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47761" w14:textId="2658F1FC" w:rsidR="000648BB" w:rsidRPr="000648BB" w:rsidRDefault="000648BB" w:rsidP="000648BB">
      <w:pPr>
        <w:spacing w:after="0"/>
        <w:rPr>
          <w:rFonts w:cs="Calibri"/>
          <w:b/>
          <w:bCs/>
          <w:color w:val="201F1E"/>
          <w:sz w:val="20"/>
          <w:szCs w:val="20"/>
        </w:rPr>
      </w:pPr>
      <w:r w:rsidRPr="000648BB">
        <w:rPr>
          <w:rFonts w:asciiTheme="minorHAnsi" w:eastAsiaTheme="minorEastAsia" w:hAnsiTheme="minorHAnsi" w:cstheme="minorBidi"/>
          <w:b/>
          <w:bCs/>
          <w:sz w:val="24"/>
          <w:szCs w:val="24"/>
        </w:rPr>
        <w:t xml:space="preserve">CERTIFICATE OF </w:t>
      </w:r>
      <w:r w:rsidRPr="000648BB">
        <w:rPr>
          <w:rFonts w:cs="Calibri"/>
          <w:b/>
          <w:bCs/>
          <w:color w:val="201F1E"/>
          <w:sz w:val="24"/>
          <w:szCs w:val="24"/>
        </w:rPr>
        <w:t>VERIFICATION</w:t>
      </w:r>
    </w:p>
    <w:p w14:paraId="4774B707" w14:textId="77777777" w:rsidR="000648BB" w:rsidRPr="000648BB" w:rsidRDefault="000648BB" w:rsidP="000648BB">
      <w:pPr>
        <w:spacing w:after="0" w:line="259" w:lineRule="auto"/>
        <w:rPr>
          <w:rFonts w:cs="Arial"/>
          <w:sz w:val="24"/>
        </w:rPr>
      </w:pPr>
      <w:r w:rsidRPr="000648BB">
        <w:rPr>
          <w:rFonts w:cs="Arial"/>
          <w:b/>
          <w:sz w:val="24"/>
        </w:rPr>
        <w:t>Note:</w:t>
      </w:r>
      <w:r w:rsidRPr="000648BB">
        <w:rPr>
          <w:rFonts w:cs="Arial"/>
          <w:bCs/>
          <w:sz w:val="24"/>
        </w:rPr>
        <w:t xml:space="preserve"> This table completed by HERS Registry.</w:t>
      </w:r>
    </w:p>
    <w:tbl>
      <w:tblPr>
        <w:tblStyle w:val="TableGrid23"/>
        <w:tblW w:w="4992" w:type="pct"/>
        <w:tblLook w:val="0020" w:firstRow="1" w:lastRow="0" w:firstColumn="0" w:lastColumn="0" w:noHBand="0" w:noVBand="0"/>
      </w:tblPr>
      <w:tblGrid>
        <w:gridCol w:w="5381"/>
        <w:gridCol w:w="5392"/>
      </w:tblGrid>
      <w:tr w:rsidR="000648BB" w:rsidRPr="000648BB" w14:paraId="5BB44583" w14:textId="77777777" w:rsidTr="009B6532">
        <w:trPr>
          <w:trHeight w:val="314"/>
        </w:trPr>
        <w:tc>
          <w:tcPr>
            <w:tcW w:w="5499" w:type="dxa"/>
          </w:tcPr>
          <w:p w14:paraId="639E6BDF" w14:textId="5B6B97F9" w:rsidR="000648BB" w:rsidRPr="000648BB" w:rsidRDefault="000648BB" w:rsidP="000648BB">
            <w:pPr>
              <w:spacing w:after="0" w:line="240" w:lineRule="auto"/>
              <w:rPr>
                <w:rFonts w:asciiTheme="minorHAnsi" w:hAnsiTheme="minorHAnsi" w:cstheme="minorHAnsi"/>
                <w:sz w:val="24"/>
                <w:szCs w:val="20"/>
              </w:rPr>
            </w:pPr>
            <w:r w:rsidRPr="000648BB">
              <w:rPr>
                <w:rFonts w:asciiTheme="minorHAnsi" w:hAnsiTheme="minorHAnsi" w:cstheme="minorHAnsi"/>
                <w:sz w:val="24"/>
                <w:szCs w:val="20"/>
              </w:rPr>
              <w:t>Project Name:</w:t>
            </w:r>
          </w:p>
        </w:tc>
        <w:tc>
          <w:tcPr>
            <w:tcW w:w="5499" w:type="dxa"/>
          </w:tcPr>
          <w:p w14:paraId="4F9D2C2B" w14:textId="77777777" w:rsidR="000648BB" w:rsidRPr="000648BB" w:rsidRDefault="000648BB" w:rsidP="000648BB">
            <w:pPr>
              <w:spacing w:after="0" w:line="240" w:lineRule="auto"/>
              <w:rPr>
                <w:rFonts w:asciiTheme="minorHAnsi" w:hAnsiTheme="minorHAnsi" w:cstheme="minorHAnsi"/>
                <w:sz w:val="24"/>
                <w:szCs w:val="20"/>
              </w:rPr>
            </w:pPr>
            <w:r w:rsidRPr="000648BB">
              <w:rPr>
                <w:rFonts w:asciiTheme="minorHAnsi" w:hAnsiTheme="minorHAnsi" w:cstheme="minorHAnsi"/>
                <w:sz w:val="24"/>
                <w:szCs w:val="20"/>
              </w:rPr>
              <w:t>Enforcement Agency:</w:t>
            </w:r>
          </w:p>
        </w:tc>
      </w:tr>
      <w:tr w:rsidR="000648BB" w:rsidRPr="000648BB" w14:paraId="1108ABA3" w14:textId="77777777" w:rsidTr="009B6532">
        <w:trPr>
          <w:trHeight w:val="314"/>
        </w:trPr>
        <w:tc>
          <w:tcPr>
            <w:tcW w:w="5499" w:type="dxa"/>
          </w:tcPr>
          <w:p w14:paraId="2DDB8EE7" w14:textId="77777777" w:rsidR="000648BB" w:rsidRPr="000648BB" w:rsidRDefault="000648BB" w:rsidP="000648BB">
            <w:pPr>
              <w:spacing w:after="0" w:line="240" w:lineRule="auto"/>
              <w:rPr>
                <w:rFonts w:asciiTheme="minorHAnsi" w:hAnsiTheme="minorHAnsi" w:cstheme="minorHAnsi"/>
                <w:sz w:val="24"/>
                <w:szCs w:val="20"/>
                <w:vertAlign w:val="superscript"/>
              </w:rPr>
            </w:pPr>
            <w:r w:rsidRPr="000648BB">
              <w:rPr>
                <w:rFonts w:asciiTheme="minorHAnsi" w:hAnsiTheme="minorHAnsi" w:cstheme="minorHAnsi"/>
                <w:sz w:val="24"/>
                <w:szCs w:val="20"/>
              </w:rPr>
              <w:t>Dwelling Address:</w:t>
            </w:r>
          </w:p>
        </w:tc>
        <w:tc>
          <w:tcPr>
            <w:tcW w:w="5499" w:type="dxa"/>
          </w:tcPr>
          <w:p w14:paraId="5B06055D" w14:textId="77777777" w:rsidR="000648BB" w:rsidRPr="000648BB" w:rsidRDefault="000648BB" w:rsidP="000648BB">
            <w:pPr>
              <w:spacing w:after="0" w:line="240" w:lineRule="auto"/>
              <w:rPr>
                <w:rFonts w:asciiTheme="minorHAnsi" w:hAnsiTheme="minorHAnsi" w:cstheme="minorHAnsi"/>
                <w:sz w:val="24"/>
                <w:szCs w:val="20"/>
                <w:vertAlign w:val="superscript"/>
              </w:rPr>
            </w:pPr>
            <w:r w:rsidRPr="000648BB">
              <w:rPr>
                <w:rFonts w:asciiTheme="minorHAnsi" w:hAnsiTheme="minorHAnsi" w:cstheme="minorHAnsi"/>
                <w:sz w:val="24"/>
                <w:szCs w:val="20"/>
              </w:rPr>
              <w:t>Permit Number:</w:t>
            </w:r>
          </w:p>
        </w:tc>
      </w:tr>
      <w:tr w:rsidR="000648BB" w:rsidRPr="000648BB" w14:paraId="42B05EC1" w14:textId="77777777" w:rsidTr="009B6532">
        <w:trPr>
          <w:trHeight w:val="314"/>
        </w:trPr>
        <w:tc>
          <w:tcPr>
            <w:tcW w:w="5499" w:type="dxa"/>
          </w:tcPr>
          <w:p w14:paraId="14AD4071" w14:textId="77777777" w:rsidR="000648BB" w:rsidRPr="000648BB" w:rsidRDefault="000648BB" w:rsidP="000648BB">
            <w:pPr>
              <w:spacing w:after="0" w:line="240" w:lineRule="auto"/>
              <w:rPr>
                <w:rFonts w:asciiTheme="minorHAnsi" w:hAnsiTheme="minorHAnsi" w:cstheme="minorHAnsi"/>
                <w:sz w:val="24"/>
                <w:szCs w:val="20"/>
              </w:rPr>
            </w:pPr>
            <w:r w:rsidRPr="000648BB">
              <w:rPr>
                <w:rFonts w:asciiTheme="minorHAnsi" w:hAnsiTheme="minorHAnsi" w:cstheme="minorHAnsi"/>
                <w:sz w:val="24"/>
                <w:szCs w:val="20"/>
              </w:rPr>
              <w:t>City and Zip Code:</w:t>
            </w:r>
          </w:p>
        </w:tc>
        <w:tc>
          <w:tcPr>
            <w:tcW w:w="5499" w:type="dxa"/>
          </w:tcPr>
          <w:p w14:paraId="558DF9AE" w14:textId="77777777" w:rsidR="000648BB" w:rsidRPr="000648BB" w:rsidRDefault="000648BB" w:rsidP="000648BB">
            <w:pPr>
              <w:spacing w:after="0" w:line="240" w:lineRule="auto"/>
              <w:rPr>
                <w:rFonts w:asciiTheme="minorHAnsi" w:hAnsiTheme="minorHAnsi" w:cstheme="minorHAnsi"/>
                <w:sz w:val="24"/>
                <w:szCs w:val="24"/>
              </w:rPr>
            </w:pPr>
            <w:r w:rsidRPr="000648BB">
              <w:rPr>
                <w:rFonts w:asciiTheme="minorHAnsi" w:eastAsia="Calibri" w:hAnsiTheme="minorHAnsi" w:cstheme="minorHAnsi"/>
                <w:color w:val="000000" w:themeColor="text1"/>
                <w:sz w:val="24"/>
                <w:szCs w:val="24"/>
              </w:rPr>
              <w:t>Permit Application Date</w:t>
            </w:r>
            <w:r w:rsidRPr="000648BB">
              <w:rPr>
                <w:rFonts w:asciiTheme="minorHAnsi" w:hAnsiTheme="minorHAnsi" w:cstheme="minorHAnsi"/>
                <w:sz w:val="24"/>
                <w:szCs w:val="24"/>
              </w:rPr>
              <w:t>:</w:t>
            </w:r>
          </w:p>
        </w:tc>
      </w:tr>
    </w:tbl>
    <w:p w14:paraId="5F37A9AE" w14:textId="032FE417" w:rsidR="006905CE" w:rsidRDefault="006905CE" w:rsidP="000648BB">
      <w:pPr>
        <w:spacing w:after="0"/>
      </w:pPr>
    </w:p>
    <w:tbl>
      <w:tblPr>
        <w:tblW w:w="5005"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731"/>
        <w:gridCol w:w="907"/>
        <w:gridCol w:w="877"/>
        <w:gridCol w:w="989"/>
        <w:gridCol w:w="1117"/>
        <w:gridCol w:w="648"/>
        <w:gridCol w:w="665"/>
        <w:gridCol w:w="719"/>
        <w:gridCol w:w="1084"/>
        <w:gridCol w:w="1167"/>
        <w:gridCol w:w="886"/>
        <w:gridCol w:w="1011"/>
      </w:tblGrid>
      <w:tr w:rsidR="007568C3" w:rsidRPr="00F01935" w14:paraId="230DD579" w14:textId="390F5C85" w:rsidTr="00F01935">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132DCDAA" w:rsidR="007568C3" w:rsidRPr="00F01935"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 xml:space="preserve">A. Design HERS Verified Dwelling Unit Water Heating Systems Information </w:t>
            </w:r>
            <w:r w:rsidR="00CA7C26" w:rsidRPr="00F01935">
              <w:rPr>
                <w:rFonts w:asciiTheme="minorHAnsi" w:hAnsiTheme="minorHAnsi" w:cstheme="minorHAnsi"/>
                <w:b/>
                <w:sz w:val="20"/>
                <w:szCs w:val="20"/>
              </w:rPr>
              <w:t>(other than HPWH)</w:t>
            </w:r>
          </w:p>
          <w:p w14:paraId="1D5D2685" w14:textId="1FC35E4E" w:rsidR="007568C3" w:rsidRPr="00F01935"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eastAsia="Times New Roman" w:hAnsiTheme="minorHAnsi" w:cstheme="minorHAnsi"/>
                <w:sz w:val="18"/>
                <w:szCs w:val="20"/>
              </w:rPr>
              <w:t xml:space="preserve">This table reports </w:t>
            </w:r>
            <w:r w:rsidR="00B76E3D" w:rsidRPr="00F01935">
              <w:rPr>
                <w:rFonts w:asciiTheme="minorHAnsi" w:eastAsia="Times New Roman" w:hAnsiTheme="minorHAnsi" w:cstheme="minorHAnsi"/>
                <w:sz w:val="20"/>
                <w:szCs w:val="20"/>
              </w:rPr>
              <w:t>features of</w:t>
            </w:r>
            <w:r w:rsidR="00B76E3D" w:rsidRPr="00F01935">
              <w:rPr>
                <w:rFonts w:asciiTheme="minorHAnsi" w:eastAsia="Times New Roman" w:hAnsiTheme="minorHAnsi" w:cstheme="minorHAnsi"/>
                <w:sz w:val="18"/>
                <w:szCs w:val="20"/>
              </w:rPr>
              <w:t xml:space="preserve"> </w:t>
            </w:r>
            <w:r w:rsidRPr="00F01935">
              <w:rPr>
                <w:rFonts w:asciiTheme="minorHAnsi" w:eastAsia="Times New Roman" w:hAnsiTheme="minorHAnsi" w:cstheme="minorHAnsi"/>
                <w:sz w:val="18"/>
                <w:szCs w:val="20"/>
              </w:rPr>
              <w:t>the water heating system(</w:t>
            </w:r>
            <w:proofErr w:type="gramStart"/>
            <w:r w:rsidRPr="00F01935">
              <w:rPr>
                <w:rFonts w:asciiTheme="minorHAnsi" w:eastAsia="Times New Roman" w:hAnsiTheme="minorHAnsi" w:cstheme="minorHAnsi"/>
                <w:sz w:val="18"/>
                <w:szCs w:val="20"/>
              </w:rPr>
              <w:t xml:space="preserve">s)  </w:t>
            </w:r>
            <w:r w:rsidR="000C360A" w:rsidRPr="00F01935">
              <w:rPr>
                <w:rFonts w:asciiTheme="minorHAnsi" w:eastAsia="Times New Roman" w:hAnsiTheme="minorHAnsi" w:cstheme="minorHAnsi"/>
                <w:sz w:val="18"/>
                <w:szCs w:val="20"/>
              </w:rPr>
              <w:t>other</w:t>
            </w:r>
            <w:proofErr w:type="gramEnd"/>
            <w:r w:rsidR="000C360A" w:rsidRPr="00F01935">
              <w:rPr>
                <w:rFonts w:asciiTheme="minorHAnsi" w:eastAsia="Times New Roman" w:hAnsiTheme="minorHAnsi" w:cstheme="minorHAnsi"/>
                <w:sz w:val="18"/>
                <w:szCs w:val="20"/>
              </w:rPr>
              <w:t xml:space="preserve"> than HPWH system </w:t>
            </w:r>
            <w:r w:rsidRPr="00F01935">
              <w:rPr>
                <w:rFonts w:asciiTheme="minorHAnsi" w:eastAsia="Times New Roman" w:hAnsiTheme="minorHAnsi" w:cstheme="minorHAnsi"/>
                <w:sz w:val="18"/>
                <w:szCs w:val="20"/>
              </w:rPr>
              <w:t xml:space="preserve">specified on the registered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 xml:space="preserve"> compliance document for this project.</w:t>
            </w:r>
          </w:p>
        </w:tc>
      </w:tr>
      <w:tr w:rsidR="00867AFA" w:rsidRPr="00F01935" w14:paraId="73A56B1E" w14:textId="199B8BBE" w:rsidTr="00BA7A3E">
        <w:trPr>
          <w:cantSplit/>
          <w:trHeight w:val="216"/>
          <w:jc w:val="center"/>
        </w:trPr>
        <w:tc>
          <w:tcPr>
            <w:tcW w:w="338" w:type="pct"/>
            <w:tcBorders>
              <w:top w:val="single" w:sz="4" w:space="0" w:color="auto"/>
              <w:left w:val="single" w:sz="4" w:space="0" w:color="auto"/>
              <w:bottom w:val="single" w:sz="4" w:space="0" w:color="auto"/>
              <w:right w:val="single" w:sz="4" w:space="0" w:color="auto"/>
            </w:tcBorders>
          </w:tcPr>
          <w:p w14:paraId="2DDCAD7E" w14:textId="11031C8B"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01</w:t>
            </w:r>
          </w:p>
        </w:tc>
        <w:tc>
          <w:tcPr>
            <w:tcW w:w="420" w:type="pct"/>
            <w:tcBorders>
              <w:top w:val="single" w:sz="4" w:space="0" w:color="auto"/>
              <w:left w:val="single" w:sz="4" w:space="0" w:color="auto"/>
              <w:bottom w:val="single" w:sz="4" w:space="0" w:color="auto"/>
              <w:right w:val="single" w:sz="4" w:space="0" w:color="auto"/>
            </w:tcBorders>
          </w:tcPr>
          <w:p w14:paraId="64C34BDC" w14:textId="4E4E2784"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02</w:t>
            </w:r>
          </w:p>
        </w:tc>
        <w:tc>
          <w:tcPr>
            <w:tcW w:w="406" w:type="pct"/>
            <w:tcBorders>
              <w:top w:val="single" w:sz="4" w:space="0" w:color="auto"/>
              <w:left w:val="single" w:sz="4" w:space="0" w:color="auto"/>
              <w:bottom w:val="single" w:sz="4" w:space="0" w:color="auto"/>
              <w:right w:val="single" w:sz="4" w:space="0" w:color="auto"/>
            </w:tcBorders>
          </w:tcPr>
          <w:p w14:paraId="33422D03" w14:textId="274EE465"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03</w:t>
            </w:r>
          </w:p>
        </w:tc>
        <w:tc>
          <w:tcPr>
            <w:tcW w:w="458" w:type="pct"/>
            <w:tcBorders>
              <w:top w:val="single" w:sz="4" w:space="0" w:color="auto"/>
              <w:left w:val="single" w:sz="4" w:space="0" w:color="auto"/>
              <w:bottom w:val="single" w:sz="4" w:space="0" w:color="auto"/>
              <w:right w:val="single" w:sz="4" w:space="0" w:color="auto"/>
            </w:tcBorders>
          </w:tcPr>
          <w:p w14:paraId="0CC589C2" w14:textId="189CD0AF"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04</w:t>
            </w:r>
          </w:p>
        </w:tc>
        <w:tc>
          <w:tcPr>
            <w:tcW w:w="517" w:type="pct"/>
            <w:tcBorders>
              <w:top w:val="single" w:sz="4" w:space="0" w:color="auto"/>
              <w:left w:val="single" w:sz="4" w:space="0" w:color="auto"/>
              <w:bottom w:val="single" w:sz="4" w:space="0" w:color="auto"/>
              <w:right w:val="single" w:sz="4" w:space="0" w:color="auto"/>
            </w:tcBorders>
          </w:tcPr>
          <w:p w14:paraId="11429DC3" w14:textId="52FE82D2"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407192">
              <w:rPr>
                <w:rFonts w:asciiTheme="minorHAnsi" w:eastAsia="Times New Roman" w:hAnsiTheme="minorHAnsi" w:cstheme="minorHAnsi"/>
                <w:sz w:val="18"/>
                <w:szCs w:val="18"/>
              </w:rPr>
              <w:t>05</w:t>
            </w:r>
          </w:p>
        </w:tc>
        <w:tc>
          <w:tcPr>
            <w:tcW w:w="300" w:type="pct"/>
            <w:tcBorders>
              <w:top w:val="single" w:sz="4" w:space="0" w:color="auto"/>
              <w:left w:val="single" w:sz="4" w:space="0" w:color="auto"/>
              <w:bottom w:val="single" w:sz="4" w:space="0" w:color="auto"/>
              <w:right w:val="single" w:sz="4" w:space="0" w:color="auto"/>
            </w:tcBorders>
          </w:tcPr>
          <w:p w14:paraId="43AB03DA" w14:textId="08ED8371"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407192">
              <w:rPr>
                <w:rFonts w:asciiTheme="minorHAnsi" w:eastAsia="Times New Roman" w:hAnsiTheme="minorHAnsi" w:cstheme="minorHAnsi"/>
                <w:sz w:val="18"/>
                <w:szCs w:val="18"/>
              </w:rPr>
              <w:t>06</w:t>
            </w:r>
          </w:p>
        </w:tc>
        <w:tc>
          <w:tcPr>
            <w:tcW w:w="308" w:type="pct"/>
            <w:tcBorders>
              <w:top w:val="single" w:sz="4" w:space="0" w:color="auto"/>
              <w:left w:val="single" w:sz="4" w:space="0" w:color="auto"/>
              <w:bottom w:val="single" w:sz="4" w:space="0" w:color="auto"/>
              <w:right w:val="single" w:sz="4" w:space="0" w:color="auto"/>
            </w:tcBorders>
          </w:tcPr>
          <w:p w14:paraId="12BF9D03" w14:textId="1AD82EAA"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407192">
              <w:rPr>
                <w:rFonts w:asciiTheme="minorHAnsi" w:eastAsia="Times New Roman" w:hAnsiTheme="minorHAnsi" w:cstheme="minorHAnsi"/>
                <w:sz w:val="18"/>
                <w:szCs w:val="18"/>
              </w:rPr>
              <w:t>07</w:t>
            </w:r>
          </w:p>
        </w:tc>
        <w:tc>
          <w:tcPr>
            <w:tcW w:w="333" w:type="pct"/>
            <w:tcBorders>
              <w:top w:val="single" w:sz="4" w:space="0" w:color="auto"/>
              <w:left w:val="single" w:sz="4" w:space="0" w:color="auto"/>
              <w:bottom w:val="single" w:sz="4" w:space="0" w:color="auto"/>
              <w:right w:val="single" w:sz="4" w:space="0" w:color="auto"/>
            </w:tcBorders>
          </w:tcPr>
          <w:p w14:paraId="5BF73542" w14:textId="7282F477"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407192">
              <w:rPr>
                <w:rFonts w:asciiTheme="minorHAnsi" w:eastAsia="Times New Roman" w:hAnsiTheme="minorHAnsi" w:cstheme="minorHAnsi"/>
                <w:sz w:val="18"/>
                <w:szCs w:val="18"/>
              </w:rPr>
              <w:t>08</w:t>
            </w:r>
          </w:p>
        </w:tc>
        <w:tc>
          <w:tcPr>
            <w:tcW w:w="502" w:type="pct"/>
            <w:tcBorders>
              <w:top w:val="single" w:sz="4" w:space="0" w:color="auto"/>
              <w:left w:val="single" w:sz="4" w:space="0" w:color="auto"/>
              <w:bottom w:val="single" w:sz="4" w:space="0" w:color="auto"/>
              <w:right w:val="single" w:sz="4" w:space="0" w:color="auto"/>
            </w:tcBorders>
          </w:tcPr>
          <w:p w14:paraId="35C31585" w14:textId="24E968BA"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09</w:t>
            </w:r>
          </w:p>
        </w:tc>
        <w:tc>
          <w:tcPr>
            <w:tcW w:w="540" w:type="pct"/>
            <w:tcBorders>
              <w:top w:val="single" w:sz="4" w:space="0" w:color="auto"/>
              <w:left w:val="single" w:sz="4" w:space="0" w:color="auto"/>
              <w:bottom w:val="single" w:sz="4" w:space="0" w:color="auto"/>
              <w:right w:val="single" w:sz="4" w:space="0" w:color="auto"/>
            </w:tcBorders>
          </w:tcPr>
          <w:p w14:paraId="181D626A" w14:textId="296365D6"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10</w:t>
            </w:r>
          </w:p>
        </w:tc>
        <w:tc>
          <w:tcPr>
            <w:tcW w:w="410" w:type="pct"/>
            <w:tcBorders>
              <w:top w:val="single" w:sz="4" w:space="0" w:color="auto"/>
              <w:left w:val="single" w:sz="4" w:space="0" w:color="auto"/>
              <w:bottom w:val="single" w:sz="4" w:space="0" w:color="auto"/>
              <w:right w:val="single" w:sz="4" w:space="0" w:color="auto"/>
            </w:tcBorders>
          </w:tcPr>
          <w:p w14:paraId="3A5540D8" w14:textId="65469A68"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11</w:t>
            </w:r>
          </w:p>
        </w:tc>
        <w:tc>
          <w:tcPr>
            <w:tcW w:w="468" w:type="pct"/>
            <w:tcBorders>
              <w:top w:val="single" w:sz="4" w:space="0" w:color="auto"/>
              <w:left w:val="single" w:sz="4" w:space="0" w:color="auto"/>
              <w:bottom w:val="single" w:sz="4" w:space="0" w:color="auto"/>
              <w:right w:val="single" w:sz="4" w:space="0" w:color="auto"/>
            </w:tcBorders>
          </w:tcPr>
          <w:p w14:paraId="7F4CC02D" w14:textId="609E758D"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12</w:t>
            </w:r>
          </w:p>
        </w:tc>
      </w:tr>
      <w:tr w:rsidR="00867AFA" w:rsidRPr="00F01935" w14:paraId="26464F8A" w14:textId="3E757B7A" w:rsidTr="00F01935">
        <w:trPr>
          <w:cantSplit/>
          <w:trHeight w:val="288"/>
          <w:jc w:val="center"/>
        </w:trPr>
        <w:tc>
          <w:tcPr>
            <w:tcW w:w="338" w:type="pct"/>
            <w:tcBorders>
              <w:top w:val="single" w:sz="4" w:space="0" w:color="auto"/>
              <w:left w:val="single" w:sz="4" w:space="0" w:color="auto"/>
              <w:bottom w:val="single" w:sz="4" w:space="0" w:color="auto"/>
              <w:right w:val="single" w:sz="4" w:space="0" w:color="auto"/>
            </w:tcBorders>
            <w:vAlign w:val="bottom"/>
          </w:tcPr>
          <w:p w14:paraId="295C3FE3" w14:textId="3F6AC38F"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Dwelling Unit Name</w:t>
            </w:r>
          </w:p>
        </w:tc>
        <w:tc>
          <w:tcPr>
            <w:tcW w:w="420" w:type="pct"/>
            <w:tcBorders>
              <w:top w:val="single" w:sz="4" w:space="0" w:color="auto"/>
              <w:left w:val="single" w:sz="4" w:space="0" w:color="auto"/>
              <w:bottom w:val="single" w:sz="4" w:space="0" w:color="auto"/>
              <w:right w:val="single" w:sz="4" w:space="0" w:color="auto"/>
            </w:tcBorders>
            <w:vAlign w:val="bottom"/>
          </w:tcPr>
          <w:p w14:paraId="2C0B5722" w14:textId="05F8803C"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ID or Name</w:t>
            </w:r>
          </w:p>
        </w:tc>
        <w:tc>
          <w:tcPr>
            <w:tcW w:w="406" w:type="pct"/>
            <w:tcBorders>
              <w:top w:val="single" w:sz="4" w:space="0" w:color="auto"/>
              <w:left w:val="single" w:sz="4" w:space="0" w:color="auto"/>
              <w:bottom w:val="single" w:sz="4" w:space="0" w:color="auto"/>
              <w:right w:val="single" w:sz="4" w:space="0" w:color="auto"/>
            </w:tcBorders>
            <w:vAlign w:val="bottom"/>
          </w:tcPr>
          <w:p w14:paraId="4A1A894B"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Type</w:t>
            </w:r>
          </w:p>
        </w:tc>
        <w:tc>
          <w:tcPr>
            <w:tcW w:w="458" w:type="pct"/>
            <w:tcBorders>
              <w:top w:val="single" w:sz="4" w:space="0" w:color="auto"/>
              <w:left w:val="single" w:sz="4" w:space="0" w:color="auto"/>
              <w:bottom w:val="single" w:sz="4" w:space="0" w:color="auto"/>
              <w:right w:val="single" w:sz="4" w:space="0" w:color="auto"/>
            </w:tcBorders>
            <w:vAlign w:val="bottom"/>
          </w:tcPr>
          <w:p w14:paraId="7711E932"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Type</w:t>
            </w:r>
          </w:p>
        </w:tc>
        <w:tc>
          <w:tcPr>
            <w:tcW w:w="517" w:type="pct"/>
            <w:tcBorders>
              <w:top w:val="single" w:sz="4" w:space="0" w:color="auto"/>
              <w:left w:val="single" w:sz="4" w:space="0" w:color="auto"/>
              <w:bottom w:val="single" w:sz="4" w:space="0" w:color="auto"/>
              <w:right w:val="single" w:sz="4" w:space="0" w:color="auto"/>
            </w:tcBorders>
            <w:vAlign w:val="bottom"/>
          </w:tcPr>
          <w:p w14:paraId="052C1309" w14:textId="6C2FD459"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 </w:t>
            </w:r>
            <w:proofErr w:type="gramStart"/>
            <w:r w:rsidRPr="00F01935">
              <w:rPr>
                <w:rFonts w:asciiTheme="minorHAnsi" w:eastAsia="Times New Roman" w:hAnsiTheme="minorHAnsi" w:cstheme="minorHAnsi"/>
                <w:sz w:val="18"/>
                <w:szCs w:val="20"/>
              </w:rPr>
              <w:t>of</w:t>
            </w:r>
            <w:proofErr w:type="gramEnd"/>
            <w:r w:rsidRPr="00F01935">
              <w:rPr>
                <w:rFonts w:asciiTheme="minorHAnsi" w:eastAsia="Times New Roman" w:hAnsiTheme="minorHAnsi" w:cstheme="minorHAnsi"/>
                <w:sz w:val="18"/>
                <w:szCs w:val="20"/>
              </w:rPr>
              <w:t xml:space="preserve"> </w:t>
            </w:r>
            <w:r w:rsidR="00867AFA" w:rsidRPr="00F01935">
              <w:rPr>
                <w:rFonts w:asciiTheme="minorHAnsi" w:eastAsia="Times New Roman" w:hAnsiTheme="minorHAnsi" w:cstheme="minorHAnsi"/>
                <w:sz w:val="18"/>
                <w:szCs w:val="20"/>
              </w:rPr>
              <w:t xml:space="preserve">Like (or Identical) </w:t>
            </w:r>
            <w:r w:rsidRPr="00F01935">
              <w:rPr>
                <w:rFonts w:asciiTheme="minorHAnsi" w:eastAsia="Times New Roman" w:hAnsiTheme="minorHAnsi" w:cstheme="minorHAnsi"/>
                <w:sz w:val="18"/>
                <w:szCs w:val="20"/>
              </w:rPr>
              <w:t>Water Heaters in System</w:t>
            </w:r>
          </w:p>
        </w:tc>
        <w:tc>
          <w:tcPr>
            <w:tcW w:w="300" w:type="pct"/>
            <w:tcBorders>
              <w:top w:val="single" w:sz="4" w:space="0" w:color="auto"/>
              <w:left w:val="single" w:sz="4" w:space="0" w:color="auto"/>
              <w:bottom w:val="single" w:sz="4" w:space="0" w:color="auto"/>
              <w:right w:val="single" w:sz="4" w:space="0" w:color="auto"/>
            </w:tcBorders>
            <w:vAlign w:val="bottom"/>
          </w:tcPr>
          <w:p w14:paraId="06E2FB18"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Fuel Type</w:t>
            </w:r>
          </w:p>
        </w:tc>
        <w:tc>
          <w:tcPr>
            <w:tcW w:w="308" w:type="pct"/>
            <w:tcBorders>
              <w:top w:val="single" w:sz="4" w:space="0" w:color="auto"/>
              <w:left w:val="single" w:sz="4" w:space="0" w:color="auto"/>
              <w:bottom w:val="single" w:sz="4" w:space="0" w:color="auto"/>
              <w:right w:val="single" w:sz="4" w:space="0" w:color="auto"/>
            </w:tcBorders>
            <w:vAlign w:val="bottom"/>
          </w:tcPr>
          <w:p w14:paraId="4CC76B62"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196F7A20"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Rated Input Value</w:t>
            </w:r>
          </w:p>
        </w:tc>
        <w:tc>
          <w:tcPr>
            <w:tcW w:w="502" w:type="pct"/>
            <w:tcBorders>
              <w:top w:val="single" w:sz="4" w:space="0" w:color="auto"/>
              <w:left w:val="single" w:sz="4" w:space="0" w:color="auto"/>
              <w:bottom w:val="single" w:sz="4" w:space="0" w:color="auto"/>
              <w:right w:val="single" w:sz="4" w:space="0" w:color="auto"/>
            </w:tcBorders>
            <w:vAlign w:val="bottom"/>
          </w:tcPr>
          <w:p w14:paraId="64ACEA33"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Central DHW System Distribution</w:t>
            </w:r>
          </w:p>
        </w:tc>
        <w:tc>
          <w:tcPr>
            <w:tcW w:w="540" w:type="pct"/>
            <w:tcBorders>
              <w:top w:val="single" w:sz="4" w:space="0" w:color="auto"/>
              <w:left w:val="single" w:sz="4" w:space="0" w:color="auto"/>
              <w:bottom w:val="single" w:sz="4" w:space="0" w:color="auto"/>
              <w:right w:val="single" w:sz="4" w:space="0" w:color="auto"/>
            </w:tcBorders>
            <w:vAlign w:val="bottom"/>
          </w:tcPr>
          <w:p w14:paraId="58A198CB"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Dwelling Unit DHW System</w:t>
            </w:r>
          </w:p>
          <w:p w14:paraId="4A6F7DA9"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Compact </w:t>
            </w:r>
            <w:proofErr w:type="spellStart"/>
            <w:r w:rsidRPr="00F01935">
              <w:rPr>
                <w:rFonts w:asciiTheme="minorHAnsi" w:eastAsia="Times New Roman" w:hAnsiTheme="minorHAnsi" w:cstheme="minorHAnsi"/>
                <w:sz w:val="18"/>
                <w:szCs w:val="20"/>
              </w:rPr>
              <w:t>Distrib</w:t>
            </w:r>
            <w:proofErr w:type="spellEnd"/>
            <w:r w:rsidRPr="00F01935">
              <w:rPr>
                <w:rFonts w:asciiTheme="minorHAnsi" w:eastAsia="Times New Roman" w:hAnsiTheme="minorHAnsi" w:cstheme="minorHAnsi"/>
                <w:sz w:val="18"/>
                <w:szCs w:val="20"/>
              </w:rPr>
              <w:t>.</w:t>
            </w:r>
          </w:p>
        </w:tc>
        <w:tc>
          <w:tcPr>
            <w:tcW w:w="468" w:type="pct"/>
            <w:tcBorders>
              <w:top w:val="single" w:sz="4" w:space="0" w:color="auto"/>
              <w:left w:val="single" w:sz="4" w:space="0" w:color="auto"/>
              <w:bottom w:val="single" w:sz="4" w:space="0" w:color="auto"/>
              <w:right w:val="single" w:sz="4" w:space="0" w:color="auto"/>
            </w:tcBorders>
            <w:vAlign w:val="bottom"/>
          </w:tcPr>
          <w:p w14:paraId="3C0EDE59" w14:textId="717B4841"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Drain Water Heat Recovery</w:t>
            </w:r>
          </w:p>
        </w:tc>
      </w:tr>
      <w:tr w:rsidR="00867AFA" w:rsidRPr="00F01935" w14:paraId="5D4DAF0C" w14:textId="2174CCCF" w:rsidTr="00F01935">
        <w:trPr>
          <w:cantSplit/>
          <w:trHeight w:val="246"/>
          <w:jc w:val="center"/>
        </w:trPr>
        <w:tc>
          <w:tcPr>
            <w:tcW w:w="338" w:type="pct"/>
            <w:tcBorders>
              <w:top w:val="single" w:sz="4" w:space="0" w:color="auto"/>
              <w:left w:val="single" w:sz="4" w:space="0" w:color="auto"/>
              <w:bottom w:val="single" w:sz="4" w:space="0" w:color="auto"/>
              <w:right w:val="single" w:sz="4" w:space="0" w:color="auto"/>
            </w:tcBorders>
          </w:tcPr>
          <w:p w14:paraId="00749385"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72662FBB" w14:textId="530BA2E2"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
          <w:p w14:paraId="55420787"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6127A3C7"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14:paraId="48C2EC0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78E671A1"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
          <w:p w14:paraId="3BA2358F"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D8364"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
          <w:p w14:paraId="2AD6885E"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
          <w:p w14:paraId="033A4D5A"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
          <w:p w14:paraId="18E1D7D3"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867AFA" w:rsidRPr="00F01935" w14:paraId="08C00B59" w14:textId="2B217D17" w:rsidTr="00F01935">
        <w:trPr>
          <w:cantSplit/>
          <w:trHeight w:val="255"/>
          <w:jc w:val="center"/>
        </w:trPr>
        <w:tc>
          <w:tcPr>
            <w:tcW w:w="338" w:type="pct"/>
            <w:tcBorders>
              <w:top w:val="single" w:sz="4" w:space="0" w:color="auto"/>
              <w:left w:val="single" w:sz="4" w:space="0" w:color="auto"/>
              <w:bottom w:val="single" w:sz="4" w:space="0" w:color="auto"/>
              <w:right w:val="single" w:sz="4" w:space="0" w:color="auto"/>
            </w:tcBorders>
          </w:tcPr>
          <w:p w14:paraId="64AFBFCD"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084135C1" w14:textId="134BF983"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
          <w:p w14:paraId="48B7F126"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53AB15F2"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14:paraId="6575C844"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7290D35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
          <w:p w14:paraId="39095786"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366F871F"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
          <w:p w14:paraId="6F9F8920"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
          <w:p w14:paraId="565C7AC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
          <w:p w14:paraId="3EC8A11D"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3E8F63D" w14:textId="075BFF62" w:rsidR="00D879CA" w:rsidRPr="00F01935" w:rsidRDefault="00D879CA" w:rsidP="00D879CA">
      <w:pPr>
        <w:spacing w:after="0" w:line="240" w:lineRule="auto"/>
        <w:rPr>
          <w:rFonts w:asciiTheme="minorHAnsi" w:hAnsiTheme="minorHAnsi" w:cstheme="minorHAnsi"/>
          <w:sz w:val="18"/>
          <w:szCs w:val="18"/>
        </w:rPr>
      </w:pPr>
    </w:p>
    <w:tbl>
      <w:tblPr>
        <w:tblStyle w:val="TableGrid4"/>
        <w:tblW w:w="10792" w:type="dxa"/>
        <w:tblInd w:w="-5" w:type="dxa"/>
        <w:tblLook w:val="04A0" w:firstRow="1" w:lastRow="0" w:firstColumn="1" w:lastColumn="0" w:noHBand="0" w:noVBand="1"/>
      </w:tblPr>
      <w:tblGrid>
        <w:gridCol w:w="888"/>
        <w:gridCol w:w="923"/>
        <w:gridCol w:w="1082"/>
        <w:gridCol w:w="988"/>
        <w:gridCol w:w="1278"/>
        <w:gridCol w:w="940"/>
        <w:gridCol w:w="1112"/>
        <w:gridCol w:w="1084"/>
        <w:gridCol w:w="1241"/>
        <w:gridCol w:w="1256"/>
      </w:tblGrid>
      <w:tr w:rsidR="006858BC" w:rsidRPr="00F01935" w14:paraId="10C397E8" w14:textId="77777777" w:rsidTr="00FE49D5">
        <w:trPr>
          <w:trHeight w:val="321"/>
        </w:trPr>
        <w:tc>
          <w:tcPr>
            <w:tcW w:w="10792" w:type="dxa"/>
            <w:gridSpan w:val="10"/>
          </w:tcPr>
          <w:p w14:paraId="14312DC9" w14:textId="6FF5DDA4" w:rsidR="006858BC" w:rsidRPr="00F01935" w:rsidRDefault="006858BC" w:rsidP="007F0D0D">
            <w:pPr>
              <w:spacing w:after="0" w:line="240" w:lineRule="auto"/>
              <w:rPr>
                <w:rFonts w:cstheme="minorHAnsi"/>
                <w:b/>
                <w:bCs/>
                <w:sz w:val="20"/>
                <w:szCs w:val="20"/>
              </w:rPr>
            </w:pPr>
            <w:r w:rsidRPr="00F01935">
              <w:rPr>
                <w:rFonts w:cstheme="minorHAnsi"/>
                <w:b/>
                <w:bCs/>
                <w:sz w:val="20"/>
                <w:szCs w:val="20"/>
              </w:rPr>
              <w:t xml:space="preserve">A2. Design </w:t>
            </w:r>
            <w:r w:rsidRPr="00F01935">
              <w:rPr>
                <w:rFonts w:cstheme="minorHAnsi"/>
                <w:b/>
                <w:sz w:val="20"/>
                <w:szCs w:val="20"/>
              </w:rPr>
              <w:t xml:space="preserve">HERS Verified </w:t>
            </w:r>
            <w:r w:rsidRPr="00F01935">
              <w:rPr>
                <w:rFonts w:cstheme="minorHAnsi"/>
                <w:b/>
                <w:bCs/>
                <w:sz w:val="20"/>
                <w:szCs w:val="20"/>
              </w:rPr>
              <w:t>Dwelling Unit HPWH System Information</w:t>
            </w:r>
          </w:p>
          <w:p w14:paraId="3DB62C05" w14:textId="2505A516" w:rsidR="006858BC" w:rsidRPr="00F01935" w:rsidRDefault="006858BC" w:rsidP="007F0D0D">
            <w:pPr>
              <w:spacing w:after="0" w:line="240" w:lineRule="auto"/>
              <w:rPr>
                <w:rFonts w:cstheme="minorHAnsi"/>
                <w:sz w:val="20"/>
                <w:szCs w:val="20"/>
              </w:rPr>
            </w:pPr>
            <w:r w:rsidRPr="00F01935">
              <w:rPr>
                <w:rFonts w:cstheme="minorHAnsi"/>
                <w:sz w:val="18"/>
                <w:szCs w:val="20"/>
              </w:rPr>
              <w:t>This table reports the water heating system(s) that were specified on the registered LMCC compliance document for this project.</w:t>
            </w:r>
          </w:p>
        </w:tc>
      </w:tr>
      <w:tr w:rsidR="006858BC" w:rsidRPr="00F01935" w14:paraId="6FAE92ED" w14:textId="77777777" w:rsidTr="006858BC">
        <w:trPr>
          <w:trHeight w:val="146"/>
        </w:trPr>
        <w:tc>
          <w:tcPr>
            <w:tcW w:w="888" w:type="dxa"/>
            <w:tcBorders>
              <w:top w:val="single" w:sz="4" w:space="0" w:color="auto"/>
              <w:left w:val="single" w:sz="4" w:space="0" w:color="auto"/>
              <w:bottom w:val="single" w:sz="4" w:space="0" w:color="auto"/>
              <w:right w:val="single" w:sz="4" w:space="0" w:color="auto"/>
            </w:tcBorders>
          </w:tcPr>
          <w:p w14:paraId="3AA75BD3"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18"/>
              </w:rPr>
              <w:t>01</w:t>
            </w:r>
          </w:p>
        </w:tc>
        <w:tc>
          <w:tcPr>
            <w:tcW w:w="923" w:type="dxa"/>
            <w:vAlign w:val="bottom"/>
          </w:tcPr>
          <w:p w14:paraId="417A7E80"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02</w:t>
            </w:r>
          </w:p>
        </w:tc>
        <w:tc>
          <w:tcPr>
            <w:tcW w:w="1082" w:type="dxa"/>
            <w:vAlign w:val="bottom"/>
          </w:tcPr>
          <w:p w14:paraId="1353CDF8"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03</w:t>
            </w:r>
          </w:p>
        </w:tc>
        <w:tc>
          <w:tcPr>
            <w:tcW w:w="988" w:type="dxa"/>
          </w:tcPr>
          <w:p w14:paraId="111151ED"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04</w:t>
            </w:r>
          </w:p>
        </w:tc>
        <w:tc>
          <w:tcPr>
            <w:tcW w:w="1278" w:type="dxa"/>
          </w:tcPr>
          <w:p w14:paraId="6080B8BA"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05</w:t>
            </w:r>
          </w:p>
        </w:tc>
        <w:tc>
          <w:tcPr>
            <w:tcW w:w="940" w:type="dxa"/>
          </w:tcPr>
          <w:p w14:paraId="453BAA49"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06</w:t>
            </w:r>
          </w:p>
        </w:tc>
        <w:tc>
          <w:tcPr>
            <w:tcW w:w="1112" w:type="dxa"/>
          </w:tcPr>
          <w:p w14:paraId="1D008FE2"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07</w:t>
            </w:r>
          </w:p>
        </w:tc>
        <w:tc>
          <w:tcPr>
            <w:tcW w:w="1084" w:type="dxa"/>
          </w:tcPr>
          <w:p w14:paraId="399C9104"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08</w:t>
            </w:r>
          </w:p>
        </w:tc>
        <w:tc>
          <w:tcPr>
            <w:tcW w:w="1241" w:type="dxa"/>
          </w:tcPr>
          <w:p w14:paraId="7701DD58" w14:textId="40CBEF96" w:rsidR="006858BC" w:rsidRPr="00F01935" w:rsidRDefault="006858BC" w:rsidP="006858BC">
            <w:pPr>
              <w:spacing w:after="0" w:line="240" w:lineRule="auto"/>
              <w:jc w:val="center"/>
              <w:rPr>
                <w:rFonts w:cstheme="minorHAnsi"/>
                <w:sz w:val="18"/>
                <w:szCs w:val="20"/>
              </w:rPr>
            </w:pPr>
            <w:ins w:id="0" w:author="Alhabibi, Haider@Energy" w:date="2022-07-15T16:07:00Z">
              <w:r w:rsidRPr="00F01935">
                <w:rPr>
                  <w:rFonts w:eastAsia="Times New Roman" w:cstheme="minorHAnsi"/>
                  <w:sz w:val="18"/>
                  <w:szCs w:val="18"/>
                </w:rPr>
                <w:t>09</w:t>
              </w:r>
            </w:ins>
          </w:p>
        </w:tc>
        <w:tc>
          <w:tcPr>
            <w:tcW w:w="1256" w:type="dxa"/>
          </w:tcPr>
          <w:p w14:paraId="46741DF8" w14:textId="1D08D367" w:rsidR="006858BC" w:rsidRPr="00F01935" w:rsidRDefault="006858BC" w:rsidP="006858BC">
            <w:pPr>
              <w:spacing w:after="0" w:line="240" w:lineRule="auto"/>
              <w:jc w:val="center"/>
              <w:rPr>
                <w:rFonts w:cstheme="minorHAnsi"/>
                <w:sz w:val="18"/>
                <w:szCs w:val="20"/>
              </w:rPr>
            </w:pPr>
            <w:del w:id="1" w:author="Alhabibi, Haider@Energy" w:date="2022-07-15T16:08:00Z">
              <w:r w:rsidRPr="00F01935" w:rsidDel="006858BC">
                <w:rPr>
                  <w:rFonts w:cstheme="minorHAnsi"/>
                  <w:sz w:val="18"/>
                  <w:szCs w:val="20"/>
                </w:rPr>
                <w:delText>09</w:delText>
              </w:r>
            </w:del>
            <w:ins w:id="2" w:author="Alhabibi, Haider@Energy" w:date="2022-07-15T16:08:00Z">
              <w:r>
                <w:rPr>
                  <w:rFonts w:cstheme="minorHAnsi"/>
                  <w:sz w:val="18"/>
                  <w:szCs w:val="20"/>
                </w:rPr>
                <w:t>10</w:t>
              </w:r>
            </w:ins>
          </w:p>
        </w:tc>
      </w:tr>
      <w:tr w:rsidR="006858BC" w:rsidRPr="00F01935" w14:paraId="075EE1C5" w14:textId="77777777" w:rsidTr="006858BC">
        <w:trPr>
          <w:trHeight w:val="749"/>
        </w:trPr>
        <w:tc>
          <w:tcPr>
            <w:tcW w:w="888" w:type="dxa"/>
            <w:tcBorders>
              <w:top w:val="single" w:sz="4" w:space="0" w:color="auto"/>
              <w:left w:val="single" w:sz="4" w:space="0" w:color="auto"/>
              <w:bottom w:val="single" w:sz="4" w:space="0" w:color="auto"/>
              <w:right w:val="single" w:sz="4" w:space="0" w:color="auto"/>
            </w:tcBorders>
            <w:vAlign w:val="bottom"/>
          </w:tcPr>
          <w:p w14:paraId="17477427"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18"/>
              </w:rPr>
              <w:t>Dwelling Unit Name</w:t>
            </w:r>
          </w:p>
        </w:tc>
        <w:tc>
          <w:tcPr>
            <w:tcW w:w="923" w:type="dxa"/>
            <w:vAlign w:val="bottom"/>
          </w:tcPr>
          <w:p w14:paraId="2B3FBEEE"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Water Heating System ID</w:t>
            </w:r>
          </w:p>
          <w:p w14:paraId="478C843B"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or Name</w:t>
            </w:r>
          </w:p>
        </w:tc>
        <w:tc>
          <w:tcPr>
            <w:tcW w:w="1082" w:type="dxa"/>
            <w:vAlign w:val="bottom"/>
          </w:tcPr>
          <w:p w14:paraId="74B9A81E"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Modeled Equipment</w:t>
            </w:r>
          </w:p>
          <w:p w14:paraId="11737B31"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Make and Model</w:t>
            </w:r>
          </w:p>
        </w:tc>
        <w:tc>
          <w:tcPr>
            <w:tcW w:w="988" w:type="dxa"/>
            <w:vAlign w:val="bottom"/>
          </w:tcPr>
          <w:p w14:paraId="1649B6AF"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 xml:space="preserve"># </w:t>
            </w:r>
            <w:proofErr w:type="gramStart"/>
            <w:r w:rsidRPr="00F01935">
              <w:rPr>
                <w:rFonts w:cstheme="minorHAnsi"/>
                <w:sz w:val="18"/>
                <w:szCs w:val="20"/>
              </w:rPr>
              <w:t>of</w:t>
            </w:r>
            <w:proofErr w:type="gramEnd"/>
            <w:r w:rsidRPr="00F01935">
              <w:rPr>
                <w:rFonts w:cstheme="minorHAnsi"/>
                <w:sz w:val="18"/>
                <w:szCs w:val="20"/>
              </w:rPr>
              <w:t xml:space="preserve"> Like (or Identical) Water Heaters in System</w:t>
            </w:r>
          </w:p>
        </w:tc>
        <w:tc>
          <w:tcPr>
            <w:tcW w:w="1278" w:type="dxa"/>
            <w:vAlign w:val="bottom"/>
          </w:tcPr>
          <w:p w14:paraId="24F20DAD"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Tank Location</w:t>
            </w:r>
          </w:p>
        </w:tc>
        <w:tc>
          <w:tcPr>
            <w:tcW w:w="940" w:type="dxa"/>
            <w:vAlign w:val="bottom"/>
          </w:tcPr>
          <w:p w14:paraId="75035EDD"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Exterior Tank Insulation R-value</w:t>
            </w:r>
          </w:p>
        </w:tc>
        <w:tc>
          <w:tcPr>
            <w:tcW w:w="1112" w:type="dxa"/>
            <w:vAlign w:val="bottom"/>
          </w:tcPr>
          <w:p w14:paraId="1D5B4D42"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Dwelling Unit DHW System Distribution Type</w:t>
            </w:r>
          </w:p>
        </w:tc>
        <w:tc>
          <w:tcPr>
            <w:tcW w:w="1084" w:type="dxa"/>
            <w:vAlign w:val="bottom"/>
          </w:tcPr>
          <w:p w14:paraId="52AF91F3"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Compact Distribution</w:t>
            </w:r>
          </w:p>
        </w:tc>
        <w:tc>
          <w:tcPr>
            <w:tcW w:w="1241" w:type="dxa"/>
            <w:vAlign w:val="bottom"/>
          </w:tcPr>
          <w:p w14:paraId="39CDADE5" w14:textId="6AB31E90"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3" w:author="Alhabibi, Haider@Energy" w:date="2022-07-15T16:07:00Z">
              <w:r w:rsidRPr="00F01935">
                <w:rPr>
                  <w:rFonts w:eastAsia="Times New Roman" w:cstheme="minorHAnsi"/>
                  <w:sz w:val="18"/>
                  <w:szCs w:val="18"/>
                </w:rPr>
                <w:t>Drain Water Heat Recovery</w:t>
              </w:r>
            </w:ins>
          </w:p>
        </w:tc>
        <w:tc>
          <w:tcPr>
            <w:tcW w:w="1256" w:type="dxa"/>
            <w:vAlign w:val="bottom"/>
          </w:tcPr>
          <w:p w14:paraId="347F013A" w14:textId="14CA8E9C"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Simulated Equipment Make and Model</w:t>
            </w:r>
          </w:p>
        </w:tc>
      </w:tr>
      <w:tr w:rsidR="006858BC" w:rsidRPr="00F01935" w14:paraId="325550E4" w14:textId="77777777" w:rsidTr="006858BC">
        <w:trPr>
          <w:trHeight w:val="165"/>
        </w:trPr>
        <w:tc>
          <w:tcPr>
            <w:tcW w:w="888" w:type="dxa"/>
          </w:tcPr>
          <w:p w14:paraId="5E07F1EB" w14:textId="77777777" w:rsidR="006858BC" w:rsidRPr="00F01935" w:rsidRDefault="006858BC" w:rsidP="006858BC">
            <w:pPr>
              <w:spacing w:after="0" w:line="240" w:lineRule="auto"/>
              <w:rPr>
                <w:rFonts w:cstheme="minorHAnsi"/>
                <w:sz w:val="20"/>
                <w:szCs w:val="20"/>
              </w:rPr>
            </w:pPr>
          </w:p>
        </w:tc>
        <w:tc>
          <w:tcPr>
            <w:tcW w:w="923" w:type="dxa"/>
          </w:tcPr>
          <w:p w14:paraId="71D8BCC7" w14:textId="77777777" w:rsidR="006858BC" w:rsidRPr="00F01935" w:rsidRDefault="006858BC" w:rsidP="006858BC">
            <w:pPr>
              <w:spacing w:after="0" w:line="240" w:lineRule="auto"/>
              <w:rPr>
                <w:rFonts w:cstheme="minorHAnsi"/>
                <w:sz w:val="20"/>
                <w:szCs w:val="20"/>
              </w:rPr>
            </w:pPr>
          </w:p>
        </w:tc>
        <w:tc>
          <w:tcPr>
            <w:tcW w:w="1082" w:type="dxa"/>
          </w:tcPr>
          <w:p w14:paraId="22CF1A87" w14:textId="77777777" w:rsidR="006858BC" w:rsidRPr="00F01935" w:rsidRDefault="006858BC" w:rsidP="006858BC">
            <w:pPr>
              <w:spacing w:after="0" w:line="240" w:lineRule="auto"/>
              <w:rPr>
                <w:rFonts w:cstheme="minorHAnsi"/>
                <w:sz w:val="20"/>
                <w:szCs w:val="20"/>
              </w:rPr>
            </w:pPr>
          </w:p>
        </w:tc>
        <w:tc>
          <w:tcPr>
            <w:tcW w:w="988" w:type="dxa"/>
          </w:tcPr>
          <w:p w14:paraId="7E3966CF" w14:textId="77777777" w:rsidR="006858BC" w:rsidRPr="00F01935" w:rsidRDefault="006858BC" w:rsidP="006858BC">
            <w:pPr>
              <w:spacing w:after="0" w:line="240" w:lineRule="auto"/>
              <w:rPr>
                <w:rFonts w:cstheme="minorHAnsi"/>
                <w:sz w:val="20"/>
                <w:szCs w:val="20"/>
              </w:rPr>
            </w:pPr>
          </w:p>
        </w:tc>
        <w:tc>
          <w:tcPr>
            <w:tcW w:w="1278" w:type="dxa"/>
          </w:tcPr>
          <w:p w14:paraId="7B2A151F" w14:textId="77777777" w:rsidR="006858BC" w:rsidRPr="00F01935" w:rsidRDefault="006858BC" w:rsidP="006858BC">
            <w:pPr>
              <w:spacing w:after="0" w:line="240" w:lineRule="auto"/>
              <w:rPr>
                <w:rFonts w:cstheme="minorHAnsi"/>
                <w:sz w:val="20"/>
                <w:szCs w:val="20"/>
              </w:rPr>
            </w:pPr>
          </w:p>
        </w:tc>
        <w:tc>
          <w:tcPr>
            <w:tcW w:w="940" w:type="dxa"/>
          </w:tcPr>
          <w:p w14:paraId="18794545" w14:textId="77777777" w:rsidR="006858BC" w:rsidRPr="00F01935" w:rsidRDefault="006858BC" w:rsidP="006858BC">
            <w:pPr>
              <w:spacing w:after="0" w:line="240" w:lineRule="auto"/>
              <w:rPr>
                <w:rFonts w:cstheme="minorHAnsi"/>
                <w:sz w:val="20"/>
                <w:szCs w:val="20"/>
              </w:rPr>
            </w:pPr>
          </w:p>
        </w:tc>
        <w:tc>
          <w:tcPr>
            <w:tcW w:w="1112" w:type="dxa"/>
          </w:tcPr>
          <w:p w14:paraId="7F63170B" w14:textId="77777777" w:rsidR="006858BC" w:rsidRPr="00F01935" w:rsidRDefault="006858BC" w:rsidP="006858BC">
            <w:pPr>
              <w:spacing w:after="0" w:line="240" w:lineRule="auto"/>
              <w:rPr>
                <w:rFonts w:cstheme="minorHAnsi"/>
                <w:sz w:val="20"/>
                <w:szCs w:val="20"/>
              </w:rPr>
            </w:pPr>
          </w:p>
        </w:tc>
        <w:tc>
          <w:tcPr>
            <w:tcW w:w="1084" w:type="dxa"/>
          </w:tcPr>
          <w:p w14:paraId="1777FCEE" w14:textId="77777777" w:rsidR="006858BC" w:rsidRPr="00F01935" w:rsidRDefault="006858BC" w:rsidP="006858BC">
            <w:pPr>
              <w:spacing w:after="0" w:line="240" w:lineRule="auto"/>
              <w:rPr>
                <w:rFonts w:cstheme="minorHAnsi"/>
                <w:sz w:val="20"/>
                <w:szCs w:val="20"/>
              </w:rPr>
            </w:pPr>
          </w:p>
        </w:tc>
        <w:tc>
          <w:tcPr>
            <w:tcW w:w="1241" w:type="dxa"/>
          </w:tcPr>
          <w:p w14:paraId="43DB922C" w14:textId="77777777" w:rsidR="006858BC" w:rsidRPr="00F01935" w:rsidRDefault="006858BC" w:rsidP="006858BC">
            <w:pPr>
              <w:spacing w:after="0" w:line="240" w:lineRule="auto"/>
              <w:rPr>
                <w:rFonts w:cstheme="minorHAnsi"/>
                <w:sz w:val="20"/>
                <w:szCs w:val="20"/>
              </w:rPr>
            </w:pPr>
          </w:p>
        </w:tc>
        <w:tc>
          <w:tcPr>
            <w:tcW w:w="1256" w:type="dxa"/>
          </w:tcPr>
          <w:p w14:paraId="712EFAB8" w14:textId="4E58E87B" w:rsidR="006858BC" w:rsidRPr="00F01935" w:rsidRDefault="006858BC" w:rsidP="006858BC">
            <w:pPr>
              <w:spacing w:after="0" w:line="240" w:lineRule="auto"/>
              <w:rPr>
                <w:rFonts w:cstheme="minorHAnsi"/>
                <w:sz w:val="20"/>
                <w:szCs w:val="20"/>
              </w:rPr>
            </w:pPr>
          </w:p>
        </w:tc>
      </w:tr>
      <w:tr w:rsidR="006858BC" w:rsidRPr="00F01935" w14:paraId="41180A6D" w14:textId="77777777" w:rsidTr="006858BC">
        <w:trPr>
          <w:trHeight w:val="165"/>
        </w:trPr>
        <w:tc>
          <w:tcPr>
            <w:tcW w:w="888" w:type="dxa"/>
          </w:tcPr>
          <w:p w14:paraId="0E0D11F9" w14:textId="77777777" w:rsidR="006858BC" w:rsidRPr="00F01935" w:rsidRDefault="006858BC" w:rsidP="006858BC">
            <w:pPr>
              <w:spacing w:after="0" w:line="240" w:lineRule="auto"/>
              <w:rPr>
                <w:rFonts w:cstheme="minorHAnsi"/>
                <w:sz w:val="20"/>
                <w:szCs w:val="20"/>
              </w:rPr>
            </w:pPr>
          </w:p>
        </w:tc>
        <w:tc>
          <w:tcPr>
            <w:tcW w:w="923" w:type="dxa"/>
          </w:tcPr>
          <w:p w14:paraId="26773A73" w14:textId="77777777" w:rsidR="006858BC" w:rsidRPr="00F01935" w:rsidRDefault="006858BC" w:rsidP="006858BC">
            <w:pPr>
              <w:spacing w:after="0" w:line="240" w:lineRule="auto"/>
              <w:rPr>
                <w:rFonts w:cstheme="minorHAnsi"/>
                <w:sz w:val="20"/>
                <w:szCs w:val="20"/>
              </w:rPr>
            </w:pPr>
          </w:p>
        </w:tc>
        <w:tc>
          <w:tcPr>
            <w:tcW w:w="1082" w:type="dxa"/>
          </w:tcPr>
          <w:p w14:paraId="470A2212" w14:textId="77777777" w:rsidR="006858BC" w:rsidRPr="00F01935" w:rsidRDefault="006858BC" w:rsidP="006858BC">
            <w:pPr>
              <w:spacing w:after="0" w:line="240" w:lineRule="auto"/>
              <w:rPr>
                <w:rFonts w:cstheme="minorHAnsi"/>
                <w:sz w:val="20"/>
                <w:szCs w:val="20"/>
              </w:rPr>
            </w:pPr>
          </w:p>
        </w:tc>
        <w:tc>
          <w:tcPr>
            <w:tcW w:w="988" w:type="dxa"/>
          </w:tcPr>
          <w:p w14:paraId="6AC9F3A3" w14:textId="77777777" w:rsidR="006858BC" w:rsidRPr="00F01935" w:rsidRDefault="006858BC" w:rsidP="006858BC">
            <w:pPr>
              <w:spacing w:after="0" w:line="240" w:lineRule="auto"/>
              <w:rPr>
                <w:rFonts w:cstheme="minorHAnsi"/>
                <w:sz w:val="20"/>
                <w:szCs w:val="20"/>
              </w:rPr>
            </w:pPr>
          </w:p>
        </w:tc>
        <w:tc>
          <w:tcPr>
            <w:tcW w:w="1278" w:type="dxa"/>
          </w:tcPr>
          <w:p w14:paraId="6094B205" w14:textId="77777777" w:rsidR="006858BC" w:rsidRPr="00F01935" w:rsidRDefault="006858BC" w:rsidP="006858BC">
            <w:pPr>
              <w:spacing w:after="0" w:line="240" w:lineRule="auto"/>
              <w:rPr>
                <w:rFonts w:cstheme="minorHAnsi"/>
                <w:sz w:val="20"/>
                <w:szCs w:val="20"/>
              </w:rPr>
            </w:pPr>
          </w:p>
        </w:tc>
        <w:tc>
          <w:tcPr>
            <w:tcW w:w="940" w:type="dxa"/>
          </w:tcPr>
          <w:p w14:paraId="437E42C2" w14:textId="77777777" w:rsidR="006858BC" w:rsidRPr="00F01935" w:rsidRDefault="006858BC" w:rsidP="006858BC">
            <w:pPr>
              <w:spacing w:after="0" w:line="240" w:lineRule="auto"/>
              <w:rPr>
                <w:rFonts w:cstheme="minorHAnsi"/>
                <w:sz w:val="20"/>
                <w:szCs w:val="20"/>
              </w:rPr>
            </w:pPr>
          </w:p>
        </w:tc>
        <w:tc>
          <w:tcPr>
            <w:tcW w:w="1112" w:type="dxa"/>
          </w:tcPr>
          <w:p w14:paraId="5DD3D741" w14:textId="77777777" w:rsidR="006858BC" w:rsidRPr="00F01935" w:rsidRDefault="006858BC" w:rsidP="006858BC">
            <w:pPr>
              <w:spacing w:after="0" w:line="240" w:lineRule="auto"/>
              <w:rPr>
                <w:rFonts w:cstheme="minorHAnsi"/>
                <w:sz w:val="20"/>
                <w:szCs w:val="20"/>
              </w:rPr>
            </w:pPr>
          </w:p>
        </w:tc>
        <w:tc>
          <w:tcPr>
            <w:tcW w:w="1084" w:type="dxa"/>
          </w:tcPr>
          <w:p w14:paraId="22F5BD18" w14:textId="77777777" w:rsidR="006858BC" w:rsidRPr="00F01935" w:rsidRDefault="006858BC" w:rsidP="006858BC">
            <w:pPr>
              <w:spacing w:after="0" w:line="240" w:lineRule="auto"/>
              <w:rPr>
                <w:rFonts w:cstheme="minorHAnsi"/>
                <w:sz w:val="20"/>
                <w:szCs w:val="20"/>
              </w:rPr>
            </w:pPr>
          </w:p>
        </w:tc>
        <w:tc>
          <w:tcPr>
            <w:tcW w:w="1241" w:type="dxa"/>
          </w:tcPr>
          <w:p w14:paraId="534DB837" w14:textId="77777777" w:rsidR="006858BC" w:rsidRPr="00F01935" w:rsidRDefault="006858BC" w:rsidP="006858BC">
            <w:pPr>
              <w:spacing w:after="0" w:line="240" w:lineRule="auto"/>
              <w:rPr>
                <w:rFonts w:cstheme="minorHAnsi"/>
                <w:sz w:val="20"/>
                <w:szCs w:val="20"/>
              </w:rPr>
            </w:pPr>
          </w:p>
        </w:tc>
        <w:tc>
          <w:tcPr>
            <w:tcW w:w="1256" w:type="dxa"/>
          </w:tcPr>
          <w:p w14:paraId="48640B73" w14:textId="6160A2AD" w:rsidR="006858BC" w:rsidRPr="00F01935" w:rsidRDefault="006858BC" w:rsidP="006858BC">
            <w:pPr>
              <w:spacing w:after="0" w:line="240" w:lineRule="auto"/>
              <w:rPr>
                <w:rFonts w:cstheme="minorHAnsi"/>
                <w:sz w:val="20"/>
                <w:szCs w:val="20"/>
              </w:rPr>
            </w:pPr>
          </w:p>
        </w:tc>
      </w:tr>
    </w:tbl>
    <w:p w14:paraId="0E56EB8A" w14:textId="77777777" w:rsidR="006A662E" w:rsidRPr="00F01935" w:rsidRDefault="006A662E" w:rsidP="00D879CA">
      <w:pPr>
        <w:spacing w:after="0" w:line="240" w:lineRule="auto"/>
        <w:rPr>
          <w:rFonts w:asciiTheme="minorHAnsi" w:hAnsiTheme="minorHAnsi" w:cstheme="minorHAnsi"/>
          <w:sz w:val="18"/>
          <w:szCs w:val="18"/>
        </w:rPr>
      </w:pPr>
    </w:p>
    <w:tbl>
      <w:tblPr>
        <w:tblW w:w="5002"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92"/>
        <w:gridCol w:w="801"/>
        <w:gridCol w:w="810"/>
        <w:gridCol w:w="900"/>
        <w:gridCol w:w="989"/>
        <w:gridCol w:w="633"/>
        <w:gridCol w:w="721"/>
        <w:gridCol w:w="719"/>
        <w:gridCol w:w="1172"/>
        <w:gridCol w:w="1168"/>
        <w:gridCol w:w="900"/>
        <w:gridCol w:w="989"/>
      </w:tblGrid>
      <w:tr w:rsidR="007568C3" w:rsidRPr="00F01935" w14:paraId="47428C92" w14:textId="13539CC9" w:rsidTr="007568C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4C47DFB0" w:rsidR="007568C3" w:rsidRPr="00F01935"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 xml:space="preserve">B. Installed HERS Verified Dwelling Unit Water Heating Systems Information </w:t>
            </w:r>
          </w:p>
          <w:p w14:paraId="09B27B34" w14:textId="3FBF4716" w:rsidR="007568C3" w:rsidRPr="00F01935"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eastAsia="Times New Roman" w:hAnsiTheme="minorHAnsi" w:cstheme="minorHAnsi"/>
                <w:sz w:val="18"/>
                <w:szCs w:val="20"/>
              </w:rPr>
              <w:t>This table reports the water heating system features installed in this project.</w:t>
            </w:r>
          </w:p>
        </w:tc>
      </w:tr>
      <w:tr w:rsidR="007568C3" w:rsidRPr="00F01935" w14:paraId="5E10FB82" w14:textId="1F2D2580" w:rsidTr="003F16AA">
        <w:trPr>
          <w:cantSplit/>
          <w:trHeight w:val="277"/>
          <w:jc w:val="center"/>
        </w:trPr>
        <w:tc>
          <w:tcPr>
            <w:tcW w:w="460" w:type="pct"/>
            <w:tcBorders>
              <w:top w:val="single" w:sz="4" w:space="0" w:color="auto"/>
              <w:left w:val="single" w:sz="4" w:space="0" w:color="auto"/>
              <w:bottom w:val="single" w:sz="4" w:space="0" w:color="auto"/>
              <w:right w:val="single" w:sz="4" w:space="0" w:color="auto"/>
            </w:tcBorders>
          </w:tcPr>
          <w:p w14:paraId="78A198D6" w14:textId="53665994"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F16AA">
              <w:rPr>
                <w:rFonts w:asciiTheme="minorHAnsi" w:eastAsia="Times New Roman" w:hAnsiTheme="minorHAnsi" w:cstheme="minorHAnsi"/>
                <w:sz w:val="18"/>
                <w:szCs w:val="18"/>
              </w:rPr>
              <w:t>01</w:t>
            </w:r>
          </w:p>
        </w:tc>
        <w:tc>
          <w:tcPr>
            <w:tcW w:w="371" w:type="pct"/>
            <w:tcBorders>
              <w:top w:val="single" w:sz="4" w:space="0" w:color="auto"/>
              <w:left w:val="single" w:sz="4" w:space="0" w:color="auto"/>
              <w:bottom w:val="single" w:sz="4" w:space="0" w:color="auto"/>
              <w:right w:val="single" w:sz="4" w:space="0" w:color="auto"/>
            </w:tcBorders>
          </w:tcPr>
          <w:p w14:paraId="5F178F62" w14:textId="3ED9D20F"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4" w:author="Alhabibi, Haider@Energy" w:date="2022-07-15T16:08:00Z">
              <w:r w:rsidRPr="003F16AA" w:rsidDel="006858BC">
                <w:rPr>
                  <w:rFonts w:asciiTheme="minorHAnsi" w:eastAsia="Times New Roman" w:hAnsiTheme="minorHAnsi" w:cstheme="minorHAnsi"/>
                  <w:sz w:val="18"/>
                  <w:szCs w:val="18"/>
                </w:rPr>
                <w:delText>01</w:delText>
              </w:r>
            </w:del>
            <w:ins w:id="5" w:author="Alhabibi, Haider@Energy" w:date="2022-07-15T16:08:00Z">
              <w:r w:rsidR="006858BC" w:rsidRPr="003F16AA">
                <w:rPr>
                  <w:rFonts w:asciiTheme="minorHAnsi" w:eastAsia="Times New Roman" w:hAnsiTheme="minorHAnsi" w:cstheme="minorHAnsi"/>
                  <w:sz w:val="18"/>
                  <w:szCs w:val="18"/>
                </w:rPr>
                <w:t>02</w:t>
              </w:r>
            </w:ins>
          </w:p>
        </w:tc>
        <w:tc>
          <w:tcPr>
            <w:tcW w:w="375" w:type="pct"/>
            <w:tcBorders>
              <w:top w:val="single" w:sz="4" w:space="0" w:color="auto"/>
              <w:left w:val="single" w:sz="4" w:space="0" w:color="auto"/>
              <w:bottom w:val="single" w:sz="4" w:space="0" w:color="auto"/>
              <w:right w:val="single" w:sz="4" w:space="0" w:color="auto"/>
            </w:tcBorders>
          </w:tcPr>
          <w:p w14:paraId="25E49458" w14:textId="34D93D51"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6" w:author="Alhabibi, Haider@Energy" w:date="2022-07-15T16:08:00Z">
              <w:r w:rsidRPr="003F16AA" w:rsidDel="006858BC">
                <w:rPr>
                  <w:rFonts w:asciiTheme="minorHAnsi" w:eastAsia="Times New Roman" w:hAnsiTheme="minorHAnsi" w:cstheme="minorHAnsi"/>
                  <w:sz w:val="18"/>
                  <w:szCs w:val="18"/>
                </w:rPr>
                <w:delText>02</w:delText>
              </w:r>
            </w:del>
            <w:ins w:id="7" w:author="Alhabibi, Haider@Energy" w:date="2022-07-15T16:08:00Z">
              <w:r w:rsidR="006858BC" w:rsidRPr="003F16AA">
                <w:rPr>
                  <w:rFonts w:asciiTheme="minorHAnsi" w:eastAsia="Times New Roman" w:hAnsiTheme="minorHAnsi" w:cstheme="minorHAnsi"/>
                  <w:sz w:val="18"/>
                  <w:szCs w:val="18"/>
                </w:rPr>
                <w:t>03</w:t>
              </w:r>
            </w:ins>
          </w:p>
        </w:tc>
        <w:tc>
          <w:tcPr>
            <w:tcW w:w="417" w:type="pct"/>
            <w:tcBorders>
              <w:top w:val="single" w:sz="4" w:space="0" w:color="auto"/>
              <w:left w:val="single" w:sz="4" w:space="0" w:color="auto"/>
              <w:bottom w:val="single" w:sz="4" w:space="0" w:color="auto"/>
              <w:right w:val="single" w:sz="4" w:space="0" w:color="auto"/>
            </w:tcBorders>
          </w:tcPr>
          <w:p w14:paraId="4D1BC378" w14:textId="3F128853"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8" w:author="Alhabibi, Haider@Energy" w:date="2022-07-15T16:08:00Z">
              <w:r w:rsidRPr="003F16AA" w:rsidDel="006858BC">
                <w:rPr>
                  <w:rFonts w:asciiTheme="minorHAnsi" w:eastAsia="Times New Roman" w:hAnsiTheme="minorHAnsi" w:cstheme="minorHAnsi"/>
                  <w:sz w:val="18"/>
                  <w:szCs w:val="18"/>
                </w:rPr>
                <w:delText>03</w:delText>
              </w:r>
            </w:del>
            <w:ins w:id="9" w:author="Alhabibi, Haider@Energy" w:date="2022-07-15T16:08:00Z">
              <w:r w:rsidR="006858BC" w:rsidRPr="003F16AA">
                <w:rPr>
                  <w:rFonts w:asciiTheme="minorHAnsi" w:eastAsia="Times New Roman" w:hAnsiTheme="minorHAnsi" w:cstheme="minorHAnsi"/>
                  <w:sz w:val="18"/>
                  <w:szCs w:val="18"/>
                </w:rPr>
                <w:t>04</w:t>
              </w:r>
            </w:ins>
          </w:p>
        </w:tc>
        <w:tc>
          <w:tcPr>
            <w:tcW w:w="458" w:type="pct"/>
            <w:tcBorders>
              <w:top w:val="single" w:sz="4" w:space="0" w:color="auto"/>
              <w:left w:val="single" w:sz="4" w:space="0" w:color="auto"/>
              <w:bottom w:val="single" w:sz="4" w:space="0" w:color="auto"/>
              <w:right w:val="single" w:sz="4" w:space="0" w:color="auto"/>
            </w:tcBorders>
          </w:tcPr>
          <w:p w14:paraId="3D26A1B8" w14:textId="5AA1AF48"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del w:id="10" w:author="Alhabibi, Haider@Energy" w:date="2022-07-15T16:08:00Z">
              <w:r w:rsidRPr="003F16AA" w:rsidDel="006858BC">
                <w:rPr>
                  <w:rFonts w:asciiTheme="minorHAnsi" w:eastAsia="Times New Roman" w:hAnsiTheme="minorHAnsi" w:cstheme="minorHAnsi"/>
                  <w:sz w:val="18"/>
                  <w:szCs w:val="18"/>
                </w:rPr>
                <w:delText>04</w:delText>
              </w:r>
            </w:del>
            <w:ins w:id="11" w:author="Alhabibi, Haider@Energy" w:date="2022-07-15T16:08:00Z">
              <w:r w:rsidR="006858BC" w:rsidRPr="003F16AA">
                <w:rPr>
                  <w:rFonts w:asciiTheme="minorHAnsi" w:eastAsia="Times New Roman" w:hAnsiTheme="minorHAnsi" w:cstheme="minorHAnsi"/>
                  <w:sz w:val="18"/>
                  <w:szCs w:val="18"/>
                </w:rPr>
                <w:t>05</w:t>
              </w:r>
            </w:ins>
          </w:p>
        </w:tc>
        <w:tc>
          <w:tcPr>
            <w:tcW w:w="293" w:type="pct"/>
            <w:tcBorders>
              <w:top w:val="single" w:sz="4" w:space="0" w:color="auto"/>
              <w:left w:val="single" w:sz="4" w:space="0" w:color="auto"/>
              <w:bottom w:val="single" w:sz="4" w:space="0" w:color="auto"/>
              <w:right w:val="single" w:sz="4" w:space="0" w:color="auto"/>
            </w:tcBorders>
          </w:tcPr>
          <w:p w14:paraId="0E16E27E" w14:textId="25040FD6"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del w:id="12" w:author="Alhabibi, Haider@Energy" w:date="2022-07-15T16:08:00Z">
              <w:r w:rsidRPr="003F16AA" w:rsidDel="006858BC">
                <w:rPr>
                  <w:rFonts w:asciiTheme="minorHAnsi" w:eastAsia="Times New Roman" w:hAnsiTheme="minorHAnsi" w:cstheme="minorHAnsi"/>
                  <w:sz w:val="18"/>
                  <w:szCs w:val="18"/>
                </w:rPr>
                <w:delText>05</w:delText>
              </w:r>
            </w:del>
            <w:ins w:id="13" w:author="Alhabibi, Haider@Energy" w:date="2022-07-15T16:08:00Z">
              <w:r w:rsidR="006858BC" w:rsidRPr="003F16AA">
                <w:rPr>
                  <w:rFonts w:asciiTheme="minorHAnsi" w:eastAsia="Times New Roman" w:hAnsiTheme="minorHAnsi" w:cstheme="minorHAnsi"/>
                  <w:sz w:val="18"/>
                  <w:szCs w:val="18"/>
                </w:rPr>
                <w:t>06</w:t>
              </w:r>
            </w:ins>
          </w:p>
        </w:tc>
        <w:tc>
          <w:tcPr>
            <w:tcW w:w="334" w:type="pct"/>
            <w:tcBorders>
              <w:top w:val="single" w:sz="4" w:space="0" w:color="auto"/>
              <w:left w:val="single" w:sz="4" w:space="0" w:color="auto"/>
              <w:bottom w:val="single" w:sz="4" w:space="0" w:color="auto"/>
              <w:right w:val="single" w:sz="4" w:space="0" w:color="auto"/>
            </w:tcBorders>
          </w:tcPr>
          <w:p w14:paraId="1EFBBCAA" w14:textId="2F3F3747"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del w:id="14" w:author="Alhabibi, Haider@Energy" w:date="2022-07-15T16:09:00Z">
              <w:r w:rsidRPr="003F16AA" w:rsidDel="006858BC">
                <w:rPr>
                  <w:rFonts w:asciiTheme="minorHAnsi" w:eastAsia="Times New Roman" w:hAnsiTheme="minorHAnsi" w:cstheme="minorHAnsi"/>
                  <w:sz w:val="18"/>
                  <w:szCs w:val="18"/>
                </w:rPr>
                <w:delText>06</w:delText>
              </w:r>
            </w:del>
            <w:ins w:id="15" w:author="Alhabibi, Haider@Energy" w:date="2022-07-15T16:09:00Z">
              <w:r w:rsidR="006858BC" w:rsidRPr="003F16AA">
                <w:rPr>
                  <w:rFonts w:asciiTheme="minorHAnsi" w:eastAsia="Times New Roman" w:hAnsiTheme="minorHAnsi" w:cstheme="minorHAnsi"/>
                  <w:sz w:val="18"/>
                  <w:szCs w:val="18"/>
                </w:rPr>
                <w:t>07</w:t>
              </w:r>
            </w:ins>
          </w:p>
        </w:tc>
        <w:tc>
          <w:tcPr>
            <w:tcW w:w="333" w:type="pct"/>
            <w:tcBorders>
              <w:top w:val="single" w:sz="4" w:space="0" w:color="auto"/>
              <w:left w:val="single" w:sz="4" w:space="0" w:color="auto"/>
              <w:bottom w:val="single" w:sz="4" w:space="0" w:color="auto"/>
              <w:right w:val="single" w:sz="4" w:space="0" w:color="auto"/>
            </w:tcBorders>
          </w:tcPr>
          <w:p w14:paraId="3A8184C6" w14:textId="05E2F0E3"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del w:id="16" w:author="Alhabibi, Haider@Energy" w:date="2022-07-15T16:09:00Z">
              <w:r w:rsidRPr="003F16AA" w:rsidDel="006858BC">
                <w:rPr>
                  <w:rFonts w:asciiTheme="minorHAnsi" w:eastAsia="Times New Roman" w:hAnsiTheme="minorHAnsi" w:cstheme="minorHAnsi"/>
                  <w:sz w:val="18"/>
                  <w:szCs w:val="18"/>
                </w:rPr>
                <w:delText>07</w:delText>
              </w:r>
            </w:del>
            <w:ins w:id="17" w:author="Alhabibi, Haider@Energy" w:date="2022-07-15T16:09:00Z">
              <w:r w:rsidR="006858BC" w:rsidRPr="003F16AA">
                <w:rPr>
                  <w:rFonts w:asciiTheme="minorHAnsi" w:eastAsia="Times New Roman" w:hAnsiTheme="minorHAnsi" w:cstheme="minorHAnsi"/>
                  <w:sz w:val="18"/>
                  <w:szCs w:val="18"/>
                </w:rPr>
                <w:t>08</w:t>
              </w:r>
            </w:ins>
          </w:p>
        </w:tc>
        <w:tc>
          <w:tcPr>
            <w:tcW w:w="543" w:type="pct"/>
            <w:tcBorders>
              <w:top w:val="single" w:sz="4" w:space="0" w:color="auto"/>
              <w:left w:val="single" w:sz="4" w:space="0" w:color="auto"/>
              <w:bottom w:val="single" w:sz="4" w:space="0" w:color="auto"/>
              <w:right w:val="single" w:sz="4" w:space="0" w:color="auto"/>
            </w:tcBorders>
          </w:tcPr>
          <w:p w14:paraId="15CF708E" w14:textId="2938EFBA"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18" w:author="Alhabibi, Haider@Energy" w:date="2022-07-15T16:09:00Z">
              <w:r w:rsidRPr="003F16AA" w:rsidDel="006858BC">
                <w:rPr>
                  <w:rFonts w:asciiTheme="minorHAnsi" w:eastAsia="Times New Roman" w:hAnsiTheme="minorHAnsi" w:cstheme="minorHAnsi"/>
                  <w:sz w:val="18"/>
                  <w:szCs w:val="18"/>
                </w:rPr>
                <w:delText>08</w:delText>
              </w:r>
            </w:del>
            <w:ins w:id="19" w:author="Alhabibi, Haider@Energy" w:date="2022-07-15T16:09:00Z">
              <w:r w:rsidR="006858BC" w:rsidRPr="003F16AA">
                <w:rPr>
                  <w:rFonts w:asciiTheme="minorHAnsi" w:eastAsia="Times New Roman" w:hAnsiTheme="minorHAnsi" w:cstheme="minorHAnsi"/>
                  <w:sz w:val="18"/>
                  <w:szCs w:val="18"/>
                </w:rPr>
                <w:t>09</w:t>
              </w:r>
            </w:ins>
          </w:p>
        </w:tc>
        <w:tc>
          <w:tcPr>
            <w:tcW w:w="541" w:type="pct"/>
            <w:tcBorders>
              <w:top w:val="single" w:sz="4" w:space="0" w:color="auto"/>
              <w:left w:val="single" w:sz="4" w:space="0" w:color="auto"/>
              <w:bottom w:val="single" w:sz="4" w:space="0" w:color="auto"/>
              <w:right w:val="single" w:sz="4" w:space="0" w:color="auto"/>
            </w:tcBorders>
          </w:tcPr>
          <w:p w14:paraId="521DBC25" w14:textId="6E8AEC87"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20" w:author="Alhabibi, Haider@Energy" w:date="2022-07-15T16:09:00Z">
              <w:r w:rsidRPr="003F16AA" w:rsidDel="006858BC">
                <w:rPr>
                  <w:rFonts w:asciiTheme="minorHAnsi" w:eastAsia="Times New Roman" w:hAnsiTheme="minorHAnsi" w:cstheme="minorHAnsi"/>
                  <w:sz w:val="18"/>
                  <w:szCs w:val="18"/>
                </w:rPr>
                <w:delText>09</w:delText>
              </w:r>
            </w:del>
            <w:ins w:id="21" w:author="Alhabibi, Haider@Energy" w:date="2022-07-15T16:09:00Z">
              <w:r w:rsidR="006858BC" w:rsidRPr="003F16AA">
                <w:rPr>
                  <w:rFonts w:asciiTheme="minorHAnsi" w:eastAsia="Times New Roman" w:hAnsiTheme="minorHAnsi" w:cstheme="minorHAnsi"/>
                  <w:sz w:val="18"/>
                  <w:szCs w:val="18"/>
                </w:rPr>
                <w:t>10</w:t>
              </w:r>
            </w:ins>
          </w:p>
        </w:tc>
        <w:tc>
          <w:tcPr>
            <w:tcW w:w="417" w:type="pct"/>
            <w:tcBorders>
              <w:top w:val="single" w:sz="4" w:space="0" w:color="auto"/>
              <w:left w:val="single" w:sz="4" w:space="0" w:color="auto"/>
              <w:bottom w:val="single" w:sz="4" w:space="0" w:color="auto"/>
              <w:right w:val="single" w:sz="4" w:space="0" w:color="auto"/>
            </w:tcBorders>
          </w:tcPr>
          <w:p w14:paraId="59C7B8FF" w14:textId="42FFEC64"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22" w:author="Alhabibi, Haider@Energy" w:date="2022-07-15T16:09:00Z">
              <w:r w:rsidRPr="003F16AA" w:rsidDel="006858BC">
                <w:rPr>
                  <w:rFonts w:asciiTheme="minorHAnsi" w:eastAsia="Times New Roman" w:hAnsiTheme="minorHAnsi" w:cstheme="minorHAnsi"/>
                  <w:sz w:val="18"/>
                  <w:szCs w:val="18"/>
                </w:rPr>
                <w:delText>10</w:delText>
              </w:r>
            </w:del>
            <w:ins w:id="23" w:author="Alhabibi, Haider@Energy" w:date="2022-07-15T16:09:00Z">
              <w:r w:rsidR="006858BC" w:rsidRPr="003F16AA">
                <w:rPr>
                  <w:rFonts w:asciiTheme="minorHAnsi" w:eastAsia="Times New Roman" w:hAnsiTheme="minorHAnsi" w:cstheme="minorHAnsi"/>
                  <w:sz w:val="18"/>
                  <w:szCs w:val="18"/>
                </w:rPr>
                <w:t>11</w:t>
              </w:r>
            </w:ins>
          </w:p>
        </w:tc>
        <w:tc>
          <w:tcPr>
            <w:tcW w:w="458" w:type="pct"/>
            <w:tcBorders>
              <w:top w:val="single" w:sz="4" w:space="0" w:color="auto"/>
              <w:left w:val="single" w:sz="4" w:space="0" w:color="auto"/>
              <w:bottom w:val="single" w:sz="4" w:space="0" w:color="auto"/>
              <w:right w:val="single" w:sz="4" w:space="0" w:color="auto"/>
            </w:tcBorders>
          </w:tcPr>
          <w:p w14:paraId="22046E67" w14:textId="79030728"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24" w:author="Alhabibi, Haider@Energy" w:date="2022-07-15T16:09:00Z">
              <w:r w:rsidRPr="003F16AA" w:rsidDel="006858BC">
                <w:rPr>
                  <w:rFonts w:asciiTheme="minorHAnsi" w:eastAsia="Times New Roman" w:hAnsiTheme="minorHAnsi" w:cstheme="minorHAnsi"/>
                  <w:sz w:val="18"/>
                  <w:szCs w:val="18"/>
                </w:rPr>
                <w:delText>11</w:delText>
              </w:r>
            </w:del>
            <w:ins w:id="25" w:author="Alhabibi, Haider@Energy" w:date="2022-07-15T16:09:00Z">
              <w:r w:rsidR="006858BC" w:rsidRPr="003F16AA">
                <w:rPr>
                  <w:rFonts w:asciiTheme="minorHAnsi" w:eastAsia="Times New Roman" w:hAnsiTheme="minorHAnsi" w:cstheme="minorHAnsi"/>
                  <w:sz w:val="18"/>
                  <w:szCs w:val="18"/>
                </w:rPr>
                <w:t>12</w:t>
              </w:r>
            </w:ins>
          </w:p>
        </w:tc>
      </w:tr>
      <w:tr w:rsidR="007568C3" w:rsidRPr="00F01935" w14:paraId="285571F4" w14:textId="1F0C2329" w:rsidTr="00867AFA">
        <w:trPr>
          <w:cantSplit/>
          <w:trHeight w:val="288"/>
          <w:jc w:val="center"/>
        </w:trPr>
        <w:tc>
          <w:tcPr>
            <w:tcW w:w="460" w:type="pct"/>
            <w:tcBorders>
              <w:top w:val="single" w:sz="4" w:space="0" w:color="auto"/>
              <w:left w:val="single" w:sz="4" w:space="0" w:color="auto"/>
              <w:bottom w:val="single" w:sz="4" w:space="0" w:color="auto"/>
              <w:right w:val="single" w:sz="4" w:space="0" w:color="auto"/>
            </w:tcBorders>
            <w:vAlign w:val="bottom"/>
          </w:tcPr>
          <w:p w14:paraId="17203B63" w14:textId="18875F9B"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Dwelling Unit Name</w:t>
            </w:r>
          </w:p>
        </w:tc>
        <w:tc>
          <w:tcPr>
            <w:tcW w:w="371" w:type="pct"/>
            <w:tcBorders>
              <w:top w:val="single" w:sz="4" w:space="0" w:color="auto"/>
              <w:left w:val="single" w:sz="4" w:space="0" w:color="auto"/>
              <w:bottom w:val="single" w:sz="4" w:space="0" w:color="auto"/>
              <w:right w:val="single" w:sz="4" w:space="0" w:color="auto"/>
            </w:tcBorders>
            <w:vAlign w:val="bottom"/>
          </w:tcPr>
          <w:p w14:paraId="4C8D8125" w14:textId="6A714991"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ID or Name</w:t>
            </w:r>
          </w:p>
        </w:tc>
        <w:tc>
          <w:tcPr>
            <w:tcW w:w="375" w:type="pct"/>
            <w:tcBorders>
              <w:top w:val="single" w:sz="4" w:space="0" w:color="auto"/>
              <w:left w:val="single" w:sz="4" w:space="0" w:color="auto"/>
              <w:bottom w:val="single" w:sz="4" w:space="0" w:color="auto"/>
              <w:right w:val="single" w:sz="4" w:space="0" w:color="auto"/>
            </w:tcBorders>
            <w:vAlign w:val="bottom"/>
          </w:tcPr>
          <w:p w14:paraId="6BA036E4"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C66A97B"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Type</w:t>
            </w:r>
          </w:p>
        </w:tc>
        <w:tc>
          <w:tcPr>
            <w:tcW w:w="458" w:type="pct"/>
            <w:tcBorders>
              <w:top w:val="single" w:sz="4" w:space="0" w:color="auto"/>
              <w:left w:val="single" w:sz="4" w:space="0" w:color="auto"/>
              <w:bottom w:val="single" w:sz="4" w:space="0" w:color="auto"/>
              <w:right w:val="single" w:sz="4" w:space="0" w:color="auto"/>
            </w:tcBorders>
            <w:vAlign w:val="bottom"/>
          </w:tcPr>
          <w:p w14:paraId="0980E02E" w14:textId="6B4611AB"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 </w:t>
            </w:r>
            <w:proofErr w:type="gramStart"/>
            <w:r w:rsidRPr="00F01935">
              <w:rPr>
                <w:rFonts w:asciiTheme="minorHAnsi" w:eastAsia="Times New Roman" w:hAnsiTheme="minorHAnsi" w:cstheme="minorHAnsi"/>
                <w:sz w:val="18"/>
                <w:szCs w:val="20"/>
              </w:rPr>
              <w:t>of</w:t>
            </w:r>
            <w:proofErr w:type="gramEnd"/>
            <w:r w:rsidRPr="00F01935">
              <w:rPr>
                <w:rFonts w:asciiTheme="minorHAnsi" w:eastAsia="Times New Roman" w:hAnsiTheme="minorHAnsi" w:cstheme="minorHAnsi"/>
                <w:sz w:val="18"/>
                <w:szCs w:val="20"/>
              </w:rPr>
              <w:t xml:space="preserve"> </w:t>
            </w:r>
            <w:r w:rsidR="00867AFA" w:rsidRPr="00F01935">
              <w:rPr>
                <w:rFonts w:asciiTheme="minorHAnsi" w:eastAsia="Times New Roman" w:hAnsiTheme="minorHAnsi" w:cstheme="minorHAnsi"/>
                <w:sz w:val="18"/>
                <w:szCs w:val="20"/>
              </w:rPr>
              <w:t xml:space="preserve">Like (or Identical) </w:t>
            </w:r>
            <w:r w:rsidRPr="00F01935">
              <w:rPr>
                <w:rFonts w:asciiTheme="minorHAnsi" w:eastAsia="Times New Roman" w:hAnsiTheme="minorHAnsi" w:cstheme="minorHAnsi"/>
                <w:sz w:val="18"/>
                <w:szCs w:val="20"/>
              </w:rPr>
              <w:t>Water Heaters in System</w:t>
            </w:r>
          </w:p>
        </w:tc>
        <w:tc>
          <w:tcPr>
            <w:tcW w:w="293" w:type="pct"/>
            <w:tcBorders>
              <w:top w:val="single" w:sz="4" w:space="0" w:color="auto"/>
              <w:left w:val="single" w:sz="4" w:space="0" w:color="auto"/>
              <w:bottom w:val="single" w:sz="4" w:space="0" w:color="auto"/>
              <w:right w:val="single" w:sz="4" w:space="0" w:color="auto"/>
            </w:tcBorders>
            <w:vAlign w:val="bottom"/>
          </w:tcPr>
          <w:p w14:paraId="3024E801"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12E5370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7E7D822D"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Rated Input Value</w:t>
            </w:r>
          </w:p>
        </w:tc>
        <w:tc>
          <w:tcPr>
            <w:tcW w:w="543" w:type="pct"/>
            <w:tcBorders>
              <w:top w:val="single" w:sz="4" w:space="0" w:color="auto"/>
              <w:left w:val="single" w:sz="4" w:space="0" w:color="auto"/>
              <w:bottom w:val="single" w:sz="4" w:space="0" w:color="auto"/>
              <w:right w:val="single" w:sz="4" w:space="0" w:color="auto"/>
            </w:tcBorders>
            <w:vAlign w:val="bottom"/>
          </w:tcPr>
          <w:p w14:paraId="2FF7E8BE"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Central DHW System Distribution</w:t>
            </w:r>
          </w:p>
        </w:tc>
        <w:tc>
          <w:tcPr>
            <w:tcW w:w="541" w:type="pct"/>
            <w:tcBorders>
              <w:top w:val="single" w:sz="4" w:space="0" w:color="auto"/>
              <w:left w:val="single" w:sz="4" w:space="0" w:color="auto"/>
              <w:bottom w:val="single" w:sz="4" w:space="0" w:color="auto"/>
              <w:right w:val="single" w:sz="4" w:space="0" w:color="auto"/>
            </w:tcBorders>
            <w:vAlign w:val="bottom"/>
          </w:tcPr>
          <w:p w14:paraId="54A8862E"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Dwelling Unit DHW System</w:t>
            </w:r>
          </w:p>
          <w:p w14:paraId="603085A6"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40842392" w14:textId="143E47FD"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Compact </w:t>
            </w:r>
            <w:proofErr w:type="spellStart"/>
            <w:r w:rsidRPr="00F01935">
              <w:rPr>
                <w:rFonts w:asciiTheme="minorHAnsi" w:eastAsia="Times New Roman" w:hAnsiTheme="minorHAnsi" w:cstheme="minorHAnsi"/>
                <w:sz w:val="18"/>
                <w:szCs w:val="20"/>
              </w:rPr>
              <w:t>Distrib</w:t>
            </w:r>
            <w:proofErr w:type="spellEnd"/>
            <w:r w:rsidRPr="00F01935">
              <w:rPr>
                <w:rFonts w:asciiTheme="minorHAnsi" w:eastAsia="Times New Roman" w:hAnsiTheme="minorHAnsi" w:cstheme="minorHAnsi"/>
                <w:sz w:val="18"/>
                <w:szCs w:val="20"/>
              </w:rPr>
              <w:t>.</w:t>
            </w:r>
          </w:p>
        </w:tc>
        <w:tc>
          <w:tcPr>
            <w:tcW w:w="458" w:type="pct"/>
            <w:tcBorders>
              <w:top w:val="single" w:sz="4" w:space="0" w:color="auto"/>
              <w:left w:val="single" w:sz="4" w:space="0" w:color="auto"/>
              <w:bottom w:val="single" w:sz="4" w:space="0" w:color="auto"/>
              <w:right w:val="single" w:sz="4" w:space="0" w:color="auto"/>
            </w:tcBorders>
            <w:vAlign w:val="bottom"/>
          </w:tcPr>
          <w:p w14:paraId="2FADA926" w14:textId="05845C62"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Drain Water Heat Recovery</w:t>
            </w:r>
          </w:p>
        </w:tc>
      </w:tr>
      <w:tr w:rsidR="007568C3" w:rsidRPr="00F01935" w14:paraId="6B02B3CA" w14:textId="343ED4B2" w:rsidTr="00867AFA">
        <w:trPr>
          <w:cantSplit/>
          <w:trHeight w:val="246"/>
          <w:jc w:val="center"/>
        </w:trPr>
        <w:tc>
          <w:tcPr>
            <w:tcW w:w="460" w:type="pct"/>
            <w:tcBorders>
              <w:top w:val="single" w:sz="4" w:space="0" w:color="auto"/>
              <w:left w:val="single" w:sz="4" w:space="0" w:color="auto"/>
              <w:bottom w:val="single" w:sz="4" w:space="0" w:color="auto"/>
              <w:right w:val="single" w:sz="4" w:space="0" w:color="auto"/>
            </w:tcBorders>
          </w:tcPr>
          <w:p w14:paraId="02AE0019"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71017647" w14:textId="4A92F42B"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60237D6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4C8F8D59"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3A2E6580"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20F8B4FF"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004457C8"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84F86"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633FA68A"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1BE4E2B6"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36DA2D25"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69728BD9"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568C3" w:rsidRPr="00F01935" w14:paraId="066E83F2" w14:textId="6A6C0634" w:rsidTr="00867AFA">
        <w:trPr>
          <w:cantSplit/>
          <w:trHeight w:val="255"/>
          <w:jc w:val="center"/>
        </w:trPr>
        <w:tc>
          <w:tcPr>
            <w:tcW w:w="460" w:type="pct"/>
            <w:tcBorders>
              <w:top w:val="single" w:sz="4" w:space="0" w:color="auto"/>
              <w:left w:val="single" w:sz="4" w:space="0" w:color="auto"/>
              <w:bottom w:val="single" w:sz="4" w:space="0" w:color="auto"/>
              <w:right w:val="single" w:sz="4" w:space="0" w:color="auto"/>
            </w:tcBorders>
          </w:tcPr>
          <w:p w14:paraId="72498240"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61B833EF" w14:textId="684676D4"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72AD32D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7985165B"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01B7ABC1"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7E44C6FA"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2F926A0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1EFB1744"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21B85B6E"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389848A1"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45270EC5"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4D36FB31"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F439D4B" w14:textId="0C8F15E4" w:rsidR="00CB41C8" w:rsidRPr="00F01935" w:rsidRDefault="00CB41C8" w:rsidP="00D879CA">
      <w:pPr>
        <w:spacing w:after="0" w:line="240" w:lineRule="auto"/>
        <w:rPr>
          <w:rFonts w:asciiTheme="minorHAnsi" w:hAnsiTheme="minorHAnsi" w:cstheme="minorHAnsi"/>
          <w:sz w:val="18"/>
          <w:szCs w:val="18"/>
        </w:rPr>
      </w:pPr>
    </w:p>
    <w:tbl>
      <w:tblPr>
        <w:tblStyle w:val="TableGrid5"/>
        <w:tblW w:w="10796" w:type="dxa"/>
        <w:tblLayout w:type="fixed"/>
        <w:tblLook w:val="04A0" w:firstRow="1" w:lastRow="0" w:firstColumn="1" w:lastColumn="0" w:noHBand="0" w:noVBand="1"/>
      </w:tblPr>
      <w:tblGrid>
        <w:gridCol w:w="995"/>
        <w:gridCol w:w="846"/>
        <w:gridCol w:w="1179"/>
        <w:gridCol w:w="1051"/>
        <w:gridCol w:w="1077"/>
        <w:gridCol w:w="1153"/>
        <w:gridCol w:w="1353"/>
        <w:gridCol w:w="1573"/>
        <w:gridCol w:w="1569"/>
      </w:tblGrid>
      <w:tr w:rsidR="006858BC" w:rsidRPr="00F01935" w14:paraId="411892FB" w14:textId="048183D6" w:rsidTr="006858BC">
        <w:trPr>
          <w:trHeight w:val="399"/>
        </w:trPr>
        <w:tc>
          <w:tcPr>
            <w:tcW w:w="9227" w:type="dxa"/>
            <w:gridSpan w:val="8"/>
          </w:tcPr>
          <w:p w14:paraId="0D92E40A" w14:textId="27D4DF65" w:rsidR="006858BC" w:rsidRPr="00F01935" w:rsidRDefault="006858BC" w:rsidP="00B022F9">
            <w:pPr>
              <w:spacing w:after="0" w:line="240" w:lineRule="auto"/>
              <w:rPr>
                <w:rFonts w:cstheme="minorHAnsi"/>
                <w:b/>
                <w:bCs/>
                <w:sz w:val="20"/>
                <w:szCs w:val="20"/>
              </w:rPr>
            </w:pPr>
            <w:r w:rsidRPr="00F01935">
              <w:rPr>
                <w:rFonts w:cstheme="minorHAnsi"/>
                <w:b/>
                <w:bCs/>
                <w:sz w:val="20"/>
                <w:szCs w:val="20"/>
              </w:rPr>
              <w:t xml:space="preserve">B2. Installed </w:t>
            </w:r>
            <w:r w:rsidRPr="00F01935">
              <w:rPr>
                <w:rFonts w:cstheme="minorHAnsi"/>
                <w:b/>
                <w:sz w:val="20"/>
                <w:szCs w:val="20"/>
              </w:rPr>
              <w:t xml:space="preserve">HERS Verified </w:t>
            </w:r>
            <w:r w:rsidRPr="00F01935">
              <w:rPr>
                <w:rFonts w:cstheme="minorHAnsi"/>
                <w:b/>
                <w:bCs/>
                <w:sz w:val="20"/>
                <w:szCs w:val="20"/>
              </w:rPr>
              <w:t>Dwelling Unit HPWH System Information</w:t>
            </w:r>
          </w:p>
          <w:p w14:paraId="574304B6" w14:textId="77777777" w:rsidR="006858BC" w:rsidRPr="00F01935" w:rsidDel="00D74A66" w:rsidRDefault="006858BC" w:rsidP="00B022F9">
            <w:pPr>
              <w:spacing w:after="0" w:line="240" w:lineRule="auto"/>
              <w:rPr>
                <w:rFonts w:cstheme="minorHAnsi"/>
                <w:sz w:val="20"/>
                <w:szCs w:val="20"/>
              </w:rPr>
            </w:pPr>
            <w:r w:rsidRPr="00F01935">
              <w:rPr>
                <w:rFonts w:cstheme="minorHAnsi"/>
                <w:sz w:val="18"/>
                <w:szCs w:val="20"/>
              </w:rPr>
              <w:t>This table reports the water heating system(s) installed in this project.</w:t>
            </w:r>
          </w:p>
        </w:tc>
        <w:tc>
          <w:tcPr>
            <w:tcW w:w="1569" w:type="dxa"/>
          </w:tcPr>
          <w:p w14:paraId="77AB50C0" w14:textId="77777777" w:rsidR="006858BC" w:rsidRPr="00F01935" w:rsidRDefault="006858BC" w:rsidP="00B022F9">
            <w:pPr>
              <w:spacing w:after="0" w:line="240" w:lineRule="auto"/>
              <w:rPr>
                <w:rFonts w:cstheme="minorHAnsi"/>
                <w:b/>
                <w:bCs/>
                <w:sz w:val="20"/>
                <w:szCs w:val="20"/>
              </w:rPr>
            </w:pPr>
          </w:p>
        </w:tc>
      </w:tr>
      <w:tr w:rsidR="006858BC" w:rsidRPr="00F01935" w14:paraId="1D15A920" w14:textId="3620B98B" w:rsidTr="006858BC">
        <w:trPr>
          <w:trHeight w:val="180"/>
        </w:trPr>
        <w:tc>
          <w:tcPr>
            <w:tcW w:w="995" w:type="dxa"/>
            <w:tcBorders>
              <w:top w:val="single" w:sz="4" w:space="0" w:color="auto"/>
              <w:left w:val="single" w:sz="4" w:space="0" w:color="auto"/>
              <w:bottom w:val="single" w:sz="4" w:space="0" w:color="auto"/>
              <w:right w:val="single" w:sz="4" w:space="0" w:color="auto"/>
            </w:tcBorders>
          </w:tcPr>
          <w:p w14:paraId="66CB915B"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01</w:t>
            </w:r>
          </w:p>
        </w:tc>
        <w:tc>
          <w:tcPr>
            <w:tcW w:w="846" w:type="dxa"/>
            <w:vAlign w:val="bottom"/>
          </w:tcPr>
          <w:p w14:paraId="2A9438A9"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02</w:t>
            </w:r>
          </w:p>
        </w:tc>
        <w:tc>
          <w:tcPr>
            <w:tcW w:w="1179" w:type="dxa"/>
            <w:vAlign w:val="bottom"/>
          </w:tcPr>
          <w:p w14:paraId="134E74C1"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03</w:t>
            </w:r>
          </w:p>
        </w:tc>
        <w:tc>
          <w:tcPr>
            <w:tcW w:w="1051" w:type="dxa"/>
          </w:tcPr>
          <w:p w14:paraId="43E1BCEC"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04</w:t>
            </w:r>
          </w:p>
        </w:tc>
        <w:tc>
          <w:tcPr>
            <w:tcW w:w="1077" w:type="dxa"/>
          </w:tcPr>
          <w:p w14:paraId="4619750A"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05</w:t>
            </w:r>
          </w:p>
        </w:tc>
        <w:tc>
          <w:tcPr>
            <w:tcW w:w="1153" w:type="dxa"/>
          </w:tcPr>
          <w:p w14:paraId="59ABC92A"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06</w:t>
            </w:r>
          </w:p>
        </w:tc>
        <w:tc>
          <w:tcPr>
            <w:tcW w:w="1353" w:type="dxa"/>
          </w:tcPr>
          <w:p w14:paraId="2E512381"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07</w:t>
            </w:r>
          </w:p>
        </w:tc>
        <w:tc>
          <w:tcPr>
            <w:tcW w:w="1569" w:type="dxa"/>
          </w:tcPr>
          <w:p w14:paraId="79CBDE22"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08</w:t>
            </w:r>
          </w:p>
        </w:tc>
        <w:tc>
          <w:tcPr>
            <w:tcW w:w="1569" w:type="dxa"/>
          </w:tcPr>
          <w:p w14:paraId="207AE9DB" w14:textId="7C20BD32" w:rsidR="006858BC" w:rsidRPr="00F01935" w:rsidRDefault="006858BC" w:rsidP="006858BC">
            <w:pPr>
              <w:spacing w:after="0" w:line="240" w:lineRule="auto"/>
              <w:jc w:val="center"/>
              <w:rPr>
                <w:rFonts w:cstheme="minorHAnsi"/>
                <w:sz w:val="18"/>
                <w:szCs w:val="20"/>
              </w:rPr>
            </w:pPr>
            <w:ins w:id="26" w:author="Alhabibi, Haider@Energy" w:date="2022-07-15T16:08:00Z">
              <w:r w:rsidRPr="00F01935">
                <w:rPr>
                  <w:rFonts w:eastAsia="Times New Roman" w:cstheme="minorHAnsi"/>
                  <w:sz w:val="18"/>
                  <w:szCs w:val="18"/>
                </w:rPr>
                <w:t>09</w:t>
              </w:r>
            </w:ins>
          </w:p>
        </w:tc>
      </w:tr>
      <w:tr w:rsidR="006858BC" w:rsidRPr="00F01935" w14:paraId="40F28C6F" w14:textId="01001DED" w:rsidTr="006858BC">
        <w:trPr>
          <w:trHeight w:val="1316"/>
        </w:trPr>
        <w:tc>
          <w:tcPr>
            <w:tcW w:w="995" w:type="dxa"/>
            <w:tcBorders>
              <w:top w:val="single" w:sz="4" w:space="0" w:color="auto"/>
              <w:left w:val="single" w:sz="4" w:space="0" w:color="auto"/>
              <w:bottom w:val="single" w:sz="4" w:space="0" w:color="auto"/>
              <w:right w:val="single" w:sz="4" w:space="0" w:color="auto"/>
            </w:tcBorders>
            <w:vAlign w:val="bottom"/>
          </w:tcPr>
          <w:p w14:paraId="63060451"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Dwelling Unit Name</w:t>
            </w:r>
          </w:p>
        </w:tc>
        <w:tc>
          <w:tcPr>
            <w:tcW w:w="846" w:type="dxa"/>
            <w:vAlign w:val="bottom"/>
          </w:tcPr>
          <w:p w14:paraId="78E09381"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Water Heating System ID</w:t>
            </w:r>
          </w:p>
          <w:p w14:paraId="5A87B446"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or Name</w:t>
            </w:r>
          </w:p>
        </w:tc>
        <w:tc>
          <w:tcPr>
            <w:tcW w:w="1179" w:type="dxa"/>
            <w:vAlign w:val="bottom"/>
          </w:tcPr>
          <w:p w14:paraId="231BB760"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Modeled Equipment</w:t>
            </w:r>
          </w:p>
          <w:p w14:paraId="79569E76"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Make and Model</w:t>
            </w:r>
          </w:p>
        </w:tc>
        <w:tc>
          <w:tcPr>
            <w:tcW w:w="1051" w:type="dxa"/>
            <w:vAlign w:val="bottom"/>
          </w:tcPr>
          <w:p w14:paraId="0B0A04BD"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 xml:space="preserve"># </w:t>
            </w:r>
            <w:proofErr w:type="gramStart"/>
            <w:r w:rsidRPr="00F01935">
              <w:rPr>
                <w:rFonts w:cstheme="minorHAnsi"/>
                <w:sz w:val="18"/>
                <w:szCs w:val="20"/>
              </w:rPr>
              <w:t>of</w:t>
            </w:r>
            <w:proofErr w:type="gramEnd"/>
            <w:r w:rsidRPr="00F01935">
              <w:rPr>
                <w:rFonts w:cstheme="minorHAnsi"/>
                <w:sz w:val="18"/>
                <w:szCs w:val="20"/>
              </w:rPr>
              <w:t xml:space="preserve"> Like (or Identical) Water Heaters in System</w:t>
            </w:r>
          </w:p>
        </w:tc>
        <w:tc>
          <w:tcPr>
            <w:tcW w:w="1077" w:type="dxa"/>
            <w:vAlign w:val="bottom"/>
          </w:tcPr>
          <w:p w14:paraId="1A64817B"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Tank Location</w:t>
            </w:r>
          </w:p>
        </w:tc>
        <w:tc>
          <w:tcPr>
            <w:tcW w:w="1153" w:type="dxa"/>
            <w:vAlign w:val="bottom"/>
          </w:tcPr>
          <w:p w14:paraId="1CC815B7"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Exterior Tank Insulation R-value</w:t>
            </w:r>
          </w:p>
        </w:tc>
        <w:tc>
          <w:tcPr>
            <w:tcW w:w="1353" w:type="dxa"/>
            <w:vAlign w:val="bottom"/>
          </w:tcPr>
          <w:p w14:paraId="42F5D2A4"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Dwelling Unit DHW System Distribution Type</w:t>
            </w:r>
          </w:p>
        </w:tc>
        <w:tc>
          <w:tcPr>
            <w:tcW w:w="1569" w:type="dxa"/>
            <w:vAlign w:val="bottom"/>
          </w:tcPr>
          <w:p w14:paraId="6B9EAA27"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Compact Distribution</w:t>
            </w:r>
          </w:p>
        </w:tc>
        <w:tc>
          <w:tcPr>
            <w:tcW w:w="1569" w:type="dxa"/>
            <w:vAlign w:val="bottom"/>
          </w:tcPr>
          <w:p w14:paraId="7C88B302" w14:textId="0F0711CA"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27" w:author="Alhabibi, Haider@Energy" w:date="2022-07-15T16:08:00Z">
              <w:r w:rsidRPr="00F01935">
                <w:rPr>
                  <w:rFonts w:eastAsia="Times New Roman" w:cstheme="minorHAnsi"/>
                  <w:sz w:val="18"/>
                  <w:szCs w:val="18"/>
                </w:rPr>
                <w:t>Drain Water Heat Recovery</w:t>
              </w:r>
            </w:ins>
          </w:p>
        </w:tc>
      </w:tr>
      <w:tr w:rsidR="006858BC" w:rsidRPr="00F01935" w14:paraId="0B3B7270" w14:textId="653DADB9" w:rsidTr="006858BC">
        <w:trPr>
          <w:trHeight w:val="193"/>
        </w:trPr>
        <w:tc>
          <w:tcPr>
            <w:tcW w:w="995" w:type="dxa"/>
          </w:tcPr>
          <w:p w14:paraId="34025850" w14:textId="77777777" w:rsidR="006858BC" w:rsidRPr="00F01935" w:rsidRDefault="006858BC" w:rsidP="006858BC">
            <w:pPr>
              <w:spacing w:after="0" w:line="240" w:lineRule="auto"/>
              <w:rPr>
                <w:rFonts w:cstheme="minorHAnsi"/>
                <w:sz w:val="20"/>
                <w:szCs w:val="20"/>
              </w:rPr>
            </w:pPr>
          </w:p>
        </w:tc>
        <w:tc>
          <w:tcPr>
            <w:tcW w:w="846" w:type="dxa"/>
          </w:tcPr>
          <w:p w14:paraId="5902D4AB" w14:textId="77777777" w:rsidR="006858BC" w:rsidRPr="00F01935" w:rsidRDefault="006858BC" w:rsidP="006858BC">
            <w:pPr>
              <w:spacing w:after="0" w:line="240" w:lineRule="auto"/>
              <w:rPr>
                <w:rFonts w:cstheme="minorHAnsi"/>
                <w:sz w:val="20"/>
                <w:szCs w:val="20"/>
              </w:rPr>
            </w:pPr>
          </w:p>
        </w:tc>
        <w:tc>
          <w:tcPr>
            <w:tcW w:w="1179" w:type="dxa"/>
          </w:tcPr>
          <w:p w14:paraId="5CA59BA1" w14:textId="77777777" w:rsidR="006858BC" w:rsidRPr="00F01935" w:rsidRDefault="006858BC" w:rsidP="006858BC">
            <w:pPr>
              <w:spacing w:after="0" w:line="240" w:lineRule="auto"/>
              <w:rPr>
                <w:rFonts w:cstheme="minorHAnsi"/>
                <w:sz w:val="20"/>
                <w:szCs w:val="20"/>
              </w:rPr>
            </w:pPr>
          </w:p>
        </w:tc>
        <w:tc>
          <w:tcPr>
            <w:tcW w:w="1051" w:type="dxa"/>
          </w:tcPr>
          <w:p w14:paraId="585064D3" w14:textId="77777777" w:rsidR="006858BC" w:rsidRPr="00F01935" w:rsidRDefault="006858BC" w:rsidP="006858BC">
            <w:pPr>
              <w:spacing w:after="0" w:line="240" w:lineRule="auto"/>
              <w:rPr>
                <w:rFonts w:cstheme="minorHAnsi"/>
                <w:sz w:val="20"/>
                <w:szCs w:val="20"/>
              </w:rPr>
            </w:pPr>
          </w:p>
        </w:tc>
        <w:tc>
          <w:tcPr>
            <w:tcW w:w="1077" w:type="dxa"/>
          </w:tcPr>
          <w:p w14:paraId="1F38DDBA" w14:textId="77777777" w:rsidR="006858BC" w:rsidRPr="00F01935" w:rsidRDefault="006858BC" w:rsidP="006858BC">
            <w:pPr>
              <w:spacing w:after="0" w:line="240" w:lineRule="auto"/>
              <w:rPr>
                <w:rFonts w:cstheme="minorHAnsi"/>
                <w:sz w:val="20"/>
                <w:szCs w:val="20"/>
              </w:rPr>
            </w:pPr>
          </w:p>
        </w:tc>
        <w:tc>
          <w:tcPr>
            <w:tcW w:w="1153" w:type="dxa"/>
          </w:tcPr>
          <w:p w14:paraId="639EF1B3" w14:textId="77777777" w:rsidR="006858BC" w:rsidRPr="00F01935" w:rsidRDefault="006858BC" w:rsidP="006858BC">
            <w:pPr>
              <w:spacing w:after="0" w:line="240" w:lineRule="auto"/>
              <w:rPr>
                <w:rFonts w:cstheme="minorHAnsi"/>
                <w:sz w:val="20"/>
                <w:szCs w:val="20"/>
              </w:rPr>
            </w:pPr>
          </w:p>
        </w:tc>
        <w:tc>
          <w:tcPr>
            <w:tcW w:w="1353" w:type="dxa"/>
          </w:tcPr>
          <w:p w14:paraId="63AB44A7" w14:textId="77777777" w:rsidR="006858BC" w:rsidRPr="00F01935" w:rsidRDefault="006858BC" w:rsidP="006858BC">
            <w:pPr>
              <w:spacing w:after="0" w:line="240" w:lineRule="auto"/>
              <w:rPr>
                <w:rFonts w:cstheme="minorHAnsi"/>
                <w:sz w:val="20"/>
                <w:szCs w:val="20"/>
              </w:rPr>
            </w:pPr>
          </w:p>
        </w:tc>
        <w:tc>
          <w:tcPr>
            <w:tcW w:w="1569" w:type="dxa"/>
          </w:tcPr>
          <w:p w14:paraId="3C75B8B3" w14:textId="77777777" w:rsidR="006858BC" w:rsidRPr="00F01935" w:rsidRDefault="006858BC" w:rsidP="006858BC">
            <w:pPr>
              <w:spacing w:after="0" w:line="240" w:lineRule="auto"/>
              <w:rPr>
                <w:rFonts w:cstheme="minorHAnsi"/>
                <w:sz w:val="20"/>
                <w:szCs w:val="20"/>
              </w:rPr>
            </w:pPr>
          </w:p>
        </w:tc>
        <w:tc>
          <w:tcPr>
            <w:tcW w:w="1569" w:type="dxa"/>
          </w:tcPr>
          <w:p w14:paraId="0A3E82FA" w14:textId="77777777" w:rsidR="006858BC" w:rsidRPr="00F01935" w:rsidRDefault="006858BC" w:rsidP="006858BC">
            <w:pPr>
              <w:spacing w:after="0" w:line="240" w:lineRule="auto"/>
              <w:rPr>
                <w:rFonts w:cstheme="minorHAnsi"/>
                <w:sz w:val="20"/>
                <w:szCs w:val="20"/>
              </w:rPr>
            </w:pPr>
          </w:p>
        </w:tc>
      </w:tr>
      <w:tr w:rsidR="006858BC" w:rsidRPr="00F01935" w14:paraId="2887C467" w14:textId="5CEA95E1" w:rsidTr="006858BC">
        <w:trPr>
          <w:trHeight w:val="193"/>
        </w:trPr>
        <w:tc>
          <w:tcPr>
            <w:tcW w:w="995" w:type="dxa"/>
          </w:tcPr>
          <w:p w14:paraId="02A1EA23" w14:textId="77777777" w:rsidR="006858BC" w:rsidRPr="00F01935" w:rsidRDefault="006858BC" w:rsidP="006858BC">
            <w:pPr>
              <w:spacing w:after="0" w:line="240" w:lineRule="auto"/>
              <w:rPr>
                <w:rFonts w:cstheme="minorHAnsi"/>
                <w:sz w:val="20"/>
                <w:szCs w:val="20"/>
              </w:rPr>
            </w:pPr>
          </w:p>
        </w:tc>
        <w:tc>
          <w:tcPr>
            <w:tcW w:w="846" w:type="dxa"/>
          </w:tcPr>
          <w:p w14:paraId="18A00414" w14:textId="77777777" w:rsidR="006858BC" w:rsidRPr="00F01935" w:rsidRDefault="006858BC" w:rsidP="006858BC">
            <w:pPr>
              <w:spacing w:after="0" w:line="240" w:lineRule="auto"/>
              <w:rPr>
                <w:rFonts w:cstheme="minorHAnsi"/>
                <w:sz w:val="20"/>
                <w:szCs w:val="20"/>
              </w:rPr>
            </w:pPr>
          </w:p>
        </w:tc>
        <w:tc>
          <w:tcPr>
            <w:tcW w:w="1179" w:type="dxa"/>
          </w:tcPr>
          <w:p w14:paraId="4DC9320F" w14:textId="77777777" w:rsidR="006858BC" w:rsidRPr="00F01935" w:rsidRDefault="006858BC" w:rsidP="006858BC">
            <w:pPr>
              <w:spacing w:after="0" w:line="240" w:lineRule="auto"/>
              <w:rPr>
                <w:rFonts w:cstheme="minorHAnsi"/>
                <w:sz w:val="20"/>
                <w:szCs w:val="20"/>
              </w:rPr>
            </w:pPr>
          </w:p>
        </w:tc>
        <w:tc>
          <w:tcPr>
            <w:tcW w:w="1051" w:type="dxa"/>
          </w:tcPr>
          <w:p w14:paraId="3A923C2C" w14:textId="77777777" w:rsidR="006858BC" w:rsidRPr="00F01935" w:rsidRDefault="006858BC" w:rsidP="006858BC">
            <w:pPr>
              <w:spacing w:after="0" w:line="240" w:lineRule="auto"/>
              <w:rPr>
                <w:rFonts w:cstheme="minorHAnsi"/>
                <w:sz w:val="20"/>
                <w:szCs w:val="20"/>
              </w:rPr>
            </w:pPr>
          </w:p>
        </w:tc>
        <w:tc>
          <w:tcPr>
            <w:tcW w:w="1077" w:type="dxa"/>
          </w:tcPr>
          <w:p w14:paraId="171B2BD8" w14:textId="77777777" w:rsidR="006858BC" w:rsidRPr="00F01935" w:rsidRDefault="006858BC" w:rsidP="006858BC">
            <w:pPr>
              <w:spacing w:after="0" w:line="240" w:lineRule="auto"/>
              <w:rPr>
                <w:rFonts w:cstheme="minorHAnsi"/>
                <w:sz w:val="20"/>
                <w:szCs w:val="20"/>
              </w:rPr>
            </w:pPr>
          </w:p>
        </w:tc>
        <w:tc>
          <w:tcPr>
            <w:tcW w:w="1153" w:type="dxa"/>
          </w:tcPr>
          <w:p w14:paraId="086DB85E" w14:textId="77777777" w:rsidR="006858BC" w:rsidRPr="00F01935" w:rsidRDefault="006858BC" w:rsidP="006858BC">
            <w:pPr>
              <w:spacing w:after="0" w:line="240" w:lineRule="auto"/>
              <w:rPr>
                <w:rFonts w:cstheme="minorHAnsi"/>
                <w:sz w:val="20"/>
                <w:szCs w:val="20"/>
              </w:rPr>
            </w:pPr>
          </w:p>
        </w:tc>
        <w:tc>
          <w:tcPr>
            <w:tcW w:w="1353" w:type="dxa"/>
          </w:tcPr>
          <w:p w14:paraId="744698C8" w14:textId="77777777" w:rsidR="006858BC" w:rsidRPr="00F01935" w:rsidRDefault="006858BC" w:rsidP="006858BC">
            <w:pPr>
              <w:spacing w:after="0" w:line="240" w:lineRule="auto"/>
              <w:rPr>
                <w:rFonts w:cstheme="minorHAnsi"/>
                <w:sz w:val="20"/>
                <w:szCs w:val="20"/>
              </w:rPr>
            </w:pPr>
          </w:p>
        </w:tc>
        <w:tc>
          <w:tcPr>
            <w:tcW w:w="1569" w:type="dxa"/>
          </w:tcPr>
          <w:p w14:paraId="5360180E" w14:textId="77777777" w:rsidR="006858BC" w:rsidRPr="00F01935" w:rsidRDefault="006858BC" w:rsidP="006858BC">
            <w:pPr>
              <w:spacing w:after="0" w:line="240" w:lineRule="auto"/>
              <w:rPr>
                <w:rFonts w:cstheme="minorHAnsi"/>
                <w:sz w:val="20"/>
                <w:szCs w:val="20"/>
              </w:rPr>
            </w:pPr>
          </w:p>
        </w:tc>
        <w:tc>
          <w:tcPr>
            <w:tcW w:w="1569" w:type="dxa"/>
          </w:tcPr>
          <w:p w14:paraId="2E84C769" w14:textId="77777777" w:rsidR="006858BC" w:rsidRPr="00F01935" w:rsidRDefault="006858BC" w:rsidP="006858BC">
            <w:pPr>
              <w:spacing w:after="0" w:line="240" w:lineRule="auto"/>
              <w:rPr>
                <w:rFonts w:cstheme="minorHAnsi"/>
                <w:sz w:val="20"/>
                <w:szCs w:val="20"/>
              </w:rPr>
            </w:pPr>
          </w:p>
        </w:tc>
      </w:tr>
    </w:tbl>
    <w:p w14:paraId="68478CF0" w14:textId="1CA171D6" w:rsidR="00CB41C8" w:rsidRPr="00F01935" w:rsidRDefault="00CB41C8" w:rsidP="00D879CA">
      <w:pPr>
        <w:spacing w:after="0" w:line="240" w:lineRule="auto"/>
        <w:rPr>
          <w:rFonts w:asciiTheme="minorHAnsi" w:hAnsiTheme="minorHAnsi" w:cstheme="minorHAnsi"/>
          <w:sz w:val="18"/>
          <w:szCs w:val="18"/>
        </w:rPr>
      </w:pPr>
    </w:p>
    <w:p w14:paraId="7898D596" w14:textId="77777777" w:rsidR="00596A16" w:rsidRPr="00F01935" w:rsidRDefault="00596A16" w:rsidP="00D879CA">
      <w:pPr>
        <w:spacing w:after="0" w:line="240" w:lineRule="auto"/>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F01935" w14:paraId="40BDA61B" w14:textId="77777777" w:rsidTr="00A05A6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3EF2F888" w:rsidR="007A73AF" w:rsidRPr="00F01935"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 xml:space="preserve">C. Design </w:t>
            </w:r>
            <w:r w:rsidR="00C549BD" w:rsidRPr="00F01935">
              <w:rPr>
                <w:rFonts w:asciiTheme="minorHAnsi" w:hAnsiTheme="minorHAnsi" w:cstheme="minorHAnsi"/>
                <w:b/>
                <w:sz w:val="20"/>
                <w:szCs w:val="20"/>
              </w:rPr>
              <w:t xml:space="preserve">HERS Verified </w:t>
            </w:r>
            <w:r w:rsidRPr="00F01935">
              <w:rPr>
                <w:rFonts w:asciiTheme="minorHAnsi" w:hAnsiTheme="minorHAnsi" w:cstheme="minorHAnsi"/>
                <w:b/>
                <w:sz w:val="20"/>
                <w:szCs w:val="20"/>
              </w:rPr>
              <w:t xml:space="preserve">Dwelling Unit Water Heating Efficiency Information </w:t>
            </w:r>
          </w:p>
          <w:p w14:paraId="33DD02B5" w14:textId="649B1328" w:rsidR="007A73AF" w:rsidRPr="00F01935"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eastAsia="Times New Roman" w:hAnsiTheme="minorHAnsi" w:cstheme="minorHAnsi"/>
                <w:sz w:val="18"/>
                <w:szCs w:val="20"/>
              </w:rPr>
              <w:t xml:space="preserve">This table reports the water heater(s) efficiency features specified on the registered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 xml:space="preserve"> compliance document for this project. (Not needed for central systems)</w:t>
            </w:r>
          </w:p>
        </w:tc>
      </w:tr>
      <w:tr w:rsidR="007A73AF" w:rsidRPr="00F01935" w14:paraId="6B676368"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07</w:t>
            </w:r>
          </w:p>
        </w:tc>
      </w:tr>
      <w:tr w:rsidR="007A73AF" w:rsidRPr="00F01935" w14:paraId="290A51D1"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Standby Loss </w:t>
            </w:r>
          </w:p>
          <w:p w14:paraId="5A9EA95E"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Exterior Insulation </w:t>
            </w:r>
          </w:p>
          <w:p w14:paraId="552BEFCE"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Storage</w:t>
            </w:r>
          </w:p>
          <w:p w14:paraId="169DC54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Tank location</w:t>
            </w:r>
          </w:p>
        </w:tc>
      </w:tr>
      <w:tr w:rsidR="007A73AF" w:rsidRPr="00F01935" w14:paraId="25F4FB53"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F01935" w14:paraId="6972E575"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96C95BE" w14:textId="17699395" w:rsidR="00D7513B" w:rsidRPr="00F01935"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14"/>
        <w:gridCol w:w="32"/>
        <w:gridCol w:w="1146"/>
        <w:gridCol w:w="1232"/>
        <w:gridCol w:w="1411"/>
        <w:gridCol w:w="3103"/>
      </w:tblGrid>
      <w:tr w:rsidR="007A73AF" w:rsidRPr="00F01935" w14:paraId="7B74D56E" w14:textId="77777777" w:rsidTr="007A73AF">
        <w:trPr>
          <w:cantSplit/>
          <w:trHeight w:val="144"/>
        </w:trPr>
        <w:tc>
          <w:tcPr>
            <w:tcW w:w="5000" w:type="pct"/>
            <w:gridSpan w:val="8"/>
            <w:tcBorders>
              <w:top w:val="single" w:sz="4" w:space="0" w:color="auto"/>
              <w:left w:val="single" w:sz="4" w:space="0" w:color="auto"/>
              <w:bottom w:val="single" w:sz="4" w:space="0" w:color="auto"/>
              <w:right w:val="single" w:sz="4" w:space="0" w:color="auto"/>
            </w:tcBorders>
          </w:tcPr>
          <w:p w14:paraId="5DAB9D91" w14:textId="4BC36A20" w:rsidR="007A73AF" w:rsidRPr="00F01935"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 xml:space="preserve">D. Installed </w:t>
            </w:r>
            <w:r w:rsidR="00C549BD" w:rsidRPr="00F01935">
              <w:rPr>
                <w:rFonts w:asciiTheme="minorHAnsi" w:hAnsiTheme="minorHAnsi" w:cstheme="minorHAnsi"/>
                <w:b/>
                <w:sz w:val="20"/>
                <w:szCs w:val="20"/>
              </w:rPr>
              <w:t xml:space="preserve">HERS Verified </w:t>
            </w:r>
            <w:r w:rsidRPr="00F01935">
              <w:rPr>
                <w:rFonts w:asciiTheme="minorHAnsi" w:hAnsiTheme="minorHAnsi" w:cstheme="minorHAnsi"/>
                <w:b/>
                <w:sz w:val="20"/>
                <w:szCs w:val="20"/>
              </w:rPr>
              <w:t xml:space="preserve">Dwelling Unit Water Heating Efficiency Information </w:t>
            </w:r>
          </w:p>
          <w:p w14:paraId="1BC8A529" w14:textId="019CAD32" w:rsidR="007A73AF" w:rsidRPr="00F01935" w:rsidRDefault="007A73AF" w:rsidP="00EB768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eastAsia="Times New Roman" w:hAnsiTheme="minorHAnsi" w:cstheme="minorHAnsi"/>
                <w:sz w:val="18"/>
                <w:szCs w:val="20"/>
              </w:rPr>
              <w:t xml:space="preserve">This table reports the water heater(s) efficiency features </w:t>
            </w:r>
            <w:r w:rsidR="00EB7683" w:rsidRPr="00F01935">
              <w:rPr>
                <w:rFonts w:asciiTheme="minorHAnsi" w:eastAsia="Times New Roman" w:hAnsiTheme="minorHAnsi" w:cstheme="minorHAnsi"/>
                <w:sz w:val="18"/>
                <w:szCs w:val="20"/>
              </w:rPr>
              <w:t>installed in</w:t>
            </w:r>
            <w:r w:rsidRPr="00F01935">
              <w:rPr>
                <w:rFonts w:asciiTheme="minorHAnsi" w:eastAsia="Times New Roman" w:hAnsiTheme="minorHAnsi" w:cstheme="minorHAnsi"/>
                <w:sz w:val="18"/>
                <w:szCs w:val="20"/>
              </w:rPr>
              <w:t xml:space="preserve"> this project.</w:t>
            </w:r>
            <w:r w:rsidRPr="00F01935">
              <w:rPr>
                <w:sz w:val="20"/>
              </w:rPr>
              <w:t xml:space="preserve"> </w:t>
            </w:r>
            <w:r w:rsidRPr="00F01935">
              <w:rPr>
                <w:rFonts w:asciiTheme="minorHAnsi" w:eastAsia="Times New Roman" w:hAnsiTheme="minorHAnsi" w:cstheme="minorHAnsi"/>
                <w:sz w:val="18"/>
                <w:szCs w:val="20"/>
              </w:rPr>
              <w:t>(Not needed for central systems)</w:t>
            </w:r>
          </w:p>
        </w:tc>
      </w:tr>
      <w:tr w:rsidR="007A73AF" w:rsidRPr="00F01935" w14:paraId="7D819574"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02</w:t>
            </w: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D15B2F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07</w:t>
            </w:r>
          </w:p>
        </w:tc>
      </w:tr>
      <w:tr w:rsidR="007A73AF" w:rsidRPr="00F01935" w14:paraId="58AAB9AA"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Heating Efficiency Type</w:t>
            </w:r>
          </w:p>
        </w:tc>
        <w:tc>
          <w:tcPr>
            <w:tcW w:w="531" w:type="pct"/>
            <w:gridSpan w:val="2"/>
            <w:tcBorders>
              <w:top w:val="single" w:sz="4" w:space="0" w:color="auto"/>
              <w:left w:val="single" w:sz="4" w:space="0" w:color="auto"/>
              <w:bottom w:val="single" w:sz="4" w:space="0" w:color="auto"/>
              <w:right w:val="single" w:sz="4" w:space="0" w:color="auto"/>
            </w:tcBorders>
            <w:vAlign w:val="bottom"/>
          </w:tcPr>
          <w:p w14:paraId="3D72E452"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Standby Loss </w:t>
            </w:r>
          </w:p>
          <w:p w14:paraId="5D0D0122"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Exterior Insulation </w:t>
            </w:r>
          </w:p>
          <w:p w14:paraId="0277DC7A"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Storage</w:t>
            </w:r>
          </w:p>
          <w:p w14:paraId="20250F90"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Tank location</w:t>
            </w:r>
          </w:p>
        </w:tc>
      </w:tr>
      <w:tr w:rsidR="007A73AF" w:rsidRPr="00F01935" w14:paraId="1F458609"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208A3086"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F01935" w14:paraId="0D246455"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00DAEA3"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D85E3F" w:rsidRPr="00F01935" w14:paraId="210CD562" w14:textId="77777777" w:rsidTr="00D85E3F">
        <w:trPr>
          <w:cantSplit/>
          <w:trHeight w:val="144"/>
        </w:trPr>
        <w:tc>
          <w:tcPr>
            <w:tcW w:w="703" w:type="pct"/>
            <w:tcBorders>
              <w:top w:val="single" w:sz="4" w:space="0" w:color="auto"/>
              <w:left w:val="single" w:sz="4" w:space="0" w:color="auto"/>
              <w:bottom w:val="single" w:sz="4" w:space="0" w:color="auto"/>
              <w:right w:val="single" w:sz="4" w:space="0" w:color="auto"/>
            </w:tcBorders>
          </w:tcPr>
          <w:p w14:paraId="5D8D2089" w14:textId="34FB6BED" w:rsidR="00D85E3F" w:rsidRPr="00F01935"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F01935">
              <w:rPr>
                <w:rFonts w:asciiTheme="minorHAnsi" w:hAnsiTheme="minorHAnsi" w:cstheme="minorHAnsi"/>
                <w:sz w:val="18"/>
                <w:szCs w:val="18"/>
              </w:rPr>
              <w:t>08</w:t>
            </w:r>
          </w:p>
        </w:tc>
        <w:tc>
          <w:tcPr>
            <w:tcW w:w="1088" w:type="pct"/>
            <w:gridSpan w:val="2"/>
            <w:tcBorders>
              <w:top w:val="single" w:sz="4" w:space="0" w:color="auto"/>
              <w:left w:val="single" w:sz="4" w:space="0" w:color="auto"/>
              <w:bottom w:val="single" w:sz="4" w:space="0" w:color="auto"/>
              <w:right w:val="single" w:sz="4" w:space="0" w:color="auto"/>
            </w:tcBorders>
            <w:vAlign w:val="center"/>
          </w:tcPr>
          <w:p w14:paraId="56CFAD1D" w14:textId="2C68428F" w:rsidR="00D85E3F" w:rsidRPr="00F01935"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F01935">
              <w:rPr>
                <w:rFonts w:eastAsia="Times New Roman"/>
                <w:sz w:val="18"/>
                <w:szCs w:val="18"/>
              </w:rPr>
              <w:t>Compliance Statement</w:t>
            </w:r>
          </w:p>
        </w:tc>
        <w:tc>
          <w:tcPr>
            <w:tcW w:w="3209" w:type="pct"/>
            <w:gridSpan w:val="5"/>
            <w:tcBorders>
              <w:top w:val="single" w:sz="4" w:space="0" w:color="auto"/>
              <w:left w:val="single" w:sz="4" w:space="0" w:color="auto"/>
              <w:bottom w:val="single" w:sz="4" w:space="0" w:color="auto"/>
              <w:right w:val="single" w:sz="4" w:space="0" w:color="auto"/>
            </w:tcBorders>
          </w:tcPr>
          <w:p w14:paraId="338F71C8" w14:textId="4D0DF202" w:rsidR="00D85E3F" w:rsidRPr="00F01935"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F01935"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F01935" w14:paraId="0F7F442B" w14:textId="77777777" w:rsidTr="00A05A69">
        <w:trPr>
          <w:trHeight w:val="144"/>
        </w:trPr>
        <w:tc>
          <w:tcPr>
            <w:tcW w:w="10998" w:type="dxa"/>
            <w:gridSpan w:val="3"/>
            <w:tcBorders>
              <w:top w:val="single" w:sz="4" w:space="0" w:color="auto"/>
              <w:bottom w:val="single" w:sz="4" w:space="0" w:color="auto"/>
            </w:tcBorders>
            <w:vAlign w:val="center"/>
          </w:tcPr>
          <w:p w14:paraId="0F7F442A" w14:textId="726C9131" w:rsidR="0094138E" w:rsidRPr="00F01935"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sidRPr="00F01935">
              <w:rPr>
                <w:rFonts w:asciiTheme="minorHAnsi" w:hAnsiTheme="minorHAnsi" w:cstheme="minorHAnsi"/>
                <w:b/>
                <w:sz w:val="20"/>
                <w:szCs w:val="18"/>
              </w:rPr>
              <w:t>E</w:t>
            </w:r>
            <w:r w:rsidR="0094138E" w:rsidRPr="00F01935">
              <w:rPr>
                <w:rFonts w:asciiTheme="minorHAnsi" w:hAnsiTheme="minorHAnsi" w:cstheme="minorHAnsi"/>
                <w:b/>
                <w:sz w:val="20"/>
                <w:szCs w:val="18"/>
              </w:rPr>
              <w:t>. Installed Water Heater Manufacturer Information</w:t>
            </w:r>
          </w:p>
        </w:tc>
      </w:tr>
      <w:tr w:rsidR="0094138E" w:rsidRPr="00F01935" w14:paraId="0F7F442F" w14:textId="77777777" w:rsidTr="00A05A69">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03</w:t>
            </w:r>
          </w:p>
        </w:tc>
      </w:tr>
      <w:tr w:rsidR="0094138E" w:rsidRPr="00F01935" w14:paraId="0F7F4433"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Model Number</w:t>
            </w:r>
          </w:p>
        </w:tc>
      </w:tr>
      <w:tr w:rsidR="0094138E" w:rsidRPr="00F01935" w14:paraId="0F7F4437"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F01935" w14:paraId="0F7F443B"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Pr="00F01935"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0"/>
        <w:gridCol w:w="2265"/>
        <w:gridCol w:w="7915"/>
      </w:tblGrid>
      <w:tr w:rsidR="006C36EE" w:rsidRPr="00F01935" w14:paraId="06394A1D" w14:textId="77777777" w:rsidTr="003C0EF4">
        <w:trPr>
          <w:trHeight w:val="144"/>
        </w:trPr>
        <w:tc>
          <w:tcPr>
            <w:tcW w:w="10790" w:type="dxa"/>
            <w:gridSpan w:val="3"/>
            <w:tcBorders>
              <w:top w:val="single" w:sz="4" w:space="0" w:color="auto"/>
              <w:left w:val="single" w:sz="4" w:space="0" w:color="auto"/>
              <w:bottom w:val="single" w:sz="4" w:space="0" w:color="auto"/>
              <w:right w:val="single" w:sz="4" w:space="0" w:color="auto"/>
            </w:tcBorders>
          </w:tcPr>
          <w:p w14:paraId="6EF9F502" w14:textId="29E72C70" w:rsidR="006C36EE" w:rsidRPr="00F01935" w:rsidRDefault="006C36EE" w:rsidP="00E879AA">
            <w:pPr>
              <w:keepNext/>
              <w:spacing w:after="0" w:line="240" w:lineRule="auto"/>
              <w:rPr>
                <w:rFonts w:asciiTheme="minorHAnsi" w:eastAsiaTheme="minorEastAsia" w:hAnsiTheme="minorHAnsi" w:cstheme="minorHAnsi"/>
                <w:sz w:val="20"/>
                <w:szCs w:val="18"/>
              </w:rPr>
            </w:pPr>
            <w:r w:rsidRPr="00F01935">
              <w:rPr>
                <w:rFonts w:asciiTheme="minorHAnsi" w:eastAsiaTheme="minorEastAsia" w:hAnsiTheme="minorHAnsi" w:cstheme="minorHAnsi"/>
                <w:b/>
                <w:sz w:val="20"/>
                <w:szCs w:val="18"/>
              </w:rPr>
              <w:lastRenderedPageBreak/>
              <w:t>F. Mandatory Measures for all Domestic H</w:t>
            </w:r>
            <w:r w:rsidR="005D11BC" w:rsidRPr="00F01935">
              <w:rPr>
                <w:rFonts w:asciiTheme="minorHAnsi" w:eastAsiaTheme="minorEastAsia" w:hAnsiTheme="minorHAnsi" w:cstheme="minorHAnsi"/>
                <w:b/>
                <w:sz w:val="20"/>
                <w:szCs w:val="18"/>
              </w:rPr>
              <w:t>ot Water Distribution Systems</w:t>
            </w:r>
          </w:p>
        </w:tc>
      </w:tr>
      <w:tr w:rsidR="006C36EE" w:rsidRPr="00F01935" w14:paraId="7523B6E8" w14:textId="77777777" w:rsidTr="003C0EF4">
        <w:trPr>
          <w:trHeight w:val="144"/>
          <w:tblHeader/>
        </w:trPr>
        <w:tc>
          <w:tcPr>
            <w:tcW w:w="610" w:type="dxa"/>
            <w:vAlign w:val="center"/>
          </w:tcPr>
          <w:p w14:paraId="5EDCDBBA" w14:textId="77777777" w:rsidR="006C36EE"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F01935">
              <w:rPr>
                <w:rFonts w:asciiTheme="minorHAnsi" w:eastAsiaTheme="minorEastAsia" w:hAnsiTheme="minorHAnsi" w:cstheme="minorHAnsi"/>
                <w:sz w:val="20"/>
                <w:szCs w:val="18"/>
              </w:rPr>
              <w:t>01</w:t>
            </w:r>
          </w:p>
        </w:tc>
        <w:tc>
          <w:tcPr>
            <w:tcW w:w="10180" w:type="dxa"/>
            <w:gridSpan w:val="2"/>
            <w:vAlign w:val="center"/>
          </w:tcPr>
          <w:p w14:paraId="59E65A51" w14:textId="77777777" w:rsidR="006C36EE"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F01935">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F01935" w14:paraId="7640BCAF" w14:textId="77777777" w:rsidTr="003C0EF4">
        <w:trPr>
          <w:trHeight w:val="144"/>
          <w:tblHeader/>
        </w:trPr>
        <w:tc>
          <w:tcPr>
            <w:tcW w:w="610" w:type="dxa"/>
            <w:vAlign w:val="center"/>
          </w:tcPr>
          <w:p w14:paraId="762CC82E" w14:textId="77777777" w:rsidR="006C36EE"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F01935">
              <w:rPr>
                <w:rFonts w:asciiTheme="minorHAnsi" w:eastAsiaTheme="minorEastAsia" w:hAnsiTheme="minorHAnsi" w:cstheme="minorHAnsi"/>
                <w:sz w:val="20"/>
                <w:szCs w:val="18"/>
              </w:rPr>
              <w:t>02</w:t>
            </w:r>
          </w:p>
        </w:tc>
        <w:tc>
          <w:tcPr>
            <w:tcW w:w="10180" w:type="dxa"/>
            <w:gridSpan w:val="2"/>
            <w:vAlign w:val="center"/>
          </w:tcPr>
          <w:p w14:paraId="2F088E1D" w14:textId="2C3AE164" w:rsidR="006C36EE"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F01935">
              <w:rPr>
                <w:rFonts w:asciiTheme="minorHAnsi" w:eastAsiaTheme="minorEastAsia" w:hAnsiTheme="minorHAnsi" w:cstheme="minorHAnsi"/>
                <w:sz w:val="18"/>
                <w:szCs w:val="18"/>
              </w:rPr>
              <w:t>Unfired Storage Tanks are insulated with an external R-</w:t>
            </w:r>
            <w:r w:rsidR="00F642F7" w:rsidRPr="00F01935">
              <w:rPr>
                <w:rFonts w:asciiTheme="minorHAnsi" w:eastAsiaTheme="minorEastAsia" w:hAnsiTheme="minorHAnsi" w:cstheme="minorHAnsi"/>
                <w:sz w:val="18"/>
                <w:szCs w:val="18"/>
              </w:rPr>
              <w:t>3.5</w:t>
            </w:r>
            <w:r w:rsidRPr="00F01935">
              <w:rPr>
                <w:rFonts w:asciiTheme="minorHAnsi" w:eastAsiaTheme="minorEastAsia" w:hAnsiTheme="minorHAnsi" w:cstheme="minorHAnsi"/>
                <w:sz w:val="18"/>
                <w:szCs w:val="18"/>
              </w:rPr>
              <w:t xml:space="preserve"> or combination of R-16 internal and external Insulation. (Section 110.3(c)4).</w:t>
            </w:r>
          </w:p>
        </w:tc>
      </w:tr>
      <w:tr w:rsidR="006C36EE" w:rsidRPr="00F01935" w14:paraId="60043560" w14:textId="77777777" w:rsidTr="003C0EF4">
        <w:trPr>
          <w:trHeight w:val="144"/>
        </w:trPr>
        <w:tc>
          <w:tcPr>
            <w:tcW w:w="610" w:type="dxa"/>
            <w:vAlign w:val="center"/>
          </w:tcPr>
          <w:p w14:paraId="2C9370B9" w14:textId="77777777" w:rsidR="006C36EE" w:rsidRPr="00F01935" w:rsidRDefault="006C36EE" w:rsidP="00E879AA">
            <w:pPr>
              <w:keepNext/>
              <w:spacing w:after="0" w:line="240" w:lineRule="auto"/>
              <w:jc w:val="center"/>
              <w:rPr>
                <w:rFonts w:asciiTheme="minorHAnsi" w:eastAsiaTheme="minorEastAsia" w:hAnsiTheme="minorHAnsi" w:cstheme="minorHAnsi"/>
                <w:sz w:val="20"/>
                <w:szCs w:val="18"/>
              </w:rPr>
            </w:pPr>
            <w:r w:rsidRPr="00F01935">
              <w:rPr>
                <w:rFonts w:asciiTheme="minorHAnsi" w:eastAsiaTheme="minorEastAsia" w:hAnsiTheme="minorHAnsi" w:cstheme="minorHAnsi"/>
                <w:sz w:val="20"/>
                <w:szCs w:val="18"/>
              </w:rPr>
              <w:t>03</w:t>
            </w:r>
          </w:p>
        </w:tc>
        <w:tc>
          <w:tcPr>
            <w:tcW w:w="10180" w:type="dxa"/>
            <w:gridSpan w:val="2"/>
            <w:vAlign w:val="center"/>
          </w:tcPr>
          <w:p w14:paraId="6E556316" w14:textId="41274652" w:rsidR="006C36EE" w:rsidRPr="00F01935" w:rsidRDefault="006C36EE" w:rsidP="00A847A0">
            <w:pPr>
              <w:keepNext/>
              <w:numPr>
                <w:ilvl w:val="1"/>
                <w:numId w:val="5"/>
              </w:numPr>
              <w:autoSpaceDE w:val="0"/>
              <w:autoSpaceDN w:val="0"/>
              <w:adjustRightInd w:val="0"/>
              <w:spacing w:after="0" w:line="240" w:lineRule="auto"/>
              <w:ind w:left="451"/>
              <w:contextualSpacing/>
              <w:rPr>
                <w:rFonts w:asciiTheme="minorHAnsi" w:eastAsia="Times New Roman" w:hAnsiTheme="minorHAnsi" w:cstheme="minorHAnsi"/>
                <w:bCs/>
                <w:sz w:val="18"/>
                <w:szCs w:val="18"/>
              </w:rPr>
            </w:pPr>
            <w:r w:rsidRPr="00F01935">
              <w:rPr>
                <w:rFonts w:asciiTheme="minorHAnsi" w:eastAsiaTheme="minorEastAsia" w:hAnsiTheme="minorHAnsi" w:cstheme="minorHAnsi"/>
                <w:bCs/>
                <w:sz w:val="18"/>
                <w:szCs w:val="18"/>
              </w:rPr>
              <w:t xml:space="preserve">The following pipes are insulated, to the thicknesses required by Table 120.3A, except for those sections of pipe that are subject to one of the exceptions below: All domestic hot water piping shall be insulated as specified in Section 609.11 of the California Plumbing Code. </w:t>
            </w:r>
            <w:r w:rsidRPr="00F01935">
              <w:rPr>
                <w:rFonts w:asciiTheme="minorHAnsi" w:eastAsia="Times New Roman" w:hAnsiTheme="minorHAnsi" w:cstheme="minorHAnsi"/>
                <w:bCs/>
                <w:sz w:val="18"/>
                <w:szCs w:val="18"/>
              </w:rPr>
              <w:t xml:space="preserve">Insulation buried below grade must be installed in a </w:t>
            </w:r>
            <w:proofErr w:type="gramStart"/>
            <w:r w:rsidRPr="00F01935">
              <w:rPr>
                <w:rFonts w:asciiTheme="minorHAnsi" w:eastAsia="Times New Roman" w:hAnsiTheme="minorHAnsi" w:cstheme="minorHAnsi"/>
                <w:bCs/>
                <w:sz w:val="18"/>
                <w:szCs w:val="18"/>
              </w:rPr>
              <w:t>water proof</w:t>
            </w:r>
            <w:proofErr w:type="gramEnd"/>
            <w:r w:rsidRPr="00F01935">
              <w:rPr>
                <w:rFonts w:asciiTheme="minorHAnsi" w:eastAsia="Times New Roman" w:hAnsiTheme="minorHAnsi" w:cstheme="minorHAnsi"/>
                <w:bCs/>
                <w:sz w:val="18"/>
                <w:szCs w:val="18"/>
              </w:rPr>
              <w:t xml:space="preserve"> and non-crushable casing or sleeve.</w:t>
            </w:r>
          </w:p>
          <w:p w14:paraId="6307F6D8" w14:textId="77777777" w:rsidR="006C36EE" w:rsidRPr="00F01935" w:rsidRDefault="006C36EE" w:rsidP="00A847A0">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F01935">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4395B4CE" w14:textId="790E40DC" w:rsidR="006C36EE" w:rsidRPr="00F01935" w:rsidRDefault="006C36EE" w:rsidP="00A847A0">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F01935">
              <w:rPr>
                <w:rFonts w:asciiTheme="minorHAnsi" w:eastAsia="Times New Roman" w:hAnsiTheme="minorHAnsi" w:cstheme="minorHAnsi"/>
                <w:bCs/>
                <w:sz w:val="18"/>
                <w:szCs w:val="18"/>
              </w:rPr>
              <w:t xml:space="preserve">Piping installed in interior or exterior walls that is </w:t>
            </w:r>
            <w:proofErr w:type="gramStart"/>
            <w:r w:rsidRPr="00F01935">
              <w:rPr>
                <w:rFonts w:asciiTheme="minorHAnsi" w:eastAsia="Times New Roman" w:hAnsiTheme="minorHAnsi" w:cstheme="minorHAnsi"/>
                <w:bCs/>
                <w:sz w:val="18"/>
                <w:szCs w:val="18"/>
              </w:rPr>
              <w:t>surrounded on all sides</w:t>
            </w:r>
            <w:proofErr w:type="gramEnd"/>
            <w:r w:rsidRPr="00F01935">
              <w:rPr>
                <w:rFonts w:asciiTheme="minorHAnsi" w:eastAsia="Times New Roman" w:hAnsiTheme="minorHAnsi" w:cstheme="minorHAnsi"/>
                <w:bCs/>
                <w:sz w:val="18"/>
                <w:szCs w:val="18"/>
              </w:rPr>
              <w:t xml:space="preserve"> by at least 1 inch (</w:t>
            </w:r>
            <w:r w:rsidR="007771B8" w:rsidRPr="00F01935">
              <w:rPr>
                <w:rFonts w:asciiTheme="minorHAnsi" w:eastAsia="Times New Roman" w:hAnsiTheme="minorHAnsi" w:cstheme="minorHAnsi"/>
                <w:bCs/>
                <w:sz w:val="18"/>
                <w:szCs w:val="18"/>
              </w:rPr>
              <w:t>2.</w:t>
            </w:r>
            <w:r w:rsidRPr="00F01935">
              <w:rPr>
                <w:rFonts w:asciiTheme="minorHAnsi" w:eastAsia="Times New Roman" w:hAnsiTheme="minorHAnsi" w:cstheme="minorHAnsi"/>
                <w:bCs/>
                <w:sz w:val="18"/>
                <w:szCs w:val="18"/>
              </w:rPr>
              <w:t>5 cm) of insulation.</w:t>
            </w:r>
          </w:p>
          <w:p w14:paraId="614611BC" w14:textId="62C9716C" w:rsidR="006C36EE" w:rsidRPr="00F01935" w:rsidRDefault="006C36EE" w:rsidP="00A847A0">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F01935">
              <w:rPr>
                <w:rFonts w:asciiTheme="minorHAnsi" w:eastAsia="Times New Roman" w:hAnsiTheme="minorHAnsi" w:cstheme="minorHAnsi"/>
                <w:bCs/>
                <w:sz w:val="18"/>
                <w:szCs w:val="18"/>
              </w:rPr>
              <w:t xml:space="preserve">Piping installed in crawlspace with a minimum of 1 </w:t>
            </w:r>
            <w:proofErr w:type="gramStart"/>
            <w:r w:rsidRPr="00F01935">
              <w:rPr>
                <w:rFonts w:asciiTheme="minorHAnsi" w:eastAsia="Times New Roman" w:hAnsiTheme="minorHAnsi" w:cstheme="minorHAnsi"/>
                <w:bCs/>
                <w:sz w:val="18"/>
                <w:szCs w:val="18"/>
              </w:rPr>
              <w:t>inches</w:t>
            </w:r>
            <w:proofErr w:type="gramEnd"/>
            <w:r w:rsidRPr="00F01935">
              <w:rPr>
                <w:rFonts w:asciiTheme="minorHAnsi" w:eastAsia="Times New Roman" w:hAnsiTheme="minorHAnsi" w:cstheme="minorHAnsi"/>
                <w:bCs/>
                <w:sz w:val="18"/>
                <w:szCs w:val="18"/>
              </w:rPr>
              <w:t xml:space="preserve"> (</w:t>
            </w:r>
            <w:r w:rsidR="007771B8" w:rsidRPr="00F01935">
              <w:rPr>
                <w:rFonts w:asciiTheme="minorHAnsi" w:eastAsia="Times New Roman" w:hAnsiTheme="minorHAnsi" w:cstheme="minorHAnsi"/>
                <w:bCs/>
                <w:sz w:val="18"/>
                <w:szCs w:val="18"/>
              </w:rPr>
              <w:t>2.</w:t>
            </w:r>
            <w:r w:rsidRPr="00F01935">
              <w:rPr>
                <w:rFonts w:asciiTheme="minorHAnsi" w:eastAsia="Times New Roman" w:hAnsiTheme="minorHAnsi" w:cstheme="minorHAnsi"/>
                <w:bCs/>
                <w:sz w:val="18"/>
                <w:szCs w:val="18"/>
              </w:rPr>
              <w:t>5 cm) of crawlspace insulation above and below.</w:t>
            </w:r>
          </w:p>
          <w:p w14:paraId="58233D66" w14:textId="77777777" w:rsidR="006C36EE" w:rsidRPr="00F01935" w:rsidRDefault="006C36EE" w:rsidP="00A847A0">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F01935">
              <w:rPr>
                <w:rFonts w:asciiTheme="minorHAnsi" w:eastAsia="Times New Roman" w:hAnsiTheme="minorHAnsi" w:cstheme="minorHAnsi"/>
                <w:bCs/>
                <w:sz w:val="18"/>
                <w:szCs w:val="18"/>
              </w:rPr>
              <w:t>Piping installed in attics with a minimum of 4 inches (10 cm) of attic insulation on top</w:t>
            </w:r>
          </w:p>
          <w:p w14:paraId="5AF765AB" w14:textId="77777777" w:rsidR="006C36EE" w:rsidRPr="00F01935" w:rsidRDefault="006C36EE" w:rsidP="00A847A0">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F01935">
              <w:rPr>
                <w:rFonts w:asciiTheme="minorHAnsi" w:eastAsia="Times New Roman" w:hAnsiTheme="minorHAnsi" w:cstheme="minorHAnsi"/>
                <w:bCs/>
                <w:sz w:val="18"/>
                <w:szCs w:val="18"/>
              </w:rPr>
              <w:t xml:space="preserve">Pipe insulation shall fit </w:t>
            </w:r>
            <w:proofErr w:type="gramStart"/>
            <w:r w:rsidRPr="00F01935">
              <w:rPr>
                <w:rFonts w:asciiTheme="minorHAnsi" w:eastAsia="Times New Roman" w:hAnsiTheme="minorHAnsi" w:cstheme="minorHAnsi"/>
                <w:bCs/>
                <w:sz w:val="18"/>
                <w:szCs w:val="18"/>
              </w:rPr>
              <w:t>tightly</w:t>
            </w:r>
            <w:proofErr w:type="gramEnd"/>
            <w:r w:rsidRPr="00F01935">
              <w:rPr>
                <w:rFonts w:asciiTheme="minorHAnsi" w:eastAsia="Times New Roman" w:hAnsiTheme="minorHAnsi" w:cstheme="minorHAnsi"/>
                <w:bCs/>
                <w:sz w:val="18"/>
                <w:szCs w:val="18"/>
              </w:rPr>
              <w:t xml:space="preserve"> and all elbows and tees shall be fully insulated.</w:t>
            </w:r>
          </w:p>
        </w:tc>
      </w:tr>
      <w:tr w:rsidR="006C36EE" w:rsidRPr="00F01935" w14:paraId="591364E0" w14:textId="77777777" w:rsidTr="003C0EF4">
        <w:trPr>
          <w:trHeight w:val="144"/>
          <w:tblHeader/>
        </w:trPr>
        <w:tc>
          <w:tcPr>
            <w:tcW w:w="610" w:type="dxa"/>
            <w:vAlign w:val="center"/>
          </w:tcPr>
          <w:p w14:paraId="1C807F11" w14:textId="77777777" w:rsidR="006C36EE"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F01935">
              <w:rPr>
                <w:rFonts w:asciiTheme="minorHAnsi" w:eastAsiaTheme="minorEastAsia" w:hAnsiTheme="minorHAnsi" w:cstheme="minorHAnsi"/>
                <w:sz w:val="20"/>
                <w:szCs w:val="18"/>
              </w:rPr>
              <w:t>04</w:t>
            </w:r>
          </w:p>
        </w:tc>
        <w:tc>
          <w:tcPr>
            <w:tcW w:w="10180" w:type="dxa"/>
            <w:gridSpan w:val="2"/>
            <w:vAlign w:val="center"/>
          </w:tcPr>
          <w:p w14:paraId="089764D4" w14:textId="1AC195AD" w:rsidR="006C36EE" w:rsidRPr="00F01935" w:rsidRDefault="006C36EE" w:rsidP="00F14A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For Gas or Propane Water Heaters:  Ensure</w:t>
            </w:r>
            <w:r w:rsidR="008E5B69" w:rsidRPr="00F01935">
              <w:rPr>
                <w:rFonts w:asciiTheme="minorHAnsi" w:eastAsia="Times New Roman" w:hAnsiTheme="minorHAnsi" w:cstheme="minorHAnsi"/>
                <w:sz w:val="18"/>
                <w:szCs w:val="18"/>
              </w:rPr>
              <w:t xml:space="preserve"> either a or b</w:t>
            </w:r>
            <w:r w:rsidRPr="00F01935">
              <w:rPr>
                <w:rFonts w:asciiTheme="minorHAnsi" w:eastAsia="Times New Roman" w:hAnsiTheme="minorHAnsi" w:cstheme="minorHAnsi"/>
                <w:sz w:val="18"/>
                <w:szCs w:val="18"/>
              </w:rPr>
              <w:t xml:space="preserve"> are installed (Section 150.0(n))</w:t>
            </w:r>
          </w:p>
          <w:p w14:paraId="707573DF" w14:textId="0E47D4A6" w:rsidR="00604BC8" w:rsidRPr="00F01935" w:rsidRDefault="00604BC8" w:rsidP="00A847A0">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A designated space at least 2.5 feet by 2.5 feet and 7 feet tall within 3 feet from the water heater</w:t>
            </w:r>
          </w:p>
          <w:p w14:paraId="3303CE97" w14:textId="4282DA30" w:rsidR="006C36EE" w:rsidRPr="00F01935" w:rsidRDefault="006C36EE" w:rsidP="00A847A0">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1416A8" w:rsidRPr="00F01935">
              <w:rPr>
                <w:rFonts w:asciiTheme="minorHAnsi" w:eastAsia="Times New Roman" w:hAnsiTheme="minorHAnsi" w:cstheme="minorHAnsi"/>
                <w:sz w:val="18"/>
                <w:szCs w:val="18"/>
              </w:rPr>
              <w:t xml:space="preserve">is </w:t>
            </w:r>
            <w:r w:rsidRPr="00F01935">
              <w:rPr>
                <w:rFonts w:asciiTheme="minorHAnsi" w:eastAsia="Times New Roman" w:hAnsiTheme="minorHAnsi" w:cstheme="minorHAnsi"/>
                <w:sz w:val="18"/>
                <w:szCs w:val="18"/>
              </w:rPr>
              <w:t xml:space="preserve">accessible with no </w:t>
            </w:r>
            <w:proofErr w:type="gramStart"/>
            <w:r w:rsidRPr="00F01935">
              <w:rPr>
                <w:rFonts w:asciiTheme="minorHAnsi" w:eastAsia="Times New Roman" w:hAnsiTheme="minorHAnsi" w:cstheme="minorHAnsi"/>
                <w:sz w:val="18"/>
                <w:szCs w:val="18"/>
              </w:rPr>
              <w:t>obstructions;</w:t>
            </w:r>
            <w:proofErr w:type="gramEnd"/>
          </w:p>
          <w:p w14:paraId="34194BD3" w14:textId="70DD6583" w:rsidR="006C36EE" w:rsidRPr="00F01935" w:rsidRDefault="006C36EE" w:rsidP="00A847A0">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The conductor shall be labeled with the wor</w:t>
            </w:r>
            <w:r w:rsidR="001416A8" w:rsidRPr="00F01935">
              <w:rPr>
                <w:rFonts w:asciiTheme="minorHAnsi" w:eastAsia="Times New Roman" w:hAnsiTheme="minorHAnsi" w:cstheme="minorHAnsi"/>
                <w:sz w:val="18"/>
                <w:szCs w:val="18"/>
              </w:rPr>
              <w:t>d</w:t>
            </w:r>
            <w:r w:rsidRPr="00F01935">
              <w:rPr>
                <w:rFonts w:asciiTheme="minorHAnsi" w:eastAsia="Times New Roman" w:hAnsiTheme="minorHAnsi" w:cstheme="minorHAnsi"/>
                <w:sz w:val="18"/>
                <w:szCs w:val="18"/>
              </w:rPr>
              <w:t xml:space="preserve"> “Spare” on both ends; and</w:t>
            </w:r>
          </w:p>
          <w:p w14:paraId="497EB6BE" w14:textId="788C3CC3" w:rsidR="006C36EE" w:rsidRPr="00F01935" w:rsidRDefault="006C36EE" w:rsidP="00A847A0">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4F4D1761" w:rsidR="006C36EE" w:rsidRPr="00F01935" w:rsidRDefault="006C36EE" w:rsidP="00A847A0">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260C81E6" w14:textId="77777777" w:rsidR="006C36EE" w:rsidRPr="00F01935" w:rsidRDefault="006C36EE" w:rsidP="00A847A0">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A condensate </w:t>
            </w:r>
            <w:proofErr w:type="gramStart"/>
            <w:r w:rsidRPr="00F01935">
              <w:rPr>
                <w:rFonts w:asciiTheme="minorHAnsi" w:eastAsia="Times New Roman" w:hAnsiTheme="minorHAnsi" w:cstheme="minorHAnsi"/>
                <w:sz w:val="18"/>
                <w:szCs w:val="18"/>
              </w:rPr>
              <w:t>drain</w:t>
            </w:r>
            <w:proofErr w:type="gramEnd"/>
            <w:r w:rsidRPr="00F01935">
              <w:rPr>
                <w:rFonts w:asciiTheme="minorHAnsi" w:eastAsia="Times New Roman" w:hAnsiTheme="minorHAnsi" w:cstheme="minorHAnsi"/>
                <w:sz w:val="18"/>
                <w:szCs w:val="18"/>
              </w:rPr>
              <w:t xml:space="preserve"> no more than 2 inches higher than the base on water heater for natural draining</w:t>
            </w:r>
          </w:p>
          <w:p w14:paraId="0C7DB70B" w14:textId="5B86C6B1" w:rsidR="006C36EE" w:rsidRPr="00F01935" w:rsidRDefault="006C36EE" w:rsidP="00A847A0">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5F4C9B68" w14:textId="77777777" w:rsidR="00F14AC1" w:rsidRPr="00F01935" w:rsidRDefault="00F14AC1" w:rsidP="00A847A0">
            <w:pPr>
              <w:pStyle w:val="ListParagraph"/>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A designated space at least 2.5 feet by 2.5 feet and 7 feet tall more than 3 feet from the water heater </w:t>
            </w:r>
          </w:p>
          <w:p w14:paraId="18F2C01F" w14:textId="77777777" w:rsidR="00F14AC1" w:rsidRPr="00F01935" w:rsidRDefault="00F14AC1" w:rsidP="00A847A0">
            <w:pPr>
              <w:numPr>
                <w:ilvl w:val="0"/>
                <w:numId w:val="9"/>
              </w:numPr>
              <w:tabs>
                <w:tab w:val="left" w:pos="916"/>
              </w:tabs>
              <w:kinsoku w:val="0"/>
              <w:overflowPunct w:val="0"/>
              <w:autoSpaceDE w:val="0"/>
              <w:autoSpaceDN w:val="0"/>
              <w:adjustRightInd w:val="0"/>
              <w:spacing w:after="0" w:line="203" w:lineRule="exact"/>
              <w:ind w:left="1231" w:hanging="270"/>
              <w:rPr>
                <w:rFonts w:cs="Calibri"/>
                <w:sz w:val="20"/>
                <w:szCs w:val="20"/>
              </w:rPr>
            </w:pPr>
            <w:r w:rsidRPr="00F01935">
              <w:rPr>
                <w:rFonts w:cs="Calibri"/>
                <w:sz w:val="20"/>
                <w:szCs w:val="20"/>
                <w:u w:val="single"/>
              </w:rPr>
              <w:t>A dedicated</w:t>
            </w:r>
            <w:r w:rsidRPr="00F01935">
              <w:rPr>
                <w:rFonts w:cs="Calibri"/>
                <w:spacing w:val="1"/>
                <w:sz w:val="20"/>
                <w:szCs w:val="20"/>
                <w:u w:val="single"/>
              </w:rPr>
              <w:t xml:space="preserve"> </w:t>
            </w:r>
            <w:proofErr w:type="gramStart"/>
            <w:r w:rsidRPr="00F01935">
              <w:rPr>
                <w:rFonts w:cs="Calibri"/>
                <w:sz w:val="20"/>
                <w:szCs w:val="20"/>
                <w:u w:val="single"/>
              </w:rPr>
              <w:t>240 volt</w:t>
            </w:r>
            <w:proofErr w:type="gramEnd"/>
            <w:r w:rsidRPr="00F01935">
              <w:rPr>
                <w:rFonts w:cs="Calibri"/>
                <w:sz w:val="20"/>
                <w:szCs w:val="20"/>
                <w:u w:val="single"/>
              </w:rPr>
              <w:t xml:space="preserve"> branch</w:t>
            </w:r>
            <w:r w:rsidRPr="00F01935">
              <w:rPr>
                <w:rFonts w:cs="Calibri"/>
                <w:spacing w:val="1"/>
                <w:sz w:val="20"/>
                <w:szCs w:val="20"/>
                <w:u w:val="single"/>
              </w:rPr>
              <w:t xml:space="preserve"> </w:t>
            </w:r>
            <w:r w:rsidRPr="00F01935">
              <w:rPr>
                <w:rFonts w:cs="Calibri"/>
                <w:sz w:val="20"/>
                <w:szCs w:val="20"/>
                <w:u w:val="single"/>
              </w:rPr>
              <w:t>circuit</w:t>
            </w:r>
            <w:r w:rsidRPr="00F01935">
              <w:rPr>
                <w:rFonts w:cs="Calibri"/>
                <w:spacing w:val="-1"/>
                <w:sz w:val="20"/>
                <w:szCs w:val="20"/>
                <w:u w:val="single"/>
              </w:rPr>
              <w:t xml:space="preserve"> </w:t>
            </w:r>
            <w:r w:rsidRPr="00F01935">
              <w:rPr>
                <w:rFonts w:cs="Calibri"/>
                <w:sz w:val="20"/>
                <w:szCs w:val="20"/>
                <w:u w:val="single"/>
              </w:rPr>
              <w:t>shall be</w:t>
            </w:r>
            <w:r w:rsidRPr="00F01935">
              <w:rPr>
                <w:rFonts w:cs="Calibri"/>
                <w:spacing w:val="-1"/>
                <w:sz w:val="20"/>
                <w:szCs w:val="20"/>
                <w:u w:val="single"/>
              </w:rPr>
              <w:t xml:space="preserve"> </w:t>
            </w:r>
            <w:r w:rsidRPr="00F01935">
              <w:rPr>
                <w:rFonts w:cs="Calibri"/>
                <w:sz w:val="20"/>
                <w:szCs w:val="20"/>
                <w:u w:val="single"/>
              </w:rPr>
              <w:t>installed</w:t>
            </w:r>
            <w:r w:rsidRPr="00F01935">
              <w:rPr>
                <w:rFonts w:cs="Calibri"/>
                <w:spacing w:val="1"/>
                <w:sz w:val="20"/>
                <w:szCs w:val="20"/>
                <w:u w:val="single"/>
              </w:rPr>
              <w:t xml:space="preserve"> </w:t>
            </w:r>
            <w:r w:rsidRPr="00F01935">
              <w:rPr>
                <w:rFonts w:cs="Calibri"/>
                <w:sz w:val="20"/>
                <w:szCs w:val="20"/>
                <w:u w:val="single"/>
              </w:rPr>
              <w:t>within</w:t>
            </w:r>
            <w:r w:rsidRPr="00F01935">
              <w:rPr>
                <w:rFonts w:cs="Calibri"/>
                <w:spacing w:val="-2"/>
                <w:sz w:val="20"/>
                <w:szCs w:val="20"/>
                <w:u w:val="single"/>
              </w:rPr>
              <w:t xml:space="preserve"> </w:t>
            </w:r>
            <w:r w:rsidRPr="00F01935">
              <w:rPr>
                <w:rFonts w:cs="Calibri"/>
                <w:sz w:val="20"/>
                <w:szCs w:val="20"/>
                <w:u w:val="single"/>
              </w:rPr>
              <w:t>3 feet</w:t>
            </w:r>
            <w:r w:rsidRPr="00F01935">
              <w:rPr>
                <w:rFonts w:cs="Calibri"/>
                <w:spacing w:val="3"/>
                <w:sz w:val="20"/>
                <w:szCs w:val="20"/>
                <w:u w:val="single"/>
              </w:rPr>
              <w:t xml:space="preserve"> </w:t>
            </w:r>
            <w:r w:rsidRPr="00F01935">
              <w:rPr>
                <w:rFonts w:cs="Calibri"/>
                <w:sz w:val="20"/>
                <w:szCs w:val="20"/>
                <w:u w:val="single"/>
              </w:rPr>
              <w:t>from</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designated</w:t>
            </w:r>
            <w:r w:rsidRPr="00F01935">
              <w:rPr>
                <w:rFonts w:cs="Calibri"/>
                <w:spacing w:val="1"/>
                <w:sz w:val="20"/>
                <w:szCs w:val="20"/>
                <w:u w:val="single"/>
              </w:rPr>
              <w:t xml:space="preserve"> </w:t>
            </w:r>
            <w:r w:rsidRPr="00F01935">
              <w:rPr>
                <w:rFonts w:cs="Calibri"/>
                <w:sz w:val="20"/>
                <w:szCs w:val="20"/>
                <w:u w:val="single"/>
              </w:rPr>
              <w:t>space. The</w:t>
            </w:r>
          </w:p>
          <w:p w14:paraId="33C128D9" w14:textId="77777777" w:rsidR="00F14AC1" w:rsidRPr="00F01935" w:rsidRDefault="00F14AC1" w:rsidP="00A847A0">
            <w:pPr>
              <w:pStyle w:val="ListParagraph"/>
              <w:numPr>
                <w:ilvl w:val="0"/>
                <w:numId w:val="9"/>
              </w:numPr>
              <w:kinsoku w:val="0"/>
              <w:overflowPunct w:val="0"/>
              <w:autoSpaceDE w:val="0"/>
              <w:autoSpaceDN w:val="0"/>
              <w:adjustRightInd w:val="0"/>
              <w:spacing w:after="0" w:line="240" w:lineRule="auto"/>
              <w:ind w:left="1231" w:right="293" w:hanging="270"/>
              <w:contextualSpacing w:val="0"/>
              <w:rPr>
                <w:rFonts w:cs="Calibri"/>
                <w:sz w:val="20"/>
                <w:szCs w:val="20"/>
              </w:rPr>
            </w:pPr>
            <w:r w:rsidRPr="00F01935">
              <w:rPr>
                <w:rFonts w:cs="Calibri"/>
                <w:sz w:val="20"/>
                <w:szCs w:val="20"/>
                <w:u w:val="single"/>
              </w:rPr>
              <w:t>branch</w:t>
            </w:r>
            <w:r w:rsidRPr="00F01935">
              <w:rPr>
                <w:rFonts w:cs="Calibri"/>
                <w:spacing w:val="1"/>
                <w:sz w:val="20"/>
                <w:szCs w:val="20"/>
                <w:u w:val="single"/>
              </w:rPr>
              <w:t xml:space="preserve"> </w:t>
            </w:r>
            <w:r w:rsidRPr="00F01935">
              <w:rPr>
                <w:rFonts w:cs="Calibri"/>
                <w:sz w:val="20"/>
                <w:szCs w:val="20"/>
                <w:u w:val="single"/>
              </w:rPr>
              <w:t>circuit shall be</w:t>
            </w:r>
            <w:r w:rsidRPr="00F01935">
              <w:rPr>
                <w:rFonts w:cs="Calibri"/>
                <w:spacing w:val="-1"/>
                <w:sz w:val="20"/>
                <w:szCs w:val="20"/>
                <w:u w:val="single"/>
              </w:rPr>
              <w:t xml:space="preserve"> </w:t>
            </w:r>
            <w:r w:rsidRPr="00F01935">
              <w:rPr>
                <w:rFonts w:cs="Calibri"/>
                <w:sz w:val="20"/>
                <w:szCs w:val="20"/>
                <w:u w:val="single"/>
              </w:rPr>
              <w:t>rated at 30 amps</w:t>
            </w:r>
            <w:r w:rsidRPr="00F01935">
              <w:rPr>
                <w:rFonts w:cs="Calibri"/>
                <w:spacing w:val="1"/>
                <w:sz w:val="20"/>
                <w:szCs w:val="20"/>
                <w:u w:val="single"/>
              </w:rPr>
              <w:t xml:space="preserve"> </w:t>
            </w:r>
            <w:r w:rsidRPr="00F01935">
              <w:rPr>
                <w:rFonts w:cs="Calibri"/>
                <w:sz w:val="20"/>
                <w:szCs w:val="20"/>
                <w:u w:val="single"/>
              </w:rPr>
              <w:t>minimum.</w:t>
            </w:r>
            <w:r w:rsidRPr="00F01935">
              <w:rPr>
                <w:rFonts w:cs="Calibri"/>
                <w:spacing w:val="2"/>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blank</w:t>
            </w:r>
            <w:r w:rsidRPr="00F01935">
              <w:rPr>
                <w:rFonts w:cs="Calibri"/>
                <w:spacing w:val="1"/>
                <w:sz w:val="20"/>
                <w:szCs w:val="20"/>
                <w:u w:val="single"/>
              </w:rPr>
              <w:t xml:space="preserve"> </w:t>
            </w:r>
            <w:r w:rsidRPr="00F01935">
              <w:rPr>
                <w:rFonts w:cs="Calibri"/>
                <w:sz w:val="20"/>
                <w:szCs w:val="20"/>
                <w:u w:val="single"/>
              </w:rPr>
              <w:t>cover shall be</w:t>
            </w:r>
            <w:r w:rsidRPr="00F01935">
              <w:rPr>
                <w:rFonts w:cs="Calibri"/>
                <w:spacing w:val="-1"/>
                <w:sz w:val="20"/>
                <w:szCs w:val="20"/>
                <w:u w:val="single"/>
              </w:rPr>
              <w:t xml:space="preserve"> </w:t>
            </w:r>
            <w:r w:rsidRPr="00F01935">
              <w:rPr>
                <w:rFonts w:cs="Calibri"/>
                <w:sz w:val="20"/>
                <w:szCs w:val="20"/>
                <w:u w:val="single"/>
              </w:rPr>
              <w:t>identified</w:t>
            </w:r>
            <w:r w:rsidRPr="00F01935">
              <w:rPr>
                <w:rFonts w:cs="Calibri"/>
                <w:spacing w:val="1"/>
                <w:sz w:val="20"/>
                <w:szCs w:val="20"/>
                <w:u w:val="single"/>
              </w:rPr>
              <w:t xml:space="preserve"> </w:t>
            </w:r>
            <w:r w:rsidRPr="00F01935">
              <w:rPr>
                <w:rFonts w:cs="Calibri"/>
                <w:sz w:val="20"/>
                <w:szCs w:val="20"/>
                <w:u w:val="single"/>
              </w:rPr>
              <w:t>as</w:t>
            </w:r>
            <w:r w:rsidRPr="00F01935">
              <w:rPr>
                <w:rFonts w:cs="Calibri"/>
                <w:spacing w:val="1"/>
                <w:sz w:val="20"/>
                <w:szCs w:val="20"/>
                <w:u w:val="single"/>
              </w:rPr>
              <w:t xml:space="preserve"> </w:t>
            </w:r>
            <w:r w:rsidRPr="00F01935">
              <w:rPr>
                <w:rFonts w:cs="Calibri"/>
                <w:sz w:val="20"/>
                <w:szCs w:val="20"/>
                <w:u w:val="single"/>
              </w:rPr>
              <w:t>“240V</w:t>
            </w:r>
            <w:r w:rsidRPr="00F01935">
              <w:rPr>
                <w:rFonts w:cs="Calibri"/>
                <w:spacing w:val="-1"/>
                <w:sz w:val="20"/>
                <w:szCs w:val="20"/>
              </w:rPr>
              <w:t xml:space="preserve"> </w:t>
            </w:r>
            <w:r w:rsidRPr="00F01935">
              <w:rPr>
                <w:rFonts w:cs="Calibri"/>
                <w:sz w:val="20"/>
                <w:szCs w:val="20"/>
                <w:u w:val="single"/>
              </w:rPr>
              <w:t>ready”;</w:t>
            </w:r>
            <w:r w:rsidRPr="00F01935">
              <w:rPr>
                <w:rFonts w:cs="Calibri"/>
                <w:spacing w:val="-1"/>
                <w:sz w:val="20"/>
                <w:szCs w:val="20"/>
                <w:u w:val="single"/>
              </w:rPr>
              <w:t xml:space="preserve"> </w:t>
            </w:r>
            <w:r w:rsidRPr="00F01935">
              <w:rPr>
                <w:rFonts w:cs="Calibri"/>
                <w:sz w:val="20"/>
                <w:szCs w:val="20"/>
                <w:u w:val="single"/>
              </w:rPr>
              <w:t>and</w:t>
            </w:r>
          </w:p>
          <w:p w14:paraId="1448E088" w14:textId="77777777" w:rsidR="00F14AC1" w:rsidRPr="00F01935" w:rsidRDefault="00F14AC1" w:rsidP="00A847A0">
            <w:pPr>
              <w:numPr>
                <w:ilvl w:val="0"/>
                <w:numId w:val="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main</w:t>
            </w:r>
            <w:r w:rsidRPr="00F01935">
              <w:rPr>
                <w:rFonts w:cs="Calibri"/>
                <w:spacing w:val="1"/>
                <w:sz w:val="20"/>
                <w:szCs w:val="20"/>
                <w:u w:val="single"/>
              </w:rPr>
              <w:t xml:space="preserve"> </w:t>
            </w:r>
            <w:r w:rsidRPr="00F01935">
              <w:rPr>
                <w:rFonts w:cs="Calibri"/>
                <w:sz w:val="20"/>
                <w:szCs w:val="20"/>
                <w:u w:val="single"/>
              </w:rPr>
              <w:t>electrical</w:t>
            </w:r>
            <w:r w:rsidRPr="00F01935">
              <w:rPr>
                <w:rFonts w:cs="Calibri"/>
                <w:spacing w:val="-1"/>
                <w:sz w:val="20"/>
                <w:szCs w:val="20"/>
                <w:u w:val="single"/>
              </w:rPr>
              <w:t xml:space="preserve"> </w:t>
            </w:r>
            <w:r w:rsidRPr="00F01935">
              <w:rPr>
                <w:rFonts w:cs="Calibri"/>
                <w:sz w:val="20"/>
                <w:szCs w:val="20"/>
                <w:u w:val="single"/>
              </w:rPr>
              <w:t>service</w:t>
            </w:r>
            <w:r w:rsidRPr="00F01935">
              <w:rPr>
                <w:rFonts w:cs="Calibri"/>
                <w:spacing w:val="-1"/>
                <w:sz w:val="20"/>
                <w:szCs w:val="20"/>
                <w:u w:val="single"/>
              </w:rPr>
              <w:t xml:space="preserve"> </w:t>
            </w:r>
            <w:r w:rsidRPr="00F01935">
              <w:rPr>
                <w:rFonts w:cs="Calibri"/>
                <w:sz w:val="20"/>
                <w:szCs w:val="20"/>
                <w:u w:val="single"/>
              </w:rPr>
              <w:t>panel shall have</w:t>
            </w:r>
            <w:r w:rsidRPr="00F01935">
              <w:rPr>
                <w:rFonts w:cs="Calibri"/>
                <w:spacing w:val="-1"/>
                <w:sz w:val="20"/>
                <w:szCs w:val="20"/>
                <w:u w:val="single"/>
              </w:rPr>
              <w:t xml:space="preserve"> </w:t>
            </w:r>
            <w:r w:rsidRPr="00F01935">
              <w:rPr>
                <w:rFonts w:cs="Calibri"/>
                <w:sz w:val="20"/>
                <w:szCs w:val="20"/>
                <w:u w:val="single"/>
              </w:rPr>
              <w:t>a reserved</w:t>
            </w:r>
            <w:r w:rsidRPr="00F01935">
              <w:rPr>
                <w:rFonts w:cs="Calibri"/>
                <w:spacing w:val="1"/>
                <w:sz w:val="20"/>
                <w:szCs w:val="20"/>
                <w:u w:val="single"/>
              </w:rPr>
              <w:t xml:space="preserve"> </w:t>
            </w:r>
            <w:r w:rsidRPr="00F01935">
              <w:rPr>
                <w:rFonts w:cs="Calibri"/>
                <w:sz w:val="20"/>
                <w:szCs w:val="20"/>
                <w:u w:val="single"/>
              </w:rPr>
              <w:t>space</w:t>
            </w:r>
            <w:r w:rsidRPr="00F01935">
              <w:rPr>
                <w:rFonts w:cs="Calibri"/>
                <w:spacing w:val="-1"/>
                <w:sz w:val="20"/>
                <w:szCs w:val="20"/>
                <w:u w:val="single"/>
              </w:rPr>
              <w:t xml:space="preserve"> </w:t>
            </w:r>
            <w:r w:rsidRPr="00F01935">
              <w:rPr>
                <w:rFonts w:cs="Calibri"/>
                <w:sz w:val="20"/>
                <w:szCs w:val="20"/>
                <w:u w:val="single"/>
              </w:rPr>
              <w:t>to allow</w:t>
            </w:r>
            <w:r w:rsidRPr="00F01935">
              <w:rPr>
                <w:rFonts w:cs="Calibri"/>
                <w:spacing w:val="-1"/>
                <w:sz w:val="20"/>
                <w:szCs w:val="20"/>
                <w:u w:val="single"/>
              </w:rPr>
              <w:t xml:space="preserve"> </w:t>
            </w:r>
            <w:r w:rsidRPr="00F01935">
              <w:rPr>
                <w:rFonts w:cs="Calibri"/>
                <w:sz w:val="20"/>
                <w:szCs w:val="20"/>
                <w:u w:val="single"/>
              </w:rPr>
              <w:t>for the</w:t>
            </w:r>
            <w:r w:rsidRPr="00F01935">
              <w:rPr>
                <w:rFonts w:cs="Calibri"/>
                <w:spacing w:val="-1"/>
                <w:sz w:val="20"/>
                <w:szCs w:val="20"/>
                <w:u w:val="single"/>
              </w:rPr>
              <w:t xml:space="preserve"> </w:t>
            </w:r>
            <w:r w:rsidRPr="00F01935">
              <w:rPr>
                <w:rFonts w:cs="Calibri"/>
                <w:sz w:val="20"/>
                <w:szCs w:val="20"/>
                <w:u w:val="single"/>
              </w:rPr>
              <w:t>installation</w:t>
            </w:r>
            <w:r w:rsidRPr="00F01935">
              <w:rPr>
                <w:rFonts w:cs="Calibri"/>
                <w:spacing w:val="1"/>
                <w:sz w:val="20"/>
                <w:szCs w:val="20"/>
                <w:u w:val="single"/>
              </w:rPr>
              <w:t xml:space="preserve"> </w:t>
            </w:r>
            <w:r w:rsidRPr="00F01935">
              <w:rPr>
                <w:rFonts w:cs="Calibri"/>
                <w:sz w:val="20"/>
                <w:szCs w:val="20"/>
                <w:u w:val="single"/>
              </w:rPr>
              <w:t>of</w:t>
            </w:r>
            <w:r w:rsidRPr="00F01935">
              <w:rPr>
                <w:rFonts w:cs="Calibri"/>
                <w:spacing w:val="-1"/>
                <w:sz w:val="20"/>
                <w:szCs w:val="20"/>
                <w:u w:val="single"/>
              </w:rPr>
              <w:t xml:space="preserve"> </w:t>
            </w:r>
            <w:r w:rsidRPr="00F01935">
              <w:rPr>
                <w:rFonts w:cs="Calibri"/>
                <w:sz w:val="20"/>
                <w:szCs w:val="20"/>
                <w:u w:val="single"/>
              </w:rPr>
              <w:t>a</w:t>
            </w:r>
            <w:r w:rsidRPr="00F01935">
              <w:rPr>
                <w:rFonts w:cs="Calibri"/>
                <w:sz w:val="20"/>
                <w:szCs w:val="20"/>
              </w:rPr>
              <w:t xml:space="preserve"> </w:t>
            </w:r>
            <w:r w:rsidRPr="00F01935">
              <w:rPr>
                <w:rFonts w:cs="Calibri"/>
                <w:sz w:val="20"/>
                <w:szCs w:val="20"/>
                <w:u w:val="single"/>
              </w:rPr>
              <w:t>double</w:t>
            </w:r>
            <w:r w:rsidRPr="00F01935">
              <w:rPr>
                <w:rFonts w:cs="Calibri"/>
                <w:spacing w:val="-1"/>
                <w:sz w:val="20"/>
                <w:szCs w:val="20"/>
                <w:u w:val="single"/>
              </w:rPr>
              <w:t xml:space="preserve"> </w:t>
            </w:r>
            <w:r w:rsidRPr="00F01935">
              <w:rPr>
                <w:rFonts w:cs="Calibri"/>
                <w:sz w:val="20"/>
                <w:szCs w:val="20"/>
                <w:u w:val="single"/>
              </w:rPr>
              <w:t>pole</w:t>
            </w:r>
            <w:r w:rsidRPr="00F01935">
              <w:rPr>
                <w:rFonts w:cs="Calibri"/>
                <w:spacing w:val="-1"/>
                <w:sz w:val="20"/>
                <w:szCs w:val="20"/>
                <w:u w:val="single"/>
              </w:rPr>
              <w:t xml:space="preserve"> </w:t>
            </w:r>
            <w:r w:rsidRPr="00F01935">
              <w:rPr>
                <w:rFonts w:cs="Calibri"/>
                <w:sz w:val="20"/>
                <w:szCs w:val="20"/>
                <w:u w:val="single"/>
              </w:rPr>
              <w:t>circuit breaker for a future</w:t>
            </w:r>
            <w:r w:rsidRPr="00F01935">
              <w:rPr>
                <w:rFonts w:cs="Calibri"/>
                <w:spacing w:val="-1"/>
                <w:sz w:val="20"/>
                <w:szCs w:val="20"/>
                <w:u w:val="single"/>
              </w:rPr>
              <w:t xml:space="preserve"> </w:t>
            </w:r>
            <w:r w:rsidRPr="00F01935">
              <w:rPr>
                <w:rFonts w:cs="Calibri"/>
                <w:sz w:val="20"/>
                <w:szCs w:val="20"/>
                <w:u w:val="single"/>
              </w:rPr>
              <w:t>HPWH</w:t>
            </w:r>
            <w:r w:rsidRPr="00F01935">
              <w:rPr>
                <w:rFonts w:cs="Calibri"/>
                <w:spacing w:val="1"/>
                <w:sz w:val="20"/>
                <w:szCs w:val="20"/>
                <w:u w:val="single"/>
              </w:rPr>
              <w:t xml:space="preserve"> </w:t>
            </w:r>
            <w:r w:rsidRPr="00F01935">
              <w:rPr>
                <w:rFonts w:cs="Calibri"/>
                <w:sz w:val="20"/>
                <w:szCs w:val="20"/>
                <w:u w:val="single"/>
              </w:rPr>
              <w:t>installation.</w:t>
            </w:r>
            <w:r w:rsidRPr="00F01935">
              <w:rPr>
                <w:rFonts w:cs="Calibri"/>
                <w:spacing w:val="-2"/>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reserved</w:t>
            </w:r>
            <w:r w:rsidRPr="00F01935">
              <w:rPr>
                <w:rFonts w:cs="Calibri"/>
                <w:spacing w:val="1"/>
                <w:sz w:val="20"/>
                <w:szCs w:val="20"/>
                <w:u w:val="single"/>
              </w:rPr>
              <w:t xml:space="preserve"> </w:t>
            </w:r>
            <w:r w:rsidRPr="00F01935">
              <w:rPr>
                <w:rFonts w:cs="Calibri"/>
                <w:sz w:val="20"/>
                <w:szCs w:val="20"/>
                <w:u w:val="single"/>
              </w:rPr>
              <w:t>space</w:t>
            </w:r>
            <w:r w:rsidRPr="00F01935">
              <w:rPr>
                <w:rFonts w:cs="Calibri"/>
                <w:spacing w:val="-1"/>
                <w:sz w:val="20"/>
                <w:szCs w:val="20"/>
                <w:u w:val="single"/>
              </w:rPr>
              <w:t xml:space="preserve"> </w:t>
            </w:r>
            <w:r w:rsidRPr="00F01935">
              <w:rPr>
                <w:rFonts w:cs="Calibri"/>
                <w:sz w:val="20"/>
                <w:szCs w:val="20"/>
                <w:u w:val="single"/>
              </w:rPr>
              <w:t>shall be</w:t>
            </w:r>
            <w:r w:rsidRPr="00F01935">
              <w:rPr>
                <w:rFonts w:cs="Calibri"/>
                <w:sz w:val="20"/>
                <w:szCs w:val="20"/>
              </w:rPr>
              <w:t xml:space="preserve"> </w:t>
            </w:r>
            <w:r w:rsidRPr="00F01935">
              <w:rPr>
                <w:rFonts w:cs="Calibri"/>
                <w:sz w:val="20"/>
                <w:szCs w:val="20"/>
                <w:u w:val="single"/>
              </w:rPr>
              <w:t>permanently</w:t>
            </w:r>
            <w:r w:rsidRPr="00F01935">
              <w:rPr>
                <w:rFonts w:cs="Calibri"/>
                <w:spacing w:val="1"/>
                <w:sz w:val="20"/>
                <w:szCs w:val="20"/>
                <w:u w:val="single"/>
              </w:rPr>
              <w:t xml:space="preserve"> </w:t>
            </w:r>
            <w:r w:rsidRPr="00F01935">
              <w:rPr>
                <w:rFonts w:cs="Calibri"/>
                <w:sz w:val="20"/>
                <w:szCs w:val="20"/>
                <w:u w:val="single"/>
              </w:rPr>
              <w:t>marked</w:t>
            </w:r>
            <w:r w:rsidRPr="00F01935">
              <w:rPr>
                <w:rFonts w:cs="Calibri"/>
                <w:spacing w:val="1"/>
                <w:sz w:val="20"/>
                <w:szCs w:val="20"/>
                <w:u w:val="single"/>
              </w:rPr>
              <w:t xml:space="preserve"> </w:t>
            </w:r>
            <w:r w:rsidRPr="00F01935">
              <w:rPr>
                <w:rFonts w:cs="Calibri"/>
                <w:sz w:val="20"/>
                <w:szCs w:val="20"/>
                <w:u w:val="single"/>
              </w:rPr>
              <w:t>as</w:t>
            </w:r>
            <w:r w:rsidRPr="00F01935">
              <w:rPr>
                <w:rFonts w:cs="Calibri"/>
                <w:spacing w:val="1"/>
                <w:sz w:val="20"/>
                <w:szCs w:val="20"/>
                <w:u w:val="single"/>
              </w:rPr>
              <w:t xml:space="preserve"> </w:t>
            </w:r>
            <w:r w:rsidRPr="00F01935">
              <w:rPr>
                <w:rFonts w:cs="Calibri"/>
                <w:sz w:val="20"/>
                <w:szCs w:val="20"/>
                <w:u w:val="single"/>
              </w:rPr>
              <w:t>“For Future</w:t>
            </w:r>
            <w:r w:rsidRPr="00F01935">
              <w:rPr>
                <w:rFonts w:cs="Calibri"/>
                <w:spacing w:val="-1"/>
                <w:sz w:val="20"/>
                <w:szCs w:val="20"/>
                <w:u w:val="single"/>
              </w:rPr>
              <w:t xml:space="preserve"> </w:t>
            </w:r>
            <w:r w:rsidRPr="00F01935">
              <w:rPr>
                <w:rFonts w:cs="Calibri"/>
                <w:sz w:val="20"/>
                <w:szCs w:val="20"/>
                <w:u w:val="single"/>
              </w:rPr>
              <w:t>240V use”;</w:t>
            </w:r>
            <w:r w:rsidRPr="00F01935">
              <w:rPr>
                <w:rFonts w:cs="Calibri"/>
                <w:spacing w:val="-1"/>
                <w:sz w:val="20"/>
                <w:szCs w:val="20"/>
                <w:u w:val="single"/>
              </w:rPr>
              <w:t xml:space="preserve"> </w:t>
            </w:r>
            <w:r w:rsidRPr="00F01935">
              <w:rPr>
                <w:rFonts w:cs="Calibri"/>
                <w:sz w:val="20"/>
                <w:szCs w:val="20"/>
                <w:u w:val="single"/>
              </w:rPr>
              <w:t>and</w:t>
            </w:r>
          </w:p>
          <w:p w14:paraId="4ADA70C3" w14:textId="77777777" w:rsidR="00F14AC1" w:rsidRPr="00F01935" w:rsidRDefault="00F14AC1" w:rsidP="00A847A0">
            <w:pPr>
              <w:numPr>
                <w:ilvl w:val="0"/>
                <w:numId w:val="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F01935">
              <w:rPr>
                <w:rFonts w:cs="Calibri"/>
                <w:sz w:val="20"/>
                <w:szCs w:val="20"/>
                <w:u w:val="single"/>
              </w:rPr>
              <w:t>Either a dedicated</w:t>
            </w:r>
            <w:r w:rsidRPr="00F01935">
              <w:rPr>
                <w:rFonts w:cs="Calibri"/>
                <w:spacing w:val="1"/>
                <w:sz w:val="20"/>
                <w:szCs w:val="20"/>
                <w:u w:val="single"/>
              </w:rPr>
              <w:t xml:space="preserve"> </w:t>
            </w:r>
            <w:proofErr w:type="gramStart"/>
            <w:r w:rsidRPr="00F01935">
              <w:rPr>
                <w:rFonts w:cs="Calibri"/>
                <w:sz w:val="20"/>
                <w:szCs w:val="20"/>
                <w:u w:val="single"/>
              </w:rPr>
              <w:t>cold water</w:t>
            </w:r>
            <w:proofErr w:type="gramEnd"/>
            <w:r w:rsidRPr="00F01935">
              <w:rPr>
                <w:rFonts w:cs="Calibri"/>
                <w:spacing w:val="2"/>
                <w:sz w:val="20"/>
                <w:szCs w:val="20"/>
                <w:u w:val="single"/>
              </w:rPr>
              <w:t xml:space="preserve"> </w:t>
            </w:r>
            <w:r w:rsidRPr="00F01935">
              <w:rPr>
                <w:rFonts w:cs="Calibri"/>
                <w:sz w:val="20"/>
                <w:szCs w:val="20"/>
                <w:u w:val="single"/>
              </w:rPr>
              <w:t>supply,</w:t>
            </w:r>
            <w:r w:rsidRPr="00F01935">
              <w:rPr>
                <w:rFonts w:cs="Calibri"/>
                <w:spacing w:val="-2"/>
                <w:sz w:val="20"/>
                <w:szCs w:val="20"/>
                <w:u w:val="single"/>
              </w:rPr>
              <w:t xml:space="preserve"> </w:t>
            </w:r>
            <w:r w:rsidRPr="00F01935">
              <w:rPr>
                <w:rFonts w:cs="Calibri"/>
                <w:sz w:val="20"/>
                <w:szCs w:val="20"/>
                <w:u w:val="single"/>
              </w:rPr>
              <w:t>or the</w:t>
            </w:r>
            <w:r w:rsidRPr="00F01935">
              <w:rPr>
                <w:rFonts w:cs="Calibri"/>
                <w:spacing w:val="-1"/>
                <w:sz w:val="20"/>
                <w:szCs w:val="20"/>
                <w:u w:val="single"/>
              </w:rPr>
              <w:t xml:space="preserve"> </w:t>
            </w:r>
            <w:r w:rsidRPr="00F01935">
              <w:rPr>
                <w:rFonts w:cs="Calibri"/>
                <w:sz w:val="20"/>
                <w:szCs w:val="20"/>
                <w:u w:val="single"/>
              </w:rPr>
              <w:t>cold</w:t>
            </w:r>
            <w:r w:rsidRPr="00F01935">
              <w:rPr>
                <w:rFonts w:cs="Calibri"/>
                <w:spacing w:val="1"/>
                <w:sz w:val="20"/>
                <w:szCs w:val="20"/>
                <w:u w:val="single"/>
              </w:rPr>
              <w:t xml:space="preserve"> </w:t>
            </w:r>
            <w:r w:rsidRPr="00F01935">
              <w:rPr>
                <w:rFonts w:cs="Calibri"/>
                <w:sz w:val="20"/>
                <w:szCs w:val="20"/>
                <w:u w:val="single"/>
              </w:rPr>
              <w:t>water supply</w:t>
            </w:r>
            <w:r w:rsidRPr="00F01935">
              <w:rPr>
                <w:rFonts w:cs="Calibri"/>
                <w:spacing w:val="1"/>
                <w:sz w:val="20"/>
                <w:szCs w:val="20"/>
                <w:u w:val="single"/>
              </w:rPr>
              <w:t xml:space="preserve"> </w:t>
            </w:r>
            <w:r w:rsidRPr="00F01935">
              <w:rPr>
                <w:rFonts w:cs="Calibri"/>
                <w:sz w:val="20"/>
                <w:szCs w:val="20"/>
                <w:u w:val="single"/>
              </w:rPr>
              <w:t>shall pass</w:t>
            </w:r>
            <w:r w:rsidRPr="00F01935">
              <w:rPr>
                <w:rFonts w:cs="Calibri"/>
                <w:spacing w:val="1"/>
                <w:sz w:val="20"/>
                <w:szCs w:val="20"/>
                <w:u w:val="single"/>
              </w:rPr>
              <w:t xml:space="preserve"> </w:t>
            </w:r>
            <w:r w:rsidRPr="00F01935">
              <w:rPr>
                <w:rFonts w:cs="Calibri"/>
                <w:sz w:val="20"/>
                <w:szCs w:val="20"/>
                <w:u w:val="single"/>
              </w:rPr>
              <w:t>through</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designated</w:t>
            </w:r>
            <w:r w:rsidRPr="00F01935">
              <w:rPr>
                <w:rFonts w:cs="Calibri"/>
                <w:sz w:val="20"/>
                <w:szCs w:val="20"/>
              </w:rPr>
              <w:t xml:space="preserve"> </w:t>
            </w:r>
            <w:r w:rsidRPr="00F01935">
              <w:rPr>
                <w:rFonts w:cs="Calibri"/>
                <w:sz w:val="20"/>
                <w:szCs w:val="20"/>
                <w:u w:val="single"/>
              </w:rPr>
              <w:t>HPWH location</w:t>
            </w:r>
            <w:r w:rsidRPr="00F01935">
              <w:rPr>
                <w:rFonts w:cs="Calibri"/>
                <w:spacing w:val="1"/>
                <w:sz w:val="20"/>
                <w:szCs w:val="20"/>
                <w:u w:val="single"/>
              </w:rPr>
              <w:t xml:space="preserve"> </w:t>
            </w:r>
            <w:r w:rsidRPr="00F01935">
              <w:rPr>
                <w:rFonts w:cs="Calibri"/>
                <w:sz w:val="20"/>
                <w:szCs w:val="20"/>
                <w:u w:val="single"/>
              </w:rPr>
              <w:t>just before</w:t>
            </w:r>
            <w:r w:rsidRPr="00F01935">
              <w:rPr>
                <w:rFonts w:cs="Calibri"/>
                <w:spacing w:val="-1"/>
                <w:sz w:val="20"/>
                <w:szCs w:val="20"/>
                <w:u w:val="single"/>
              </w:rPr>
              <w:t xml:space="preserve"> </w:t>
            </w:r>
            <w:r w:rsidRPr="00F01935">
              <w:rPr>
                <w:rFonts w:cs="Calibri"/>
                <w:sz w:val="20"/>
                <w:szCs w:val="20"/>
                <w:u w:val="single"/>
              </w:rPr>
              <w:t>reaching the</w:t>
            </w:r>
            <w:r w:rsidRPr="00F01935">
              <w:rPr>
                <w:rFonts w:cs="Calibri"/>
                <w:spacing w:val="-1"/>
                <w:sz w:val="20"/>
                <w:szCs w:val="20"/>
                <w:u w:val="single"/>
              </w:rPr>
              <w:t xml:space="preserve"> </w:t>
            </w:r>
            <w:r w:rsidRPr="00F01935">
              <w:rPr>
                <w:rFonts w:cs="Calibri"/>
                <w:sz w:val="20"/>
                <w:szCs w:val="20"/>
                <w:u w:val="single"/>
              </w:rPr>
              <w:t>gas</w:t>
            </w:r>
            <w:r w:rsidRPr="00F01935">
              <w:rPr>
                <w:rFonts w:cs="Calibri"/>
                <w:spacing w:val="1"/>
                <w:sz w:val="20"/>
                <w:szCs w:val="20"/>
                <w:u w:val="single"/>
              </w:rPr>
              <w:t xml:space="preserve"> </w:t>
            </w:r>
            <w:r w:rsidRPr="00F01935">
              <w:rPr>
                <w:rFonts w:cs="Calibri"/>
                <w:sz w:val="20"/>
                <w:szCs w:val="20"/>
                <w:u w:val="single"/>
              </w:rPr>
              <w:t>or propane</w:t>
            </w:r>
            <w:r w:rsidRPr="00F01935">
              <w:rPr>
                <w:rFonts w:cs="Calibri"/>
                <w:spacing w:val="-1"/>
                <w:sz w:val="20"/>
                <w:szCs w:val="20"/>
                <w:u w:val="single"/>
              </w:rPr>
              <w:t xml:space="preserve"> </w:t>
            </w:r>
            <w:r w:rsidRPr="00F01935">
              <w:rPr>
                <w:rFonts w:cs="Calibri"/>
                <w:sz w:val="20"/>
                <w:szCs w:val="20"/>
                <w:u w:val="single"/>
              </w:rPr>
              <w:t>water heater;</w:t>
            </w:r>
            <w:r w:rsidRPr="00F01935">
              <w:rPr>
                <w:rFonts w:cs="Calibri"/>
                <w:spacing w:val="-1"/>
                <w:sz w:val="20"/>
                <w:szCs w:val="20"/>
                <w:u w:val="single"/>
              </w:rPr>
              <w:t xml:space="preserve"> </w:t>
            </w:r>
            <w:r w:rsidRPr="00F01935">
              <w:rPr>
                <w:rFonts w:cs="Calibri"/>
                <w:sz w:val="20"/>
                <w:szCs w:val="20"/>
                <w:u w:val="single"/>
              </w:rPr>
              <w:t>and</w:t>
            </w:r>
          </w:p>
          <w:p w14:paraId="3924BAE3" w14:textId="77777777" w:rsidR="00F14AC1" w:rsidRPr="00F01935" w:rsidRDefault="00F14AC1" w:rsidP="00A847A0">
            <w:pPr>
              <w:numPr>
                <w:ilvl w:val="0"/>
                <w:numId w:val="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hot water supply pipe</w:t>
            </w:r>
            <w:r w:rsidRPr="00F01935">
              <w:rPr>
                <w:rFonts w:cs="Calibri"/>
                <w:spacing w:val="-1"/>
                <w:sz w:val="20"/>
                <w:szCs w:val="20"/>
                <w:u w:val="single"/>
              </w:rPr>
              <w:t xml:space="preserve"> </w:t>
            </w:r>
            <w:r w:rsidRPr="00F01935">
              <w:rPr>
                <w:rFonts w:cs="Calibri"/>
                <w:sz w:val="20"/>
                <w:szCs w:val="20"/>
                <w:u w:val="single"/>
              </w:rPr>
              <w:t>coming out of</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gas</w:t>
            </w:r>
            <w:r w:rsidRPr="00F01935">
              <w:rPr>
                <w:rFonts w:cs="Calibri"/>
                <w:spacing w:val="1"/>
                <w:sz w:val="20"/>
                <w:szCs w:val="20"/>
                <w:u w:val="single"/>
              </w:rPr>
              <w:t xml:space="preserve"> </w:t>
            </w:r>
            <w:r w:rsidRPr="00F01935">
              <w:rPr>
                <w:rFonts w:cs="Calibri"/>
                <w:sz w:val="20"/>
                <w:szCs w:val="20"/>
                <w:u w:val="single"/>
              </w:rPr>
              <w:t>or propane</w:t>
            </w:r>
            <w:r w:rsidRPr="00F01935">
              <w:rPr>
                <w:rFonts w:cs="Calibri"/>
                <w:spacing w:val="-1"/>
                <w:sz w:val="20"/>
                <w:szCs w:val="20"/>
                <w:u w:val="single"/>
              </w:rPr>
              <w:t xml:space="preserve"> </w:t>
            </w:r>
            <w:r w:rsidRPr="00F01935">
              <w:rPr>
                <w:rFonts w:cs="Calibri"/>
                <w:sz w:val="20"/>
                <w:szCs w:val="20"/>
                <w:u w:val="single"/>
              </w:rPr>
              <w:t>water heater shall be</w:t>
            </w:r>
            <w:r w:rsidRPr="00F01935">
              <w:rPr>
                <w:rFonts w:cs="Calibri"/>
                <w:spacing w:val="-1"/>
                <w:sz w:val="20"/>
                <w:szCs w:val="20"/>
                <w:u w:val="single"/>
              </w:rPr>
              <w:t xml:space="preserve"> </w:t>
            </w:r>
            <w:r w:rsidRPr="00F01935">
              <w:rPr>
                <w:rFonts w:cs="Calibri"/>
                <w:sz w:val="20"/>
                <w:szCs w:val="20"/>
                <w:u w:val="single"/>
              </w:rPr>
              <w:t>routed</w:t>
            </w:r>
            <w:r w:rsidRPr="00F01935">
              <w:rPr>
                <w:rFonts w:cs="Calibri"/>
                <w:spacing w:val="1"/>
                <w:sz w:val="20"/>
                <w:szCs w:val="20"/>
                <w:u w:val="single"/>
              </w:rPr>
              <w:t xml:space="preserve"> </w:t>
            </w:r>
            <w:r w:rsidRPr="00F01935">
              <w:rPr>
                <w:rFonts w:cs="Calibri"/>
                <w:sz w:val="20"/>
                <w:szCs w:val="20"/>
                <w:u w:val="single"/>
              </w:rPr>
              <w:t>first</w:t>
            </w:r>
            <w:r w:rsidRPr="00F01935">
              <w:rPr>
                <w:rFonts w:cs="Calibri"/>
                <w:sz w:val="20"/>
                <w:szCs w:val="20"/>
              </w:rPr>
              <w:t xml:space="preserve"> </w:t>
            </w:r>
            <w:r w:rsidRPr="00F01935">
              <w:rPr>
                <w:rFonts w:cs="Calibri"/>
                <w:sz w:val="20"/>
                <w:szCs w:val="20"/>
                <w:u w:val="single"/>
              </w:rPr>
              <w:t>through</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designated</w:t>
            </w:r>
            <w:r w:rsidRPr="00F01935">
              <w:rPr>
                <w:rFonts w:cs="Calibri"/>
                <w:spacing w:val="1"/>
                <w:sz w:val="20"/>
                <w:szCs w:val="20"/>
                <w:u w:val="single"/>
              </w:rPr>
              <w:t xml:space="preserve"> </w:t>
            </w:r>
            <w:r w:rsidRPr="00F01935">
              <w:rPr>
                <w:rFonts w:cs="Calibri"/>
                <w:sz w:val="20"/>
                <w:szCs w:val="20"/>
                <w:u w:val="single"/>
              </w:rPr>
              <w:t>HPWH</w:t>
            </w:r>
            <w:r w:rsidRPr="00F01935">
              <w:rPr>
                <w:rFonts w:cs="Calibri"/>
                <w:spacing w:val="1"/>
                <w:sz w:val="20"/>
                <w:szCs w:val="20"/>
                <w:u w:val="single"/>
              </w:rPr>
              <w:t xml:space="preserve"> </w:t>
            </w:r>
            <w:r w:rsidRPr="00F01935">
              <w:rPr>
                <w:rFonts w:cs="Calibri"/>
                <w:sz w:val="20"/>
                <w:szCs w:val="20"/>
                <w:u w:val="single"/>
              </w:rPr>
              <w:t>location</w:t>
            </w:r>
            <w:r w:rsidRPr="00F01935">
              <w:rPr>
                <w:rFonts w:cs="Calibri"/>
                <w:spacing w:val="1"/>
                <w:sz w:val="20"/>
                <w:szCs w:val="20"/>
                <w:u w:val="single"/>
              </w:rPr>
              <w:t xml:space="preserve"> </w:t>
            </w:r>
            <w:r w:rsidRPr="00F01935">
              <w:rPr>
                <w:rFonts w:cs="Calibri"/>
                <w:sz w:val="20"/>
                <w:szCs w:val="20"/>
                <w:u w:val="single"/>
              </w:rPr>
              <w:t>before</w:t>
            </w:r>
            <w:r w:rsidRPr="00F01935">
              <w:rPr>
                <w:rFonts w:cs="Calibri"/>
                <w:spacing w:val="-1"/>
                <w:sz w:val="20"/>
                <w:szCs w:val="20"/>
                <w:u w:val="single"/>
              </w:rPr>
              <w:t xml:space="preserve"> </w:t>
            </w:r>
            <w:r w:rsidRPr="00F01935">
              <w:rPr>
                <w:rFonts w:cs="Calibri"/>
                <w:sz w:val="20"/>
                <w:szCs w:val="20"/>
                <w:u w:val="single"/>
              </w:rPr>
              <w:t>serving any</w:t>
            </w:r>
            <w:r w:rsidRPr="00F01935">
              <w:rPr>
                <w:rFonts w:cs="Calibri"/>
                <w:spacing w:val="1"/>
                <w:sz w:val="20"/>
                <w:szCs w:val="20"/>
                <w:u w:val="single"/>
              </w:rPr>
              <w:t xml:space="preserve"> </w:t>
            </w:r>
            <w:r w:rsidRPr="00F01935">
              <w:rPr>
                <w:rFonts w:cs="Calibri"/>
                <w:sz w:val="20"/>
                <w:szCs w:val="20"/>
                <w:u w:val="single"/>
              </w:rPr>
              <w:t>fixtures;</w:t>
            </w:r>
            <w:r w:rsidRPr="00F01935">
              <w:rPr>
                <w:rFonts w:cs="Calibri"/>
                <w:spacing w:val="-1"/>
                <w:sz w:val="20"/>
                <w:szCs w:val="20"/>
                <w:u w:val="single"/>
              </w:rPr>
              <w:t xml:space="preserve"> </w:t>
            </w:r>
            <w:r w:rsidRPr="00F01935">
              <w:rPr>
                <w:rFonts w:cs="Calibri"/>
                <w:sz w:val="20"/>
                <w:szCs w:val="20"/>
                <w:u w:val="single"/>
              </w:rPr>
              <w:t>and</w:t>
            </w:r>
          </w:p>
          <w:p w14:paraId="51226C55" w14:textId="77777777" w:rsidR="00F14AC1" w:rsidRPr="00F01935" w:rsidRDefault="00F14AC1" w:rsidP="00A847A0">
            <w:pPr>
              <w:numPr>
                <w:ilvl w:val="0"/>
                <w:numId w:val="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hot and</w:t>
            </w:r>
            <w:r w:rsidRPr="00F01935">
              <w:rPr>
                <w:rFonts w:cs="Calibri"/>
                <w:spacing w:val="1"/>
                <w:sz w:val="20"/>
                <w:szCs w:val="20"/>
                <w:u w:val="single"/>
              </w:rPr>
              <w:t xml:space="preserve"> </w:t>
            </w:r>
            <w:proofErr w:type="gramStart"/>
            <w:r w:rsidRPr="00F01935">
              <w:rPr>
                <w:rFonts w:cs="Calibri"/>
                <w:sz w:val="20"/>
                <w:szCs w:val="20"/>
                <w:u w:val="single"/>
              </w:rPr>
              <w:t>cold</w:t>
            </w:r>
            <w:r w:rsidRPr="00F01935">
              <w:rPr>
                <w:rFonts w:cs="Calibri"/>
                <w:spacing w:val="1"/>
                <w:sz w:val="20"/>
                <w:szCs w:val="20"/>
                <w:u w:val="single"/>
              </w:rPr>
              <w:t xml:space="preserve"> </w:t>
            </w:r>
            <w:r w:rsidRPr="00F01935">
              <w:rPr>
                <w:rFonts w:cs="Calibri"/>
                <w:sz w:val="20"/>
                <w:szCs w:val="20"/>
                <w:u w:val="single"/>
              </w:rPr>
              <w:t>water</w:t>
            </w:r>
            <w:proofErr w:type="gramEnd"/>
            <w:r w:rsidRPr="00F01935">
              <w:rPr>
                <w:rFonts w:cs="Calibri"/>
                <w:spacing w:val="-1"/>
                <w:sz w:val="20"/>
                <w:szCs w:val="20"/>
                <w:u w:val="single"/>
              </w:rPr>
              <w:t xml:space="preserve"> </w:t>
            </w:r>
            <w:r w:rsidRPr="00F01935">
              <w:rPr>
                <w:rFonts w:cs="Calibri"/>
                <w:sz w:val="20"/>
                <w:szCs w:val="20"/>
                <w:u w:val="single"/>
              </w:rPr>
              <w:t>piping at the</w:t>
            </w:r>
            <w:r w:rsidRPr="00F01935">
              <w:rPr>
                <w:rFonts w:cs="Calibri"/>
                <w:spacing w:val="-1"/>
                <w:sz w:val="20"/>
                <w:szCs w:val="20"/>
                <w:u w:val="single"/>
              </w:rPr>
              <w:t xml:space="preserve"> </w:t>
            </w:r>
            <w:r w:rsidRPr="00F01935">
              <w:rPr>
                <w:rFonts w:cs="Calibri"/>
                <w:sz w:val="20"/>
                <w:szCs w:val="20"/>
                <w:u w:val="single"/>
              </w:rPr>
              <w:t>designated</w:t>
            </w:r>
            <w:r w:rsidRPr="00F01935">
              <w:rPr>
                <w:rFonts w:cs="Calibri"/>
                <w:spacing w:val="1"/>
                <w:sz w:val="20"/>
                <w:szCs w:val="20"/>
                <w:u w:val="single"/>
              </w:rPr>
              <w:t xml:space="preserve"> </w:t>
            </w:r>
            <w:r w:rsidRPr="00F01935">
              <w:rPr>
                <w:rFonts w:cs="Calibri"/>
                <w:sz w:val="20"/>
                <w:szCs w:val="20"/>
                <w:u w:val="single"/>
              </w:rPr>
              <w:t>HPWH</w:t>
            </w:r>
            <w:r w:rsidRPr="00F01935">
              <w:rPr>
                <w:rFonts w:cs="Calibri"/>
                <w:spacing w:val="1"/>
                <w:sz w:val="20"/>
                <w:szCs w:val="20"/>
                <w:u w:val="single"/>
              </w:rPr>
              <w:t xml:space="preserve"> </w:t>
            </w:r>
            <w:r w:rsidRPr="00F01935">
              <w:rPr>
                <w:rFonts w:cs="Calibri"/>
                <w:sz w:val="20"/>
                <w:szCs w:val="20"/>
                <w:u w:val="single"/>
              </w:rPr>
              <w:t>location</w:t>
            </w:r>
            <w:r w:rsidRPr="00F01935">
              <w:rPr>
                <w:rFonts w:cs="Calibri"/>
                <w:spacing w:val="1"/>
                <w:sz w:val="20"/>
                <w:szCs w:val="20"/>
                <w:u w:val="single"/>
              </w:rPr>
              <w:t xml:space="preserve"> </w:t>
            </w:r>
            <w:r w:rsidRPr="00F01935">
              <w:rPr>
                <w:rFonts w:cs="Calibri"/>
                <w:sz w:val="20"/>
                <w:szCs w:val="20"/>
                <w:u w:val="single"/>
              </w:rPr>
              <w:t>shall be</w:t>
            </w:r>
            <w:r w:rsidRPr="00F01935">
              <w:rPr>
                <w:rFonts w:cs="Calibri"/>
                <w:spacing w:val="-1"/>
                <w:sz w:val="20"/>
                <w:szCs w:val="20"/>
                <w:u w:val="single"/>
              </w:rPr>
              <w:t xml:space="preserve"> </w:t>
            </w:r>
            <w:r w:rsidRPr="00F01935">
              <w:rPr>
                <w:rFonts w:cs="Calibri"/>
                <w:sz w:val="20"/>
                <w:szCs w:val="20"/>
                <w:u w:val="single"/>
              </w:rPr>
              <w:t>exposed</w:t>
            </w:r>
            <w:r w:rsidRPr="00F01935">
              <w:rPr>
                <w:rFonts w:cs="Calibri"/>
                <w:spacing w:val="1"/>
                <w:sz w:val="20"/>
                <w:szCs w:val="20"/>
                <w:u w:val="single"/>
              </w:rPr>
              <w:t xml:space="preserve"> </w:t>
            </w:r>
            <w:r w:rsidRPr="00F01935">
              <w:rPr>
                <w:rFonts w:cs="Calibri"/>
                <w:sz w:val="20"/>
                <w:szCs w:val="20"/>
                <w:u w:val="single"/>
              </w:rPr>
              <w:t>and</w:t>
            </w:r>
            <w:r w:rsidRPr="00F01935">
              <w:rPr>
                <w:rFonts w:cs="Calibri"/>
                <w:spacing w:val="-2"/>
                <w:sz w:val="20"/>
                <w:szCs w:val="20"/>
                <w:u w:val="single"/>
              </w:rPr>
              <w:t xml:space="preserve"> </w:t>
            </w:r>
            <w:r w:rsidRPr="00F01935">
              <w:rPr>
                <w:rFonts w:cs="Calibri"/>
                <w:sz w:val="20"/>
                <w:szCs w:val="20"/>
                <w:u w:val="single"/>
              </w:rPr>
              <w:t>readily</w:t>
            </w:r>
            <w:r w:rsidRPr="00F01935">
              <w:rPr>
                <w:rFonts w:cs="Calibri"/>
                <w:sz w:val="20"/>
                <w:szCs w:val="20"/>
              </w:rPr>
              <w:t xml:space="preserve"> </w:t>
            </w:r>
            <w:r w:rsidRPr="00F01935">
              <w:rPr>
                <w:rFonts w:cs="Calibri"/>
                <w:sz w:val="20"/>
                <w:szCs w:val="20"/>
                <w:u w:val="single"/>
              </w:rPr>
              <w:t>accessible</w:t>
            </w:r>
            <w:r w:rsidRPr="00F01935">
              <w:rPr>
                <w:rFonts w:cs="Calibri"/>
                <w:spacing w:val="-1"/>
                <w:sz w:val="20"/>
                <w:szCs w:val="20"/>
                <w:u w:val="single"/>
              </w:rPr>
              <w:t xml:space="preserve"> </w:t>
            </w:r>
            <w:r w:rsidRPr="00F01935">
              <w:rPr>
                <w:rFonts w:cs="Calibri"/>
                <w:sz w:val="20"/>
                <w:szCs w:val="20"/>
                <w:u w:val="single"/>
              </w:rPr>
              <w:t>for future</w:t>
            </w:r>
            <w:r w:rsidRPr="00F01935">
              <w:rPr>
                <w:rFonts w:cs="Calibri"/>
                <w:spacing w:val="-1"/>
                <w:sz w:val="20"/>
                <w:szCs w:val="20"/>
                <w:u w:val="single"/>
              </w:rPr>
              <w:t xml:space="preserve"> </w:t>
            </w:r>
            <w:r w:rsidRPr="00F01935">
              <w:rPr>
                <w:rFonts w:cs="Calibri"/>
                <w:sz w:val="20"/>
                <w:szCs w:val="20"/>
                <w:u w:val="single"/>
              </w:rPr>
              <w:t>installation</w:t>
            </w:r>
            <w:r w:rsidRPr="00F01935">
              <w:rPr>
                <w:rFonts w:cs="Calibri"/>
                <w:spacing w:val="1"/>
                <w:sz w:val="20"/>
                <w:szCs w:val="20"/>
                <w:u w:val="single"/>
              </w:rPr>
              <w:t xml:space="preserve"> </w:t>
            </w:r>
            <w:r w:rsidRPr="00F01935">
              <w:rPr>
                <w:rFonts w:cs="Calibri"/>
                <w:sz w:val="20"/>
                <w:szCs w:val="20"/>
                <w:u w:val="single"/>
              </w:rPr>
              <w:t>of</w:t>
            </w:r>
            <w:r w:rsidRPr="00F01935">
              <w:rPr>
                <w:rFonts w:cs="Calibri"/>
                <w:spacing w:val="-1"/>
                <w:sz w:val="20"/>
                <w:szCs w:val="20"/>
                <w:u w:val="single"/>
              </w:rPr>
              <w:t xml:space="preserve"> </w:t>
            </w:r>
            <w:r w:rsidRPr="00F01935">
              <w:rPr>
                <w:rFonts w:cs="Calibri"/>
                <w:sz w:val="20"/>
                <w:szCs w:val="20"/>
                <w:u w:val="single"/>
              </w:rPr>
              <w:t>a</w:t>
            </w:r>
            <w:r w:rsidRPr="00F01935">
              <w:rPr>
                <w:rFonts w:cs="Calibri"/>
                <w:spacing w:val="1"/>
                <w:sz w:val="20"/>
                <w:szCs w:val="20"/>
                <w:u w:val="single"/>
              </w:rPr>
              <w:t xml:space="preserve"> </w:t>
            </w:r>
            <w:r w:rsidRPr="00F01935">
              <w:rPr>
                <w:rFonts w:cs="Calibri"/>
                <w:sz w:val="20"/>
                <w:szCs w:val="20"/>
                <w:u w:val="single"/>
              </w:rPr>
              <w:t>HPWH;</w:t>
            </w:r>
            <w:r w:rsidRPr="00F01935">
              <w:rPr>
                <w:rFonts w:cs="Calibri"/>
                <w:spacing w:val="-1"/>
                <w:sz w:val="20"/>
                <w:szCs w:val="20"/>
                <w:u w:val="single"/>
              </w:rPr>
              <w:t xml:space="preserve"> </w:t>
            </w:r>
            <w:r w:rsidRPr="00F01935">
              <w:rPr>
                <w:rFonts w:cs="Calibri"/>
                <w:sz w:val="20"/>
                <w:szCs w:val="20"/>
                <w:u w:val="single"/>
              </w:rPr>
              <w:t>and</w:t>
            </w:r>
          </w:p>
          <w:p w14:paraId="30A2D8DD" w14:textId="77777777" w:rsidR="00F14AC1" w:rsidRPr="00F01935" w:rsidRDefault="00F14AC1" w:rsidP="00A847A0">
            <w:pPr>
              <w:numPr>
                <w:ilvl w:val="0"/>
                <w:numId w:val="9"/>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F01935">
              <w:rPr>
                <w:rFonts w:cs="Calibri"/>
                <w:w w:val="99"/>
                <w:sz w:val="20"/>
                <w:szCs w:val="20"/>
                <w:u w:val="single"/>
              </w:rPr>
              <w:t xml:space="preserve">A condensate </w:t>
            </w:r>
            <w:proofErr w:type="gramStart"/>
            <w:r w:rsidRPr="00F01935">
              <w:rPr>
                <w:rFonts w:cs="Calibri"/>
                <w:w w:val="99"/>
                <w:sz w:val="20"/>
                <w:szCs w:val="20"/>
                <w:u w:val="single"/>
              </w:rPr>
              <w:t>drain</w:t>
            </w:r>
            <w:proofErr w:type="gramEnd"/>
            <w:r w:rsidRPr="00F01935">
              <w:rPr>
                <w:rFonts w:cs="Calibri"/>
                <w:w w:val="99"/>
                <w:sz w:val="20"/>
                <w:szCs w:val="20"/>
                <w:u w:val="single"/>
              </w:rPr>
              <w:t xml:space="preserve"> no mo</w:t>
            </w:r>
            <w:r w:rsidRPr="00F01935">
              <w:rPr>
                <w:rFonts w:cs="Calibri"/>
                <w:sz w:val="20"/>
                <w:szCs w:val="20"/>
                <w:u w:val="single"/>
              </w:rPr>
              <w:t>re</w:t>
            </w:r>
            <w:r w:rsidRPr="00F01935">
              <w:rPr>
                <w:rFonts w:cs="Calibri"/>
                <w:spacing w:val="-1"/>
                <w:sz w:val="20"/>
                <w:szCs w:val="20"/>
                <w:u w:val="single"/>
              </w:rPr>
              <w:t xml:space="preserve"> </w:t>
            </w:r>
            <w:r w:rsidRPr="00F01935">
              <w:rPr>
                <w:rFonts w:cs="Calibri"/>
                <w:sz w:val="20"/>
                <w:szCs w:val="20"/>
                <w:u w:val="single"/>
              </w:rPr>
              <w:t>than</w:t>
            </w:r>
            <w:r w:rsidRPr="00F01935">
              <w:rPr>
                <w:rFonts w:cs="Calibri"/>
                <w:spacing w:val="1"/>
                <w:sz w:val="20"/>
                <w:szCs w:val="20"/>
                <w:u w:val="single"/>
              </w:rPr>
              <w:t xml:space="preserve"> </w:t>
            </w:r>
            <w:r w:rsidRPr="00F01935">
              <w:rPr>
                <w:rFonts w:cs="Calibri"/>
                <w:sz w:val="20"/>
                <w:szCs w:val="20"/>
                <w:u w:val="single"/>
              </w:rPr>
              <w:t>2 inches</w:t>
            </w:r>
            <w:r w:rsidRPr="00F01935">
              <w:rPr>
                <w:rFonts w:cs="Calibri"/>
                <w:spacing w:val="1"/>
                <w:sz w:val="20"/>
                <w:szCs w:val="20"/>
                <w:u w:val="single"/>
              </w:rPr>
              <w:t xml:space="preserve"> </w:t>
            </w:r>
            <w:r w:rsidRPr="00F01935">
              <w:rPr>
                <w:rFonts w:cs="Calibri"/>
                <w:sz w:val="20"/>
                <w:szCs w:val="20"/>
                <w:u w:val="single"/>
              </w:rPr>
              <w:t>higher than</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base</w:t>
            </w:r>
            <w:r w:rsidRPr="00F01935">
              <w:rPr>
                <w:rFonts w:cs="Calibri"/>
                <w:spacing w:val="-1"/>
                <w:sz w:val="20"/>
                <w:szCs w:val="20"/>
                <w:u w:val="single"/>
              </w:rPr>
              <w:t xml:space="preserve"> </w:t>
            </w:r>
            <w:r w:rsidRPr="00F01935">
              <w:rPr>
                <w:rFonts w:cs="Calibri"/>
                <w:sz w:val="20"/>
                <w:szCs w:val="20"/>
                <w:u w:val="single"/>
              </w:rPr>
              <w:t>of</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2"/>
                <w:sz w:val="20"/>
                <w:szCs w:val="20"/>
                <w:u w:val="single"/>
              </w:rPr>
              <w:t xml:space="preserve"> </w:t>
            </w:r>
            <w:r w:rsidRPr="00F01935">
              <w:rPr>
                <w:rFonts w:cs="Calibri"/>
                <w:sz w:val="20"/>
                <w:szCs w:val="20"/>
                <w:u w:val="single"/>
              </w:rPr>
              <w:t>installed</w:t>
            </w:r>
            <w:r w:rsidRPr="00F01935">
              <w:rPr>
                <w:rFonts w:cs="Calibri"/>
                <w:spacing w:val="1"/>
                <w:sz w:val="20"/>
                <w:szCs w:val="20"/>
                <w:u w:val="single"/>
              </w:rPr>
              <w:t xml:space="preserve"> </w:t>
            </w:r>
            <w:r w:rsidRPr="00F01935">
              <w:rPr>
                <w:rFonts w:cs="Calibri"/>
                <w:sz w:val="20"/>
                <w:szCs w:val="20"/>
                <w:u w:val="single"/>
              </w:rPr>
              <w:t>water heater,</w:t>
            </w:r>
            <w:r w:rsidRPr="00F01935">
              <w:rPr>
                <w:rFonts w:cs="Calibri"/>
                <w:spacing w:val="1"/>
                <w:sz w:val="20"/>
                <w:szCs w:val="20"/>
                <w:u w:val="single"/>
              </w:rPr>
              <w:t xml:space="preserve"> </w:t>
            </w:r>
            <w:r w:rsidRPr="00F01935">
              <w:rPr>
                <w:rFonts w:cs="Calibri"/>
                <w:sz w:val="20"/>
                <w:szCs w:val="20"/>
                <w:u w:val="single"/>
              </w:rPr>
              <w:t>and</w:t>
            </w:r>
            <w:r w:rsidRPr="00F01935">
              <w:rPr>
                <w:rFonts w:cs="Calibri"/>
                <w:spacing w:val="1"/>
                <w:sz w:val="20"/>
                <w:szCs w:val="20"/>
                <w:u w:val="single"/>
              </w:rPr>
              <w:t xml:space="preserve"> </w:t>
            </w:r>
            <w:r w:rsidRPr="00F01935">
              <w:rPr>
                <w:rFonts w:cs="Calibri"/>
                <w:sz w:val="20"/>
                <w:szCs w:val="20"/>
                <w:u w:val="single"/>
              </w:rPr>
              <w:t>allows</w:t>
            </w:r>
            <w:r w:rsidRPr="00F01935">
              <w:rPr>
                <w:rFonts w:cs="Calibri"/>
                <w:spacing w:val="1"/>
                <w:sz w:val="20"/>
                <w:szCs w:val="20"/>
                <w:u w:val="single"/>
              </w:rPr>
              <w:t xml:space="preserve"> </w:t>
            </w:r>
            <w:r w:rsidRPr="00F01935">
              <w:rPr>
                <w:rFonts w:cs="Calibri"/>
                <w:sz w:val="20"/>
                <w:szCs w:val="20"/>
                <w:u w:val="single"/>
              </w:rPr>
              <w:t>natural draining without pump</w:t>
            </w:r>
            <w:r w:rsidRPr="00F01935">
              <w:rPr>
                <w:rFonts w:cs="Calibri"/>
                <w:spacing w:val="1"/>
                <w:sz w:val="20"/>
                <w:szCs w:val="20"/>
                <w:u w:val="single"/>
              </w:rPr>
              <w:t xml:space="preserve"> </w:t>
            </w:r>
            <w:r w:rsidRPr="00F01935">
              <w:rPr>
                <w:rFonts w:cs="Calibri"/>
                <w:sz w:val="20"/>
                <w:szCs w:val="20"/>
                <w:u w:val="single"/>
              </w:rPr>
              <w:t>assistance.</w:t>
            </w:r>
          </w:p>
          <w:p w14:paraId="48E01F08" w14:textId="07C4304D" w:rsidR="00F14AC1" w:rsidRPr="00F01935" w:rsidRDefault="00F14AC1" w:rsidP="00F01935">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rPr>
                <w:rFonts w:asciiTheme="minorHAnsi" w:eastAsia="Times New Roman" w:hAnsiTheme="minorHAnsi" w:cstheme="minorHAnsi"/>
                <w:sz w:val="18"/>
                <w:szCs w:val="18"/>
              </w:rPr>
            </w:pPr>
          </w:p>
        </w:tc>
      </w:tr>
      <w:tr w:rsidR="00FF2686" w:rsidRPr="00F01935" w14:paraId="56C6574F" w14:textId="77777777" w:rsidTr="00FF2686">
        <w:trPr>
          <w:trHeight w:val="144"/>
          <w:tblHeader/>
        </w:trPr>
        <w:tc>
          <w:tcPr>
            <w:tcW w:w="610" w:type="dxa"/>
            <w:vAlign w:val="center"/>
          </w:tcPr>
          <w:p w14:paraId="0D57666C" w14:textId="1113D868" w:rsidR="00FF2686" w:rsidRPr="00F01935"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F01935">
              <w:rPr>
                <w:rFonts w:cstheme="minorHAnsi"/>
                <w:sz w:val="18"/>
                <w:szCs w:val="18"/>
              </w:rPr>
              <w:t>05</w:t>
            </w:r>
          </w:p>
        </w:tc>
        <w:tc>
          <w:tcPr>
            <w:tcW w:w="2265" w:type="dxa"/>
            <w:vAlign w:val="center"/>
          </w:tcPr>
          <w:p w14:paraId="497F94A9" w14:textId="4161BA97" w:rsidR="00FF2686" w:rsidRPr="00F01935"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F01935">
              <w:rPr>
                <w:sz w:val="18"/>
                <w:szCs w:val="18"/>
              </w:rPr>
              <w:t>Verification Status:</w:t>
            </w:r>
          </w:p>
        </w:tc>
        <w:tc>
          <w:tcPr>
            <w:tcW w:w="7915" w:type="dxa"/>
            <w:vAlign w:val="center"/>
          </w:tcPr>
          <w:p w14:paraId="5D3FFE28" w14:textId="77777777" w:rsidR="00FF2686" w:rsidRPr="00F01935" w:rsidRDefault="00FF2686"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7B06336C" w14:textId="77777777" w:rsidR="00FF2686" w:rsidRPr="00F01935" w:rsidRDefault="00FF2686"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6D00E7B7" w14:textId="37EFAFD8" w:rsidR="00FF2686" w:rsidRPr="00F01935" w:rsidRDefault="00FF2686" w:rsidP="00A847A0">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FF2686" w:rsidRPr="00F01935" w14:paraId="2DDFBD6D" w14:textId="77777777" w:rsidTr="00FF2686">
        <w:trPr>
          <w:trHeight w:val="144"/>
          <w:tblHeader/>
        </w:trPr>
        <w:tc>
          <w:tcPr>
            <w:tcW w:w="610" w:type="dxa"/>
          </w:tcPr>
          <w:p w14:paraId="08B39F39" w14:textId="0139C3D2" w:rsidR="00FF2686" w:rsidRPr="00F01935"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F01935">
              <w:rPr>
                <w:rFonts w:cstheme="minorHAnsi"/>
                <w:sz w:val="18"/>
                <w:szCs w:val="18"/>
              </w:rPr>
              <w:t>06</w:t>
            </w:r>
          </w:p>
        </w:tc>
        <w:tc>
          <w:tcPr>
            <w:tcW w:w="10180" w:type="dxa"/>
            <w:gridSpan w:val="2"/>
            <w:vAlign w:val="center"/>
          </w:tcPr>
          <w:p w14:paraId="6DF01197" w14:textId="4A911E0A" w:rsidR="00FF2686" w:rsidRPr="00F01935" w:rsidRDefault="00FF2686" w:rsidP="007C41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F01935">
              <w:rPr>
                <w:sz w:val="18"/>
                <w:szCs w:val="18"/>
              </w:rPr>
              <w:t xml:space="preserve">Correction Notes: </w:t>
            </w:r>
          </w:p>
        </w:tc>
      </w:tr>
      <w:tr w:rsidR="00FF2686" w:rsidRPr="00F01935" w14:paraId="3BEFD202" w14:textId="77777777" w:rsidTr="00FF2686">
        <w:trPr>
          <w:trHeight w:val="144"/>
          <w:tblHeader/>
        </w:trPr>
        <w:tc>
          <w:tcPr>
            <w:tcW w:w="10790" w:type="dxa"/>
            <w:gridSpan w:val="3"/>
          </w:tcPr>
          <w:p w14:paraId="5811BF96" w14:textId="029DAED6" w:rsidR="00FF2686" w:rsidRPr="00F01935"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C1E4D6C" w14:textId="6C759E29" w:rsidR="005D11BC" w:rsidRPr="00F01935" w:rsidRDefault="005D11BC" w:rsidP="00A05A69">
      <w:pPr>
        <w:spacing w:after="0" w:line="240" w:lineRule="auto"/>
      </w:pPr>
    </w:p>
    <w:tbl>
      <w:tblPr>
        <w:tblStyle w:val="TableGrid"/>
        <w:tblW w:w="10975" w:type="dxa"/>
        <w:tblLayout w:type="fixed"/>
        <w:tblLook w:val="04A0" w:firstRow="1" w:lastRow="0" w:firstColumn="1" w:lastColumn="0" w:noHBand="0" w:noVBand="1"/>
      </w:tblPr>
      <w:tblGrid>
        <w:gridCol w:w="445"/>
        <w:gridCol w:w="535"/>
        <w:gridCol w:w="1175"/>
        <w:gridCol w:w="90"/>
        <w:gridCol w:w="1170"/>
        <w:gridCol w:w="1170"/>
        <w:gridCol w:w="1260"/>
        <w:gridCol w:w="1080"/>
        <w:gridCol w:w="1260"/>
        <w:gridCol w:w="1440"/>
        <w:gridCol w:w="1350"/>
      </w:tblGrid>
      <w:tr w:rsidR="006A451F" w:rsidRPr="00F01935" w14:paraId="65B6E4B0" w14:textId="4D4858BD" w:rsidTr="00B022F9">
        <w:tc>
          <w:tcPr>
            <w:tcW w:w="10975" w:type="dxa"/>
            <w:gridSpan w:val="11"/>
          </w:tcPr>
          <w:p w14:paraId="5FA33641" w14:textId="51A6498C" w:rsidR="006A451F" w:rsidRPr="00F01935" w:rsidRDefault="006A451F" w:rsidP="00DF413D">
            <w:pPr>
              <w:spacing w:after="0" w:line="240" w:lineRule="auto"/>
              <w:rPr>
                <w:rFonts w:cstheme="minorHAnsi"/>
                <w:b/>
                <w:sz w:val="18"/>
                <w:szCs w:val="18"/>
              </w:rPr>
            </w:pPr>
            <w:r w:rsidRPr="00F01935">
              <w:rPr>
                <w:rFonts w:cstheme="minorHAnsi"/>
                <w:b/>
                <w:sz w:val="18"/>
                <w:szCs w:val="18"/>
              </w:rPr>
              <w:t>G. HERS-Verified Compact Hot Water Distribution Expanded Credit (CHWDS-H-EX) (RA3.6.5)</w:t>
            </w:r>
          </w:p>
          <w:p w14:paraId="6B81270B" w14:textId="0BAF51A9" w:rsidR="006A451F" w:rsidRPr="00F01935" w:rsidRDefault="006A451F" w:rsidP="00DF413D">
            <w:pPr>
              <w:spacing w:after="0" w:line="240" w:lineRule="auto"/>
              <w:rPr>
                <w:rFonts w:cstheme="minorHAnsi"/>
                <w:b/>
                <w:sz w:val="18"/>
                <w:szCs w:val="18"/>
              </w:rPr>
            </w:pPr>
            <w:r w:rsidRPr="00F01935">
              <w:rPr>
                <w:rFonts w:cstheme="minorHAnsi"/>
                <w:sz w:val="18"/>
                <w:szCs w:val="20"/>
              </w:rPr>
              <w:t>For dwelling units with multiple systems, enter the master bath distance and kitchen distance to the closest water heater, and enter the average of the furthest fixture to each water heater.</w:t>
            </w:r>
          </w:p>
        </w:tc>
      </w:tr>
      <w:tr w:rsidR="006A451F" w:rsidRPr="00F01935" w14:paraId="72C7C193" w14:textId="59D998FE" w:rsidTr="00CD6823">
        <w:tc>
          <w:tcPr>
            <w:tcW w:w="980" w:type="dxa"/>
            <w:gridSpan w:val="2"/>
          </w:tcPr>
          <w:p w14:paraId="347013C6" w14:textId="77777777" w:rsidR="006A451F" w:rsidRPr="00F01935" w:rsidRDefault="006A451F" w:rsidP="006A451F">
            <w:pPr>
              <w:spacing w:after="0"/>
              <w:jc w:val="center"/>
              <w:rPr>
                <w:rFonts w:cstheme="minorHAnsi"/>
                <w:sz w:val="20"/>
                <w:szCs w:val="20"/>
              </w:rPr>
            </w:pPr>
            <w:r w:rsidRPr="00F01935">
              <w:rPr>
                <w:rFonts w:cstheme="minorHAnsi"/>
                <w:sz w:val="20"/>
                <w:szCs w:val="20"/>
              </w:rPr>
              <w:t>01</w:t>
            </w:r>
          </w:p>
        </w:tc>
        <w:tc>
          <w:tcPr>
            <w:tcW w:w="1175" w:type="dxa"/>
          </w:tcPr>
          <w:p w14:paraId="4AB3529E" w14:textId="77777777" w:rsidR="006A451F" w:rsidRPr="00F01935" w:rsidRDefault="006A451F" w:rsidP="006A451F">
            <w:pPr>
              <w:spacing w:after="0"/>
              <w:jc w:val="center"/>
              <w:rPr>
                <w:rFonts w:cstheme="minorHAnsi"/>
                <w:sz w:val="20"/>
                <w:szCs w:val="20"/>
              </w:rPr>
            </w:pPr>
            <w:r w:rsidRPr="00F01935">
              <w:rPr>
                <w:rFonts w:cstheme="minorHAnsi"/>
                <w:sz w:val="20"/>
                <w:szCs w:val="20"/>
              </w:rPr>
              <w:t>02</w:t>
            </w:r>
          </w:p>
        </w:tc>
        <w:tc>
          <w:tcPr>
            <w:tcW w:w="1260" w:type="dxa"/>
            <w:gridSpan w:val="2"/>
            <w:vAlign w:val="bottom"/>
          </w:tcPr>
          <w:p w14:paraId="5C75605F" w14:textId="77777777" w:rsidR="006A451F" w:rsidRPr="00F01935" w:rsidRDefault="006A451F" w:rsidP="006A451F">
            <w:pPr>
              <w:spacing w:after="0"/>
              <w:jc w:val="center"/>
              <w:rPr>
                <w:rFonts w:cstheme="minorHAnsi"/>
                <w:sz w:val="20"/>
                <w:szCs w:val="20"/>
              </w:rPr>
            </w:pPr>
            <w:r w:rsidRPr="00F01935">
              <w:rPr>
                <w:rFonts w:cstheme="minorHAnsi"/>
                <w:sz w:val="20"/>
                <w:szCs w:val="20"/>
              </w:rPr>
              <w:t>03</w:t>
            </w:r>
          </w:p>
        </w:tc>
        <w:tc>
          <w:tcPr>
            <w:tcW w:w="1170" w:type="dxa"/>
          </w:tcPr>
          <w:p w14:paraId="1DFF08B6" w14:textId="77777777" w:rsidR="006A451F" w:rsidRPr="00F01935" w:rsidRDefault="006A451F" w:rsidP="006A451F">
            <w:pPr>
              <w:spacing w:after="0"/>
              <w:jc w:val="center"/>
              <w:rPr>
                <w:rFonts w:cstheme="minorHAnsi"/>
                <w:sz w:val="20"/>
                <w:szCs w:val="20"/>
              </w:rPr>
            </w:pPr>
            <w:r w:rsidRPr="00F01935">
              <w:rPr>
                <w:rFonts w:cstheme="minorHAnsi"/>
                <w:sz w:val="20"/>
                <w:szCs w:val="20"/>
              </w:rPr>
              <w:t>04</w:t>
            </w:r>
          </w:p>
        </w:tc>
        <w:tc>
          <w:tcPr>
            <w:tcW w:w="1260" w:type="dxa"/>
          </w:tcPr>
          <w:p w14:paraId="5BFDECAE" w14:textId="77777777" w:rsidR="006A451F" w:rsidRPr="00F01935" w:rsidRDefault="006A451F" w:rsidP="006A451F">
            <w:pPr>
              <w:spacing w:after="0"/>
              <w:jc w:val="center"/>
              <w:rPr>
                <w:rFonts w:cstheme="minorHAnsi"/>
                <w:sz w:val="20"/>
                <w:szCs w:val="20"/>
              </w:rPr>
            </w:pPr>
            <w:r w:rsidRPr="00F01935">
              <w:rPr>
                <w:rFonts w:cstheme="minorHAnsi"/>
                <w:sz w:val="20"/>
                <w:szCs w:val="20"/>
              </w:rPr>
              <w:t>05</w:t>
            </w:r>
          </w:p>
        </w:tc>
        <w:tc>
          <w:tcPr>
            <w:tcW w:w="1080" w:type="dxa"/>
          </w:tcPr>
          <w:p w14:paraId="376DC2C0" w14:textId="77777777" w:rsidR="006A451F" w:rsidRPr="00F01935" w:rsidRDefault="006A451F" w:rsidP="006A451F">
            <w:pPr>
              <w:spacing w:after="0"/>
              <w:jc w:val="center"/>
              <w:rPr>
                <w:rFonts w:cstheme="minorHAnsi"/>
                <w:sz w:val="20"/>
                <w:szCs w:val="20"/>
              </w:rPr>
            </w:pPr>
            <w:r w:rsidRPr="00F01935">
              <w:rPr>
                <w:rFonts w:cstheme="minorHAnsi"/>
                <w:sz w:val="20"/>
                <w:szCs w:val="20"/>
              </w:rPr>
              <w:t>06</w:t>
            </w:r>
          </w:p>
        </w:tc>
        <w:tc>
          <w:tcPr>
            <w:tcW w:w="1260" w:type="dxa"/>
          </w:tcPr>
          <w:p w14:paraId="08D51D0A" w14:textId="77777777" w:rsidR="006A451F" w:rsidRPr="00F01935" w:rsidRDefault="006A451F" w:rsidP="006A451F">
            <w:pPr>
              <w:spacing w:after="0"/>
              <w:jc w:val="center"/>
              <w:rPr>
                <w:rFonts w:cstheme="minorHAnsi"/>
                <w:sz w:val="20"/>
                <w:szCs w:val="20"/>
              </w:rPr>
            </w:pPr>
            <w:r w:rsidRPr="00F01935">
              <w:rPr>
                <w:rFonts w:cstheme="minorHAnsi"/>
                <w:sz w:val="20"/>
                <w:szCs w:val="20"/>
              </w:rPr>
              <w:t>07</w:t>
            </w:r>
          </w:p>
        </w:tc>
        <w:tc>
          <w:tcPr>
            <w:tcW w:w="1440" w:type="dxa"/>
          </w:tcPr>
          <w:p w14:paraId="73D6EA00" w14:textId="26952EA9" w:rsidR="006A451F" w:rsidRPr="00F01935" w:rsidRDefault="006A451F" w:rsidP="006A451F">
            <w:pPr>
              <w:spacing w:after="0"/>
              <w:jc w:val="center"/>
              <w:rPr>
                <w:rFonts w:cstheme="minorHAnsi"/>
                <w:sz w:val="20"/>
                <w:szCs w:val="20"/>
              </w:rPr>
            </w:pPr>
            <w:r w:rsidRPr="00F01935">
              <w:rPr>
                <w:rFonts w:cstheme="minorHAnsi"/>
                <w:sz w:val="20"/>
                <w:szCs w:val="20"/>
              </w:rPr>
              <w:t>08</w:t>
            </w:r>
          </w:p>
        </w:tc>
        <w:tc>
          <w:tcPr>
            <w:tcW w:w="1350" w:type="dxa"/>
          </w:tcPr>
          <w:p w14:paraId="0BCF35E6" w14:textId="442BCE41" w:rsidR="006A451F" w:rsidRPr="00F01935" w:rsidRDefault="006A451F" w:rsidP="006A451F">
            <w:pPr>
              <w:spacing w:after="0"/>
              <w:jc w:val="center"/>
              <w:rPr>
                <w:rFonts w:cstheme="minorHAnsi"/>
                <w:sz w:val="20"/>
                <w:szCs w:val="20"/>
              </w:rPr>
            </w:pPr>
            <w:r w:rsidRPr="00F01935">
              <w:rPr>
                <w:rFonts w:cstheme="minorHAnsi"/>
                <w:sz w:val="20"/>
                <w:szCs w:val="20"/>
              </w:rPr>
              <w:t>09</w:t>
            </w:r>
          </w:p>
        </w:tc>
      </w:tr>
      <w:tr w:rsidR="006A451F" w:rsidRPr="00F01935" w14:paraId="2AACDCBE" w14:textId="447943B2" w:rsidTr="00CD6823">
        <w:tc>
          <w:tcPr>
            <w:tcW w:w="980" w:type="dxa"/>
            <w:gridSpan w:val="2"/>
            <w:vAlign w:val="bottom"/>
          </w:tcPr>
          <w:p w14:paraId="745A2666" w14:textId="0968C2AA" w:rsidR="006A451F" w:rsidRPr="00F01935" w:rsidRDefault="006A451F" w:rsidP="006A451F">
            <w:pPr>
              <w:spacing w:after="0" w:line="240" w:lineRule="auto"/>
              <w:jc w:val="center"/>
              <w:rPr>
                <w:rFonts w:cstheme="minorHAnsi"/>
                <w:sz w:val="18"/>
                <w:szCs w:val="20"/>
              </w:rPr>
            </w:pPr>
            <w:r w:rsidRPr="00F01935">
              <w:rPr>
                <w:rFonts w:cstheme="minorHAnsi"/>
                <w:sz w:val="18"/>
                <w:szCs w:val="20"/>
              </w:rPr>
              <w:t>Dwelling Name</w:t>
            </w:r>
          </w:p>
        </w:tc>
        <w:tc>
          <w:tcPr>
            <w:tcW w:w="1175" w:type="dxa"/>
            <w:vAlign w:val="bottom"/>
          </w:tcPr>
          <w:p w14:paraId="41801CF4" w14:textId="77777777" w:rsidR="006A451F" w:rsidRPr="00F01935" w:rsidRDefault="006A451F" w:rsidP="006A451F">
            <w:pPr>
              <w:spacing w:after="0" w:line="240" w:lineRule="auto"/>
              <w:jc w:val="center"/>
              <w:rPr>
                <w:rFonts w:cstheme="minorHAnsi"/>
                <w:sz w:val="18"/>
                <w:szCs w:val="20"/>
              </w:rPr>
            </w:pPr>
            <w:r w:rsidRPr="00F01935">
              <w:rPr>
                <w:rFonts w:cstheme="minorHAnsi"/>
                <w:sz w:val="18"/>
                <w:szCs w:val="20"/>
              </w:rPr>
              <w:t>Number of Stories</w:t>
            </w:r>
          </w:p>
        </w:tc>
        <w:tc>
          <w:tcPr>
            <w:tcW w:w="1260" w:type="dxa"/>
            <w:gridSpan w:val="2"/>
            <w:vAlign w:val="bottom"/>
          </w:tcPr>
          <w:p w14:paraId="6AE386E4" w14:textId="77777777" w:rsidR="006A451F" w:rsidRPr="00F01935" w:rsidRDefault="006A451F" w:rsidP="006A451F">
            <w:pPr>
              <w:spacing w:after="0" w:line="240" w:lineRule="auto"/>
              <w:jc w:val="center"/>
              <w:rPr>
                <w:sz w:val="18"/>
              </w:rPr>
            </w:pPr>
            <w:r w:rsidRPr="00F01935">
              <w:rPr>
                <w:rFonts w:cstheme="minorHAnsi"/>
                <w:sz w:val="18"/>
                <w:szCs w:val="20"/>
              </w:rPr>
              <w:t xml:space="preserve">Master Bath distance of furthest </w:t>
            </w:r>
            <w:r w:rsidRPr="00F01935">
              <w:rPr>
                <w:rFonts w:cstheme="minorHAnsi"/>
                <w:sz w:val="18"/>
                <w:szCs w:val="20"/>
              </w:rPr>
              <w:lastRenderedPageBreak/>
              <w:t>fixture to Water Heater in feet</w:t>
            </w:r>
          </w:p>
        </w:tc>
        <w:tc>
          <w:tcPr>
            <w:tcW w:w="1170" w:type="dxa"/>
            <w:vAlign w:val="bottom"/>
          </w:tcPr>
          <w:p w14:paraId="35BAD942" w14:textId="77777777" w:rsidR="006A451F" w:rsidRPr="00F01935" w:rsidRDefault="006A451F" w:rsidP="006A451F">
            <w:pPr>
              <w:spacing w:after="0" w:line="240" w:lineRule="auto"/>
              <w:jc w:val="center"/>
              <w:rPr>
                <w:rFonts w:cstheme="minorHAnsi"/>
                <w:sz w:val="18"/>
                <w:szCs w:val="20"/>
              </w:rPr>
            </w:pPr>
            <w:r w:rsidRPr="00F01935">
              <w:rPr>
                <w:rFonts w:cstheme="minorHAnsi"/>
                <w:sz w:val="18"/>
                <w:szCs w:val="20"/>
              </w:rPr>
              <w:lastRenderedPageBreak/>
              <w:t xml:space="preserve">Kitchen distance from </w:t>
            </w:r>
            <w:r w:rsidRPr="00F01935">
              <w:rPr>
                <w:rFonts w:cstheme="minorHAnsi"/>
                <w:sz w:val="18"/>
                <w:szCs w:val="20"/>
              </w:rPr>
              <w:lastRenderedPageBreak/>
              <w:t>furthest fixture to Water Heater in feet</w:t>
            </w:r>
          </w:p>
        </w:tc>
        <w:tc>
          <w:tcPr>
            <w:tcW w:w="1260" w:type="dxa"/>
            <w:vAlign w:val="bottom"/>
          </w:tcPr>
          <w:p w14:paraId="5C2D7957" w14:textId="58B63223" w:rsidR="006A451F" w:rsidRPr="00F01935" w:rsidRDefault="006A451F" w:rsidP="006A451F">
            <w:pPr>
              <w:spacing w:after="0" w:line="240" w:lineRule="auto"/>
              <w:jc w:val="center"/>
              <w:rPr>
                <w:sz w:val="18"/>
              </w:rPr>
            </w:pPr>
            <w:r w:rsidRPr="00F01935">
              <w:rPr>
                <w:rFonts w:cstheme="minorHAnsi"/>
                <w:sz w:val="18"/>
                <w:szCs w:val="20"/>
              </w:rPr>
              <w:lastRenderedPageBreak/>
              <w:t xml:space="preserve">Furthest Third furthest fixture to </w:t>
            </w:r>
            <w:r w:rsidRPr="00F01935">
              <w:rPr>
                <w:rFonts w:cstheme="minorHAnsi"/>
                <w:sz w:val="18"/>
                <w:szCs w:val="20"/>
              </w:rPr>
              <w:lastRenderedPageBreak/>
              <w:t>Water Heater in feet (Avg for multiple water heaters)</w:t>
            </w:r>
          </w:p>
        </w:tc>
        <w:tc>
          <w:tcPr>
            <w:tcW w:w="1080" w:type="dxa"/>
            <w:vAlign w:val="bottom"/>
          </w:tcPr>
          <w:p w14:paraId="5794D991" w14:textId="77777777" w:rsidR="006A451F" w:rsidRPr="00F01935" w:rsidRDefault="006A451F" w:rsidP="006A451F">
            <w:pPr>
              <w:spacing w:after="0" w:line="240" w:lineRule="auto"/>
              <w:jc w:val="center"/>
              <w:rPr>
                <w:sz w:val="18"/>
              </w:rPr>
            </w:pPr>
            <w:r w:rsidRPr="00F01935">
              <w:rPr>
                <w:rFonts w:cstheme="minorHAnsi"/>
                <w:sz w:val="18"/>
                <w:szCs w:val="20"/>
              </w:rPr>
              <w:lastRenderedPageBreak/>
              <w:t>Weighted Distance</w:t>
            </w:r>
          </w:p>
        </w:tc>
        <w:tc>
          <w:tcPr>
            <w:tcW w:w="1260" w:type="dxa"/>
            <w:vAlign w:val="bottom"/>
          </w:tcPr>
          <w:p w14:paraId="046B7D26" w14:textId="77777777" w:rsidR="006A451F" w:rsidRPr="00F01935" w:rsidRDefault="006A451F" w:rsidP="006A451F">
            <w:pPr>
              <w:spacing w:after="0" w:line="240" w:lineRule="auto"/>
              <w:jc w:val="center"/>
              <w:rPr>
                <w:sz w:val="18"/>
              </w:rPr>
            </w:pPr>
            <w:r w:rsidRPr="00F01935">
              <w:rPr>
                <w:rFonts w:cstheme="minorHAnsi"/>
                <w:sz w:val="18"/>
                <w:szCs w:val="20"/>
              </w:rPr>
              <w:t>Qualification Distance</w:t>
            </w:r>
          </w:p>
        </w:tc>
        <w:tc>
          <w:tcPr>
            <w:tcW w:w="1440" w:type="dxa"/>
            <w:vAlign w:val="bottom"/>
          </w:tcPr>
          <w:p w14:paraId="3B09B17F" w14:textId="5F946AAE" w:rsidR="006A451F" w:rsidRPr="00F01935" w:rsidRDefault="006A451F" w:rsidP="006A451F">
            <w:pPr>
              <w:spacing w:after="0" w:line="240" w:lineRule="auto"/>
              <w:jc w:val="center"/>
              <w:rPr>
                <w:rFonts w:cstheme="minorHAnsi"/>
                <w:sz w:val="18"/>
                <w:szCs w:val="20"/>
              </w:rPr>
            </w:pPr>
            <w:r w:rsidRPr="00F01935">
              <w:rPr>
                <w:rFonts w:cstheme="minorHAnsi"/>
                <w:sz w:val="18"/>
              </w:rPr>
              <w:t>Design Compactness Factor</w:t>
            </w:r>
          </w:p>
        </w:tc>
        <w:tc>
          <w:tcPr>
            <w:tcW w:w="1350" w:type="dxa"/>
            <w:vAlign w:val="bottom"/>
          </w:tcPr>
          <w:p w14:paraId="7B26ECC9" w14:textId="5BCD7199" w:rsidR="006A451F" w:rsidRPr="00F01935" w:rsidRDefault="006A451F" w:rsidP="006A451F">
            <w:pPr>
              <w:spacing w:after="0" w:line="240" w:lineRule="auto"/>
              <w:jc w:val="center"/>
              <w:rPr>
                <w:rFonts w:cstheme="minorHAnsi"/>
                <w:sz w:val="18"/>
                <w:szCs w:val="20"/>
              </w:rPr>
            </w:pPr>
            <w:r w:rsidRPr="00F01935">
              <w:rPr>
                <w:rFonts w:cstheme="minorHAnsi"/>
                <w:sz w:val="18"/>
              </w:rPr>
              <w:t>Calculated Compactness Factor</w:t>
            </w:r>
          </w:p>
        </w:tc>
      </w:tr>
      <w:tr w:rsidR="006A451F" w:rsidRPr="00F01935" w14:paraId="2A538DCE" w14:textId="59250039" w:rsidTr="00CD6823">
        <w:trPr>
          <w:trHeight w:val="305"/>
        </w:trPr>
        <w:tc>
          <w:tcPr>
            <w:tcW w:w="980" w:type="dxa"/>
            <w:gridSpan w:val="2"/>
          </w:tcPr>
          <w:p w14:paraId="449D38DE" w14:textId="4ECF15F4" w:rsidR="006A451F" w:rsidRPr="00F01935" w:rsidRDefault="006A451F" w:rsidP="006A451F">
            <w:pPr>
              <w:spacing w:after="0" w:line="240" w:lineRule="auto"/>
              <w:rPr>
                <w:sz w:val="18"/>
                <w:szCs w:val="18"/>
              </w:rPr>
            </w:pPr>
          </w:p>
        </w:tc>
        <w:tc>
          <w:tcPr>
            <w:tcW w:w="1175" w:type="dxa"/>
          </w:tcPr>
          <w:p w14:paraId="0E95FA25" w14:textId="26CBF855" w:rsidR="006A451F" w:rsidRPr="00F01935" w:rsidRDefault="006A451F" w:rsidP="006A451F">
            <w:pPr>
              <w:spacing w:after="0" w:line="240" w:lineRule="auto"/>
              <w:rPr>
                <w:sz w:val="18"/>
                <w:szCs w:val="18"/>
              </w:rPr>
            </w:pPr>
          </w:p>
        </w:tc>
        <w:tc>
          <w:tcPr>
            <w:tcW w:w="1260" w:type="dxa"/>
            <w:gridSpan w:val="2"/>
          </w:tcPr>
          <w:p w14:paraId="58DC3E9A" w14:textId="75CCA142" w:rsidR="006A451F" w:rsidRPr="00F01935" w:rsidRDefault="006A451F" w:rsidP="006A451F">
            <w:pPr>
              <w:spacing w:after="0" w:line="240" w:lineRule="auto"/>
              <w:rPr>
                <w:sz w:val="18"/>
                <w:szCs w:val="18"/>
              </w:rPr>
            </w:pPr>
          </w:p>
        </w:tc>
        <w:tc>
          <w:tcPr>
            <w:tcW w:w="1170" w:type="dxa"/>
          </w:tcPr>
          <w:p w14:paraId="7096AF78" w14:textId="3C6DA900" w:rsidR="006A451F" w:rsidRPr="00F01935" w:rsidRDefault="006A451F" w:rsidP="006A451F">
            <w:pPr>
              <w:spacing w:after="0" w:line="240" w:lineRule="auto"/>
              <w:rPr>
                <w:sz w:val="18"/>
                <w:szCs w:val="18"/>
              </w:rPr>
            </w:pPr>
          </w:p>
        </w:tc>
        <w:tc>
          <w:tcPr>
            <w:tcW w:w="1260" w:type="dxa"/>
          </w:tcPr>
          <w:p w14:paraId="42C6F596" w14:textId="4FC5B11F" w:rsidR="006A451F" w:rsidRPr="00F01935" w:rsidRDefault="006A451F" w:rsidP="006A451F">
            <w:pPr>
              <w:spacing w:after="0" w:line="240" w:lineRule="auto"/>
              <w:rPr>
                <w:sz w:val="18"/>
                <w:szCs w:val="18"/>
              </w:rPr>
            </w:pPr>
          </w:p>
        </w:tc>
        <w:tc>
          <w:tcPr>
            <w:tcW w:w="1080" w:type="dxa"/>
          </w:tcPr>
          <w:p w14:paraId="005E16EA" w14:textId="4E59AA85" w:rsidR="006A451F" w:rsidRPr="00F01935" w:rsidRDefault="006A451F" w:rsidP="006A451F">
            <w:pPr>
              <w:spacing w:after="0" w:line="240" w:lineRule="auto"/>
              <w:rPr>
                <w:sz w:val="18"/>
                <w:szCs w:val="18"/>
              </w:rPr>
            </w:pPr>
          </w:p>
        </w:tc>
        <w:tc>
          <w:tcPr>
            <w:tcW w:w="1260" w:type="dxa"/>
          </w:tcPr>
          <w:p w14:paraId="14981B14" w14:textId="0ACD75AC" w:rsidR="006A451F" w:rsidRPr="00F01935" w:rsidRDefault="006A451F" w:rsidP="006A451F">
            <w:pPr>
              <w:spacing w:after="0" w:line="240" w:lineRule="auto"/>
              <w:rPr>
                <w:sz w:val="18"/>
                <w:szCs w:val="18"/>
              </w:rPr>
            </w:pPr>
          </w:p>
        </w:tc>
        <w:tc>
          <w:tcPr>
            <w:tcW w:w="1440" w:type="dxa"/>
          </w:tcPr>
          <w:p w14:paraId="4944DC7E" w14:textId="77777777" w:rsidR="006A451F" w:rsidRPr="00F01935" w:rsidRDefault="006A451F" w:rsidP="006A451F">
            <w:pPr>
              <w:spacing w:after="0" w:line="240" w:lineRule="auto"/>
              <w:rPr>
                <w:sz w:val="18"/>
                <w:szCs w:val="18"/>
              </w:rPr>
            </w:pPr>
          </w:p>
        </w:tc>
        <w:tc>
          <w:tcPr>
            <w:tcW w:w="1350" w:type="dxa"/>
          </w:tcPr>
          <w:p w14:paraId="7B867F11" w14:textId="77777777" w:rsidR="006A451F" w:rsidRPr="00F01935" w:rsidRDefault="006A451F" w:rsidP="006A451F">
            <w:pPr>
              <w:spacing w:after="0" w:line="240" w:lineRule="auto"/>
              <w:rPr>
                <w:sz w:val="18"/>
                <w:szCs w:val="18"/>
              </w:rPr>
            </w:pPr>
          </w:p>
        </w:tc>
      </w:tr>
      <w:tr w:rsidR="006A451F" w:rsidRPr="00F01935" w14:paraId="7182325D" w14:textId="3D457A30" w:rsidTr="00CD6823">
        <w:tc>
          <w:tcPr>
            <w:tcW w:w="980" w:type="dxa"/>
            <w:gridSpan w:val="2"/>
            <w:tcBorders>
              <w:bottom w:val="single" w:sz="4" w:space="0" w:color="000000"/>
            </w:tcBorders>
          </w:tcPr>
          <w:p w14:paraId="6273F2DF" w14:textId="77777777" w:rsidR="006A451F" w:rsidRPr="00F01935" w:rsidRDefault="006A451F" w:rsidP="006A451F">
            <w:pPr>
              <w:spacing w:after="0"/>
              <w:rPr>
                <w:sz w:val="20"/>
                <w:szCs w:val="20"/>
              </w:rPr>
            </w:pPr>
          </w:p>
        </w:tc>
        <w:tc>
          <w:tcPr>
            <w:tcW w:w="1175" w:type="dxa"/>
            <w:tcBorders>
              <w:bottom w:val="single" w:sz="4" w:space="0" w:color="000000"/>
            </w:tcBorders>
          </w:tcPr>
          <w:p w14:paraId="15394974" w14:textId="77777777" w:rsidR="006A451F" w:rsidRPr="00F01935" w:rsidRDefault="006A451F" w:rsidP="006A451F">
            <w:pPr>
              <w:spacing w:after="0"/>
              <w:rPr>
                <w:sz w:val="20"/>
                <w:szCs w:val="20"/>
              </w:rPr>
            </w:pPr>
          </w:p>
        </w:tc>
        <w:tc>
          <w:tcPr>
            <w:tcW w:w="1260" w:type="dxa"/>
            <w:gridSpan w:val="2"/>
            <w:tcBorders>
              <w:bottom w:val="single" w:sz="4" w:space="0" w:color="000000"/>
            </w:tcBorders>
          </w:tcPr>
          <w:p w14:paraId="51C3A4F5" w14:textId="77777777" w:rsidR="006A451F" w:rsidRPr="00F01935" w:rsidRDefault="006A451F" w:rsidP="006A451F">
            <w:pPr>
              <w:spacing w:after="0"/>
              <w:rPr>
                <w:sz w:val="20"/>
                <w:szCs w:val="20"/>
              </w:rPr>
            </w:pPr>
          </w:p>
        </w:tc>
        <w:tc>
          <w:tcPr>
            <w:tcW w:w="1170" w:type="dxa"/>
            <w:tcBorders>
              <w:bottom w:val="single" w:sz="4" w:space="0" w:color="000000"/>
            </w:tcBorders>
          </w:tcPr>
          <w:p w14:paraId="599C1F39" w14:textId="77777777" w:rsidR="006A451F" w:rsidRPr="00F01935" w:rsidRDefault="006A451F" w:rsidP="006A451F">
            <w:pPr>
              <w:spacing w:after="0"/>
              <w:rPr>
                <w:sz w:val="20"/>
                <w:szCs w:val="20"/>
              </w:rPr>
            </w:pPr>
          </w:p>
        </w:tc>
        <w:tc>
          <w:tcPr>
            <w:tcW w:w="1260" w:type="dxa"/>
            <w:tcBorders>
              <w:bottom w:val="single" w:sz="4" w:space="0" w:color="000000"/>
            </w:tcBorders>
          </w:tcPr>
          <w:p w14:paraId="5566ADD7" w14:textId="77777777" w:rsidR="006A451F" w:rsidRPr="00F01935" w:rsidRDefault="006A451F" w:rsidP="006A451F">
            <w:pPr>
              <w:spacing w:after="0"/>
              <w:rPr>
                <w:sz w:val="20"/>
                <w:szCs w:val="20"/>
              </w:rPr>
            </w:pPr>
          </w:p>
        </w:tc>
        <w:tc>
          <w:tcPr>
            <w:tcW w:w="1080" w:type="dxa"/>
            <w:tcBorders>
              <w:bottom w:val="single" w:sz="4" w:space="0" w:color="000000"/>
            </w:tcBorders>
          </w:tcPr>
          <w:p w14:paraId="5F27ECAB" w14:textId="77777777" w:rsidR="006A451F" w:rsidRPr="00F01935" w:rsidRDefault="006A451F" w:rsidP="006A451F">
            <w:pPr>
              <w:spacing w:after="0"/>
              <w:rPr>
                <w:sz w:val="20"/>
                <w:szCs w:val="20"/>
              </w:rPr>
            </w:pPr>
          </w:p>
        </w:tc>
        <w:tc>
          <w:tcPr>
            <w:tcW w:w="1260" w:type="dxa"/>
            <w:tcBorders>
              <w:bottom w:val="single" w:sz="4" w:space="0" w:color="000000"/>
            </w:tcBorders>
          </w:tcPr>
          <w:p w14:paraId="19AF349D" w14:textId="77777777" w:rsidR="006A451F" w:rsidRPr="00F01935" w:rsidRDefault="006A451F" w:rsidP="006A451F">
            <w:pPr>
              <w:spacing w:after="0"/>
              <w:rPr>
                <w:sz w:val="20"/>
                <w:szCs w:val="20"/>
              </w:rPr>
            </w:pPr>
          </w:p>
        </w:tc>
        <w:tc>
          <w:tcPr>
            <w:tcW w:w="1440" w:type="dxa"/>
            <w:tcBorders>
              <w:bottom w:val="single" w:sz="4" w:space="0" w:color="000000"/>
            </w:tcBorders>
          </w:tcPr>
          <w:p w14:paraId="6D36FDE7" w14:textId="77777777" w:rsidR="006A451F" w:rsidRPr="00F01935" w:rsidRDefault="006A451F" w:rsidP="006A451F">
            <w:pPr>
              <w:spacing w:after="0"/>
              <w:rPr>
                <w:sz w:val="20"/>
                <w:szCs w:val="20"/>
              </w:rPr>
            </w:pPr>
          </w:p>
        </w:tc>
        <w:tc>
          <w:tcPr>
            <w:tcW w:w="1350" w:type="dxa"/>
            <w:tcBorders>
              <w:bottom w:val="single" w:sz="4" w:space="0" w:color="000000"/>
            </w:tcBorders>
          </w:tcPr>
          <w:p w14:paraId="2D6D697E" w14:textId="77777777" w:rsidR="006A451F" w:rsidRPr="00F01935" w:rsidRDefault="006A451F" w:rsidP="006A451F">
            <w:pPr>
              <w:spacing w:after="0"/>
              <w:rPr>
                <w:sz w:val="20"/>
                <w:szCs w:val="20"/>
              </w:rPr>
            </w:pPr>
          </w:p>
        </w:tc>
      </w:tr>
      <w:tr w:rsidR="006A451F" w:rsidRPr="00F01935" w14:paraId="698911C3" w14:textId="794B9709" w:rsidTr="00B022F9">
        <w:trPr>
          <w:trHeight w:val="291"/>
        </w:trPr>
        <w:tc>
          <w:tcPr>
            <w:tcW w:w="445" w:type="dxa"/>
            <w:tcBorders>
              <w:top w:val="single" w:sz="4" w:space="0" w:color="auto"/>
            </w:tcBorders>
          </w:tcPr>
          <w:p w14:paraId="2AD316FE" w14:textId="5C816810" w:rsidR="006A451F" w:rsidRPr="00F01935" w:rsidRDefault="00123831" w:rsidP="006A451F">
            <w:pPr>
              <w:spacing w:after="0"/>
              <w:rPr>
                <w:rFonts w:cstheme="minorHAnsi"/>
                <w:b/>
                <w:sz w:val="20"/>
                <w:szCs w:val="20"/>
              </w:rPr>
            </w:pPr>
            <w:r w:rsidRPr="00F01935">
              <w:rPr>
                <w:rFonts w:cstheme="minorHAnsi"/>
                <w:sz w:val="20"/>
                <w:szCs w:val="18"/>
              </w:rPr>
              <w:t>10</w:t>
            </w:r>
          </w:p>
        </w:tc>
        <w:tc>
          <w:tcPr>
            <w:tcW w:w="10530" w:type="dxa"/>
            <w:gridSpan w:val="10"/>
            <w:tcBorders>
              <w:top w:val="single" w:sz="4" w:space="0" w:color="auto"/>
            </w:tcBorders>
          </w:tcPr>
          <w:p w14:paraId="63EE27E2" w14:textId="424F57E4" w:rsidR="006A451F" w:rsidRPr="00F01935" w:rsidRDefault="006A451F" w:rsidP="006A451F">
            <w:pPr>
              <w:spacing w:after="0"/>
              <w:rPr>
                <w:rFonts w:cstheme="minorHAnsi"/>
                <w:sz w:val="18"/>
                <w:szCs w:val="18"/>
              </w:rPr>
            </w:pPr>
            <w:r w:rsidRPr="00F01935">
              <w:rPr>
                <w:rFonts w:cstheme="minorHAnsi"/>
                <w:sz w:val="18"/>
                <w:szCs w:val="18"/>
              </w:rPr>
              <w:t>No hot water piping &gt;1 inch diameter is allowed.</w:t>
            </w:r>
          </w:p>
        </w:tc>
      </w:tr>
      <w:tr w:rsidR="006A451F" w:rsidRPr="00F01935" w14:paraId="040A0720" w14:textId="34A1FA1B" w:rsidTr="00B022F9">
        <w:trPr>
          <w:trHeight w:val="288"/>
        </w:trPr>
        <w:tc>
          <w:tcPr>
            <w:tcW w:w="445" w:type="dxa"/>
          </w:tcPr>
          <w:p w14:paraId="4A7B4779" w14:textId="6B822000" w:rsidR="006A451F" w:rsidRPr="00F01935" w:rsidRDefault="00123831" w:rsidP="006A451F">
            <w:pPr>
              <w:spacing w:after="0"/>
              <w:rPr>
                <w:rFonts w:cstheme="minorHAnsi"/>
                <w:b/>
                <w:sz w:val="20"/>
                <w:szCs w:val="20"/>
              </w:rPr>
            </w:pPr>
            <w:r w:rsidRPr="00F01935">
              <w:rPr>
                <w:rFonts w:cstheme="minorHAnsi"/>
                <w:sz w:val="20"/>
                <w:szCs w:val="18"/>
              </w:rPr>
              <w:t>11</w:t>
            </w:r>
          </w:p>
        </w:tc>
        <w:tc>
          <w:tcPr>
            <w:tcW w:w="10530" w:type="dxa"/>
            <w:gridSpan w:val="10"/>
          </w:tcPr>
          <w:p w14:paraId="4504BDCB" w14:textId="42EBCD9A" w:rsidR="006A451F" w:rsidRPr="00F01935" w:rsidRDefault="006A451F" w:rsidP="006A451F">
            <w:pPr>
              <w:spacing w:after="0"/>
              <w:rPr>
                <w:rFonts w:cstheme="minorHAnsi"/>
                <w:sz w:val="18"/>
                <w:szCs w:val="18"/>
              </w:rPr>
            </w:pPr>
            <w:r w:rsidRPr="00F01935">
              <w:rPr>
                <w:rFonts w:cstheme="minorHAnsi"/>
                <w:sz w:val="18"/>
                <w:szCs w:val="18"/>
              </w:rPr>
              <w:t>Length of 1 inch diameter piping is limited to 8 feet or less.</w:t>
            </w:r>
          </w:p>
        </w:tc>
      </w:tr>
      <w:tr w:rsidR="006A451F" w:rsidRPr="00F01935" w14:paraId="224F4941" w14:textId="13023279" w:rsidTr="00B022F9">
        <w:trPr>
          <w:trHeight w:val="288"/>
        </w:trPr>
        <w:tc>
          <w:tcPr>
            <w:tcW w:w="445" w:type="dxa"/>
          </w:tcPr>
          <w:p w14:paraId="0FBFFF2A" w14:textId="7A12994E" w:rsidR="006A451F" w:rsidRPr="00F01935" w:rsidRDefault="00123831" w:rsidP="006A451F">
            <w:pPr>
              <w:spacing w:after="0"/>
              <w:rPr>
                <w:rFonts w:cstheme="minorHAnsi"/>
                <w:b/>
                <w:sz w:val="20"/>
                <w:szCs w:val="20"/>
              </w:rPr>
            </w:pPr>
            <w:r w:rsidRPr="00F01935">
              <w:rPr>
                <w:rFonts w:cstheme="minorHAnsi"/>
                <w:sz w:val="20"/>
                <w:szCs w:val="18"/>
              </w:rPr>
              <w:t>12</w:t>
            </w:r>
          </w:p>
        </w:tc>
        <w:tc>
          <w:tcPr>
            <w:tcW w:w="10530" w:type="dxa"/>
            <w:gridSpan w:val="10"/>
          </w:tcPr>
          <w:p w14:paraId="5657037A" w14:textId="0E22F0B7" w:rsidR="006A451F" w:rsidRPr="00F01935" w:rsidRDefault="006A451F" w:rsidP="006A451F">
            <w:pPr>
              <w:spacing w:after="0"/>
              <w:rPr>
                <w:rFonts w:cstheme="minorHAnsi"/>
                <w:sz w:val="18"/>
                <w:szCs w:val="18"/>
              </w:rPr>
            </w:pPr>
            <w:proofErr w:type="gramStart"/>
            <w:r w:rsidRPr="00F01935">
              <w:rPr>
                <w:rFonts w:cstheme="minorHAnsi"/>
                <w:sz w:val="18"/>
                <w:szCs w:val="18"/>
              </w:rPr>
              <w:t>Two and three story</w:t>
            </w:r>
            <w:proofErr w:type="gramEnd"/>
            <w:r w:rsidRPr="00F01935">
              <w:rPr>
                <w:rFonts w:cstheme="minorHAnsi"/>
                <w:sz w:val="18"/>
                <w:szCs w:val="18"/>
              </w:rPr>
              <w:t xml:space="preserve"> buildings cannot have hot water distribution piping in the attic, unless the water heater is also located in the attic.</w:t>
            </w:r>
          </w:p>
        </w:tc>
      </w:tr>
      <w:tr w:rsidR="006A451F" w:rsidRPr="00F01935" w14:paraId="26EA3EBD" w14:textId="6C04DBB7" w:rsidTr="00B022F9">
        <w:trPr>
          <w:trHeight w:val="288"/>
        </w:trPr>
        <w:tc>
          <w:tcPr>
            <w:tcW w:w="445" w:type="dxa"/>
          </w:tcPr>
          <w:p w14:paraId="56BA0081" w14:textId="36904889" w:rsidR="006A451F" w:rsidRPr="00F01935" w:rsidRDefault="00123831" w:rsidP="006A451F">
            <w:pPr>
              <w:spacing w:after="0"/>
              <w:rPr>
                <w:rFonts w:cstheme="minorHAnsi"/>
                <w:b/>
                <w:sz w:val="20"/>
                <w:szCs w:val="20"/>
              </w:rPr>
            </w:pPr>
            <w:r w:rsidRPr="00F01935">
              <w:rPr>
                <w:rFonts w:cstheme="minorHAnsi"/>
                <w:sz w:val="20"/>
                <w:szCs w:val="18"/>
              </w:rPr>
              <w:t>13</w:t>
            </w:r>
          </w:p>
        </w:tc>
        <w:tc>
          <w:tcPr>
            <w:tcW w:w="10530" w:type="dxa"/>
            <w:gridSpan w:val="10"/>
          </w:tcPr>
          <w:p w14:paraId="116DEF3F" w14:textId="5F499696" w:rsidR="006A451F" w:rsidRPr="00F01935" w:rsidRDefault="006A451F" w:rsidP="006A451F">
            <w:pPr>
              <w:spacing w:after="0"/>
              <w:rPr>
                <w:rFonts w:cstheme="minorHAnsi"/>
                <w:sz w:val="18"/>
                <w:szCs w:val="18"/>
              </w:rPr>
            </w:pPr>
            <w:r w:rsidRPr="00F01935">
              <w:rPr>
                <w:rFonts w:cstheme="minorHAnsi"/>
                <w:sz w:val="18"/>
                <w:szCs w:val="18"/>
              </w:rPr>
              <w:t>Eligible recirculating systems must be HERS-Verified Demand Recirculation: Manual Control conforming to RA4.4.17.</w:t>
            </w:r>
          </w:p>
        </w:tc>
      </w:tr>
      <w:tr w:rsidR="00CD6823" w:rsidRPr="00F01935" w14:paraId="7211B6C9" w14:textId="09FB4641" w:rsidTr="00B022F9">
        <w:tc>
          <w:tcPr>
            <w:tcW w:w="445" w:type="dxa"/>
            <w:vAlign w:val="center"/>
          </w:tcPr>
          <w:p w14:paraId="03758E3D" w14:textId="583B8BB5" w:rsidR="00CD6823" w:rsidRPr="00F01935" w:rsidRDefault="00123831" w:rsidP="006A451F">
            <w:pPr>
              <w:spacing w:after="0"/>
              <w:rPr>
                <w:rFonts w:cstheme="minorHAnsi"/>
                <w:b/>
                <w:sz w:val="18"/>
                <w:szCs w:val="20"/>
              </w:rPr>
            </w:pPr>
            <w:r w:rsidRPr="00F01935">
              <w:rPr>
                <w:rFonts w:cstheme="minorHAnsi"/>
                <w:sz w:val="18"/>
                <w:szCs w:val="18"/>
              </w:rPr>
              <w:t>14</w:t>
            </w:r>
          </w:p>
        </w:tc>
        <w:tc>
          <w:tcPr>
            <w:tcW w:w="1800" w:type="dxa"/>
            <w:gridSpan w:val="3"/>
            <w:vAlign w:val="center"/>
          </w:tcPr>
          <w:p w14:paraId="4FDE68C4" w14:textId="77777777" w:rsidR="00CD6823" w:rsidRPr="00F01935" w:rsidRDefault="00CD6823" w:rsidP="006A451F">
            <w:pPr>
              <w:spacing w:after="0"/>
              <w:rPr>
                <w:rFonts w:cstheme="minorHAnsi"/>
                <w:b/>
                <w:sz w:val="18"/>
                <w:szCs w:val="20"/>
              </w:rPr>
            </w:pPr>
            <w:r w:rsidRPr="00F01935">
              <w:rPr>
                <w:sz w:val="18"/>
                <w:szCs w:val="18"/>
              </w:rPr>
              <w:t>Verification Status:</w:t>
            </w:r>
          </w:p>
        </w:tc>
        <w:tc>
          <w:tcPr>
            <w:tcW w:w="8730" w:type="dxa"/>
            <w:gridSpan w:val="7"/>
            <w:vAlign w:val="center"/>
          </w:tcPr>
          <w:p w14:paraId="43218A63" w14:textId="77777777" w:rsidR="00CD6823" w:rsidRPr="00F01935" w:rsidRDefault="00CD6823"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78C6C49D" w14:textId="77777777" w:rsidR="00CD6823" w:rsidRPr="00F01935" w:rsidRDefault="00CD6823"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07C2DA86" w14:textId="5650E0C0" w:rsidR="00CD6823" w:rsidRPr="00F01935" w:rsidRDefault="00CD6823" w:rsidP="00A847A0">
            <w:pPr>
              <w:pStyle w:val="ListParagraph"/>
              <w:keepNext/>
              <w:numPr>
                <w:ilvl w:val="0"/>
                <w:numId w:val="8"/>
              </w:numPr>
              <w:tabs>
                <w:tab w:val="left" w:pos="356"/>
              </w:tabs>
              <w:spacing w:after="0" w:line="240" w:lineRule="auto"/>
              <w:rPr>
                <w:sz w:val="18"/>
                <w:szCs w:val="18"/>
                <w:u w:val="single"/>
              </w:rPr>
            </w:pPr>
            <w:r w:rsidRPr="00F01935">
              <w:rPr>
                <w:sz w:val="18"/>
                <w:szCs w:val="18"/>
                <w:u w:val="single"/>
              </w:rPr>
              <w:t>All N/A</w:t>
            </w:r>
            <w:r w:rsidRPr="00F01935">
              <w:rPr>
                <w:sz w:val="18"/>
                <w:szCs w:val="18"/>
              </w:rPr>
              <w:t xml:space="preserve"> - This entire table is not applicable</w:t>
            </w:r>
          </w:p>
        </w:tc>
      </w:tr>
      <w:tr w:rsidR="00CD6823" w:rsidRPr="00F01935" w14:paraId="688C70A5" w14:textId="660B72AE" w:rsidTr="00B022F9">
        <w:tc>
          <w:tcPr>
            <w:tcW w:w="445" w:type="dxa"/>
          </w:tcPr>
          <w:p w14:paraId="2C9E2BFD" w14:textId="7F6B73B8" w:rsidR="00CD6823" w:rsidRPr="00F01935" w:rsidRDefault="00123831" w:rsidP="006A451F">
            <w:pPr>
              <w:spacing w:after="0"/>
              <w:rPr>
                <w:rFonts w:cstheme="minorHAnsi"/>
                <w:b/>
                <w:sz w:val="18"/>
                <w:szCs w:val="20"/>
              </w:rPr>
            </w:pPr>
            <w:r w:rsidRPr="00F01935">
              <w:rPr>
                <w:rFonts w:cstheme="minorHAnsi"/>
                <w:sz w:val="18"/>
                <w:szCs w:val="18"/>
              </w:rPr>
              <w:t>15</w:t>
            </w:r>
          </w:p>
        </w:tc>
        <w:tc>
          <w:tcPr>
            <w:tcW w:w="10530" w:type="dxa"/>
            <w:gridSpan w:val="10"/>
            <w:vAlign w:val="center"/>
          </w:tcPr>
          <w:p w14:paraId="603B600A" w14:textId="51420811" w:rsidR="00CD6823" w:rsidRPr="00F01935" w:rsidRDefault="00CD6823" w:rsidP="006A451F">
            <w:pPr>
              <w:spacing w:after="0"/>
              <w:rPr>
                <w:sz w:val="18"/>
                <w:szCs w:val="18"/>
              </w:rPr>
            </w:pPr>
            <w:r w:rsidRPr="00F01935">
              <w:rPr>
                <w:sz w:val="18"/>
                <w:szCs w:val="18"/>
              </w:rPr>
              <w:t xml:space="preserve">Correction Notes: </w:t>
            </w:r>
          </w:p>
        </w:tc>
      </w:tr>
      <w:tr w:rsidR="00CD6823" w:rsidRPr="00F01935" w14:paraId="62910A91" w14:textId="7AD4AF2F" w:rsidTr="00B022F9">
        <w:tc>
          <w:tcPr>
            <w:tcW w:w="10975" w:type="dxa"/>
            <w:gridSpan w:val="11"/>
          </w:tcPr>
          <w:p w14:paraId="4C518F97" w14:textId="7028B45F" w:rsidR="00CD6823" w:rsidRPr="00F01935" w:rsidRDefault="00CD6823" w:rsidP="006A451F">
            <w:pPr>
              <w:spacing w:after="0"/>
              <w:rPr>
                <w:b/>
                <w:sz w:val="18"/>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746EEAD" w14:textId="16DF7C6F" w:rsidR="00D7513B" w:rsidRPr="00F01935" w:rsidRDefault="00D7513B" w:rsidP="00DC522B">
      <w:pPr>
        <w:spacing w:after="0" w:line="240" w:lineRule="auto"/>
        <w:rPr>
          <w:rFonts w:asciiTheme="minorHAnsi" w:hAnsiTheme="minorHAnsi" w:cstheme="minorHAnsi"/>
          <w:sz w:val="18"/>
          <w:szCs w:val="18"/>
        </w:rPr>
      </w:pPr>
    </w:p>
    <w:tbl>
      <w:tblPr>
        <w:tblStyle w:val="TableGrid"/>
        <w:tblW w:w="10975" w:type="dxa"/>
        <w:tblLook w:val="04A0" w:firstRow="1" w:lastRow="0" w:firstColumn="1" w:lastColumn="0" w:noHBand="0" w:noVBand="1"/>
      </w:tblPr>
      <w:tblGrid>
        <w:gridCol w:w="980"/>
        <w:gridCol w:w="995"/>
        <w:gridCol w:w="1259"/>
        <w:gridCol w:w="1259"/>
        <w:gridCol w:w="1349"/>
        <w:gridCol w:w="1170"/>
        <w:gridCol w:w="1260"/>
        <w:gridCol w:w="1259"/>
        <w:gridCol w:w="1444"/>
      </w:tblGrid>
      <w:tr w:rsidR="00CD6823" w:rsidRPr="00F01935" w14:paraId="7178944C" w14:textId="0BEC41F0" w:rsidTr="00CD6823">
        <w:trPr>
          <w:trHeight w:val="530"/>
        </w:trPr>
        <w:tc>
          <w:tcPr>
            <w:tcW w:w="10975" w:type="dxa"/>
            <w:gridSpan w:val="9"/>
          </w:tcPr>
          <w:p w14:paraId="0346B228" w14:textId="70696C69" w:rsidR="00CD6823" w:rsidRPr="00F01935" w:rsidRDefault="00CD6823" w:rsidP="00DF413D">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H. Compact Hot Water Distribution (CHWDS) (RA4.4.6)</w:t>
            </w:r>
          </w:p>
          <w:p w14:paraId="01AA4CB0" w14:textId="2E42E272" w:rsidR="00CD6823" w:rsidRPr="00F01935" w:rsidRDefault="00CD6823" w:rsidP="00DF413D">
            <w:pPr>
              <w:spacing w:after="0" w:line="240" w:lineRule="auto"/>
              <w:rPr>
                <w:rFonts w:asciiTheme="minorHAnsi" w:hAnsiTheme="minorHAnsi" w:cstheme="minorHAnsi"/>
                <w:b/>
                <w:sz w:val="18"/>
                <w:szCs w:val="18"/>
              </w:rPr>
            </w:pPr>
            <w:r w:rsidRPr="00F01935">
              <w:rPr>
                <w:rFonts w:cstheme="minorHAnsi"/>
                <w:sz w:val="18"/>
                <w:szCs w:val="20"/>
              </w:rPr>
              <w:t xml:space="preserve">For dwelling units with multiple systems, enter the master bath distance and kitchen distance to the closest water heater, and enter the average of the furthest fixture to each water heater. </w:t>
            </w:r>
          </w:p>
        </w:tc>
      </w:tr>
      <w:tr w:rsidR="00CD6823" w:rsidRPr="00F01935" w14:paraId="373E048B" w14:textId="4C947B0B" w:rsidTr="00CD6823">
        <w:tc>
          <w:tcPr>
            <w:tcW w:w="980" w:type="dxa"/>
            <w:vAlign w:val="center"/>
          </w:tcPr>
          <w:p w14:paraId="39DE1A1A"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995" w:type="dxa"/>
            <w:vAlign w:val="center"/>
          </w:tcPr>
          <w:p w14:paraId="189C1FE7"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1259" w:type="dxa"/>
            <w:vAlign w:val="center"/>
          </w:tcPr>
          <w:p w14:paraId="3880AD32"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1259" w:type="dxa"/>
            <w:vAlign w:val="center"/>
          </w:tcPr>
          <w:p w14:paraId="3B812D8F"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c>
          <w:tcPr>
            <w:tcW w:w="1349" w:type="dxa"/>
            <w:vAlign w:val="center"/>
          </w:tcPr>
          <w:p w14:paraId="65BD8AFB"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05</w:t>
            </w:r>
          </w:p>
        </w:tc>
        <w:tc>
          <w:tcPr>
            <w:tcW w:w="1170" w:type="dxa"/>
            <w:vAlign w:val="center"/>
          </w:tcPr>
          <w:p w14:paraId="3389BCB1"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06</w:t>
            </w:r>
          </w:p>
        </w:tc>
        <w:tc>
          <w:tcPr>
            <w:tcW w:w="1260" w:type="dxa"/>
            <w:vAlign w:val="center"/>
          </w:tcPr>
          <w:p w14:paraId="46188F4B"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07</w:t>
            </w:r>
          </w:p>
        </w:tc>
        <w:tc>
          <w:tcPr>
            <w:tcW w:w="1259" w:type="dxa"/>
          </w:tcPr>
          <w:p w14:paraId="400317BA" w14:textId="4655EC78" w:rsidR="00CD6823" w:rsidRPr="00F01935" w:rsidRDefault="00CD6823" w:rsidP="00CD6823">
            <w:pPr>
              <w:spacing w:after="0" w:line="240" w:lineRule="auto"/>
              <w:jc w:val="center"/>
              <w:rPr>
                <w:rFonts w:asciiTheme="minorHAnsi" w:hAnsiTheme="minorHAnsi" w:cstheme="minorHAnsi"/>
                <w:sz w:val="18"/>
                <w:szCs w:val="18"/>
              </w:rPr>
            </w:pPr>
            <w:r w:rsidRPr="00F01935">
              <w:rPr>
                <w:rFonts w:cstheme="minorHAnsi"/>
                <w:sz w:val="20"/>
                <w:szCs w:val="20"/>
              </w:rPr>
              <w:t>08</w:t>
            </w:r>
          </w:p>
        </w:tc>
        <w:tc>
          <w:tcPr>
            <w:tcW w:w="1444" w:type="dxa"/>
          </w:tcPr>
          <w:p w14:paraId="7741404B" w14:textId="695D82F8" w:rsidR="00CD6823" w:rsidRPr="00F01935" w:rsidRDefault="00CD6823" w:rsidP="00CD6823">
            <w:pPr>
              <w:spacing w:after="0" w:line="240" w:lineRule="auto"/>
              <w:jc w:val="center"/>
              <w:rPr>
                <w:rFonts w:asciiTheme="minorHAnsi" w:hAnsiTheme="minorHAnsi" w:cstheme="minorHAnsi"/>
                <w:sz w:val="18"/>
                <w:szCs w:val="18"/>
              </w:rPr>
            </w:pPr>
            <w:r w:rsidRPr="00F01935">
              <w:rPr>
                <w:rFonts w:cstheme="minorHAnsi"/>
                <w:sz w:val="20"/>
                <w:szCs w:val="20"/>
              </w:rPr>
              <w:t>09</w:t>
            </w:r>
          </w:p>
        </w:tc>
      </w:tr>
      <w:tr w:rsidR="00CD6823" w:rsidRPr="00F01935" w14:paraId="255D3F39" w14:textId="78581132" w:rsidTr="00CD6823">
        <w:tc>
          <w:tcPr>
            <w:tcW w:w="980" w:type="dxa"/>
            <w:vAlign w:val="bottom"/>
          </w:tcPr>
          <w:p w14:paraId="1A0E53C9" w14:textId="77777777"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Dwelling</w:t>
            </w:r>
          </w:p>
          <w:p w14:paraId="6141093C" w14:textId="6BD7EDFE"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Name</w:t>
            </w:r>
          </w:p>
        </w:tc>
        <w:tc>
          <w:tcPr>
            <w:tcW w:w="995" w:type="dxa"/>
            <w:vAlign w:val="bottom"/>
          </w:tcPr>
          <w:p w14:paraId="170C1A3E" w14:textId="77777777"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Number of Stories</w:t>
            </w:r>
          </w:p>
        </w:tc>
        <w:tc>
          <w:tcPr>
            <w:tcW w:w="1259" w:type="dxa"/>
            <w:vAlign w:val="bottom"/>
          </w:tcPr>
          <w:p w14:paraId="46576F06" w14:textId="77777777"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Master Bath distance of furthest fixture to Water Heater in feet</w:t>
            </w:r>
          </w:p>
        </w:tc>
        <w:tc>
          <w:tcPr>
            <w:tcW w:w="1259" w:type="dxa"/>
            <w:vAlign w:val="bottom"/>
          </w:tcPr>
          <w:p w14:paraId="234B235B" w14:textId="77777777"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Kitchen distance from furthest fixture to Water Heater in feet</w:t>
            </w:r>
          </w:p>
        </w:tc>
        <w:tc>
          <w:tcPr>
            <w:tcW w:w="1349" w:type="dxa"/>
            <w:vAlign w:val="bottom"/>
          </w:tcPr>
          <w:p w14:paraId="14981C4C" w14:textId="054447FD"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Furthest Third furthest fixture to Water Heater in feet </w:t>
            </w:r>
            <w:r w:rsidRPr="00F01935">
              <w:rPr>
                <w:rFonts w:cstheme="minorHAnsi"/>
                <w:sz w:val="18"/>
                <w:szCs w:val="20"/>
              </w:rPr>
              <w:t>(Avg for multiple water heaters)</w:t>
            </w:r>
          </w:p>
        </w:tc>
        <w:tc>
          <w:tcPr>
            <w:tcW w:w="1170" w:type="dxa"/>
            <w:vAlign w:val="bottom"/>
          </w:tcPr>
          <w:p w14:paraId="2A8258F7"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Weighted Distance</w:t>
            </w:r>
          </w:p>
        </w:tc>
        <w:tc>
          <w:tcPr>
            <w:tcW w:w="1260" w:type="dxa"/>
            <w:vAlign w:val="bottom"/>
          </w:tcPr>
          <w:p w14:paraId="659BCEE6" w14:textId="77777777"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Qualification Distance</w:t>
            </w:r>
          </w:p>
        </w:tc>
        <w:tc>
          <w:tcPr>
            <w:tcW w:w="1259" w:type="dxa"/>
            <w:vAlign w:val="bottom"/>
          </w:tcPr>
          <w:p w14:paraId="0B2E6599" w14:textId="437659F5" w:rsidR="00CD6823" w:rsidRPr="00F01935" w:rsidRDefault="00CD6823" w:rsidP="00CD6823">
            <w:pPr>
              <w:spacing w:after="0" w:line="240" w:lineRule="auto"/>
              <w:rPr>
                <w:rFonts w:asciiTheme="minorHAnsi" w:hAnsiTheme="minorHAnsi" w:cstheme="minorHAnsi"/>
                <w:sz w:val="18"/>
                <w:szCs w:val="18"/>
              </w:rPr>
            </w:pPr>
            <w:r w:rsidRPr="00F01935">
              <w:rPr>
                <w:rFonts w:cstheme="minorHAnsi"/>
                <w:sz w:val="18"/>
              </w:rPr>
              <w:t>Design Compactness Factor</w:t>
            </w:r>
          </w:p>
        </w:tc>
        <w:tc>
          <w:tcPr>
            <w:tcW w:w="1444" w:type="dxa"/>
            <w:vAlign w:val="bottom"/>
          </w:tcPr>
          <w:p w14:paraId="6598AC6A" w14:textId="2E65DB21" w:rsidR="00CD6823" w:rsidRPr="00F01935" w:rsidRDefault="00CD6823" w:rsidP="00CD6823">
            <w:pPr>
              <w:spacing w:after="0" w:line="240" w:lineRule="auto"/>
              <w:rPr>
                <w:rFonts w:asciiTheme="minorHAnsi" w:hAnsiTheme="minorHAnsi" w:cstheme="minorHAnsi"/>
                <w:sz w:val="18"/>
                <w:szCs w:val="18"/>
              </w:rPr>
            </w:pPr>
            <w:r w:rsidRPr="00F01935">
              <w:rPr>
                <w:rFonts w:cstheme="minorHAnsi"/>
                <w:sz w:val="18"/>
              </w:rPr>
              <w:t>Calculated Compactness Factor</w:t>
            </w:r>
          </w:p>
        </w:tc>
      </w:tr>
      <w:tr w:rsidR="00CD6823" w:rsidRPr="00F01935" w14:paraId="2CBEDBF6" w14:textId="5AF6D12A" w:rsidTr="00CD6823">
        <w:trPr>
          <w:trHeight w:val="305"/>
        </w:trPr>
        <w:tc>
          <w:tcPr>
            <w:tcW w:w="980" w:type="dxa"/>
          </w:tcPr>
          <w:p w14:paraId="054F363E" w14:textId="30944026" w:rsidR="00CD6823" w:rsidRPr="00F01935" w:rsidRDefault="00CD6823" w:rsidP="00CD6823">
            <w:pPr>
              <w:spacing w:after="0" w:line="240" w:lineRule="auto"/>
              <w:rPr>
                <w:rFonts w:asciiTheme="minorHAnsi" w:hAnsiTheme="minorHAnsi" w:cstheme="minorHAnsi"/>
                <w:sz w:val="18"/>
                <w:szCs w:val="18"/>
              </w:rPr>
            </w:pPr>
          </w:p>
        </w:tc>
        <w:tc>
          <w:tcPr>
            <w:tcW w:w="995" w:type="dxa"/>
          </w:tcPr>
          <w:p w14:paraId="24D0890E" w14:textId="70F8AB2E" w:rsidR="00CD6823" w:rsidRPr="00F01935" w:rsidRDefault="00CD6823" w:rsidP="00CD6823">
            <w:pPr>
              <w:spacing w:after="0" w:line="240" w:lineRule="auto"/>
              <w:rPr>
                <w:rFonts w:asciiTheme="minorHAnsi" w:hAnsiTheme="minorHAnsi" w:cstheme="minorHAnsi"/>
                <w:sz w:val="18"/>
                <w:szCs w:val="18"/>
              </w:rPr>
            </w:pPr>
          </w:p>
        </w:tc>
        <w:tc>
          <w:tcPr>
            <w:tcW w:w="1259" w:type="dxa"/>
          </w:tcPr>
          <w:p w14:paraId="3834B5C2" w14:textId="5157AF0C" w:rsidR="00CD6823" w:rsidRPr="00F01935" w:rsidRDefault="00CD6823" w:rsidP="00CD6823">
            <w:pPr>
              <w:spacing w:after="0" w:line="240" w:lineRule="auto"/>
              <w:rPr>
                <w:rFonts w:asciiTheme="minorHAnsi" w:hAnsiTheme="minorHAnsi" w:cstheme="minorHAnsi"/>
                <w:sz w:val="18"/>
                <w:szCs w:val="18"/>
              </w:rPr>
            </w:pPr>
          </w:p>
        </w:tc>
        <w:tc>
          <w:tcPr>
            <w:tcW w:w="1259" w:type="dxa"/>
          </w:tcPr>
          <w:p w14:paraId="46B5613D" w14:textId="1DAF02CC" w:rsidR="00CD6823" w:rsidRPr="00F01935" w:rsidRDefault="00CD6823" w:rsidP="00CD6823">
            <w:pPr>
              <w:spacing w:after="0" w:line="240" w:lineRule="auto"/>
              <w:rPr>
                <w:rFonts w:asciiTheme="minorHAnsi" w:hAnsiTheme="minorHAnsi" w:cstheme="minorHAnsi"/>
                <w:sz w:val="18"/>
                <w:szCs w:val="18"/>
              </w:rPr>
            </w:pPr>
          </w:p>
        </w:tc>
        <w:tc>
          <w:tcPr>
            <w:tcW w:w="1349" w:type="dxa"/>
          </w:tcPr>
          <w:p w14:paraId="011D882D" w14:textId="18D07817" w:rsidR="00CD6823" w:rsidRPr="00F01935" w:rsidRDefault="00CD6823" w:rsidP="00CD6823">
            <w:pPr>
              <w:spacing w:after="0" w:line="240" w:lineRule="auto"/>
              <w:rPr>
                <w:rFonts w:asciiTheme="minorHAnsi" w:hAnsiTheme="minorHAnsi" w:cstheme="minorHAnsi"/>
                <w:sz w:val="18"/>
                <w:szCs w:val="18"/>
              </w:rPr>
            </w:pPr>
          </w:p>
        </w:tc>
        <w:tc>
          <w:tcPr>
            <w:tcW w:w="1170" w:type="dxa"/>
          </w:tcPr>
          <w:p w14:paraId="6D30B9C2" w14:textId="7357CCE3" w:rsidR="00CD6823" w:rsidRPr="00F01935" w:rsidRDefault="00CD6823" w:rsidP="00CD6823">
            <w:pPr>
              <w:spacing w:after="0" w:line="240" w:lineRule="auto"/>
              <w:rPr>
                <w:rFonts w:asciiTheme="minorHAnsi" w:hAnsiTheme="minorHAnsi" w:cstheme="minorHAnsi"/>
                <w:sz w:val="18"/>
                <w:szCs w:val="18"/>
              </w:rPr>
            </w:pPr>
          </w:p>
        </w:tc>
        <w:tc>
          <w:tcPr>
            <w:tcW w:w="1260" w:type="dxa"/>
          </w:tcPr>
          <w:p w14:paraId="33B7C9A0" w14:textId="7404988E"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 </w:t>
            </w:r>
          </w:p>
        </w:tc>
        <w:tc>
          <w:tcPr>
            <w:tcW w:w="1259" w:type="dxa"/>
          </w:tcPr>
          <w:p w14:paraId="2A1EBE8F" w14:textId="77777777" w:rsidR="00CD6823" w:rsidRPr="00F01935" w:rsidRDefault="00CD6823" w:rsidP="00CD6823">
            <w:pPr>
              <w:spacing w:after="0" w:line="240" w:lineRule="auto"/>
              <w:rPr>
                <w:rFonts w:asciiTheme="minorHAnsi" w:hAnsiTheme="minorHAnsi" w:cstheme="minorHAnsi"/>
                <w:sz w:val="18"/>
                <w:szCs w:val="18"/>
              </w:rPr>
            </w:pPr>
          </w:p>
        </w:tc>
        <w:tc>
          <w:tcPr>
            <w:tcW w:w="1444" w:type="dxa"/>
          </w:tcPr>
          <w:p w14:paraId="49C31FCF" w14:textId="77777777" w:rsidR="00CD6823" w:rsidRPr="00F01935" w:rsidRDefault="00CD6823" w:rsidP="00CD6823">
            <w:pPr>
              <w:spacing w:after="0" w:line="240" w:lineRule="auto"/>
              <w:rPr>
                <w:rFonts w:asciiTheme="minorHAnsi" w:hAnsiTheme="minorHAnsi" w:cstheme="minorHAnsi"/>
                <w:sz w:val="18"/>
                <w:szCs w:val="18"/>
              </w:rPr>
            </w:pPr>
          </w:p>
        </w:tc>
      </w:tr>
      <w:tr w:rsidR="00CD6823" w:rsidRPr="00F01935" w14:paraId="3E87678C" w14:textId="1F487332" w:rsidTr="00CD6823">
        <w:tc>
          <w:tcPr>
            <w:tcW w:w="980" w:type="dxa"/>
          </w:tcPr>
          <w:p w14:paraId="3109483B" w14:textId="77777777" w:rsidR="00CD6823" w:rsidRPr="00F01935" w:rsidRDefault="00CD6823" w:rsidP="00CD6823">
            <w:pPr>
              <w:spacing w:after="0" w:line="240" w:lineRule="auto"/>
              <w:rPr>
                <w:rFonts w:asciiTheme="minorHAnsi" w:hAnsiTheme="minorHAnsi" w:cstheme="minorHAnsi"/>
                <w:sz w:val="18"/>
                <w:szCs w:val="18"/>
              </w:rPr>
            </w:pPr>
          </w:p>
        </w:tc>
        <w:tc>
          <w:tcPr>
            <w:tcW w:w="995" w:type="dxa"/>
          </w:tcPr>
          <w:p w14:paraId="4C24CD6F" w14:textId="77777777" w:rsidR="00CD6823" w:rsidRPr="00F01935" w:rsidRDefault="00CD6823" w:rsidP="00CD6823">
            <w:pPr>
              <w:spacing w:after="0" w:line="240" w:lineRule="auto"/>
              <w:rPr>
                <w:rFonts w:asciiTheme="minorHAnsi" w:hAnsiTheme="minorHAnsi" w:cstheme="minorHAnsi"/>
                <w:sz w:val="18"/>
                <w:szCs w:val="18"/>
              </w:rPr>
            </w:pPr>
          </w:p>
        </w:tc>
        <w:tc>
          <w:tcPr>
            <w:tcW w:w="1259" w:type="dxa"/>
          </w:tcPr>
          <w:p w14:paraId="3AE9F889" w14:textId="77777777" w:rsidR="00CD6823" w:rsidRPr="00F01935" w:rsidRDefault="00CD6823" w:rsidP="00CD6823">
            <w:pPr>
              <w:spacing w:after="0" w:line="240" w:lineRule="auto"/>
              <w:rPr>
                <w:rFonts w:asciiTheme="minorHAnsi" w:hAnsiTheme="minorHAnsi" w:cstheme="minorHAnsi"/>
                <w:sz w:val="18"/>
                <w:szCs w:val="18"/>
              </w:rPr>
            </w:pPr>
          </w:p>
        </w:tc>
        <w:tc>
          <w:tcPr>
            <w:tcW w:w="1259" w:type="dxa"/>
          </w:tcPr>
          <w:p w14:paraId="3CF0781C" w14:textId="77777777" w:rsidR="00CD6823" w:rsidRPr="00F01935" w:rsidRDefault="00CD6823" w:rsidP="00CD6823">
            <w:pPr>
              <w:spacing w:after="0" w:line="240" w:lineRule="auto"/>
              <w:rPr>
                <w:rFonts w:asciiTheme="minorHAnsi" w:hAnsiTheme="minorHAnsi" w:cstheme="minorHAnsi"/>
                <w:sz w:val="18"/>
                <w:szCs w:val="18"/>
              </w:rPr>
            </w:pPr>
          </w:p>
        </w:tc>
        <w:tc>
          <w:tcPr>
            <w:tcW w:w="1349" w:type="dxa"/>
          </w:tcPr>
          <w:p w14:paraId="703CA9ED" w14:textId="77777777" w:rsidR="00CD6823" w:rsidRPr="00F01935" w:rsidRDefault="00CD6823" w:rsidP="00CD6823">
            <w:pPr>
              <w:spacing w:after="0" w:line="240" w:lineRule="auto"/>
              <w:rPr>
                <w:rFonts w:asciiTheme="minorHAnsi" w:hAnsiTheme="minorHAnsi" w:cstheme="minorHAnsi"/>
                <w:sz w:val="18"/>
                <w:szCs w:val="18"/>
              </w:rPr>
            </w:pPr>
          </w:p>
        </w:tc>
        <w:tc>
          <w:tcPr>
            <w:tcW w:w="1170" w:type="dxa"/>
          </w:tcPr>
          <w:p w14:paraId="624FEE8B" w14:textId="77777777" w:rsidR="00CD6823" w:rsidRPr="00F01935" w:rsidRDefault="00CD6823" w:rsidP="00CD6823">
            <w:pPr>
              <w:spacing w:after="0" w:line="240" w:lineRule="auto"/>
              <w:rPr>
                <w:rFonts w:asciiTheme="minorHAnsi" w:hAnsiTheme="minorHAnsi" w:cstheme="minorHAnsi"/>
                <w:sz w:val="18"/>
                <w:szCs w:val="18"/>
              </w:rPr>
            </w:pPr>
          </w:p>
        </w:tc>
        <w:tc>
          <w:tcPr>
            <w:tcW w:w="1260" w:type="dxa"/>
          </w:tcPr>
          <w:p w14:paraId="2F7F37AB" w14:textId="77777777" w:rsidR="00CD6823" w:rsidRPr="00F01935" w:rsidRDefault="00CD6823" w:rsidP="00CD6823">
            <w:pPr>
              <w:spacing w:after="0" w:line="240" w:lineRule="auto"/>
              <w:rPr>
                <w:rFonts w:asciiTheme="minorHAnsi" w:hAnsiTheme="minorHAnsi" w:cstheme="minorHAnsi"/>
                <w:sz w:val="18"/>
                <w:szCs w:val="18"/>
              </w:rPr>
            </w:pPr>
          </w:p>
        </w:tc>
        <w:tc>
          <w:tcPr>
            <w:tcW w:w="1259" w:type="dxa"/>
          </w:tcPr>
          <w:p w14:paraId="2A2D66ED" w14:textId="77777777" w:rsidR="00CD6823" w:rsidRPr="00F01935" w:rsidRDefault="00CD6823" w:rsidP="00CD6823">
            <w:pPr>
              <w:spacing w:after="0" w:line="240" w:lineRule="auto"/>
              <w:rPr>
                <w:rFonts w:asciiTheme="minorHAnsi" w:hAnsiTheme="minorHAnsi" w:cstheme="minorHAnsi"/>
                <w:sz w:val="18"/>
                <w:szCs w:val="18"/>
              </w:rPr>
            </w:pPr>
          </w:p>
        </w:tc>
        <w:tc>
          <w:tcPr>
            <w:tcW w:w="1444" w:type="dxa"/>
          </w:tcPr>
          <w:p w14:paraId="397818A3" w14:textId="77777777" w:rsidR="00CD6823" w:rsidRPr="00F01935" w:rsidRDefault="00CD6823" w:rsidP="00CD6823">
            <w:pPr>
              <w:spacing w:after="0" w:line="240" w:lineRule="auto"/>
              <w:rPr>
                <w:rFonts w:asciiTheme="minorHAnsi" w:hAnsiTheme="minorHAnsi" w:cstheme="minorHAnsi"/>
                <w:sz w:val="18"/>
                <w:szCs w:val="18"/>
              </w:rPr>
            </w:pPr>
          </w:p>
        </w:tc>
      </w:tr>
      <w:tr w:rsidR="00CD6823" w:rsidRPr="00F01935" w14:paraId="65D6F597" w14:textId="4F3AFD62" w:rsidTr="00CD6823">
        <w:trPr>
          <w:trHeight w:val="242"/>
        </w:trPr>
        <w:tc>
          <w:tcPr>
            <w:tcW w:w="10975" w:type="dxa"/>
            <w:gridSpan w:val="9"/>
          </w:tcPr>
          <w:p w14:paraId="25178327" w14:textId="0934B627" w:rsidR="00CD6823" w:rsidRPr="00F01935" w:rsidRDefault="00CD6823" w:rsidP="00CD6823">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The responsible person’s signature on this compliance document affirms that all applicable requirements in this table have been met</w:t>
            </w:r>
          </w:p>
        </w:tc>
      </w:tr>
    </w:tbl>
    <w:p w14:paraId="6D1138D8" w14:textId="77777777" w:rsidR="000807DE" w:rsidRPr="00F01935" w:rsidRDefault="000807DE" w:rsidP="00DC522B">
      <w:pPr>
        <w:spacing w:after="0" w:line="240" w:lineRule="auto"/>
        <w:rPr>
          <w:rFonts w:asciiTheme="minorHAnsi" w:hAnsiTheme="minorHAnsi" w:cstheme="minorHAnsi"/>
          <w:sz w:val="18"/>
          <w:szCs w:val="18"/>
        </w:rPr>
      </w:pPr>
    </w:p>
    <w:tbl>
      <w:tblPr>
        <w:tblStyle w:val="TableGrid3"/>
        <w:tblpPr w:leftFromText="180" w:rightFromText="180" w:vertAnchor="text" w:tblpX="18" w:tblpY="1"/>
        <w:tblOverlap w:val="never"/>
        <w:tblW w:w="10957" w:type="dxa"/>
        <w:tblLook w:val="04A0" w:firstRow="1" w:lastRow="0" w:firstColumn="1" w:lastColumn="0" w:noHBand="0" w:noVBand="1"/>
      </w:tblPr>
      <w:tblGrid>
        <w:gridCol w:w="1380"/>
        <w:gridCol w:w="757"/>
        <w:gridCol w:w="912"/>
        <w:gridCol w:w="1250"/>
        <w:gridCol w:w="268"/>
        <w:gridCol w:w="699"/>
        <w:gridCol w:w="582"/>
        <w:gridCol w:w="1149"/>
        <w:gridCol w:w="180"/>
        <w:gridCol w:w="1761"/>
        <w:gridCol w:w="2019"/>
      </w:tblGrid>
      <w:tr w:rsidR="00D72ABF" w:rsidRPr="00F01935" w14:paraId="28C933DD" w14:textId="77777777" w:rsidTr="00CD6823">
        <w:trPr>
          <w:cantSplit/>
          <w:trHeight w:val="242"/>
        </w:trPr>
        <w:tc>
          <w:tcPr>
            <w:tcW w:w="10957" w:type="dxa"/>
            <w:gridSpan w:val="11"/>
          </w:tcPr>
          <w:p w14:paraId="3B718E9B" w14:textId="3E19F281" w:rsidR="00D72ABF" w:rsidRPr="00F01935" w:rsidRDefault="00D72ABF" w:rsidP="00CD6823">
            <w:pPr>
              <w:spacing w:after="0" w:line="240" w:lineRule="auto"/>
              <w:rPr>
                <w:rFonts w:asciiTheme="minorHAnsi" w:hAnsiTheme="minorHAnsi" w:cstheme="minorHAnsi"/>
                <w:b/>
                <w:sz w:val="20"/>
                <w:szCs w:val="18"/>
              </w:rPr>
            </w:pPr>
            <w:r w:rsidRPr="00F01935">
              <w:rPr>
                <w:rFonts w:asciiTheme="minorHAnsi" w:hAnsiTheme="minorHAnsi" w:cstheme="minorHAnsi"/>
                <w:b/>
                <w:sz w:val="20"/>
                <w:szCs w:val="18"/>
              </w:rPr>
              <w:t>I. HERS-Verified Drain Water Heat Recovery System (DWHR-H)</w:t>
            </w:r>
          </w:p>
          <w:p w14:paraId="1ABB917D" w14:textId="3C9DF80B" w:rsidR="00D72ABF" w:rsidRPr="00F01935" w:rsidRDefault="00D72ABF" w:rsidP="00CD6823">
            <w:pPr>
              <w:spacing w:after="0" w:line="240" w:lineRule="auto"/>
              <w:rPr>
                <w:rFonts w:asciiTheme="minorHAnsi" w:hAnsiTheme="minorHAnsi" w:cstheme="minorHAnsi"/>
                <w:sz w:val="20"/>
                <w:szCs w:val="18"/>
              </w:rPr>
            </w:pPr>
            <w:r w:rsidRPr="00F01935">
              <w:rPr>
                <w:rFonts w:asciiTheme="minorHAnsi" w:hAnsiTheme="minorHAnsi" w:cstheme="minorHAnsi"/>
                <w:sz w:val="18"/>
                <w:szCs w:val="18"/>
              </w:rPr>
              <w:t>DWHR devices shall comply with these requirements.</w:t>
            </w:r>
          </w:p>
        </w:tc>
      </w:tr>
      <w:tr w:rsidR="00B6144B" w:rsidRPr="00F01935" w14:paraId="38CB57EA" w14:textId="77777777" w:rsidTr="00CD6823">
        <w:trPr>
          <w:cantSplit/>
          <w:trHeight w:val="144"/>
        </w:trPr>
        <w:tc>
          <w:tcPr>
            <w:tcW w:w="10957" w:type="dxa"/>
            <w:gridSpan w:val="11"/>
          </w:tcPr>
          <w:p w14:paraId="4FC44D03" w14:textId="32C72C88"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Design DWHR System Information</w:t>
            </w:r>
          </w:p>
        </w:tc>
      </w:tr>
      <w:tr w:rsidR="00B6144B" w:rsidRPr="00F01935" w14:paraId="43C97608" w14:textId="77777777" w:rsidTr="00CD6823">
        <w:trPr>
          <w:cantSplit/>
          <w:trHeight w:val="144"/>
        </w:trPr>
        <w:tc>
          <w:tcPr>
            <w:tcW w:w="2137" w:type="dxa"/>
            <w:gridSpan w:val="2"/>
          </w:tcPr>
          <w:p w14:paraId="5DA1CC2D" w14:textId="2D232E40"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2430" w:type="dxa"/>
            <w:gridSpan w:val="3"/>
          </w:tcPr>
          <w:p w14:paraId="2322BC22" w14:textId="39B22B36"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2430" w:type="dxa"/>
            <w:gridSpan w:val="3"/>
          </w:tcPr>
          <w:p w14:paraId="06981968" w14:textId="033087EB"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3960" w:type="dxa"/>
            <w:gridSpan w:val="3"/>
          </w:tcPr>
          <w:p w14:paraId="14134EFA" w14:textId="77DAF8EA"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r>
      <w:tr w:rsidR="00B6144B" w:rsidRPr="00F01935" w14:paraId="5A0DBD2E" w14:textId="77777777" w:rsidTr="00CD6823">
        <w:trPr>
          <w:cantSplit/>
          <w:trHeight w:val="144"/>
        </w:trPr>
        <w:tc>
          <w:tcPr>
            <w:tcW w:w="2137" w:type="dxa"/>
            <w:gridSpan w:val="2"/>
          </w:tcPr>
          <w:p w14:paraId="22C1E700" w14:textId="268C3235"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System ID/Name</w:t>
            </w:r>
          </w:p>
        </w:tc>
        <w:tc>
          <w:tcPr>
            <w:tcW w:w="2430" w:type="dxa"/>
            <w:gridSpan w:val="3"/>
          </w:tcPr>
          <w:p w14:paraId="03C7B987" w14:textId="6B6ED5C5"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Effectiveness</w:t>
            </w:r>
          </w:p>
        </w:tc>
        <w:tc>
          <w:tcPr>
            <w:tcW w:w="2430" w:type="dxa"/>
            <w:gridSpan w:val="3"/>
          </w:tcPr>
          <w:p w14:paraId="2025314F" w14:textId="160BE174"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Installation Configuration</w:t>
            </w:r>
          </w:p>
        </w:tc>
        <w:tc>
          <w:tcPr>
            <w:tcW w:w="3960" w:type="dxa"/>
            <w:gridSpan w:val="3"/>
          </w:tcPr>
          <w:p w14:paraId="4DE15F31" w14:textId="60D4CE6B"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Percent of shower served by the DWHR device</w:t>
            </w:r>
          </w:p>
        </w:tc>
      </w:tr>
      <w:tr w:rsidR="00B6144B" w:rsidRPr="00F01935" w14:paraId="6D9399A8" w14:textId="77777777" w:rsidTr="00CD6823">
        <w:trPr>
          <w:cantSplit/>
          <w:trHeight w:val="144"/>
        </w:trPr>
        <w:tc>
          <w:tcPr>
            <w:tcW w:w="2137" w:type="dxa"/>
            <w:gridSpan w:val="2"/>
          </w:tcPr>
          <w:p w14:paraId="6BF86E18"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34A47080"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37CB9FD"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960" w:type="dxa"/>
            <w:gridSpan w:val="3"/>
          </w:tcPr>
          <w:p w14:paraId="378467EC"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F01935" w14:paraId="6310F916" w14:textId="77777777" w:rsidTr="00CD6823">
        <w:trPr>
          <w:cantSplit/>
          <w:trHeight w:val="144"/>
        </w:trPr>
        <w:tc>
          <w:tcPr>
            <w:tcW w:w="2137" w:type="dxa"/>
            <w:gridSpan w:val="2"/>
          </w:tcPr>
          <w:p w14:paraId="527AA277"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45B78061"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BC4D837"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960" w:type="dxa"/>
            <w:gridSpan w:val="3"/>
          </w:tcPr>
          <w:p w14:paraId="1ED4C186"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F01935" w14:paraId="5DB5178A" w14:textId="77777777" w:rsidTr="00CD6823">
        <w:trPr>
          <w:cantSplit/>
          <w:trHeight w:val="144"/>
        </w:trPr>
        <w:tc>
          <w:tcPr>
            <w:tcW w:w="10957" w:type="dxa"/>
            <w:gridSpan w:val="11"/>
            <w:vAlign w:val="bottom"/>
          </w:tcPr>
          <w:p w14:paraId="31EC9FA4" w14:textId="14380203"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Installed DWHR System Information</w:t>
            </w:r>
          </w:p>
        </w:tc>
      </w:tr>
      <w:tr w:rsidR="00B6144B" w:rsidRPr="00F01935" w14:paraId="29B704B5" w14:textId="77777777" w:rsidTr="00CD6823">
        <w:trPr>
          <w:cantSplit/>
          <w:trHeight w:val="144"/>
        </w:trPr>
        <w:tc>
          <w:tcPr>
            <w:tcW w:w="1380" w:type="dxa"/>
          </w:tcPr>
          <w:p w14:paraId="575EF238" w14:textId="55D217A4"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05</w:t>
            </w:r>
          </w:p>
        </w:tc>
        <w:tc>
          <w:tcPr>
            <w:tcW w:w="1669" w:type="dxa"/>
            <w:gridSpan w:val="2"/>
          </w:tcPr>
          <w:p w14:paraId="5069154F" w14:textId="7891349D"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06</w:t>
            </w:r>
          </w:p>
        </w:tc>
        <w:tc>
          <w:tcPr>
            <w:tcW w:w="1250" w:type="dxa"/>
          </w:tcPr>
          <w:p w14:paraId="6A6365B1" w14:textId="6E8F931E"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07</w:t>
            </w:r>
          </w:p>
        </w:tc>
        <w:tc>
          <w:tcPr>
            <w:tcW w:w="1549" w:type="dxa"/>
            <w:gridSpan w:val="3"/>
          </w:tcPr>
          <w:p w14:paraId="02412A05" w14:textId="3EB39094"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08</w:t>
            </w:r>
          </w:p>
        </w:tc>
        <w:tc>
          <w:tcPr>
            <w:tcW w:w="1329" w:type="dxa"/>
            <w:gridSpan w:val="2"/>
          </w:tcPr>
          <w:p w14:paraId="25BFE9D8" w14:textId="52DA2D4B"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09</w:t>
            </w:r>
          </w:p>
        </w:tc>
        <w:tc>
          <w:tcPr>
            <w:tcW w:w="1761" w:type="dxa"/>
          </w:tcPr>
          <w:p w14:paraId="4E7ACBA0" w14:textId="0D3EBAB3"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10</w:t>
            </w:r>
          </w:p>
        </w:tc>
        <w:tc>
          <w:tcPr>
            <w:tcW w:w="2019" w:type="dxa"/>
          </w:tcPr>
          <w:p w14:paraId="57E28FE4" w14:textId="3D7092D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11</w:t>
            </w:r>
          </w:p>
        </w:tc>
      </w:tr>
      <w:tr w:rsidR="00B6144B" w:rsidRPr="00F01935" w14:paraId="38AAE31B" w14:textId="77777777" w:rsidTr="00CD6823">
        <w:trPr>
          <w:cantSplit/>
          <w:trHeight w:val="144"/>
        </w:trPr>
        <w:tc>
          <w:tcPr>
            <w:tcW w:w="1380" w:type="dxa"/>
            <w:vAlign w:val="bottom"/>
          </w:tcPr>
          <w:p w14:paraId="587D6D06" w14:textId="4D7D7A42"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System Name/ID</w:t>
            </w:r>
          </w:p>
        </w:tc>
        <w:tc>
          <w:tcPr>
            <w:tcW w:w="1669" w:type="dxa"/>
            <w:gridSpan w:val="2"/>
            <w:vAlign w:val="bottom"/>
          </w:tcPr>
          <w:p w14:paraId="6D3C564A" w14:textId="707F2362"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Manufacturer</w:t>
            </w:r>
          </w:p>
        </w:tc>
        <w:tc>
          <w:tcPr>
            <w:tcW w:w="1250" w:type="dxa"/>
            <w:vAlign w:val="bottom"/>
          </w:tcPr>
          <w:p w14:paraId="3EC73A1D"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Model #</w:t>
            </w:r>
          </w:p>
        </w:tc>
        <w:tc>
          <w:tcPr>
            <w:tcW w:w="1549" w:type="dxa"/>
            <w:gridSpan w:val="3"/>
            <w:vAlign w:val="bottom"/>
          </w:tcPr>
          <w:p w14:paraId="7C0D2D4B"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effectiveness</w:t>
            </w:r>
          </w:p>
        </w:tc>
        <w:tc>
          <w:tcPr>
            <w:tcW w:w="1329" w:type="dxa"/>
            <w:gridSpan w:val="2"/>
            <w:vAlign w:val="bottom"/>
          </w:tcPr>
          <w:p w14:paraId="3EA2B613" w14:textId="05E5370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Installation Configuration</w:t>
            </w:r>
          </w:p>
        </w:tc>
        <w:tc>
          <w:tcPr>
            <w:tcW w:w="1761" w:type="dxa"/>
          </w:tcPr>
          <w:p w14:paraId="032FD2C5"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Percent of shower served by the DWHR device</w:t>
            </w:r>
          </w:p>
        </w:tc>
        <w:tc>
          <w:tcPr>
            <w:tcW w:w="2019" w:type="dxa"/>
            <w:vAlign w:val="bottom"/>
          </w:tcPr>
          <w:p w14:paraId="4A7FF546"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DWHR System Certified by CEC</w:t>
            </w:r>
          </w:p>
          <w:p w14:paraId="5CB57734" w14:textId="0F395574"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(Yes/No)</w:t>
            </w:r>
          </w:p>
        </w:tc>
      </w:tr>
      <w:tr w:rsidR="00B6144B" w:rsidRPr="00F01935" w14:paraId="7AB75586" w14:textId="77777777" w:rsidTr="00CD6823">
        <w:trPr>
          <w:cantSplit/>
          <w:trHeight w:val="188"/>
        </w:trPr>
        <w:tc>
          <w:tcPr>
            <w:tcW w:w="1380" w:type="dxa"/>
          </w:tcPr>
          <w:p w14:paraId="5FBC6F48"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69" w:type="dxa"/>
            <w:gridSpan w:val="2"/>
          </w:tcPr>
          <w:p w14:paraId="0ED74BCB" w14:textId="5ECC53EC"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250" w:type="dxa"/>
          </w:tcPr>
          <w:p w14:paraId="74835B12"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49" w:type="dxa"/>
            <w:gridSpan w:val="3"/>
          </w:tcPr>
          <w:p w14:paraId="6E49C7CF"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29" w:type="dxa"/>
            <w:gridSpan w:val="2"/>
          </w:tcPr>
          <w:p w14:paraId="08D07247"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61" w:type="dxa"/>
          </w:tcPr>
          <w:p w14:paraId="3FBCB49B"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19" w:type="dxa"/>
          </w:tcPr>
          <w:p w14:paraId="45697B98" w14:textId="1BEEF70A"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F01935" w14:paraId="66C992EA" w14:textId="77777777" w:rsidTr="00CD6823">
        <w:trPr>
          <w:cantSplit/>
          <w:trHeight w:val="188"/>
        </w:trPr>
        <w:tc>
          <w:tcPr>
            <w:tcW w:w="1380" w:type="dxa"/>
          </w:tcPr>
          <w:p w14:paraId="109092EA"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69" w:type="dxa"/>
            <w:gridSpan w:val="2"/>
          </w:tcPr>
          <w:p w14:paraId="76100B0B" w14:textId="5B06023C"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250" w:type="dxa"/>
          </w:tcPr>
          <w:p w14:paraId="60849CE1"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49" w:type="dxa"/>
            <w:gridSpan w:val="3"/>
          </w:tcPr>
          <w:p w14:paraId="5A83558E"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29" w:type="dxa"/>
            <w:gridSpan w:val="2"/>
          </w:tcPr>
          <w:p w14:paraId="78C68716"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61" w:type="dxa"/>
          </w:tcPr>
          <w:p w14:paraId="73395073"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2019" w:type="dxa"/>
          </w:tcPr>
          <w:p w14:paraId="78D0368C"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B6144B" w:rsidRPr="00F01935" w14:paraId="71BF0842" w14:textId="77777777" w:rsidTr="00CD6823">
        <w:trPr>
          <w:cantSplit/>
          <w:trHeight w:val="188"/>
        </w:trPr>
        <w:tc>
          <w:tcPr>
            <w:tcW w:w="1380" w:type="dxa"/>
          </w:tcPr>
          <w:p w14:paraId="3D2644FF" w14:textId="71E9C898"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12</w:t>
            </w:r>
          </w:p>
        </w:tc>
        <w:tc>
          <w:tcPr>
            <w:tcW w:w="9577" w:type="dxa"/>
            <w:gridSpan w:val="10"/>
          </w:tcPr>
          <w:p w14:paraId="0AE441DA" w14:textId="7692868F"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shower(s) or the water heater.</w:t>
            </w:r>
          </w:p>
        </w:tc>
      </w:tr>
      <w:tr w:rsidR="00B6144B" w:rsidRPr="00F01935" w14:paraId="72702A3F" w14:textId="77777777" w:rsidTr="00CD6823">
        <w:trPr>
          <w:cantSplit/>
          <w:trHeight w:val="188"/>
        </w:trPr>
        <w:tc>
          <w:tcPr>
            <w:tcW w:w="1380" w:type="dxa"/>
          </w:tcPr>
          <w:p w14:paraId="0F82170C" w14:textId="03F12132"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13</w:t>
            </w:r>
          </w:p>
        </w:tc>
        <w:tc>
          <w:tcPr>
            <w:tcW w:w="9577" w:type="dxa"/>
            <w:gridSpan w:val="10"/>
          </w:tcPr>
          <w:p w14:paraId="713AA8F1" w14:textId="30BEE767"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B6144B" w:rsidRPr="00F01935" w14:paraId="06284682" w14:textId="77777777" w:rsidTr="00CD6823">
        <w:trPr>
          <w:cantSplit/>
          <w:trHeight w:val="188"/>
        </w:trPr>
        <w:tc>
          <w:tcPr>
            <w:tcW w:w="1380" w:type="dxa"/>
          </w:tcPr>
          <w:p w14:paraId="7A558227" w14:textId="54932892"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14</w:t>
            </w:r>
          </w:p>
        </w:tc>
        <w:tc>
          <w:tcPr>
            <w:tcW w:w="9577" w:type="dxa"/>
            <w:gridSpan w:val="10"/>
          </w:tcPr>
          <w:p w14:paraId="705BA079" w14:textId="059BE7F7"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B6144B" w:rsidRPr="00F01935" w14:paraId="69226F64" w14:textId="77777777" w:rsidTr="00CD6823">
        <w:trPr>
          <w:cantSplit/>
          <w:trHeight w:val="188"/>
        </w:trPr>
        <w:tc>
          <w:tcPr>
            <w:tcW w:w="1380" w:type="dxa"/>
            <w:vAlign w:val="center"/>
          </w:tcPr>
          <w:p w14:paraId="69EBF720" w14:textId="02E7BE80"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lastRenderedPageBreak/>
              <w:t>15</w:t>
            </w:r>
          </w:p>
        </w:tc>
        <w:tc>
          <w:tcPr>
            <w:tcW w:w="3886" w:type="dxa"/>
            <w:gridSpan w:val="5"/>
            <w:vAlign w:val="center"/>
          </w:tcPr>
          <w:p w14:paraId="0603ABBB" w14:textId="2EABC3B9"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rPr>
              <w:t>Verification Status:</w:t>
            </w:r>
          </w:p>
        </w:tc>
        <w:tc>
          <w:tcPr>
            <w:tcW w:w="5691" w:type="dxa"/>
            <w:gridSpan w:val="5"/>
            <w:vAlign w:val="center"/>
          </w:tcPr>
          <w:p w14:paraId="0E806986" w14:textId="77777777" w:rsidR="00B6144B" w:rsidRPr="00F01935" w:rsidRDefault="00B6144B"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6F5D00EF" w14:textId="77777777" w:rsidR="00B6144B" w:rsidRPr="00F01935" w:rsidRDefault="00B6144B"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46954FC7" w14:textId="5DF9C70F" w:rsidR="00B6144B" w:rsidRPr="00F01935" w:rsidRDefault="00B6144B" w:rsidP="00A847A0">
            <w:pPr>
              <w:pStyle w:val="ListParagraph"/>
              <w:keepNext/>
              <w:numPr>
                <w:ilvl w:val="0"/>
                <w:numId w:val="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B6144B" w:rsidRPr="00F01935" w14:paraId="35E32473" w14:textId="77777777" w:rsidTr="00CD6823">
        <w:trPr>
          <w:cantSplit/>
          <w:trHeight w:val="188"/>
        </w:trPr>
        <w:tc>
          <w:tcPr>
            <w:tcW w:w="1380" w:type="dxa"/>
          </w:tcPr>
          <w:p w14:paraId="3B2EFE2A" w14:textId="51DD39B4"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16</w:t>
            </w:r>
          </w:p>
        </w:tc>
        <w:tc>
          <w:tcPr>
            <w:tcW w:w="9577" w:type="dxa"/>
            <w:gridSpan w:val="10"/>
            <w:vAlign w:val="center"/>
          </w:tcPr>
          <w:p w14:paraId="0A1DD78E" w14:textId="52567C90"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rPr>
              <w:t xml:space="preserve">Correction Notes: </w:t>
            </w:r>
          </w:p>
        </w:tc>
      </w:tr>
      <w:tr w:rsidR="00B6144B" w:rsidRPr="00F01935" w14:paraId="7E22ADBE" w14:textId="77777777" w:rsidTr="00CD6823">
        <w:trPr>
          <w:cantSplit/>
          <w:trHeight w:val="260"/>
        </w:trPr>
        <w:tc>
          <w:tcPr>
            <w:tcW w:w="10957" w:type="dxa"/>
            <w:gridSpan w:val="11"/>
          </w:tcPr>
          <w:p w14:paraId="6658F7AE" w14:textId="14D970DF"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2A2500B" w14:textId="6E169F4E" w:rsidR="00D7513B" w:rsidRPr="00F01935"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3456"/>
        <w:gridCol w:w="6745"/>
      </w:tblGrid>
      <w:tr w:rsidR="002600BD" w:rsidRPr="00F01935" w14:paraId="0F7F4467" w14:textId="77777777" w:rsidTr="007325A8">
        <w:trPr>
          <w:trHeight w:val="144"/>
          <w:tblHeader/>
        </w:trPr>
        <w:tc>
          <w:tcPr>
            <w:tcW w:w="10790" w:type="dxa"/>
            <w:gridSpan w:val="3"/>
            <w:tcBorders>
              <w:bottom w:val="single" w:sz="4" w:space="0" w:color="000000"/>
            </w:tcBorders>
            <w:vAlign w:val="center"/>
          </w:tcPr>
          <w:p w14:paraId="0F7F4465" w14:textId="6BFA1B24" w:rsidR="00A82A43" w:rsidRPr="00F01935" w:rsidRDefault="006C36EE" w:rsidP="0023694B">
            <w:pPr>
              <w:keepNext/>
              <w:spacing w:after="0" w:line="240" w:lineRule="auto"/>
              <w:rPr>
                <w:rFonts w:asciiTheme="minorHAnsi" w:hAnsiTheme="minorHAnsi" w:cstheme="minorHAnsi"/>
                <w:b/>
                <w:sz w:val="20"/>
                <w:szCs w:val="18"/>
              </w:rPr>
            </w:pPr>
            <w:bookmarkStart w:id="28" w:name="_Toc323755513"/>
            <w:r w:rsidRPr="00F01935">
              <w:rPr>
                <w:rFonts w:asciiTheme="minorHAnsi" w:hAnsiTheme="minorHAnsi" w:cstheme="minorHAnsi"/>
                <w:b/>
                <w:sz w:val="20"/>
                <w:szCs w:val="18"/>
              </w:rPr>
              <w:t>J</w:t>
            </w:r>
            <w:r w:rsidR="002600BD" w:rsidRPr="00F01935">
              <w:rPr>
                <w:rFonts w:asciiTheme="minorHAnsi" w:hAnsiTheme="minorHAnsi" w:cstheme="minorHAnsi"/>
                <w:b/>
                <w:sz w:val="20"/>
                <w:szCs w:val="18"/>
              </w:rPr>
              <w:t xml:space="preserve">. HERS-Verified Pipe Insulation </w:t>
            </w:r>
            <w:r w:rsidR="0065796D" w:rsidRPr="00F01935">
              <w:rPr>
                <w:rFonts w:asciiTheme="minorHAnsi" w:hAnsiTheme="minorHAnsi" w:cstheme="minorHAnsi"/>
                <w:b/>
                <w:sz w:val="20"/>
                <w:szCs w:val="18"/>
              </w:rPr>
              <w:t>Credit</w:t>
            </w:r>
            <w:r w:rsidR="001938BC" w:rsidRPr="00F01935">
              <w:rPr>
                <w:rFonts w:asciiTheme="minorHAnsi" w:hAnsiTheme="minorHAnsi" w:cstheme="minorHAnsi"/>
                <w:b/>
                <w:sz w:val="20"/>
                <w:szCs w:val="18"/>
              </w:rPr>
              <w:t xml:space="preserve"> Requirements</w:t>
            </w:r>
            <w:r w:rsidR="00C309E7" w:rsidRPr="00F01935">
              <w:rPr>
                <w:rFonts w:asciiTheme="minorHAnsi" w:hAnsiTheme="minorHAnsi" w:cstheme="minorHAnsi"/>
                <w:b/>
                <w:sz w:val="20"/>
                <w:szCs w:val="18"/>
              </w:rPr>
              <w:t xml:space="preserve"> </w:t>
            </w:r>
            <w:r w:rsidR="00DF32C1" w:rsidRPr="00F01935">
              <w:rPr>
                <w:rFonts w:asciiTheme="minorHAnsi" w:hAnsiTheme="minorHAnsi" w:cstheme="minorHAnsi"/>
                <w:b/>
                <w:sz w:val="20"/>
                <w:szCs w:val="18"/>
              </w:rPr>
              <w:t xml:space="preserve">(PIC-H) </w:t>
            </w:r>
            <w:r w:rsidR="00304DD4" w:rsidRPr="00F01935">
              <w:rPr>
                <w:rFonts w:asciiTheme="minorHAnsi" w:hAnsiTheme="minorHAnsi" w:cstheme="minorHAnsi"/>
                <w:b/>
                <w:sz w:val="20"/>
                <w:szCs w:val="18"/>
              </w:rPr>
              <w:t>(</w:t>
            </w:r>
            <w:r w:rsidR="00C309E7" w:rsidRPr="00F01935">
              <w:rPr>
                <w:rFonts w:asciiTheme="minorHAnsi" w:hAnsiTheme="minorHAnsi" w:cstheme="minorHAnsi"/>
                <w:b/>
                <w:sz w:val="20"/>
                <w:szCs w:val="18"/>
              </w:rPr>
              <w:t>RA</w:t>
            </w:r>
            <w:r w:rsidR="00DF4BB0" w:rsidRPr="00F01935">
              <w:rPr>
                <w:rFonts w:asciiTheme="minorHAnsi" w:hAnsiTheme="minorHAnsi" w:cstheme="minorHAnsi"/>
                <w:b/>
                <w:sz w:val="20"/>
                <w:szCs w:val="18"/>
              </w:rPr>
              <w:t>3</w:t>
            </w:r>
            <w:r w:rsidR="00C309E7" w:rsidRPr="00F01935">
              <w:rPr>
                <w:rFonts w:asciiTheme="minorHAnsi" w:hAnsiTheme="minorHAnsi" w:cstheme="minorHAnsi"/>
                <w:b/>
                <w:sz w:val="20"/>
                <w:szCs w:val="18"/>
              </w:rPr>
              <w:t>.</w:t>
            </w:r>
            <w:r w:rsidR="00DF4BB0" w:rsidRPr="00F01935">
              <w:rPr>
                <w:rFonts w:asciiTheme="minorHAnsi" w:hAnsiTheme="minorHAnsi" w:cstheme="minorHAnsi"/>
                <w:b/>
                <w:sz w:val="20"/>
                <w:szCs w:val="18"/>
              </w:rPr>
              <w:t>6.3</w:t>
            </w:r>
            <w:r w:rsidR="00304DD4" w:rsidRPr="00F01935">
              <w:rPr>
                <w:rFonts w:asciiTheme="minorHAnsi" w:hAnsiTheme="minorHAnsi" w:cstheme="minorHAnsi"/>
                <w:b/>
                <w:sz w:val="20"/>
                <w:szCs w:val="18"/>
              </w:rPr>
              <w:t>)</w:t>
            </w:r>
          </w:p>
          <w:p w14:paraId="0F7F4466" w14:textId="0D8C0E34" w:rsidR="009269B2" w:rsidRPr="00F01935"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sz w:val="18"/>
                <w:szCs w:val="18"/>
              </w:rPr>
              <w:t>Systems that utilize this distribution type shall comply with these requirements</w:t>
            </w:r>
            <w:r w:rsidR="00410ECB" w:rsidRPr="00F01935">
              <w:rPr>
                <w:rFonts w:asciiTheme="minorHAnsi" w:hAnsiTheme="minorHAnsi" w:cstheme="minorHAnsi"/>
                <w:sz w:val="18"/>
                <w:szCs w:val="18"/>
              </w:rPr>
              <w:t>.</w:t>
            </w:r>
          </w:p>
        </w:tc>
      </w:tr>
      <w:tr w:rsidR="007E190B" w:rsidRPr="00F01935" w14:paraId="0F7F446A" w14:textId="77777777" w:rsidTr="007325A8">
        <w:trPr>
          <w:trHeight w:val="144"/>
          <w:tblHeader/>
        </w:trPr>
        <w:tc>
          <w:tcPr>
            <w:tcW w:w="589" w:type="dxa"/>
            <w:vAlign w:val="center"/>
          </w:tcPr>
          <w:p w14:paraId="0F7F4468" w14:textId="77777777" w:rsidR="009269B2" w:rsidRPr="00F01935"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w:t>
            </w:r>
            <w:r w:rsidR="005D2389" w:rsidRPr="00F01935">
              <w:rPr>
                <w:rFonts w:asciiTheme="minorHAnsi" w:hAnsiTheme="minorHAnsi" w:cstheme="minorHAnsi"/>
                <w:sz w:val="18"/>
                <w:szCs w:val="18"/>
              </w:rPr>
              <w:t>1</w:t>
            </w:r>
          </w:p>
        </w:tc>
        <w:tc>
          <w:tcPr>
            <w:tcW w:w="10201" w:type="dxa"/>
            <w:gridSpan w:val="2"/>
            <w:vAlign w:val="center"/>
          </w:tcPr>
          <w:p w14:paraId="0F7F4469" w14:textId="75E7AF25" w:rsidR="00B614D3" w:rsidRPr="00F01935"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HERS rater shall perform a</w:t>
            </w:r>
            <w:r w:rsidR="005D11BC" w:rsidRPr="00F01935">
              <w:rPr>
                <w:rFonts w:asciiTheme="minorHAnsi" w:hAnsiTheme="minorHAnsi" w:cstheme="minorHAnsi"/>
                <w:sz w:val="18"/>
                <w:szCs w:val="18"/>
              </w:rPr>
              <w:t xml:space="preserve"> visual inspection that a</w:t>
            </w:r>
            <w:r w:rsidR="00383435" w:rsidRPr="00F01935">
              <w:rPr>
                <w:rFonts w:asciiTheme="minorHAnsi" w:hAnsiTheme="minorHAnsi" w:cstheme="minorHAnsi"/>
                <w:sz w:val="18"/>
                <w:szCs w:val="18"/>
              </w:rPr>
              <w:t xml:space="preserve">ll hot water piping </w:t>
            </w:r>
            <w:proofErr w:type="gramStart"/>
            <w:r w:rsidR="00383435" w:rsidRPr="00F01935">
              <w:rPr>
                <w:rFonts w:asciiTheme="minorHAnsi" w:hAnsiTheme="minorHAnsi" w:cstheme="minorHAnsi"/>
                <w:sz w:val="18"/>
                <w:szCs w:val="18"/>
              </w:rPr>
              <w:t>comply</w:t>
            </w:r>
            <w:proofErr w:type="gramEnd"/>
            <w:r w:rsidR="00383435" w:rsidRPr="00F01935">
              <w:rPr>
                <w:rFonts w:asciiTheme="minorHAnsi" w:hAnsiTheme="minorHAnsi" w:cstheme="minorHAnsi"/>
                <w:sz w:val="18"/>
                <w:szCs w:val="18"/>
              </w:rPr>
              <w:t xml:space="preserve"> with the insulation requirements in </w:t>
            </w:r>
            <w:r w:rsidR="005D11BC" w:rsidRPr="00F01935">
              <w:rPr>
                <w:rFonts w:asciiTheme="minorHAnsi" w:hAnsiTheme="minorHAnsi" w:cstheme="minorHAnsi"/>
                <w:sz w:val="18"/>
                <w:szCs w:val="18"/>
              </w:rPr>
              <w:t>150.0(J)</w:t>
            </w:r>
            <w:r w:rsidR="00A956FB" w:rsidRPr="00F01935">
              <w:rPr>
                <w:rFonts w:asciiTheme="minorHAnsi" w:hAnsiTheme="minorHAnsi" w:cstheme="minorHAnsi"/>
                <w:sz w:val="18"/>
                <w:szCs w:val="18"/>
              </w:rPr>
              <w:t>.</w:t>
            </w:r>
          </w:p>
        </w:tc>
      </w:tr>
      <w:tr w:rsidR="007325A8" w:rsidRPr="00F01935" w14:paraId="22654601" w14:textId="77777777" w:rsidTr="00450E94">
        <w:trPr>
          <w:trHeight w:val="144"/>
          <w:tblHeader/>
        </w:trPr>
        <w:tc>
          <w:tcPr>
            <w:tcW w:w="589" w:type="dxa"/>
            <w:vAlign w:val="center"/>
          </w:tcPr>
          <w:p w14:paraId="1040F218" w14:textId="7E5F7F1F"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3456" w:type="dxa"/>
            <w:vAlign w:val="center"/>
          </w:tcPr>
          <w:p w14:paraId="3BB9643E" w14:textId="463FC66C"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Verification Status:</w:t>
            </w:r>
          </w:p>
        </w:tc>
        <w:tc>
          <w:tcPr>
            <w:tcW w:w="6745" w:type="dxa"/>
            <w:vAlign w:val="center"/>
          </w:tcPr>
          <w:p w14:paraId="17ABED7C" w14:textId="77777777" w:rsidR="007325A8" w:rsidRPr="00F01935" w:rsidRDefault="007325A8"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39C27621" w14:textId="77777777" w:rsidR="007325A8" w:rsidRPr="00F01935" w:rsidRDefault="007325A8"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26944D46" w14:textId="743A9FC9" w:rsidR="007325A8" w:rsidRPr="00F01935" w:rsidRDefault="007325A8" w:rsidP="00A847A0">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7325A8" w:rsidRPr="00F01935" w14:paraId="6175AC55" w14:textId="77777777" w:rsidTr="00450E94">
        <w:trPr>
          <w:trHeight w:val="144"/>
          <w:tblHeader/>
        </w:trPr>
        <w:tc>
          <w:tcPr>
            <w:tcW w:w="589" w:type="dxa"/>
          </w:tcPr>
          <w:p w14:paraId="3CCF7F10" w14:textId="48557B1D"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10201" w:type="dxa"/>
            <w:gridSpan w:val="2"/>
            <w:vAlign w:val="center"/>
          </w:tcPr>
          <w:p w14:paraId="7F4A5396" w14:textId="0795FAFB"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 xml:space="preserve">Correction Notes: </w:t>
            </w:r>
          </w:p>
        </w:tc>
      </w:tr>
      <w:tr w:rsidR="007325A8" w:rsidRPr="00F01935" w14:paraId="0F7F446C" w14:textId="77777777" w:rsidTr="007325A8">
        <w:trPr>
          <w:trHeight w:val="144"/>
          <w:tblHeader/>
        </w:trPr>
        <w:tc>
          <w:tcPr>
            <w:tcW w:w="10790" w:type="dxa"/>
            <w:gridSpan w:val="3"/>
            <w:vAlign w:val="center"/>
          </w:tcPr>
          <w:p w14:paraId="0F7F446B" w14:textId="4FE72D45" w:rsidR="007325A8" w:rsidRPr="00F01935"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CB1EC14" w14:textId="0DDACB24" w:rsidR="00D879CA" w:rsidRPr="00F01935"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3763"/>
        <w:gridCol w:w="6385"/>
      </w:tblGrid>
      <w:tr w:rsidR="00D56448" w:rsidRPr="00F01935" w14:paraId="0F7F4470" w14:textId="77777777" w:rsidTr="007325A8">
        <w:trPr>
          <w:trHeight w:val="144"/>
          <w:tblHeader/>
        </w:trPr>
        <w:tc>
          <w:tcPr>
            <w:tcW w:w="10790" w:type="dxa"/>
            <w:gridSpan w:val="3"/>
            <w:tcBorders>
              <w:bottom w:val="single" w:sz="4" w:space="0" w:color="auto"/>
            </w:tcBorders>
          </w:tcPr>
          <w:p w14:paraId="0F7F446E" w14:textId="2EA9B3AF" w:rsidR="00D56448"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b/>
                <w:sz w:val="20"/>
                <w:szCs w:val="18"/>
              </w:rPr>
              <w:t>K</w:t>
            </w:r>
            <w:r w:rsidR="00D56448" w:rsidRPr="00F01935">
              <w:rPr>
                <w:rFonts w:asciiTheme="minorHAnsi" w:hAnsiTheme="minorHAnsi" w:cstheme="minorHAnsi"/>
                <w:b/>
                <w:sz w:val="20"/>
                <w:szCs w:val="18"/>
              </w:rPr>
              <w:t xml:space="preserve">. HERS-Verified Parallel Piping </w:t>
            </w:r>
            <w:r w:rsidR="001938BC" w:rsidRPr="00F01935">
              <w:rPr>
                <w:rFonts w:asciiTheme="minorHAnsi" w:hAnsiTheme="minorHAnsi" w:cstheme="minorHAnsi"/>
                <w:b/>
                <w:sz w:val="20"/>
                <w:szCs w:val="18"/>
              </w:rPr>
              <w:t>Requirements</w:t>
            </w:r>
            <w:r w:rsidR="00DF4BB0" w:rsidRPr="00F01935">
              <w:rPr>
                <w:rFonts w:asciiTheme="minorHAnsi" w:hAnsiTheme="minorHAnsi" w:cstheme="minorHAnsi"/>
                <w:b/>
                <w:sz w:val="20"/>
                <w:szCs w:val="18"/>
              </w:rPr>
              <w:t xml:space="preserve"> </w:t>
            </w:r>
            <w:r w:rsidR="00DF32C1" w:rsidRPr="00F01935">
              <w:rPr>
                <w:rFonts w:asciiTheme="minorHAnsi" w:hAnsiTheme="minorHAnsi" w:cstheme="minorHAnsi"/>
                <w:b/>
                <w:sz w:val="20"/>
                <w:szCs w:val="18"/>
              </w:rPr>
              <w:t xml:space="preserve">(PP-H) </w:t>
            </w:r>
            <w:r w:rsidR="00DF4BB0" w:rsidRPr="00F01935">
              <w:rPr>
                <w:rFonts w:asciiTheme="minorHAnsi" w:hAnsiTheme="minorHAnsi" w:cstheme="minorHAnsi"/>
                <w:b/>
                <w:sz w:val="20"/>
                <w:szCs w:val="18"/>
              </w:rPr>
              <w:t>(RA3.6.4)</w:t>
            </w:r>
          </w:p>
          <w:p w14:paraId="0F7F446F" w14:textId="510993FE" w:rsidR="001938BC" w:rsidRPr="00F01935"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sz w:val="18"/>
                <w:szCs w:val="18"/>
              </w:rPr>
              <w:t>Systems that utilize this distribution type shall comply with these requirements</w:t>
            </w:r>
            <w:r w:rsidR="00410ECB" w:rsidRPr="00F01935">
              <w:rPr>
                <w:rFonts w:asciiTheme="minorHAnsi" w:hAnsiTheme="minorHAnsi" w:cstheme="minorHAnsi"/>
                <w:sz w:val="18"/>
                <w:szCs w:val="18"/>
              </w:rPr>
              <w:t>.</w:t>
            </w:r>
          </w:p>
        </w:tc>
      </w:tr>
      <w:tr w:rsidR="00383435" w:rsidRPr="00F01935" w14:paraId="0F7F4473" w14:textId="77777777" w:rsidTr="007325A8">
        <w:trPr>
          <w:trHeight w:val="144"/>
          <w:tblHeader/>
        </w:trPr>
        <w:tc>
          <w:tcPr>
            <w:tcW w:w="642" w:type="dxa"/>
            <w:vAlign w:val="center"/>
          </w:tcPr>
          <w:p w14:paraId="0F7F4471" w14:textId="77777777" w:rsidR="009269B2" w:rsidRPr="00F01935"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w:t>
            </w:r>
            <w:r w:rsidR="005D2389" w:rsidRPr="00F01935">
              <w:rPr>
                <w:rFonts w:asciiTheme="minorHAnsi" w:hAnsiTheme="minorHAnsi" w:cstheme="minorHAnsi"/>
                <w:sz w:val="18"/>
                <w:szCs w:val="18"/>
              </w:rPr>
              <w:t>1</w:t>
            </w:r>
          </w:p>
        </w:tc>
        <w:tc>
          <w:tcPr>
            <w:tcW w:w="10148" w:type="dxa"/>
            <w:gridSpan w:val="2"/>
            <w:vAlign w:val="center"/>
          </w:tcPr>
          <w:p w14:paraId="0F7F4472" w14:textId="5F911A00" w:rsidR="009269B2" w:rsidRPr="00F01935"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Each c</w:t>
            </w:r>
            <w:r w:rsidR="00383435" w:rsidRPr="00F01935">
              <w:rPr>
                <w:rFonts w:asciiTheme="minorHAnsi" w:hAnsiTheme="minorHAnsi" w:cstheme="minorHAnsi"/>
                <w:sz w:val="18"/>
                <w:szCs w:val="18"/>
              </w:rPr>
              <w:t xml:space="preserve">entral manifold </w:t>
            </w:r>
            <w:r w:rsidRPr="00F01935">
              <w:rPr>
                <w:rFonts w:asciiTheme="minorHAnsi" w:hAnsiTheme="minorHAnsi" w:cstheme="minorHAnsi"/>
                <w:sz w:val="18"/>
                <w:szCs w:val="18"/>
              </w:rPr>
              <w:t xml:space="preserve">has 5 </w:t>
            </w:r>
            <w:r w:rsidR="00383435" w:rsidRPr="00F01935">
              <w:rPr>
                <w:rFonts w:asciiTheme="minorHAnsi" w:hAnsiTheme="minorHAnsi" w:cstheme="minorHAnsi"/>
                <w:sz w:val="18"/>
                <w:szCs w:val="18"/>
              </w:rPr>
              <w:t>feet or less of pipe between manifold and water heater</w:t>
            </w:r>
            <w:r w:rsidRPr="00F01935">
              <w:rPr>
                <w:rFonts w:asciiTheme="minorHAnsi" w:hAnsiTheme="minorHAnsi" w:cstheme="minorHAnsi"/>
                <w:sz w:val="18"/>
                <w:szCs w:val="18"/>
              </w:rPr>
              <w:t>.</w:t>
            </w:r>
          </w:p>
        </w:tc>
      </w:tr>
      <w:tr w:rsidR="00383435" w:rsidRPr="00F01935" w14:paraId="0F7F4476" w14:textId="77777777" w:rsidTr="007325A8">
        <w:trPr>
          <w:trHeight w:val="144"/>
          <w:tblHeader/>
        </w:trPr>
        <w:tc>
          <w:tcPr>
            <w:tcW w:w="642" w:type="dxa"/>
            <w:vAlign w:val="center"/>
          </w:tcPr>
          <w:p w14:paraId="0F7F4474" w14:textId="77777777" w:rsidR="009269B2" w:rsidRPr="00F01935"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w:t>
            </w:r>
            <w:r w:rsidR="005D2389" w:rsidRPr="00F01935">
              <w:rPr>
                <w:rFonts w:asciiTheme="minorHAnsi" w:hAnsiTheme="minorHAnsi" w:cstheme="minorHAnsi"/>
                <w:sz w:val="18"/>
                <w:szCs w:val="18"/>
              </w:rPr>
              <w:t>2</w:t>
            </w:r>
          </w:p>
        </w:tc>
        <w:tc>
          <w:tcPr>
            <w:tcW w:w="10148" w:type="dxa"/>
            <w:gridSpan w:val="2"/>
            <w:vAlign w:val="center"/>
          </w:tcPr>
          <w:p w14:paraId="0F7F4475" w14:textId="5C9F6563" w:rsidR="009269B2" w:rsidRPr="00F01935"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m</w:t>
            </w:r>
            <w:r w:rsidR="00383435" w:rsidRPr="00F01935">
              <w:rPr>
                <w:rFonts w:asciiTheme="minorHAnsi" w:hAnsiTheme="minorHAnsi" w:cstheme="minorHAnsi"/>
                <w:sz w:val="18"/>
                <w:szCs w:val="18"/>
              </w:rPr>
              <w:t>anifolds that include valves</w:t>
            </w:r>
            <w:r w:rsidRPr="00F01935">
              <w:rPr>
                <w:rFonts w:asciiTheme="minorHAnsi" w:hAnsiTheme="minorHAnsi" w:cstheme="minorHAnsi"/>
                <w:sz w:val="18"/>
                <w:szCs w:val="18"/>
              </w:rPr>
              <w:t>,</w:t>
            </w:r>
            <w:r w:rsidR="00383435" w:rsidRPr="00F01935">
              <w:rPr>
                <w:rFonts w:asciiTheme="minorHAnsi" w:hAnsiTheme="minorHAnsi" w:cstheme="minorHAnsi"/>
                <w:sz w:val="18"/>
                <w:szCs w:val="18"/>
              </w:rPr>
              <w:t xml:space="preserve"> the manifold must be readily accessible in accordance with the plumbing code.</w:t>
            </w:r>
          </w:p>
        </w:tc>
      </w:tr>
      <w:tr w:rsidR="00383435" w:rsidRPr="00F01935" w14:paraId="0F7F4479" w14:textId="77777777" w:rsidTr="007325A8">
        <w:trPr>
          <w:trHeight w:val="144"/>
          <w:tblHeader/>
        </w:trPr>
        <w:tc>
          <w:tcPr>
            <w:tcW w:w="642" w:type="dxa"/>
            <w:vAlign w:val="center"/>
          </w:tcPr>
          <w:p w14:paraId="0F7F4477" w14:textId="77777777" w:rsidR="009269B2" w:rsidRPr="00F01935"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w:t>
            </w:r>
            <w:r w:rsidR="005D2389" w:rsidRPr="00F01935">
              <w:rPr>
                <w:rFonts w:asciiTheme="minorHAnsi" w:hAnsiTheme="minorHAnsi" w:cstheme="minorHAnsi"/>
                <w:sz w:val="18"/>
                <w:szCs w:val="18"/>
              </w:rPr>
              <w:t>3</w:t>
            </w:r>
          </w:p>
        </w:tc>
        <w:tc>
          <w:tcPr>
            <w:tcW w:w="10148" w:type="dxa"/>
            <w:gridSpan w:val="2"/>
            <w:vAlign w:val="center"/>
          </w:tcPr>
          <w:p w14:paraId="0F7F4478" w14:textId="6A017CAD" w:rsidR="009269B2" w:rsidRPr="00F01935"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Hot water distribution system piping from the manifold to the fixtures and appliances must take the most direct path.  </w:t>
            </w:r>
            <w:r w:rsidR="00CC3747" w:rsidRPr="00F01935">
              <w:rPr>
                <w:rFonts w:asciiTheme="minorHAnsi" w:hAnsiTheme="minorHAnsi" w:cstheme="minorHAnsi"/>
                <w:sz w:val="18"/>
                <w:szCs w:val="18"/>
              </w:rPr>
              <w:t>For example, p</w:t>
            </w:r>
            <w:r w:rsidRPr="00F01935">
              <w:rPr>
                <w:rFonts w:asciiTheme="minorHAnsi" w:hAnsiTheme="minorHAnsi" w:cstheme="minorHAnsi"/>
                <w:sz w:val="18"/>
                <w:szCs w:val="18"/>
              </w:rPr>
              <w:t>iping from a second story manifold cannot supply the first floor</w:t>
            </w:r>
            <w:r w:rsidR="00DF4BB0" w:rsidRPr="00F01935">
              <w:rPr>
                <w:rFonts w:asciiTheme="minorHAnsi" w:hAnsiTheme="minorHAnsi" w:cstheme="minorHAnsi"/>
                <w:sz w:val="18"/>
                <w:szCs w:val="18"/>
              </w:rPr>
              <w:t>.</w:t>
            </w:r>
          </w:p>
        </w:tc>
      </w:tr>
      <w:tr w:rsidR="00383435" w:rsidRPr="00F01935" w14:paraId="0F7F447C" w14:textId="77777777" w:rsidTr="007325A8">
        <w:trPr>
          <w:trHeight w:val="144"/>
          <w:tblHeader/>
        </w:trPr>
        <w:tc>
          <w:tcPr>
            <w:tcW w:w="642" w:type="dxa"/>
            <w:vAlign w:val="center"/>
          </w:tcPr>
          <w:p w14:paraId="0F7F447A" w14:textId="77777777" w:rsidR="009269B2" w:rsidRPr="00F01935"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w:t>
            </w:r>
            <w:r w:rsidR="005D2389" w:rsidRPr="00F01935">
              <w:rPr>
                <w:rFonts w:asciiTheme="minorHAnsi" w:hAnsiTheme="minorHAnsi" w:cstheme="minorHAnsi"/>
                <w:sz w:val="18"/>
                <w:szCs w:val="18"/>
              </w:rPr>
              <w:t>4</w:t>
            </w:r>
          </w:p>
        </w:tc>
        <w:tc>
          <w:tcPr>
            <w:tcW w:w="10148" w:type="dxa"/>
            <w:gridSpan w:val="2"/>
            <w:vAlign w:val="center"/>
          </w:tcPr>
          <w:p w14:paraId="0F7F447B" w14:textId="5618E066" w:rsidR="00A82A43" w:rsidRPr="00F01935" w:rsidRDefault="00383435" w:rsidP="00E879AA">
            <w:pPr>
              <w:keepNext/>
              <w:autoSpaceDE w:val="0"/>
              <w:autoSpaceDN w:val="0"/>
              <w:adjustRightInd w:val="0"/>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The hot water distribution piping must be separated by at least </w:t>
            </w:r>
            <w:r w:rsidR="00410ECB" w:rsidRPr="00F01935">
              <w:rPr>
                <w:rFonts w:asciiTheme="minorHAnsi" w:hAnsiTheme="minorHAnsi" w:cstheme="minorHAnsi"/>
                <w:sz w:val="18"/>
                <w:szCs w:val="18"/>
              </w:rPr>
              <w:t>2</w:t>
            </w:r>
            <w:r w:rsidRPr="00F01935">
              <w:rPr>
                <w:rFonts w:asciiTheme="minorHAnsi" w:hAnsiTheme="minorHAnsi" w:cstheme="minorHAnsi"/>
                <w:sz w:val="18"/>
                <w:szCs w:val="18"/>
              </w:rPr>
              <w:t xml:space="preserve"> inches from any other hot water supply piping</w:t>
            </w:r>
            <w:r w:rsidR="00CC3747" w:rsidRPr="00F01935">
              <w:rPr>
                <w:rFonts w:asciiTheme="minorHAnsi" w:hAnsiTheme="minorHAnsi" w:cstheme="minorHAnsi"/>
                <w:sz w:val="18"/>
                <w:szCs w:val="18"/>
              </w:rPr>
              <w:t xml:space="preserve">, and at least </w:t>
            </w:r>
            <w:r w:rsidR="00410ECB" w:rsidRPr="00F01935">
              <w:rPr>
                <w:rFonts w:asciiTheme="minorHAnsi" w:hAnsiTheme="minorHAnsi" w:cstheme="minorHAnsi"/>
                <w:sz w:val="18"/>
                <w:szCs w:val="18"/>
              </w:rPr>
              <w:t>6</w:t>
            </w:r>
            <w:r w:rsidR="00CC3747" w:rsidRPr="00F01935">
              <w:rPr>
                <w:rFonts w:asciiTheme="minorHAnsi" w:hAnsiTheme="minorHAnsi" w:cstheme="minorHAnsi"/>
                <w:sz w:val="18"/>
                <w:szCs w:val="18"/>
              </w:rPr>
              <w:t xml:space="preserve"> inches from any </w:t>
            </w:r>
            <w:proofErr w:type="gramStart"/>
            <w:r w:rsidR="00CC3747" w:rsidRPr="00F01935">
              <w:rPr>
                <w:rFonts w:asciiTheme="minorHAnsi" w:hAnsiTheme="minorHAnsi" w:cstheme="minorHAnsi"/>
                <w:sz w:val="18"/>
                <w:szCs w:val="18"/>
              </w:rPr>
              <w:t>cold water</w:t>
            </w:r>
            <w:proofErr w:type="gramEnd"/>
            <w:r w:rsidR="00CC3747" w:rsidRPr="00F01935">
              <w:rPr>
                <w:rFonts w:asciiTheme="minorHAnsi" w:hAnsiTheme="minorHAnsi" w:cstheme="minorHAnsi"/>
                <w:sz w:val="18"/>
                <w:szCs w:val="18"/>
              </w:rPr>
              <w:t xml:space="preserve"> supply piping.  Alternatively, the hot water supply piping must be insulated to the thicknesses shown in TABLE 120.3-A.</w:t>
            </w:r>
          </w:p>
        </w:tc>
      </w:tr>
      <w:tr w:rsidR="007325A8" w:rsidRPr="00F01935" w14:paraId="489DD4BF" w14:textId="77777777" w:rsidTr="00450E94">
        <w:trPr>
          <w:trHeight w:val="144"/>
          <w:tblHeader/>
        </w:trPr>
        <w:tc>
          <w:tcPr>
            <w:tcW w:w="642" w:type="dxa"/>
            <w:vAlign w:val="center"/>
          </w:tcPr>
          <w:p w14:paraId="25D1A754" w14:textId="555E0F78"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05</w:t>
            </w:r>
          </w:p>
        </w:tc>
        <w:tc>
          <w:tcPr>
            <w:tcW w:w="3763" w:type="dxa"/>
            <w:vAlign w:val="center"/>
          </w:tcPr>
          <w:p w14:paraId="4AD988E8" w14:textId="33759AC0" w:rsidR="007325A8" w:rsidRPr="00F01935" w:rsidRDefault="007325A8" w:rsidP="007325A8">
            <w:pPr>
              <w:keepNext/>
              <w:autoSpaceDE w:val="0"/>
              <w:autoSpaceDN w:val="0"/>
              <w:adjustRightInd w:val="0"/>
              <w:spacing w:after="0" w:line="240" w:lineRule="auto"/>
              <w:rPr>
                <w:rFonts w:asciiTheme="minorHAnsi" w:hAnsiTheme="minorHAnsi" w:cstheme="minorHAnsi"/>
                <w:sz w:val="18"/>
                <w:szCs w:val="18"/>
              </w:rPr>
            </w:pPr>
            <w:r w:rsidRPr="00F01935">
              <w:rPr>
                <w:sz w:val="18"/>
                <w:szCs w:val="18"/>
              </w:rPr>
              <w:t>Verification Status:</w:t>
            </w:r>
          </w:p>
        </w:tc>
        <w:tc>
          <w:tcPr>
            <w:tcW w:w="6385" w:type="dxa"/>
            <w:vAlign w:val="center"/>
          </w:tcPr>
          <w:p w14:paraId="41BE9290" w14:textId="77777777" w:rsidR="007325A8" w:rsidRPr="00F01935" w:rsidRDefault="007325A8"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47097DD9" w14:textId="77777777" w:rsidR="007325A8" w:rsidRPr="00F01935" w:rsidRDefault="007325A8"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770CFEF4" w14:textId="522DB803" w:rsidR="007325A8" w:rsidRPr="00F01935" w:rsidRDefault="007325A8" w:rsidP="00A847A0">
            <w:pPr>
              <w:pStyle w:val="ListParagraph"/>
              <w:keepNext/>
              <w:numPr>
                <w:ilvl w:val="0"/>
                <w:numId w:val="8"/>
              </w:numPr>
              <w:autoSpaceDE w:val="0"/>
              <w:autoSpaceDN w:val="0"/>
              <w:adjustRightInd w:val="0"/>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7325A8" w:rsidRPr="00F01935" w14:paraId="4E922D06" w14:textId="77777777" w:rsidTr="00450E94">
        <w:trPr>
          <w:trHeight w:val="144"/>
          <w:tblHeader/>
        </w:trPr>
        <w:tc>
          <w:tcPr>
            <w:tcW w:w="642" w:type="dxa"/>
          </w:tcPr>
          <w:p w14:paraId="4E115436" w14:textId="22AD02EE"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06</w:t>
            </w:r>
          </w:p>
        </w:tc>
        <w:tc>
          <w:tcPr>
            <w:tcW w:w="10148" w:type="dxa"/>
            <w:gridSpan w:val="2"/>
            <w:vAlign w:val="center"/>
          </w:tcPr>
          <w:p w14:paraId="09D86B1F" w14:textId="7607DBC5" w:rsidR="007325A8" w:rsidRPr="00F01935" w:rsidRDefault="007325A8" w:rsidP="007325A8">
            <w:pPr>
              <w:keepNext/>
              <w:autoSpaceDE w:val="0"/>
              <w:autoSpaceDN w:val="0"/>
              <w:adjustRightInd w:val="0"/>
              <w:spacing w:after="0" w:line="240" w:lineRule="auto"/>
              <w:rPr>
                <w:rFonts w:asciiTheme="minorHAnsi" w:hAnsiTheme="minorHAnsi" w:cstheme="minorHAnsi"/>
                <w:sz w:val="18"/>
                <w:szCs w:val="18"/>
              </w:rPr>
            </w:pPr>
            <w:r w:rsidRPr="00F01935">
              <w:rPr>
                <w:sz w:val="18"/>
                <w:szCs w:val="18"/>
              </w:rPr>
              <w:t xml:space="preserve">Correction Notes: </w:t>
            </w:r>
          </w:p>
        </w:tc>
      </w:tr>
      <w:tr w:rsidR="007325A8" w:rsidRPr="00F01935" w14:paraId="212A67C0" w14:textId="77777777" w:rsidTr="007325A8">
        <w:trPr>
          <w:trHeight w:val="144"/>
          <w:tblHeader/>
        </w:trPr>
        <w:tc>
          <w:tcPr>
            <w:tcW w:w="10790" w:type="dxa"/>
            <w:gridSpan w:val="3"/>
            <w:vAlign w:val="center"/>
          </w:tcPr>
          <w:p w14:paraId="25BEBB76" w14:textId="5F9B0E3D" w:rsidR="007325A8" w:rsidRPr="00F01935"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F7F447F" w14:textId="67B82892" w:rsidR="00467528" w:rsidRPr="00F01935" w:rsidRDefault="00467528"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2456C7" w:rsidRPr="00F01935" w14:paraId="7D4A8B33" w14:textId="77777777" w:rsidTr="00A05A6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20216E06" w:rsidR="002456C7" w:rsidRPr="00F01935" w:rsidRDefault="006C36EE" w:rsidP="00A05A69">
            <w:pPr>
              <w:keepNext/>
              <w:spacing w:after="0" w:line="240" w:lineRule="auto"/>
              <w:rPr>
                <w:rFonts w:asciiTheme="minorHAnsi" w:hAnsiTheme="minorHAnsi" w:cstheme="minorHAnsi"/>
                <w:sz w:val="20"/>
                <w:szCs w:val="20"/>
              </w:rPr>
            </w:pPr>
            <w:r w:rsidRPr="00F01935">
              <w:rPr>
                <w:rFonts w:asciiTheme="minorHAnsi" w:hAnsiTheme="minorHAnsi" w:cstheme="minorHAnsi"/>
                <w:b/>
                <w:sz w:val="20"/>
                <w:szCs w:val="20"/>
              </w:rPr>
              <w:t>L</w:t>
            </w:r>
            <w:r w:rsidR="002456C7" w:rsidRPr="00F01935">
              <w:rPr>
                <w:rFonts w:asciiTheme="minorHAnsi" w:hAnsiTheme="minorHAnsi" w:cstheme="minorHAnsi"/>
                <w:b/>
                <w:sz w:val="20"/>
                <w:szCs w:val="20"/>
              </w:rPr>
              <w:t>. Parallel Piping Requirements (PP) (RA4.4.4)</w:t>
            </w:r>
          </w:p>
          <w:p w14:paraId="11B58F63" w14:textId="77777777" w:rsidR="002456C7" w:rsidRPr="00F01935"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sz w:val="18"/>
                <w:szCs w:val="20"/>
              </w:rPr>
              <w:t>Systems that utilize this distribution type shall comply with these requirements.</w:t>
            </w:r>
          </w:p>
        </w:tc>
      </w:tr>
      <w:tr w:rsidR="002456C7" w:rsidRPr="00F01935" w14:paraId="60B9899F" w14:textId="77777777" w:rsidTr="00A05A69">
        <w:trPr>
          <w:cantSplit/>
          <w:trHeight w:val="288"/>
          <w:tblHeader/>
        </w:trPr>
        <w:tc>
          <w:tcPr>
            <w:tcW w:w="648" w:type="dxa"/>
            <w:vAlign w:val="center"/>
          </w:tcPr>
          <w:p w14:paraId="2FCB133F"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01</w:t>
            </w:r>
          </w:p>
        </w:tc>
        <w:tc>
          <w:tcPr>
            <w:tcW w:w="10368" w:type="dxa"/>
            <w:vAlign w:val="center"/>
          </w:tcPr>
          <w:p w14:paraId="1CAE2B22"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 xml:space="preserve">Each central manifold has 15 feet or less of pipe between manifold and water heater </w:t>
            </w:r>
          </w:p>
        </w:tc>
      </w:tr>
      <w:tr w:rsidR="002456C7" w:rsidRPr="00F01935" w14:paraId="5D82B514" w14:textId="77777777" w:rsidTr="00A05A69">
        <w:trPr>
          <w:cantSplit/>
          <w:trHeight w:val="288"/>
          <w:tblHeader/>
        </w:trPr>
        <w:tc>
          <w:tcPr>
            <w:tcW w:w="648" w:type="dxa"/>
            <w:vAlign w:val="center"/>
          </w:tcPr>
          <w:p w14:paraId="48E18389"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02</w:t>
            </w:r>
          </w:p>
        </w:tc>
        <w:tc>
          <w:tcPr>
            <w:tcW w:w="10368" w:type="dxa"/>
            <w:vAlign w:val="center"/>
          </w:tcPr>
          <w:p w14:paraId="0E7FF265"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F01935" w14:paraId="4F2F3681" w14:textId="77777777" w:rsidTr="00A05A69">
        <w:trPr>
          <w:cantSplit/>
          <w:trHeight w:val="288"/>
          <w:tblHeader/>
        </w:trPr>
        <w:tc>
          <w:tcPr>
            <w:tcW w:w="648" w:type="dxa"/>
            <w:vAlign w:val="center"/>
          </w:tcPr>
          <w:p w14:paraId="7A69966E"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03</w:t>
            </w:r>
          </w:p>
        </w:tc>
        <w:tc>
          <w:tcPr>
            <w:tcW w:w="10368" w:type="dxa"/>
            <w:vAlign w:val="center"/>
          </w:tcPr>
          <w:p w14:paraId="3FBCF5D1"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2456C7" w:rsidRPr="00F01935" w14:paraId="7F5EF5C9" w14:textId="77777777" w:rsidTr="00A05A69">
        <w:trPr>
          <w:cantSplit/>
          <w:trHeight w:val="288"/>
          <w:tblHeader/>
        </w:trPr>
        <w:tc>
          <w:tcPr>
            <w:tcW w:w="648" w:type="dxa"/>
            <w:vAlign w:val="center"/>
          </w:tcPr>
          <w:p w14:paraId="614ADC10"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04</w:t>
            </w:r>
          </w:p>
        </w:tc>
        <w:tc>
          <w:tcPr>
            <w:tcW w:w="10368" w:type="dxa"/>
            <w:vAlign w:val="center"/>
          </w:tcPr>
          <w:p w14:paraId="0FE92C8E"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 xml:space="preserve">The hot water distribution piping must be separated by at least 2 inches from any other hot water supply piping, and at least 6 inches from any </w:t>
            </w:r>
            <w:proofErr w:type="gramStart"/>
            <w:r w:rsidRPr="00F01935">
              <w:rPr>
                <w:rFonts w:asciiTheme="minorHAnsi" w:hAnsiTheme="minorHAnsi" w:cstheme="minorHAnsi"/>
                <w:sz w:val="18"/>
                <w:szCs w:val="20"/>
              </w:rPr>
              <w:t>cold water</w:t>
            </w:r>
            <w:proofErr w:type="gramEnd"/>
            <w:r w:rsidRPr="00F01935">
              <w:rPr>
                <w:rFonts w:asciiTheme="minorHAnsi" w:hAnsiTheme="minorHAnsi" w:cstheme="minorHAnsi"/>
                <w:sz w:val="18"/>
                <w:szCs w:val="20"/>
              </w:rPr>
              <w:t xml:space="preserve"> supply piping. Alternatively, the hot water supply piping must be insulated to the thicknesses shown in TABLE 120.3-A. </w:t>
            </w:r>
          </w:p>
        </w:tc>
      </w:tr>
      <w:tr w:rsidR="002456C7" w:rsidRPr="00F01935" w14:paraId="460E505F" w14:textId="77777777" w:rsidTr="00A05A6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F01935" w:rsidRDefault="002456C7" w:rsidP="00A05A69">
            <w:pPr>
              <w:keepNext/>
              <w:spacing w:after="0" w:line="240" w:lineRule="auto"/>
              <w:rPr>
                <w:rFonts w:asciiTheme="minorHAnsi" w:hAnsiTheme="minorHAnsi" w:cstheme="minorHAnsi"/>
                <w:b/>
                <w:sz w:val="18"/>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w:t>
            </w:r>
            <w:r w:rsidRPr="00F01935">
              <w:rPr>
                <w:rFonts w:asciiTheme="minorHAnsi" w:hAnsiTheme="minorHAnsi" w:cstheme="minorHAnsi"/>
                <w:b/>
                <w:sz w:val="18"/>
                <w:szCs w:val="20"/>
              </w:rPr>
              <w:t xml:space="preserve"> been m</w:t>
            </w:r>
            <w:r w:rsidR="00E20AD9" w:rsidRPr="00F01935">
              <w:rPr>
                <w:rFonts w:asciiTheme="minorHAnsi" w:hAnsiTheme="minorHAnsi" w:cstheme="minorHAnsi"/>
                <w:b/>
                <w:sz w:val="18"/>
                <w:szCs w:val="20"/>
              </w:rPr>
              <w:t>et.</w:t>
            </w:r>
          </w:p>
          <w:p w14:paraId="790814AE" w14:textId="626C4878" w:rsidR="002456C7" w:rsidRPr="00F01935" w:rsidRDefault="002456C7" w:rsidP="00A05A69">
            <w:pPr>
              <w:keepNext/>
              <w:spacing w:after="0" w:line="240" w:lineRule="auto"/>
              <w:rPr>
                <w:rFonts w:asciiTheme="minorHAnsi" w:hAnsiTheme="minorHAnsi" w:cstheme="minorHAnsi"/>
                <w:b/>
                <w:sz w:val="18"/>
                <w:szCs w:val="20"/>
              </w:rPr>
            </w:pPr>
            <w:r w:rsidRPr="00F01935">
              <w:rPr>
                <w:rFonts w:asciiTheme="minorHAnsi" w:hAnsiTheme="minorHAnsi" w:cstheme="minorHAnsi"/>
                <w:b/>
                <w:sz w:val="18"/>
                <w:szCs w:val="20"/>
              </w:rPr>
              <w:t xml:space="preserve">et.  </w:t>
            </w:r>
          </w:p>
        </w:tc>
      </w:tr>
    </w:tbl>
    <w:p w14:paraId="5FC36772" w14:textId="77777777" w:rsidR="002456C7" w:rsidRPr="00F01935" w:rsidRDefault="002456C7" w:rsidP="00A05A69">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10127"/>
      </w:tblGrid>
      <w:tr w:rsidR="002456C7" w:rsidRPr="00F01935" w14:paraId="3196FB2A" w14:textId="77777777" w:rsidTr="00A05A69">
        <w:trPr>
          <w:trHeight w:val="144"/>
          <w:tblHeader/>
        </w:trPr>
        <w:tc>
          <w:tcPr>
            <w:tcW w:w="10976" w:type="dxa"/>
            <w:gridSpan w:val="2"/>
            <w:tcBorders>
              <w:bottom w:val="single" w:sz="4" w:space="0" w:color="auto"/>
            </w:tcBorders>
          </w:tcPr>
          <w:p w14:paraId="6697040E" w14:textId="122258D5" w:rsidR="002456C7" w:rsidRPr="00F01935"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lastRenderedPageBreak/>
              <w:t>M</w:t>
            </w:r>
            <w:r w:rsidR="002456C7" w:rsidRPr="00F01935">
              <w:rPr>
                <w:rFonts w:asciiTheme="minorHAnsi" w:hAnsiTheme="minorHAnsi" w:cstheme="minorHAnsi"/>
                <w:b/>
                <w:sz w:val="20"/>
                <w:szCs w:val="20"/>
              </w:rPr>
              <w:t>. Point of Use Requirements (POU) (RA4.4.5)</w:t>
            </w:r>
          </w:p>
          <w:p w14:paraId="4A837E74" w14:textId="2C8F1109"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F01935">
              <w:rPr>
                <w:rFonts w:asciiTheme="minorHAnsi" w:hAnsiTheme="minorHAnsi" w:cstheme="minorHAnsi"/>
                <w:sz w:val="18"/>
                <w:szCs w:val="20"/>
              </w:rPr>
              <w:t>Systems that utilize this distribution type shall comply with these requirements</w:t>
            </w:r>
            <w:r w:rsidR="009C10FB" w:rsidRPr="00F01935">
              <w:rPr>
                <w:rFonts w:asciiTheme="minorHAnsi" w:hAnsiTheme="minorHAnsi" w:cstheme="minorHAnsi"/>
                <w:sz w:val="18"/>
                <w:szCs w:val="20"/>
              </w:rPr>
              <w:t>.</w:t>
            </w:r>
          </w:p>
        </w:tc>
      </w:tr>
      <w:tr w:rsidR="002456C7" w:rsidRPr="00F01935" w14:paraId="6A4D951C" w14:textId="77777777" w:rsidTr="00A05A69">
        <w:trPr>
          <w:trHeight w:val="1808"/>
          <w:tblHeader/>
        </w:trPr>
        <w:tc>
          <w:tcPr>
            <w:tcW w:w="630" w:type="dxa"/>
            <w:vAlign w:val="center"/>
          </w:tcPr>
          <w:p w14:paraId="082E37A1"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F01935">
              <w:rPr>
                <w:rFonts w:asciiTheme="minorHAnsi" w:hAnsiTheme="minorHAnsi" w:cstheme="minorHAnsi"/>
                <w:sz w:val="18"/>
                <w:szCs w:val="20"/>
              </w:rPr>
              <w:t>01</w:t>
            </w:r>
          </w:p>
        </w:tc>
        <w:tc>
          <w:tcPr>
            <w:tcW w:w="10346" w:type="dxa"/>
          </w:tcPr>
          <w:p w14:paraId="7018C5E5"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F01935">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F01935" w:rsidRDefault="002456C7" w:rsidP="00A05A69">
            <w:pPr>
              <w:pStyle w:val="TableTitle"/>
              <w:keepLines w:val="0"/>
              <w:suppressAutoHyphens w:val="0"/>
              <w:spacing w:before="0"/>
              <w:rPr>
                <w:rFonts w:asciiTheme="minorHAnsi" w:eastAsia="Calibri" w:hAnsiTheme="minorHAnsi" w:cstheme="minorHAnsi"/>
                <w:i w:val="0"/>
                <w:sz w:val="18"/>
              </w:rPr>
            </w:pPr>
            <w:r w:rsidRPr="00F01935">
              <w:rPr>
                <w:rFonts w:asciiTheme="minorHAnsi" w:eastAsia="Calibri" w:hAnsiTheme="minorHAnsi" w:cstheme="minorHAnsi"/>
                <w:i w:val="0"/>
                <w:sz w:val="18"/>
              </w:rPr>
              <w:t>The maximum allowed length of piping for the longest run terminating in:</w:t>
            </w:r>
          </w:p>
          <w:p w14:paraId="481C5B1D" w14:textId="77777777" w:rsidR="002456C7" w:rsidRPr="00F01935" w:rsidRDefault="002456C7" w:rsidP="00A05A69">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F01935"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F01935">
              <w:rPr>
                <w:rFonts w:asciiTheme="minorHAnsi" w:eastAsia="Calibri" w:hAnsiTheme="minorHAnsi" w:cstheme="minorHAnsi"/>
                <w:i w:val="0"/>
                <w:sz w:val="18"/>
              </w:rPr>
              <w:t>3/8 inch - For only one pipe size - max length allowed is 15 feet</w:t>
            </w:r>
          </w:p>
          <w:p w14:paraId="6E7B510E" w14:textId="77777777" w:rsidR="002456C7" w:rsidRPr="00F01935" w:rsidRDefault="002456C7" w:rsidP="00A05A69">
            <w:pPr>
              <w:pStyle w:val="TableTitle"/>
              <w:keepLines w:val="0"/>
              <w:suppressAutoHyphens w:val="0"/>
              <w:spacing w:before="0"/>
              <w:ind w:left="972"/>
              <w:rPr>
                <w:rFonts w:asciiTheme="minorHAnsi" w:eastAsia="Calibri" w:hAnsiTheme="minorHAnsi" w:cstheme="minorHAnsi"/>
                <w:i w:val="0"/>
                <w:sz w:val="18"/>
              </w:rPr>
            </w:pPr>
            <w:r w:rsidRPr="00F01935">
              <w:rPr>
                <w:rFonts w:asciiTheme="minorHAnsi" w:eastAsia="Calibri" w:hAnsiTheme="minorHAnsi" w:cstheme="minorHAnsi"/>
                <w:i w:val="0"/>
                <w:sz w:val="18"/>
              </w:rPr>
              <w:t xml:space="preserve">      For combination pipe sizes the max allowed length of 3/8-inch piping is </w:t>
            </w:r>
            <w:proofErr w:type="gramStart"/>
            <w:r w:rsidRPr="00F01935">
              <w:rPr>
                <w:rFonts w:asciiTheme="minorHAnsi" w:eastAsia="Calibri" w:hAnsiTheme="minorHAnsi" w:cstheme="minorHAnsi"/>
                <w:i w:val="0"/>
                <w:sz w:val="18"/>
              </w:rPr>
              <w:t>7.5 feet,</w:t>
            </w:r>
            <w:proofErr w:type="gramEnd"/>
            <w:r w:rsidRPr="00F01935">
              <w:rPr>
                <w:rFonts w:asciiTheme="minorHAnsi" w:eastAsia="Calibri" w:hAnsiTheme="minorHAnsi" w:cstheme="minorHAnsi"/>
                <w:i w:val="0"/>
                <w:sz w:val="18"/>
              </w:rPr>
              <w:t xml:space="preserve"> of ½ inch piping is 5 feet, and ¾ inch piping is 2.5 feet.</w:t>
            </w:r>
          </w:p>
          <w:p w14:paraId="0BE1706A" w14:textId="77777777" w:rsidR="002456C7" w:rsidRPr="00F01935" w:rsidRDefault="002456C7" w:rsidP="00A05A69">
            <w:pPr>
              <w:pStyle w:val="TableTitle"/>
              <w:keepLines w:val="0"/>
              <w:suppressAutoHyphens w:val="0"/>
              <w:spacing w:before="0"/>
              <w:ind w:left="972"/>
              <w:rPr>
                <w:rFonts w:asciiTheme="minorHAnsi" w:eastAsia="Calibri" w:hAnsiTheme="minorHAnsi" w:cstheme="minorHAnsi"/>
                <w:i w:val="0"/>
                <w:sz w:val="12"/>
              </w:rPr>
            </w:pPr>
          </w:p>
          <w:p w14:paraId="62A25352" w14:textId="77777777" w:rsidR="002456C7" w:rsidRPr="00F01935"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F01935">
              <w:rPr>
                <w:rFonts w:asciiTheme="minorHAnsi" w:eastAsia="Calibri" w:hAnsiTheme="minorHAnsi" w:cstheme="minorHAnsi"/>
                <w:i w:val="0"/>
                <w:sz w:val="18"/>
              </w:rPr>
              <w:t>½ inch - For only one pipe size – max length allowed is 10 feet</w:t>
            </w:r>
          </w:p>
          <w:p w14:paraId="08634F34" w14:textId="77777777" w:rsidR="002456C7" w:rsidRPr="00F01935"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F01935">
              <w:rPr>
                <w:rFonts w:asciiTheme="minorHAnsi" w:eastAsia="Calibri" w:hAnsiTheme="minorHAnsi" w:cstheme="minorHAnsi"/>
                <w:i w:val="0"/>
                <w:sz w:val="18"/>
              </w:rPr>
              <w:t xml:space="preserve">   For combination pipe sizes the allowed length of ½-inch piping is 5 feet, and ¾ inch piping is 2.5 feet.</w:t>
            </w:r>
          </w:p>
          <w:p w14:paraId="64E22C45" w14:textId="77777777" w:rsidR="002456C7" w:rsidRPr="00F01935"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77777777" w:rsidR="002456C7" w:rsidRPr="00F01935" w:rsidRDefault="002456C7" w:rsidP="00A05A69">
            <w:pPr>
              <w:pStyle w:val="TableTitle"/>
              <w:keepLines w:val="0"/>
              <w:suppressAutoHyphens w:val="0"/>
              <w:spacing w:before="0"/>
              <w:ind w:firstLine="432"/>
              <w:rPr>
                <w:rFonts w:asciiTheme="minorHAnsi" w:hAnsiTheme="minorHAnsi" w:cstheme="minorHAnsi"/>
              </w:rPr>
            </w:pPr>
            <w:r w:rsidRPr="00F01935">
              <w:rPr>
                <w:rFonts w:asciiTheme="minorHAnsi" w:hAnsiTheme="minorHAnsi" w:cstheme="minorHAnsi"/>
                <w:i w:val="0"/>
                <w:sz w:val="18"/>
              </w:rPr>
              <w:t>¾ inch - For only one pipe size = 5 feet</w:t>
            </w:r>
          </w:p>
        </w:tc>
      </w:tr>
      <w:tr w:rsidR="002456C7" w:rsidRPr="00F01935" w14:paraId="66E23959" w14:textId="77777777" w:rsidTr="00A05A69">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F01935">
              <w:rPr>
                <w:rFonts w:asciiTheme="minorHAnsi" w:hAnsiTheme="minorHAnsi" w:cstheme="minorHAnsi"/>
                <w:b/>
                <w:sz w:val="18"/>
                <w:szCs w:val="20"/>
              </w:rPr>
              <w:t xml:space="preserve">. </w:t>
            </w:r>
          </w:p>
        </w:tc>
      </w:tr>
    </w:tbl>
    <w:p w14:paraId="1EF948BA" w14:textId="136BA04F"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2456C7" w:rsidRPr="00F01935" w14:paraId="196E8F5B" w14:textId="77777777" w:rsidTr="00A05A69">
        <w:trPr>
          <w:trHeight w:val="144"/>
          <w:tblHeader/>
        </w:trPr>
        <w:tc>
          <w:tcPr>
            <w:tcW w:w="10790" w:type="dxa"/>
            <w:gridSpan w:val="2"/>
            <w:tcBorders>
              <w:bottom w:val="single" w:sz="4" w:space="0" w:color="auto"/>
            </w:tcBorders>
          </w:tcPr>
          <w:p w14:paraId="0621AEA8" w14:textId="33F54501" w:rsidR="002456C7" w:rsidRPr="00F01935"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N</w:t>
            </w:r>
            <w:r w:rsidR="002456C7" w:rsidRPr="00F01935">
              <w:rPr>
                <w:rFonts w:asciiTheme="minorHAnsi" w:hAnsiTheme="minorHAnsi" w:cstheme="minorHAnsi"/>
                <w:b/>
                <w:sz w:val="20"/>
                <w:szCs w:val="20"/>
              </w:rPr>
              <w:t>. Mandatory Requirements for all Recirculation Systems (RA4.4.7)</w:t>
            </w:r>
          </w:p>
          <w:p w14:paraId="55362677"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sz w:val="20"/>
                <w:szCs w:val="20"/>
              </w:rPr>
              <w:t>Systems that utilize this distribution type shall comply with these requirements.</w:t>
            </w:r>
          </w:p>
        </w:tc>
      </w:tr>
      <w:tr w:rsidR="002456C7" w:rsidRPr="00F01935" w14:paraId="399E2E6D" w14:textId="77777777" w:rsidTr="00A05A69">
        <w:trPr>
          <w:trHeight w:val="144"/>
          <w:tblHeader/>
        </w:trPr>
        <w:tc>
          <w:tcPr>
            <w:tcW w:w="631" w:type="dxa"/>
            <w:vAlign w:val="center"/>
          </w:tcPr>
          <w:p w14:paraId="417E4DA8"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01</w:t>
            </w:r>
          </w:p>
        </w:tc>
        <w:tc>
          <w:tcPr>
            <w:tcW w:w="10159" w:type="dxa"/>
            <w:vAlign w:val="center"/>
          </w:tcPr>
          <w:p w14:paraId="2575F755"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A check valve located between the recirculation pump and the water heater to prevent unintentional recirculation.</w:t>
            </w:r>
          </w:p>
        </w:tc>
      </w:tr>
      <w:tr w:rsidR="002456C7" w:rsidRPr="00F01935" w14:paraId="0F5D04B2" w14:textId="77777777" w:rsidTr="00A05A69">
        <w:trPr>
          <w:trHeight w:val="144"/>
          <w:tblHeader/>
        </w:trPr>
        <w:tc>
          <w:tcPr>
            <w:tcW w:w="631" w:type="dxa"/>
            <w:vAlign w:val="center"/>
          </w:tcPr>
          <w:p w14:paraId="0467EE6F"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02</w:t>
            </w:r>
          </w:p>
        </w:tc>
        <w:tc>
          <w:tcPr>
            <w:tcW w:w="10159" w:type="dxa"/>
            <w:vAlign w:val="center"/>
          </w:tcPr>
          <w:p w14:paraId="2232BBD8" w14:textId="77777777" w:rsidR="002456C7" w:rsidRPr="00F01935" w:rsidRDefault="002456C7" w:rsidP="00E879AA">
            <w:pPr>
              <w:keepNext/>
              <w:spacing w:after="0" w:line="240" w:lineRule="auto"/>
              <w:jc w:val="both"/>
              <w:rPr>
                <w:rFonts w:asciiTheme="minorHAnsi" w:hAnsiTheme="minorHAnsi" w:cstheme="minorHAnsi"/>
                <w:sz w:val="18"/>
                <w:szCs w:val="20"/>
              </w:rPr>
            </w:pPr>
            <w:r w:rsidRPr="00F01935">
              <w:rPr>
                <w:rFonts w:asciiTheme="minorHAnsi" w:hAnsiTheme="minorHAnsi" w:cstheme="minorHAnsi"/>
                <w:sz w:val="18"/>
                <w:szCs w:val="20"/>
              </w:rPr>
              <w:t>Piping must take most direct path between water heater and fixtures.</w:t>
            </w:r>
          </w:p>
        </w:tc>
      </w:tr>
      <w:tr w:rsidR="002456C7" w:rsidRPr="00F01935" w14:paraId="1018FA8B" w14:textId="77777777" w:rsidTr="00A05A69">
        <w:trPr>
          <w:trHeight w:val="144"/>
          <w:tblHeader/>
        </w:trPr>
        <w:tc>
          <w:tcPr>
            <w:tcW w:w="631" w:type="dxa"/>
            <w:vAlign w:val="center"/>
          </w:tcPr>
          <w:p w14:paraId="7E89CF1E"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03</w:t>
            </w:r>
          </w:p>
        </w:tc>
        <w:tc>
          <w:tcPr>
            <w:tcW w:w="10159" w:type="dxa"/>
            <w:vAlign w:val="center"/>
          </w:tcPr>
          <w:p w14:paraId="07DBA36B" w14:textId="77777777" w:rsidR="002456C7" w:rsidRPr="00F01935" w:rsidRDefault="002456C7" w:rsidP="00E879AA">
            <w:pPr>
              <w:keepNext/>
              <w:spacing w:after="0" w:line="240" w:lineRule="auto"/>
              <w:jc w:val="both"/>
              <w:rPr>
                <w:rFonts w:asciiTheme="minorHAnsi" w:hAnsiTheme="minorHAnsi" w:cstheme="minorHAnsi"/>
                <w:sz w:val="18"/>
                <w:szCs w:val="20"/>
              </w:rPr>
            </w:pPr>
            <w:r w:rsidRPr="00F01935">
              <w:rPr>
                <w:rFonts w:cstheme="minorHAnsi"/>
                <w:sz w:val="18"/>
                <w:szCs w:val="20"/>
              </w:rPr>
              <w:t xml:space="preserve">Insulation is not required on the </w:t>
            </w:r>
            <w:proofErr w:type="gramStart"/>
            <w:r w:rsidRPr="00F01935">
              <w:rPr>
                <w:rFonts w:cstheme="minorHAnsi"/>
                <w:sz w:val="18"/>
                <w:szCs w:val="20"/>
              </w:rPr>
              <w:t>cold water</w:t>
            </w:r>
            <w:proofErr w:type="gramEnd"/>
            <w:r w:rsidRPr="00F01935">
              <w:rPr>
                <w:rFonts w:cstheme="minorHAnsi"/>
                <w:sz w:val="18"/>
                <w:szCs w:val="20"/>
              </w:rPr>
              <w:t xml:space="preserve"> line when it is used as the return.</w:t>
            </w:r>
          </w:p>
        </w:tc>
      </w:tr>
      <w:tr w:rsidR="002456C7" w:rsidRPr="00F01935" w14:paraId="1FC097CE" w14:textId="77777777" w:rsidTr="00A05A69">
        <w:trPr>
          <w:trHeight w:val="144"/>
          <w:tblHeader/>
        </w:trPr>
        <w:tc>
          <w:tcPr>
            <w:tcW w:w="631" w:type="dxa"/>
            <w:vAlign w:val="center"/>
          </w:tcPr>
          <w:p w14:paraId="29506297"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04</w:t>
            </w:r>
          </w:p>
        </w:tc>
        <w:tc>
          <w:tcPr>
            <w:tcW w:w="10159" w:type="dxa"/>
            <w:vAlign w:val="center"/>
          </w:tcPr>
          <w:p w14:paraId="0BE30843" w14:textId="77777777" w:rsidR="002456C7" w:rsidRPr="00F01935" w:rsidRDefault="002456C7" w:rsidP="00E879AA">
            <w:pPr>
              <w:keepNext/>
              <w:spacing w:after="0" w:line="240" w:lineRule="auto"/>
              <w:jc w:val="both"/>
              <w:rPr>
                <w:rFonts w:asciiTheme="minorHAnsi" w:hAnsiTheme="minorHAnsi" w:cstheme="minorHAnsi"/>
                <w:sz w:val="18"/>
                <w:szCs w:val="20"/>
              </w:rPr>
            </w:pPr>
            <w:r w:rsidRPr="00F01935">
              <w:rPr>
                <w:rFonts w:asciiTheme="minorHAnsi" w:hAnsiTheme="minorHAnsi" w:cstheme="minorHAnsi"/>
                <w:sz w:val="18"/>
                <w:szCs w:val="20"/>
              </w:rPr>
              <w:t>If more than one loop installed each loop shall have its own pump and controls.</w:t>
            </w:r>
          </w:p>
        </w:tc>
      </w:tr>
      <w:tr w:rsidR="002456C7" w:rsidRPr="00F01935" w14:paraId="3D01B16B" w14:textId="77777777" w:rsidTr="00A05A69">
        <w:trPr>
          <w:trHeight w:val="144"/>
          <w:tblHeader/>
        </w:trPr>
        <w:tc>
          <w:tcPr>
            <w:tcW w:w="10790" w:type="dxa"/>
            <w:gridSpan w:val="2"/>
            <w:vAlign w:val="center"/>
          </w:tcPr>
          <w:p w14:paraId="3A8C8CC8"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2456C7" w:rsidRPr="00F01935" w14:paraId="36C38DC0" w14:textId="77777777" w:rsidTr="00A05A6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8940308" w14:textId="3511FF7A" w:rsidR="002456C7" w:rsidRPr="00F01935"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F01935">
              <w:rPr>
                <w:rFonts w:asciiTheme="minorHAnsi" w:hAnsiTheme="minorHAnsi" w:cstheme="minorHAnsi"/>
                <w:b/>
                <w:sz w:val="20"/>
                <w:szCs w:val="20"/>
              </w:rPr>
              <w:t>O</w:t>
            </w:r>
            <w:r w:rsidR="002456C7" w:rsidRPr="00F01935">
              <w:rPr>
                <w:rFonts w:asciiTheme="minorHAnsi" w:hAnsiTheme="minorHAnsi" w:cstheme="minorHAnsi"/>
                <w:b/>
                <w:sz w:val="20"/>
                <w:szCs w:val="20"/>
              </w:rPr>
              <w:t>. Recirculation Non-Demand Controls Requirements (R-ND) (RA4.4.8)</w:t>
            </w:r>
          </w:p>
          <w:p w14:paraId="61453307"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sz w:val="20"/>
                <w:szCs w:val="20"/>
              </w:rPr>
              <w:t>Systems that utilize this distribution type shall comply with these requirements.</w:t>
            </w:r>
          </w:p>
        </w:tc>
      </w:tr>
      <w:tr w:rsidR="002456C7" w:rsidRPr="00F01935" w14:paraId="6600461B" w14:textId="77777777" w:rsidTr="00A05A69">
        <w:trPr>
          <w:trHeight w:val="288"/>
          <w:tblHeader/>
        </w:trPr>
        <w:tc>
          <w:tcPr>
            <w:tcW w:w="625" w:type="dxa"/>
            <w:vAlign w:val="center"/>
          </w:tcPr>
          <w:p w14:paraId="0721E269"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01</w:t>
            </w:r>
          </w:p>
        </w:tc>
        <w:tc>
          <w:tcPr>
            <w:tcW w:w="10165" w:type="dxa"/>
            <w:vAlign w:val="center"/>
          </w:tcPr>
          <w:p w14:paraId="39F77996"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F01935" w14:paraId="7BC9184F" w14:textId="77777777" w:rsidTr="00A05A69">
        <w:trPr>
          <w:trHeight w:val="288"/>
          <w:tblHeader/>
        </w:trPr>
        <w:tc>
          <w:tcPr>
            <w:tcW w:w="10790" w:type="dxa"/>
            <w:gridSpan w:val="2"/>
            <w:tcBorders>
              <w:top w:val="single" w:sz="4" w:space="0" w:color="auto"/>
              <w:left w:val="single" w:sz="4" w:space="0" w:color="auto"/>
              <w:bottom w:val="single" w:sz="4" w:space="0" w:color="auto"/>
            </w:tcBorders>
            <w:vAlign w:val="center"/>
          </w:tcPr>
          <w:p w14:paraId="338E791D"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F01935">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876910" w:rsidRPr="00F01935" w14:paraId="1A929385" w14:textId="77777777" w:rsidTr="00876910">
        <w:trPr>
          <w:trHeight w:val="144"/>
          <w:tblHeader/>
        </w:trPr>
        <w:tc>
          <w:tcPr>
            <w:tcW w:w="10790" w:type="dxa"/>
            <w:gridSpan w:val="2"/>
            <w:tcBorders>
              <w:bottom w:val="single" w:sz="4" w:space="0" w:color="auto"/>
            </w:tcBorders>
          </w:tcPr>
          <w:p w14:paraId="69C1EA2B" w14:textId="2430F3CC" w:rsidR="00876910" w:rsidRPr="00F01935"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F01935">
              <w:rPr>
                <w:rFonts w:asciiTheme="minorHAnsi" w:eastAsiaTheme="minorEastAsia" w:hAnsiTheme="minorHAnsi" w:cstheme="minorHAnsi"/>
                <w:b/>
                <w:sz w:val="20"/>
                <w:szCs w:val="20"/>
              </w:rPr>
              <w:t>P</w:t>
            </w:r>
            <w:r w:rsidR="00876910" w:rsidRPr="00F01935">
              <w:rPr>
                <w:rFonts w:asciiTheme="minorHAnsi" w:eastAsiaTheme="minorEastAsia" w:hAnsiTheme="minorHAnsi" w:cstheme="minorHAnsi"/>
                <w:b/>
                <w:sz w:val="20"/>
                <w:szCs w:val="20"/>
              </w:rPr>
              <w:t>. Demand Recirculation Manual Control (R-</w:t>
            </w:r>
            <w:proofErr w:type="spellStart"/>
            <w:r w:rsidR="00876910" w:rsidRPr="00F01935">
              <w:rPr>
                <w:rFonts w:asciiTheme="minorHAnsi" w:eastAsiaTheme="minorEastAsia" w:hAnsiTheme="minorHAnsi" w:cstheme="minorHAnsi"/>
                <w:b/>
                <w:sz w:val="20"/>
                <w:szCs w:val="20"/>
              </w:rPr>
              <w:t>DRmc</w:t>
            </w:r>
            <w:proofErr w:type="spellEnd"/>
            <w:r w:rsidR="00876910" w:rsidRPr="00F01935">
              <w:rPr>
                <w:rFonts w:asciiTheme="minorHAnsi" w:eastAsiaTheme="minorEastAsia" w:hAnsiTheme="minorHAnsi" w:cstheme="minorHAnsi"/>
                <w:b/>
                <w:sz w:val="20"/>
                <w:szCs w:val="20"/>
              </w:rPr>
              <w:t xml:space="preserve">) (RA4.4.9)/Sensor Control </w:t>
            </w:r>
            <w:r w:rsidR="00876910" w:rsidRPr="00F01935">
              <w:rPr>
                <w:rFonts w:asciiTheme="minorHAnsi" w:hAnsiTheme="minorHAnsi" w:cstheme="minorHAnsi"/>
                <w:b/>
                <w:sz w:val="20"/>
                <w:szCs w:val="20"/>
              </w:rPr>
              <w:t>(</w:t>
            </w:r>
            <w:proofErr w:type="spellStart"/>
            <w:r w:rsidR="00876910" w:rsidRPr="00F01935">
              <w:rPr>
                <w:rFonts w:asciiTheme="minorHAnsi" w:hAnsiTheme="minorHAnsi" w:cstheme="minorHAnsi"/>
                <w:b/>
                <w:sz w:val="20"/>
                <w:szCs w:val="20"/>
              </w:rPr>
              <w:t>RDRsc</w:t>
            </w:r>
            <w:proofErr w:type="spellEnd"/>
            <w:r w:rsidR="00876910" w:rsidRPr="00F01935">
              <w:rPr>
                <w:rFonts w:asciiTheme="minorHAnsi" w:hAnsiTheme="minorHAnsi" w:cstheme="minorHAnsi"/>
                <w:b/>
                <w:sz w:val="20"/>
                <w:szCs w:val="20"/>
              </w:rPr>
              <w:t>) (RA4.4.10)</w:t>
            </w:r>
            <w:r w:rsidR="00E879AA" w:rsidRPr="00F01935">
              <w:rPr>
                <w:rFonts w:asciiTheme="minorHAnsi" w:hAnsiTheme="minorHAnsi" w:cstheme="minorHAnsi"/>
                <w:b/>
                <w:sz w:val="20"/>
                <w:szCs w:val="20"/>
              </w:rPr>
              <w:t xml:space="preserve"> </w:t>
            </w:r>
            <w:r w:rsidR="00E879AA" w:rsidRPr="00F01935">
              <w:rPr>
                <w:rFonts w:asciiTheme="minorHAnsi" w:eastAsiaTheme="minorEastAsia" w:hAnsiTheme="minorHAnsi" w:cstheme="minorHAnsi"/>
                <w:b/>
                <w:sz w:val="20"/>
                <w:szCs w:val="20"/>
              </w:rPr>
              <w:t>Requirements</w:t>
            </w:r>
          </w:p>
          <w:p w14:paraId="4F41637D"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F01935">
              <w:rPr>
                <w:rFonts w:asciiTheme="minorHAnsi" w:eastAsiaTheme="minorEastAsia" w:hAnsiTheme="minorHAnsi" w:cstheme="minorHAnsi"/>
                <w:sz w:val="18"/>
                <w:szCs w:val="20"/>
              </w:rPr>
              <w:t>Systems that utilize this distribution type shall comply with these requirements.</w:t>
            </w:r>
          </w:p>
        </w:tc>
      </w:tr>
      <w:tr w:rsidR="00876910" w:rsidRPr="00F01935" w14:paraId="31465C85" w14:textId="77777777" w:rsidTr="00876910">
        <w:trPr>
          <w:trHeight w:val="144"/>
          <w:tblHeader/>
        </w:trPr>
        <w:tc>
          <w:tcPr>
            <w:tcW w:w="627" w:type="dxa"/>
            <w:tcBorders>
              <w:top w:val="single" w:sz="4" w:space="0" w:color="auto"/>
            </w:tcBorders>
            <w:vAlign w:val="center"/>
          </w:tcPr>
          <w:p w14:paraId="04321862"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10DE0A85"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F01935" w14:paraId="5633898D" w14:textId="77777777" w:rsidTr="00876910">
        <w:trPr>
          <w:trHeight w:val="144"/>
          <w:tblHeader/>
        </w:trPr>
        <w:tc>
          <w:tcPr>
            <w:tcW w:w="627" w:type="dxa"/>
            <w:vAlign w:val="center"/>
          </w:tcPr>
          <w:p w14:paraId="735829BD"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02</w:t>
            </w:r>
          </w:p>
        </w:tc>
        <w:tc>
          <w:tcPr>
            <w:tcW w:w="10163" w:type="dxa"/>
            <w:vAlign w:val="center"/>
          </w:tcPr>
          <w:p w14:paraId="1846262F" w14:textId="77777777" w:rsidR="00876910" w:rsidRPr="00F01935" w:rsidRDefault="00876910" w:rsidP="00E879AA">
            <w:pPr>
              <w:keepNext/>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 xml:space="preserve">The controls shall </w:t>
            </w:r>
            <w:proofErr w:type="gramStart"/>
            <w:r w:rsidRPr="00F01935">
              <w:rPr>
                <w:rFonts w:asciiTheme="minorHAnsi" w:eastAsiaTheme="minorEastAsia" w:hAnsiTheme="minorHAnsi" w:cstheme="minorHAnsi"/>
                <w:sz w:val="18"/>
                <w:szCs w:val="20"/>
              </w:rPr>
              <w:t>be located in</w:t>
            </w:r>
            <w:proofErr w:type="gramEnd"/>
            <w:r w:rsidRPr="00F01935">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876910" w:rsidRPr="00F01935" w14:paraId="3B479A3E" w14:textId="77777777" w:rsidTr="00876910">
        <w:trPr>
          <w:trHeight w:val="144"/>
          <w:tblHeader/>
        </w:trPr>
        <w:tc>
          <w:tcPr>
            <w:tcW w:w="627" w:type="dxa"/>
            <w:vAlign w:val="center"/>
          </w:tcPr>
          <w:p w14:paraId="1230D412"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03</w:t>
            </w:r>
          </w:p>
        </w:tc>
        <w:tc>
          <w:tcPr>
            <w:tcW w:w="10163" w:type="dxa"/>
            <w:vAlign w:val="center"/>
          </w:tcPr>
          <w:p w14:paraId="764474F4"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 xml:space="preserve">Manual controls may be active by wired or wireless mechanisms. </w:t>
            </w:r>
          </w:p>
        </w:tc>
      </w:tr>
      <w:tr w:rsidR="00876910" w:rsidRPr="00F01935" w14:paraId="1F114BD7" w14:textId="77777777" w:rsidTr="00876910">
        <w:trPr>
          <w:trHeight w:val="144"/>
          <w:tblHeader/>
        </w:trPr>
        <w:tc>
          <w:tcPr>
            <w:tcW w:w="627" w:type="dxa"/>
            <w:vAlign w:val="center"/>
          </w:tcPr>
          <w:p w14:paraId="44F5220D"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04</w:t>
            </w:r>
          </w:p>
        </w:tc>
        <w:tc>
          <w:tcPr>
            <w:tcW w:w="10163" w:type="dxa"/>
            <w:vAlign w:val="center"/>
          </w:tcPr>
          <w:p w14:paraId="0B282B49"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876910" w:rsidRPr="00F01935" w14:paraId="7C49A593" w14:textId="77777777" w:rsidTr="00876910">
        <w:trPr>
          <w:trHeight w:val="144"/>
          <w:tblHeader/>
        </w:trPr>
        <w:tc>
          <w:tcPr>
            <w:tcW w:w="627" w:type="dxa"/>
            <w:vAlign w:val="center"/>
          </w:tcPr>
          <w:p w14:paraId="7597330C"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05</w:t>
            </w:r>
          </w:p>
        </w:tc>
        <w:tc>
          <w:tcPr>
            <w:tcW w:w="10163" w:type="dxa"/>
            <w:vAlign w:val="center"/>
          </w:tcPr>
          <w:p w14:paraId="448E3930"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F01935" w:rsidRDefault="00876910" w:rsidP="00A847A0">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F01935" w:rsidRDefault="00876910" w:rsidP="00A847A0">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F01935" w:rsidRDefault="00876910" w:rsidP="00A847A0">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When the </w:t>
            </w:r>
            <w:proofErr w:type="gramStart"/>
            <w:r w:rsidRPr="00F01935">
              <w:rPr>
                <w:rFonts w:asciiTheme="minorHAnsi" w:eastAsia="Times New Roman" w:hAnsiTheme="minorHAnsi" w:cstheme="minorHAnsi"/>
                <w:sz w:val="18"/>
                <w:szCs w:val="20"/>
              </w:rPr>
              <w:t>cold water</w:t>
            </w:r>
            <w:proofErr w:type="gramEnd"/>
            <w:r w:rsidRPr="00F01935">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876910" w:rsidRPr="00F01935" w14:paraId="49DAB0A6" w14:textId="77777777" w:rsidTr="00876910">
        <w:trPr>
          <w:trHeight w:val="144"/>
          <w:tblHeader/>
        </w:trPr>
        <w:tc>
          <w:tcPr>
            <w:tcW w:w="627" w:type="dxa"/>
            <w:vAlign w:val="center"/>
          </w:tcPr>
          <w:p w14:paraId="3061E99F"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06</w:t>
            </w:r>
          </w:p>
        </w:tc>
        <w:tc>
          <w:tcPr>
            <w:tcW w:w="10163" w:type="dxa"/>
            <w:vAlign w:val="center"/>
          </w:tcPr>
          <w:p w14:paraId="374C3DEC"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77777777" w:rsidR="00876910" w:rsidRPr="00F01935" w:rsidRDefault="00876910" w:rsidP="00A847A0">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F01935">
              <w:rPr>
                <w:rFonts w:asciiTheme="minorHAnsi" w:eastAsia="Times New Roman" w:hAnsiTheme="minorHAnsi" w:cstheme="minorHAnsi"/>
                <w:sz w:val="18"/>
                <w:szCs w:val="20"/>
              </w:rPr>
              <w:t>Not more than 10°F (5.6°C) above the initial temperature of the water in the pipe</w:t>
            </w:r>
          </w:p>
          <w:p w14:paraId="58B8EFF7" w14:textId="77777777" w:rsidR="00876910" w:rsidRPr="00F01935" w:rsidRDefault="00876910" w:rsidP="00A847A0">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F01935">
              <w:rPr>
                <w:rFonts w:asciiTheme="minorHAnsi" w:eastAsia="Times New Roman" w:hAnsiTheme="minorHAnsi" w:cstheme="minorHAnsi"/>
                <w:sz w:val="18"/>
                <w:szCs w:val="20"/>
              </w:rPr>
              <w:t>Not more than 102°F (38.9°C).</w:t>
            </w:r>
          </w:p>
        </w:tc>
      </w:tr>
      <w:tr w:rsidR="00876910" w:rsidRPr="00F01935" w14:paraId="43780B17" w14:textId="77777777" w:rsidTr="00876910">
        <w:trPr>
          <w:trHeight w:val="144"/>
          <w:tblHeader/>
        </w:trPr>
        <w:tc>
          <w:tcPr>
            <w:tcW w:w="627" w:type="dxa"/>
            <w:vAlign w:val="center"/>
          </w:tcPr>
          <w:p w14:paraId="65B79995"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07</w:t>
            </w:r>
          </w:p>
        </w:tc>
        <w:tc>
          <w:tcPr>
            <w:tcW w:w="10163" w:type="dxa"/>
            <w:vAlign w:val="center"/>
          </w:tcPr>
          <w:p w14:paraId="4F8BDBB2"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F01935">
              <w:rPr>
                <w:rFonts w:asciiTheme="minorHAnsi" w:eastAsiaTheme="minorEastAsia" w:hAnsiTheme="minorHAnsi" w:cstheme="minorHAnsi"/>
                <w:sz w:val="18"/>
                <w:szCs w:val="20"/>
              </w:rPr>
              <w:t xml:space="preserve">Controls shall limit operation to no more than 5 minutes following activation.  </w:t>
            </w:r>
          </w:p>
        </w:tc>
      </w:tr>
      <w:tr w:rsidR="00876910" w:rsidRPr="00F01935" w14:paraId="27012D5C" w14:textId="77777777" w:rsidTr="00876910">
        <w:trPr>
          <w:trHeight w:val="144"/>
          <w:tblHeader/>
        </w:trPr>
        <w:tc>
          <w:tcPr>
            <w:tcW w:w="10790" w:type="dxa"/>
            <w:gridSpan w:val="2"/>
            <w:vAlign w:val="center"/>
          </w:tcPr>
          <w:p w14:paraId="6F4E3982" w14:textId="77777777" w:rsidR="00876910" w:rsidRPr="00F01935" w:rsidRDefault="00876910"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F01935">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483"/>
        <w:gridCol w:w="5665"/>
      </w:tblGrid>
      <w:tr w:rsidR="00AC4B2D" w:rsidRPr="00F01935" w14:paraId="0F7F44A5" w14:textId="77777777" w:rsidTr="00CF186E">
        <w:trPr>
          <w:trHeight w:val="144"/>
          <w:tblHeader/>
        </w:trPr>
        <w:tc>
          <w:tcPr>
            <w:tcW w:w="10790" w:type="dxa"/>
            <w:gridSpan w:val="3"/>
            <w:tcBorders>
              <w:bottom w:val="single" w:sz="4" w:space="0" w:color="auto"/>
            </w:tcBorders>
          </w:tcPr>
          <w:p w14:paraId="0F7F44A3" w14:textId="6971E4E5" w:rsidR="00AC4B2D" w:rsidRPr="00F01935"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b/>
                <w:sz w:val="20"/>
                <w:szCs w:val="18"/>
              </w:rPr>
              <w:t>Q</w:t>
            </w:r>
            <w:r w:rsidR="00AC4B2D" w:rsidRPr="00F01935">
              <w:rPr>
                <w:rFonts w:asciiTheme="minorHAnsi" w:hAnsiTheme="minorHAnsi" w:cstheme="minorHAnsi"/>
                <w:b/>
                <w:sz w:val="20"/>
                <w:szCs w:val="18"/>
              </w:rPr>
              <w:t>. HERS-Verified Demand Recirculation Manual Control</w:t>
            </w:r>
            <w:r w:rsidR="00E879AA" w:rsidRPr="00F01935">
              <w:rPr>
                <w:rFonts w:asciiTheme="minorHAnsi" w:hAnsiTheme="minorHAnsi" w:cstheme="minorHAnsi"/>
                <w:b/>
                <w:sz w:val="20"/>
                <w:szCs w:val="18"/>
              </w:rPr>
              <w:t xml:space="preserve"> (</w:t>
            </w:r>
            <w:proofErr w:type="spellStart"/>
            <w:r w:rsidR="00E879AA" w:rsidRPr="00F01935">
              <w:rPr>
                <w:rFonts w:asciiTheme="minorHAnsi" w:hAnsiTheme="minorHAnsi" w:cstheme="minorHAnsi"/>
                <w:b/>
                <w:sz w:val="20"/>
                <w:szCs w:val="18"/>
              </w:rPr>
              <w:t>RDRmc</w:t>
            </w:r>
            <w:proofErr w:type="spellEnd"/>
            <w:r w:rsidR="00E879AA" w:rsidRPr="00F01935">
              <w:rPr>
                <w:rFonts w:asciiTheme="minorHAnsi" w:hAnsiTheme="minorHAnsi" w:cstheme="minorHAnsi"/>
                <w:b/>
                <w:sz w:val="20"/>
                <w:szCs w:val="18"/>
              </w:rPr>
              <w:t xml:space="preserve">-H) (RA3.6.6)/Sensor Control </w:t>
            </w:r>
            <w:r w:rsidR="00E879AA" w:rsidRPr="00F01935">
              <w:rPr>
                <w:rFonts w:asciiTheme="minorHAnsi" w:hAnsiTheme="minorHAnsi" w:cstheme="minorHAnsi"/>
                <w:b/>
                <w:sz w:val="18"/>
                <w:szCs w:val="18"/>
              </w:rPr>
              <w:t>(</w:t>
            </w:r>
            <w:proofErr w:type="spellStart"/>
            <w:r w:rsidR="00E879AA" w:rsidRPr="00F01935">
              <w:rPr>
                <w:rFonts w:asciiTheme="minorHAnsi" w:hAnsiTheme="minorHAnsi" w:cstheme="minorHAnsi"/>
                <w:b/>
                <w:sz w:val="18"/>
                <w:szCs w:val="18"/>
              </w:rPr>
              <w:t>RDRsc</w:t>
            </w:r>
            <w:proofErr w:type="spellEnd"/>
            <w:r w:rsidR="00E879AA" w:rsidRPr="00F01935">
              <w:rPr>
                <w:rFonts w:asciiTheme="minorHAnsi" w:hAnsiTheme="minorHAnsi" w:cstheme="minorHAnsi"/>
                <w:b/>
                <w:sz w:val="18"/>
                <w:szCs w:val="18"/>
              </w:rPr>
              <w:t>-H) (RA3.6.7)</w:t>
            </w:r>
            <w:r w:rsidR="001938BC" w:rsidRPr="00F01935">
              <w:rPr>
                <w:rFonts w:asciiTheme="minorHAnsi" w:hAnsiTheme="minorHAnsi" w:cstheme="minorHAnsi"/>
                <w:b/>
                <w:sz w:val="20"/>
                <w:szCs w:val="18"/>
              </w:rPr>
              <w:t xml:space="preserve"> Requirements</w:t>
            </w:r>
            <w:r w:rsidR="005C69A2" w:rsidRPr="00F01935">
              <w:rPr>
                <w:rFonts w:asciiTheme="minorHAnsi" w:hAnsiTheme="minorHAnsi" w:cstheme="minorHAnsi"/>
                <w:b/>
                <w:sz w:val="20"/>
                <w:szCs w:val="18"/>
              </w:rPr>
              <w:t xml:space="preserve"> </w:t>
            </w:r>
          </w:p>
          <w:p w14:paraId="0F7F44A4" w14:textId="77777777" w:rsidR="001938BC" w:rsidRPr="00F01935"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sz w:val="20"/>
                <w:szCs w:val="18"/>
              </w:rPr>
              <w:t>Systems that utilize this distribution type shall comply with these requirements</w:t>
            </w:r>
          </w:p>
        </w:tc>
      </w:tr>
      <w:tr w:rsidR="00E879AA" w:rsidRPr="00F01935" w14:paraId="714E95E7" w14:textId="77777777" w:rsidTr="00CF186E">
        <w:trPr>
          <w:trHeight w:val="144"/>
          <w:tblHeader/>
        </w:trPr>
        <w:tc>
          <w:tcPr>
            <w:tcW w:w="642" w:type="dxa"/>
            <w:tcBorders>
              <w:bottom w:val="single" w:sz="4" w:space="0" w:color="auto"/>
            </w:tcBorders>
          </w:tcPr>
          <w:p w14:paraId="0D06823D" w14:textId="3AAD1F9E" w:rsidR="00E879AA" w:rsidRPr="00F01935" w:rsidDel="006E1E98" w:rsidRDefault="00E879AA"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F01935">
              <w:rPr>
                <w:rFonts w:asciiTheme="minorHAnsi" w:hAnsiTheme="minorHAnsi" w:cstheme="minorHAnsi"/>
                <w:sz w:val="20"/>
                <w:szCs w:val="18"/>
              </w:rPr>
              <w:t>01</w:t>
            </w:r>
          </w:p>
        </w:tc>
        <w:tc>
          <w:tcPr>
            <w:tcW w:w="10148" w:type="dxa"/>
            <w:gridSpan w:val="2"/>
            <w:tcBorders>
              <w:bottom w:val="single" w:sz="4" w:space="0" w:color="auto"/>
            </w:tcBorders>
          </w:tcPr>
          <w:p w14:paraId="50E4B708" w14:textId="32C0AAF0" w:rsidR="00E879AA" w:rsidRPr="00F01935" w:rsidDel="006E1E98"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sz w:val="18"/>
                <w:szCs w:val="18"/>
              </w:rPr>
              <w:t xml:space="preserve">HERS rater shall perform a visual inspection </w:t>
            </w:r>
            <w:r w:rsidR="004C395F" w:rsidRPr="00F01935">
              <w:rPr>
                <w:rFonts w:asciiTheme="minorHAnsi" w:hAnsiTheme="minorHAnsi" w:cstheme="minorHAnsi"/>
                <w:sz w:val="18"/>
                <w:szCs w:val="18"/>
              </w:rPr>
              <w:t xml:space="preserve">to verify that the demand pump, manual/sensor controls and thermo-sensor are present and operating properly </w:t>
            </w:r>
            <w:r w:rsidR="00CE2B87" w:rsidRPr="00F01935">
              <w:rPr>
                <w:rFonts w:asciiTheme="minorHAnsi" w:hAnsiTheme="minorHAnsi" w:cstheme="minorHAnsi"/>
                <w:sz w:val="18"/>
                <w:szCs w:val="18"/>
              </w:rPr>
              <w:t xml:space="preserve">consistent </w:t>
            </w:r>
            <w:r w:rsidR="004C395F" w:rsidRPr="00F01935">
              <w:rPr>
                <w:rFonts w:asciiTheme="minorHAnsi" w:hAnsiTheme="minorHAnsi" w:cstheme="minorHAnsi"/>
                <w:sz w:val="18"/>
                <w:szCs w:val="18"/>
              </w:rPr>
              <w:t>with the applicable requirements of RA4.4.9 and RA4.4.10</w:t>
            </w:r>
          </w:p>
        </w:tc>
      </w:tr>
      <w:tr w:rsidR="00CF186E" w:rsidRPr="00F01935" w14:paraId="36BCE13A" w14:textId="77777777" w:rsidTr="00450E94">
        <w:trPr>
          <w:trHeight w:val="144"/>
          <w:tblHeader/>
        </w:trPr>
        <w:tc>
          <w:tcPr>
            <w:tcW w:w="642" w:type="dxa"/>
            <w:tcBorders>
              <w:bottom w:val="single" w:sz="4" w:space="0" w:color="auto"/>
            </w:tcBorders>
            <w:vAlign w:val="center"/>
          </w:tcPr>
          <w:p w14:paraId="5E0C34FF" w14:textId="61A49284" w:rsidR="00CF186E" w:rsidRPr="00F01935"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4483" w:type="dxa"/>
            <w:tcBorders>
              <w:bottom w:val="single" w:sz="4" w:space="0" w:color="auto"/>
            </w:tcBorders>
            <w:vAlign w:val="center"/>
          </w:tcPr>
          <w:p w14:paraId="4CE40F0D" w14:textId="03755750" w:rsidR="00CF186E" w:rsidRPr="00F01935"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Verification Status:</w:t>
            </w:r>
          </w:p>
        </w:tc>
        <w:tc>
          <w:tcPr>
            <w:tcW w:w="5665" w:type="dxa"/>
            <w:tcBorders>
              <w:bottom w:val="single" w:sz="4" w:space="0" w:color="auto"/>
            </w:tcBorders>
            <w:vAlign w:val="center"/>
          </w:tcPr>
          <w:p w14:paraId="47A35907" w14:textId="77777777" w:rsidR="00CF186E" w:rsidRPr="00F01935" w:rsidRDefault="00CF186E"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609B3305" w14:textId="77777777" w:rsidR="00CF186E" w:rsidRPr="00F01935" w:rsidRDefault="00CF186E"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1559F29B" w14:textId="3D0140BA" w:rsidR="00CF186E" w:rsidRPr="00F01935" w:rsidRDefault="00CF186E" w:rsidP="00A847A0">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CF186E" w:rsidRPr="00F01935" w14:paraId="77ED4D6F" w14:textId="77777777" w:rsidTr="00450E94">
        <w:trPr>
          <w:trHeight w:val="144"/>
          <w:tblHeader/>
        </w:trPr>
        <w:tc>
          <w:tcPr>
            <w:tcW w:w="642" w:type="dxa"/>
            <w:tcBorders>
              <w:bottom w:val="single" w:sz="4" w:space="0" w:color="auto"/>
            </w:tcBorders>
          </w:tcPr>
          <w:p w14:paraId="183B6CE6" w14:textId="78A691E9" w:rsidR="00CF186E" w:rsidRPr="00F01935"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10148" w:type="dxa"/>
            <w:gridSpan w:val="2"/>
            <w:tcBorders>
              <w:bottom w:val="single" w:sz="4" w:space="0" w:color="auto"/>
            </w:tcBorders>
            <w:vAlign w:val="center"/>
          </w:tcPr>
          <w:p w14:paraId="3ACD7AD0" w14:textId="13E441FD" w:rsidR="00CF186E" w:rsidRPr="00F01935"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 xml:space="preserve">Correction Notes: </w:t>
            </w:r>
          </w:p>
        </w:tc>
      </w:tr>
      <w:tr w:rsidR="00CF186E" w:rsidRPr="00F01935" w14:paraId="0F7F44D3" w14:textId="77777777" w:rsidTr="00CF186E">
        <w:trPr>
          <w:trHeight w:val="144"/>
          <w:tblHeader/>
        </w:trPr>
        <w:tc>
          <w:tcPr>
            <w:tcW w:w="10790" w:type="dxa"/>
            <w:gridSpan w:val="3"/>
            <w:vAlign w:val="center"/>
          </w:tcPr>
          <w:p w14:paraId="0F7F44D2" w14:textId="61747653" w:rsidR="00CF186E" w:rsidRPr="00F01935" w:rsidRDefault="00212109"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F7F4507" w14:textId="77777777" w:rsidR="00AC4B2D" w:rsidRPr="00F01935" w:rsidRDefault="00AC4B2D" w:rsidP="00DC522B">
      <w:pPr>
        <w:spacing w:after="0" w:line="240" w:lineRule="auto"/>
        <w:rPr>
          <w:rFonts w:asciiTheme="minorHAnsi" w:hAnsiTheme="minorHAnsi" w:cs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1"/>
        <w:gridCol w:w="10259"/>
      </w:tblGrid>
      <w:tr w:rsidR="007A1DD9" w:rsidRPr="00F01935" w14:paraId="1B25B72A" w14:textId="77777777" w:rsidTr="009E0764">
        <w:trPr>
          <w:cantSplit/>
          <w:trHeight w:val="144"/>
        </w:trPr>
        <w:tc>
          <w:tcPr>
            <w:tcW w:w="4999" w:type="pct"/>
            <w:gridSpan w:val="2"/>
            <w:vAlign w:val="center"/>
          </w:tcPr>
          <w:p w14:paraId="5C15F0FE" w14:textId="25EBD827" w:rsidR="007A1DD9" w:rsidRPr="00F01935" w:rsidRDefault="007A1DD9" w:rsidP="009E0764">
            <w:pPr>
              <w:keepNext/>
              <w:spacing w:after="0" w:line="240" w:lineRule="auto"/>
              <w:rPr>
                <w:rFonts w:asciiTheme="minorHAnsi" w:eastAsia="Times New Roman" w:hAnsiTheme="minorHAnsi" w:cstheme="minorHAnsi"/>
                <w:b/>
                <w:sz w:val="20"/>
                <w:szCs w:val="20"/>
              </w:rPr>
            </w:pPr>
            <w:r w:rsidRPr="00F01935">
              <w:rPr>
                <w:rFonts w:asciiTheme="minorHAnsi" w:eastAsia="Times New Roman" w:hAnsiTheme="minorHAnsi" w:cstheme="minorHAnsi"/>
                <w:b/>
                <w:sz w:val="20"/>
                <w:szCs w:val="20"/>
              </w:rPr>
              <w:t>R. Determination of HERS Verification Compliance</w:t>
            </w:r>
          </w:p>
          <w:p w14:paraId="50CB1D09" w14:textId="77777777" w:rsidR="007A1DD9" w:rsidRPr="00F01935" w:rsidRDefault="007A1DD9" w:rsidP="009E0764">
            <w:pPr>
              <w:keepNext/>
              <w:spacing w:after="0" w:line="240" w:lineRule="auto"/>
              <w:rPr>
                <w:rFonts w:asciiTheme="minorHAnsi" w:eastAsia="Times New Roman" w:hAnsiTheme="minorHAnsi" w:cstheme="minorHAnsi"/>
                <w:sz w:val="20"/>
                <w:szCs w:val="20"/>
              </w:rPr>
            </w:pPr>
            <w:r w:rsidRPr="00F01935">
              <w:rPr>
                <w:rFonts w:asciiTheme="minorHAnsi" w:eastAsia="Times New Roman" w:hAnsiTheme="minorHAnsi" w:cstheme="minorHAnsi"/>
                <w:sz w:val="20"/>
                <w:szCs w:val="20"/>
              </w:rPr>
              <w:t xml:space="preserve">All applicable sections of this document shall indicate compliance with the specified verification protocol requirements </w:t>
            </w:r>
            <w:proofErr w:type="gramStart"/>
            <w:r w:rsidRPr="00F01935">
              <w:rPr>
                <w:rFonts w:asciiTheme="minorHAnsi" w:eastAsia="Times New Roman" w:hAnsiTheme="minorHAnsi" w:cstheme="minorHAnsi"/>
                <w:sz w:val="20"/>
                <w:szCs w:val="20"/>
              </w:rPr>
              <w:t>in order for</w:t>
            </w:r>
            <w:proofErr w:type="gramEnd"/>
            <w:r w:rsidRPr="00F01935">
              <w:rPr>
                <w:rFonts w:asciiTheme="minorHAnsi" w:eastAsia="Times New Roman" w:hAnsiTheme="minorHAnsi" w:cstheme="minorHAnsi"/>
                <w:sz w:val="20"/>
                <w:szCs w:val="20"/>
              </w:rPr>
              <w:t xml:space="preserve"> this Certificate of Verification as a whole to be determined to be in compliance.</w:t>
            </w:r>
          </w:p>
        </w:tc>
      </w:tr>
      <w:tr w:rsidR="007A1DD9" w:rsidRPr="00F01935" w14:paraId="5A471AC3" w14:textId="77777777" w:rsidTr="009E0764">
        <w:trPr>
          <w:cantSplit/>
          <w:trHeight w:val="144"/>
        </w:trPr>
        <w:tc>
          <w:tcPr>
            <w:tcW w:w="246" w:type="pct"/>
            <w:vAlign w:val="center"/>
          </w:tcPr>
          <w:p w14:paraId="10F09862" w14:textId="77777777" w:rsidR="007A1DD9" w:rsidRPr="00F01935" w:rsidRDefault="007A1DD9" w:rsidP="009E0764">
            <w:pPr>
              <w:keepNext/>
              <w:spacing w:after="0" w:line="240" w:lineRule="auto"/>
              <w:jc w:val="center"/>
              <w:rPr>
                <w:rFonts w:asciiTheme="minorHAnsi" w:eastAsia="Times New Roman" w:hAnsiTheme="minorHAnsi" w:cstheme="minorHAnsi"/>
                <w:sz w:val="20"/>
                <w:szCs w:val="20"/>
              </w:rPr>
            </w:pPr>
            <w:r w:rsidRPr="00F01935">
              <w:rPr>
                <w:rFonts w:asciiTheme="minorHAnsi" w:eastAsia="Times New Roman" w:hAnsiTheme="minorHAnsi" w:cstheme="minorHAnsi"/>
                <w:sz w:val="20"/>
                <w:szCs w:val="20"/>
              </w:rPr>
              <w:t>01</w:t>
            </w:r>
          </w:p>
        </w:tc>
        <w:tc>
          <w:tcPr>
            <w:tcW w:w="4754" w:type="pct"/>
            <w:vAlign w:val="center"/>
          </w:tcPr>
          <w:p w14:paraId="79129E12" w14:textId="77777777" w:rsidR="007A1DD9" w:rsidRPr="00F01935" w:rsidRDefault="007A1DD9" w:rsidP="009E0764">
            <w:pPr>
              <w:keepNext/>
              <w:spacing w:after="0" w:line="240" w:lineRule="auto"/>
              <w:rPr>
                <w:rFonts w:asciiTheme="minorHAnsi" w:eastAsia="Times New Roman" w:hAnsiTheme="minorHAnsi" w:cstheme="minorHAnsi"/>
                <w:sz w:val="20"/>
                <w:szCs w:val="20"/>
              </w:rPr>
            </w:pPr>
          </w:p>
        </w:tc>
      </w:tr>
    </w:tbl>
    <w:p w14:paraId="3BBB4A2A" w14:textId="071B532F" w:rsidR="00087746" w:rsidRDefault="00087746" w:rsidP="00DC522B">
      <w:pPr>
        <w:spacing w:after="0" w:line="240" w:lineRule="auto"/>
        <w:rPr>
          <w:rFonts w:asciiTheme="minorHAnsi" w:hAnsiTheme="minorHAnsi" w:cstheme="minorHAnsi"/>
          <w:sz w:val="18"/>
          <w:szCs w:val="18"/>
        </w:rPr>
      </w:pPr>
    </w:p>
    <w:p w14:paraId="3E52F6B5" w14:textId="77777777" w:rsidR="00087746" w:rsidRDefault="00087746">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307156CA" w14:textId="77777777" w:rsidR="00707B29" w:rsidRPr="00F01935" w:rsidRDefault="00707B29" w:rsidP="00DC522B">
      <w:pPr>
        <w:spacing w:after="0" w:line="240" w:lineRule="auto"/>
        <w:rPr>
          <w:rFonts w:asciiTheme="minorHAnsi" w:hAnsiTheme="minorHAnsi" w:cs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087746" w:rsidRPr="002932E7" w14:paraId="2801E8FE" w14:textId="77777777" w:rsidTr="009B6532">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D9A0014"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rPr>
            </w:pPr>
            <w:r w:rsidRPr="002932E7">
              <w:rPr>
                <w:rFonts w:asciiTheme="minorHAnsi" w:eastAsiaTheme="minorEastAsia" w:hAnsiTheme="minorHAnsi" w:cs="Arial"/>
                <w:b/>
                <w:caps/>
                <w:sz w:val="18"/>
                <w:szCs w:val="18"/>
              </w:rPr>
              <w:t>Documentation Author's Declaration Statement</w:t>
            </w:r>
          </w:p>
        </w:tc>
      </w:tr>
      <w:tr w:rsidR="00087746" w:rsidRPr="002932E7" w14:paraId="7105A2E4" w14:textId="77777777" w:rsidTr="009B6532">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C541710" w14:textId="77777777" w:rsidR="00087746" w:rsidRPr="002932E7" w:rsidRDefault="00087746" w:rsidP="00A847A0">
            <w:pPr>
              <w:numPr>
                <w:ilvl w:val="0"/>
                <w:numId w:val="12"/>
              </w:numPr>
              <w:spacing w:after="0" w:line="240" w:lineRule="auto"/>
              <w:ind w:left="271" w:hanging="270"/>
              <w:rPr>
                <w:rFonts w:asciiTheme="minorHAnsi" w:eastAsiaTheme="minorEastAsia" w:hAnsiTheme="minorHAnsi" w:cstheme="minorBidi"/>
                <w:sz w:val="20"/>
                <w:szCs w:val="20"/>
              </w:rPr>
            </w:pPr>
            <w:r w:rsidRPr="002932E7">
              <w:rPr>
                <w:rFonts w:asciiTheme="minorHAnsi" w:eastAsiaTheme="minorEastAsia" w:hAnsiTheme="minorHAnsi" w:cstheme="minorBidi"/>
                <w:sz w:val="20"/>
                <w:szCs w:val="20"/>
              </w:rPr>
              <w:t>I certify that this Certificate of Verification documentation is accurate and complete.</w:t>
            </w:r>
          </w:p>
        </w:tc>
      </w:tr>
      <w:tr w:rsidR="00087746" w:rsidRPr="002932E7" w14:paraId="10D478EF" w14:textId="77777777" w:rsidTr="009B65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0046FC31"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3E45A4EA"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Documentation Author Signature:</w:t>
            </w:r>
          </w:p>
        </w:tc>
      </w:tr>
      <w:tr w:rsidR="00087746" w:rsidRPr="002932E7" w14:paraId="168AE8D4" w14:textId="77777777" w:rsidTr="009B65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4230151B"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9A6940F"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Date Signed:</w:t>
            </w:r>
          </w:p>
        </w:tc>
      </w:tr>
      <w:tr w:rsidR="00087746" w:rsidRPr="002932E7" w14:paraId="1BAB9D46" w14:textId="77777777" w:rsidTr="009B65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6A12DDA3"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70CDA123"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CEA/HERS Certification Information (if applicable):</w:t>
            </w:r>
          </w:p>
        </w:tc>
      </w:tr>
      <w:tr w:rsidR="00087746" w:rsidRPr="002932E7" w14:paraId="09A9300B" w14:textId="77777777" w:rsidTr="009B65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21BD4D17"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64329D8"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Phone:</w:t>
            </w:r>
          </w:p>
        </w:tc>
      </w:tr>
      <w:tr w:rsidR="00087746" w:rsidRPr="002932E7" w14:paraId="5FF72B70" w14:textId="77777777" w:rsidTr="009B6532">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AA4D11D"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8"/>
                <w:szCs w:val="18"/>
              </w:rPr>
            </w:pPr>
            <w:r w:rsidRPr="002932E7">
              <w:rPr>
                <w:rFonts w:asciiTheme="minorHAnsi" w:eastAsiaTheme="minorEastAsia" w:hAnsiTheme="minorHAnsi" w:cs="Arial"/>
                <w:b/>
                <w:caps/>
                <w:sz w:val="18"/>
                <w:szCs w:val="18"/>
              </w:rPr>
              <w:t xml:space="preserve">Responsible Person's Declaration statement </w:t>
            </w:r>
          </w:p>
        </w:tc>
      </w:tr>
      <w:tr w:rsidR="00087746" w:rsidRPr="002932E7" w14:paraId="6F5212DF" w14:textId="77777777" w:rsidTr="009B6532">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84A42BA" w14:textId="77777777" w:rsidR="00087746" w:rsidRPr="002932E7" w:rsidRDefault="00087746" w:rsidP="00215B42">
            <w:pPr>
              <w:spacing w:after="0" w:line="240" w:lineRule="auto"/>
              <w:rPr>
                <w:rFonts w:asciiTheme="minorHAnsi" w:eastAsiaTheme="minorEastAsia" w:hAnsiTheme="minorHAnsi" w:cstheme="minorBidi"/>
                <w:sz w:val="20"/>
                <w:szCs w:val="20"/>
              </w:rPr>
            </w:pPr>
            <w:r w:rsidRPr="002932E7">
              <w:rPr>
                <w:rFonts w:asciiTheme="minorHAnsi" w:eastAsiaTheme="minorEastAsia" w:hAnsiTheme="minorHAnsi" w:cstheme="minorBidi"/>
                <w:sz w:val="20"/>
                <w:szCs w:val="20"/>
              </w:rPr>
              <w:t xml:space="preserve">I certify the following under penalty of perjury, under the laws of the State of California: </w:t>
            </w:r>
          </w:p>
          <w:p w14:paraId="43EEA7A5"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The information provided on this Certificate of Verification is true and correct.</w:t>
            </w:r>
          </w:p>
          <w:p w14:paraId="35A2491F"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I am the certified HERS Rater who performed the verification identified and reported on this Certificate of Verification (responsible rater).</w:t>
            </w:r>
          </w:p>
          <w:p w14:paraId="2DDBFE7C"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BBE94D0"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095FF17E"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 xml:space="preserve">I understand that a registered copy of this Certificate of Verification shall be </w:t>
            </w:r>
            <w:proofErr w:type="gramStart"/>
            <w:r w:rsidRPr="002932E7">
              <w:rPr>
                <w:rFonts w:asciiTheme="minorHAnsi" w:eastAsia="Times New Roman" w:hAnsiTheme="minorHAnsi" w:cstheme="minorHAnsi"/>
                <w:sz w:val="20"/>
                <w:szCs w:val="20"/>
              </w:rPr>
              <w:t>posted, or</w:t>
            </w:r>
            <w:proofErr w:type="gramEnd"/>
            <w:r w:rsidRPr="002932E7">
              <w:rPr>
                <w:rFonts w:asciiTheme="minorHAnsi" w:eastAsia="Times New Roman" w:hAnsiTheme="minorHAnsi" w:cstheme="minorHAnsi"/>
                <w:sz w:val="20"/>
                <w:szCs w:val="20"/>
              </w:rPr>
              <w:t xml:space="preserve"> made available with the building permit(s) issued for the building, and made available to the enforcement agency for all applicable inspections, and I will take the necessary steps to ensure this requirement is accomplished. </w:t>
            </w:r>
          </w:p>
          <w:p w14:paraId="40C0210D"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I understand that a registered copy of this Certificate of Verification is required to be included with the documentation the builder provides to the building</w:t>
            </w:r>
            <w:bookmarkStart w:id="29" w:name="_Hlk104562088"/>
            <w:bookmarkStart w:id="30" w:name="_Hlk104572805"/>
            <w:r w:rsidRPr="002932E7">
              <w:rPr>
                <w:rFonts w:asciiTheme="minorHAnsi" w:eastAsia="Times New Roman" w:hAnsiTheme="minorHAnsi" w:cstheme="minorHAnsi"/>
                <w:sz w:val="20"/>
                <w:szCs w:val="20"/>
              </w:rPr>
              <w:t>.</w:t>
            </w:r>
          </w:p>
          <w:bookmarkEnd w:id="29"/>
          <w:bookmarkEnd w:id="30"/>
          <w:p w14:paraId="25C0C4FE" w14:textId="77777777" w:rsidR="00087746" w:rsidRPr="002932E7" w:rsidRDefault="00087746" w:rsidP="009B6532">
            <w:pPr>
              <w:contextualSpacing/>
              <w:rPr>
                <w:rFonts w:asciiTheme="minorHAnsi" w:eastAsiaTheme="minorEastAsia" w:hAnsiTheme="minorHAnsi" w:cstheme="minorBidi"/>
                <w:sz w:val="18"/>
                <w:szCs w:val="18"/>
              </w:rPr>
            </w:pPr>
          </w:p>
        </w:tc>
      </w:tr>
      <w:tr w:rsidR="00087746" w:rsidRPr="002932E7" w14:paraId="48EA8F0B" w14:textId="77777777" w:rsidTr="009B6532">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AAAE39B"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caps/>
                <w:sz w:val="18"/>
                <w:szCs w:val="18"/>
              </w:rPr>
            </w:pPr>
            <w:r w:rsidRPr="002932E7">
              <w:rPr>
                <w:rFonts w:asciiTheme="minorHAnsi" w:eastAsiaTheme="minorEastAsia" w:hAnsiTheme="minorHAnsi" w:cs="Arial"/>
                <w:b/>
                <w:caps/>
                <w:sz w:val="18"/>
                <w:szCs w:val="18"/>
              </w:rPr>
              <w:t>BUILDER OR INSTALLER INFORMATION AS SHOWN ON THE CERTIFICATE OF INSTALLATION</w:t>
            </w:r>
          </w:p>
        </w:tc>
      </w:tr>
      <w:tr w:rsidR="00087746" w:rsidRPr="002932E7" w14:paraId="345E5E06" w14:textId="77777777" w:rsidTr="009B653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97E7BC0"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Company Name (Installing Subcontractor, General Contractor, or Builder/Owner):</w:t>
            </w:r>
          </w:p>
        </w:tc>
      </w:tr>
      <w:tr w:rsidR="00087746" w:rsidRPr="002932E7" w14:paraId="0B484653" w14:textId="77777777" w:rsidTr="009B6532">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349EDE3" w14:textId="77777777" w:rsidR="00087746" w:rsidRPr="002932E7" w:rsidRDefault="00087746" w:rsidP="009B653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637F1E8" w14:textId="77777777" w:rsidR="00087746" w:rsidRPr="002932E7" w:rsidRDefault="00087746" w:rsidP="009B653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CSLB License:</w:t>
            </w:r>
          </w:p>
        </w:tc>
      </w:tr>
      <w:tr w:rsidR="00087746" w:rsidRPr="002932E7" w14:paraId="1E4D7187" w14:textId="77777777" w:rsidTr="009B653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BE86FC" w14:textId="77777777" w:rsidR="00087746" w:rsidRPr="002932E7" w:rsidRDefault="00087746" w:rsidP="009B65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Arial"/>
                <w:b/>
                <w:caps/>
                <w:sz w:val="18"/>
                <w:szCs w:val="18"/>
              </w:rPr>
              <w:t>HERS PROVIDER DATA REGISTRY INFORMATION</w:t>
            </w:r>
          </w:p>
        </w:tc>
      </w:tr>
      <w:tr w:rsidR="00087746" w:rsidRPr="002932E7" w14:paraId="01E47B0A" w14:textId="77777777" w:rsidTr="009B65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0904D0"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Sample Group Number (if applicable):</w:t>
            </w:r>
          </w:p>
          <w:p w14:paraId="210A5EF4"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E983BE"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Dwelling Test Status in Sample Group (if applicable):</w:t>
            </w:r>
          </w:p>
          <w:p w14:paraId="0A6FE658"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p>
        </w:tc>
      </w:tr>
      <w:tr w:rsidR="00087746" w:rsidRPr="002932E7" w14:paraId="7B35BB63" w14:textId="77777777" w:rsidTr="009B653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550E388" w14:textId="77777777" w:rsidR="00087746" w:rsidRPr="002932E7" w:rsidRDefault="00087746" w:rsidP="009B65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Arial"/>
                <w:b/>
                <w:caps/>
                <w:sz w:val="18"/>
                <w:szCs w:val="18"/>
              </w:rPr>
              <w:t>HERS RATER INFORMATION</w:t>
            </w:r>
          </w:p>
        </w:tc>
      </w:tr>
      <w:tr w:rsidR="00087746" w:rsidRPr="002932E7" w14:paraId="603A03DF" w14:textId="77777777" w:rsidTr="009B653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62B3C8" w14:textId="77777777" w:rsidR="00087746" w:rsidRPr="002932E7" w:rsidRDefault="00087746" w:rsidP="009B65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HERS Rater Company Name:</w:t>
            </w:r>
          </w:p>
          <w:p w14:paraId="0097F260" w14:textId="77777777" w:rsidR="00087746" w:rsidRPr="002932E7" w:rsidRDefault="00087746" w:rsidP="009B65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p>
        </w:tc>
      </w:tr>
      <w:tr w:rsidR="00087746" w:rsidRPr="002932E7" w14:paraId="4DAFA1CA" w14:textId="77777777" w:rsidTr="009B65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B3684B" w14:textId="77777777" w:rsidR="00087746" w:rsidRPr="002932E7" w:rsidRDefault="00087746" w:rsidP="009B65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B4C1DC" w14:textId="77777777" w:rsidR="00087746" w:rsidRPr="002932E7" w:rsidRDefault="00087746" w:rsidP="009B65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Responsible Rater Signature:</w:t>
            </w:r>
          </w:p>
          <w:p w14:paraId="267E131A" w14:textId="77777777" w:rsidR="00087746" w:rsidRPr="002932E7" w:rsidRDefault="00087746" w:rsidP="009B65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14"/>
                <w:szCs w:val="14"/>
              </w:rPr>
            </w:pPr>
          </w:p>
        </w:tc>
      </w:tr>
      <w:tr w:rsidR="00087746" w:rsidRPr="002932E7" w14:paraId="48CCB6DC" w14:textId="77777777" w:rsidTr="009B65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DE97F3" w14:textId="77777777" w:rsidR="00087746" w:rsidRPr="002932E7" w:rsidRDefault="00087746" w:rsidP="009B65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782FC1" w14:textId="77777777" w:rsidR="00087746" w:rsidRPr="002932E7" w:rsidRDefault="00087746" w:rsidP="009B65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Date Signed:</w:t>
            </w:r>
          </w:p>
        </w:tc>
      </w:tr>
    </w:tbl>
    <w:p w14:paraId="0F7F4534" w14:textId="77777777" w:rsidR="006D2E42" w:rsidRPr="00F01935" w:rsidRDefault="006D2E42" w:rsidP="00DC522B">
      <w:pPr>
        <w:spacing w:after="0" w:line="240" w:lineRule="auto"/>
        <w:rPr>
          <w:rFonts w:asciiTheme="minorHAnsi" w:hAnsiTheme="minorHAnsi" w:cstheme="minorHAnsi"/>
          <w:b/>
          <w:sz w:val="18"/>
          <w:szCs w:val="18"/>
        </w:rPr>
      </w:pPr>
    </w:p>
    <w:p w14:paraId="6749F43D" w14:textId="77777777" w:rsidR="00464DF3" w:rsidRDefault="00464DF3" w:rsidP="00DC522B">
      <w:pPr>
        <w:spacing w:after="0" w:line="240" w:lineRule="auto"/>
        <w:rPr>
          <w:ins w:id="31" w:author="Alhabibi, Haider@Energy" w:date="2022-08-05T13:33:00Z"/>
          <w:rFonts w:asciiTheme="minorHAnsi" w:hAnsiTheme="minorHAnsi" w:cstheme="minorHAnsi"/>
          <w:b/>
          <w:sz w:val="18"/>
          <w:szCs w:val="18"/>
        </w:rPr>
        <w:sectPr w:rsidR="00464DF3" w:rsidSect="00A05A6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360"/>
        </w:sectPr>
      </w:pPr>
    </w:p>
    <w:p w14:paraId="45213D9A" w14:textId="7FDA3E3B" w:rsidR="00585D1F" w:rsidRPr="00F01935" w:rsidRDefault="00AC0F95" w:rsidP="00585D1F">
      <w:pPr>
        <w:spacing w:after="0" w:line="240" w:lineRule="auto"/>
        <w:jc w:val="center"/>
        <w:rPr>
          <w:b/>
          <w:sz w:val="18"/>
          <w:szCs w:val="18"/>
        </w:rPr>
      </w:pPr>
      <w:r w:rsidRPr="00F01935">
        <w:rPr>
          <w:b/>
          <w:sz w:val="18"/>
          <w:szCs w:val="18"/>
        </w:rPr>
        <w:lastRenderedPageBreak/>
        <w:t>LMCV</w:t>
      </w:r>
      <w:r w:rsidR="00585D1F" w:rsidRPr="00F01935">
        <w:rPr>
          <w:b/>
          <w:sz w:val="18"/>
          <w:szCs w:val="18"/>
        </w:rPr>
        <w:t>-PLB-22-H User Instructions</w:t>
      </w:r>
    </w:p>
    <w:p w14:paraId="147A221A" w14:textId="77777777"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71E8FD3F" w:rsidR="00585D1F" w:rsidRPr="00F01935"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F01935">
        <w:rPr>
          <w:rFonts w:asciiTheme="minorHAnsi" w:hAnsiTheme="minorHAnsi" w:cs="Arial"/>
          <w:b/>
          <w:sz w:val="18"/>
          <w:szCs w:val="18"/>
        </w:rPr>
        <w:t>A</w:t>
      </w:r>
      <w:r w:rsidR="00585D1F" w:rsidRPr="00F01935">
        <w:rPr>
          <w:rFonts w:asciiTheme="minorHAnsi" w:hAnsiTheme="minorHAnsi" w:cs="Arial"/>
          <w:b/>
          <w:sz w:val="18"/>
          <w:szCs w:val="18"/>
        </w:rPr>
        <w:t xml:space="preserve">. Design </w:t>
      </w:r>
      <w:r w:rsidR="00A566AA" w:rsidRPr="00F01935">
        <w:rPr>
          <w:rFonts w:asciiTheme="minorHAnsi" w:hAnsiTheme="minorHAnsi" w:cstheme="minorHAnsi"/>
          <w:b/>
          <w:sz w:val="20"/>
          <w:szCs w:val="20"/>
        </w:rPr>
        <w:t xml:space="preserve">HERS Verified </w:t>
      </w:r>
      <w:r w:rsidR="00585D1F" w:rsidRPr="00F01935">
        <w:rPr>
          <w:rFonts w:asciiTheme="minorHAnsi" w:hAnsiTheme="minorHAnsi" w:cs="Arial"/>
          <w:b/>
          <w:sz w:val="18"/>
          <w:szCs w:val="18"/>
        </w:rPr>
        <w:t>Central Water Heating Systems Information</w:t>
      </w:r>
    </w:p>
    <w:p w14:paraId="036FDD4A" w14:textId="67850D8B"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F01935">
        <w:rPr>
          <w:rFonts w:asciiTheme="minorHAnsi" w:hAnsiTheme="minorHAnsi"/>
          <w:sz w:val="18"/>
          <w:szCs w:val="18"/>
        </w:rPr>
        <w:t xml:space="preserve">This table reports the water heating system features that were specified on the registered </w:t>
      </w:r>
      <w:r w:rsidR="00411648" w:rsidRPr="00F01935">
        <w:rPr>
          <w:rFonts w:asciiTheme="minorHAnsi" w:hAnsiTheme="minorHAnsi"/>
          <w:sz w:val="18"/>
          <w:szCs w:val="18"/>
        </w:rPr>
        <w:t>LMCC</w:t>
      </w:r>
      <w:r w:rsidRPr="00F01935">
        <w:rPr>
          <w:rFonts w:asciiTheme="minorHAnsi" w:hAnsiTheme="minorHAnsi"/>
          <w:sz w:val="18"/>
          <w:szCs w:val="18"/>
        </w:rPr>
        <w:t xml:space="preserve"> compliance document for this project. For information only and requires no user input.</w:t>
      </w:r>
    </w:p>
    <w:p w14:paraId="0D4C37E8" w14:textId="0D0926AA" w:rsidR="00D9665A" w:rsidRPr="00F01935" w:rsidRDefault="00D9665A"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p>
    <w:p w14:paraId="43ECDAD1" w14:textId="77777777" w:rsidR="00D9665A" w:rsidRPr="00F01935" w:rsidRDefault="00D9665A" w:rsidP="00D9665A">
      <w:pPr>
        <w:keepNext/>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 xml:space="preserve">A1. Design </w:t>
      </w:r>
      <w:r w:rsidRPr="00F01935">
        <w:rPr>
          <w:rFonts w:cstheme="minorHAnsi"/>
          <w:b/>
          <w:sz w:val="20"/>
          <w:szCs w:val="20"/>
        </w:rPr>
        <w:t xml:space="preserve">HERS Verified </w:t>
      </w:r>
      <w:r w:rsidRPr="00F01935">
        <w:rPr>
          <w:rFonts w:asciiTheme="minorHAnsi" w:hAnsiTheme="minorHAnsi" w:cstheme="minorHAnsi"/>
          <w:b/>
          <w:sz w:val="18"/>
          <w:szCs w:val="18"/>
        </w:rPr>
        <w:t>Dwelling Unit HPWH System Information</w:t>
      </w:r>
    </w:p>
    <w:p w14:paraId="331CF949" w14:textId="76656994" w:rsidR="00D9665A" w:rsidRPr="00F01935" w:rsidRDefault="00D9665A" w:rsidP="00D9665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F01935">
        <w:rPr>
          <w:rFonts w:asciiTheme="minorHAnsi" w:hAnsiTheme="minorHAnsi" w:cstheme="minorHAnsi"/>
          <w:sz w:val="18"/>
          <w:szCs w:val="18"/>
        </w:rPr>
        <w:t xml:space="preserve">This table reports the water heating system features that were specified on the registered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 xml:space="preserve"> compliance document for this project. This section is for information/verification purposes only and requires no user input.</w:t>
      </w:r>
    </w:p>
    <w:p w14:paraId="75891B73" w14:textId="77777777"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7C2891E7" w14:textId="27E89B7F" w:rsidR="00720D79" w:rsidRPr="00F01935" w:rsidRDefault="006E1E98" w:rsidP="00720D79">
      <w:pPr>
        <w:keepNext/>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B</w:t>
      </w:r>
      <w:r w:rsidR="00720D79" w:rsidRPr="00F01935">
        <w:rPr>
          <w:rFonts w:asciiTheme="minorHAnsi" w:hAnsiTheme="minorHAnsi" w:cstheme="minorHAnsi"/>
          <w:b/>
          <w:sz w:val="18"/>
          <w:szCs w:val="18"/>
        </w:rPr>
        <w:t xml:space="preserve">. Installed </w:t>
      </w:r>
      <w:r w:rsidR="00B802F5" w:rsidRPr="00F01935">
        <w:rPr>
          <w:rFonts w:asciiTheme="minorHAnsi" w:hAnsiTheme="minorHAnsi" w:cstheme="minorHAnsi"/>
          <w:b/>
          <w:sz w:val="20"/>
          <w:szCs w:val="20"/>
        </w:rPr>
        <w:t xml:space="preserve">HERS Verified </w:t>
      </w:r>
      <w:r w:rsidR="00720D79" w:rsidRPr="00F01935">
        <w:rPr>
          <w:rFonts w:asciiTheme="minorHAnsi" w:hAnsiTheme="minorHAnsi" w:cstheme="minorHAnsi"/>
          <w:b/>
          <w:sz w:val="18"/>
          <w:szCs w:val="18"/>
        </w:rPr>
        <w:t>Dwelling Unit Water Heating Systems Information</w:t>
      </w:r>
    </w:p>
    <w:p w14:paraId="3B724820" w14:textId="77777777" w:rsidR="00720D79" w:rsidRPr="00F01935" w:rsidRDefault="00720D79" w:rsidP="00720D79">
      <w:pPr>
        <w:keepNext/>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This table reports the water heating system information that is being installed. Require one line for each system.</w:t>
      </w:r>
    </w:p>
    <w:p w14:paraId="75DB6FA4" w14:textId="1959F3D6" w:rsidR="00EB333A" w:rsidRPr="00C65DCF" w:rsidRDefault="00EB333A"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Dwelling Unit Name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 xml:space="preserve">. </w:t>
      </w:r>
    </w:p>
    <w:p w14:paraId="2A45BB2F" w14:textId="74FEFDFC"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Water Heating System ID or Name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502ABF75" w14:textId="54856D19"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Water Heating System Type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 xml:space="preserve">. The different kinds of water heating system type are </w:t>
      </w:r>
      <w:proofErr w:type="gramStart"/>
      <w:r w:rsidRPr="00C65DCF">
        <w:rPr>
          <w:rFonts w:asciiTheme="minorHAnsi" w:hAnsiTheme="minorHAnsi" w:cstheme="minorHAnsi"/>
          <w:sz w:val="18"/>
          <w:szCs w:val="18"/>
        </w:rPr>
        <w:t>DHW, or</w:t>
      </w:r>
      <w:proofErr w:type="gramEnd"/>
      <w:r w:rsidRPr="00C65DCF">
        <w:rPr>
          <w:rFonts w:asciiTheme="minorHAnsi" w:hAnsiTheme="minorHAnsi" w:cstheme="minorHAnsi"/>
          <w:sz w:val="18"/>
          <w:szCs w:val="18"/>
        </w:rPr>
        <w:t xml:space="preserve"> Combined Hydronic.</w:t>
      </w:r>
    </w:p>
    <w:p w14:paraId="12FFCCFD" w14:textId="059C5665"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Water Heater Type –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 xml:space="preserve">. The different kinds of water heaters are Large/Commercial Storage, Small/Consumer Storage, Residential-Duty Commercial Storage, Heat Pump, Boiler, Large/Commercial Instantaneous, Small/Consumer Instantaneous, Residential-Duty Commercial </w:t>
      </w:r>
      <w:proofErr w:type="gramStart"/>
      <w:r w:rsidRPr="00C65DCF">
        <w:rPr>
          <w:rFonts w:asciiTheme="minorHAnsi" w:hAnsiTheme="minorHAnsi" w:cstheme="minorHAnsi"/>
          <w:sz w:val="18"/>
          <w:szCs w:val="18"/>
        </w:rPr>
        <w:t>Instantaneous</w:t>
      </w:r>
      <w:proofErr w:type="gramEnd"/>
      <w:r w:rsidRPr="00C65DCF">
        <w:rPr>
          <w:rFonts w:asciiTheme="minorHAnsi" w:hAnsiTheme="minorHAnsi" w:cstheme="minorHAnsi"/>
          <w:sz w:val="18"/>
          <w:szCs w:val="18"/>
        </w:rPr>
        <w:t xml:space="preserve"> or Indirect.</w:t>
      </w:r>
    </w:p>
    <w:p w14:paraId="7A67C572" w14:textId="5B83182A"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 </w:t>
      </w:r>
      <w:proofErr w:type="gramStart"/>
      <w:r w:rsidRPr="00C65DCF">
        <w:rPr>
          <w:rFonts w:asciiTheme="minorHAnsi" w:hAnsiTheme="minorHAnsi" w:cstheme="minorHAnsi"/>
          <w:sz w:val="18"/>
          <w:szCs w:val="18"/>
        </w:rPr>
        <w:t>of</w:t>
      </w:r>
      <w:proofErr w:type="gramEnd"/>
      <w:r w:rsidRPr="00C65DCF">
        <w:rPr>
          <w:rFonts w:asciiTheme="minorHAnsi" w:hAnsiTheme="minorHAnsi" w:cstheme="minorHAnsi"/>
          <w:sz w:val="18"/>
          <w:szCs w:val="18"/>
        </w:rPr>
        <w:t xml:space="preserve"> </w:t>
      </w:r>
      <w:r w:rsidR="00EB333A" w:rsidRPr="00C65DCF">
        <w:rPr>
          <w:rFonts w:asciiTheme="minorHAnsi" w:hAnsiTheme="minorHAnsi" w:cstheme="minorHAnsi"/>
          <w:sz w:val="18"/>
          <w:szCs w:val="18"/>
        </w:rPr>
        <w:t xml:space="preserve">Like (or Identical) </w:t>
      </w:r>
      <w:r w:rsidRPr="00C65DCF">
        <w:rPr>
          <w:rFonts w:asciiTheme="minorHAnsi" w:hAnsiTheme="minorHAnsi" w:cstheme="minorHAnsi"/>
          <w:sz w:val="18"/>
          <w:szCs w:val="18"/>
        </w:rPr>
        <w:t xml:space="preserve">Water Heaters in system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1F48CB14" w14:textId="43CF6427"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0</w:t>
      </w:r>
      <w:r w:rsidR="00EB333A" w:rsidRPr="00C65DCF">
        <w:rPr>
          <w:rFonts w:asciiTheme="minorHAnsi" w:hAnsiTheme="minorHAnsi" w:cstheme="minorHAnsi"/>
          <w:sz w:val="18"/>
          <w:szCs w:val="18"/>
        </w:rPr>
        <w:t>6</w:t>
      </w:r>
      <w:r w:rsidRPr="00C65DCF">
        <w:rPr>
          <w:rFonts w:asciiTheme="minorHAnsi" w:hAnsiTheme="minorHAnsi" w:cstheme="minorHAnsi"/>
          <w:sz w:val="18"/>
          <w:szCs w:val="18"/>
        </w:rPr>
        <w:t xml:space="preserve"> Fuel Type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 The different kinds of fuel types are natural gas, propane, oil, or electricity.</w:t>
      </w:r>
    </w:p>
    <w:p w14:paraId="46A38320" w14:textId="1F76E487"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Rated Input Type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 For natural gas, propane and oil fuel type the input type is Btu/hr. For electric the input type is kW.</w:t>
      </w:r>
    </w:p>
    <w:p w14:paraId="09EA39B2" w14:textId="7437F530"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Rated Input Value – User input. Numerical value of the rated input. Must be equal to or less than value indicated on the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27595D51" w14:textId="386BE7CC" w:rsidR="006E1E98" w:rsidRPr="00C65DCF" w:rsidRDefault="006E1E98"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Central DHW System Distribution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79B417AF" w14:textId="06FDCE3C"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Dwelling Unit DHW System Distribution Type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38E7CB77" w14:textId="7BB3C3E9" w:rsidR="00770BE1" w:rsidRPr="00C65DCF" w:rsidRDefault="00770BE1"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Compact Distribution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0CFD935B" w14:textId="29D33A71" w:rsidR="00720D79" w:rsidRPr="00C65DCF" w:rsidRDefault="007B0D5E"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Drain Water Heat Recovery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58E7652C" w14:textId="6B102446" w:rsidR="0032295A" w:rsidRPr="00F01935" w:rsidRDefault="0032295A" w:rsidP="007B0D5E">
      <w:pPr>
        <w:keepNext/>
        <w:spacing w:after="0" w:line="240" w:lineRule="auto"/>
        <w:ind w:firstLine="270"/>
        <w:rPr>
          <w:rFonts w:asciiTheme="minorHAnsi" w:hAnsiTheme="minorHAnsi" w:cstheme="minorHAnsi"/>
          <w:sz w:val="18"/>
          <w:szCs w:val="18"/>
        </w:rPr>
      </w:pPr>
    </w:p>
    <w:p w14:paraId="7AD9B503" w14:textId="23745A92" w:rsidR="0032295A" w:rsidRPr="00F01935" w:rsidRDefault="00C27BCE" w:rsidP="0032295A">
      <w:pPr>
        <w:keepNext/>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B2</w:t>
      </w:r>
      <w:r w:rsidR="0032295A" w:rsidRPr="00F01935">
        <w:rPr>
          <w:rFonts w:asciiTheme="minorHAnsi" w:hAnsiTheme="minorHAnsi" w:cstheme="minorHAnsi"/>
          <w:b/>
          <w:sz w:val="18"/>
          <w:szCs w:val="18"/>
        </w:rPr>
        <w:t xml:space="preserve">. Installed </w:t>
      </w:r>
      <w:r w:rsidR="0032295A" w:rsidRPr="00F01935">
        <w:rPr>
          <w:rFonts w:cstheme="minorHAnsi"/>
          <w:b/>
          <w:sz w:val="20"/>
          <w:szCs w:val="20"/>
        </w:rPr>
        <w:t xml:space="preserve">HERS Verified </w:t>
      </w:r>
      <w:r w:rsidR="0032295A" w:rsidRPr="00F01935">
        <w:rPr>
          <w:rFonts w:asciiTheme="minorHAnsi" w:hAnsiTheme="minorHAnsi" w:cstheme="minorHAnsi"/>
          <w:b/>
          <w:sz w:val="18"/>
          <w:szCs w:val="18"/>
        </w:rPr>
        <w:t>Dwelling Unit HPWH System Information</w:t>
      </w:r>
    </w:p>
    <w:p w14:paraId="0D0221F0" w14:textId="77777777" w:rsidR="0032295A" w:rsidRPr="00F01935" w:rsidRDefault="0032295A" w:rsidP="0032295A">
      <w:pPr>
        <w:keepNext/>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This table reports the water heating system information that is being installed. Require one line for each installed water heater.  Not applicable for central systems.</w:t>
      </w:r>
    </w:p>
    <w:p w14:paraId="25DCB2C1" w14:textId="3D71B363" w:rsidR="0032295A" w:rsidRPr="00C65DCF" w:rsidRDefault="0032295A" w:rsidP="00A847A0">
      <w:pPr>
        <w:pStyle w:val="ListParagraph"/>
        <w:numPr>
          <w:ilvl w:val="0"/>
          <w:numId w:val="15"/>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C65DCF">
        <w:rPr>
          <w:rFonts w:asciiTheme="minorHAnsi" w:hAnsiTheme="minorHAnsi" w:cstheme="minorHAnsi"/>
          <w:sz w:val="18"/>
          <w:szCs w:val="18"/>
        </w:rPr>
        <w:t>Dwelling Unit Name</w:t>
      </w:r>
      <w:r w:rsidRPr="00C65DCF" w:rsidDel="00D501FF">
        <w:rPr>
          <w:rFonts w:asciiTheme="minorHAnsi" w:hAnsiTheme="minorHAnsi" w:cstheme="minorHAnsi"/>
          <w:sz w:val="18"/>
          <w:szCs w:val="18"/>
        </w:rPr>
        <w:t xml:space="preserve"> </w:t>
      </w:r>
      <w:r w:rsidRPr="00C65DCF">
        <w:rPr>
          <w:rFonts w:asciiTheme="minorHAnsi" w:hAnsiTheme="minorHAnsi" w:cstheme="minorHAnsi"/>
          <w:sz w:val="18"/>
          <w:szCs w:val="18"/>
        </w:rPr>
        <w:t xml:space="preserve">– Reference information from Table </w:t>
      </w:r>
      <w:r w:rsidR="002F3401" w:rsidRPr="00C65DCF">
        <w:rPr>
          <w:rFonts w:asciiTheme="minorHAnsi" w:hAnsiTheme="minorHAnsi" w:cstheme="minorHAnsi"/>
          <w:sz w:val="18"/>
          <w:szCs w:val="18"/>
        </w:rPr>
        <w:t>A</w:t>
      </w:r>
      <w:r w:rsidR="00614C62" w:rsidRPr="00C65DCF">
        <w:rPr>
          <w:rFonts w:asciiTheme="minorHAnsi" w:hAnsiTheme="minorHAnsi" w:cstheme="minorHAnsi"/>
          <w:sz w:val="18"/>
          <w:szCs w:val="18"/>
        </w:rPr>
        <w:t>2</w:t>
      </w:r>
      <w:r w:rsidRPr="00C65DCF">
        <w:rPr>
          <w:rFonts w:asciiTheme="minorHAnsi" w:hAnsiTheme="minorHAnsi" w:cstheme="minorHAnsi"/>
          <w:sz w:val="18"/>
          <w:szCs w:val="18"/>
        </w:rPr>
        <w:t>.</w:t>
      </w:r>
    </w:p>
    <w:p w14:paraId="1EC2634B" w14:textId="50038A68"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Water Heating System ID or Name – Reference information from Table </w:t>
      </w:r>
      <w:r w:rsidR="004A5B7C" w:rsidRPr="00C65DCF">
        <w:rPr>
          <w:rFonts w:asciiTheme="minorHAnsi" w:hAnsiTheme="minorHAnsi" w:cstheme="minorHAnsi"/>
          <w:sz w:val="18"/>
          <w:szCs w:val="18"/>
        </w:rPr>
        <w:t>A</w:t>
      </w:r>
      <w:r w:rsidR="00614C62" w:rsidRPr="00C65DCF">
        <w:rPr>
          <w:rFonts w:asciiTheme="minorHAnsi" w:hAnsiTheme="minorHAnsi" w:cstheme="minorHAnsi"/>
          <w:sz w:val="18"/>
          <w:szCs w:val="18"/>
        </w:rPr>
        <w:t>2</w:t>
      </w:r>
      <w:r w:rsidRPr="00C65DCF">
        <w:rPr>
          <w:rFonts w:asciiTheme="minorHAnsi" w:hAnsiTheme="minorHAnsi" w:cstheme="minorHAnsi"/>
          <w:sz w:val="18"/>
          <w:szCs w:val="18"/>
        </w:rPr>
        <w:t>. AFUE, UEF and Thermal Efficiency.</w:t>
      </w:r>
    </w:p>
    <w:p w14:paraId="2267EB2C" w14:textId="4BD1726A"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Modeled Equipment Make and Model</w:t>
      </w:r>
      <w:r w:rsidRPr="00C65DCF" w:rsidDel="00C13027">
        <w:rPr>
          <w:rFonts w:asciiTheme="minorHAnsi" w:hAnsiTheme="minorHAnsi" w:cstheme="minorHAnsi"/>
          <w:sz w:val="18"/>
          <w:szCs w:val="18"/>
        </w:rPr>
        <w:t xml:space="preserve"> </w:t>
      </w:r>
      <w:r w:rsidRPr="00C65DCF">
        <w:rPr>
          <w:rFonts w:asciiTheme="minorHAnsi" w:hAnsiTheme="minorHAnsi" w:cstheme="minorHAnsi"/>
          <w:sz w:val="18"/>
          <w:szCs w:val="18"/>
        </w:rPr>
        <w:t xml:space="preserve">– User input must be equal to the value indicated on Table C as default and allow user to override with an equivalent system based on the simulated equipment in Table </w:t>
      </w:r>
      <w:r w:rsidR="006C2FF6" w:rsidRPr="00C65DCF">
        <w:rPr>
          <w:rFonts w:asciiTheme="minorHAnsi" w:hAnsiTheme="minorHAnsi" w:cstheme="minorHAnsi"/>
          <w:sz w:val="18"/>
          <w:szCs w:val="18"/>
        </w:rPr>
        <w:t>A</w:t>
      </w:r>
      <w:r w:rsidR="00EA2944" w:rsidRPr="00C65DCF">
        <w:rPr>
          <w:rFonts w:asciiTheme="minorHAnsi" w:hAnsiTheme="minorHAnsi" w:cstheme="minorHAnsi"/>
          <w:sz w:val="18"/>
          <w:szCs w:val="18"/>
        </w:rPr>
        <w:t>2</w:t>
      </w:r>
      <w:r w:rsidRPr="00C65DCF">
        <w:rPr>
          <w:rFonts w:asciiTheme="minorHAnsi" w:hAnsiTheme="minorHAnsi" w:cstheme="minorHAnsi"/>
          <w:sz w:val="18"/>
          <w:szCs w:val="18"/>
        </w:rPr>
        <w:t>.</w:t>
      </w:r>
    </w:p>
    <w:p w14:paraId="07B5AFEF" w14:textId="069F0F84"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 # </w:t>
      </w:r>
      <w:proofErr w:type="gramStart"/>
      <w:r w:rsidRPr="00C65DCF">
        <w:rPr>
          <w:rFonts w:asciiTheme="minorHAnsi" w:hAnsiTheme="minorHAnsi" w:cstheme="minorHAnsi"/>
          <w:sz w:val="18"/>
          <w:szCs w:val="18"/>
        </w:rPr>
        <w:t>of</w:t>
      </w:r>
      <w:proofErr w:type="gramEnd"/>
      <w:r w:rsidRPr="00C65DCF">
        <w:rPr>
          <w:rFonts w:asciiTheme="minorHAnsi" w:hAnsiTheme="minorHAnsi" w:cstheme="minorHAnsi"/>
          <w:sz w:val="18"/>
          <w:szCs w:val="18"/>
        </w:rPr>
        <w:t xml:space="preserve"> Like (or Identical) Water Heaters in System</w:t>
      </w:r>
      <w:r w:rsidRPr="00C65DCF" w:rsidDel="00A60072">
        <w:rPr>
          <w:rFonts w:asciiTheme="minorHAnsi" w:hAnsiTheme="minorHAnsi" w:cstheme="minorHAnsi"/>
          <w:sz w:val="18"/>
          <w:szCs w:val="18"/>
        </w:rPr>
        <w:t xml:space="preserve"> </w:t>
      </w:r>
      <w:r w:rsidRPr="00C65DCF">
        <w:rPr>
          <w:rFonts w:asciiTheme="minorHAnsi" w:hAnsiTheme="minorHAnsi" w:cstheme="minorHAnsi"/>
          <w:sz w:val="18"/>
          <w:szCs w:val="18"/>
        </w:rPr>
        <w:t xml:space="preserve">– </w:t>
      </w:r>
      <w:bookmarkStart w:id="32" w:name="_Hlk89011300"/>
      <w:r w:rsidRPr="00C65DCF">
        <w:rPr>
          <w:rFonts w:asciiTheme="minorHAnsi" w:hAnsiTheme="minorHAnsi" w:cstheme="minorHAnsi"/>
          <w:sz w:val="18"/>
          <w:szCs w:val="18"/>
        </w:rPr>
        <w:t xml:space="preserve">Reference information from Table </w:t>
      </w:r>
      <w:bookmarkEnd w:id="32"/>
      <w:r w:rsidR="006C2FF6" w:rsidRPr="00C65DCF">
        <w:rPr>
          <w:rFonts w:asciiTheme="minorHAnsi" w:hAnsiTheme="minorHAnsi" w:cstheme="minorHAnsi"/>
          <w:sz w:val="18"/>
          <w:szCs w:val="18"/>
        </w:rPr>
        <w:t>A</w:t>
      </w:r>
      <w:r w:rsidR="00EA2944" w:rsidRPr="00C65DCF">
        <w:rPr>
          <w:rFonts w:asciiTheme="minorHAnsi" w:hAnsiTheme="minorHAnsi" w:cstheme="minorHAnsi"/>
          <w:sz w:val="18"/>
          <w:szCs w:val="18"/>
        </w:rPr>
        <w:t>2</w:t>
      </w:r>
      <w:r w:rsidRPr="00C65DCF">
        <w:rPr>
          <w:rFonts w:asciiTheme="minorHAnsi" w:hAnsiTheme="minorHAnsi" w:cstheme="minorHAnsi"/>
          <w:sz w:val="18"/>
          <w:szCs w:val="18"/>
        </w:rPr>
        <w:t xml:space="preserve">.  </w:t>
      </w:r>
    </w:p>
    <w:p w14:paraId="602B1919" w14:textId="0A975FDA"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Tank Location – User input. Must be equal to value indicated in Table </w:t>
      </w:r>
      <w:r w:rsidR="00EA2944" w:rsidRPr="00C65DCF">
        <w:rPr>
          <w:rFonts w:asciiTheme="minorHAnsi" w:hAnsiTheme="minorHAnsi" w:cstheme="minorHAnsi"/>
          <w:sz w:val="18"/>
          <w:szCs w:val="18"/>
        </w:rPr>
        <w:t>B2</w:t>
      </w:r>
      <w:r w:rsidRPr="00C65DCF">
        <w:rPr>
          <w:rFonts w:asciiTheme="minorHAnsi" w:hAnsiTheme="minorHAnsi" w:cstheme="minorHAnsi"/>
          <w:sz w:val="18"/>
          <w:szCs w:val="18"/>
        </w:rPr>
        <w:t xml:space="preserve">. </w:t>
      </w:r>
    </w:p>
    <w:p w14:paraId="706EB38A" w14:textId="0968FB52"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Exterior Tank Insulation R-value – User input. Must be equal to or higher than value indicated in Table </w:t>
      </w:r>
      <w:r w:rsidR="006C2FF6" w:rsidRPr="00C65DCF">
        <w:rPr>
          <w:rFonts w:asciiTheme="minorHAnsi" w:hAnsiTheme="minorHAnsi" w:cstheme="minorHAnsi"/>
          <w:sz w:val="18"/>
          <w:szCs w:val="18"/>
        </w:rPr>
        <w:t>A</w:t>
      </w:r>
      <w:r w:rsidR="00EA2944" w:rsidRPr="00C65DCF">
        <w:rPr>
          <w:rFonts w:asciiTheme="minorHAnsi" w:hAnsiTheme="minorHAnsi" w:cstheme="minorHAnsi"/>
          <w:sz w:val="18"/>
          <w:szCs w:val="18"/>
        </w:rPr>
        <w:t>2</w:t>
      </w:r>
      <w:r w:rsidRPr="00C65DCF">
        <w:rPr>
          <w:rFonts w:asciiTheme="minorHAnsi" w:hAnsiTheme="minorHAnsi" w:cstheme="minorHAnsi"/>
          <w:sz w:val="18"/>
          <w:szCs w:val="18"/>
        </w:rPr>
        <w:t xml:space="preserve">. </w:t>
      </w:r>
    </w:p>
    <w:p w14:paraId="61EA9EB4" w14:textId="2FDA79D7"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Dwelling Unit DHW System Distribution Type</w:t>
      </w:r>
      <w:r w:rsidRPr="00C65DCF" w:rsidDel="00C71BA9">
        <w:rPr>
          <w:rFonts w:asciiTheme="minorHAnsi" w:hAnsiTheme="minorHAnsi" w:cstheme="minorHAnsi"/>
          <w:sz w:val="18"/>
          <w:szCs w:val="18"/>
        </w:rPr>
        <w:t xml:space="preserve"> </w:t>
      </w:r>
      <w:r w:rsidRPr="00C65DCF">
        <w:rPr>
          <w:rFonts w:asciiTheme="minorHAnsi" w:hAnsiTheme="minorHAnsi" w:cstheme="minorHAnsi"/>
          <w:sz w:val="18"/>
          <w:szCs w:val="18"/>
        </w:rPr>
        <w:t xml:space="preserve">– Reference information from Table </w:t>
      </w:r>
      <w:r w:rsidR="006C2FF6" w:rsidRPr="00C65DCF">
        <w:rPr>
          <w:rFonts w:asciiTheme="minorHAnsi" w:hAnsiTheme="minorHAnsi" w:cstheme="minorHAnsi"/>
          <w:sz w:val="18"/>
          <w:szCs w:val="18"/>
        </w:rPr>
        <w:t>A</w:t>
      </w:r>
      <w:r w:rsidR="00EA2944" w:rsidRPr="00C65DCF">
        <w:rPr>
          <w:rFonts w:asciiTheme="minorHAnsi" w:hAnsiTheme="minorHAnsi" w:cstheme="minorHAnsi"/>
          <w:sz w:val="18"/>
          <w:szCs w:val="18"/>
        </w:rPr>
        <w:t>2</w:t>
      </w:r>
      <w:r w:rsidRPr="00C65DCF">
        <w:rPr>
          <w:rFonts w:asciiTheme="minorHAnsi" w:hAnsiTheme="minorHAnsi" w:cstheme="minorHAnsi"/>
          <w:sz w:val="18"/>
          <w:szCs w:val="18"/>
        </w:rPr>
        <w:t>.</w:t>
      </w:r>
    </w:p>
    <w:p w14:paraId="00D75D0D" w14:textId="16017AA4"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cstheme="minorHAnsi"/>
          <w:sz w:val="18"/>
          <w:szCs w:val="20"/>
        </w:rPr>
        <w:t xml:space="preserve">Compact Distribution — Reference information from Table </w:t>
      </w:r>
      <w:r w:rsidR="006C2FF6" w:rsidRPr="00C65DCF">
        <w:rPr>
          <w:rFonts w:cstheme="minorHAnsi"/>
          <w:sz w:val="18"/>
          <w:szCs w:val="20"/>
        </w:rPr>
        <w:t>A</w:t>
      </w:r>
      <w:r w:rsidR="00EA2944" w:rsidRPr="00C65DCF">
        <w:rPr>
          <w:rFonts w:cstheme="minorHAnsi"/>
          <w:sz w:val="18"/>
          <w:szCs w:val="20"/>
        </w:rPr>
        <w:t>2</w:t>
      </w:r>
      <w:r w:rsidRPr="00C65DCF">
        <w:rPr>
          <w:rFonts w:cstheme="minorHAnsi"/>
          <w:sz w:val="18"/>
          <w:szCs w:val="20"/>
        </w:rPr>
        <w:t>.</w:t>
      </w:r>
    </w:p>
    <w:p w14:paraId="654C90BB" w14:textId="77777777" w:rsidR="0032295A" w:rsidRPr="00F01935" w:rsidRDefault="0032295A" w:rsidP="007B0D5E">
      <w:pPr>
        <w:keepNext/>
        <w:spacing w:after="0" w:line="240" w:lineRule="auto"/>
        <w:ind w:firstLine="270"/>
        <w:rPr>
          <w:rFonts w:asciiTheme="minorHAnsi" w:hAnsiTheme="minorHAnsi" w:cstheme="minorHAnsi"/>
          <w:sz w:val="18"/>
          <w:szCs w:val="18"/>
        </w:rPr>
      </w:pPr>
    </w:p>
    <w:p w14:paraId="735B7CAB" w14:textId="77777777" w:rsidR="007B0D5E" w:rsidRPr="00F01935" w:rsidRDefault="007B0D5E" w:rsidP="00720D79">
      <w:pPr>
        <w:keepNext/>
        <w:spacing w:after="0" w:line="240" w:lineRule="auto"/>
        <w:rPr>
          <w:rFonts w:asciiTheme="minorHAnsi" w:hAnsiTheme="minorHAnsi" w:cstheme="minorHAnsi"/>
          <w:sz w:val="18"/>
          <w:szCs w:val="18"/>
        </w:rPr>
      </w:pPr>
    </w:p>
    <w:p w14:paraId="770ACA6B" w14:textId="6DF57E9C" w:rsidR="00720D79" w:rsidRPr="00F01935" w:rsidRDefault="006E1E98" w:rsidP="00720D79">
      <w:pPr>
        <w:keepNext/>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C</w:t>
      </w:r>
      <w:r w:rsidR="00720D79" w:rsidRPr="00F01935">
        <w:rPr>
          <w:rFonts w:asciiTheme="minorHAnsi" w:hAnsiTheme="minorHAnsi" w:cstheme="minorHAnsi"/>
          <w:b/>
          <w:sz w:val="18"/>
          <w:szCs w:val="18"/>
        </w:rPr>
        <w:t xml:space="preserve">. Design </w:t>
      </w:r>
      <w:r w:rsidR="00AF3886" w:rsidRPr="00F01935">
        <w:rPr>
          <w:rFonts w:asciiTheme="minorHAnsi" w:hAnsiTheme="minorHAnsi" w:cstheme="minorHAnsi"/>
          <w:b/>
          <w:sz w:val="20"/>
          <w:szCs w:val="20"/>
        </w:rPr>
        <w:t xml:space="preserve">HERS Verified </w:t>
      </w:r>
      <w:r w:rsidR="00720D79" w:rsidRPr="00F01935">
        <w:rPr>
          <w:rFonts w:asciiTheme="minorHAnsi" w:hAnsiTheme="minorHAnsi" w:cstheme="minorHAnsi"/>
          <w:b/>
          <w:sz w:val="18"/>
          <w:szCs w:val="18"/>
        </w:rPr>
        <w:t>Dwelling Unit Water Heating Efficiency Information</w:t>
      </w:r>
    </w:p>
    <w:p w14:paraId="74046C32" w14:textId="37021DB2" w:rsidR="00720D79" w:rsidRPr="00F01935"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F01935">
        <w:rPr>
          <w:rFonts w:asciiTheme="minorHAnsi" w:hAnsiTheme="minorHAnsi" w:cstheme="minorHAnsi"/>
          <w:sz w:val="18"/>
          <w:szCs w:val="18"/>
        </w:rPr>
        <w:t xml:space="preserve">This table reports the water heating system features that were specified on the registered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 xml:space="preserve"> compliance document for this project. For information only and requires no user input.</w:t>
      </w:r>
    </w:p>
    <w:p w14:paraId="68B7A7C8" w14:textId="77777777" w:rsidR="00720D79" w:rsidRPr="00F01935" w:rsidRDefault="00720D79" w:rsidP="00720D79">
      <w:pPr>
        <w:keepNext/>
        <w:spacing w:after="0" w:line="240" w:lineRule="auto"/>
        <w:rPr>
          <w:rFonts w:asciiTheme="minorHAnsi" w:hAnsiTheme="minorHAnsi" w:cstheme="minorHAnsi"/>
          <w:b/>
          <w:sz w:val="18"/>
          <w:szCs w:val="18"/>
        </w:rPr>
      </w:pPr>
    </w:p>
    <w:p w14:paraId="68AC99F7" w14:textId="693CFEFA" w:rsidR="00720D79" w:rsidRPr="00F01935" w:rsidRDefault="006E1E98" w:rsidP="00720D79">
      <w:pPr>
        <w:keepNext/>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D</w:t>
      </w:r>
      <w:r w:rsidR="00720D79" w:rsidRPr="00F01935">
        <w:rPr>
          <w:rFonts w:asciiTheme="minorHAnsi" w:hAnsiTheme="minorHAnsi" w:cstheme="minorHAnsi"/>
          <w:b/>
          <w:sz w:val="18"/>
          <w:szCs w:val="18"/>
        </w:rPr>
        <w:t xml:space="preserve">. Installed </w:t>
      </w:r>
      <w:r w:rsidR="00AF3886" w:rsidRPr="00F01935">
        <w:rPr>
          <w:rFonts w:asciiTheme="minorHAnsi" w:hAnsiTheme="minorHAnsi" w:cstheme="minorHAnsi"/>
          <w:b/>
          <w:sz w:val="20"/>
          <w:szCs w:val="20"/>
        </w:rPr>
        <w:t xml:space="preserve">HERS Verified </w:t>
      </w:r>
      <w:r w:rsidR="00720D79" w:rsidRPr="00F01935">
        <w:rPr>
          <w:rFonts w:asciiTheme="minorHAnsi" w:hAnsiTheme="minorHAnsi" w:cstheme="minorHAnsi"/>
          <w:b/>
          <w:sz w:val="18"/>
          <w:szCs w:val="18"/>
        </w:rPr>
        <w:t>Dwelling Unit Water Heating Efficiency Information</w:t>
      </w:r>
    </w:p>
    <w:p w14:paraId="409B91AA" w14:textId="77777777" w:rsidR="00720D79" w:rsidRPr="00F01935" w:rsidRDefault="00720D79" w:rsidP="00720D79">
      <w:pPr>
        <w:keepNext/>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This table reports the water heating system information that is being installed. Require one line for each central system.</w:t>
      </w:r>
    </w:p>
    <w:p w14:paraId="2B30070B" w14:textId="63CEAD2C" w:rsidR="00720D79" w:rsidRPr="00C82BD4" w:rsidRDefault="00720D79" w:rsidP="00A847A0">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53696">
        <w:rPr>
          <w:rFonts w:asciiTheme="minorHAnsi" w:hAnsiTheme="minorHAnsi" w:cstheme="minorHAnsi"/>
          <w:sz w:val="18"/>
          <w:szCs w:val="18"/>
        </w:rPr>
        <w:t xml:space="preserve">Water Heating System ID or Name – Reference information from </w:t>
      </w:r>
      <w:r w:rsidR="00411648" w:rsidRPr="00353696">
        <w:rPr>
          <w:rFonts w:asciiTheme="minorHAnsi" w:hAnsiTheme="minorHAnsi" w:cstheme="minorHAnsi"/>
          <w:sz w:val="18"/>
          <w:szCs w:val="18"/>
        </w:rPr>
        <w:t>LMCC</w:t>
      </w:r>
    </w:p>
    <w:p w14:paraId="118D93A8" w14:textId="77777777" w:rsidR="00C82BD4" w:rsidRPr="00C82BD4" w:rsidRDefault="00C82BD4" w:rsidP="00C82BD4"/>
    <w:p w14:paraId="3A16B11A" w14:textId="77777777" w:rsidR="00C82BD4" w:rsidRPr="00C82BD4" w:rsidRDefault="00C82BD4" w:rsidP="00C82BD4"/>
    <w:p w14:paraId="58CE5523" w14:textId="77777777" w:rsidR="00C82BD4" w:rsidRPr="00C82BD4" w:rsidRDefault="00C82BD4" w:rsidP="00C82BD4"/>
    <w:p w14:paraId="1CB86F39" w14:textId="420D95D6" w:rsidR="00C82BD4" w:rsidRPr="00C82BD4" w:rsidRDefault="00C82BD4" w:rsidP="00C82BD4">
      <w:pPr>
        <w:tabs>
          <w:tab w:val="left" w:pos="1059"/>
        </w:tabs>
      </w:pPr>
      <w:r>
        <w:tab/>
      </w:r>
    </w:p>
    <w:p w14:paraId="6C8AF421" w14:textId="1D3FAFDE" w:rsidR="00720D79" w:rsidRPr="00353696" w:rsidRDefault="00720D79" w:rsidP="00A847A0">
      <w:pPr>
        <w:pStyle w:val="ListParagraph"/>
        <w:keepNext/>
        <w:numPr>
          <w:ilvl w:val="0"/>
          <w:numId w:val="16"/>
        </w:numPr>
        <w:spacing w:after="0" w:line="240" w:lineRule="auto"/>
        <w:rPr>
          <w:rFonts w:asciiTheme="minorHAnsi" w:hAnsiTheme="minorHAnsi" w:cstheme="minorHAnsi"/>
          <w:sz w:val="18"/>
          <w:szCs w:val="18"/>
        </w:rPr>
      </w:pPr>
      <w:r w:rsidRPr="00353696">
        <w:rPr>
          <w:rFonts w:asciiTheme="minorHAnsi" w:hAnsiTheme="minorHAnsi" w:cstheme="minorHAnsi"/>
          <w:sz w:val="18"/>
          <w:szCs w:val="18"/>
        </w:rPr>
        <w:lastRenderedPageBreak/>
        <w:t xml:space="preserve">Heating Efficiency Type – Reference information from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 Different efficiency types are Energy Factor, AFUE, UEF and Thermal Efficiency.</w:t>
      </w:r>
    </w:p>
    <w:p w14:paraId="29C48C9A" w14:textId="6394A265" w:rsidR="00720D79" w:rsidRPr="00353696" w:rsidRDefault="00720D79" w:rsidP="00A847A0">
      <w:pPr>
        <w:pStyle w:val="ListParagraph"/>
        <w:keepNext/>
        <w:numPr>
          <w:ilvl w:val="0"/>
          <w:numId w:val="16"/>
        </w:numPr>
        <w:spacing w:after="0" w:line="240" w:lineRule="auto"/>
        <w:rPr>
          <w:rFonts w:asciiTheme="minorHAnsi" w:hAnsiTheme="minorHAnsi" w:cstheme="minorHAnsi"/>
          <w:b/>
          <w:sz w:val="18"/>
          <w:szCs w:val="18"/>
        </w:rPr>
      </w:pPr>
      <w:r w:rsidRPr="00353696">
        <w:rPr>
          <w:rFonts w:asciiTheme="minorHAnsi" w:hAnsiTheme="minorHAnsi" w:cstheme="minorHAnsi"/>
          <w:sz w:val="18"/>
          <w:szCs w:val="18"/>
        </w:rPr>
        <w:t xml:space="preserve">Heating Efficiency Value – User input. Numerical value of the Heating Efficiency. Must be equal to or higher efficiency than value indicated on the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w:t>
      </w:r>
    </w:p>
    <w:p w14:paraId="7452B819" w14:textId="09766191" w:rsidR="00720D79" w:rsidRPr="00353696" w:rsidRDefault="00720D79" w:rsidP="00A847A0">
      <w:pPr>
        <w:pStyle w:val="ListParagraph"/>
        <w:keepNext/>
        <w:numPr>
          <w:ilvl w:val="0"/>
          <w:numId w:val="16"/>
        </w:numPr>
        <w:spacing w:after="0" w:line="240" w:lineRule="auto"/>
        <w:rPr>
          <w:rFonts w:asciiTheme="minorHAnsi" w:hAnsiTheme="minorHAnsi" w:cstheme="minorHAnsi"/>
          <w:sz w:val="18"/>
          <w:szCs w:val="18"/>
        </w:rPr>
      </w:pPr>
      <w:r w:rsidRPr="00353696">
        <w:rPr>
          <w:rFonts w:asciiTheme="minorHAnsi" w:hAnsiTheme="minorHAnsi" w:cstheme="minorHAnsi"/>
          <w:sz w:val="18"/>
          <w:szCs w:val="18"/>
        </w:rPr>
        <w:t xml:space="preserve">Standby Loss – User input. Must be equal to or less than value indicated on the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 xml:space="preserve">. Value may be N/A if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 xml:space="preserve"> value is N/A.  </w:t>
      </w:r>
    </w:p>
    <w:p w14:paraId="246D9437" w14:textId="04EA363C" w:rsidR="00720D79" w:rsidRPr="00353696" w:rsidRDefault="00720D79" w:rsidP="00A847A0">
      <w:pPr>
        <w:pStyle w:val="ListParagraph"/>
        <w:keepNext/>
        <w:numPr>
          <w:ilvl w:val="0"/>
          <w:numId w:val="16"/>
        </w:numPr>
        <w:spacing w:after="0" w:line="240" w:lineRule="auto"/>
        <w:rPr>
          <w:rFonts w:asciiTheme="minorHAnsi" w:hAnsiTheme="minorHAnsi" w:cstheme="minorHAnsi"/>
          <w:sz w:val="18"/>
          <w:szCs w:val="18"/>
        </w:rPr>
      </w:pPr>
      <w:r w:rsidRPr="00353696">
        <w:rPr>
          <w:rFonts w:asciiTheme="minorHAnsi" w:hAnsiTheme="minorHAnsi" w:cstheme="minorHAnsi"/>
          <w:sz w:val="18"/>
          <w:szCs w:val="18"/>
        </w:rPr>
        <w:t xml:space="preserve">Exterior Insulation R-Value – User input. Must be equal to or higher than value indicated on the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 xml:space="preserve">. Value may be N/A if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 xml:space="preserve"> value is N/A.  </w:t>
      </w:r>
    </w:p>
    <w:p w14:paraId="0DC54883" w14:textId="28783A3A" w:rsidR="006E1E98" w:rsidRPr="00353696" w:rsidRDefault="006E1E98" w:rsidP="00A847A0">
      <w:pPr>
        <w:pStyle w:val="ListParagraph"/>
        <w:keepNext/>
        <w:numPr>
          <w:ilvl w:val="0"/>
          <w:numId w:val="16"/>
        </w:numPr>
        <w:spacing w:after="0" w:line="240" w:lineRule="auto"/>
        <w:rPr>
          <w:rFonts w:asciiTheme="minorHAnsi" w:hAnsiTheme="minorHAnsi" w:cstheme="minorHAnsi"/>
          <w:sz w:val="18"/>
          <w:szCs w:val="18"/>
        </w:rPr>
      </w:pPr>
      <w:r w:rsidRPr="00353696">
        <w:rPr>
          <w:rFonts w:asciiTheme="minorHAnsi" w:hAnsiTheme="minorHAnsi" w:cstheme="minorHAnsi"/>
          <w:sz w:val="18"/>
          <w:szCs w:val="18"/>
        </w:rPr>
        <w:t>Water Heater Storage Volume (gal) – User input. Value may be N/A if water heater type is instantaneous with zero storage.</w:t>
      </w:r>
    </w:p>
    <w:p w14:paraId="1ADBC2A5" w14:textId="1D4D9D8B" w:rsidR="00720D79" w:rsidRPr="00353696" w:rsidRDefault="00720D79" w:rsidP="00A847A0">
      <w:pPr>
        <w:pStyle w:val="ListParagraph"/>
        <w:keepNext/>
        <w:numPr>
          <w:ilvl w:val="0"/>
          <w:numId w:val="16"/>
        </w:numPr>
        <w:spacing w:after="0" w:line="240" w:lineRule="auto"/>
        <w:rPr>
          <w:rFonts w:asciiTheme="minorHAnsi" w:hAnsiTheme="minorHAnsi" w:cstheme="minorHAnsi"/>
          <w:sz w:val="18"/>
          <w:szCs w:val="18"/>
        </w:rPr>
      </w:pPr>
      <w:r w:rsidRPr="00353696">
        <w:rPr>
          <w:rFonts w:asciiTheme="minorHAnsi" w:hAnsiTheme="minorHAnsi" w:cstheme="minorHAnsi"/>
          <w:sz w:val="18"/>
          <w:szCs w:val="18"/>
        </w:rPr>
        <w:t xml:space="preserve">Tank location – User input. Must be equal to system type indicated on the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w:t>
      </w:r>
    </w:p>
    <w:p w14:paraId="7DD59A20" w14:textId="77777777" w:rsidR="00720D79" w:rsidRPr="00F01935"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4019D94F" w:rsidR="00720D79" w:rsidRPr="00F01935"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E</w:t>
      </w:r>
      <w:r w:rsidR="00720D79" w:rsidRPr="00F01935">
        <w:rPr>
          <w:rFonts w:asciiTheme="minorHAnsi" w:hAnsiTheme="minorHAnsi" w:cstheme="minorHAnsi"/>
          <w:b/>
          <w:sz w:val="18"/>
          <w:szCs w:val="18"/>
        </w:rPr>
        <w:t>. Installed Water Heater Manufacturer Information</w:t>
      </w:r>
    </w:p>
    <w:p w14:paraId="522152A5" w14:textId="77777777" w:rsidR="00720D79" w:rsidRPr="00F01935"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This table reports the manufacturer information of the installed water heater(s). Require one line for each installed water heater</w:t>
      </w:r>
    </w:p>
    <w:p w14:paraId="636C7708" w14:textId="78C14F7A" w:rsidR="00720D79" w:rsidRPr="000760F1" w:rsidRDefault="00720D79" w:rsidP="00A847A0">
      <w:pPr>
        <w:pStyle w:val="ListParagraph"/>
        <w:numPr>
          <w:ilvl w:val="0"/>
          <w:numId w:val="1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0760F1">
        <w:rPr>
          <w:rFonts w:asciiTheme="minorHAnsi" w:hAnsiTheme="minorHAnsi" w:cstheme="minorHAnsi"/>
          <w:sz w:val="18"/>
          <w:szCs w:val="18"/>
        </w:rPr>
        <w:t xml:space="preserve">Water Heating System ID or Name – Reference information from </w:t>
      </w:r>
      <w:r w:rsidR="00411648" w:rsidRPr="000760F1">
        <w:rPr>
          <w:rFonts w:asciiTheme="minorHAnsi" w:hAnsiTheme="minorHAnsi" w:cstheme="minorHAnsi"/>
          <w:sz w:val="18"/>
          <w:szCs w:val="18"/>
        </w:rPr>
        <w:t>LMCC</w:t>
      </w:r>
      <w:r w:rsidRPr="000760F1">
        <w:rPr>
          <w:rFonts w:asciiTheme="minorHAnsi" w:hAnsiTheme="minorHAnsi" w:cstheme="minorHAnsi"/>
          <w:sz w:val="18"/>
          <w:szCs w:val="18"/>
        </w:rPr>
        <w:t>.</w:t>
      </w:r>
    </w:p>
    <w:p w14:paraId="531F47BF" w14:textId="52795E50" w:rsidR="00720D79" w:rsidRPr="000760F1" w:rsidRDefault="00720D79" w:rsidP="00A847A0">
      <w:pPr>
        <w:pStyle w:val="ListParagraph"/>
        <w:numPr>
          <w:ilvl w:val="0"/>
          <w:numId w:val="1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0760F1">
        <w:rPr>
          <w:rFonts w:asciiTheme="minorHAnsi" w:hAnsiTheme="minorHAnsi" w:cstheme="minorHAnsi"/>
          <w:sz w:val="18"/>
          <w:szCs w:val="18"/>
        </w:rPr>
        <w:t>Manufacturer – User input. Enter the name of the water heater manufacturer.</w:t>
      </w:r>
    </w:p>
    <w:p w14:paraId="72103C0E" w14:textId="799C9032" w:rsidR="00720D79" w:rsidRPr="000760F1" w:rsidRDefault="00720D79" w:rsidP="00A847A0">
      <w:pPr>
        <w:pStyle w:val="ListParagraph"/>
        <w:numPr>
          <w:ilvl w:val="0"/>
          <w:numId w:val="1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0760F1">
        <w:rPr>
          <w:rFonts w:asciiTheme="minorHAnsi" w:hAnsiTheme="minorHAnsi" w:cstheme="minorHAnsi"/>
          <w:sz w:val="18"/>
          <w:szCs w:val="18"/>
        </w:rPr>
        <w:t>Model Number – User input. Enter the model number of the water heater.</w:t>
      </w:r>
    </w:p>
    <w:p w14:paraId="16AA7EF8" w14:textId="77777777" w:rsidR="006E4B25" w:rsidRPr="00F01935"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534CCE2" w:rsidR="006E4B25" w:rsidRPr="00F01935" w:rsidRDefault="006E4B25" w:rsidP="006E4B25">
      <w:pPr>
        <w:spacing w:after="0" w:line="240" w:lineRule="auto"/>
        <w:rPr>
          <w:rFonts w:asciiTheme="minorHAnsi" w:hAnsiTheme="minorHAnsi" w:cs="Arial"/>
          <w:b/>
          <w:sz w:val="18"/>
          <w:szCs w:val="18"/>
        </w:rPr>
      </w:pPr>
      <w:r w:rsidRPr="00F01935">
        <w:rPr>
          <w:rFonts w:asciiTheme="minorHAnsi" w:hAnsiTheme="minorHAnsi" w:cs="Arial"/>
          <w:b/>
          <w:sz w:val="18"/>
          <w:szCs w:val="18"/>
        </w:rPr>
        <w:t>F. Mandatory Measures for all Domestic Hot Water Distribution Systems</w:t>
      </w:r>
    </w:p>
    <w:p w14:paraId="1B6C4505" w14:textId="77777777" w:rsidR="006E4B25" w:rsidRPr="00F01935"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F01935">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F01935"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37BDB00" w14:textId="1FC79960" w:rsidR="00720D79" w:rsidRPr="00F01935" w:rsidRDefault="006E4B25" w:rsidP="00935470">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G</w:t>
      </w:r>
      <w:r w:rsidR="00720D79" w:rsidRPr="00F01935">
        <w:rPr>
          <w:rFonts w:asciiTheme="minorHAnsi" w:hAnsiTheme="minorHAnsi" w:cstheme="minorHAnsi"/>
          <w:b/>
          <w:sz w:val="18"/>
          <w:szCs w:val="18"/>
        </w:rPr>
        <w:t xml:space="preserve">. </w:t>
      </w:r>
      <w:r w:rsidR="00935470" w:rsidRPr="00F01935">
        <w:rPr>
          <w:rFonts w:asciiTheme="minorHAnsi" w:hAnsiTheme="minorHAnsi" w:cstheme="minorHAnsi"/>
          <w:b/>
          <w:sz w:val="18"/>
          <w:szCs w:val="18"/>
        </w:rPr>
        <w:t>HERS-Verified Compact Hot Water Distribution Expanded Credit</w:t>
      </w:r>
      <w:r w:rsidRPr="00F01935">
        <w:rPr>
          <w:rFonts w:asciiTheme="minorHAnsi" w:hAnsiTheme="minorHAnsi" w:cstheme="minorHAnsi"/>
          <w:b/>
          <w:sz w:val="18"/>
          <w:szCs w:val="18"/>
        </w:rPr>
        <w:t xml:space="preserve"> and</w:t>
      </w:r>
    </w:p>
    <w:p w14:paraId="3CB7BE7A" w14:textId="641112FE" w:rsidR="006E4B25" w:rsidRPr="00F01935"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 xml:space="preserve">H. </w:t>
      </w:r>
      <w:r w:rsidRPr="00F01935">
        <w:rPr>
          <w:rFonts w:cstheme="minorHAnsi"/>
          <w:b/>
          <w:sz w:val="18"/>
          <w:szCs w:val="18"/>
        </w:rPr>
        <w:t>Compact Hot Water Distribution Basic</w:t>
      </w:r>
    </w:p>
    <w:p w14:paraId="1EFA6C4E" w14:textId="77777777" w:rsidR="00F41465" w:rsidRPr="00F0193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If performance compliance is used, this table lists the values used in the performance calculation and require no user input.</w:t>
      </w:r>
    </w:p>
    <w:p w14:paraId="0819B492" w14:textId="5D030152" w:rsidR="00F41465" w:rsidRPr="00F0193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If prescriptive compliance is used, fill out this table</w:t>
      </w:r>
    </w:p>
    <w:p w14:paraId="575698D4" w14:textId="7A7EF12C" w:rsidR="00383FC8" w:rsidRPr="000760F1" w:rsidRDefault="00383FC8" w:rsidP="00A847A0">
      <w:pPr>
        <w:pStyle w:val="ListParagraph"/>
        <w:numPr>
          <w:ilvl w:val="0"/>
          <w:numId w:val="1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 xml:space="preserve">Reference information from </w:t>
      </w:r>
      <w:r w:rsidR="00411648" w:rsidRPr="000760F1">
        <w:rPr>
          <w:rFonts w:asciiTheme="minorHAnsi" w:hAnsiTheme="minorHAnsi" w:cstheme="minorHAnsi"/>
          <w:sz w:val="18"/>
          <w:szCs w:val="18"/>
        </w:rPr>
        <w:t>LMCC</w:t>
      </w:r>
    </w:p>
    <w:p w14:paraId="5D30FC69" w14:textId="113F9016" w:rsidR="00F41465" w:rsidRPr="000760F1" w:rsidRDefault="00F41465" w:rsidP="00A847A0">
      <w:pPr>
        <w:pStyle w:val="ListParagraph"/>
        <w:numPr>
          <w:ilvl w:val="0"/>
          <w:numId w:val="1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Enter the Master Bath distance of furthest fixture to Water Heater in feet.</w:t>
      </w:r>
      <w:r w:rsidR="00EE0059" w:rsidRPr="000760F1">
        <w:rPr>
          <w:rFonts w:asciiTheme="minorHAnsi" w:hAnsiTheme="minorHAnsi" w:cstheme="minorHAnsi"/>
          <w:sz w:val="18"/>
          <w:szCs w:val="18"/>
        </w:rPr>
        <w:t xml:space="preserve"> For multiple water heaters, enter the distance to the closest water heater.</w:t>
      </w:r>
    </w:p>
    <w:p w14:paraId="3B502AE7" w14:textId="320E460B" w:rsidR="00F41465" w:rsidRPr="000760F1" w:rsidRDefault="00F41465" w:rsidP="00A847A0">
      <w:pPr>
        <w:pStyle w:val="ListParagraph"/>
        <w:numPr>
          <w:ilvl w:val="0"/>
          <w:numId w:val="18"/>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Enter the Kitchen distance from furthest fixture to Water Heater in feet</w:t>
      </w:r>
      <w:r w:rsidR="00EE0059" w:rsidRPr="000760F1">
        <w:rPr>
          <w:rFonts w:asciiTheme="minorHAnsi" w:hAnsiTheme="minorHAnsi" w:cstheme="minorHAnsi"/>
          <w:sz w:val="18"/>
          <w:szCs w:val="18"/>
        </w:rPr>
        <w:t>. For multiple water heaters, enter the distance to the closest water heater.</w:t>
      </w:r>
    </w:p>
    <w:p w14:paraId="0D8AA2D5" w14:textId="150B0BDB" w:rsidR="00F41465" w:rsidRPr="000760F1" w:rsidRDefault="00F41465" w:rsidP="00A847A0">
      <w:pPr>
        <w:pStyle w:val="ListParagraph"/>
        <w:numPr>
          <w:ilvl w:val="0"/>
          <w:numId w:val="18"/>
        </w:num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Enter Furthest Third fixtures from fixture to Water Heater in feet</w:t>
      </w:r>
      <w:r w:rsidR="00EE0059" w:rsidRPr="000760F1">
        <w:rPr>
          <w:rFonts w:asciiTheme="minorHAnsi" w:hAnsiTheme="minorHAnsi" w:cstheme="minorHAnsi"/>
          <w:sz w:val="18"/>
          <w:szCs w:val="18"/>
        </w:rPr>
        <w:t>. For multiple water heaters, enter the average of the furthest distance of each water heater.</w:t>
      </w:r>
    </w:p>
    <w:p w14:paraId="1A9580BA" w14:textId="14E2ED2F" w:rsidR="00F41465" w:rsidRPr="000760F1" w:rsidRDefault="00F41465" w:rsidP="00A847A0">
      <w:pPr>
        <w:pStyle w:val="ListParagraph"/>
        <w:numPr>
          <w:ilvl w:val="0"/>
          <w:numId w:val="1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Calculated value – no user input required</w:t>
      </w:r>
    </w:p>
    <w:p w14:paraId="74780DA6" w14:textId="1C325132" w:rsidR="00F41465" w:rsidRPr="000760F1" w:rsidRDefault="00F41465" w:rsidP="00A847A0">
      <w:pPr>
        <w:pStyle w:val="ListParagraph"/>
        <w:numPr>
          <w:ilvl w:val="0"/>
          <w:numId w:val="1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Calculated value – no user input required</w:t>
      </w:r>
    </w:p>
    <w:p w14:paraId="386F3517" w14:textId="77777777" w:rsidR="00720D79" w:rsidRPr="00F01935"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183E3B7E" w:rsidR="001B692C" w:rsidRPr="00F01935" w:rsidRDefault="006E4B25" w:rsidP="001B692C">
      <w:pPr>
        <w:spacing w:after="0" w:line="240" w:lineRule="auto"/>
        <w:rPr>
          <w:rFonts w:asciiTheme="minorHAnsi" w:eastAsiaTheme="minorEastAsia" w:hAnsiTheme="minorHAnsi" w:cstheme="minorHAnsi"/>
          <w:b/>
          <w:sz w:val="18"/>
          <w:szCs w:val="18"/>
        </w:rPr>
      </w:pPr>
      <w:r w:rsidRPr="00F01935">
        <w:rPr>
          <w:rFonts w:asciiTheme="minorHAnsi" w:hAnsiTheme="minorHAnsi" w:cs="Arial"/>
          <w:b/>
          <w:sz w:val="18"/>
          <w:szCs w:val="18"/>
        </w:rPr>
        <w:t>I</w:t>
      </w:r>
      <w:r w:rsidR="001B692C" w:rsidRPr="00F01935">
        <w:rPr>
          <w:rFonts w:asciiTheme="minorHAnsi" w:hAnsiTheme="minorHAnsi" w:cs="Arial"/>
          <w:b/>
          <w:sz w:val="18"/>
          <w:szCs w:val="18"/>
        </w:rPr>
        <w:t xml:space="preserve">.  </w:t>
      </w:r>
      <w:r w:rsidR="001B692C" w:rsidRPr="00F01935">
        <w:rPr>
          <w:rFonts w:asciiTheme="minorHAnsi" w:eastAsiaTheme="minorEastAsia" w:hAnsiTheme="minorHAnsi" w:cstheme="minorHAnsi"/>
          <w:b/>
          <w:sz w:val="18"/>
          <w:szCs w:val="18"/>
        </w:rPr>
        <w:t xml:space="preserve">HERS-Verified Drain Water Heat Recovery System  </w:t>
      </w:r>
    </w:p>
    <w:p w14:paraId="6ECC25FD" w14:textId="77777777" w:rsidR="00B16B2C" w:rsidRPr="00F01935"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F01935">
        <w:rPr>
          <w:rFonts w:asciiTheme="minorHAnsi" w:hAnsiTheme="minorHAnsi" w:cs="Arial"/>
          <w:sz w:val="18"/>
          <w:szCs w:val="18"/>
        </w:rPr>
        <w:t xml:space="preserve">This table lists the requirements for all central recirculation systems. HERS rater must ensure all the requirements in this table are met. </w:t>
      </w:r>
    </w:p>
    <w:p w14:paraId="08B2164E" w14:textId="53D96B10" w:rsidR="00B16B2C" w:rsidRPr="000760F1" w:rsidRDefault="00383FC8" w:rsidP="00A847A0">
      <w:pPr>
        <w:pStyle w:val="ListParagraph"/>
        <w:numPr>
          <w:ilvl w:val="0"/>
          <w:numId w:val="19"/>
        </w:numPr>
        <w:tabs>
          <w:tab w:val="left" w:pos="180"/>
        </w:tabs>
        <w:spacing w:after="0" w:line="240" w:lineRule="auto"/>
        <w:rPr>
          <w:rFonts w:asciiTheme="minorHAnsi" w:hAnsiTheme="minorHAnsi" w:cstheme="minorHAnsi"/>
          <w:sz w:val="18"/>
          <w:szCs w:val="18"/>
        </w:rPr>
      </w:pPr>
      <w:r w:rsidRPr="000760F1">
        <w:rPr>
          <w:rFonts w:asciiTheme="minorHAnsi" w:eastAsiaTheme="minorEastAsia" w:hAnsiTheme="minorHAnsi" w:cstheme="minorHAnsi"/>
          <w:sz w:val="18"/>
          <w:szCs w:val="18"/>
        </w:rPr>
        <w:t xml:space="preserve"> </w:t>
      </w:r>
      <w:r w:rsidRPr="000760F1">
        <w:rPr>
          <w:rFonts w:asciiTheme="minorHAnsi" w:hAnsiTheme="minorHAnsi" w:cstheme="minorHAnsi"/>
          <w:sz w:val="18"/>
          <w:szCs w:val="18"/>
        </w:rPr>
        <w:t xml:space="preserve">Reference information from </w:t>
      </w:r>
      <w:r w:rsidR="00411648" w:rsidRPr="000760F1">
        <w:rPr>
          <w:rFonts w:asciiTheme="minorHAnsi" w:hAnsiTheme="minorHAnsi" w:cstheme="minorHAnsi"/>
          <w:sz w:val="18"/>
          <w:szCs w:val="18"/>
        </w:rPr>
        <w:t>LMCC</w:t>
      </w:r>
      <w:r w:rsidRPr="000760F1">
        <w:rPr>
          <w:rFonts w:asciiTheme="minorHAnsi" w:hAnsiTheme="minorHAnsi" w:cstheme="minorHAnsi"/>
          <w:sz w:val="18"/>
          <w:szCs w:val="18"/>
        </w:rPr>
        <w:t>.</w:t>
      </w:r>
    </w:p>
    <w:p w14:paraId="52D2CBC3" w14:textId="688DA3ED" w:rsidR="00147F7C" w:rsidRPr="000760F1" w:rsidRDefault="000760F1" w:rsidP="00A847A0">
      <w:pPr>
        <w:pStyle w:val="ListParagraph"/>
        <w:numPr>
          <w:ilvl w:val="0"/>
          <w:numId w:val="19"/>
        </w:numPr>
        <w:spacing w:after="0" w:line="240" w:lineRule="auto"/>
        <w:rPr>
          <w:rFonts w:asciiTheme="minorHAnsi" w:hAnsiTheme="minorHAnsi" w:cstheme="minorHAnsi"/>
          <w:sz w:val="18"/>
          <w:szCs w:val="18"/>
        </w:rPr>
      </w:pPr>
      <w:r>
        <w:rPr>
          <w:rFonts w:asciiTheme="minorHAnsi" w:hAnsiTheme="minorHAnsi" w:cstheme="minorHAnsi"/>
          <w:sz w:val="18"/>
          <w:szCs w:val="18"/>
        </w:rPr>
        <w:t xml:space="preserve"> </w:t>
      </w:r>
      <w:r w:rsidR="00147F7C" w:rsidRPr="000760F1">
        <w:rPr>
          <w:rFonts w:asciiTheme="minorHAnsi" w:hAnsiTheme="minorHAnsi" w:cstheme="minorHAnsi"/>
          <w:sz w:val="18"/>
          <w:szCs w:val="18"/>
        </w:rPr>
        <w:t xml:space="preserve">Reference information from </w:t>
      </w:r>
      <w:r w:rsidR="00411648" w:rsidRPr="000760F1">
        <w:rPr>
          <w:rFonts w:asciiTheme="minorHAnsi" w:hAnsiTheme="minorHAnsi" w:cstheme="minorHAnsi"/>
          <w:sz w:val="18"/>
          <w:szCs w:val="18"/>
        </w:rPr>
        <w:t>LMCC</w:t>
      </w:r>
      <w:r w:rsidR="00147F7C" w:rsidRPr="000760F1">
        <w:rPr>
          <w:rFonts w:asciiTheme="minorHAnsi" w:hAnsiTheme="minorHAnsi" w:cstheme="minorHAnsi"/>
          <w:sz w:val="18"/>
          <w:szCs w:val="18"/>
        </w:rPr>
        <w:t>.</w:t>
      </w:r>
    </w:p>
    <w:p w14:paraId="0D2814B0" w14:textId="5AF91A1F" w:rsidR="00147F7C" w:rsidRPr="000760F1" w:rsidRDefault="00147F7C" w:rsidP="00A847A0">
      <w:pPr>
        <w:pStyle w:val="ListParagraph"/>
        <w:numPr>
          <w:ilvl w:val="0"/>
          <w:numId w:val="19"/>
        </w:numPr>
        <w:spacing w:after="0" w:line="240" w:lineRule="auto"/>
        <w:rPr>
          <w:rFonts w:asciiTheme="minorHAnsi" w:eastAsiaTheme="minorEastAsia" w:hAnsiTheme="minorHAnsi" w:cstheme="minorHAnsi"/>
          <w:sz w:val="18"/>
          <w:szCs w:val="18"/>
        </w:rPr>
      </w:pPr>
      <w:r w:rsidRPr="000760F1">
        <w:rPr>
          <w:rFonts w:asciiTheme="minorHAnsi" w:hAnsiTheme="minorHAnsi" w:cstheme="minorHAnsi"/>
          <w:sz w:val="18"/>
          <w:szCs w:val="18"/>
        </w:rPr>
        <w:t xml:space="preserve"> Reference information from </w:t>
      </w:r>
      <w:r w:rsidR="00411648" w:rsidRPr="000760F1">
        <w:rPr>
          <w:rFonts w:asciiTheme="minorHAnsi" w:hAnsiTheme="minorHAnsi" w:cstheme="minorHAnsi"/>
          <w:sz w:val="18"/>
          <w:szCs w:val="18"/>
        </w:rPr>
        <w:t>LMCC</w:t>
      </w:r>
      <w:r w:rsidRPr="000760F1">
        <w:rPr>
          <w:rFonts w:asciiTheme="minorHAnsi" w:hAnsiTheme="minorHAnsi" w:cstheme="minorHAnsi"/>
          <w:sz w:val="18"/>
          <w:szCs w:val="18"/>
        </w:rPr>
        <w:t>.</w:t>
      </w:r>
    </w:p>
    <w:p w14:paraId="55AE5F34" w14:textId="267399CF" w:rsidR="00147F7C" w:rsidRPr="000760F1" w:rsidRDefault="000760F1" w:rsidP="00A847A0">
      <w:pPr>
        <w:pStyle w:val="ListParagraph"/>
        <w:numPr>
          <w:ilvl w:val="0"/>
          <w:numId w:val="19"/>
        </w:numPr>
        <w:spacing w:after="0" w:line="240" w:lineRule="auto"/>
        <w:rPr>
          <w:rFonts w:asciiTheme="minorHAnsi" w:hAnsiTheme="minorHAnsi" w:cstheme="minorHAnsi"/>
          <w:sz w:val="18"/>
          <w:szCs w:val="18"/>
        </w:rPr>
      </w:pPr>
      <w:r>
        <w:rPr>
          <w:rFonts w:asciiTheme="minorHAnsi" w:hAnsiTheme="minorHAnsi" w:cstheme="minorHAnsi"/>
          <w:sz w:val="18"/>
          <w:szCs w:val="18"/>
        </w:rPr>
        <w:t xml:space="preserve"> </w:t>
      </w:r>
      <w:r w:rsidR="00147F7C" w:rsidRPr="000760F1">
        <w:rPr>
          <w:rFonts w:asciiTheme="minorHAnsi" w:hAnsiTheme="minorHAnsi" w:cstheme="minorHAnsi"/>
          <w:sz w:val="18"/>
          <w:szCs w:val="18"/>
        </w:rPr>
        <w:t xml:space="preserve">Reference information from </w:t>
      </w:r>
      <w:r w:rsidR="00411648" w:rsidRPr="000760F1">
        <w:rPr>
          <w:rFonts w:asciiTheme="minorHAnsi" w:hAnsiTheme="minorHAnsi" w:cstheme="minorHAnsi"/>
          <w:sz w:val="18"/>
          <w:szCs w:val="18"/>
        </w:rPr>
        <w:t>LMCC</w:t>
      </w:r>
      <w:r w:rsidR="00147F7C" w:rsidRPr="000760F1">
        <w:rPr>
          <w:rFonts w:asciiTheme="minorHAnsi" w:hAnsiTheme="minorHAnsi" w:cstheme="minorHAnsi"/>
          <w:sz w:val="18"/>
          <w:szCs w:val="18"/>
        </w:rPr>
        <w:t>.</w:t>
      </w:r>
    </w:p>
    <w:p w14:paraId="1D8741BB" w14:textId="32DE4762" w:rsidR="00147F7C" w:rsidRPr="000760F1" w:rsidRDefault="00147F7C" w:rsidP="00A847A0">
      <w:pPr>
        <w:pStyle w:val="ListParagraph"/>
        <w:numPr>
          <w:ilvl w:val="0"/>
          <w:numId w:val="19"/>
        </w:numPr>
        <w:spacing w:after="0" w:line="240" w:lineRule="auto"/>
        <w:rPr>
          <w:rFonts w:asciiTheme="minorHAnsi" w:eastAsiaTheme="minorEastAsia" w:hAnsiTheme="minorHAnsi" w:cstheme="minorHAnsi"/>
          <w:sz w:val="18"/>
          <w:szCs w:val="18"/>
        </w:rPr>
      </w:pPr>
      <w:r w:rsidRPr="000760F1">
        <w:rPr>
          <w:rFonts w:asciiTheme="minorHAnsi" w:hAnsiTheme="minorHAnsi" w:cstheme="minorHAnsi"/>
          <w:sz w:val="18"/>
          <w:szCs w:val="18"/>
        </w:rPr>
        <w:t xml:space="preserve">Reference information from </w:t>
      </w:r>
      <w:r w:rsidR="00411648" w:rsidRPr="000760F1">
        <w:rPr>
          <w:rFonts w:asciiTheme="minorHAnsi" w:hAnsiTheme="minorHAnsi" w:cstheme="minorHAnsi"/>
          <w:sz w:val="18"/>
          <w:szCs w:val="18"/>
        </w:rPr>
        <w:t>LMCC</w:t>
      </w:r>
      <w:r w:rsidRPr="000760F1">
        <w:rPr>
          <w:rFonts w:asciiTheme="minorHAnsi" w:hAnsiTheme="minorHAnsi" w:cstheme="minorHAnsi"/>
          <w:sz w:val="18"/>
          <w:szCs w:val="18"/>
        </w:rPr>
        <w:t>.</w:t>
      </w:r>
    </w:p>
    <w:p w14:paraId="0AB5ECD4" w14:textId="54396661" w:rsidR="00B16B2C" w:rsidRPr="000760F1" w:rsidRDefault="00B16B2C" w:rsidP="00A847A0">
      <w:pPr>
        <w:pStyle w:val="ListParagraph"/>
        <w:numPr>
          <w:ilvl w:val="0"/>
          <w:numId w:val="19"/>
        </w:numPr>
        <w:spacing w:after="0" w:line="240" w:lineRule="auto"/>
        <w:rPr>
          <w:rFonts w:asciiTheme="minorHAnsi" w:eastAsiaTheme="minorEastAsia" w:hAnsiTheme="minorHAnsi" w:cstheme="minorHAnsi"/>
          <w:sz w:val="18"/>
          <w:szCs w:val="18"/>
        </w:rPr>
      </w:pPr>
      <w:r w:rsidRPr="000760F1">
        <w:rPr>
          <w:rFonts w:asciiTheme="minorHAnsi" w:eastAsiaTheme="minorEastAsia" w:hAnsiTheme="minorHAnsi" w:cstheme="minorHAnsi"/>
          <w:sz w:val="18"/>
          <w:szCs w:val="18"/>
        </w:rPr>
        <w:t>Drain Water Heat Recovery Manufacturer’s name- Enter the name of the Manufacturer</w:t>
      </w:r>
      <w:r w:rsidR="00E04921" w:rsidRPr="000760F1">
        <w:rPr>
          <w:rFonts w:asciiTheme="minorHAnsi" w:eastAsiaTheme="minorEastAsia" w:hAnsiTheme="minorHAnsi" w:cstheme="minorHAnsi"/>
          <w:sz w:val="18"/>
          <w:szCs w:val="18"/>
        </w:rPr>
        <w:t>.</w:t>
      </w:r>
    </w:p>
    <w:p w14:paraId="69C420E7" w14:textId="358D65E7" w:rsidR="00B16B2C" w:rsidRPr="000760F1" w:rsidRDefault="00B16B2C" w:rsidP="00A847A0">
      <w:pPr>
        <w:pStyle w:val="ListParagraph"/>
        <w:numPr>
          <w:ilvl w:val="0"/>
          <w:numId w:val="19"/>
        </w:numPr>
        <w:spacing w:after="0" w:line="240" w:lineRule="auto"/>
        <w:rPr>
          <w:rFonts w:asciiTheme="minorHAnsi" w:eastAsiaTheme="minorEastAsia" w:hAnsiTheme="minorHAnsi" w:cstheme="minorHAnsi"/>
          <w:sz w:val="18"/>
          <w:szCs w:val="18"/>
        </w:rPr>
      </w:pPr>
      <w:r w:rsidRPr="000760F1">
        <w:rPr>
          <w:rFonts w:asciiTheme="minorHAnsi" w:eastAsiaTheme="minorEastAsia" w:hAnsiTheme="minorHAnsi" w:cstheme="minorHAnsi"/>
          <w:sz w:val="18"/>
          <w:szCs w:val="18"/>
        </w:rPr>
        <w:t>Drain Water Heat Recovery Manufacturer’s model number – Enter the Model number</w:t>
      </w:r>
      <w:r w:rsidR="00E04921" w:rsidRPr="000760F1">
        <w:rPr>
          <w:rFonts w:asciiTheme="minorHAnsi" w:eastAsiaTheme="minorEastAsia" w:hAnsiTheme="minorHAnsi" w:cstheme="minorHAnsi"/>
          <w:sz w:val="18"/>
          <w:szCs w:val="18"/>
        </w:rPr>
        <w:t>.</w:t>
      </w:r>
    </w:p>
    <w:p w14:paraId="54A596F5" w14:textId="0122B71A" w:rsidR="00B16B2C" w:rsidRPr="000760F1" w:rsidRDefault="00B16B2C" w:rsidP="00A847A0">
      <w:pPr>
        <w:pStyle w:val="ListParagraph"/>
        <w:numPr>
          <w:ilvl w:val="0"/>
          <w:numId w:val="19"/>
        </w:numPr>
        <w:spacing w:after="0" w:line="240" w:lineRule="auto"/>
        <w:rPr>
          <w:rFonts w:asciiTheme="minorHAnsi" w:eastAsiaTheme="minorEastAsia" w:hAnsiTheme="minorHAnsi" w:cstheme="minorHAnsi"/>
          <w:sz w:val="18"/>
          <w:szCs w:val="18"/>
        </w:rPr>
      </w:pPr>
      <w:r w:rsidRPr="000760F1">
        <w:rPr>
          <w:rFonts w:asciiTheme="minorHAnsi" w:eastAsiaTheme="minorEastAsia" w:hAnsiTheme="minorHAnsi" w:cstheme="minorHAnsi"/>
          <w:sz w:val="18"/>
          <w:szCs w:val="18"/>
        </w:rPr>
        <w:t xml:space="preserve">Rated Effectiveness’ – Enter the rated effectiveness of the </w:t>
      </w:r>
      <w:r w:rsidR="00E04921" w:rsidRPr="000760F1">
        <w:rPr>
          <w:rFonts w:asciiTheme="minorHAnsi" w:eastAsiaTheme="minorEastAsia" w:hAnsiTheme="minorHAnsi" w:cstheme="minorHAnsi"/>
          <w:sz w:val="18"/>
          <w:szCs w:val="18"/>
        </w:rPr>
        <w:t>DWHR device</w:t>
      </w:r>
      <w:r w:rsidRPr="000760F1">
        <w:rPr>
          <w:rFonts w:asciiTheme="minorHAnsi" w:eastAsiaTheme="minorEastAsia" w:hAnsiTheme="minorHAnsi" w:cstheme="minorHAnsi"/>
          <w:sz w:val="18"/>
          <w:szCs w:val="18"/>
        </w:rPr>
        <w:t>.</w:t>
      </w:r>
    </w:p>
    <w:p w14:paraId="19DD8B37" w14:textId="3ECA6E13" w:rsidR="00B16B2C" w:rsidRPr="000760F1" w:rsidRDefault="00B16B2C" w:rsidP="00A847A0">
      <w:pPr>
        <w:pStyle w:val="ListParagraph"/>
        <w:numPr>
          <w:ilvl w:val="0"/>
          <w:numId w:val="19"/>
        </w:numPr>
        <w:spacing w:after="0" w:line="240" w:lineRule="auto"/>
        <w:rPr>
          <w:rFonts w:asciiTheme="minorHAnsi" w:hAnsiTheme="minorHAnsi" w:cstheme="minorHAnsi"/>
          <w:sz w:val="18"/>
          <w:szCs w:val="18"/>
        </w:rPr>
      </w:pPr>
      <w:r w:rsidRPr="000760F1">
        <w:rPr>
          <w:rFonts w:asciiTheme="minorHAnsi" w:hAnsiTheme="minorHAnsi" w:cstheme="minorHAnsi"/>
          <w:sz w:val="18"/>
          <w:szCs w:val="18"/>
        </w:rPr>
        <w:t>Installation Configuration</w:t>
      </w:r>
      <w:r w:rsidR="00E04921" w:rsidRPr="000760F1">
        <w:rPr>
          <w:rFonts w:asciiTheme="minorHAnsi" w:hAnsiTheme="minorHAnsi" w:cstheme="minorHAnsi"/>
          <w:sz w:val="18"/>
          <w:szCs w:val="18"/>
        </w:rPr>
        <w:t xml:space="preserve"> </w:t>
      </w:r>
      <w:r w:rsidRPr="000760F1">
        <w:rPr>
          <w:rFonts w:asciiTheme="minorHAnsi" w:hAnsiTheme="minorHAnsi" w:cstheme="minorHAnsi"/>
          <w:sz w:val="18"/>
          <w:szCs w:val="18"/>
        </w:rPr>
        <w:t>– Enter type of configuration.</w:t>
      </w:r>
      <w:r w:rsidR="00E04921" w:rsidRPr="000760F1">
        <w:rPr>
          <w:rFonts w:asciiTheme="minorHAnsi" w:hAnsiTheme="minorHAnsi" w:cstheme="minorHAnsi"/>
          <w:sz w:val="18"/>
          <w:szCs w:val="18"/>
        </w:rPr>
        <w:t xml:space="preserve">  Available options are Equal flow, unequal to shower, and unequal to water heater</w:t>
      </w:r>
    </w:p>
    <w:p w14:paraId="22A2E610" w14:textId="18E2C6BF" w:rsidR="00B16B2C" w:rsidRPr="000760F1" w:rsidRDefault="00B16B2C" w:rsidP="00A847A0">
      <w:pPr>
        <w:pStyle w:val="ListParagraph"/>
        <w:numPr>
          <w:ilvl w:val="0"/>
          <w:numId w:val="19"/>
        </w:numPr>
        <w:spacing w:after="0" w:line="240" w:lineRule="auto"/>
        <w:rPr>
          <w:rFonts w:asciiTheme="minorHAnsi" w:hAnsiTheme="minorHAnsi" w:cstheme="minorHAnsi"/>
          <w:sz w:val="18"/>
          <w:szCs w:val="18"/>
        </w:rPr>
      </w:pPr>
      <w:r w:rsidRPr="000760F1">
        <w:rPr>
          <w:rFonts w:asciiTheme="minorHAnsi" w:hAnsiTheme="minorHAnsi" w:cstheme="minorHAnsi"/>
          <w:sz w:val="18"/>
          <w:szCs w:val="18"/>
        </w:rPr>
        <w:t>Percent of shower served by the DWHR device –</w:t>
      </w:r>
      <w:r w:rsidR="00E04921" w:rsidRPr="000760F1">
        <w:rPr>
          <w:rFonts w:asciiTheme="minorHAnsi" w:hAnsiTheme="minorHAnsi" w:cstheme="minorHAnsi"/>
          <w:sz w:val="18"/>
          <w:szCs w:val="18"/>
        </w:rPr>
        <w:t xml:space="preserve"> E</w:t>
      </w:r>
      <w:r w:rsidRPr="000760F1">
        <w:rPr>
          <w:rFonts w:asciiTheme="minorHAnsi" w:hAnsiTheme="minorHAnsi" w:cstheme="minorHAnsi"/>
          <w:sz w:val="18"/>
          <w:szCs w:val="18"/>
        </w:rPr>
        <w:t xml:space="preserve">nter the </w:t>
      </w:r>
      <w:r w:rsidR="00E04921" w:rsidRPr="000760F1">
        <w:rPr>
          <w:rFonts w:asciiTheme="minorHAnsi" w:hAnsiTheme="minorHAnsi" w:cstheme="minorHAnsi"/>
          <w:sz w:val="18"/>
          <w:szCs w:val="18"/>
        </w:rPr>
        <w:t>percent</w:t>
      </w:r>
      <w:r w:rsidRPr="000760F1">
        <w:rPr>
          <w:rFonts w:asciiTheme="minorHAnsi" w:hAnsiTheme="minorHAnsi" w:cstheme="minorHAnsi"/>
          <w:sz w:val="18"/>
          <w:szCs w:val="18"/>
        </w:rPr>
        <w:t xml:space="preserve"> of showers </w:t>
      </w:r>
      <w:r w:rsidR="00E04921" w:rsidRPr="000760F1">
        <w:rPr>
          <w:rFonts w:asciiTheme="minorHAnsi" w:hAnsiTheme="minorHAnsi" w:cstheme="minorHAnsi"/>
          <w:sz w:val="18"/>
          <w:szCs w:val="18"/>
        </w:rPr>
        <w:t>served by this</w:t>
      </w:r>
      <w:r w:rsidRPr="000760F1">
        <w:rPr>
          <w:rFonts w:asciiTheme="minorHAnsi" w:hAnsiTheme="minorHAnsi" w:cstheme="minorHAnsi"/>
          <w:sz w:val="18"/>
          <w:szCs w:val="18"/>
        </w:rPr>
        <w:t xml:space="preserve"> </w:t>
      </w:r>
      <w:r w:rsidR="00E04921" w:rsidRPr="000760F1">
        <w:rPr>
          <w:rFonts w:asciiTheme="minorHAnsi" w:hAnsiTheme="minorHAnsi" w:cstheme="minorHAnsi"/>
          <w:sz w:val="18"/>
          <w:szCs w:val="18"/>
        </w:rPr>
        <w:t>DWHR device.</w:t>
      </w:r>
    </w:p>
    <w:p w14:paraId="022A5B1D" w14:textId="7365999B" w:rsidR="00B16B2C" w:rsidRPr="000760F1" w:rsidRDefault="00B16B2C" w:rsidP="00A847A0">
      <w:pPr>
        <w:pStyle w:val="ListParagraph"/>
        <w:numPr>
          <w:ilvl w:val="0"/>
          <w:numId w:val="19"/>
        </w:numPr>
        <w:spacing w:after="0" w:line="240" w:lineRule="auto"/>
        <w:rPr>
          <w:rFonts w:asciiTheme="minorHAnsi" w:eastAsiaTheme="minorEastAsia" w:hAnsiTheme="minorHAnsi" w:cstheme="minorHAnsi"/>
          <w:b/>
          <w:sz w:val="18"/>
          <w:szCs w:val="18"/>
        </w:rPr>
      </w:pPr>
      <w:r w:rsidRPr="000760F1">
        <w:rPr>
          <w:rFonts w:asciiTheme="minorHAnsi" w:hAnsiTheme="minorHAnsi" w:cstheme="minorHAnsi"/>
          <w:sz w:val="18"/>
          <w:szCs w:val="18"/>
        </w:rPr>
        <w:t>DWHR System Certified by CEC – Enter “Yes” if certified or else enter “No”.</w:t>
      </w:r>
    </w:p>
    <w:p w14:paraId="0FA7FA71" w14:textId="77777777"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68E58383" w:rsidR="00585D1F" w:rsidRPr="00F01935"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F01935">
        <w:rPr>
          <w:rFonts w:asciiTheme="minorHAnsi" w:hAnsiTheme="minorHAnsi" w:cs="Arial"/>
          <w:b/>
          <w:sz w:val="18"/>
          <w:szCs w:val="18"/>
        </w:rPr>
        <w:t>J</w:t>
      </w:r>
      <w:r w:rsidR="00585D1F" w:rsidRPr="00F01935">
        <w:rPr>
          <w:rFonts w:asciiTheme="minorHAnsi" w:hAnsiTheme="minorHAnsi" w:cs="Arial"/>
          <w:b/>
          <w:sz w:val="18"/>
          <w:szCs w:val="18"/>
        </w:rPr>
        <w:t xml:space="preserve">. </w:t>
      </w:r>
      <w:r w:rsidR="00585D1F" w:rsidRPr="00F01935">
        <w:rPr>
          <w:rFonts w:asciiTheme="minorHAnsi" w:hAnsiTheme="minorHAnsi"/>
          <w:b/>
          <w:sz w:val="18"/>
          <w:szCs w:val="18"/>
        </w:rPr>
        <w:t xml:space="preserve">HERS-Verified Pipe Insulation Credit </w:t>
      </w:r>
      <w:r w:rsidR="00585D1F" w:rsidRPr="00F01935">
        <w:rPr>
          <w:rFonts w:asciiTheme="minorHAnsi" w:hAnsiTheme="minorHAnsi" w:cs="Arial"/>
          <w:b/>
          <w:sz w:val="18"/>
          <w:szCs w:val="18"/>
        </w:rPr>
        <w:t>Requirements</w:t>
      </w:r>
    </w:p>
    <w:p w14:paraId="6476FDF8" w14:textId="7EC3D34B" w:rsidR="00585D1F" w:rsidRPr="00F01935"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F01935">
        <w:rPr>
          <w:rFonts w:asciiTheme="minorHAnsi" w:hAnsiTheme="minorHAnsi" w:cs="Arial"/>
          <w:sz w:val="18"/>
          <w:szCs w:val="18"/>
        </w:rPr>
        <w:t xml:space="preserve">This table only applies to systems indicated as </w:t>
      </w:r>
      <w:r w:rsidRPr="00F01935">
        <w:rPr>
          <w:rFonts w:asciiTheme="minorHAnsi" w:hAnsiTheme="minorHAnsi"/>
          <w:b/>
          <w:sz w:val="18"/>
          <w:szCs w:val="18"/>
        </w:rPr>
        <w:t>HERS-Verified Pipe Insulation Credit</w:t>
      </w:r>
      <w:r w:rsidRPr="00F01935">
        <w:rPr>
          <w:rFonts w:asciiTheme="minorHAnsi" w:hAnsiTheme="minorHAnsi" w:cs="Arial"/>
          <w:b/>
          <w:sz w:val="18"/>
          <w:szCs w:val="18"/>
        </w:rPr>
        <w:t xml:space="preserve">. </w:t>
      </w:r>
      <w:r w:rsidRPr="00F01935">
        <w:rPr>
          <w:rFonts w:asciiTheme="minorHAnsi" w:hAnsiTheme="minorHAnsi" w:cs="Arial"/>
          <w:sz w:val="18"/>
          <w:szCs w:val="18"/>
        </w:rPr>
        <w:t xml:space="preserve">In addition to the mandatory requirements in Table </w:t>
      </w:r>
      <w:r w:rsidR="006E4B25" w:rsidRPr="00F01935">
        <w:rPr>
          <w:rFonts w:asciiTheme="minorHAnsi" w:hAnsiTheme="minorHAnsi" w:cs="Arial"/>
          <w:sz w:val="18"/>
          <w:szCs w:val="18"/>
        </w:rPr>
        <w:t>F</w:t>
      </w:r>
      <w:r w:rsidRPr="00F01935">
        <w:rPr>
          <w:rFonts w:asciiTheme="minorHAnsi" w:hAnsiTheme="minorHAnsi" w:cs="Arial"/>
          <w:sz w:val="18"/>
          <w:szCs w:val="18"/>
        </w:rPr>
        <w:t xml:space="preserve">, the </w:t>
      </w:r>
      <w:r w:rsidR="00B71192" w:rsidRPr="00F01935">
        <w:rPr>
          <w:rFonts w:asciiTheme="minorHAnsi" w:hAnsiTheme="minorHAnsi" w:cstheme="minorHAnsi"/>
          <w:sz w:val="18"/>
          <w:szCs w:val="18"/>
        </w:rPr>
        <w:t>HERS rater</w:t>
      </w:r>
      <w:r w:rsidR="00B71192" w:rsidRPr="00F01935" w:rsidDel="006E4B25">
        <w:rPr>
          <w:rFonts w:asciiTheme="minorHAnsi" w:hAnsiTheme="minorHAnsi" w:cs="Arial"/>
          <w:sz w:val="18"/>
          <w:szCs w:val="18"/>
        </w:rPr>
        <w:t xml:space="preserve"> </w:t>
      </w:r>
      <w:r w:rsidRPr="00F01935">
        <w:rPr>
          <w:rFonts w:asciiTheme="minorHAnsi" w:hAnsiTheme="minorHAnsi" w:cs="Arial"/>
          <w:sz w:val="18"/>
          <w:szCs w:val="18"/>
        </w:rPr>
        <w:t xml:space="preserve">must ensure the requirements in this table are met.  </w:t>
      </w:r>
    </w:p>
    <w:p w14:paraId="43F9FF24" w14:textId="77777777"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5B818351" w:rsidR="00585D1F" w:rsidRPr="00F01935"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F01935">
        <w:rPr>
          <w:rFonts w:asciiTheme="minorHAnsi" w:hAnsiTheme="minorHAnsi" w:cs="Arial"/>
          <w:b/>
          <w:sz w:val="18"/>
          <w:szCs w:val="18"/>
        </w:rPr>
        <w:t>K</w:t>
      </w:r>
      <w:r w:rsidR="00585D1F" w:rsidRPr="00F01935">
        <w:rPr>
          <w:rFonts w:asciiTheme="minorHAnsi" w:hAnsiTheme="minorHAnsi" w:cs="Arial"/>
          <w:b/>
          <w:sz w:val="18"/>
          <w:szCs w:val="18"/>
        </w:rPr>
        <w:t xml:space="preserve">. </w:t>
      </w:r>
      <w:r w:rsidR="00585D1F" w:rsidRPr="00F01935">
        <w:rPr>
          <w:rFonts w:asciiTheme="minorHAnsi" w:hAnsiTheme="minorHAnsi"/>
          <w:b/>
          <w:sz w:val="18"/>
          <w:szCs w:val="18"/>
        </w:rPr>
        <w:t xml:space="preserve">HERS-Verified Parallel Piping </w:t>
      </w:r>
      <w:r w:rsidR="00585D1F" w:rsidRPr="00F01935">
        <w:rPr>
          <w:rFonts w:asciiTheme="minorHAnsi" w:hAnsiTheme="minorHAnsi" w:cs="Arial"/>
          <w:b/>
          <w:sz w:val="18"/>
          <w:szCs w:val="18"/>
        </w:rPr>
        <w:t>Requirements</w:t>
      </w:r>
    </w:p>
    <w:p w14:paraId="57238AF5" w14:textId="12DB2907" w:rsidR="00585D1F" w:rsidRPr="00F01935"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F01935">
        <w:rPr>
          <w:rFonts w:asciiTheme="minorHAnsi" w:hAnsiTheme="minorHAnsi" w:cs="Arial"/>
          <w:sz w:val="18"/>
          <w:szCs w:val="18"/>
        </w:rPr>
        <w:t xml:space="preserve">This table only applies to systems indicated as </w:t>
      </w:r>
      <w:r w:rsidRPr="00F01935">
        <w:rPr>
          <w:rFonts w:asciiTheme="minorHAnsi" w:hAnsiTheme="minorHAnsi"/>
          <w:b/>
          <w:sz w:val="18"/>
          <w:szCs w:val="18"/>
        </w:rPr>
        <w:t>HERS-Verified Parallel Piping</w:t>
      </w:r>
      <w:r w:rsidRPr="00F01935">
        <w:rPr>
          <w:rFonts w:asciiTheme="minorHAnsi" w:hAnsiTheme="minorHAnsi" w:cs="Arial"/>
          <w:b/>
          <w:sz w:val="18"/>
          <w:szCs w:val="18"/>
        </w:rPr>
        <w:t>.</w:t>
      </w:r>
      <w:r w:rsidRPr="00F01935">
        <w:rPr>
          <w:rFonts w:asciiTheme="minorHAnsi" w:hAnsiTheme="minorHAnsi" w:cs="Arial"/>
          <w:sz w:val="18"/>
          <w:szCs w:val="18"/>
        </w:rPr>
        <w:t xml:space="preserve"> In addition to the mandatory requirements in Table</w:t>
      </w:r>
      <w:r w:rsidR="00F41465" w:rsidRPr="00F01935">
        <w:rPr>
          <w:rFonts w:asciiTheme="minorHAnsi" w:hAnsiTheme="minorHAnsi" w:cs="Arial"/>
          <w:sz w:val="18"/>
          <w:szCs w:val="18"/>
        </w:rPr>
        <w:t xml:space="preserve"> </w:t>
      </w:r>
      <w:r w:rsidR="006E4B25" w:rsidRPr="00F01935">
        <w:rPr>
          <w:rFonts w:asciiTheme="minorHAnsi" w:hAnsiTheme="minorHAnsi" w:cs="Arial"/>
          <w:sz w:val="18"/>
          <w:szCs w:val="18"/>
        </w:rPr>
        <w:t>F</w:t>
      </w:r>
      <w:r w:rsidRPr="00F01935">
        <w:rPr>
          <w:rFonts w:asciiTheme="minorHAnsi" w:hAnsiTheme="minorHAnsi" w:cs="Arial"/>
          <w:sz w:val="18"/>
          <w:szCs w:val="18"/>
        </w:rPr>
        <w:t xml:space="preserve">, the </w:t>
      </w:r>
      <w:r w:rsidR="00B71192" w:rsidRPr="00F01935">
        <w:rPr>
          <w:rFonts w:asciiTheme="minorHAnsi" w:hAnsiTheme="minorHAnsi" w:cstheme="minorHAnsi"/>
          <w:sz w:val="18"/>
          <w:szCs w:val="18"/>
        </w:rPr>
        <w:t>HERS rater</w:t>
      </w:r>
      <w:r w:rsidR="00B71192" w:rsidRPr="00F01935" w:rsidDel="006E4B25">
        <w:rPr>
          <w:rFonts w:asciiTheme="minorHAnsi" w:hAnsiTheme="minorHAnsi" w:cs="Arial"/>
          <w:sz w:val="18"/>
          <w:szCs w:val="18"/>
        </w:rPr>
        <w:t xml:space="preserve"> </w:t>
      </w:r>
      <w:r w:rsidRPr="00F01935">
        <w:rPr>
          <w:rFonts w:asciiTheme="minorHAnsi" w:hAnsiTheme="minorHAnsi" w:cs="Arial"/>
          <w:sz w:val="18"/>
          <w:szCs w:val="18"/>
        </w:rPr>
        <w:t xml:space="preserve">must ensure the requirements in this table are met.  </w:t>
      </w:r>
    </w:p>
    <w:p w14:paraId="0996B58B" w14:textId="572E204A"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3359FE34" w:rsidR="006E4B25" w:rsidRPr="00F01935"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F01935">
        <w:rPr>
          <w:rFonts w:asciiTheme="minorHAnsi" w:hAnsiTheme="minorHAnsi" w:cs="Arial"/>
          <w:b/>
          <w:sz w:val="18"/>
          <w:szCs w:val="18"/>
        </w:rPr>
        <w:t xml:space="preserve">L. </w:t>
      </w:r>
      <w:r w:rsidRPr="00F01935">
        <w:rPr>
          <w:rFonts w:asciiTheme="minorHAnsi" w:hAnsiTheme="minorHAnsi"/>
          <w:b/>
          <w:sz w:val="18"/>
          <w:szCs w:val="18"/>
        </w:rPr>
        <w:t xml:space="preserve">Parallel Piping </w:t>
      </w:r>
      <w:r w:rsidRPr="00F01935">
        <w:rPr>
          <w:rFonts w:asciiTheme="minorHAnsi" w:hAnsiTheme="minorHAnsi" w:cs="Arial"/>
          <w:b/>
          <w:sz w:val="18"/>
          <w:szCs w:val="18"/>
        </w:rPr>
        <w:t>Requirements</w:t>
      </w:r>
    </w:p>
    <w:p w14:paraId="4AABC19D" w14:textId="38752E10" w:rsidR="006E4B25" w:rsidRPr="00F01935"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F01935">
        <w:rPr>
          <w:rFonts w:asciiTheme="minorHAnsi" w:hAnsiTheme="minorHAnsi" w:cs="Arial"/>
          <w:sz w:val="18"/>
          <w:szCs w:val="18"/>
        </w:rPr>
        <w:t xml:space="preserve">This table only applies to systems indicated as </w:t>
      </w:r>
      <w:r w:rsidRPr="00F01935">
        <w:rPr>
          <w:rFonts w:asciiTheme="minorHAnsi" w:hAnsiTheme="minorHAnsi"/>
          <w:b/>
          <w:sz w:val="18"/>
          <w:szCs w:val="18"/>
        </w:rPr>
        <w:t>Parallel Piping</w:t>
      </w:r>
      <w:r w:rsidRPr="00F01935">
        <w:rPr>
          <w:rFonts w:asciiTheme="minorHAnsi" w:hAnsiTheme="minorHAnsi" w:cs="Arial"/>
          <w:b/>
          <w:sz w:val="18"/>
          <w:szCs w:val="18"/>
        </w:rPr>
        <w:t>.</w:t>
      </w:r>
      <w:r w:rsidRPr="00F01935">
        <w:rPr>
          <w:rFonts w:asciiTheme="minorHAnsi" w:hAnsiTheme="minorHAnsi" w:cs="Arial"/>
          <w:sz w:val="18"/>
          <w:szCs w:val="18"/>
        </w:rPr>
        <w:t xml:space="preserve"> In addition to the mandatory requirements in Table F, the </w:t>
      </w:r>
      <w:r w:rsidRPr="00F01935">
        <w:rPr>
          <w:rFonts w:asciiTheme="minorHAnsi" w:hAnsiTheme="minorHAnsi" w:cstheme="minorHAnsi"/>
          <w:sz w:val="18"/>
          <w:szCs w:val="18"/>
        </w:rPr>
        <w:t>installer</w:t>
      </w:r>
      <w:r w:rsidRPr="00F01935">
        <w:rPr>
          <w:rFonts w:asciiTheme="minorHAnsi" w:hAnsiTheme="minorHAnsi" w:cs="Arial"/>
          <w:sz w:val="18"/>
          <w:szCs w:val="18"/>
        </w:rPr>
        <w:t xml:space="preserve"> must ensure the requirements in this table are met.  </w:t>
      </w:r>
    </w:p>
    <w:p w14:paraId="1F998D6D" w14:textId="77777777" w:rsidR="006E4B25" w:rsidRPr="00F01935"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13F20544" w:rsidR="00585D1F" w:rsidRPr="00F01935"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F01935">
        <w:rPr>
          <w:rFonts w:asciiTheme="minorHAnsi" w:hAnsiTheme="minorHAnsi" w:cs="Arial"/>
          <w:b/>
          <w:sz w:val="18"/>
          <w:szCs w:val="18"/>
        </w:rPr>
        <w:t>M</w:t>
      </w:r>
      <w:r w:rsidR="00585D1F" w:rsidRPr="00F01935">
        <w:rPr>
          <w:rFonts w:asciiTheme="minorHAnsi" w:hAnsiTheme="minorHAnsi" w:cs="Arial"/>
          <w:b/>
          <w:sz w:val="18"/>
          <w:szCs w:val="18"/>
        </w:rPr>
        <w:t xml:space="preserve">. </w:t>
      </w:r>
      <w:r w:rsidRPr="00F01935">
        <w:rPr>
          <w:rFonts w:asciiTheme="minorHAnsi" w:hAnsiTheme="minorHAnsi"/>
          <w:b/>
          <w:sz w:val="18"/>
          <w:szCs w:val="18"/>
        </w:rPr>
        <w:t>Point of Use Requirements</w:t>
      </w:r>
    </w:p>
    <w:p w14:paraId="5946406B" w14:textId="218B3EA4" w:rsidR="00585D1F" w:rsidRPr="00F01935"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F01935">
        <w:rPr>
          <w:rFonts w:asciiTheme="minorHAnsi" w:hAnsiTheme="minorHAnsi" w:cs="Arial"/>
          <w:sz w:val="18"/>
          <w:szCs w:val="18"/>
        </w:rPr>
        <w:lastRenderedPageBreak/>
        <w:t xml:space="preserve">This table only applies to systems indicated as </w:t>
      </w:r>
      <w:r w:rsidR="006E4B25" w:rsidRPr="00F01935">
        <w:rPr>
          <w:rFonts w:asciiTheme="minorHAnsi" w:hAnsiTheme="minorHAnsi"/>
          <w:b/>
          <w:sz w:val="18"/>
          <w:szCs w:val="18"/>
        </w:rPr>
        <w:t>Point of Use</w:t>
      </w:r>
      <w:r w:rsidRPr="00F01935">
        <w:rPr>
          <w:rFonts w:asciiTheme="minorHAnsi" w:hAnsiTheme="minorHAnsi" w:cs="Arial"/>
          <w:b/>
          <w:sz w:val="18"/>
          <w:szCs w:val="18"/>
        </w:rPr>
        <w:t xml:space="preserve"> </w:t>
      </w:r>
      <w:r w:rsidRPr="00F01935">
        <w:rPr>
          <w:rFonts w:asciiTheme="minorHAnsi" w:hAnsiTheme="minorHAnsi" w:cs="Arial"/>
          <w:sz w:val="18"/>
          <w:szCs w:val="18"/>
        </w:rPr>
        <w:t>In addition to the mandatory requirements in Table</w:t>
      </w:r>
      <w:r w:rsidR="006E4B25" w:rsidRPr="00F01935">
        <w:rPr>
          <w:rFonts w:asciiTheme="minorHAnsi" w:hAnsiTheme="minorHAnsi" w:cs="Arial"/>
          <w:sz w:val="18"/>
          <w:szCs w:val="18"/>
        </w:rPr>
        <w:t xml:space="preserve"> F</w:t>
      </w:r>
      <w:r w:rsidRPr="00F01935">
        <w:rPr>
          <w:rFonts w:asciiTheme="minorHAnsi" w:hAnsiTheme="minorHAnsi" w:cs="Arial"/>
          <w:sz w:val="18"/>
          <w:szCs w:val="18"/>
        </w:rPr>
        <w:t xml:space="preserve">, the </w:t>
      </w:r>
      <w:r w:rsidR="006E4B25" w:rsidRPr="00F01935">
        <w:rPr>
          <w:rFonts w:asciiTheme="minorHAnsi" w:hAnsiTheme="minorHAnsi" w:cstheme="minorHAnsi"/>
          <w:sz w:val="18"/>
          <w:szCs w:val="18"/>
        </w:rPr>
        <w:t>installer</w:t>
      </w:r>
      <w:r w:rsidR="006E4B25" w:rsidRPr="00F01935" w:rsidDel="006E4B25">
        <w:rPr>
          <w:rFonts w:asciiTheme="minorHAnsi" w:hAnsiTheme="minorHAnsi" w:cs="Arial"/>
          <w:sz w:val="18"/>
          <w:szCs w:val="18"/>
        </w:rPr>
        <w:t xml:space="preserve"> </w:t>
      </w:r>
      <w:r w:rsidRPr="00F01935">
        <w:rPr>
          <w:rFonts w:asciiTheme="minorHAnsi" w:hAnsiTheme="minorHAnsi" w:cs="Arial"/>
          <w:sz w:val="18"/>
          <w:szCs w:val="18"/>
        </w:rPr>
        <w:t>must ensure the requirements in this table are met.</w:t>
      </w:r>
    </w:p>
    <w:p w14:paraId="77224061" w14:textId="77777777" w:rsidR="00585D1F" w:rsidRPr="00F01935"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6C5E519D" w:rsidR="00585D1F" w:rsidRPr="00F01935"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F01935">
        <w:rPr>
          <w:rFonts w:asciiTheme="minorHAnsi" w:hAnsiTheme="minorHAnsi" w:cs="Arial"/>
          <w:b/>
          <w:sz w:val="18"/>
          <w:szCs w:val="18"/>
        </w:rPr>
        <w:t>N</w:t>
      </w:r>
      <w:r w:rsidR="00585D1F" w:rsidRPr="00F01935">
        <w:rPr>
          <w:rFonts w:asciiTheme="minorHAnsi" w:hAnsiTheme="minorHAnsi" w:cs="Arial"/>
          <w:b/>
          <w:sz w:val="18"/>
          <w:szCs w:val="18"/>
        </w:rPr>
        <w:t xml:space="preserve">. </w:t>
      </w:r>
      <w:r w:rsidRPr="00F01935">
        <w:rPr>
          <w:rFonts w:asciiTheme="minorHAnsi" w:hAnsiTheme="minorHAnsi" w:cs="Arial"/>
          <w:b/>
          <w:sz w:val="18"/>
          <w:szCs w:val="18"/>
        </w:rPr>
        <w:t xml:space="preserve">Mandatory Requirements for all Recirculation Systems </w:t>
      </w:r>
    </w:p>
    <w:p w14:paraId="75AD5AD8" w14:textId="77777777" w:rsidR="006E4B25" w:rsidRPr="00F01935" w:rsidRDefault="006E4B25" w:rsidP="006E4B25">
      <w:pPr>
        <w:autoSpaceDE w:val="0"/>
        <w:autoSpaceDN w:val="0"/>
        <w:adjustRightInd w:val="0"/>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The requirements of this table apply to all recirculation systems listed below.</w:t>
      </w:r>
    </w:p>
    <w:p w14:paraId="01E17839" w14:textId="77777777" w:rsidR="006E4B25" w:rsidRPr="00F01935"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3F6B2C18" w:rsidR="006E4B25" w:rsidRPr="00F01935" w:rsidRDefault="006E4B25" w:rsidP="006E4B25">
      <w:pPr>
        <w:autoSpaceDE w:val="0"/>
        <w:autoSpaceDN w:val="0"/>
        <w:adjustRightInd w:val="0"/>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O. Recirculation Non-Demand Controls Requirements</w:t>
      </w:r>
    </w:p>
    <w:p w14:paraId="702B0E44" w14:textId="2858A53C" w:rsidR="006E4B25" w:rsidRPr="00F01935"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This table only applies to systems indicated as </w:t>
      </w:r>
      <w:r w:rsidRPr="00F01935">
        <w:rPr>
          <w:rFonts w:asciiTheme="minorHAnsi" w:hAnsiTheme="minorHAnsi" w:cstheme="minorHAnsi"/>
          <w:b/>
          <w:sz w:val="18"/>
          <w:szCs w:val="18"/>
        </w:rPr>
        <w:t>Recirculation Non-demand controls.</w:t>
      </w:r>
      <w:r w:rsidRPr="00F01935">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F01935"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28631E9" w:rsidR="006E4B25" w:rsidRPr="00F01935"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F01935">
        <w:rPr>
          <w:rFonts w:asciiTheme="minorHAnsi" w:hAnsiTheme="minorHAnsi" w:cstheme="minorHAnsi"/>
          <w:b/>
          <w:sz w:val="18"/>
          <w:szCs w:val="18"/>
        </w:rPr>
        <w:t>P. Demand Recirculation Manual Control/Sensor Control Requirements</w:t>
      </w:r>
    </w:p>
    <w:p w14:paraId="54D895CE" w14:textId="63365482" w:rsidR="006E4B25" w:rsidRPr="00F01935"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This table only applies to systems indicated as </w:t>
      </w:r>
      <w:r w:rsidRPr="00F01935">
        <w:rPr>
          <w:rFonts w:asciiTheme="minorHAnsi" w:hAnsiTheme="minorHAnsi" w:cstheme="minorHAnsi"/>
          <w:b/>
          <w:sz w:val="18"/>
          <w:szCs w:val="18"/>
        </w:rPr>
        <w:t>Demand Recirculation Manual Control</w:t>
      </w:r>
      <w:r w:rsidR="00B843FA" w:rsidRPr="00F01935">
        <w:rPr>
          <w:rFonts w:asciiTheme="minorHAnsi" w:hAnsiTheme="minorHAnsi" w:cstheme="minorHAnsi"/>
          <w:b/>
          <w:sz w:val="18"/>
          <w:szCs w:val="18"/>
        </w:rPr>
        <w:t>,</w:t>
      </w:r>
      <w:r w:rsidRPr="00F01935">
        <w:rPr>
          <w:rFonts w:asciiTheme="minorHAnsi" w:hAnsiTheme="minorHAnsi" w:cstheme="minorHAnsi"/>
          <w:b/>
          <w:sz w:val="18"/>
          <w:szCs w:val="18"/>
        </w:rPr>
        <w:t xml:space="preserve"> Demand Recirculation Senor Control</w:t>
      </w:r>
      <w:r w:rsidR="00B843FA" w:rsidRPr="00F01935">
        <w:rPr>
          <w:rFonts w:asciiTheme="minorHAnsi" w:hAnsiTheme="minorHAnsi" w:cstheme="minorHAnsi"/>
          <w:b/>
          <w:sz w:val="18"/>
          <w:szCs w:val="18"/>
        </w:rPr>
        <w:t xml:space="preserve">, HERS-Verified Demand Recirculation Manual Control </w:t>
      </w:r>
      <w:r w:rsidR="00B843FA" w:rsidRPr="00F01935">
        <w:rPr>
          <w:rFonts w:asciiTheme="minorHAnsi" w:hAnsiTheme="minorHAnsi" w:cstheme="minorHAnsi"/>
          <w:sz w:val="18"/>
          <w:szCs w:val="18"/>
        </w:rPr>
        <w:t xml:space="preserve">or </w:t>
      </w:r>
      <w:r w:rsidR="00B843FA" w:rsidRPr="00F01935">
        <w:rPr>
          <w:rFonts w:asciiTheme="minorHAnsi" w:hAnsiTheme="minorHAnsi" w:cstheme="minorHAnsi"/>
          <w:b/>
          <w:sz w:val="18"/>
          <w:szCs w:val="18"/>
        </w:rPr>
        <w:t>HERS-Verified Demand Recirculation Senor Control</w:t>
      </w:r>
      <w:r w:rsidRPr="00F01935">
        <w:rPr>
          <w:rFonts w:asciiTheme="minorHAnsi" w:hAnsiTheme="minorHAnsi" w:cstheme="minorHAnsi"/>
          <w:b/>
          <w:sz w:val="18"/>
          <w:szCs w:val="18"/>
        </w:rPr>
        <w:t xml:space="preserve">. </w:t>
      </w:r>
      <w:r w:rsidRPr="00F01935">
        <w:rPr>
          <w:rFonts w:asciiTheme="minorHAnsi" w:hAnsiTheme="minorHAnsi" w:cstheme="minorHAnsi"/>
          <w:sz w:val="18"/>
          <w:szCs w:val="18"/>
        </w:rPr>
        <w:t>In addition to the mandatory requirements in Table F and N, the installer must ensure the requirements in this table are met.</w:t>
      </w:r>
    </w:p>
    <w:p w14:paraId="08C34F10" w14:textId="77777777" w:rsidR="006E4B25" w:rsidRPr="00F01935"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5C53DD9B" w:rsidR="000849F0" w:rsidRPr="00F01935" w:rsidRDefault="006E4B25" w:rsidP="00A05A69">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F01935">
        <w:rPr>
          <w:rFonts w:asciiTheme="minorHAnsi" w:hAnsiTheme="minorHAnsi" w:cstheme="minorHAnsi"/>
          <w:b/>
          <w:sz w:val="18"/>
          <w:szCs w:val="18"/>
        </w:rPr>
        <w:t>Q. HERS-Verified Demand Recirculation Manual Control (</w:t>
      </w:r>
      <w:proofErr w:type="spellStart"/>
      <w:r w:rsidRPr="00F01935">
        <w:rPr>
          <w:rFonts w:asciiTheme="minorHAnsi" w:hAnsiTheme="minorHAnsi" w:cstheme="minorHAnsi"/>
          <w:b/>
          <w:sz w:val="18"/>
          <w:szCs w:val="18"/>
        </w:rPr>
        <w:t>RDRmc</w:t>
      </w:r>
      <w:proofErr w:type="spellEnd"/>
      <w:r w:rsidRPr="00F01935">
        <w:rPr>
          <w:rFonts w:asciiTheme="minorHAnsi" w:hAnsiTheme="minorHAnsi" w:cstheme="minorHAnsi"/>
          <w:b/>
          <w:sz w:val="18"/>
          <w:szCs w:val="18"/>
        </w:rPr>
        <w:t>-H) (RA3.6.6)/Sensor Control (</w:t>
      </w:r>
      <w:proofErr w:type="spellStart"/>
      <w:r w:rsidRPr="00F01935">
        <w:rPr>
          <w:rFonts w:asciiTheme="minorHAnsi" w:hAnsiTheme="minorHAnsi" w:cstheme="minorHAnsi"/>
          <w:b/>
          <w:sz w:val="18"/>
          <w:szCs w:val="18"/>
        </w:rPr>
        <w:t>RDRsc</w:t>
      </w:r>
      <w:proofErr w:type="spellEnd"/>
      <w:r w:rsidRPr="00F01935">
        <w:rPr>
          <w:rFonts w:asciiTheme="minorHAnsi" w:hAnsiTheme="minorHAnsi" w:cstheme="minorHAnsi"/>
          <w:b/>
          <w:sz w:val="18"/>
          <w:szCs w:val="18"/>
        </w:rPr>
        <w:t xml:space="preserve">-H) (RA3.6.7) </w:t>
      </w:r>
    </w:p>
    <w:p w14:paraId="0A8AEDE8" w14:textId="7CC1B460" w:rsidR="006E4B25" w:rsidRPr="00F01935"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This table only applies to systems indicated as </w:t>
      </w:r>
      <w:r w:rsidR="00850E4B" w:rsidRPr="00F01935">
        <w:rPr>
          <w:rFonts w:asciiTheme="minorHAnsi" w:hAnsiTheme="minorHAnsi" w:cstheme="minorHAnsi"/>
          <w:b/>
          <w:sz w:val="18"/>
          <w:szCs w:val="18"/>
        </w:rPr>
        <w:t xml:space="preserve">HERS-Verified </w:t>
      </w:r>
      <w:r w:rsidRPr="00F01935">
        <w:rPr>
          <w:rFonts w:asciiTheme="minorHAnsi" w:hAnsiTheme="minorHAnsi" w:cstheme="minorHAnsi"/>
          <w:b/>
          <w:sz w:val="18"/>
          <w:szCs w:val="18"/>
        </w:rPr>
        <w:t xml:space="preserve">Demand Recirculation Manual Control </w:t>
      </w:r>
      <w:r w:rsidRPr="00F01935">
        <w:rPr>
          <w:rFonts w:asciiTheme="minorHAnsi" w:hAnsiTheme="minorHAnsi" w:cstheme="minorHAnsi"/>
          <w:sz w:val="18"/>
          <w:szCs w:val="18"/>
        </w:rPr>
        <w:t xml:space="preserve">or </w:t>
      </w:r>
      <w:r w:rsidR="00850E4B" w:rsidRPr="00F01935">
        <w:rPr>
          <w:rFonts w:asciiTheme="minorHAnsi" w:hAnsiTheme="minorHAnsi" w:cstheme="minorHAnsi"/>
          <w:b/>
          <w:sz w:val="18"/>
          <w:szCs w:val="18"/>
        </w:rPr>
        <w:t xml:space="preserve">HERS-Verified </w:t>
      </w:r>
      <w:r w:rsidRPr="00F01935">
        <w:rPr>
          <w:rFonts w:asciiTheme="minorHAnsi" w:hAnsiTheme="minorHAnsi" w:cstheme="minorHAnsi"/>
          <w:b/>
          <w:sz w:val="18"/>
          <w:szCs w:val="18"/>
        </w:rPr>
        <w:t xml:space="preserve">Demand Recirculation Senor Control. </w:t>
      </w:r>
      <w:r w:rsidR="00850E4B" w:rsidRPr="00F01935">
        <w:rPr>
          <w:rFonts w:asciiTheme="minorHAnsi" w:hAnsiTheme="minorHAnsi" w:cstheme="minorHAnsi"/>
          <w:b/>
          <w:sz w:val="18"/>
          <w:szCs w:val="18"/>
        </w:rPr>
        <w:t xml:space="preserve"> </w:t>
      </w:r>
      <w:r w:rsidRPr="00F01935">
        <w:rPr>
          <w:rFonts w:asciiTheme="minorHAnsi" w:hAnsiTheme="minorHAnsi" w:cstheme="minorHAnsi"/>
          <w:sz w:val="18"/>
          <w:szCs w:val="18"/>
        </w:rPr>
        <w:t xml:space="preserve">In addition to the mandatory requirements in Table F and N, the </w:t>
      </w:r>
      <w:r w:rsidR="00B71192" w:rsidRPr="00F01935">
        <w:rPr>
          <w:rFonts w:asciiTheme="minorHAnsi" w:hAnsiTheme="minorHAnsi" w:cstheme="minorHAnsi"/>
          <w:sz w:val="18"/>
          <w:szCs w:val="18"/>
        </w:rPr>
        <w:t xml:space="preserve">HERS rater </w:t>
      </w:r>
      <w:r w:rsidRPr="00F01935">
        <w:rPr>
          <w:rFonts w:asciiTheme="minorHAnsi" w:hAnsiTheme="minorHAnsi" w:cstheme="minorHAnsi"/>
          <w:sz w:val="18"/>
          <w:szCs w:val="18"/>
        </w:rPr>
        <w:t>must ensure the requirements in this table are met.</w:t>
      </w:r>
    </w:p>
    <w:p w14:paraId="3B8FFA31" w14:textId="77777777" w:rsidR="006E4B25" w:rsidRPr="00F01935" w:rsidRDefault="006E4B25" w:rsidP="00DC522B">
      <w:pPr>
        <w:spacing w:after="0" w:line="240" w:lineRule="auto"/>
        <w:rPr>
          <w:rFonts w:asciiTheme="minorHAnsi" w:hAnsiTheme="minorHAnsi" w:cstheme="minorHAnsi"/>
          <w:b/>
          <w:sz w:val="18"/>
          <w:szCs w:val="18"/>
        </w:rPr>
      </w:pPr>
    </w:p>
    <w:p w14:paraId="0341C1C4" w14:textId="77777777" w:rsidR="006C43BE" w:rsidRPr="00F01935" w:rsidRDefault="006C43BE" w:rsidP="006C43BE">
      <w:pPr>
        <w:spacing w:after="0" w:line="240" w:lineRule="auto"/>
        <w:rPr>
          <w:rFonts w:asciiTheme="minorHAnsi" w:eastAsia="Times New Roman" w:hAnsiTheme="minorHAnsi"/>
          <w:b/>
          <w:sz w:val="20"/>
          <w:szCs w:val="20"/>
        </w:rPr>
      </w:pPr>
      <w:r w:rsidRPr="00F01935">
        <w:rPr>
          <w:rFonts w:asciiTheme="minorHAnsi" w:eastAsia="Times New Roman" w:hAnsiTheme="minorHAnsi"/>
          <w:b/>
          <w:sz w:val="20"/>
          <w:szCs w:val="20"/>
        </w:rPr>
        <w:t>R. Determination of HERS Verification Compliance</w:t>
      </w:r>
    </w:p>
    <w:p w14:paraId="0CB33766" w14:textId="77777777" w:rsidR="006C43BE" w:rsidRPr="00F01935" w:rsidRDefault="006C43BE" w:rsidP="00A847A0">
      <w:pPr>
        <w:numPr>
          <w:ilvl w:val="0"/>
          <w:numId w:val="11"/>
        </w:numPr>
        <w:spacing w:after="0" w:line="240" w:lineRule="auto"/>
        <w:ind w:left="360"/>
        <w:contextualSpacing/>
        <w:rPr>
          <w:rFonts w:asciiTheme="minorHAnsi" w:eastAsia="Times New Roman" w:hAnsiTheme="minorHAnsi"/>
          <w:b/>
          <w:sz w:val="20"/>
          <w:szCs w:val="20"/>
        </w:rPr>
      </w:pPr>
      <w:r w:rsidRPr="00F01935">
        <w:rPr>
          <w:rFonts w:eastAsia="Times New Roman"/>
          <w:sz w:val="20"/>
          <w:szCs w:val="20"/>
        </w:rPr>
        <w:t>This field is filled out automatically. Compliance requires that all individual criteria pass.</w:t>
      </w:r>
    </w:p>
    <w:p w14:paraId="1C56859C" w14:textId="77777777" w:rsidR="006C43BE" w:rsidRPr="00F01935" w:rsidRDefault="006C43BE" w:rsidP="006C43BE">
      <w:pPr>
        <w:rPr>
          <w:rFonts w:asciiTheme="minorHAnsi" w:hAnsiTheme="minorHAnsi" w:cstheme="minorHAnsi"/>
          <w:b/>
          <w:sz w:val="18"/>
          <w:szCs w:val="18"/>
        </w:rPr>
      </w:pPr>
    </w:p>
    <w:p w14:paraId="3ACB269A" w14:textId="77777777" w:rsidR="006C43BE" w:rsidRPr="00F01935" w:rsidRDefault="006C43BE" w:rsidP="006C43BE">
      <w:pPr>
        <w:rPr>
          <w:rFonts w:asciiTheme="minorHAnsi" w:hAnsiTheme="minorHAnsi" w:cstheme="minorHAnsi"/>
          <w:b/>
          <w:sz w:val="18"/>
          <w:szCs w:val="18"/>
        </w:rPr>
      </w:pPr>
    </w:p>
    <w:p w14:paraId="67911F5A" w14:textId="02432FA1" w:rsidR="00C82BD4" w:rsidRPr="00C82BD4" w:rsidRDefault="00C82BD4" w:rsidP="00C82BD4">
      <w:pPr>
        <w:tabs>
          <w:tab w:val="left" w:pos="2438"/>
        </w:tabs>
        <w:spacing w:after="0"/>
        <w:rPr>
          <w:rFonts w:asciiTheme="minorHAnsi" w:hAnsiTheme="minorHAnsi" w:cstheme="minorHAnsi"/>
          <w:sz w:val="18"/>
          <w:szCs w:val="18"/>
        </w:rPr>
        <w:sectPr w:rsidR="00C82BD4" w:rsidRPr="00C82BD4" w:rsidSect="00ED4FEF">
          <w:headerReference w:type="default" r:id="rId18"/>
          <w:footerReference w:type="default" r:id="rId19"/>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36"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79"/>
        <w:gridCol w:w="782"/>
        <w:gridCol w:w="878"/>
        <w:gridCol w:w="878"/>
        <w:gridCol w:w="950"/>
        <w:gridCol w:w="702"/>
        <w:gridCol w:w="789"/>
        <w:gridCol w:w="789"/>
        <w:gridCol w:w="1139"/>
        <w:gridCol w:w="1139"/>
        <w:gridCol w:w="876"/>
        <w:gridCol w:w="967"/>
      </w:tblGrid>
      <w:tr w:rsidR="009D7A13" w:rsidRPr="00F01935" w14:paraId="1C7982C8" w14:textId="0D8E46F4" w:rsidTr="008100D6">
        <w:trPr>
          <w:cantSplit/>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28"/>
          <w:p w14:paraId="5FBAE417" w14:textId="60138E08" w:rsidR="009D7A13" w:rsidRPr="00F01935" w:rsidRDefault="009D7A13" w:rsidP="00F5274C">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lastRenderedPageBreak/>
              <w:t>A. Design HERS Verified</w:t>
            </w:r>
            <w:r w:rsidRPr="00F01935">
              <w:rPr>
                <w:rFonts w:asciiTheme="minorHAnsi" w:hAnsiTheme="minorHAnsi" w:cstheme="minorHAnsi"/>
                <w:b/>
                <w:sz w:val="20"/>
                <w:szCs w:val="20"/>
              </w:rPr>
              <w:t xml:space="preserve"> </w:t>
            </w:r>
            <w:r w:rsidRPr="00F01935">
              <w:rPr>
                <w:rFonts w:asciiTheme="minorHAnsi" w:hAnsiTheme="minorHAnsi" w:cstheme="minorHAnsi"/>
                <w:b/>
                <w:sz w:val="18"/>
                <w:szCs w:val="18"/>
              </w:rPr>
              <w:t xml:space="preserve">Dwelling Unit Water Heating Systems Information </w:t>
            </w:r>
            <w:r w:rsidR="00606394" w:rsidRPr="00F01935">
              <w:rPr>
                <w:rFonts w:asciiTheme="minorHAnsi" w:hAnsiTheme="minorHAnsi" w:cstheme="minorHAnsi"/>
                <w:b/>
                <w:sz w:val="18"/>
                <w:szCs w:val="18"/>
              </w:rPr>
              <w:t>(other than HPWH)</w:t>
            </w:r>
          </w:p>
          <w:p w14:paraId="7A31E2F5" w14:textId="50209365" w:rsidR="0065556B" w:rsidRPr="00F01935" w:rsidRDefault="003C74C2" w:rsidP="0065556B">
            <w:pPr>
              <w:spacing w:after="0" w:line="240" w:lineRule="auto"/>
              <w:rPr>
                <w:rFonts w:asciiTheme="minorHAnsi" w:eastAsia="Times New Roman" w:hAnsiTheme="minorHAnsi" w:cstheme="minorHAnsi"/>
                <w:sz w:val="18"/>
                <w:szCs w:val="18"/>
              </w:rPr>
            </w:pPr>
            <w:r w:rsidRPr="00F01935">
              <w:rPr>
                <w:rFonts w:asciiTheme="minorHAnsi" w:hAnsiTheme="minorHAnsi"/>
                <w:iCs/>
                <w:sz w:val="18"/>
                <w:szCs w:val="18"/>
              </w:rPr>
              <w:t>&lt;&lt;Static Text - see the top&gt;&gt;</w:t>
            </w:r>
            <w:r w:rsidR="0065556B" w:rsidRPr="00F01935">
              <w:rPr>
                <w:rFonts w:asciiTheme="minorHAnsi" w:eastAsia="Times New Roman" w:hAnsiTheme="minorHAnsi" w:cstheme="minorHAnsi"/>
                <w:sz w:val="18"/>
                <w:szCs w:val="18"/>
              </w:rPr>
              <w:t>&lt;&lt;If LMCC only has HPWH, display the "section does not apply" message&gt;&gt;</w:t>
            </w:r>
          </w:p>
          <w:p w14:paraId="66DCBB66" w14:textId="77777777" w:rsidR="0065556B" w:rsidRPr="00F01935" w:rsidRDefault="0065556B" w:rsidP="0065556B">
            <w:pPr>
              <w:spacing w:after="0" w:line="240" w:lineRule="auto"/>
              <w:rPr>
                <w:rFonts w:asciiTheme="minorHAnsi" w:hAnsiTheme="minorHAnsi" w:cstheme="minorHAnsi"/>
                <w:sz w:val="18"/>
                <w:szCs w:val="18"/>
              </w:rPr>
            </w:pPr>
            <w:r w:rsidRPr="00F01935">
              <w:rPr>
                <w:rFonts w:asciiTheme="minorHAnsi" w:eastAsia="Times New Roman" w:hAnsiTheme="minorHAnsi" w:cstheme="minorHAnsi"/>
                <w:sz w:val="18"/>
                <w:szCs w:val="18"/>
              </w:rPr>
              <w:t>&lt;&lt;require one row of data for each water heater identified on the LMCC-PRF&gt;&gt;</w:t>
            </w:r>
          </w:p>
          <w:p w14:paraId="2644B5A4" w14:textId="169FF33A" w:rsidR="009D7A13" w:rsidRPr="00F01935" w:rsidRDefault="009D7A13" w:rsidP="00F5274C">
            <w:pPr>
              <w:spacing w:after="0" w:line="240" w:lineRule="auto"/>
              <w:rPr>
                <w:rFonts w:asciiTheme="minorHAnsi" w:hAnsiTheme="minorHAnsi" w:cstheme="minorHAnsi"/>
                <w:b/>
                <w:sz w:val="18"/>
                <w:szCs w:val="18"/>
              </w:rPr>
            </w:pPr>
          </w:p>
        </w:tc>
      </w:tr>
      <w:tr w:rsidR="00BA592A" w:rsidRPr="00F01935" w14:paraId="6AAB97F6" w14:textId="34F9147E" w:rsidTr="008100D6">
        <w:trPr>
          <w:cantSplit/>
          <w:trHeight w:val="277"/>
        </w:trPr>
        <w:tc>
          <w:tcPr>
            <w:tcW w:w="450" w:type="pct"/>
            <w:tcBorders>
              <w:top w:val="single" w:sz="4" w:space="0" w:color="auto"/>
              <w:left w:val="single" w:sz="4" w:space="0" w:color="auto"/>
              <w:bottom w:val="single" w:sz="4" w:space="0" w:color="auto"/>
              <w:right w:val="single" w:sz="4" w:space="0" w:color="auto"/>
            </w:tcBorders>
          </w:tcPr>
          <w:p w14:paraId="57D8C094" w14:textId="4E0B964E"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eastAsia="Times New Roman" w:hAnsiTheme="minorHAnsi" w:cstheme="minorHAnsi"/>
                <w:sz w:val="18"/>
                <w:szCs w:val="18"/>
              </w:rPr>
              <w:t>01</w:t>
            </w:r>
          </w:p>
        </w:tc>
        <w:tc>
          <w:tcPr>
            <w:tcW w:w="360" w:type="pct"/>
            <w:tcBorders>
              <w:top w:val="single" w:sz="4" w:space="0" w:color="auto"/>
              <w:left w:val="single" w:sz="4" w:space="0" w:color="auto"/>
              <w:bottom w:val="single" w:sz="4" w:space="0" w:color="auto"/>
              <w:right w:val="single" w:sz="4" w:space="0" w:color="auto"/>
            </w:tcBorders>
          </w:tcPr>
          <w:p w14:paraId="7C9B00BA" w14:textId="5381922A"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02</w:t>
            </w:r>
          </w:p>
        </w:tc>
        <w:tc>
          <w:tcPr>
            <w:tcW w:w="404" w:type="pct"/>
            <w:tcBorders>
              <w:top w:val="single" w:sz="4" w:space="0" w:color="auto"/>
              <w:left w:val="single" w:sz="4" w:space="0" w:color="auto"/>
              <w:bottom w:val="single" w:sz="4" w:space="0" w:color="auto"/>
              <w:right w:val="single" w:sz="4" w:space="0" w:color="auto"/>
            </w:tcBorders>
          </w:tcPr>
          <w:p w14:paraId="6177EA1C" w14:textId="2CD12D3A"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03</w:t>
            </w:r>
          </w:p>
        </w:tc>
        <w:tc>
          <w:tcPr>
            <w:tcW w:w="404" w:type="pct"/>
            <w:tcBorders>
              <w:top w:val="single" w:sz="4" w:space="0" w:color="auto"/>
              <w:left w:val="single" w:sz="4" w:space="0" w:color="auto"/>
              <w:bottom w:val="single" w:sz="4" w:space="0" w:color="auto"/>
              <w:right w:val="single" w:sz="4" w:space="0" w:color="auto"/>
            </w:tcBorders>
          </w:tcPr>
          <w:p w14:paraId="505D2ED4" w14:textId="6FC0C6FC"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04</w:t>
            </w:r>
          </w:p>
        </w:tc>
        <w:tc>
          <w:tcPr>
            <w:tcW w:w="437" w:type="pct"/>
            <w:tcBorders>
              <w:top w:val="single" w:sz="4" w:space="0" w:color="auto"/>
              <w:left w:val="single" w:sz="4" w:space="0" w:color="auto"/>
              <w:bottom w:val="single" w:sz="4" w:space="0" w:color="auto"/>
              <w:right w:val="single" w:sz="4" w:space="0" w:color="auto"/>
            </w:tcBorders>
          </w:tcPr>
          <w:p w14:paraId="21DA621E" w14:textId="519EA53C" w:rsidR="009D7A13" w:rsidRPr="000B1D36" w:rsidRDefault="009D7A13" w:rsidP="000B1D36">
            <w:pPr>
              <w:spacing w:after="0" w:line="240" w:lineRule="auto"/>
              <w:jc w:val="center"/>
              <w:rPr>
                <w:rFonts w:asciiTheme="minorHAnsi" w:hAnsiTheme="minorHAnsi" w:cstheme="minorHAnsi"/>
                <w:b/>
                <w:bCs/>
                <w:sz w:val="18"/>
                <w:szCs w:val="18"/>
              </w:rPr>
            </w:pPr>
            <w:r w:rsidRPr="000B1D36">
              <w:rPr>
                <w:rFonts w:asciiTheme="minorHAnsi" w:hAnsiTheme="minorHAnsi" w:cstheme="minorHAnsi"/>
                <w:sz w:val="18"/>
                <w:szCs w:val="18"/>
              </w:rPr>
              <w:t>05</w:t>
            </w:r>
          </w:p>
        </w:tc>
        <w:tc>
          <w:tcPr>
            <w:tcW w:w="323" w:type="pct"/>
            <w:tcBorders>
              <w:top w:val="single" w:sz="4" w:space="0" w:color="auto"/>
              <w:left w:val="single" w:sz="4" w:space="0" w:color="auto"/>
              <w:bottom w:val="single" w:sz="4" w:space="0" w:color="auto"/>
              <w:right w:val="single" w:sz="4" w:space="0" w:color="auto"/>
            </w:tcBorders>
          </w:tcPr>
          <w:p w14:paraId="6FFB1278" w14:textId="4E35DA05" w:rsidR="009D7A13" w:rsidRPr="000B1D36" w:rsidRDefault="009D7A13" w:rsidP="000B1D36">
            <w:pPr>
              <w:spacing w:after="0" w:line="240" w:lineRule="auto"/>
              <w:jc w:val="center"/>
              <w:rPr>
                <w:rFonts w:asciiTheme="minorHAnsi" w:hAnsiTheme="minorHAnsi" w:cstheme="minorHAnsi"/>
                <w:b/>
                <w:bCs/>
                <w:sz w:val="18"/>
                <w:szCs w:val="18"/>
              </w:rPr>
            </w:pPr>
            <w:r w:rsidRPr="000B1D36">
              <w:rPr>
                <w:rFonts w:asciiTheme="minorHAnsi" w:hAnsiTheme="minorHAnsi" w:cstheme="minorHAnsi"/>
                <w:sz w:val="18"/>
                <w:szCs w:val="18"/>
              </w:rPr>
              <w:t>06</w:t>
            </w:r>
          </w:p>
        </w:tc>
        <w:tc>
          <w:tcPr>
            <w:tcW w:w="363" w:type="pct"/>
            <w:tcBorders>
              <w:top w:val="single" w:sz="4" w:space="0" w:color="auto"/>
              <w:left w:val="single" w:sz="4" w:space="0" w:color="auto"/>
              <w:bottom w:val="single" w:sz="4" w:space="0" w:color="auto"/>
              <w:right w:val="single" w:sz="4" w:space="0" w:color="auto"/>
            </w:tcBorders>
          </w:tcPr>
          <w:p w14:paraId="0E006FC5" w14:textId="02F9C8E3" w:rsidR="009D7A13" w:rsidRPr="000B1D36" w:rsidRDefault="009D7A13" w:rsidP="000B1D36">
            <w:pPr>
              <w:spacing w:after="0" w:line="240" w:lineRule="auto"/>
              <w:jc w:val="center"/>
              <w:rPr>
                <w:rFonts w:asciiTheme="minorHAnsi" w:hAnsiTheme="minorHAnsi" w:cstheme="minorHAnsi"/>
                <w:b/>
                <w:bCs/>
                <w:sz w:val="18"/>
                <w:szCs w:val="18"/>
              </w:rPr>
            </w:pPr>
            <w:r w:rsidRPr="000B1D36">
              <w:rPr>
                <w:rFonts w:asciiTheme="minorHAnsi" w:hAnsiTheme="minorHAnsi" w:cstheme="minorHAnsi"/>
                <w:sz w:val="18"/>
                <w:szCs w:val="18"/>
              </w:rPr>
              <w:t>07</w:t>
            </w:r>
          </w:p>
        </w:tc>
        <w:tc>
          <w:tcPr>
            <w:tcW w:w="363" w:type="pct"/>
            <w:tcBorders>
              <w:top w:val="single" w:sz="4" w:space="0" w:color="auto"/>
              <w:left w:val="single" w:sz="4" w:space="0" w:color="auto"/>
              <w:bottom w:val="single" w:sz="4" w:space="0" w:color="auto"/>
              <w:right w:val="single" w:sz="4" w:space="0" w:color="auto"/>
            </w:tcBorders>
          </w:tcPr>
          <w:p w14:paraId="41CC9AE1" w14:textId="439C627D" w:rsidR="009D7A13" w:rsidRPr="000B1D36" w:rsidRDefault="009D7A13" w:rsidP="000B1D36">
            <w:pPr>
              <w:spacing w:after="0" w:line="240" w:lineRule="auto"/>
              <w:jc w:val="center"/>
              <w:rPr>
                <w:rFonts w:asciiTheme="minorHAnsi" w:hAnsiTheme="minorHAnsi" w:cstheme="minorHAnsi"/>
                <w:b/>
                <w:bCs/>
                <w:sz w:val="18"/>
                <w:szCs w:val="18"/>
              </w:rPr>
            </w:pPr>
            <w:r w:rsidRPr="000B1D36">
              <w:rPr>
                <w:rFonts w:asciiTheme="minorHAnsi" w:hAnsiTheme="minorHAnsi" w:cstheme="minorHAnsi"/>
                <w:sz w:val="18"/>
                <w:szCs w:val="18"/>
              </w:rPr>
              <w:t>08</w:t>
            </w:r>
          </w:p>
        </w:tc>
        <w:tc>
          <w:tcPr>
            <w:tcW w:w="524" w:type="pct"/>
            <w:tcBorders>
              <w:top w:val="single" w:sz="4" w:space="0" w:color="auto"/>
              <w:left w:val="single" w:sz="4" w:space="0" w:color="auto"/>
              <w:bottom w:val="single" w:sz="4" w:space="0" w:color="auto"/>
              <w:right w:val="single" w:sz="4" w:space="0" w:color="auto"/>
            </w:tcBorders>
          </w:tcPr>
          <w:p w14:paraId="49799FAA" w14:textId="617B2DD3"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tcPr>
          <w:p w14:paraId="615E7A0F" w14:textId="4D99F562"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10</w:t>
            </w:r>
          </w:p>
        </w:tc>
        <w:tc>
          <w:tcPr>
            <w:tcW w:w="403" w:type="pct"/>
            <w:tcBorders>
              <w:top w:val="single" w:sz="4" w:space="0" w:color="auto"/>
              <w:left w:val="single" w:sz="4" w:space="0" w:color="auto"/>
              <w:bottom w:val="single" w:sz="4" w:space="0" w:color="auto"/>
              <w:right w:val="single" w:sz="4" w:space="0" w:color="auto"/>
            </w:tcBorders>
          </w:tcPr>
          <w:p w14:paraId="007D86DE" w14:textId="26678280"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11</w:t>
            </w:r>
          </w:p>
        </w:tc>
        <w:tc>
          <w:tcPr>
            <w:tcW w:w="445" w:type="pct"/>
            <w:tcBorders>
              <w:top w:val="single" w:sz="4" w:space="0" w:color="auto"/>
              <w:left w:val="single" w:sz="4" w:space="0" w:color="auto"/>
              <w:bottom w:val="single" w:sz="4" w:space="0" w:color="auto"/>
              <w:right w:val="single" w:sz="4" w:space="0" w:color="auto"/>
            </w:tcBorders>
          </w:tcPr>
          <w:p w14:paraId="3F59022C" w14:textId="73DE47BB"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12</w:t>
            </w:r>
          </w:p>
        </w:tc>
      </w:tr>
      <w:tr w:rsidR="00BA592A" w:rsidRPr="00F01935" w14:paraId="716A8C8E" w14:textId="1268DFB8" w:rsidTr="008100D6">
        <w:trPr>
          <w:cantSplit/>
          <w:trHeight w:val="288"/>
        </w:trPr>
        <w:tc>
          <w:tcPr>
            <w:tcW w:w="450" w:type="pct"/>
            <w:tcBorders>
              <w:top w:val="single" w:sz="4" w:space="0" w:color="auto"/>
              <w:left w:val="single" w:sz="4" w:space="0" w:color="auto"/>
              <w:bottom w:val="single" w:sz="4" w:space="0" w:color="auto"/>
              <w:right w:val="single" w:sz="4" w:space="0" w:color="auto"/>
            </w:tcBorders>
            <w:vAlign w:val="bottom"/>
          </w:tcPr>
          <w:p w14:paraId="691E33BF" w14:textId="2D92118B"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53F1A3BD" w14:textId="3160C97B"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Heating System ID or Name</w:t>
            </w:r>
          </w:p>
        </w:tc>
        <w:tc>
          <w:tcPr>
            <w:tcW w:w="404" w:type="pct"/>
            <w:tcBorders>
              <w:top w:val="single" w:sz="4" w:space="0" w:color="auto"/>
              <w:left w:val="single" w:sz="4" w:space="0" w:color="auto"/>
              <w:bottom w:val="single" w:sz="4" w:space="0" w:color="auto"/>
              <w:right w:val="single" w:sz="4" w:space="0" w:color="auto"/>
            </w:tcBorders>
            <w:vAlign w:val="bottom"/>
          </w:tcPr>
          <w:p w14:paraId="78237A20"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Heating System Type</w:t>
            </w:r>
          </w:p>
        </w:tc>
        <w:tc>
          <w:tcPr>
            <w:tcW w:w="404" w:type="pct"/>
            <w:tcBorders>
              <w:top w:val="single" w:sz="4" w:space="0" w:color="auto"/>
              <w:left w:val="single" w:sz="4" w:space="0" w:color="auto"/>
              <w:bottom w:val="single" w:sz="4" w:space="0" w:color="auto"/>
              <w:right w:val="single" w:sz="4" w:space="0" w:color="auto"/>
            </w:tcBorders>
            <w:vAlign w:val="bottom"/>
          </w:tcPr>
          <w:p w14:paraId="0411101F"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Heater Type</w:t>
            </w:r>
          </w:p>
        </w:tc>
        <w:tc>
          <w:tcPr>
            <w:tcW w:w="437" w:type="pct"/>
            <w:tcBorders>
              <w:top w:val="single" w:sz="4" w:space="0" w:color="auto"/>
              <w:left w:val="single" w:sz="4" w:space="0" w:color="auto"/>
              <w:bottom w:val="single" w:sz="4" w:space="0" w:color="auto"/>
              <w:right w:val="single" w:sz="4" w:space="0" w:color="auto"/>
            </w:tcBorders>
            <w:vAlign w:val="bottom"/>
          </w:tcPr>
          <w:p w14:paraId="1DA4175B" w14:textId="7668279F"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 xml:space="preserve"># </w:t>
            </w:r>
            <w:proofErr w:type="gramStart"/>
            <w:r w:rsidRPr="00F01935">
              <w:rPr>
                <w:rFonts w:asciiTheme="minorHAnsi" w:hAnsiTheme="minorHAnsi" w:cstheme="minorHAnsi"/>
                <w:sz w:val="18"/>
                <w:szCs w:val="18"/>
              </w:rPr>
              <w:t>of</w:t>
            </w:r>
            <w:proofErr w:type="gramEnd"/>
            <w:r w:rsidRPr="00F01935">
              <w:rPr>
                <w:rFonts w:asciiTheme="minorHAnsi" w:hAnsiTheme="minorHAnsi" w:cstheme="minorHAnsi"/>
                <w:sz w:val="18"/>
                <w:szCs w:val="18"/>
              </w:rPr>
              <w:t xml:space="preserve"> </w:t>
            </w:r>
            <w:r w:rsidRPr="00F01935">
              <w:rPr>
                <w:rFonts w:asciiTheme="minorHAnsi" w:eastAsia="Times New Roman" w:hAnsiTheme="minorHAnsi" w:cstheme="minorHAnsi"/>
                <w:sz w:val="18"/>
                <w:szCs w:val="20"/>
              </w:rPr>
              <w:t xml:space="preserve">Like (or Identical) </w:t>
            </w:r>
            <w:r w:rsidRPr="00F01935">
              <w:rPr>
                <w:rFonts w:asciiTheme="minorHAnsi" w:hAnsiTheme="minorHAnsi" w:cstheme="minorHAnsi"/>
                <w:sz w:val="18"/>
                <w:szCs w:val="18"/>
              </w:rPr>
              <w:t>Water Heaters in System</w:t>
            </w:r>
          </w:p>
        </w:tc>
        <w:tc>
          <w:tcPr>
            <w:tcW w:w="323" w:type="pct"/>
            <w:tcBorders>
              <w:top w:val="single" w:sz="4" w:space="0" w:color="auto"/>
              <w:left w:val="single" w:sz="4" w:space="0" w:color="auto"/>
              <w:bottom w:val="single" w:sz="4" w:space="0" w:color="auto"/>
              <w:right w:val="single" w:sz="4" w:space="0" w:color="auto"/>
            </w:tcBorders>
            <w:vAlign w:val="bottom"/>
          </w:tcPr>
          <w:p w14:paraId="1CD40041"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Fuel Type</w:t>
            </w:r>
          </w:p>
        </w:tc>
        <w:tc>
          <w:tcPr>
            <w:tcW w:w="363" w:type="pct"/>
            <w:tcBorders>
              <w:top w:val="single" w:sz="4" w:space="0" w:color="auto"/>
              <w:left w:val="single" w:sz="4" w:space="0" w:color="auto"/>
              <w:bottom w:val="single" w:sz="4" w:space="0" w:color="auto"/>
              <w:right w:val="single" w:sz="4" w:space="0" w:color="auto"/>
            </w:tcBorders>
            <w:vAlign w:val="bottom"/>
          </w:tcPr>
          <w:p w14:paraId="0C1A6E65"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Input Type</w:t>
            </w:r>
          </w:p>
        </w:tc>
        <w:tc>
          <w:tcPr>
            <w:tcW w:w="363" w:type="pct"/>
            <w:tcBorders>
              <w:top w:val="single" w:sz="4" w:space="0" w:color="auto"/>
              <w:left w:val="single" w:sz="4" w:space="0" w:color="auto"/>
              <w:bottom w:val="single" w:sz="4" w:space="0" w:color="auto"/>
              <w:right w:val="single" w:sz="4" w:space="0" w:color="auto"/>
            </w:tcBorders>
            <w:vAlign w:val="bottom"/>
          </w:tcPr>
          <w:p w14:paraId="6D09D5AE"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Input Value</w:t>
            </w:r>
          </w:p>
        </w:tc>
        <w:tc>
          <w:tcPr>
            <w:tcW w:w="524" w:type="pct"/>
            <w:tcBorders>
              <w:top w:val="single" w:sz="4" w:space="0" w:color="auto"/>
              <w:left w:val="single" w:sz="4" w:space="0" w:color="auto"/>
              <w:bottom w:val="single" w:sz="4" w:space="0" w:color="auto"/>
              <w:right w:val="single" w:sz="4" w:space="0" w:color="auto"/>
            </w:tcBorders>
            <w:vAlign w:val="bottom"/>
          </w:tcPr>
          <w:p w14:paraId="461A280B" w14:textId="20338FF8"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2D576EDF" w14:textId="59EF22E2"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Dwelling Unit DHW System</w:t>
            </w:r>
          </w:p>
          <w:p w14:paraId="0E4521D4"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Distribution Type</w:t>
            </w:r>
          </w:p>
        </w:tc>
        <w:tc>
          <w:tcPr>
            <w:tcW w:w="403" w:type="pct"/>
            <w:tcBorders>
              <w:top w:val="single" w:sz="4" w:space="0" w:color="auto"/>
              <w:left w:val="single" w:sz="4" w:space="0" w:color="auto"/>
              <w:bottom w:val="single" w:sz="4" w:space="0" w:color="auto"/>
              <w:right w:val="single" w:sz="4" w:space="0" w:color="auto"/>
            </w:tcBorders>
            <w:vAlign w:val="bottom"/>
          </w:tcPr>
          <w:p w14:paraId="0D2F7A11" w14:textId="6764288B"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 xml:space="preserve">Compact </w:t>
            </w:r>
            <w:proofErr w:type="spellStart"/>
            <w:r w:rsidRPr="00F01935">
              <w:rPr>
                <w:rFonts w:asciiTheme="minorHAnsi" w:hAnsiTheme="minorHAnsi" w:cstheme="minorHAnsi"/>
                <w:sz w:val="18"/>
                <w:szCs w:val="18"/>
              </w:rPr>
              <w:t>Distrib</w:t>
            </w:r>
            <w:proofErr w:type="spellEnd"/>
            <w:r w:rsidRPr="00F01935">
              <w:rPr>
                <w:rFonts w:asciiTheme="minorHAnsi" w:hAnsiTheme="minorHAnsi" w:cstheme="minorHAnsi"/>
                <w:sz w:val="18"/>
                <w:szCs w:val="18"/>
              </w:rPr>
              <w:t>.</w:t>
            </w:r>
          </w:p>
        </w:tc>
        <w:tc>
          <w:tcPr>
            <w:tcW w:w="445" w:type="pct"/>
            <w:tcBorders>
              <w:top w:val="single" w:sz="4" w:space="0" w:color="auto"/>
              <w:left w:val="single" w:sz="4" w:space="0" w:color="auto"/>
              <w:bottom w:val="single" w:sz="4" w:space="0" w:color="auto"/>
              <w:right w:val="single" w:sz="4" w:space="0" w:color="auto"/>
            </w:tcBorders>
            <w:vAlign w:val="bottom"/>
          </w:tcPr>
          <w:p w14:paraId="73F1F5F6" w14:textId="3172C1DA"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Drain Water Heat Recovery</w:t>
            </w:r>
          </w:p>
        </w:tc>
      </w:tr>
      <w:tr w:rsidR="00BA592A" w:rsidRPr="00F01935" w14:paraId="401E94FA" w14:textId="36ED2B62" w:rsidTr="008100D6">
        <w:trPr>
          <w:cantSplit/>
          <w:trHeight w:val="246"/>
        </w:trPr>
        <w:tc>
          <w:tcPr>
            <w:tcW w:w="450" w:type="pct"/>
            <w:tcBorders>
              <w:top w:val="single" w:sz="4" w:space="0" w:color="auto"/>
              <w:left w:val="single" w:sz="4" w:space="0" w:color="auto"/>
              <w:bottom w:val="single" w:sz="4" w:space="0" w:color="auto"/>
              <w:right w:val="single" w:sz="4" w:space="0" w:color="auto"/>
            </w:tcBorders>
          </w:tcPr>
          <w:p w14:paraId="04370EB3" w14:textId="47095C88" w:rsidR="009D7A13" w:rsidRPr="00F01935" w:rsidRDefault="009D7A13" w:rsidP="009D7A13">
            <w:pPr>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6"/>
                <w:szCs w:val="20"/>
              </w:rPr>
              <w:t xml:space="preserve">&lt;&lt;reference value from </w:t>
            </w:r>
            <w:r w:rsidR="00411648" w:rsidRPr="00F01935">
              <w:rPr>
                <w:rFonts w:asciiTheme="minorHAnsi" w:eastAsia="Times New Roman" w:hAnsiTheme="minorHAnsi" w:cstheme="minorHAnsi"/>
                <w:sz w:val="16"/>
                <w:szCs w:val="20"/>
              </w:rPr>
              <w:t>LMCC</w:t>
            </w:r>
            <w:r w:rsidRPr="00F01935">
              <w:rPr>
                <w:rFonts w:asciiTheme="minorHAnsi" w:eastAsia="Times New Roman" w:hAnsiTheme="minorHAnsi" w:cstheme="minorHAnsi"/>
                <w:sz w:val="16"/>
                <w:szCs w:val="20"/>
              </w:rPr>
              <w:t xml:space="preserve">; &gt;&gt; </w:t>
            </w:r>
          </w:p>
        </w:tc>
        <w:tc>
          <w:tcPr>
            <w:tcW w:w="360" w:type="pct"/>
            <w:tcBorders>
              <w:top w:val="single" w:sz="4" w:space="0" w:color="auto"/>
              <w:left w:val="single" w:sz="4" w:space="0" w:color="auto"/>
              <w:bottom w:val="single" w:sz="4" w:space="0" w:color="auto"/>
              <w:right w:val="single" w:sz="4" w:space="0" w:color="auto"/>
            </w:tcBorders>
          </w:tcPr>
          <w:p w14:paraId="1F9F0E23" w14:textId="4D2F951D"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xml:space="preserve"> (see rule in header)&gt;&gt;</w:t>
            </w:r>
          </w:p>
        </w:tc>
        <w:tc>
          <w:tcPr>
            <w:tcW w:w="404" w:type="pct"/>
            <w:tcBorders>
              <w:top w:val="single" w:sz="4" w:space="0" w:color="auto"/>
              <w:left w:val="single" w:sz="4" w:space="0" w:color="auto"/>
              <w:bottom w:val="single" w:sz="4" w:space="0" w:color="auto"/>
              <w:right w:val="single" w:sz="4" w:space="0" w:color="auto"/>
            </w:tcBorders>
          </w:tcPr>
          <w:p w14:paraId="5406B233" w14:textId="35784CDB"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xml:space="preserve"> </w:t>
            </w:r>
          </w:p>
          <w:p w14:paraId="1FEF36D4"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allowed values=</w:t>
            </w:r>
          </w:p>
          <w:p w14:paraId="371736DC" w14:textId="77777777" w:rsidR="009D7A13" w:rsidRPr="00F01935" w:rsidRDefault="009D7A13" w:rsidP="009D7A13">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DHW, </w:t>
            </w:r>
          </w:p>
          <w:p w14:paraId="711495C9" w14:textId="10A07994"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Combined Hydronic, Hydronic&gt;&gt;</w:t>
            </w:r>
          </w:p>
        </w:tc>
        <w:tc>
          <w:tcPr>
            <w:tcW w:w="404" w:type="pct"/>
            <w:tcBorders>
              <w:top w:val="single" w:sz="4" w:space="0" w:color="auto"/>
              <w:left w:val="single" w:sz="4" w:space="0" w:color="auto"/>
              <w:bottom w:val="single" w:sz="4" w:space="0" w:color="auto"/>
              <w:right w:val="single" w:sz="4" w:space="0" w:color="auto"/>
            </w:tcBorders>
          </w:tcPr>
          <w:p w14:paraId="515B2A78" w14:textId="632946CC"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xml:space="preserve"> </w:t>
            </w:r>
          </w:p>
          <w:p w14:paraId="31791D21"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Allowed values =</w:t>
            </w:r>
          </w:p>
          <w:p w14:paraId="13D2647B" w14:textId="0E5F452C"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Boiler, Indirect, Consumer Instantaneous, Commercial Instantaneous, Consumer Storage, Commercial Storage, Residential-Duty Commercial Storage, or Residential-Duty Commercial Instantaneous &gt;&gt;</w:t>
            </w:r>
          </w:p>
        </w:tc>
        <w:tc>
          <w:tcPr>
            <w:tcW w:w="437" w:type="pct"/>
            <w:tcBorders>
              <w:top w:val="single" w:sz="4" w:space="0" w:color="auto"/>
              <w:left w:val="single" w:sz="4" w:space="0" w:color="auto"/>
              <w:bottom w:val="single" w:sz="4" w:space="0" w:color="auto"/>
              <w:right w:val="single" w:sz="4" w:space="0" w:color="auto"/>
            </w:tcBorders>
          </w:tcPr>
          <w:p w14:paraId="0965884C" w14:textId="418DE6C3"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&gt;&gt;</w:t>
            </w:r>
          </w:p>
        </w:tc>
        <w:tc>
          <w:tcPr>
            <w:tcW w:w="323" w:type="pct"/>
            <w:tcBorders>
              <w:top w:val="single" w:sz="4" w:space="0" w:color="auto"/>
              <w:left w:val="single" w:sz="4" w:space="0" w:color="auto"/>
              <w:bottom w:val="single" w:sz="4" w:space="0" w:color="auto"/>
              <w:right w:val="single" w:sz="4" w:space="0" w:color="auto"/>
            </w:tcBorders>
          </w:tcPr>
          <w:p w14:paraId="52E1B19B" w14:textId="7BDA9AD5"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Allowed values are Heat Pump, Electric Resistance, Natural Gas, or Propane</w:t>
            </w:r>
            <w:r w:rsidRPr="00F01935" w:rsidDel="00366412">
              <w:rPr>
                <w:rFonts w:asciiTheme="minorHAnsi" w:eastAsia="Times New Roman" w:hAnsiTheme="minorHAnsi" w:cstheme="minorHAnsi"/>
                <w:sz w:val="14"/>
                <w:szCs w:val="16"/>
              </w:rPr>
              <w:t xml:space="preserve"> </w:t>
            </w:r>
            <w:r w:rsidRPr="00F01935">
              <w:rPr>
                <w:rFonts w:asciiTheme="minorHAnsi" w:eastAsia="Times New Roman" w:hAnsiTheme="minorHAnsi" w:cstheme="minorHAnsi"/>
                <w:sz w:val="14"/>
                <w:szCs w:val="16"/>
              </w:rPr>
              <w:t>&gt;&gt;</w:t>
            </w:r>
          </w:p>
        </w:tc>
        <w:tc>
          <w:tcPr>
            <w:tcW w:w="363" w:type="pct"/>
            <w:tcBorders>
              <w:top w:val="single" w:sz="4" w:space="0" w:color="auto"/>
              <w:left w:val="single" w:sz="4" w:space="0" w:color="auto"/>
              <w:bottom w:val="single" w:sz="4" w:space="0" w:color="auto"/>
              <w:right w:val="single" w:sz="4" w:space="0" w:color="auto"/>
            </w:tcBorders>
          </w:tcPr>
          <w:p w14:paraId="72901F45" w14:textId="447CD430"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&lt;&lt;If A06 = Heat Pump, then </w:t>
            </w:r>
            <w:proofErr w:type="gramStart"/>
            <w:r w:rsidRPr="00F01935">
              <w:rPr>
                <w:rFonts w:asciiTheme="minorHAnsi" w:eastAsia="Times New Roman" w:hAnsiTheme="minorHAnsi" w:cstheme="minorHAnsi"/>
                <w:sz w:val="14"/>
                <w:szCs w:val="16"/>
              </w:rPr>
              <w:t>value  =</w:t>
            </w:r>
            <w:proofErr w:type="gramEnd"/>
            <w:r w:rsidRPr="00F01935">
              <w:rPr>
                <w:rFonts w:asciiTheme="minorHAnsi" w:eastAsia="Times New Roman" w:hAnsiTheme="minorHAnsi" w:cstheme="minorHAnsi"/>
                <w:sz w:val="14"/>
                <w:szCs w:val="16"/>
              </w:rPr>
              <w:t xml:space="preserve"> NA;</w:t>
            </w:r>
          </w:p>
          <w:p w14:paraId="1E0C7CD3" w14:textId="0C72CEF9"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Else 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Allowed values:</w:t>
            </w:r>
          </w:p>
          <w:p w14:paraId="3C99B452" w14:textId="03E50265"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If Fuel Type A06 = Natural Gas, Propane then value = Btu/Hr.  Else if Fuel Type = Electric Resistance then value = kW &gt;&gt;</w:t>
            </w:r>
          </w:p>
        </w:tc>
        <w:tc>
          <w:tcPr>
            <w:tcW w:w="363" w:type="pct"/>
            <w:tcBorders>
              <w:top w:val="single" w:sz="4" w:space="0" w:color="auto"/>
              <w:left w:val="single" w:sz="4" w:space="0" w:color="auto"/>
              <w:bottom w:val="single" w:sz="4" w:space="0" w:color="auto"/>
              <w:right w:val="single" w:sz="4" w:space="0" w:color="auto"/>
            </w:tcBorders>
          </w:tcPr>
          <w:p w14:paraId="43D1C0C9" w14:textId="03997EB6"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&lt;&lt;if A06 = Heat Pump, then result = </w:t>
            </w:r>
            <w:proofErr w:type="gramStart"/>
            <w:r w:rsidRPr="00F01935">
              <w:rPr>
                <w:rFonts w:asciiTheme="minorHAnsi" w:eastAsia="Times New Roman" w:hAnsiTheme="minorHAnsi" w:cstheme="minorHAnsi"/>
                <w:sz w:val="14"/>
                <w:szCs w:val="16"/>
              </w:rPr>
              <w:t>NA;</w:t>
            </w:r>
            <w:proofErr w:type="gramEnd"/>
            <w:r w:rsidRPr="00F01935">
              <w:rPr>
                <w:rFonts w:asciiTheme="minorHAnsi" w:eastAsia="Times New Roman" w:hAnsiTheme="minorHAnsi" w:cstheme="minorHAnsi"/>
                <w:sz w:val="14"/>
                <w:szCs w:val="16"/>
              </w:rPr>
              <w:t xml:space="preserve"> </w:t>
            </w:r>
          </w:p>
          <w:p w14:paraId="090AFD2A" w14:textId="2B7AE805"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 xml:space="preserve">If performance, 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xml:space="preserve">-PRF; Elseif Prescriptive, then value = </w:t>
            </w:r>
            <w:proofErr w:type="gramStart"/>
            <w:r w:rsidRPr="00F01935">
              <w:rPr>
                <w:rFonts w:asciiTheme="minorHAnsi" w:eastAsia="Times New Roman" w:hAnsiTheme="minorHAnsi" w:cstheme="minorHAnsi"/>
                <w:sz w:val="14"/>
                <w:szCs w:val="16"/>
              </w:rPr>
              <w:t>NA</w:t>
            </w:r>
            <w:r w:rsidRPr="00F01935" w:rsidDel="00E611DC">
              <w:rPr>
                <w:rFonts w:asciiTheme="minorHAnsi" w:eastAsia="Times New Roman" w:hAnsiTheme="minorHAnsi" w:cstheme="minorHAnsi"/>
                <w:sz w:val="14"/>
                <w:szCs w:val="16"/>
              </w:rPr>
              <w:t xml:space="preserve"> </w:t>
            </w:r>
            <w:r w:rsidRPr="00F01935">
              <w:rPr>
                <w:rFonts w:asciiTheme="minorHAnsi" w:eastAsia="Times New Roman" w:hAnsiTheme="minorHAnsi" w:cstheme="minorHAnsi"/>
                <w:sz w:val="14"/>
                <w:szCs w:val="16"/>
              </w:rPr>
              <w:t xml:space="preserve"> &gt;</w:t>
            </w:r>
            <w:proofErr w:type="gramEnd"/>
          </w:p>
        </w:tc>
        <w:tc>
          <w:tcPr>
            <w:tcW w:w="524" w:type="pct"/>
            <w:tcBorders>
              <w:top w:val="single" w:sz="4" w:space="0" w:color="auto"/>
              <w:left w:val="single" w:sz="4" w:space="0" w:color="auto"/>
              <w:bottom w:val="single" w:sz="4" w:space="0" w:color="auto"/>
              <w:right w:val="single" w:sz="4" w:space="0" w:color="auto"/>
            </w:tcBorders>
          </w:tcPr>
          <w:p w14:paraId="4A7E95D8" w14:textId="2523DF2F"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If Central DHW System then value = Yes, else value = NA</w:t>
            </w:r>
          </w:p>
        </w:tc>
        <w:tc>
          <w:tcPr>
            <w:tcW w:w="524" w:type="pct"/>
            <w:tcBorders>
              <w:top w:val="single" w:sz="4" w:space="0" w:color="auto"/>
              <w:left w:val="single" w:sz="4" w:space="0" w:color="auto"/>
              <w:bottom w:val="single" w:sz="4" w:space="0" w:color="auto"/>
              <w:right w:val="single" w:sz="4" w:space="0" w:color="auto"/>
            </w:tcBorders>
          </w:tcPr>
          <w:p w14:paraId="4B1E8DA8" w14:textId="6C35DFF8"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xml:space="preserve"> </w:t>
            </w:r>
          </w:p>
          <w:p w14:paraId="6E2D48C9"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If performance and</w:t>
            </w:r>
          </w:p>
          <w:p w14:paraId="5A4E304B" w14:textId="329ED16D"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A09 = NA then allowed values are</w:t>
            </w:r>
          </w:p>
          <w:p w14:paraId="783EDAF4"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*Standard Distribution System</w:t>
            </w:r>
          </w:p>
          <w:p w14:paraId="4B8F4499"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Point of Use</w:t>
            </w:r>
          </w:p>
          <w:p w14:paraId="1BD24A59"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 Parallel Piping </w:t>
            </w:r>
          </w:p>
          <w:p w14:paraId="21D47D6E"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*Recirculation System Non-Demand Control</w:t>
            </w:r>
          </w:p>
          <w:p w14:paraId="00C4A4D7"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 Demand Recirculation Manual Control </w:t>
            </w:r>
          </w:p>
          <w:p w14:paraId="49D7BCE7"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 Demand Recirculation Sensor Control </w:t>
            </w:r>
          </w:p>
          <w:p w14:paraId="73FF48D5" w14:textId="2A1FF11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F01935">
              <w:rPr>
                <w:rFonts w:eastAsia="Times New Roman"/>
                <w:sz w:val="14"/>
                <w:szCs w:val="14"/>
              </w:rPr>
              <w:t>*HERS-Verified Pipe Insulation Credit</w:t>
            </w:r>
          </w:p>
          <w:p w14:paraId="65FCEEC2"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F01935">
              <w:rPr>
                <w:rFonts w:eastAsia="Times New Roman"/>
                <w:sz w:val="14"/>
                <w:szCs w:val="14"/>
              </w:rPr>
              <w:t xml:space="preserve">* HERS-Verified Parallel Piping </w:t>
            </w:r>
          </w:p>
          <w:p w14:paraId="0B9FDFD5"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F01935">
              <w:rPr>
                <w:rFonts w:eastAsia="Times New Roman"/>
                <w:sz w:val="14"/>
                <w:szCs w:val="14"/>
              </w:rPr>
              <w:t xml:space="preserve">* HERS-Verified Demand Recirculation Manual Control </w:t>
            </w:r>
          </w:p>
          <w:p w14:paraId="222889EF" w14:textId="45BC8579"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F01935">
              <w:rPr>
                <w:rFonts w:eastAsia="Times New Roman"/>
                <w:sz w:val="14"/>
                <w:szCs w:val="14"/>
              </w:rPr>
              <w:t xml:space="preserve">* HERS-Verified Demand Recirculation Sensor </w:t>
            </w:r>
            <w:proofErr w:type="gramStart"/>
            <w:r w:rsidRPr="00F01935">
              <w:rPr>
                <w:rFonts w:eastAsia="Times New Roman"/>
                <w:sz w:val="14"/>
                <w:szCs w:val="14"/>
              </w:rPr>
              <w:t>Control;</w:t>
            </w:r>
            <w:proofErr w:type="gramEnd"/>
            <w:r w:rsidRPr="00F01935">
              <w:rPr>
                <w:rFonts w:eastAsia="Times New Roman"/>
                <w:sz w:val="14"/>
                <w:szCs w:val="14"/>
              </w:rPr>
              <w:t xml:space="preserve"> </w:t>
            </w:r>
          </w:p>
          <w:p w14:paraId="0D95305B" w14:textId="11D51D1D"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Else if A09 ≠ NA then allowed values are</w:t>
            </w:r>
          </w:p>
          <w:p w14:paraId="61AC5787" w14:textId="7E1ED9CF"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Standard Distribution System</w:t>
            </w:r>
          </w:p>
          <w:p w14:paraId="79D2D568" w14:textId="413477D0"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F01935">
              <w:rPr>
                <w:rFonts w:eastAsia="Times New Roman"/>
                <w:sz w:val="14"/>
                <w:szCs w:val="14"/>
              </w:rPr>
              <w:t xml:space="preserve">*HERS-Verified Pipe Insulation </w:t>
            </w:r>
            <w:proofErr w:type="gramStart"/>
            <w:r w:rsidRPr="00F01935">
              <w:rPr>
                <w:rFonts w:eastAsia="Times New Roman"/>
                <w:sz w:val="14"/>
                <w:szCs w:val="14"/>
              </w:rPr>
              <w:t>Credit;</w:t>
            </w:r>
            <w:proofErr w:type="gramEnd"/>
          </w:p>
          <w:p w14:paraId="69214E73" w14:textId="77777777" w:rsidR="009D7A13" w:rsidRPr="00F01935" w:rsidRDefault="009D7A13" w:rsidP="009D7A13">
            <w:pPr>
              <w:spacing w:after="0" w:line="240" w:lineRule="auto"/>
              <w:rPr>
                <w:rFonts w:cstheme="minorHAnsi"/>
                <w:sz w:val="14"/>
                <w:szCs w:val="16"/>
              </w:rPr>
            </w:pPr>
            <w:r w:rsidRPr="00F01935">
              <w:rPr>
                <w:rFonts w:cstheme="minorHAnsi"/>
                <w:sz w:val="14"/>
                <w:szCs w:val="16"/>
              </w:rPr>
              <w:t xml:space="preserve">Else if prescriptive,  </w:t>
            </w:r>
          </w:p>
          <w:p w14:paraId="3DCB8791" w14:textId="77777777" w:rsidR="009D7A13" w:rsidRPr="00F01935" w:rsidRDefault="009D7A13" w:rsidP="009D7A13">
            <w:pPr>
              <w:spacing w:after="0" w:line="240" w:lineRule="auto"/>
              <w:rPr>
                <w:rFonts w:cstheme="minorHAnsi"/>
                <w:sz w:val="14"/>
                <w:szCs w:val="16"/>
              </w:rPr>
            </w:pPr>
            <w:r w:rsidRPr="00F01935">
              <w:rPr>
                <w:rFonts w:cstheme="minorHAnsi"/>
                <w:sz w:val="14"/>
                <w:szCs w:val="16"/>
              </w:rPr>
              <w:t xml:space="preserve">Allowed values are </w:t>
            </w:r>
          </w:p>
          <w:p w14:paraId="1679FB26" w14:textId="7D0BDD26" w:rsidR="009D7A13" w:rsidRPr="00F01935" w:rsidRDefault="009D7A13" w:rsidP="009D7A13">
            <w:pPr>
              <w:spacing w:after="0" w:line="240" w:lineRule="auto"/>
              <w:rPr>
                <w:rFonts w:cstheme="minorHAnsi"/>
                <w:sz w:val="14"/>
                <w:szCs w:val="16"/>
              </w:rPr>
            </w:pPr>
            <w:r w:rsidRPr="00F01935">
              <w:rPr>
                <w:rFonts w:cstheme="minorHAnsi"/>
                <w:sz w:val="14"/>
                <w:szCs w:val="16"/>
              </w:rPr>
              <w:t>*Standard Distribution System</w:t>
            </w:r>
          </w:p>
          <w:p w14:paraId="4B2FE487" w14:textId="0724A425" w:rsidR="009D7A13" w:rsidRPr="00F01935" w:rsidRDefault="009D7A13" w:rsidP="009D7A13">
            <w:pPr>
              <w:spacing w:after="0" w:line="240" w:lineRule="auto"/>
              <w:rPr>
                <w:rFonts w:cstheme="minorHAnsi"/>
                <w:sz w:val="14"/>
                <w:szCs w:val="16"/>
              </w:rPr>
            </w:pPr>
            <w:r w:rsidRPr="00F01935">
              <w:rPr>
                <w:rFonts w:cstheme="minorHAnsi"/>
                <w:sz w:val="14"/>
                <w:szCs w:val="16"/>
              </w:rPr>
              <w:t>*Demand Recirculation</w:t>
            </w:r>
          </w:p>
          <w:p w14:paraId="6E27E922" w14:textId="01CA40BC" w:rsidR="009D7A13" w:rsidRPr="00F01935" w:rsidRDefault="009D7A13" w:rsidP="009D7A13">
            <w:pPr>
              <w:spacing w:after="0" w:line="240" w:lineRule="auto"/>
              <w:rPr>
                <w:rFonts w:asciiTheme="minorHAnsi" w:hAnsiTheme="minorHAnsi" w:cstheme="minorHAnsi"/>
                <w:sz w:val="14"/>
                <w:szCs w:val="16"/>
              </w:rPr>
            </w:pPr>
            <w:r w:rsidRPr="00F01935">
              <w:rPr>
                <w:rFonts w:cstheme="minorHAnsi"/>
                <w:sz w:val="14"/>
                <w:szCs w:val="16"/>
              </w:rPr>
              <w:t>* Demand Recirculation Manual Control&gt;&gt;</w:t>
            </w:r>
          </w:p>
        </w:tc>
        <w:tc>
          <w:tcPr>
            <w:tcW w:w="403" w:type="pct"/>
            <w:tcBorders>
              <w:top w:val="single" w:sz="4" w:space="0" w:color="auto"/>
              <w:left w:val="single" w:sz="4" w:space="0" w:color="auto"/>
              <w:bottom w:val="single" w:sz="4" w:space="0" w:color="auto"/>
              <w:right w:val="single" w:sz="4" w:space="0" w:color="auto"/>
            </w:tcBorders>
          </w:tcPr>
          <w:p w14:paraId="6BE1C265" w14:textId="69DE1B63"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 xml:space="preserve">&lt;&lt;reference values from </w:t>
            </w:r>
            <w:r w:rsidR="00411648" w:rsidRPr="00F01935">
              <w:rPr>
                <w:rFonts w:asciiTheme="minorHAnsi" w:hAnsiTheme="minorHAnsi" w:cstheme="minorHAnsi"/>
                <w:sz w:val="14"/>
                <w:szCs w:val="16"/>
              </w:rPr>
              <w:t>LMCC</w:t>
            </w:r>
            <w:r w:rsidRPr="00F01935">
              <w:rPr>
                <w:rFonts w:asciiTheme="minorHAnsi" w:hAnsiTheme="minorHAnsi" w:cstheme="minorHAnsi"/>
                <w:sz w:val="14"/>
                <w:szCs w:val="16"/>
              </w:rPr>
              <w:t xml:space="preserve">.  Allowed values are </w:t>
            </w:r>
          </w:p>
          <w:p w14:paraId="54835274" w14:textId="1D01E116"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*Basic</w:t>
            </w:r>
          </w:p>
          <w:p w14:paraId="0C27A92D" w14:textId="77B27CBC"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*Expanded</w:t>
            </w:r>
          </w:p>
          <w:p w14:paraId="6891E582" w14:textId="77777777"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*None&gt;&gt;</w:t>
            </w:r>
          </w:p>
        </w:tc>
        <w:tc>
          <w:tcPr>
            <w:tcW w:w="445" w:type="pct"/>
            <w:tcBorders>
              <w:top w:val="single" w:sz="4" w:space="0" w:color="auto"/>
              <w:left w:val="single" w:sz="4" w:space="0" w:color="auto"/>
              <w:bottom w:val="single" w:sz="4" w:space="0" w:color="auto"/>
              <w:right w:val="single" w:sz="4" w:space="0" w:color="auto"/>
            </w:tcBorders>
          </w:tcPr>
          <w:p w14:paraId="1A8397D9" w14:textId="08CD8D32"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 xml:space="preserve">&lt;&lt;reference values from </w:t>
            </w:r>
            <w:r w:rsidR="00411648" w:rsidRPr="00F01935">
              <w:rPr>
                <w:rFonts w:asciiTheme="minorHAnsi" w:hAnsiTheme="minorHAnsi" w:cstheme="minorHAnsi"/>
                <w:sz w:val="14"/>
                <w:szCs w:val="16"/>
              </w:rPr>
              <w:t>LMCC</w:t>
            </w:r>
            <w:r w:rsidRPr="00F01935">
              <w:rPr>
                <w:rFonts w:asciiTheme="minorHAnsi" w:hAnsiTheme="minorHAnsi" w:cstheme="minorHAnsi"/>
                <w:sz w:val="14"/>
                <w:szCs w:val="16"/>
              </w:rPr>
              <w:t xml:space="preserve">.  Allowed values are </w:t>
            </w:r>
          </w:p>
          <w:p w14:paraId="45651688" w14:textId="77777777"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*Yes</w:t>
            </w:r>
          </w:p>
          <w:p w14:paraId="5710F0F3" w14:textId="521E29CF"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*None&gt;&gt;</w:t>
            </w:r>
          </w:p>
        </w:tc>
      </w:tr>
      <w:tr w:rsidR="00BA592A" w:rsidRPr="00F01935" w14:paraId="4D845CF2" w14:textId="374F30F5" w:rsidTr="008100D6">
        <w:trPr>
          <w:cantSplit/>
          <w:trHeight w:val="278"/>
        </w:trPr>
        <w:tc>
          <w:tcPr>
            <w:tcW w:w="450" w:type="pct"/>
            <w:tcBorders>
              <w:top w:val="single" w:sz="4" w:space="0" w:color="auto"/>
              <w:left w:val="single" w:sz="4" w:space="0" w:color="auto"/>
              <w:bottom w:val="single" w:sz="4" w:space="0" w:color="auto"/>
              <w:right w:val="single" w:sz="4" w:space="0" w:color="auto"/>
            </w:tcBorders>
          </w:tcPr>
          <w:p w14:paraId="3EE11C2A"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3E0486B9" w14:textId="4F3BA977" w:rsidR="009D7A13" w:rsidRPr="00F01935"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4EB12985"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7D92A3A3"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7D9C99A0"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7BBE813D"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7BFD7106"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44E5EF1C"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5670F393" w14:textId="0E7A117C" w:rsidR="009D7A13" w:rsidRPr="00F01935"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63D3654"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355A0BE2"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74160962" w14:textId="77777777" w:rsidR="009D7A13" w:rsidRPr="00F01935" w:rsidDel="0053169A" w:rsidRDefault="009D7A13" w:rsidP="009D7A13">
            <w:pPr>
              <w:spacing w:after="0" w:line="240" w:lineRule="auto"/>
              <w:rPr>
                <w:rFonts w:asciiTheme="minorHAnsi" w:hAnsiTheme="minorHAnsi" w:cstheme="minorHAnsi"/>
                <w:sz w:val="18"/>
                <w:szCs w:val="18"/>
              </w:rPr>
            </w:pPr>
          </w:p>
        </w:tc>
      </w:tr>
    </w:tbl>
    <w:p w14:paraId="2BB0A192" w14:textId="77777777" w:rsidR="0014685A" w:rsidRDefault="0014685A">
      <w:pPr>
        <w:rPr>
          <w:ins w:id="33" w:author="Alhabibi, Haider@Energy" w:date="2022-07-20T09:59:00Z"/>
        </w:rPr>
      </w:pPr>
      <w:ins w:id="34" w:author="Alhabibi, Haider@Energy" w:date="2022-07-20T09:59:00Z">
        <w:r>
          <w:br w:type="page"/>
        </w:r>
      </w:ins>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BD168A" w:rsidRPr="00F01935" w14:paraId="08CB4DCC" w14:textId="77777777" w:rsidTr="007F0D0D">
        <w:tc>
          <w:tcPr>
            <w:tcW w:w="10885" w:type="dxa"/>
            <w:gridSpan w:val="10"/>
          </w:tcPr>
          <w:p w14:paraId="1ACE1D73" w14:textId="3AB7792E" w:rsidR="00BD168A" w:rsidRPr="00F01935" w:rsidRDefault="00BD168A" w:rsidP="007F0D0D">
            <w:pPr>
              <w:spacing w:after="0" w:line="240" w:lineRule="auto"/>
              <w:ind w:right="876"/>
              <w:rPr>
                <w:rFonts w:cstheme="minorHAnsi"/>
                <w:b/>
                <w:sz w:val="20"/>
                <w:szCs w:val="20"/>
              </w:rPr>
            </w:pPr>
            <w:r w:rsidRPr="00F01935">
              <w:rPr>
                <w:rFonts w:cstheme="minorHAnsi"/>
                <w:b/>
                <w:sz w:val="20"/>
                <w:szCs w:val="20"/>
              </w:rPr>
              <w:lastRenderedPageBreak/>
              <w:t>A2. Design HERS Verified Dwelling Unit HPWH System Information</w:t>
            </w:r>
          </w:p>
          <w:p w14:paraId="38709CCB" w14:textId="50AE5DAD" w:rsidR="00AA0B70" w:rsidRPr="00F01935" w:rsidRDefault="00AA0B70" w:rsidP="007F0D0D">
            <w:pPr>
              <w:spacing w:after="0"/>
              <w:rPr>
                <w:rFonts w:cstheme="minorHAnsi"/>
                <w:sz w:val="18"/>
                <w:szCs w:val="20"/>
              </w:rPr>
            </w:pPr>
            <w:r w:rsidRPr="00F01935">
              <w:rPr>
                <w:iCs/>
                <w:sz w:val="18"/>
                <w:szCs w:val="18"/>
              </w:rPr>
              <w:t>&lt;&lt;Static Text - see the top&gt;&gt;</w:t>
            </w:r>
          </w:p>
          <w:p w14:paraId="4282B235" w14:textId="4C4C9D9F" w:rsidR="00BD168A" w:rsidRPr="00F01935" w:rsidRDefault="00BD168A" w:rsidP="007F0D0D">
            <w:pPr>
              <w:spacing w:after="0"/>
              <w:rPr>
                <w:rFonts w:cstheme="minorHAnsi"/>
                <w:sz w:val="20"/>
                <w:szCs w:val="20"/>
              </w:rPr>
            </w:pPr>
            <w:r w:rsidRPr="00F01935">
              <w:rPr>
                <w:rFonts w:cstheme="minorHAnsi"/>
                <w:sz w:val="20"/>
                <w:szCs w:val="20"/>
              </w:rPr>
              <w:t xml:space="preserve">&lt;&lt;If </w:t>
            </w:r>
            <w:r w:rsidR="00411648" w:rsidRPr="00F01935">
              <w:rPr>
                <w:rFonts w:cstheme="minorHAnsi"/>
                <w:sz w:val="20"/>
                <w:szCs w:val="20"/>
              </w:rPr>
              <w:t>LMCC</w:t>
            </w:r>
            <w:r w:rsidRPr="00F01935">
              <w:rPr>
                <w:rFonts w:cstheme="minorHAnsi"/>
                <w:sz w:val="20"/>
                <w:szCs w:val="20"/>
              </w:rPr>
              <w:t xml:space="preserve"> has HPWH, then require table, else display the "section does not apply" message&gt;&gt;</w:t>
            </w:r>
          </w:p>
          <w:p w14:paraId="2AFB612A" w14:textId="3247CC8E" w:rsidR="00BD168A" w:rsidRPr="00F01935" w:rsidRDefault="00BD168A" w:rsidP="007F0D0D">
            <w:pPr>
              <w:spacing w:after="0" w:line="240" w:lineRule="auto"/>
              <w:ind w:right="876"/>
              <w:rPr>
                <w:rFonts w:cstheme="minorHAnsi"/>
                <w:b/>
                <w:sz w:val="20"/>
                <w:szCs w:val="20"/>
              </w:rPr>
            </w:pPr>
            <w:r w:rsidRPr="00F01935">
              <w:rPr>
                <w:rFonts w:cstheme="minorHAnsi"/>
                <w:sz w:val="18"/>
                <w:szCs w:val="20"/>
              </w:rPr>
              <w:t xml:space="preserve">&lt;&lt;require one row of data for each HPWH water heater identified on the </w:t>
            </w:r>
            <w:r w:rsidR="00411648" w:rsidRPr="00F01935">
              <w:rPr>
                <w:rFonts w:cstheme="minorHAnsi"/>
                <w:sz w:val="18"/>
                <w:szCs w:val="20"/>
              </w:rPr>
              <w:t>LMCC</w:t>
            </w:r>
            <w:r w:rsidRPr="00F01935">
              <w:rPr>
                <w:rFonts w:cstheme="minorHAnsi"/>
                <w:sz w:val="18"/>
                <w:szCs w:val="20"/>
              </w:rPr>
              <w:t>-PRF&gt;&gt;</w:t>
            </w:r>
          </w:p>
        </w:tc>
      </w:tr>
      <w:tr w:rsidR="00BD168A" w:rsidRPr="00F01935" w14:paraId="2AC1A2C3" w14:textId="77777777" w:rsidTr="007F0D0D">
        <w:tc>
          <w:tcPr>
            <w:tcW w:w="895" w:type="dxa"/>
            <w:tcBorders>
              <w:top w:val="single" w:sz="4" w:space="0" w:color="auto"/>
              <w:left w:val="single" w:sz="4" w:space="0" w:color="auto"/>
              <w:bottom w:val="single" w:sz="4" w:space="0" w:color="auto"/>
              <w:right w:val="single" w:sz="4" w:space="0" w:color="auto"/>
            </w:tcBorders>
          </w:tcPr>
          <w:p w14:paraId="7A742DCC"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01</w:t>
            </w:r>
          </w:p>
        </w:tc>
        <w:tc>
          <w:tcPr>
            <w:tcW w:w="990" w:type="dxa"/>
            <w:vAlign w:val="bottom"/>
          </w:tcPr>
          <w:p w14:paraId="560DEF22" w14:textId="77777777" w:rsidR="00BD168A" w:rsidRPr="00F01935" w:rsidRDefault="00BD168A" w:rsidP="007F0D0D">
            <w:pPr>
              <w:spacing w:after="0" w:line="240" w:lineRule="auto"/>
              <w:jc w:val="center"/>
              <w:rPr>
                <w:rFonts w:cstheme="minorHAnsi"/>
                <w:sz w:val="18"/>
                <w:szCs w:val="18"/>
              </w:rPr>
            </w:pPr>
            <w:r w:rsidRPr="00F01935">
              <w:rPr>
                <w:rFonts w:eastAsia="Times New Roman" w:cstheme="minorHAnsi"/>
                <w:sz w:val="18"/>
                <w:szCs w:val="18"/>
              </w:rPr>
              <w:t>02</w:t>
            </w:r>
          </w:p>
        </w:tc>
        <w:tc>
          <w:tcPr>
            <w:tcW w:w="1080" w:type="dxa"/>
            <w:vAlign w:val="bottom"/>
          </w:tcPr>
          <w:p w14:paraId="6F9BC749" w14:textId="77777777" w:rsidR="00BD168A" w:rsidRPr="00F01935" w:rsidRDefault="00BD168A" w:rsidP="007F0D0D">
            <w:pPr>
              <w:spacing w:after="0" w:line="240" w:lineRule="auto"/>
              <w:jc w:val="center"/>
              <w:rPr>
                <w:rFonts w:cstheme="minorHAnsi"/>
                <w:sz w:val="18"/>
                <w:szCs w:val="18"/>
              </w:rPr>
            </w:pPr>
            <w:r w:rsidRPr="00F01935">
              <w:rPr>
                <w:rFonts w:eastAsia="Times New Roman" w:cstheme="minorHAnsi"/>
                <w:sz w:val="18"/>
                <w:szCs w:val="18"/>
              </w:rPr>
              <w:t>03</w:t>
            </w:r>
          </w:p>
        </w:tc>
        <w:tc>
          <w:tcPr>
            <w:tcW w:w="990" w:type="dxa"/>
          </w:tcPr>
          <w:p w14:paraId="463936DA"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04</w:t>
            </w:r>
          </w:p>
        </w:tc>
        <w:tc>
          <w:tcPr>
            <w:tcW w:w="1080" w:type="dxa"/>
          </w:tcPr>
          <w:p w14:paraId="1BFA2270"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05</w:t>
            </w:r>
          </w:p>
        </w:tc>
        <w:tc>
          <w:tcPr>
            <w:tcW w:w="1170" w:type="dxa"/>
          </w:tcPr>
          <w:p w14:paraId="6607E2F9"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06</w:t>
            </w:r>
          </w:p>
        </w:tc>
        <w:tc>
          <w:tcPr>
            <w:tcW w:w="1530" w:type="dxa"/>
          </w:tcPr>
          <w:p w14:paraId="579B64D0"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07</w:t>
            </w:r>
          </w:p>
        </w:tc>
        <w:tc>
          <w:tcPr>
            <w:tcW w:w="1170" w:type="dxa"/>
          </w:tcPr>
          <w:p w14:paraId="7F777126"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08</w:t>
            </w:r>
          </w:p>
        </w:tc>
        <w:tc>
          <w:tcPr>
            <w:tcW w:w="900" w:type="dxa"/>
          </w:tcPr>
          <w:p w14:paraId="243CCD18"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09</w:t>
            </w:r>
          </w:p>
        </w:tc>
        <w:tc>
          <w:tcPr>
            <w:tcW w:w="1080" w:type="dxa"/>
          </w:tcPr>
          <w:p w14:paraId="4B94E929" w14:textId="77777777" w:rsidR="00BD168A" w:rsidRPr="00F01935" w:rsidDel="00873A7F"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10</w:t>
            </w:r>
          </w:p>
        </w:tc>
      </w:tr>
      <w:tr w:rsidR="00BD168A" w:rsidRPr="00F01935" w14:paraId="3C5F735A" w14:textId="77777777" w:rsidTr="007F0D0D">
        <w:tc>
          <w:tcPr>
            <w:tcW w:w="895" w:type="dxa"/>
            <w:tcBorders>
              <w:top w:val="single" w:sz="4" w:space="0" w:color="auto"/>
              <w:left w:val="single" w:sz="4" w:space="0" w:color="auto"/>
              <w:bottom w:val="single" w:sz="4" w:space="0" w:color="auto"/>
              <w:right w:val="single" w:sz="4" w:space="0" w:color="auto"/>
            </w:tcBorders>
            <w:vAlign w:val="bottom"/>
          </w:tcPr>
          <w:p w14:paraId="618DD6A6"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Dwelling Unit Name</w:t>
            </w:r>
          </w:p>
        </w:tc>
        <w:tc>
          <w:tcPr>
            <w:tcW w:w="990" w:type="dxa"/>
            <w:vAlign w:val="bottom"/>
          </w:tcPr>
          <w:p w14:paraId="197086E8"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Water Heating System ID</w:t>
            </w:r>
          </w:p>
          <w:p w14:paraId="0CF43BA4" w14:textId="77777777" w:rsidR="00BD168A" w:rsidRPr="00F01935" w:rsidRDefault="00BD168A" w:rsidP="007F0D0D">
            <w:pPr>
              <w:spacing w:after="0" w:line="240" w:lineRule="auto"/>
              <w:jc w:val="center"/>
              <w:rPr>
                <w:rFonts w:cstheme="minorHAnsi"/>
                <w:sz w:val="18"/>
                <w:szCs w:val="18"/>
              </w:rPr>
            </w:pPr>
            <w:r w:rsidRPr="00F01935">
              <w:rPr>
                <w:rFonts w:eastAsia="Times New Roman" w:cstheme="minorHAnsi"/>
                <w:sz w:val="18"/>
                <w:szCs w:val="18"/>
              </w:rPr>
              <w:t>or Name</w:t>
            </w:r>
          </w:p>
        </w:tc>
        <w:tc>
          <w:tcPr>
            <w:tcW w:w="1080" w:type="dxa"/>
            <w:vAlign w:val="bottom"/>
          </w:tcPr>
          <w:p w14:paraId="10A0AF63"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Modeled Equipment</w:t>
            </w:r>
          </w:p>
          <w:p w14:paraId="7F753444" w14:textId="77777777" w:rsidR="00BD168A" w:rsidRPr="00F01935" w:rsidRDefault="00BD168A" w:rsidP="007F0D0D">
            <w:pPr>
              <w:spacing w:after="0" w:line="240" w:lineRule="auto"/>
              <w:jc w:val="center"/>
              <w:rPr>
                <w:rFonts w:cstheme="minorHAnsi"/>
                <w:sz w:val="18"/>
                <w:szCs w:val="18"/>
              </w:rPr>
            </w:pPr>
            <w:r w:rsidRPr="00F01935">
              <w:rPr>
                <w:rFonts w:eastAsia="Times New Roman" w:cstheme="minorHAnsi"/>
                <w:sz w:val="18"/>
                <w:szCs w:val="18"/>
              </w:rPr>
              <w:t>Make and Model</w:t>
            </w:r>
          </w:p>
        </w:tc>
        <w:tc>
          <w:tcPr>
            <w:tcW w:w="990" w:type="dxa"/>
            <w:vAlign w:val="bottom"/>
          </w:tcPr>
          <w:p w14:paraId="4E630399"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 xml:space="preserve"># </w:t>
            </w:r>
            <w:proofErr w:type="gramStart"/>
            <w:r w:rsidRPr="00F01935">
              <w:rPr>
                <w:rFonts w:eastAsia="Times New Roman" w:cstheme="minorHAnsi"/>
                <w:sz w:val="18"/>
                <w:szCs w:val="18"/>
              </w:rPr>
              <w:t>of</w:t>
            </w:r>
            <w:proofErr w:type="gramEnd"/>
            <w:r w:rsidRPr="00F01935">
              <w:rPr>
                <w:rFonts w:eastAsia="Times New Roman" w:cstheme="minorHAnsi"/>
                <w:sz w:val="18"/>
                <w:szCs w:val="18"/>
              </w:rPr>
              <w:t xml:space="preserve"> </w:t>
            </w:r>
            <w:r w:rsidRPr="00F01935">
              <w:rPr>
                <w:rFonts w:eastAsia="Times New Roman" w:cstheme="minorHAnsi"/>
                <w:sz w:val="18"/>
                <w:szCs w:val="20"/>
              </w:rPr>
              <w:t xml:space="preserve">Like (or Identical) </w:t>
            </w:r>
            <w:r w:rsidRPr="00F01935">
              <w:rPr>
                <w:rFonts w:eastAsia="Times New Roman" w:cstheme="minorHAnsi"/>
                <w:sz w:val="18"/>
                <w:szCs w:val="18"/>
              </w:rPr>
              <w:t>Water Heaters in System</w:t>
            </w:r>
          </w:p>
        </w:tc>
        <w:tc>
          <w:tcPr>
            <w:tcW w:w="1080" w:type="dxa"/>
            <w:vAlign w:val="bottom"/>
          </w:tcPr>
          <w:p w14:paraId="478DD7D4"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Tank Location</w:t>
            </w:r>
          </w:p>
        </w:tc>
        <w:tc>
          <w:tcPr>
            <w:tcW w:w="1170" w:type="dxa"/>
            <w:vAlign w:val="bottom"/>
          </w:tcPr>
          <w:p w14:paraId="279DB24A"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Exterior Tank Insulation R-value</w:t>
            </w:r>
          </w:p>
        </w:tc>
        <w:tc>
          <w:tcPr>
            <w:tcW w:w="1530" w:type="dxa"/>
            <w:vAlign w:val="bottom"/>
          </w:tcPr>
          <w:p w14:paraId="67CD854A"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Dwelling Unit DHW System Distribution Type</w:t>
            </w:r>
          </w:p>
        </w:tc>
        <w:tc>
          <w:tcPr>
            <w:tcW w:w="1170" w:type="dxa"/>
            <w:vAlign w:val="bottom"/>
          </w:tcPr>
          <w:p w14:paraId="527F61DE"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Compact Distribution.</w:t>
            </w:r>
          </w:p>
        </w:tc>
        <w:tc>
          <w:tcPr>
            <w:tcW w:w="900" w:type="dxa"/>
            <w:vAlign w:val="bottom"/>
          </w:tcPr>
          <w:p w14:paraId="7BDA5065"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Drain Water Heat Recovery</w:t>
            </w:r>
          </w:p>
        </w:tc>
        <w:tc>
          <w:tcPr>
            <w:tcW w:w="1080" w:type="dxa"/>
            <w:vAlign w:val="bottom"/>
          </w:tcPr>
          <w:p w14:paraId="014B2F3A"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Simulated Equipment Make and Model</w:t>
            </w:r>
          </w:p>
        </w:tc>
      </w:tr>
      <w:tr w:rsidR="00BD168A" w:rsidRPr="00F01935" w14:paraId="28E0504B" w14:textId="77777777" w:rsidTr="007F0D0D">
        <w:tc>
          <w:tcPr>
            <w:tcW w:w="895" w:type="dxa"/>
            <w:tcBorders>
              <w:top w:val="single" w:sz="4" w:space="0" w:color="auto"/>
              <w:left w:val="single" w:sz="4" w:space="0" w:color="auto"/>
              <w:bottom w:val="single" w:sz="4" w:space="0" w:color="auto"/>
              <w:right w:val="single" w:sz="4" w:space="0" w:color="auto"/>
            </w:tcBorders>
          </w:tcPr>
          <w:p w14:paraId="34D90EC7" w14:textId="376FCFC1" w:rsidR="00BD168A" w:rsidRPr="00F01935" w:rsidRDefault="00BD168A" w:rsidP="007F0D0D">
            <w:pPr>
              <w:spacing w:after="0" w:line="240" w:lineRule="auto"/>
              <w:jc w:val="center"/>
              <w:rPr>
                <w:rFonts w:cstheme="minorHAnsi"/>
                <w:sz w:val="16"/>
                <w:szCs w:val="18"/>
              </w:rPr>
            </w:pPr>
            <w:r w:rsidRPr="00F01935">
              <w:rPr>
                <w:rFonts w:eastAsia="Times New Roman" w:cstheme="minorHAnsi"/>
                <w:sz w:val="16"/>
                <w:szCs w:val="20"/>
              </w:rPr>
              <w:t xml:space="preserve">&lt;&lt;reference value from </w:t>
            </w:r>
            <w:r w:rsidR="00411648" w:rsidRPr="00F01935">
              <w:rPr>
                <w:rFonts w:eastAsia="Times New Roman" w:cstheme="minorHAnsi"/>
                <w:sz w:val="16"/>
                <w:szCs w:val="20"/>
              </w:rPr>
              <w:t>LMCC</w:t>
            </w:r>
            <w:r w:rsidR="00300BF7" w:rsidRPr="00F01935" w:rsidDel="00300BF7">
              <w:rPr>
                <w:rFonts w:eastAsia="Times New Roman" w:cstheme="minorHAnsi"/>
                <w:sz w:val="16"/>
                <w:szCs w:val="20"/>
              </w:rPr>
              <w:t xml:space="preserve"> </w:t>
            </w:r>
            <w:r w:rsidRPr="00F01935">
              <w:rPr>
                <w:rFonts w:eastAsia="Times New Roman" w:cstheme="minorHAnsi"/>
                <w:sz w:val="16"/>
                <w:szCs w:val="20"/>
              </w:rPr>
              <w:t xml:space="preserve">&gt;&gt; </w:t>
            </w:r>
          </w:p>
        </w:tc>
        <w:tc>
          <w:tcPr>
            <w:tcW w:w="990" w:type="dxa"/>
          </w:tcPr>
          <w:p w14:paraId="0618A763" w14:textId="5781E804" w:rsidR="00BD168A" w:rsidRPr="00F01935" w:rsidRDefault="00BD168A" w:rsidP="007F0D0D">
            <w:pPr>
              <w:spacing w:after="0" w:line="240" w:lineRule="auto"/>
              <w:jc w:val="center"/>
              <w:rPr>
                <w:rFonts w:cstheme="minorHAnsi"/>
                <w:sz w:val="16"/>
                <w:szCs w:val="18"/>
              </w:rPr>
            </w:pPr>
            <w:r w:rsidRPr="00F01935">
              <w:rPr>
                <w:rFonts w:cstheme="minorHAnsi"/>
                <w:sz w:val="16"/>
                <w:szCs w:val="18"/>
              </w:rPr>
              <w:t xml:space="preserve">&lt;&lt;reference value from </w:t>
            </w:r>
            <w:r w:rsidR="00411648" w:rsidRPr="00F01935">
              <w:rPr>
                <w:rFonts w:cstheme="minorHAnsi"/>
                <w:sz w:val="16"/>
                <w:szCs w:val="18"/>
              </w:rPr>
              <w:t>LMCC</w:t>
            </w:r>
            <w:r w:rsidRPr="00F01935">
              <w:rPr>
                <w:rFonts w:cstheme="minorHAnsi"/>
                <w:sz w:val="16"/>
                <w:szCs w:val="18"/>
              </w:rPr>
              <w:t>&gt;&gt;</w:t>
            </w:r>
          </w:p>
        </w:tc>
        <w:tc>
          <w:tcPr>
            <w:tcW w:w="1080" w:type="dxa"/>
          </w:tcPr>
          <w:p w14:paraId="7ADA3231" w14:textId="2DAED78B" w:rsidR="00BD168A" w:rsidRPr="00F01935" w:rsidRDefault="00BD168A" w:rsidP="007F0D0D">
            <w:pPr>
              <w:spacing w:after="0" w:line="240" w:lineRule="auto"/>
              <w:jc w:val="center"/>
              <w:rPr>
                <w:rFonts w:cstheme="minorHAnsi"/>
                <w:sz w:val="16"/>
                <w:szCs w:val="18"/>
              </w:rPr>
            </w:pPr>
            <w:r w:rsidRPr="00F01935">
              <w:rPr>
                <w:rFonts w:cstheme="minorHAnsi"/>
                <w:sz w:val="16"/>
                <w:szCs w:val="20"/>
              </w:rPr>
              <w:t xml:space="preserve">&lt;&lt;references value from </w:t>
            </w:r>
            <w:r w:rsidR="00411648" w:rsidRPr="00F01935">
              <w:rPr>
                <w:rFonts w:cstheme="minorHAnsi"/>
                <w:sz w:val="16"/>
                <w:szCs w:val="20"/>
              </w:rPr>
              <w:t>LMCC</w:t>
            </w:r>
            <w:r w:rsidRPr="00F01935">
              <w:rPr>
                <w:rFonts w:cstheme="minorHAnsi"/>
                <w:sz w:val="16"/>
                <w:szCs w:val="20"/>
              </w:rPr>
              <w:t xml:space="preserve">-PRF.  Else if prescriptive, display “NEEA Tier 3” </w:t>
            </w:r>
            <w:r w:rsidRPr="00F01935">
              <w:rPr>
                <w:rFonts w:cstheme="minorHAnsi"/>
                <w:sz w:val="16"/>
                <w:szCs w:val="18"/>
              </w:rPr>
              <w:t>&gt;&gt;</w:t>
            </w:r>
          </w:p>
        </w:tc>
        <w:tc>
          <w:tcPr>
            <w:tcW w:w="990" w:type="dxa"/>
          </w:tcPr>
          <w:p w14:paraId="1FC4689B" w14:textId="278FAD2A" w:rsidR="00BD168A" w:rsidRPr="00F01935" w:rsidRDefault="00BD168A" w:rsidP="007F0D0D">
            <w:pPr>
              <w:spacing w:after="0" w:line="240" w:lineRule="auto"/>
              <w:jc w:val="center"/>
              <w:rPr>
                <w:rFonts w:eastAsia="Times New Roman" w:cstheme="minorHAnsi"/>
                <w:b/>
                <w:i/>
                <w:color w:val="FF0000"/>
                <w:sz w:val="16"/>
                <w:szCs w:val="18"/>
              </w:rPr>
            </w:pPr>
            <w:r w:rsidRPr="00F01935">
              <w:rPr>
                <w:rFonts w:cstheme="minorHAnsi"/>
                <w:sz w:val="16"/>
                <w:szCs w:val="18"/>
              </w:rPr>
              <w:t xml:space="preserve">&lt;&lt;references values from </w:t>
            </w:r>
            <w:r w:rsidR="00411648" w:rsidRPr="00F01935">
              <w:rPr>
                <w:rFonts w:cstheme="minorHAnsi"/>
                <w:sz w:val="16"/>
                <w:szCs w:val="18"/>
              </w:rPr>
              <w:t>LMCC</w:t>
            </w:r>
            <w:r w:rsidRPr="00F01935">
              <w:rPr>
                <w:rFonts w:cstheme="minorHAnsi"/>
                <w:sz w:val="16"/>
                <w:szCs w:val="18"/>
              </w:rPr>
              <w:t>&gt;&gt;</w:t>
            </w:r>
          </w:p>
        </w:tc>
        <w:tc>
          <w:tcPr>
            <w:tcW w:w="1080" w:type="dxa"/>
          </w:tcPr>
          <w:p w14:paraId="4CEDBDE0" w14:textId="4DF2EA8A"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b/>
                <w:i/>
                <w:color w:val="FF0000"/>
                <w:sz w:val="16"/>
                <w:szCs w:val="18"/>
              </w:rPr>
            </w:pPr>
            <w:r w:rsidRPr="00F01935">
              <w:rPr>
                <w:rFonts w:eastAsia="Times New Roman" w:cstheme="minorHAnsi"/>
                <w:sz w:val="16"/>
                <w:szCs w:val="20"/>
              </w:rPr>
              <w:t xml:space="preserve">&lt;&lt; Reference value from </w:t>
            </w:r>
            <w:r w:rsidR="00411648" w:rsidRPr="00F01935">
              <w:rPr>
                <w:rFonts w:eastAsia="Times New Roman" w:cstheme="minorHAnsi"/>
                <w:sz w:val="16"/>
                <w:szCs w:val="20"/>
              </w:rPr>
              <w:t>LMCC</w:t>
            </w:r>
            <w:r w:rsidRPr="00F01935">
              <w:rPr>
                <w:rFonts w:eastAsia="Times New Roman" w:cstheme="minorHAnsi"/>
                <w:sz w:val="16"/>
                <w:szCs w:val="20"/>
              </w:rPr>
              <w:t>&gt;&gt;</w:t>
            </w:r>
          </w:p>
        </w:tc>
        <w:tc>
          <w:tcPr>
            <w:tcW w:w="1170" w:type="dxa"/>
          </w:tcPr>
          <w:p w14:paraId="579A23B9" w14:textId="7B1C9881" w:rsidR="00BD168A" w:rsidRPr="00F01935" w:rsidRDefault="00BD168A" w:rsidP="007F0D0D">
            <w:pPr>
              <w:spacing w:after="0" w:line="240" w:lineRule="auto"/>
              <w:jc w:val="center"/>
              <w:rPr>
                <w:rFonts w:cstheme="minorHAnsi"/>
                <w:sz w:val="16"/>
                <w:szCs w:val="18"/>
              </w:rPr>
            </w:pPr>
            <w:r w:rsidRPr="00F01935">
              <w:rPr>
                <w:rFonts w:cstheme="minorHAnsi"/>
                <w:sz w:val="16"/>
                <w:szCs w:val="18"/>
              </w:rPr>
              <w:t xml:space="preserve">&lt;&lt;reference values from </w:t>
            </w:r>
            <w:r w:rsidR="00411648" w:rsidRPr="00F01935">
              <w:rPr>
                <w:rFonts w:cstheme="minorHAnsi"/>
                <w:sz w:val="16"/>
                <w:szCs w:val="18"/>
              </w:rPr>
              <w:t>LMCC</w:t>
            </w:r>
            <w:r w:rsidRPr="00F01935">
              <w:rPr>
                <w:rFonts w:cstheme="minorHAnsi"/>
                <w:sz w:val="16"/>
                <w:szCs w:val="18"/>
              </w:rPr>
              <w:t>-PRF; else NA&gt;&gt;</w:t>
            </w:r>
          </w:p>
        </w:tc>
        <w:tc>
          <w:tcPr>
            <w:tcW w:w="1530" w:type="dxa"/>
          </w:tcPr>
          <w:p w14:paraId="4F5958E2" w14:textId="13138E0B"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 xml:space="preserve">&lt;&lt;reference values from </w:t>
            </w:r>
            <w:r w:rsidR="00411648" w:rsidRPr="00F01935">
              <w:rPr>
                <w:rFonts w:eastAsia="Times New Roman" w:cstheme="minorHAnsi"/>
                <w:sz w:val="14"/>
                <w:szCs w:val="16"/>
              </w:rPr>
              <w:t>LMCC</w:t>
            </w:r>
            <w:r w:rsidRPr="00F01935">
              <w:rPr>
                <w:rFonts w:eastAsia="Times New Roman" w:cstheme="minorHAnsi"/>
                <w:sz w:val="14"/>
                <w:szCs w:val="16"/>
              </w:rPr>
              <w:t xml:space="preserve"> </w:t>
            </w:r>
          </w:p>
          <w:p w14:paraId="31B3A66D"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If performance, then allowed values are</w:t>
            </w:r>
          </w:p>
          <w:p w14:paraId="540472A5"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*Standard Distribution System</w:t>
            </w:r>
          </w:p>
          <w:p w14:paraId="49AF15FB"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 Point of Use</w:t>
            </w:r>
          </w:p>
          <w:p w14:paraId="5CEB298E"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 xml:space="preserve">* Parallel Piping </w:t>
            </w:r>
          </w:p>
          <w:p w14:paraId="44A61197"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*Recirculation System Non-Demand Control</w:t>
            </w:r>
          </w:p>
          <w:p w14:paraId="31FDA200"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 xml:space="preserve">* Demand Recirculation Manual Control </w:t>
            </w:r>
          </w:p>
          <w:p w14:paraId="6A3CB32A"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 xml:space="preserve">* Demand Recirculation Sensor Control </w:t>
            </w:r>
          </w:p>
          <w:p w14:paraId="35B231F1"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F01935">
              <w:rPr>
                <w:rFonts w:ascii="Calibri" w:eastAsia="Times New Roman" w:hAnsi="Calibri" w:cs="Times New Roman"/>
                <w:sz w:val="14"/>
                <w:szCs w:val="14"/>
              </w:rPr>
              <w:t>*HERS-Verified Pipe Insulation Credit</w:t>
            </w:r>
          </w:p>
          <w:p w14:paraId="1032C2AB"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F01935">
              <w:rPr>
                <w:rFonts w:ascii="Calibri" w:eastAsia="Times New Roman" w:hAnsi="Calibri" w:cs="Times New Roman"/>
                <w:sz w:val="14"/>
                <w:szCs w:val="14"/>
              </w:rPr>
              <w:t xml:space="preserve">* HERS-Verified Parallel Piping </w:t>
            </w:r>
          </w:p>
          <w:p w14:paraId="0662E4FA"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F01935">
              <w:rPr>
                <w:rFonts w:ascii="Calibri" w:eastAsia="Times New Roman" w:hAnsi="Calibri" w:cs="Times New Roman"/>
                <w:sz w:val="14"/>
                <w:szCs w:val="14"/>
              </w:rPr>
              <w:t xml:space="preserve">* HERS-Verified Demand Recirculation Manual Control </w:t>
            </w:r>
          </w:p>
          <w:p w14:paraId="1AF70FE8"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F01935">
              <w:rPr>
                <w:rFonts w:ascii="Calibri" w:eastAsia="Times New Roman" w:hAnsi="Calibri" w:cs="Times New Roman"/>
                <w:sz w:val="14"/>
                <w:szCs w:val="14"/>
              </w:rPr>
              <w:t xml:space="preserve">* HERS-Verified Demand Recirculation Sensor </w:t>
            </w:r>
            <w:proofErr w:type="gramStart"/>
            <w:r w:rsidRPr="00F01935">
              <w:rPr>
                <w:rFonts w:ascii="Calibri" w:eastAsia="Times New Roman" w:hAnsi="Calibri" w:cs="Times New Roman"/>
                <w:sz w:val="14"/>
                <w:szCs w:val="14"/>
              </w:rPr>
              <w:t>Control;</w:t>
            </w:r>
            <w:proofErr w:type="gramEnd"/>
            <w:r w:rsidRPr="00F01935">
              <w:rPr>
                <w:rFonts w:ascii="Calibri" w:eastAsia="Times New Roman" w:hAnsi="Calibri" w:cs="Times New Roman"/>
                <w:sz w:val="14"/>
                <w:szCs w:val="14"/>
              </w:rPr>
              <w:t xml:space="preserve"> </w:t>
            </w:r>
          </w:p>
          <w:p w14:paraId="1329FCE5" w14:textId="77777777" w:rsidR="00BD168A" w:rsidRPr="00F01935" w:rsidRDefault="00BD168A" w:rsidP="007F0D0D">
            <w:pPr>
              <w:spacing w:after="0" w:line="240" w:lineRule="auto"/>
              <w:rPr>
                <w:rFonts w:ascii="Calibri" w:hAnsi="Calibri" w:cstheme="minorHAnsi"/>
                <w:sz w:val="14"/>
                <w:szCs w:val="16"/>
              </w:rPr>
            </w:pPr>
            <w:r w:rsidRPr="00F01935">
              <w:rPr>
                <w:rFonts w:ascii="Calibri" w:hAnsi="Calibri" w:cstheme="minorHAnsi"/>
                <w:sz w:val="14"/>
                <w:szCs w:val="16"/>
              </w:rPr>
              <w:t xml:space="preserve">Else if prescriptive,  </w:t>
            </w:r>
          </w:p>
          <w:p w14:paraId="4CD786DA" w14:textId="77777777" w:rsidR="00BD168A" w:rsidRPr="00F01935" w:rsidRDefault="00BD168A" w:rsidP="007F0D0D">
            <w:pPr>
              <w:spacing w:after="0" w:line="240" w:lineRule="auto"/>
              <w:rPr>
                <w:rFonts w:ascii="Calibri" w:hAnsi="Calibri" w:cstheme="minorHAnsi"/>
                <w:sz w:val="14"/>
                <w:szCs w:val="16"/>
              </w:rPr>
            </w:pPr>
            <w:r w:rsidRPr="00F01935">
              <w:rPr>
                <w:rFonts w:ascii="Calibri" w:hAnsi="Calibri" w:cstheme="minorHAnsi"/>
                <w:sz w:val="14"/>
                <w:szCs w:val="16"/>
              </w:rPr>
              <w:t xml:space="preserve">Allowed values are </w:t>
            </w:r>
          </w:p>
          <w:p w14:paraId="035D32BD" w14:textId="77777777" w:rsidR="00BD168A" w:rsidRPr="00F01935" w:rsidRDefault="00BD168A" w:rsidP="007F0D0D">
            <w:pPr>
              <w:spacing w:after="0" w:line="240" w:lineRule="auto"/>
              <w:rPr>
                <w:rFonts w:ascii="Calibri" w:hAnsi="Calibri" w:cstheme="minorHAnsi"/>
                <w:sz w:val="14"/>
                <w:szCs w:val="16"/>
              </w:rPr>
            </w:pPr>
            <w:r w:rsidRPr="00F01935">
              <w:rPr>
                <w:rFonts w:ascii="Calibri" w:hAnsi="Calibri" w:cstheme="minorHAnsi"/>
                <w:sz w:val="14"/>
                <w:szCs w:val="16"/>
              </w:rPr>
              <w:t>*Standard Distribution System</w:t>
            </w:r>
          </w:p>
          <w:p w14:paraId="29703276" w14:textId="77777777" w:rsidR="00BD168A" w:rsidRPr="00F01935" w:rsidRDefault="00BD168A" w:rsidP="007F0D0D">
            <w:pPr>
              <w:spacing w:after="0" w:line="240" w:lineRule="auto"/>
              <w:rPr>
                <w:rFonts w:ascii="Calibri" w:hAnsi="Calibri" w:cstheme="minorHAnsi"/>
                <w:sz w:val="14"/>
                <w:szCs w:val="16"/>
              </w:rPr>
            </w:pPr>
            <w:r w:rsidRPr="00F01935">
              <w:rPr>
                <w:rFonts w:ascii="Calibri" w:hAnsi="Calibri" w:cstheme="minorHAnsi"/>
                <w:sz w:val="14"/>
                <w:szCs w:val="16"/>
              </w:rPr>
              <w:t>*Demand Recirculation</w:t>
            </w:r>
          </w:p>
          <w:p w14:paraId="504C9C60" w14:textId="77777777" w:rsidR="00BD168A" w:rsidRPr="00F01935" w:rsidRDefault="00BD168A" w:rsidP="007F0D0D">
            <w:pPr>
              <w:spacing w:after="0" w:line="240" w:lineRule="auto"/>
              <w:rPr>
                <w:rFonts w:cstheme="minorHAnsi"/>
                <w:sz w:val="16"/>
                <w:szCs w:val="18"/>
              </w:rPr>
            </w:pPr>
            <w:r w:rsidRPr="00F01935">
              <w:rPr>
                <w:rFonts w:ascii="Calibri" w:hAnsi="Calibri" w:cstheme="minorHAnsi"/>
                <w:sz w:val="14"/>
                <w:szCs w:val="16"/>
              </w:rPr>
              <w:t>* Demand Recirculation Manual Control&gt;&gt;</w:t>
            </w:r>
            <w:r w:rsidRPr="00F01935" w:rsidDel="00CE1273">
              <w:rPr>
                <w:rFonts w:cstheme="minorHAnsi"/>
                <w:sz w:val="16"/>
                <w:szCs w:val="18"/>
              </w:rPr>
              <w:t xml:space="preserve"> </w:t>
            </w:r>
          </w:p>
        </w:tc>
        <w:tc>
          <w:tcPr>
            <w:tcW w:w="1170" w:type="dxa"/>
          </w:tcPr>
          <w:p w14:paraId="261801F7" w14:textId="703CF52A" w:rsidR="00BD168A" w:rsidRPr="00F01935" w:rsidRDefault="00BD168A" w:rsidP="007F0D0D">
            <w:pPr>
              <w:spacing w:after="0" w:line="240" w:lineRule="auto"/>
              <w:rPr>
                <w:rFonts w:cstheme="minorHAnsi"/>
                <w:sz w:val="16"/>
                <w:szCs w:val="18"/>
              </w:rPr>
            </w:pPr>
            <w:r w:rsidRPr="00F01935">
              <w:rPr>
                <w:rFonts w:cstheme="minorHAnsi"/>
                <w:sz w:val="16"/>
                <w:szCs w:val="18"/>
              </w:rPr>
              <w:t xml:space="preserve">&lt;&lt;reference values from </w:t>
            </w:r>
            <w:r w:rsidR="00411648" w:rsidRPr="00F01935">
              <w:rPr>
                <w:rFonts w:cstheme="minorHAnsi"/>
                <w:sz w:val="16"/>
                <w:szCs w:val="18"/>
              </w:rPr>
              <w:t>LMCC</w:t>
            </w:r>
            <w:r w:rsidRPr="00F01935">
              <w:rPr>
                <w:rFonts w:cstheme="minorHAnsi"/>
                <w:sz w:val="16"/>
                <w:szCs w:val="18"/>
              </w:rPr>
              <w:t xml:space="preserve">.  Allowed values are </w:t>
            </w:r>
          </w:p>
          <w:p w14:paraId="02103A93" w14:textId="77777777" w:rsidR="00BD168A" w:rsidRPr="00F01935" w:rsidRDefault="00BD168A" w:rsidP="007F0D0D">
            <w:pPr>
              <w:spacing w:after="0" w:line="240" w:lineRule="auto"/>
              <w:rPr>
                <w:rFonts w:cstheme="minorHAnsi"/>
                <w:sz w:val="16"/>
                <w:szCs w:val="18"/>
              </w:rPr>
            </w:pPr>
            <w:r w:rsidRPr="00F01935">
              <w:rPr>
                <w:rFonts w:cstheme="minorHAnsi"/>
                <w:sz w:val="16"/>
                <w:szCs w:val="18"/>
              </w:rPr>
              <w:t>*Basic</w:t>
            </w:r>
          </w:p>
          <w:p w14:paraId="43A3C4B6" w14:textId="77777777" w:rsidR="00BD168A" w:rsidRPr="00F01935" w:rsidRDefault="00BD168A" w:rsidP="007F0D0D">
            <w:pPr>
              <w:spacing w:after="0" w:line="240" w:lineRule="auto"/>
              <w:rPr>
                <w:rFonts w:cstheme="minorHAnsi"/>
                <w:sz w:val="16"/>
                <w:szCs w:val="18"/>
              </w:rPr>
            </w:pPr>
            <w:r w:rsidRPr="00F01935">
              <w:rPr>
                <w:rFonts w:cstheme="minorHAnsi"/>
                <w:sz w:val="16"/>
                <w:szCs w:val="18"/>
              </w:rPr>
              <w:t>*Expanded</w:t>
            </w:r>
          </w:p>
          <w:p w14:paraId="7CBE5381" w14:textId="77777777" w:rsidR="00BD168A" w:rsidRPr="00F01935" w:rsidRDefault="00BD168A" w:rsidP="007F0D0D">
            <w:pPr>
              <w:spacing w:after="0" w:line="240" w:lineRule="auto"/>
              <w:rPr>
                <w:rFonts w:cstheme="minorHAnsi"/>
                <w:sz w:val="16"/>
                <w:szCs w:val="18"/>
              </w:rPr>
            </w:pPr>
            <w:r w:rsidRPr="00F01935">
              <w:rPr>
                <w:rFonts w:cstheme="minorHAnsi"/>
                <w:sz w:val="16"/>
                <w:szCs w:val="18"/>
              </w:rPr>
              <w:t>*None&gt;&gt;</w:t>
            </w:r>
          </w:p>
        </w:tc>
        <w:tc>
          <w:tcPr>
            <w:tcW w:w="900" w:type="dxa"/>
          </w:tcPr>
          <w:p w14:paraId="2C968775" w14:textId="6D963CCC" w:rsidR="00BD168A" w:rsidRPr="00F01935" w:rsidRDefault="00BD168A" w:rsidP="007F0D0D">
            <w:pPr>
              <w:spacing w:after="0" w:line="240" w:lineRule="auto"/>
              <w:rPr>
                <w:rFonts w:cstheme="minorHAnsi"/>
                <w:sz w:val="16"/>
                <w:szCs w:val="18"/>
              </w:rPr>
            </w:pPr>
            <w:r w:rsidRPr="00F01935">
              <w:rPr>
                <w:rFonts w:cstheme="minorHAnsi"/>
                <w:sz w:val="16"/>
                <w:szCs w:val="18"/>
              </w:rPr>
              <w:t xml:space="preserve">&lt;&lt;reference values from </w:t>
            </w:r>
            <w:r w:rsidR="00411648" w:rsidRPr="00F01935">
              <w:rPr>
                <w:rFonts w:cstheme="minorHAnsi"/>
                <w:sz w:val="16"/>
                <w:szCs w:val="18"/>
              </w:rPr>
              <w:t>LMCC</w:t>
            </w:r>
            <w:r w:rsidRPr="00F01935">
              <w:rPr>
                <w:rFonts w:cstheme="minorHAnsi"/>
                <w:sz w:val="16"/>
                <w:szCs w:val="18"/>
              </w:rPr>
              <w:t xml:space="preserve">.  Allowed values are </w:t>
            </w:r>
          </w:p>
          <w:p w14:paraId="25D75644" w14:textId="77777777" w:rsidR="00BD168A" w:rsidRPr="00F01935" w:rsidRDefault="00BD168A" w:rsidP="007F0D0D">
            <w:pPr>
              <w:spacing w:after="0" w:line="240" w:lineRule="auto"/>
              <w:rPr>
                <w:rFonts w:cstheme="minorHAnsi"/>
                <w:sz w:val="16"/>
                <w:szCs w:val="18"/>
              </w:rPr>
            </w:pPr>
            <w:r w:rsidRPr="00F01935">
              <w:rPr>
                <w:rFonts w:cstheme="minorHAnsi"/>
                <w:sz w:val="16"/>
                <w:szCs w:val="18"/>
              </w:rPr>
              <w:t>*Yes</w:t>
            </w:r>
          </w:p>
          <w:p w14:paraId="51154279" w14:textId="77777777" w:rsidR="00BD168A" w:rsidRPr="00F01935" w:rsidRDefault="00BD168A" w:rsidP="007F0D0D">
            <w:pPr>
              <w:spacing w:after="0" w:line="240" w:lineRule="auto"/>
              <w:rPr>
                <w:rFonts w:cstheme="minorHAnsi"/>
                <w:sz w:val="16"/>
                <w:szCs w:val="18"/>
              </w:rPr>
            </w:pPr>
            <w:r w:rsidRPr="00F01935">
              <w:rPr>
                <w:rFonts w:cstheme="minorHAnsi"/>
                <w:sz w:val="16"/>
                <w:szCs w:val="18"/>
              </w:rPr>
              <w:t>*None&gt;&gt;</w:t>
            </w:r>
          </w:p>
        </w:tc>
        <w:tc>
          <w:tcPr>
            <w:tcW w:w="1080" w:type="dxa"/>
          </w:tcPr>
          <w:p w14:paraId="37A3F8A5"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sidRPr="00F01935">
              <w:rPr>
                <w:rFonts w:eastAsia="Times New Roman" w:cstheme="minorHAnsi"/>
                <w:sz w:val="16"/>
                <w:szCs w:val="20"/>
              </w:rPr>
              <w:t xml:space="preserve">&lt;&lt;if performance, hide column from user, needed for equivalency </w:t>
            </w:r>
            <w:proofErr w:type="gramStart"/>
            <w:r w:rsidRPr="00F01935">
              <w:rPr>
                <w:rFonts w:eastAsia="Times New Roman" w:cstheme="minorHAnsi"/>
                <w:sz w:val="16"/>
                <w:szCs w:val="20"/>
              </w:rPr>
              <w:t>lookup;</w:t>
            </w:r>
            <w:proofErr w:type="gramEnd"/>
          </w:p>
          <w:p w14:paraId="28869FDE" w14:textId="77777777" w:rsidR="00BD168A" w:rsidRPr="00F01935" w:rsidRDefault="00BD168A" w:rsidP="007F0D0D">
            <w:pPr>
              <w:spacing w:after="0" w:line="240" w:lineRule="auto"/>
              <w:rPr>
                <w:rFonts w:eastAsia="Times New Roman" w:cstheme="minorHAnsi"/>
                <w:sz w:val="16"/>
                <w:szCs w:val="20"/>
              </w:rPr>
            </w:pPr>
            <w:r w:rsidRPr="00F01935">
              <w:rPr>
                <w:rFonts w:eastAsia="Times New Roman" w:cstheme="minorHAnsi"/>
                <w:sz w:val="16"/>
                <w:szCs w:val="20"/>
              </w:rPr>
              <w:t xml:space="preserve">Reference value from </w:t>
            </w:r>
            <w:proofErr w:type="gramStart"/>
            <w:r w:rsidRPr="00F01935">
              <w:rPr>
                <w:rFonts w:eastAsia="Times New Roman" w:cstheme="minorHAnsi"/>
                <w:sz w:val="16"/>
                <w:szCs w:val="20"/>
              </w:rPr>
              <w:t>XML;</w:t>
            </w:r>
            <w:proofErr w:type="gramEnd"/>
          </w:p>
          <w:p w14:paraId="4FAFDDE4" w14:textId="77777777" w:rsidR="00BD168A" w:rsidRPr="00F01935" w:rsidRDefault="00BD168A" w:rsidP="007F0D0D">
            <w:pPr>
              <w:spacing w:after="0" w:line="240" w:lineRule="auto"/>
              <w:rPr>
                <w:rFonts w:cstheme="minorHAnsi"/>
                <w:sz w:val="16"/>
                <w:szCs w:val="18"/>
              </w:rPr>
            </w:pPr>
            <w:r w:rsidRPr="00F01935">
              <w:rPr>
                <w:rFonts w:eastAsia="Times New Roman" w:cstheme="minorHAnsi"/>
                <w:sz w:val="16"/>
                <w:szCs w:val="20"/>
              </w:rPr>
              <w:t>Elseif prescriptive, do not require field&gt;&gt;</w:t>
            </w:r>
          </w:p>
        </w:tc>
      </w:tr>
    </w:tbl>
    <w:p w14:paraId="58C61ECF" w14:textId="77F67D4A" w:rsidR="00EB333A" w:rsidRPr="00F01935" w:rsidRDefault="00EB333A" w:rsidP="00A05A69">
      <w:pPr>
        <w:spacing w:after="0" w:line="240" w:lineRule="auto"/>
        <w:rPr>
          <w:rFonts w:asciiTheme="minorHAnsi" w:hAnsiTheme="minorHAnsi" w:cstheme="minorHAnsi"/>
          <w:sz w:val="18"/>
          <w:szCs w:val="18"/>
        </w:rPr>
      </w:pPr>
    </w:p>
    <w:p w14:paraId="46318AE0" w14:textId="77777777" w:rsidR="00EB333A" w:rsidRPr="00F01935" w:rsidRDefault="00EB333A">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br w:type="page"/>
      </w:r>
    </w:p>
    <w:p w14:paraId="7FF1BD42" w14:textId="77777777" w:rsidR="00F1004F" w:rsidRPr="00F01935" w:rsidRDefault="00F1004F" w:rsidP="00A05A69">
      <w:pPr>
        <w:spacing w:after="0" w:line="240" w:lineRule="auto"/>
        <w:rPr>
          <w:rFonts w:asciiTheme="minorHAnsi" w:hAnsiTheme="minorHAnsi" w:cstheme="minorHAnsi"/>
          <w:sz w:val="18"/>
          <w:szCs w:val="18"/>
        </w:rPr>
      </w:pPr>
    </w:p>
    <w:tbl>
      <w:tblPr>
        <w:tblpPr w:leftFromText="180" w:rightFromText="180" w:vertAnchor="text" w:tblpY="1"/>
        <w:tblOverlap w:val="never"/>
        <w:tblW w:w="505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785"/>
        <w:gridCol w:w="785"/>
        <w:gridCol w:w="970"/>
        <w:gridCol w:w="793"/>
        <w:gridCol w:w="1059"/>
        <w:gridCol w:w="615"/>
        <w:gridCol w:w="704"/>
        <w:gridCol w:w="1142"/>
        <w:gridCol w:w="1144"/>
        <w:gridCol w:w="1142"/>
        <w:gridCol w:w="881"/>
        <w:gridCol w:w="878"/>
      </w:tblGrid>
      <w:tr w:rsidR="00554EE8" w:rsidRPr="00F01935" w14:paraId="3BD7F69F" w14:textId="77777777" w:rsidTr="008100D6">
        <w:trPr>
          <w:cantSplit/>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1ABF2711" w:rsidR="00554EE8" w:rsidRPr="00F01935" w:rsidRDefault="00554EE8" w:rsidP="00347515">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 xml:space="preserve">B. Installed HERS Verified Dwelling Unit Water Heating Systems Information </w:t>
            </w:r>
          </w:p>
          <w:p w14:paraId="5214FBED" w14:textId="3676E8E4" w:rsidR="00F47BF9" w:rsidRPr="00F01935" w:rsidRDefault="00AA0B70" w:rsidP="00F47BF9">
            <w:pPr>
              <w:spacing w:after="0"/>
              <w:rPr>
                <w:rFonts w:cstheme="minorHAnsi"/>
                <w:sz w:val="18"/>
                <w:szCs w:val="18"/>
              </w:rPr>
            </w:pPr>
            <w:r w:rsidRPr="00F01935">
              <w:rPr>
                <w:rFonts w:asciiTheme="minorHAnsi" w:hAnsiTheme="minorHAnsi"/>
                <w:iCs/>
                <w:sz w:val="18"/>
                <w:szCs w:val="18"/>
              </w:rPr>
              <w:t>&lt;&lt;Static Text - see the top&gt;&gt;</w:t>
            </w:r>
            <w:r w:rsidR="00F47BF9" w:rsidRPr="00F01935">
              <w:rPr>
                <w:rFonts w:cstheme="minorHAnsi"/>
                <w:sz w:val="18"/>
                <w:szCs w:val="18"/>
              </w:rPr>
              <w:t>&lt;&lt;If Table A does apply, then require table, else display the "section does not apply" message&gt;&gt;</w:t>
            </w:r>
          </w:p>
          <w:p w14:paraId="0A118406" w14:textId="77777777" w:rsidR="00F47BF9" w:rsidRPr="00F01935" w:rsidRDefault="00F47BF9" w:rsidP="00F47BF9">
            <w:pPr>
              <w:spacing w:after="0" w:line="240" w:lineRule="auto"/>
              <w:rPr>
                <w:rFonts w:asciiTheme="minorHAnsi" w:hAnsiTheme="minorHAnsi" w:cstheme="minorHAnsi"/>
                <w:sz w:val="18"/>
                <w:szCs w:val="18"/>
              </w:rPr>
            </w:pPr>
            <w:r w:rsidRPr="00F01935">
              <w:rPr>
                <w:rFonts w:cstheme="minorHAnsi"/>
                <w:sz w:val="18"/>
                <w:szCs w:val="18"/>
              </w:rPr>
              <w:t>&lt;&lt;require one row of data for each HPWH water heater identified in Table A&gt;&gt;</w:t>
            </w:r>
          </w:p>
          <w:p w14:paraId="44B3ABF0" w14:textId="7BBF06C2" w:rsidR="00554EE8" w:rsidRPr="00F01935" w:rsidRDefault="00554EE8" w:rsidP="00347515">
            <w:pPr>
              <w:spacing w:after="0" w:line="240" w:lineRule="auto"/>
              <w:rPr>
                <w:rFonts w:asciiTheme="minorHAnsi" w:hAnsiTheme="minorHAnsi" w:cstheme="minorHAnsi"/>
                <w:b/>
                <w:sz w:val="18"/>
                <w:szCs w:val="18"/>
              </w:rPr>
            </w:pPr>
          </w:p>
        </w:tc>
      </w:tr>
      <w:tr w:rsidR="00CD6823" w:rsidRPr="00F01935" w14:paraId="4907BC1F" w14:textId="77777777" w:rsidTr="008100D6">
        <w:trPr>
          <w:cantSplit/>
          <w:trHeight w:val="277"/>
        </w:trPr>
        <w:tc>
          <w:tcPr>
            <w:tcW w:w="360" w:type="pct"/>
            <w:tcBorders>
              <w:top w:val="single" w:sz="4" w:space="0" w:color="auto"/>
              <w:left w:val="single" w:sz="4" w:space="0" w:color="auto"/>
              <w:bottom w:val="single" w:sz="4" w:space="0" w:color="auto"/>
              <w:right w:val="single" w:sz="4" w:space="0" w:color="auto"/>
            </w:tcBorders>
          </w:tcPr>
          <w:p w14:paraId="43E58BAF" w14:textId="4B9026FC"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20"/>
              </w:rPr>
              <w:t>01</w:t>
            </w:r>
          </w:p>
        </w:tc>
        <w:tc>
          <w:tcPr>
            <w:tcW w:w="360" w:type="pct"/>
            <w:tcBorders>
              <w:top w:val="single" w:sz="4" w:space="0" w:color="auto"/>
              <w:left w:val="single" w:sz="4" w:space="0" w:color="auto"/>
              <w:bottom w:val="single" w:sz="4" w:space="0" w:color="auto"/>
              <w:right w:val="single" w:sz="4" w:space="0" w:color="auto"/>
            </w:tcBorders>
            <w:vAlign w:val="bottom"/>
          </w:tcPr>
          <w:p w14:paraId="671D02D5" w14:textId="37CAA532"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445" w:type="pct"/>
            <w:tcBorders>
              <w:top w:val="single" w:sz="4" w:space="0" w:color="auto"/>
              <w:left w:val="single" w:sz="4" w:space="0" w:color="auto"/>
              <w:bottom w:val="single" w:sz="4" w:space="0" w:color="auto"/>
              <w:right w:val="single" w:sz="4" w:space="0" w:color="auto"/>
            </w:tcBorders>
            <w:vAlign w:val="bottom"/>
          </w:tcPr>
          <w:p w14:paraId="5F0293BF" w14:textId="743049D3"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364" w:type="pct"/>
            <w:tcBorders>
              <w:top w:val="single" w:sz="4" w:space="0" w:color="auto"/>
              <w:left w:val="single" w:sz="4" w:space="0" w:color="auto"/>
              <w:bottom w:val="single" w:sz="4" w:space="0" w:color="auto"/>
              <w:right w:val="single" w:sz="4" w:space="0" w:color="auto"/>
            </w:tcBorders>
            <w:vAlign w:val="bottom"/>
          </w:tcPr>
          <w:p w14:paraId="00EAF596" w14:textId="7B8D1B9C"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c>
          <w:tcPr>
            <w:tcW w:w="486" w:type="pct"/>
            <w:tcBorders>
              <w:top w:val="single" w:sz="4" w:space="0" w:color="auto"/>
              <w:left w:val="single" w:sz="4" w:space="0" w:color="auto"/>
              <w:bottom w:val="single" w:sz="4" w:space="0" w:color="auto"/>
              <w:right w:val="single" w:sz="4" w:space="0" w:color="auto"/>
            </w:tcBorders>
            <w:vAlign w:val="bottom"/>
          </w:tcPr>
          <w:p w14:paraId="50DC1DE2" w14:textId="6F692887" w:rsidR="00554EE8" w:rsidRPr="00F01935" w:rsidRDefault="00554EE8" w:rsidP="00554EE8">
            <w:pPr>
              <w:spacing w:after="0" w:line="240" w:lineRule="auto"/>
              <w:jc w:val="center"/>
              <w:rPr>
                <w:rFonts w:asciiTheme="minorHAnsi" w:hAnsiTheme="minorHAnsi" w:cstheme="minorHAnsi"/>
                <w:b/>
                <w:bCs/>
                <w:sz w:val="18"/>
                <w:szCs w:val="18"/>
              </w:rPr>
            </w:pPr>
            <w:r w:rsidRPr="00F01935">
              <w:rPr>
                <w:rFonts w:asciiTheme="minorHAnsi" w:hAnsiTheme="minorHAnsi" w:cstheme="minorHAnsi"/>
                <w:sz w:val="18"/>
                <w:szCs w:val="18"/>
              </w:rPr>
              <w:t>05</w:t>
            </w:r>
          </w:p>
        </w:tc>
        <w:tc>
          <w:tcPr>
            <w:tcW w:w="282" w:type="pct"/>
            <w:tcBorders>
              <w:top w:val="single" w:sz="4" w:space="0" w:color="auto"/>
              <w:left w:val="single" w:sz="4" w:space="0" w:color="auto"/>
              <w:bottom w:val="single" w:sz="4" w:space="0" w:color="auto"/>
              <w:right w:val="single" w:sz="4" w:space="0" w:color="auto"/>
            </w:tcBorders>
            <w:vAlign w:val="bottom"/>
          </w:tcPr>
          <w:p w14:paraId="27734F41" w14:textId="3044C2CC" w:rsidR="00554EE8" w:rsidRPr="00F01935" w:rsidRDefault="00554EE8" w:rsidP="00554EE8">
            <w:pPr>
              <w:spacing w:after="0" w:line="240" w:lineRule="auto"/>
              <w:jc w:val="center"/>
              <w:rPr>
                <w:rFonts w:asciiTheme="minorHAnsi" w:hAnsiTheme="minorHAnsi" w:cstheme="minorHAnsi"/>
                <w:b/>
                <w:bCs/>
                <w:sz w:val="18"/>
                <w:szCs w:val="18"/>
              </w:rPr>
            </w:pPr>
            <w:r w:rsidRPr="00F01935">
              <w:rPr>
                <w:rFonts w:asciiTheme="minorHAnsi" w:hAnsiTheme="minorHAnsi" w:cstheme="minorHAnsi"/>
                <w:sz w:val="18"/>
                <w:szCs w:val="18"/>
              </w:rPr>
              <w:t>06</w:t>
            </w:r>
          </w:p>
        </w:tc>
        <w:tc>
          <w:tcPr>
            <w:tcW w:w="323" w:type="pct"/>
            <w:tcBorders>
              <w:top w:val="single" w:sz="4" w:space="0" w:color="auto"/>
              <w:left w:val="single" w:sz="4" w:space="0" w:color="auto"/>
              <w:bottom w:val="single" w:sz="4" w:space="0" w:color="auto"/>
              <w:right w:val="single" w:sz="4" w:space="0" w:color="auto"/>
            </w:tcBorders>
            <w:vAlign w:val="bottom"/>
          </w:tcPr>
          <w:p w14:paraId="0DB441FD" w14:textId="58F1DA69" w:rsidR="00554EE8" w:rsidRPr="00F01935" w:rsidRDefault="00554EE8" w:rsidP="00554EE8">
            <w:pPr>
              <w:spacing w:after="0" w:line="240" w:lineRule="auto"/>
              <w:jc w:val="center"/>
              <w:rPr>
                <w:rFonts w:asciiTheme="minorHAnsi" w:hAnsiTheme="minorHAnsi" w:cstheme="minorHAnsi"/>
                <w:b/>
                <w:bCs/>
                <w:sz w:val="18"/>
                <w:szCs w:val="18"/>
              </w:rPr>
            </w:pPr>
            <w:r w:rsidRPr="00F01935">
              <w:rPr>
                <w:rFonts w:asciiTheme="minorHAnsi" w:hAnsiTheme="minorHAnsi" w:cstheme="minorHAnsi"/>
                <w:sz w:val="18"/>
                <w:szCs w:val="18"/>
              </w:rPr>
              <w:t>07</w:t>
            </w:r>
          </w:p>
        </w:tc>
        <w:tc>
          <w:tcPr>
            <w:tcW w:w="524" w:type="pct"/>
            <w:tcBorders>
              <w:top w:val="single" w:sz="4" w:space="0" w:color="auto"/>
              <w:left w:val="single" w:sz="4" w:space="0" w:color="auto"/>
              <w:bottom w:val="single" w:sz="4" w:space="0" w:color="auto"/>
              <w:right w:val="single" w:sz="4" w:space="0" w:color="auto"/>
            </w:tcBorders>
            <w:vAlign w:val="bottom"/>
          </w:tcPr>
          <w:p w14:paraId="5754446D" w14:textId="5154C0DD" w:rsidR="00554EE8" w:rsidRPr="00F01935" w:rsidRDefault="00554EE8" w:rsidP="00554EE8">
            <w:pPr>
              <w:spacing w:after="0" w:line="240" w:lineRule="auto"/>
              <w:jc w:val="center"/>
              <w:rPr>
                <w:rFonts w:asciiTheme="minorHAnsi" w:hAnsiTheme="minorHAnsi" w:cstheme="minorHAnsi"/>
                <w:b/>
                <w:bCs/>
                <w:sz w:val="18"/>
                <w:szCs w:val="18"/>
              </w:rPr>
            </w:pPr>
            <w:r w:rsidRPr="00F01935">
              <w:rPr>
                <w:rFonts w:asciiTheme="minorHAnsi" w:hAnsiTheme="minorHAnsi" w:cstheme="minorHAnsi"/>
                <w:sz w:val="18"/>
                <w:szCs w:val="18"/>
              </w:rPr>
              <w:t>08</w:t>
            </w:r>
          </w:p>
        </w:tc>
        <w:tc>
          <w:tcPr>
            <w:tcW w:w="525" w:type="pct"/>
            <w:tcBorders>
              <w:top w:val="single" w:sz="4" w:space="0" w:color="auto"/>
              <w:left w:val="single" w:sz="4" w:space="0" w:color="auto"/>
              <w:bottom w:val="single" w:sz="4" w:space="0" w:color="auto"/>
              <w:right w:val="single" w:sz="4" w:space="0" w:color="auto"/>
            </w:tcBorders>
            <w:vAlign w:val="bottom"/>
          </w:tcPr>
          <w:p w14:paraId="56D1E84E" w14:textId="3B77CC81"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vAlign w:val="bottom"/>
          </w:tcPr>
          <w:p w14:paraId="4DC9E8F4" w14:textId="7DED521E"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10</w:t>
            </w:r>
          </w:p>
        </w:tc>
        <w:tc>
          <w:tcPr>
            <w:tcW w:w="404" w:type="pct"/>
            <w:tcBorders>
              <w:top w:val="single" w:sz="4" w:space="0" w:color="auto"/>
              <w:left w:val="single" w:sz="4" w:space="0" w:color="auto"/>
              <w:bottom w:val="single" w:sz="4" w:space="0" w:color="auto"/>
              <w:right w:val="single" w:sz="4" w:space="0" w:color="auto"/>
            </w:tcBorders>
            <w:vAlign w:val="bottom"/>
          </w:tcPr>
          <w:p w14:paraId="55FAB2B4" w14:textId="14744043"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11</w:t>
            </w:r>
          </w:p>
        </w:tc>
        <w:tc>
          <w:tcPr>
            <w:tcW w:w="403" w:type="pct"/>
            <w:tcBorders>
              <w:top w:val="single" w:sz="4" w:space="0" w:color="auto"/>
              <w:left w:val="single" w:sz="4" w:space="0" w:color="auto"/>
              <w:bottom w:val="single" w:sz="4" w:space="0" w:color="auto"/>
              <w:right w:val="single" w:sz="4" w:space="0" w:color="auto"/>
            </w:tcBorders>
            <w:vAlign w:val="bottom"/>
          </w:tcPr>
          <w:p w14:paraId="0DA689F9" w14:textId="4AD20B74"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12</w:t>
            </w:r>
          </w:p>
        </w:tc>
      </w:tr>
      <w:tr w:rsidR="00CD6823" w:rsidRPr="00F01935" w14:paraId="110C1F45" w14:textId="77777777" w:rsidTr="008100D6">
        <w:trPr>
          <w:cantSplit/>
          <w:trHeight w:val="288"/>
        </w:trPr>
        <w:tc>
          <w:tcPr>
            <w:tcW w:w="360" w:type="pct"/>
            <w:tcBorders>
              <w:top w:val="single" w:sz="4" w:space="0" w:color="auto"/>
              <w:left w:val="single" w:sz="4" w:space="0" w:color="auto"/>
              <w:bottom w:val="single" w:sz="4" w:space="0" w:color="auto"/>
              <w:right w:val="single" w:sz="4" w:space="0" w:color="auto"/>
            </w:tcBorders>
            <w:vAlign w:val="bottom"/>
          </w:tcPr>
          <w:p w14:paraId="3FEB8A56" w14:textId="743460D1"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20"/>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48C8C09C" w14:textId="582C8B5E"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Heating System ID or Name</w:t>
            </w:r>
          </w:p>
        </w:tc>
        <w:tc>
          <w:tcPr>
            <w:tcW w:w="445" w:type="pct"/>
            <w:tcBorders>
              <w:top w:val="single" w:sz="4" w:space="0" w:color="auto"/>
              <w:left w:val="single" w:sz="4" w:space="0" w:color="auto"/>
              <w:bottom w:val="single" w:sz="4" w:space="0" w:color="auto"/>
              <w:right w:val="single" w:sz="4" w:space="0" w:color="auto"/>
            </w:tcBorders>
            <w:vAlign w:val="bottom"/>
          </w:tcPr>
          <w:p w14:paraId="58920839"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Heating System Type</w:t>
            </w:r>
          </w:p>
        </w:tc>
        <w:tc>
          <w:tcPr>
            <w:tcW w:w="364" w:type="pct"/>
            <w:tcBorders>
              <w:top w:val="single" w:sz="4" w:space="0" w:color="auto"/>
              <w:left w:val="single" w:sz="4" w:space="0" w:color="auto"/>
              <w:bottom w:val="single" w:sz="4" w:space="0" w:color="auto"/>
              <w:right w:val="single" w:sz="4" w:space="0" w:color="auto"/>
            </w:tcBorders>
            <w:vAlign w:val="bottom"/>
          </w:tcPr>
          <w:p w14:paraId="75524D98"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Heater Type</w:t>
            </w:r>
          </w:p>
        </w:tc>
        <w:tc>
          <w:tcPr>
            <w:tcW w:w="486" w:type="pct"/>
            <w:tcBorders>
              <w:top w:val="single" w:sz="4" w:space="0" w:color="auto"/>
              <w:left w:val="single" w:sz="4" w:space="0" w:color="auto"/>
              <w:bottom w:val="single" w:sz="4" w:space="0" w:color="auto"/>
              <w:right w:val="single" w:sz="4" w:space="0" w:color="auto"/>
            </w:tcBorders>
            <w:vAlign w:val="bottom"/>
          </w:tcPr>
          <w:p w14:paraId="7177A6B8" w14:textId="496941DF"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 xml:space="preserve"># </w:t>
            </w:r>
            <w:proofErr w:type="gramStart"/>
            <w:r w:rsidRPr="00F01935">
              <w:rPr>
                <w:rFonts w:asciiTheme="minorHAnsi" w:hAnsiTheme="minorHAnsi" w:cstheme="minorHAnsi"/>
                <w:sz w:val="18"/>
                <w:szCs w:val="18"/>
              </w:rPr>
              <w:t>of</w:t>
            </w:r>
            <w:proofErr w:type="gramEnd"/>
            <w:r w:rsidRPr="00F01935">
              <w:rPr>
                <w:rFonts w:asciiTheme="minorHAnsi" w:hAnsiTheme="minorHAnsi" w:cstheme="minorHAnsi"/>
                <w:sz w:val="18"/>
                <w:szCs w:val="18"/>
              </w:rPr>
              <w:t xml:space="preserve"> </w:t>
            </w:r>
            <w:r w:rsidR="00DF531F" w:rsidRPr="00F01935">
              <w:rPr>
                <w:rFonts w:asciiTheme="minorHAnsi" w:eastAsia="Times New Roman" w:hAnsiTheme="minorHAnsi" w:cstheme="minorHAnsi"/>
                <w:sz w:val="18"/>
                <w:szCs w:val="20"/>
              </w:rPr>
              <w:t xml:space="preserve">Like (or Identical) </w:t>
            </w:r>
            <w:r w:rsidRPr="00F01935">
              <w:rPr>
                <w:rFonts w:asciiTheme="minorHAnsi" w:hAnsiTheme="minorHAnsi" w:cstheme="minorHAnsi"/>
                <w:sz w:val="18"/>
                <w:szCs w:val="18"/>
              </w:rPr>
              <w:t>Water Heaters in System</w:t>
            </w:r>
          </w:p>
        </w:tc>
        <w:tc>
          <w:tcPr>
            <w:tcW w:w="282" w:type="pct"/>
            <w:tcBorders>
              <w:top w:val="single" w:sz="4" w:space="0" w:color="auto"/>
              <w:left w:val="single" w:sz="4" w:space="0" w:color="auto"/>
              <w:bottom w:val="single" w:sz="4" w:space="0" w:color="auto"/>
              <w:right w:val="single" w:sz="4" w:space="0" w:color="auto"/>
            </w:tcBorders>
            <w:vAlign w:val="bottom"/>
          </w:tcPr>
          <w:p w14:paraId="1643CD45"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Fuel Type</w:t>
            </w:r>
          </w:p>
        </w:tc>
        <w:tc>
          <w:tcPr>
            <w:tcW w:w="323" w:type="pct"/>
            <w:tcBorders>
              <w:top w:val="single" w:sz="4" w:space="0" w:color="auto"/>
              <w:left w:val="single" w:sz="4" w:space="0" w:color="auto"/>
              <w:bottom w:val="single" w:sz="4" w:space="0" w:color="auto"/>
              <w:right w:val="single" w:sz="4" w:space="0" w:color="auto"/>
            </w:tcBorders>
            <w:vAlign w:val="bottom"/>
          </w:tcPr>
          <w:p w14:paraId="42267D40"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Input Type</w:t>
            </w:r>
          </w:p>
        </w:tc>
        <w:tc>
          <w:tcPr>
            <w:tcW w:w="524" w:type="pct"/>
            <w:tcBorders>
              <w:top w:val="single" w:sz="4" w:space="0" w:color="auto"/>
              <w:left w:val="single" w:sz="4" w:space="0" w:color="auto"/>
              <w:bottom w:val="single" w:sz="4" w:space="0" w:color="auto"/>
              <w:right w:val="single" w:sz="4" w:space="0" w:color="auto"/>
            </w:tcBorders>
            <w:vAlign w:val="bottom"/>
          </w:tcPr>
          <w:p w14:paraId="599FC808"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Input Value</w:t>
            </w:r>
          </w:p>
        </w:tc>
        <w:tc>
          <w:tcPr>
            <w:tcW w:w="525" w:type="pct"/>
            <w:tcBorders>
              <w:top w:val="single" w:sz="4" w:space="0" w:color="auto"/>
              <w:left w:val="single" w:sz="4" w:space="0" w:color="auto"/>
              <w:bottom w:val="single" w:sz="4" w:space="0" w:color="auto"/>
              <w:right w:val="single" w:sz="4" w:space="0" w:color="auto"/>
            </w:tcBorders>
            <w:vAlign w:val="bottom"/>
          </w:tcPr>
          <w:p w14:paraId="61C9B531"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12391449"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Dwelling Unit DHW System</w:t>
            </w:r>
          </w:p>
          <w:p w14:paraId="32CBF52F"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Distribution Type</w:t>
            </w:r>
          </w:p>
        </w:tc>
        <w:tc>
          <w:tcPr>
            <w:tcW w:w="404" w:type="pct"/>
            <w:tcBorders>
              <w:top w:val="single" w:sz="4" w:space="0" w:color="auto"/>
              <w:left w:val="single" w:sz="4" w:space="0" w:color="auto"/>
              <w:bottom w:val="single" w:sz="4" w:space="0" w:color="auto"/>
              <w:right w:val="single" w:sz="4" w:space="0" w:color="auto"/>
            </w:tcBorders>
            <w:vAlign w:val="bottom"/>
          </w:tcPr>
          <w:p w14:paraId="5589DC8C" w14:textId="322BE969"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 xml:space="preserve">Compact </w:t>
            </w:r>
            <w:proofErr w:type="spellStart"/>
            <w:r w:rsidRPr="00F01935">
              <w:rPr>
                <w:rFonts w:asciiTheme="minorHAnsi" w:hAnsiTheme="minorHAnsi" w:cstheme="minorHAnsi"/>
                <w:sz w:val="18"/>
                <w:szCs w:val="18"/>
              </w:rPr>
              <w:t>Distrib</w:t>
            </w:r>
            <w:proofErr w:type="spellEnd"/>
            <w:r w:rsidRPr="00F01935">
              <w:rPr>
                <w:rFonts w:asciiTheme="minorHAnsi" w:hAnsiTheme="minorHAnsi" w:cstheme="minorHAnsi"/>
                <w:sz w:val="18"/>
                <w:szCs w:val="18"/>
              </w:rPr>
              <w:t>.</w:t>
            </w:r>
          </w:p>
        </w:tc>
        <w:tc>
          <w:tcPr>
            <w:tcW w:w="403" w:type="pct"/>
            <w:tcBorders>
              <w:top w:val="single" w:sz="4" w:space="0" w:color="auto"/>
              <w:left w:val="single" w:sz="4" w:space="0" w:color="auto"/>
              <w:bottom w:val="single" w:sz="4" w:space="0" w:color="auto"/>
              <w:right w:val="single" w:sz="4" w:space="0" w:color="auto"/>
            </w:tcBorders>
            <w:vAlign w:val="bottom"/>
          </w:tcPr>
          <w:p w14:paraId="24DEC3D9"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Drain Water Heat Recovery</w:t>
            </w:r>
          </w:p>
        </w:tc>
      </w:tr>
      <w:tr w:rsidR="00CD6823" w:rsidRPr="00F01935" w14:paraId="5BEEEFCC" w14:textId="77777777" w:rsidTr="008100D6">
        <w:trPr>
          <w:cantSplit/>
          <w:trHeight w:val="246"/>
        </w:trPr>
        <w:tc>
          <w:tcPr>
            <w:tcW w:w="360" w:type="pct"/>
            <w:tcBorders>
              <w:top w:val="single" w:sz="4" w:space="0" w:color="auto"/>
              <w:left w:val="single" w:sz="4" w:space="0" w:color="auto"/>
              <w:bottom w:val="single" w:sz="4" w:space="0" w:color="auto"/>
              <w:right w:val="single" w:sz="4" w:space="0" w:color="auto"/>
            </w:tcBorders>
          </w:tcPr>
          <w:p w14:paraId="50C7749C" w14:textId="187338E0" w:rsidR="00554EE8" w:rsidRPr="00F01935" w:rsidRDefault="00554EE8" w:rsidP="00554EE8">
            <w:pPr>
              <w:spacing w:after="0" w:line="240" w:lineRule="auto"/>
              <w:rPr>
                <w:rFonts w:asciiTheme="minorHAnsi" w:eastAsia="Times New Roman" w:hAnsiTheme="minorHAnsi" w:cstheme="minorHAnsi"/>
                <w:sz w:val="16"/>
                <w:szCs w:val="20"/>
              </w:rPr>
            </w:pPr>
            <w:r w:rsidRPr="00F01935">
              <w:rPr>
                <w:rFonts w:asciiTheme="minorHAnsi" w:eastAsia="Times New Roman" w:hAnsiTheme="minorHAnsi" w:cstheme="minorHAnsi"/>
                <w:sz w:val="16"/>
                <w:szCs w:val="16"/>
              </w:rPr>
              <w:t>&lt;&lt;Reference value from A01 &gt;&gt;</w:t>
            </w:r>
          </w:p>
        </w:tc>
        <w:tc>
          <w:tcPr>
            <w:tcW w:w="360" w:type="pct"/>
            <w:tcBorders>
              <w:top w:val="single" w:sz="4" w:space="0" w:color="auto"/>
              <w:left w:val="single" w:sz="4" w:space="0" w:color="auto"/>
              <w:bottom w:val="single" w:sz="4" w:space="0" w:color="auto"/>
              <w:right w:val="single" w:sz="4" w:space="0" w:color="auto"/>
            </w:tcBorders>
          </w:tcPr>
          <w:p w14:paraId="19185FD4" w14:textId="770E350F" w:rsidR="00554EE8" w:rsidRPr="00F01935" w:rsidRDefault="00554EE8" w:rsidP="00554EE8">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t>&lt;&lt;Reference value from A02&gt;&gt;</w:t>
            </w:r>
          </w:p>
        </w:tc>
        <w:tc>
          <w:tcPr>
            <w:tcW w:w="445" w:type="pct"/>
            <w:tcBorders>
              <w:top w:val="single" w:sz="4" w:space="0" w:color="auto"/>
              <w:left w:val="single" w:sz="4" w:space="0" w:color="auto"/>
              <w:bottom w:val="single" w:sz="4" w:space="0" w:color="auto"/>
              <w:right w:val="single" w:sz="4" w:space="0" w:color="auto"/>
            </w:tcBorders>
          </w:tcPr>
          <w:p w14:paraId="77E4DFEE" w14:textId="77166B12" w:rsidR="00554EE8" w:rsidRPr="00F01935"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&lt;&lt; reference value from A03&gt;&gt;</w:t>
            </w:r>
          </w:p>
          <w:p w14:paraId="348BD037" w14:textId="42D69148" w:rsidR="00554EE8" w:rsidRPr="00F01935" w:rsidRDefault="00554EE8" w:rsidP="00554EE8">
            <w:pPr>
              <w:spacing w:after="0" w:line="240" w:lineRule="auto"/>
              <w:rPr>
                <w:rFonts w:asciiTheme="minorHAnsi" w:hAnsiTheme="minorHAnsi" w:cstheme="minorHAnsi"/>
                <w:sz w:val="14"/>
                <w:szCs w:val="16"/>
              </w:rPr>
            </w:pPr>
          </w:p>
        </w:tc>
        <w:tc>
          <w:tcPr>
            <w:tcW w:w="364" w:type="pct"/>
            <w:tcBorders>
              <w:top w:val="single" w:sz="4" w:space="0" w:color="auto"/>
              <w:left w:val="single" w:sz="4" w:space="0" w:color="auto"/>
              <w:bottom w:val="single" w:sz="4" w:space="0" w:color="auto"/>
              <w:right w:val="single" w:sz="4" w:space="0" w:color="auto"/>
            </w:tcBorders>
          </w:tcPr>
          <w:p w14:paraId="7C4D401E" w14:textId="32167DA9" w:rsidR="00554EE8" w:rsidRPr="00F01935" w:rsidRDefault="00554EE8" w:rsidP="00554EE8">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t>&lt;&lt; reference value from A04&gt;&gt;</w:t>
            </w:r>
          </w:p>
        </w:tc>
        <w:tc>
          <w:tcPr>
            <w:tcW w:w="486" w:type="pct"/>
            <w:tcBorders>
              <w:top w:val="single" w:sz="4" w:space="0" w:color="auto"/>
              <w:left w:val="single" w:sz="4" w:space="0" w:color="auto"/>
              <w:bottom w:val="single" w:sz="4" w:space="0" w:color="auto"/>
              <w:right w:val="single" w:sz="4" w:space="0" w:color="auto"/>
            </w:tcBorders>
          </w:tcPr>
          <w:p w14:paraId="3AA1B762" w14:textId="23DF9A6E" w:rsidR="00554EE8" w:rsidRPr="00F01935"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4"/>
                <w:szCs w:val="16"/>
              </w:rPr>
            </w:pPr>
            <w:r w:rsidRPr="00F01935">
              <w:rPr>
                <w:rFonts w:asciiTheme="minorHAnsi" w:eastAsia="Times New Roman" w:hAnsiTheme="minorHAnsi" w:cstheme="minorHAnsi"/>
                <w:sz w:val="16"/>
                <w:szCs w:val="20"/>
              </w:rPr>
              <w:t>&lt;&lt; reference value from A05&gt;&gt;</w:t>
            </w:r>
          </w:p>
        </w:tc>
        <w:tc>
          <w:tcPr>
            <w:tcW w:w="282" w:type="pct"/>
            <w:tcBorders>
              <w:top w:val="single" w:sz="4" w:space="0" w:color="auto"/>
              <w:left w:val="single" w:sz="4" w:space="0" w:color="auto"/>
              <w:bottom w:val="single" w:sz="4" w:space="0" w:color="auto"/>
              <w:right w:val="single" w:sz="4" w:space="0" w:color="auto"/>
            </w:tcBorders>
          </w:tcPr>
          <w:p w14:paraId="756E6B24" w14:textId="5434463A" w:rsidR="00554EE8" w:rsidRPr="00F01935"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&lt;&lt; Reference value from A06&gt;&gt;</w:t>
            </w:r>
          </w:p>
          <w:p w14:paraId="6905076F" w14:textId="2A84251B" w:rsidR="00554EE8" w:rsidRPr="00F01935" w:rsidRDefault="00554EE8" w:rsidP="00554EE8">
            <w:pPr>
              <w:spacing w:after="0" w:line="240" w:lineRule="auto"/>
              <w:rPr>
                <w:rFonts w:asciiTheme="minorHAnsi" w:hAnsiTheme="minorHAnsi" w:cstheme="minorHAnsi"/>
                <w:sz w:val="14"/>
                <w:szCs w:val="16"/>
              </w:rPr>
            </w:pPr>
          </w:p>
        </w:tc>
        <w:tc>
          <w:tcPr>
            <w:tcW w:w="323" w:type="pct"/>
            <w:tcBorders>
              <w:top w:val="single" w:sz="4" w:space="0" w:color="auto"/>
              <w:left w:val="single" w:sz="4" w:space="0" w:color="auto"/>
              <w:bottom w:val="single" w:sz="4" w:space="0" w:color="auto"/>
              <w:right w:val="single" w:sz="4" w:space="0" w:color="auto"/>
            </w:tcBorders>
          </w:tcPr>
          <w:p w14:paraId="4DDAC414" w14:textId="7476F7DC" w:rsidR="00554EE8" w:rsidRPr="00F01935"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&lt;&lt; Reference value from A07 &gt;&gt;</w:t>
            </w:r>
          </w:p>
          <w:p w14:paraId="5CA11BB7" w14:textId="78BEEFC6" w:rsidR="00554EE8" w:rsidRPr="00F01935"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p>
          <w:p w14:paraId="2BB11D43" w14:textId="446C0F0F" w:rsidR="00554EE8" w:rsidRPr="00F01935"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p>
          <w:p w14:paraId="47CE21EB" w14:textId="328A3E8F" w:rsidR="00554EE8" w:rsidRPr="00F01935" w:rsidRDefault="00554EE8" w:rsidP="00554EE8">
            <w:pPr>
              <w:spacing w:after="0" w:line="240" w:lineRule="auto"/>
              <w:rPr>
                <w:rFonts w:asciiTheme="minorHAnsi" w:hAnsiTheme="minorHAnsi" w:cstheme="minorHAnsi"/>
                <w:sz w:val="14"/>
                <w:szCs w:val="16"/>
              </w:rPr>
            </w:pPr>
          </w:p>
        </w:tc>
        <w:tc>
          <w:tcPr>
            <w:tcW w:w="524" w:type="pct"/>
            <w:tcBorders>
              <w:top w:val="single" w:sz="4" w:space="0" w:color="auto"/>
              <w:left w:val="single" w:sz="4" w:space="0" w:color="auto"/>
              <w:bottom w:val="single" w:sz="4" w:space="0" w:color="auto"/>
              <w:right w:val="single" w:sz="4" w:space="0" w:color="auto"/>
            </w:tcBorders>
            <w:vAlign w:val="center"/>
          </w:tcPr>
          <w:p w14:paraId="3236F259" w14:textId="57FF3658"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&lt;&lt;User input value which must pass the following range tests:</w:t>
            </w:r>
            <w:r w:rsidRPr="00F01935">
              <w:t xml:space="preserve"> </w:t>
            </w:r>
            <w:r w:rsidRPr="00F01935">
              <w:rPr>
                <w:rFonts w:asciiTheme="minorHAnsi" w:eastAsia="Times New Roman" w:hAnsiTheme="minorHAnsi" w:cstheme="minorHAnsi"/>
                <w:sz w:val="16"/>
                <w:szCs w:val="20"/>
              </w:rPr>
              <w:t>Value may be NA if B08is NA.</w:t>
            </w:r>
          </w:p>
          <w:p w14:paraId="00FC1634" w14:textId="74D4BD4F"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B06 = Natural Gas or Propane, then</w:t>
            </w:r>
          </w:p>
          <w:p w14:paraId="61EC8282" w14:textId="206F7CC2"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B04 = Commercial Storage, then value must be &gt; 75,000 Btu/</w:t>
            </w:r>
            <w:proofErr w:type="spellStart"/>
            <w:proofErr w:type="gramStart"/>
            <w:r w:rsidRPr="00F01935">
              <w:rPr>
                <w:rFonts w:asciiTheme="minorHAnsi" w:eastAsia="Times New Roman" w:hAnsiTheme="minorHAnsi" w:cstheme="minorHAnsi"/>
                <w:sz w:val="16"/>
                <w:szCs w:val="20"/>
              </w:rPr>
              <w:t>hr</w:t>
            </w:r>
            <w:proofErr w:type="spellEnd"/>
            <w:r w:rsidRPr="00F01935">
              <w:rPr>
                <w:rFonts w:asciiTheme="minorHAnsi" w:eastAsia="Times New Roman" w:hAnsiTheme="minorHAnsi" w:cstheme="minorHAnsi"/>
                <w:sz w:val="16"/>
                <w:szCs w:val="20"/>
              </w:rPr>
              <w:t>;</w:t>
            </w:r>
            <w:proofErr w:type="gramEnd"/>
          </w:p>
          <w:p w14:paraId="4957A937" w14:textId="7011D818"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B04 = Consumer Storage, then value must be ≤ 75,000 Btu/</w:t>
            </w:r>
            <w:proofErr w:type="spellStart"/>
            <w:proofErr w:type="gramStart"/>
            <w:r w:rsidRPr="00F01935">
              <w:rPr>
                <w:rFonts w:asciiTheme="minorHAnsi" w:eastAsia="Times New Roman" w:hAnsiTheme="minorHAnsi" w:cstheme="minorHAnsi"/>
                <w:sz w:val="16"/>
                <w:szCs w:val="20"/>
              </w:rPr>
              <w:t>hr</w:t>
            </w:r>
            <w:proofErr w:type="spellEnd"/>
            <w:r w:rsidRPr="00F01935">
              <w:rPr>
                <w:rFonts w:asciiTheme="minorHAnsi" w:eastAsia="Times New Roman" w:hAnsiTheme="minorHAnsi" w:cstheme="minorHAnsi"/>
                <w:sz w:val="16"/>
                <w:szCs w:val="20"/>
              </w:rPr>
              <w:t>;</w:t>
            </w:r>
            <w:proofErr w:type="gramEnd"/>
          </w:p>
          <w:p w14:paraId="43038F2D" w14:textId="779C04B4"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B04 = Commercial Instant, then value must be &gt; 200,000 Btu/</w:t>
            </w:r>
            <w:proofErr w:type="spellStart"/>
            <w:proofErr w:type="gramStart"/>
            <w:r w:rsidRPr="00F01935">
              <w:rPr>
                <w:rFonts w:asciiTheme="minorHAnsi" w:eastAsia="Times New Roman" w:hAnsiTheme="minorHAnsi" w:cstheme="minorHAnsi"/>
                <w:sz w:val="16"/>
                <w:szCs w:val="20"/>
              </w:rPr>
              <w:t>hr</w:t>
            </w:r>
            <w:proofErr w:type="spellEnd"/>
            <w:r w:rsidRPr="00F01935">
              <w:rPr>
                <w:rFonts w:asciiTheme="minorHAnsi" w:eastAsia="Times New Roman" w:hAnsiTheme="minorHAnsi" w:cstheme="minorHAnsi"/>
                <w:sz w:val="16"/>
                <w:szCs w:val="20"/>
              </w:rPr>
              <w:t>;</w:t>
            </w:r>
            <w:proofErr w:type="gramEnd"/>
          </w:p>
          <w:p w14:paraId="7A989646" w14:textId="376D747D"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B04 = Consumer Instant, then value must be ≤ 200,000 Btu/</w:t>
            </w:r>
            <w:proofErr w:type="spellStart"/>
            <w:proofErr w:type="gramStart"/>
            <w:r w:rsidRPr="00F01935">
              <w:rPr>
                <w:rFonts w:asciiTheme="minorHAnsi" w:eastAsia="Times New Roman" w:hAnsiTheme="minorHAnsi" w:cstheme="minorHAnsi"/>
                <w:sz w:val="16"/>
                <w:szCs w:val="20"/>
              </w:rPr>
              <w:t>hr</w:t>
            </w:r>
            <w:proofErr w:type="spellEnd"/>
            <w:r w:rsidRPr="00F01935">
              <w:rPr>
                <w:rFonts w:asciiTheme="minorHAnsi" w:eastAsia="Times New Roman" w:hAnsiTheme="minorHAnsi" w:cstheme="minorHAnsi"/>
                <w:sz w:val="16"/>
                <w:szCs w:val="20"/>
              </w:rPr>
              <w:t>;</w:t>
            </w:r>
            <w:proofErr w:type="gramEnd"/>
          </w:p>
          <w:p w14:paraId="4AC9EEF8" w14:textId="7D1AA610"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Else if B04 = Residential-Duty Commercial Storage, then value must be ≤ 105,000 Btu/</w:t>
            </w:r>
            <w:proofErr w:type="spellStart"/>
            <w:proofErr w:type="gramStart"/>
            <w:r w:rsidRPr="00F01935">
              <w:rPr>
                <w:rFonts w:asciiTheme="minorHAnsi" w:eastAsia="Times New Roman" w:hAnsiTheme="minorHAnsi" w:cstheme="minorHAnsi"/>
                <w:sz w:val="16"/>
                <w:szCs w:val="20"/>
              </w:rPr>
              <w:t>hr</w:t>
            </w:r>
            <w:proofErr w:type="spellEnd"/>
            <w:r w:rsidRPr="00F01935">
              <w:rPr>
                <w:rFonts w:asciiTheme="minorHAnsi" w:eastAsia="Times New Roman" w:hAnsiTheme="minorHAnsi" w:cstheme="minorHAnsi"/>
                <w:sz w:val="16"/>
                <w:szCs w:val="20"/>
              </w:rPr>
              <w:t>;</w:t>
            </w:r>
            <w:proofErr w:type="gramEnd"/>
          </w:p>
          <w:p w14:paraId="3FE17D88" w14:textId="5FAF5BD0"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Else if B06 = Electricity, then</w:t>
            </w:r>
          </w:p>
          <w:p w14:paraId="4899914A" w14:textId="0261BF09"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lastRenderedPageBreak/>
              <w:t xml:space="preserve">If B04 = Commercial Storage or Commercial Instant, then value must be &gt; 12 </w:t>
            </w:r>
            <w:proofErr w:type="gramStart"/>
            <w:r w:rsidRPr="00F01935">
              <w:rPr>
                <w:rFonts w:asciiTheme="minorHAnsi" w:eastAsia="Times New Roman" w:hAnsiTheme="minorHAnsi" w:cstheme="minorHAnsi"/>
                <w:sz w:val="16"/>
                <w:szCs w:val="20"/>
              </w:rPr>
              <w:t>kW;</w:t>
            </w:r>
            <w:proofErr w:type="gramEnd"/>
          </w:p>
          <w:p w14:paraId="46679747" w14:textId="7AEA5C43"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 xml:space="preserve">If B04 = Consumer Storage or Consumer Instant, then value must be ≤ 12 </w:t>
            </w:r>
            <w:proofErr w:type="gramStart"/>
            <w:r w:rsidRPr="00F01935">
              <w:rPr>
                <w:rFonts w:asciiTheme="minorHAnsi" w:eastAsia="Times New Roman" w:hAnsiTheme="minorHAnsi" w:cstheme="minorHAnsi"/>
                <w:sz w:val="16"/>
                <w:szCs w:val="20"/>
              </w:rPr>
              <w:t>kW;</w:t>
            </w:r>
            <w:proofErr w:type="gramEnd"/>
          </w:p>
          <w:p w14:paraId="0F235F01" w14:textId="0BE265B0"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 xml:space="preserve">Else if B04 = Residential-Duty Commercial Instantaneous, then value must be ≤ 58.6 </w:t>
            </w:r>
            <w:proofErr w:type="gramStart"/>
            <w:r w:rsidRPr="00F01935">
              <w:rPr>
                <w:rFonts w:asciiTheme="minorHAnsi" w:eastAsia="Times New Roman" w:hAnsiTheme="minorHAnsi" w:cstheme="minorHAnsi"/>
                <w:sz w:val="16"/>
                <w:szCs w:val="20"/>
              </w:rPr>
              <w:t>kW;</w:t>
            </w:r>
            <w:proofErr w:type="gramEnd"/>
          </w:p>
          <w:p w14:paraId="5B006588" w14:textId="22D8EC1B" w:rsidR="00554EE8" w:rsidRPr="00F01935" w:rsidRDefault="00554EE8" w:rsidP="00554EE8">
            <w:pPr>
              <w:spacing w:after="0"/>
              <w:rPr>
                <w:rFonts w:asciiTheme="minorHAnsi" w:eastAsia="Times New Roman" w:hAnsiTheme="minorHAnsi" w:cstheme="minorHAnsi"/>
                <w:sz w:val="16"/>
                <w:szCs w:val="20"/>
              </w:rPr>
            </w:pPr>
          </w:p>
          <w:p w14:paraId="7CF927FF" w14:textId="0763D859"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 xml:space="preserve">If the value passes range test and if A06 = Electric Resistance, it is stored in </w:t>
            </w:r>
            <w:proofErr w:type="spellStart"/>
            <w:r w:rsidRPr="00F01935">
              <w:rPr>
                <w:rFonts w:asciiTheme="minorHAnsi" w:eastAsia="Times New Roman" w:hAnsiTheme="minorHAnsi" w:cstheme="minorHAnsi"/>
                <w:sz w:val="16"/>
                <w:szCs w:val="20"/>
              </w:rPr>
              <w:t>WaterHeaterElectricFiredRatedInput</w:t>
            </w:r>
            <w:proofErr w:type="spellEnd"/>
            <w:r w:rsidRPr="00F01935">
              <w:rPr>
                <w:rFonts w:asciiTheme="minorHAnsi" w:eastAsia="Times New Roman" w:hAnsiTheme="minorHAnsi" w:cstheme="minorHAnsi"/>
                <w:sz w:val="16"/>
                <w:szCs w:val="20"/>
              </w:rPr>
              <w:t xml:space="preserve">, Otherwise the value is stored in </w:t>
            </w:r>
            <w:proofErr w:type="spellStart"/>
            <w:r w:rsidRPr="00F01935">
              <w:rPr>
                <w:rFonts w:asciiTheme="minorHAnsi" w:eastAsia="Times New Roman" w:hAnsiTheme="minorHAnsi" w:cstheme="minorHAnsi"/>
                <w:sz w:val="16"/>
                <w:szCs w:val="20"/>
              </w:rPr>
              <w:t>WaterHeaterGasFiredRatedInput</w:t>
            </w:r>
            <w:proofErr w:type="spellEnd"/>
            <w:r w:rsidRPr="00F01935">
              <w:rPr>
                <w:rFonts w:asciiTheme="minorHAnsi" w:eastAsia="Times New Roman" w:hAnsiTheme="minorHAnsi" w:cstheme="minorHAnsi"/>
                <w:sz w:val="16"/>
                <w:szCs w:val="20"/>
              </w:rPr>
              <w:t>&gt;&gt;</w:t>
            </w:r>
          </w:p>
          <w:p w14:paraId="403C3207" w14:textId="1DA6FB43" w:rsidR="00554EE8" w:rsidRPr="00F01935" w:rsidRDefault="00554EE8" w:rsidP="00554EE8">
            <w:pPr>
              <w:spacing w:after="0"/>
              <w:rPr>
                <w:rFonts w:asciiTheme="minorHAnsi" w:eastAsia="Times New Roman" w:hAnsiTheme="minorHAnsi" w:cstheme="minorHAnsi"/>
                <w:sz w:val="16"/>
                <w:szCs w:val="20"/>
              </w:rPr>
            </w:pPr>
          </w:p>
          <w:p w14:paraId="4DC44E17" w14:textId="5FC46A55" w:rsidR="00554EE8" w:rsidRPr="00F01935" w:rsidRDefault="00554EE8" w:rsidP="00554EE8">
            <w:pPr>
              <w:spacing w:after="0" w:line="240" w:lineRule="auto"/>
              <w:rPr>
                <w:rFonts w:asciiTheme="minorHAnsi" w:hAnsiTheme="minorHAnsi" w:cstheme="minorHAnsi"/>
                <w:sz w:val="14"/>
                <w:szCs w:val="16"/>
              </w:rPr>
            </w:pPr>
          </w:p>
        </w:tc>
        <w:tc>
          <w:tcPr>
            <w:tcW w:w="525" w:type="pct"/>
            <w:tcBorders>
              <w:top w:val="single" w:sz="4" w:space="0" w:color="auto"/>
              <w:left w:val="single" w:sz="4" w:space="0" w:color="auto"/>
              <w:bottom w:val="single" w:sz="4" w:space="0" w:color="auto"/>
              <w:right w:val="single" w:sz="4" w:space="0" w:color="auto"/>
            </w:tcBorders>
          </w:tcPr>
          <w:p w14:paraId="7EF496BA" w14:textId="1C6F85C8" w:rsidR="00554EE8" w:rsidRPr="00F01935" w:rsidRDefault="00554EE8" w:rsidP="00554EE8">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lastRenderedPageBreak/>
              <w:t>&lt;&lt; Reference value from A09&gt;&gt;</w:t>
            </w:r>
          </w:p>
        </w:tc>
        <w:tc>
          <w:tcPr>
            <w:tcW w:w="524" w:type="pct"/>
            <w:tcBorders>
              <w:top w:val="single" w:sz="4" w:space="0" w:color="auto"/>
              <w:left w:val="single" w:sz="4" w:space="0" w:color="auto"/>
              <w:bottom w:val="single" w:sz="4" w:space="0" w:color="auto"/>
              <w:right w:val="single" w:sz="4" w:space="0" w:color="auto"/>
            </w:tcBorders>
          </w:tcPr>
          <w:p w14:paraId="6C87B38C" w14:textId="7D6C0D03" w:rsidR="00554EE8" w:rsidRPr="00F01935" w:rsidRDefault="00554EE8" w:rsidP="00554EE8">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t>&lt;&lt; Reference value from Design Dwelling Unit DHW System Distribution A10&gt;&gt;</w:t>
            </w:r>
          </w:p>
        </w:tc>
        <w:tc>
          <w:tcPr>
            <w:tcW w:w="404" w:type="pct"/>
            <w:tcBorders>
              <w:top w:val="single" w:sz="4" w:space="0" w:color="auto"/>
              <w:left w:val="single" w:sz="4" w:space="0" w:color="auto"/>
              <w:bottom w:val="single" w:sz="4" w:space="0" w:color="auto"/>
              <w:right w:val="single" w:sz="4" w:space="0" w:color="auto"/>
            </w:tcBorders>
          </w:tcPr>
          <w:p w14:paraId="6FA787AB" w14:textId="353C379B" w:rsidR="00554EE8" w:rsidRPr="00F01935" w:rsidRDefault="00554EE8" w:rsidP="00554EE8">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t>&lt;&lt; Reference value from A11&gt;&gt;</w:t>
            </w:r>
          </w:p>
        </w:tc>
        <w:tc>
          <w:tcPr>
            <w:tcW w:w="403" w:type="pct"/>
            <w:tcBorders>
              <w:top w:val="single" w:sz="4" w:space="0" w:color="auto"/>
              <w:left w:val="single" w:sz="4" w:space="0" w:color="auto"/>
              <w:bottom w:val="single" w:sz="4" w:space="0" w:color="auto"/>
              <w:right w:val="single" w:sz="4" w:space="0" w:color="auto"/>
            </w:tcBorders>
          </w:tcPr>
          <w:p w14:paraId="4EEFADE4" w14:textId="622E178A" w:rsidR="00554EE8" w:rsidRPr="00F01935" w:rsidRDefault="00554EE8" w:rsidP="00554EE8">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t xml:space="preserve">&lt;&lt; Reference value </w:t>
            </w:r>
            <w:proofErr w:type="gramStart"/>
            <w:r w:rsidRPr="00F01935">
              <w:rPr>
                <w:rFonts w:asciiTheme="minorHAnsi" w:eastAsia="Times New Roman" w:hAnsiTheme="minorHAnsi" w:cstheme="minorHAnsi"/>
                <w:sz w:val="16"/>
                <w:szCs w:val="20"/>
              </w:rPr>
              <w:t>from  A</w:t>
            </w:r>
            <w:proofErr w:type="gramEnd"/>
            <w:r w:rsidRPr="00F01935">
              <w:rPr>
                <w:rFonts w:asciiTheme="minorHAnsi" w:eastAsia="Times New Roman" w:hAnsiTheme="minorHAnsi" w:cstheme="minorHAnsi"/>
                <w:sz w:val="16"/>
                <w:szCs w:val="20"/>
              </w:rPr>
              <w:t>12&gt;&gt;</w:t>
            </w:r>
          </w:p>
        </w:tc>
      </w:tr>
      <w:tr w:rsidR="00CD6823" w:rsidRPr="00F01935" w14:paraId="3A5022A5" w14:textId="77777777" w:rsidTr="008100D6">
        <w:trPr>
          <w:cantSplit/>
          <w:trHeight w:val="278"/>
        </w:trPr>
        <w:tc>
          <w:tcPr>
            <w:tcW w:w="360" w:type="pct"/>
            <w:tcBorders>
              <w:top w:val="single" w:sz="4" w:space="0" w:color="auto"/>
              <w:left w:val="single" w:sz="4" w:space="0" w:color="auto"/>
              <w:bottom w:val="single" w:sz="4" w:space="0" w:color="auto"/>
              <w:right w:val="single" w:sz="4" w:space="0" w:color="auto"/>
            </w:tcBorders>
          </w:tcPr>
          <w:p w14:paraId="12A4C7EF"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78725B7E" w14:textId="0ED1688E" w:rsidR="00554EE8" w:rsidRPr="00F01935" w:rsidDel="0053169A" w:rsidRDefault="00554EE8" w:rsidP="00554EE8">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562CF0AD"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364" w:type="pct"/>
            <w:tcBorders>
              <w:top w:val="single" w:sz="4" w:space="0" w:color="auto"/>
              <w:left w:val="single" w:sz="4" w:space="0" w:color="auto"/>
              <w:bottom w:val="single" w:sz="4" w:space="0" w:color="auto"/>
              <w:right w:val="single" w:sz="4" w:space="0" w:color="auto"/>
            </w:tcBorders>
          </w:tcPr>
          <w:p w14:paraId="1519F916"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486" w:type="pct"/>
            <w:tcBorders>
              <w:top w:val="single" w:sz="4" w:space="0" w:color="auto"/>
              <w:left w:val="single" w:sz="4" w:space="0" w:color="auto"/>
              <w:bottom w:val="single" w:sz="4" w:space="0" w:color="auto"/>
              <w:right w:val="single" w:sz="4" w:space="0" w:color="auto"/>
            </w:tcBorders>
          </w:tcPr>
          <w:p w14:paraId="20758B79"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282" w:type="pct"/>
            <w:tcBorders>
              <w:top w:val="single" w:sz="4" w:space="0" w:color="auto"/>
              <w:left w:val="single" w:sz="4" w:space="0" w:color="auto"/>
              <w:bottom w:val="single" w:sz="4" w:space="0" w:color="auto"/>
              <w:right w:val="single" w:sz="4" w:space="0" w:color="auto"/>
            </w:tcBorders>
          </w:tcPr>
          <w:p w14:paraId="58746990"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05029388"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EE27031"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525" w:type="pct"/>
            <w:tcBorders>
              <w:top w:val="single" w:sz="4" w:space="0" w:color="auto"/>
              <w:left w:val="single" w:sz="4" w:space="0" w:color="auto"/>
              <w:bottom w:val="single" w:sz="4" w:space="0" w:color="auto"/>
              <w:right w:val="single" w:sz="4" w:space="0" w:color="auto"/>
            </w:tcBorders>
          </w:tcPr>
          <w:p w14:paraId="5FF6F2F2"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1FD32461"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6DBABD03"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02275763" w14:textId="08D8517C" w:rsidR="00554EE8" w:rsidRPr="00F01935" w:rsidDel="0053169A" w:rsidRDefault="00554EE8" w:rsidP="00554EE8">
            <w:pPr>
              <w:spacing w:after="0" w:line="240" w:lineRule="auto"/>
              <w:rPr>
                <w:rFonts w:asciiTheme="minorHAnsi" w:hAnsiTheme="minorHAnsi" w:cstheme="minorHAnsi"/>
                <w:sz w:val="18"/>
                <w:szCs w:val="18"/>
              </w:rPr>
            </w:pPr>
          </w:p>
        </w:tc>
      </w:tr>
    </w:tbl>
    <w:p w14:paraId="1264387D" w14:textId="67026FAC" w:rsidR="00F1004F" w:rsidRPr="00F01935" w:rsidRDefault="00F1004F" w:rsidP="00A05A69">
      <w:pPr>
        <w:spacing w:after="0" w:line="240" w:lineRule="auto"/>
        <w:rPr>
          <w:rFonts w:asciiTheme="minorHAnsi" w:hAnsiTheme="minorHAnsi" w:cstheme="minorHAnsi"/>
          <w:sz w:val="18"/>
          <w:szCs w:val="18"/>
        </w:rPr>
      </w:pPr>
    </w:p>
    <w:p w14:paraId="63830874" w14:textId="101F5513" w:rsidR="006441C9" w:rsidRPr="00F01935" w:rsidRDefault="006441C9" w:rsidP="00A05A69">
      <w:pPr>
        <w:spacing w:after="0" w:line="240" w:lineRule="auto"/>
        <w:rPr>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A809F0" w:rsidRPr="00F01935" w14:paraId="2DBCAD15" w14:textId="77777777" w:rsidTr="00B022F9">
        <w:tc>
          <w:tcPr>
            <w:tcW w:w="10885" w:type="dxa"/>
            <w:gridSpan w:val="9"/>
          </w:tcPr>
          <w:p w14:paraId="7E293BC7" w14:textId="65E91841" w:rsidR="00A809F0" w:rsidRPr="00F01935" w:rsidRDefault="00216B4F" w:rsidP="00B022F9">
            <w:pPr>
              <w:spacing w:after="0" w:line="240" w:lineRule="auto"/>
              <w:rPr>
                <w:rFonts w:cstheme="minorHAnsi"/>
                <w:b/>
                <w:sz w:val="20"/>
                <w:szCs w:val="20"/>
              </w:rPr>
            </w:pPr>
            <w:r w:rsidRPr="00F01935">
              <w:rPr>
                <w:rFonts w:cstheme="minorHAnsi"/>
                <w:b/>
                <w:sz w:val="20"/>
                <w:szCs w:val="20"/>
              </w:rPr>
              <w:t>B2</w:t>
            </w:r>
            <w:r w:rsidR="00A809F0" w:rsidRPr="00F01935">
              <w:rPr>
                <w:rFonts w:cstheme="minorHAnsi"/>
                <w:b/>
                <w:sz w:val="20"/>
                <w:szCs w:val="20"/>
              </w:rPr>
              <w:t>. Installed HERS Verified Dwelling Unit HPWH System Information</w:t>
            </w:r>
          </w:p>
          <w:p w14:paraId="593B71B6" w14:textId="6D717AAF" w:rsidR="00A809F0" w:rsidRPr="00F01935" w:rsidRDefault="00AA0B70" w:rsidP="00B022F9">
            <w:pPr>
              <w:spacing w:after="0"/>
              <w:rPr>
                <w:rFonts w:cstheme="minorHAnsi"/>
                <w:sz w:val="20"/>
                <w:szCs w:val="20"/>
              </w:rPr>
            </w:pPr>
            <w:r w:rsidRPr="00F01935">
              <w:rPr>
                <w:iCs/>
                <w:sz w:val="18"/>
                <w:szCs w:val="18"/>
              </w:rPr>
              <w:t>&lt;&lt;Static Text - see the top&gt;&gt;</w:t>
            </w:r>
            <w:r w:rsidR="00A809F0" w:rsidRPr="00F01935">
              <w:rPr>
                <w:rFonts w:cstheme="minorHAnsi"/>
                <w:sz w:val="20"/>
                <w:szCs w:val="20"/>
              </w:rPr>
              <w:t xml:space="preserve">&lt;&lt;If </w:t>
            </w:r>
            <w:proofErr w:type="spellStart"/>
            <w:r w:rsidR="00411648" w:rsidRPr="00F01935">
              <w:rPr>
                <w:rFonts w:cstheme="minorHAnsi"/>
                <w:sz w:val="20"/>
                <w:szCs w:val="20"/>
              </w:rPr>
              <w:t>LMCC</w:t>
            </w:r>
            <w:r w:rsidR="001C4250" w:rsidRPr="00F01935">
              <w:rPr>
                <w:rFonts w:cstheme="minorHAnsi"/>
                <w:sz w:val="20"/>
                <w:szCs w:val="20"/>
              </w:rPr>
              <w:t>Table</w:t>
            </w:r>
            <w:proofErr w:type="spellEnd"/>
            <w:r w:rsidR="001C4250" w:rsidRPr="00F01935">
              <w:rPr>
                <w:rFonts w:cstheme="minorHAnsi"/>
                <w:sz w:val="20"/>
                <w:szCs w:val="20"/>
              </w:rPr>
              <w:t xml:space="preserve"> </w:t>
            </w:r>
            <w:r w:rsidR="00305943" w:rsidRPr="00F01935">
              <w:rPr>
                <w:rFonts w:cstheme="minorHAnsi"/>
                <w:sz w:val="20"/>
                <w:szCs w:val="20"/>
              </w:rPr>
              <w:t>A2</w:t>
            </w:r>
            <w:r w:rsidR="00334B00" w:rsidRPr="00F01935">
              <w:rPr>
                <w:rFonts w:cstheme="minorHAnsi"/>
                <w:sz w:val="20"/>
                <w:szCs w:val="20"/>
              </w:rPr>
              <w:t xml:space="preserve"> does not apply,</w:t>
            </w:r>
            <w:r w:rsidR="00A809F0" w:rsidRPr="00F01935">
              <w:rPr>
                <w:rFonts w:cstheme="minorHAnsi"/>
                <w:sz w:val="20"/>
                <w:szCs w:val="20"/>
              </w:rPr>
              <w:t xml:space="preserve"> then require table, else display the "section does not apply" message&gt;&gt;</w:t>
            </w:r>
          </w:p>
          <w:p w14:paraId="58862816" w14:textId="5CDAF4D1" w:rsidR="00A809F0" w:rsidRPr="00F01935" w:rsidRDefault="00A809F0" w:rsidP="00B022F9">
            <w:pPr>
              <w:spacing w:after="0" w:line="240" w:lineRule="auto"/>
              <w:rPr>
                <w:rFonts w:cstheme="minorHAnsi"/>
                <w:sz w:val="20"/>
                <w:szCs w:val="20"/>
              </w:rPr>
            </w:pPr>
            <w:r w:rsidRPr="00F01935">
              <w:rPr>
                <w:rFonts w:cstheme="minorHAnsi"/>
                <w:sz w:val="20"/>
                <w:szCs w:val="20"/>
              </w:rPr>
              <w:t xml:space="preserve">&lt;&lt;require one row of data for each water heater identified </w:t>
            </w:r>
            <w:proofErr w:type="spellStart"/>
            <w:r w:rsidR="00411648" w:rsidRPr="00F01935">
              <w:rPr>
                <w:rFonts w:cstheme="minorHAnsi"/>
                <w:sz w:val="20"/>
                <w:szCs w:val="20"/>
              </w:rPr>
              <w:t>LMCC</w:t>
            </w:r>
            <w:r w:rsidR="00731004" w:rsidRPr="00F01935">
              <w:rPr>
                <w:rFonts w:cstheme="minorHAnsi"/>
                <w:sz w:val="20"/>
                <w:szCs w:val="20"/>
              </w:rPr>
              <w:t>in</w:t>
            </w:r>
            <w:proofErr w:type="spellEnd"/>
            <w:r w:rsidR="00731004" w:rsidRPr="00F01935">
              <w:rPr>
                <w:rFonts w:cstheme="minorHAnsi"/>
                <w:sz w:val="20"/>
                <w:szCs w:val="20"/>
              </w:rPr>
              <w:t xml:space="preserve"> table </w:t>
            </w:r>
            <w:r w:rsidR="00305943" w:rsidRPr="00F01935">
              <w:rPr>
                <w:rFonts w:cstheme="minorHAnsi"/>
                <w:sz w:val="20"/>
                <w:szCs w:val="20"/>
              </w:rPr>
              <w:t>A2</w:t>
            </w:r>
            <w:r w:rsidRPr="00F01935">
              <w:rPr>
                <w:rFonts w:cstheme="minorHAnsi"/>
                <w:sz w:val="20"/>
                <w:szCs w:val="20"/>
              </w:rPr>
              <w:t>&gt;&gt;</w:t>
            </w:r>
          </w:p>
        </w:tc>
      </w:tr>
      <w:tr w:rsidR="00A809F0" w:rsidRPr="00F01935" w14:paraId="29812C03" w14:textId="77777777" w:rsidTr="00B022F9">
        <w:tc>
          <w:tcPr>
            <w:tcW w:w="895" w:type="dxa"/>
            <w:tcBorders>
              <w:top w:val="single" w:sz="4" w:space="0" w:color="auto"/>
              <w:left w:val="single" w:sz="4" w:space="0" w:color="auto"/>
              <w:bottom w:val="single" w:sz="4" w:space="0" w:color="auto"/>
              <w:right w:val="single" w:sz="4" w:space="0" w:color="auto"/>
            </w:tcBorders>
          </w:tcPr>
          <w:p w14:paraId="3A48D758"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8"/>
                <w:szCs w:val="20"/>
              </w:rPr>
              <w:t>01</w:t>
            </w:r>
          </w:p>
        </w:tc>
        <w:tc>
          <w:tcPr>
            <w:tcW w:w="990" w:type="dxa"/>
            <w:vAlign w:val="bottom"/>
          </w:tcPr>
          <w:p w14:paraId="177A2735" w14:textId="77777777" w:rsidR="00A809F0" w:rsidRPr="00F01935" w:rsidRDefault="00A809F0" w:rsidP="00B022F9">
            <w:pPr>
              <w:spacing w:after="0" w:line="240" w:lineRule="auto"/>
              <w:jc w:val="center"/>
              <w:rPr>
                <w:rFonts w:cstheme="minorHAnsi"/>
                <w:sz w:val="16"/>
                <w:szCs w:val="20"/>
              </w:rPr>
            </w:pPr>
            <w:r w:rsidRPr="00F01935">
              <w:rPr>
                <w:rFonts w:eastAsia="Times New Roman" w:cstheme="minorHAnsi"/>
                <w:sz w:val="16"/>
                <w:szCs w:val="20"/>
              </w:rPr>
              <w:t>02</w:t>
            </w:r>
          </w:p>
        </w:tc>
        <w:tc>
          <w:tcPr>
            <w:tcW w:w="1170" w:type="dxa"/>
            <w:vAlign w:val="bottom"/>
          </w:tcPr>
          <w:p w14:paraId="443EE6BC" w14:textId="77777777" w:rsidR="00A809F0" w:rsidRPr="00F01935" w:rsidRDefault="00A809F0" w:rsidP="00B022F9">
            <w:pPr>
              <w:spacing w:after="0" w:line="240" w:lineRule="auto"/>
              <w:jc w:val="center"/>
              <w:rPr>
                <w:rFonts w:cstheme="minorHAnsi"/>
                <w:sz w:val="16"/>
                <w:szCs w:val="20"/>
              </w:rPr>
            </w:pPr>
            <w:r w:rsidRPr="00F01935">
              <w:rPr>
                <w:rFonts w:eastAsia="Times New Roman" w:cstheme="minorHAnsi"/>
                <w:sz w:val="16"/>
                <w:szCs w:val="20"/>
              </w:rPr>
              <w:t>03</w:t>
            </w:r>
          </w:p>
        </w:tc>
        <w:tc>
          <w:tcPr>
            <w:tcW w:w="1080" w:type="dxa"/>
          </w:tcPr>
          <w:p w14:paraId="3C2682E7"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04</w:t>
            </w:r>
          </w:p>
        </w:tc>
        <w:tc>
          <w:tcPr>
            <w:tcW w:w="1440" w:type="dxa"/>
          </w:tcPr>
          <w:p w14:paraId="2C78B222"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05</w:t>
            </w:r>
          </w:p>
        </w:tc>
        <w:tc>
          <w:tcPr>
            <w:tcW w:w="1080" w:type="dxa"/>
          </w:tcPr>
          <w:p w14:paraId="2D569081"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06</w:t>
            </w:r>
          </w:p>
        </w:tc>
        <w:tc>
          <w:tcPr>
            <w:tcW w:w="1530" w:type="dxa"/>
          </w:tcPr>
          <w:p w14:paraId="6CF269A5"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07</w:t>
            </w:r>
          </w:p>
        </w:tc>
        <w:tc>
          <w:tcPr>
            <w:tcW w:w="1350" w:type="dxa"/>
          </w:tcPr>
          <w:p w14:paraId="2ACBD568"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08</w:t>
            </w:r>
          </w:p>
        </w:tc>
        <w:tc>
          <w:tcPr>
            <w:tcW w:w="1350" w:type="dxa"/>
          </w:tcPr>
          <w:p w14:paraId="68C6B100"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09</w:t>
            </w:r>
          </w:p>
        </w:tc>
      </w:tr>
      <w:tr w:rsidR="00A809F0" w:rsidRPr="00F01935" w14:paraId="0C7A5D16" w14:textId="77777777" w:rsidTr="00B022F9">
        <w:tc>
          <w:tcPr>
            <w:tcW w:w="895" w:type="dxa"/>
            <w:tcBorders>
              <w:top w:val="single" w:sz="4" w:space="0" w:color="auto"/>
              <w:left w:val="single" w:sz="4" w:space="0" w:color="auto"/>
              <w:bottom w:val="single" w:sz="4" w:space="0" w:color="auto"/>
              <w:right w:val="single" w:sz="4" w:space="0" w:color="auto"/>
            </w:tcBorders>
            <w:vAlign w:val="bottom"/>
          </w:tcPr>
          <w:p w14:paraId="5B822EDA"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Dwelling Unit Name</w:t>
            </w:r>
          </w:p>
        </w:tc>
        <w:tc>
          <w:tcPr>
            <w:tcW w:w="990" w:type="dxa"/>
            <w:vAlign w:val="bottom"/>
          </w:tcPr>
          <w:p w14:paraId="2C4C5124"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Water Heating System ID</w:t>
            </w:r>
          </w:p>
          <w:p w14:paraId="06D193CB" w14:textId="77777777" w:rsidR="00A809F0" w:rsidRPr="00F01935" w:rsidRDefault="00A809F0" w:rsidP="00B022F9">
            <w:pPr>
              <w:spacing w:after="0" w:line="240" w:lineRule="auto"/>
              <w:jc w:val="center"/>
              <w:rPr>
                <w:rFonts w:cstheme="minorHAnsi"/>
                <w:sz w:val="18"/>
                <w:szCs w:val="20"/>
              </w:rPr>
            </w:pPr>
            <w:r w:rsidRPr="00F01935">
              <w:rPr>
                <w:rFonts w:eastAsia="Times New Roman" w:cstheme="minorHAnsi"/>
                <w:sz w:val="18"/>
                <w:szCs w:val="20"/>
              </w:rPr>
              <w:t>or Name</w:t>
            </w:r>
          </w:p>
        </w:tc>
        <w:tc>
          <w:tcPr>
            <w:tcW w:w="1170" w:type="dxa"/>
            <w:vAlign w:val="bottom"/>
          </w:tcPr>
          <w:p w14:paraId="311F91B0"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Modeled Equipment</w:t>
            </w:r>
          </w:p>
          <w:p w14:paraId="2324D698" w14:textId="77777777" w:rsidR="00A809F0" w:rsidRPr="00F01935" w:rsidRDefault="00A809F0" w:rsidP="00B022F9">
            <w:pPr>
              <w:spacing w:after="0" w:line="240" w:lineRule="auto"/>
              <w:jc w:val="center"/>
              <w:rPr>
                <w:rFonts w:cstheme="minorHAnsi"/>
                <w:sz w:val="18"/>
                <w:szCs w:val="20"/>
              </w:rPr>
            </w:pPr>
            <w:r w:rsidRPr="00F01935">
              <w:rPr>
                <w:rFonts w:eastAsia="Times New Roman" w:cstheme="minorHAnsi"/>
                <w:sz w:val="18"/>
                <w:szCs w:val="20"/>
              </w:rPr>
              <w:t>Make and Model</w:t>
            </w:r>
          </w:p>
        </w:tc>
        <w:tc>
          <w:tcPr>
            <w:tcW w:w="1080" w:type="dxa"/>
            <w:vAlign w:val="bottom"/>
          </w:tcPr>
          <w:p w14:paraId="57494DE6"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 xml:space="preserve"># </w:t>
            </w:r>
            <w:proofErr w:type="gramStart"/>
            <w:r w:rsidRPr="00F01935">
              <w:rPr>
                <w:rFonts w:eastAsia="Times New Roman" w:cstheme="minorHAnsi"/>
                <w:sz w:val="18"/>
                <w:szCs w:val="20"/>
              </w:rPr>
              <w:t>of</w:t>
            </w:r>
            <w:proofErr w:type="gramEnd"/>
            <w:r w:rsidRPr="00F01935">
              <w:rPr>
                <w:rFonts w:eastAsia="Times New Roman" w:cstheme="minorHAnsi"/>
                <w:sz w:val="18"/>
                <w:szCs w:val="20"/>
              </w:rPr>
              <w:t xml:space="preserve"> Like (or Identical) Water Heaters in System</w:t>
            </w:r>
          </w:p>
        </w:tc>
        <w:tc>
          <w:tcPr>
            <w:tcW w:w="1440" w:type="dxa"/>
            <w:vAlign w:val="bottom"/>
          </w:tcPr>
          <w:p w14:paraId="323E51BD"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Tank Location</w:t>
            </w:r>
          </w:p>
        </w:tc>
        <w:tc>
          <w:tcPr>
            <w:tcW w:w="1080" w:type="dxa"/>
            <w:vAlign w:val="bottom"/>
          </w:tcPr>
          <w:p w14:paraId="1BD289B1"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Exterior Tank Insulation R-value</w:t>
            </w:r>
          </w:p>
        </w:tc>
        <w:tc>
          <w:tcPr>
            <w:tcW w:w="1530" w:type="dxa"/>
            <w:vAlign w:val="bottom"/>
          </w:tcPr>
          <w:p w14:paraId="76F91075"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Dwelling Unit DHW System Distribution Type</w:t>
            </w:r>
          </w:p>
        </w:tc>
        <w:tc>
          <w:tcPr>
            <w:tcW w:w="1350" w:type="dxa"/>
            <w:vAlign w:val="bottom"/>
          </w:tcPr>
          <w:p w14:paraId="4BF94B72"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 xml:space="preserve">Compact </w:t>
            </w:r>
            <w:proofErr w:type="spellStart"/>
            <w:r w:rsidRPr="00F01935">
              <w:rPr>
                <w:rFonts w:eastAsia="Times New Roman" w:cstheme="minorHAnsi"/>
                <w:sz w:val="18"/>
                <w:szCs w:val="20"/>
              </w:rPr>
              <w:t>Distrib</w:t>
            </w:r>
            <w:proofErr w:type="spellEnd"/>
            <w:r w:rsidRPr="00F01935">
              <w:rPr>
                <w:rFonts w:eastAsia="Times New Roman" w:cstheme="minorHAnsi"/>
                <w:sz w:val="18"/>
                <w:szCs w:val="20"/>
              </w:rPr>
              <w:t>.</w:t>
            </w:r>
          </w:p>
        </w:tc>
        <w:tc>
          <w:tcPr>
            <w:tcW w:w="1350" w:type="dxa"/>
            <w:vAlign w:val="bottom"/>
          </w:tcPr>
          <w:p w14:paraId="35D02078"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Drain Water Heat Recovery</w:t>
            </w:r>
          </w:p>
        </w:tc>
      </w:tr>
      <w:tr w:rsidR="00A809F0" w:rsidRPr="00F01935" w14:paraId="10FAFAF1" w14:textId="77777777" w:rsidTr="00B022F9">
        <w:tc>
          <w:tcPr>
            <w:tcW w:w="895" w:type="dxa"/>
            <w:tcBorders>
              <w:top w:val="single" w:sz="4" w:space="0" w:color="auto"/>
              <w:left w:val="single" w:sz="4" w:space="0" w:color="auto"/>
              <w:bottom w:val="single" w:sz="4" w:space="0" w:color="auto"/>
              <w:right w:val="single" w:sz="4" w:space="0" w:color="auto"/>
            </w:tcBorders>
          </w:tcPr>
          <w:p w14:paraId="4D51BF07" w14:textId="56EEE8CA" w:rsidR="00A809F0" w:rsidRPr="00F01935" w:rsidRDefault="00A809F0" w:rsidP="00B022F9">
            <w:pPr>
              <w:spacing w:after="0" w:line="240" w:lineRule="auto"/>
              <w:jc w:val="center"/>
              <w:rPr>
                <w:rFonts w:cstheme="minorHAnsi"/>
                <w:sz w:val="16"/>
                <w:szCs w:val="20"/>
              </w:rPr>
            </w:pPr>
            <w:r w:rsidRPr="00F01935">
              <w:rPr>
                <w:rFonts w:eastAsia="Times New Roman" w:cstheme="minorHAnsi"/>
                <w:sz w:val="16"/>
                <w:szCs w:val="16"/>
              </w:rPr>
              <w:t xml:space="preserve">&lt;&lt;Reference value from </w:t>
            </w:r>
            <w:r w:rsidR="00AF55F9" w:rsidRPr="00F01935">
              <w:rPr>
                <w:rFonts w:eastAsia="Times New Roman" w:cstheme="minorHAnsi"/>
                <w:sz w:val="16"/>
                <w:szCs w:val="16"/>
              </w:rPr>
              <w:t>A2-</w:t>
            </w:r>
            <w:r w:rsidRPr="00F01935">
              <w:rPr>
                <w:rFonts w:eastAsia="Times New Roman" w:cstheme="minorHAnsi"/>
                <w:sz w:val="16"/>
                <w:szCs w:val="16"/>
              </w:rPr>
              <w:t>01 &gt;&gt;</w:t>
            </w:r>
          </w:p>
        </w:tc>
        <w:tc>
          <w:tcPr>
            <w:tcW w:w="990" w:type="dxa"/>
          </w:tcPr>
          <w:p w14:paraId="541A458F" w14:textId="266578AF" w:rsidR="00A809F0" w:rsidRPr="00F01935" w:rsidRDefault="00A809F0" w:rsidP="00B022F9">
            <w:pPr>
              <w:spacing w:after="0" w:line="240" w:lineRule="auto"/>
              <w:jc w:val="center"/>
              <w:rPr>
                <w:rFonts w:cstheme="minorHAnsi"/>
                <w:sz w:val="16"/>
                <w:szCs w:val="20"/>
              </w:rPr>
            </w:pPr>
            <w:r w:rsidRPr="00F01935">
              <w:rPr>
                <w:rFonts w:cstheme="minorHAnsi"/>
                <w:sz w:val="16"/>
                <w:szCs w:val="20"/>
              </w:rPr>
              <w:t xml:space="preserve">&lt;&lt;reference value from </w:t>
            </w:r>
            <w:r w:rsidR="00AF74FE" w:rsidRPr="00F01935">
              <w:rPr>
                <w:rFonts w:cstheme="minorHAnsi"/>
                <w:sz w:val="16"/>
                <w:szCs w:val="20"/>
              </w:rPr>
              <w:t>A2-</w:t>
            </w:r>
            <w:r w:rsidRPr="00F01935">
              <w:rPr>
                <w:rFonts w:cstheme="minorHAnsi"/>
                <w:sz w:val="16"/>
                <w:szCs w:val="20"/>
              </w:rPr>
              <w:t>02&gt;&gt;</w:t>
            </w:r>
          </w:p>
        </w:tc>
        <w:tc>
          <w:tcPr>
            <w:tcW w:w="1170" w:type="dxa"/>
          </w:tcPr>
          <w:p w14:paraId="0EEB6CDF" w14:textId="57450E27" w:rsidR="00A809F0" w:rsidRPr="00F01935" w:rsidRDefault="00A809F0" w:rsidP="00B022F9">
            <w:pPr>
              <w:spacing w:after="0" w:line="240" w:lineRule="auto"/>
              <w:jc w:val="center"/>
              <w:rPr>
                <w:rFonts w:cstheme="minorHAnsi"/>
                <w:sz w:val="16"/>
                <w:szCs w:val="20"/>
              </w:rPr>
            </w:pPr>
            <w:r w:rsidRPr="00F01935">
              <w:rPr>
                <w:rFonts w:cstheme="minorHAnsi"/>
                <w:sz w:val="16"/>
                <w:szCs w:val="20"/>
              </w:rPr>
              <w:t>&lt;&lt;if performance, user input</w:t>
            </w:r>
            <w:r w:rsidRPr="00F01935">
              <w:rPr>
                <w:rFonts w:eastAsia="Times New Roman" w:cstheme="minorHAnsi"/>
                <w:sz w:val="16"/>
                <w:szCs w:val="20"/>
              </w:rPr>
              <w:t xml:space="preserve"> is equal to </w:t>
            </w:r>
            <w:r w:rsidR="00AF74FE" w:rsidRPr="00F01935">
              <w:rPr>
                <w:rFonts w:eastAsia="Times New Roman" w:cstheme="minorHAnsi"/>
                <w:sz w:val="16"/>
                <w:szCs w:val="20"/>
              </w:rPr>
              <w:t>A2-</w:t>
            </w:r>
            <w:r w:rsidRPr="00F01935">
              <w:rPr>
                <w:rFonts w:eastAsia="Times New Roman" w:cstheme="minorHAnsi"/>
                <w:sz w:val="16"/>
                <w:szCs w:val="20"/>
              </w:rPr>
              <w:t xml:space="preserve">03 as default, and allow user to override </w:t>
            </w:r>
            <w:r w:rsidRPr="00F01935">
              <w:rPr>
                <w:rFonts w:eastAsia="Times New Roman" w:cstheme="minorHAnsi"/>
                <w:sz w:val="16"/>
                <w:szCs w:val="20"/>
              </w:rPr>
              <w:lastRenderedPageBreak/>
              <w:t xml:space="preserve">with an equivalent system based on the simulated equipment in </w:t>
            </w:r>
            <w:r w:rsidR="00226C79" w:rsidRPr="00F01935">
              <w:rPr>
                <w:rFonts w:eastAsia="Times New Roman" w:cstheme="minorHAnsi"/>
                <w:sz w:val="16"/>
                <w:szCs w:val="20"/>
              </w:rPr>
              <w:t>A2-</w:t>
            </w:r>
            <w:r w:rsidRPr="00F01935">
              <w:rPr>
                <w:rFonts w:eastAsia="Times New Roman" w:cstheme="minorHAnsi"/>
                <w:sz w:val="16"/>
                <w:szCs w:val="20"/>
              </w:rPr>
              <w:t>10; elseif prescriptive, allow user to enter any Tier 3 model&gt;&gt;</w:t>
            </w:r>
          </w:p>
        </w:tc>
        <w:tc>
          <w:tcPr>
            <w:tcW w:w="1080" w:type="dxa"/>
          </w:tcPr>
          <w:p w14:paraId="78BC6C64" w14:textId="0F3CC6F6" w:rsidR="00A809F0" w:rsidRPr="00F01935" w:rsidRDefault="00A809F0" w:rsidP="00B022F9">
            <w:pPr>
              <w:spacing w:after="0" w:line="240" w:lineRule="auto"/>
              <w:jc w:val="center"/>
              <w:rPr>
                <w:rFonts w:eastAsia="Times New Roman" w:cstheme="minorHAnsi"/>
                <w:b/>
                <w:i/>
                <w:color w:val="FF0000"/>
                <w:sz w:val="16"/>
                <w:szCs w:val="20"/>
              </w:rPr>
            </w:pPr>
            <w:r w:rsidRPr="00F01935">
              <w:rPr>
                <w:rFonts w:cstheme="minorHAnsi"/>
                <w:sz w:val="16"/>
                <w:szCs w:val="20"/>
              </w:rPr>
              <w:lastRenderedPageBreak/>
              <w:t xml:space="preserve">&lt;&lt;Reference value from </w:t>
            </w:r>
            <w:r w:rsidR="00AF74FE" w:rsidRPr="00F01935">
              <w:rPr>
                <w:rFonts w:cstheme="minorHAnsi"/>
                <w:sz w:val="16"/>
                <w:szCs w:val="20"/>
              </w:rPr>
              <w:t>A2-</w:t>
            </w:r>
            <w:r w:rsidRPr="00F01935">
              <w:rPr>
                <w:rFonts w:cstheme="minorHAnsi"/>
                <w:sz w:val="16"/>
                <w:szCs w:val="20"/>
              </w:rPr>
              <w:t>04&gt;&gt;</w:t>
            </w:r>
          </w:p>
        </w:tc>
        <w:tc>
          <w:tcPr>
            <w:tcW w:w="1440" w:type="dxa"/>
          </w:tcPr>
          <w:p w14:paraId="6F97402C" w14:textId="29A98836" w:rsidR="00A809F0" w:rsidRPr="00F01935" w:rsidRDefault="00A809F0" w:rsidP="00B022F9">
            <w:pPr>
              <w:spacing w:after="0" w:line="240" w:lineRule="auto"/>
              <w:jc w:val="center"/>
              <w:rPr>
                <w:rFonts w:eastAsia="Times New Roman" w:cstheme="minorHAnsi"/>
                <w:b/>
                <w:i/>
                <w:color w:val="FF0000"/>
                <w:sz w:val="16"/>
                <w:szCs w:val="20"/>
              </w:rPr>
            </w:pPr>
            <w:r w:rsidRPr="00F01935">
              <w:rPr>
                <w:rFonts w:cstheme="minorHAnsi"/>
                <w:sz w:val="16"/>
                <w:szCs w:val="20"/>
              </w:rPr>
              <w:t xml:space="preserve">&lt;&lt;Reference value from </w:t>
            </w:r>
            <w:r w:rsidR="00AF74FE" w:rsidRPr="00F01935">
              <w:rPr>
                <w:rFonts w:cstheme="minorHAnsi"/>
                <w:sz w:val="16"/>
                <w:szCs w:val="20"/>
              </w:rPr>
              <w:t>A2-</w:t>
            </w:r>
            <w:r w:rsidRPr="00F01935">
              <w:rPr>
                <w:rFonts w:cstheme="minorHAnsi"/>
                <w:sz w:val="16"/>
                <w:szCs w:val="20"/>
              </w:rPr>
              <w:t>05.&gt;&gt;</w:t>
            </w:r>
          </w:p>
        </w:tc>
        <w:tc>
          <w:tcPr>
            <w:tcW w:w="1080" w:type="dxa"/>
          </w:tcPr>
          <w:p w14:paraId="1885BDF7" w14:textId="621850CC" w:rsidR="00A809F0" w:rsidRPr="00F01935" w:rsidRDefault="00A809F0" w:rsidP="00B022F9">
            <w:pPr>
              <w:spacing w:after="0" w:line="240" w:lineRule="auto"/>
              <w:jc w:val="center"/>
              <w:rPr>
                <w:rFonts w:cstheme="minorHAnsi"/>
                <w:sz w:val="16"/>
                <w:szCs w:val="16"/>
              </w:rPr>
            </w:pPr>
            <w:r w:rsidRPr="00F01935">
              <w:rPr>
                <w:rFonts w:cstheme="minorHAnsi"/>
                <w:sz w:val="16"/>
                <w:szCs w:val="16"/>
              </w:rPr>
              <w:t>&lt;&lt;User input value; check value must be ≥</w:t>
            </w:r>
            <w:r w:rsidR="00A34609" w:rsidRPr="00F01935">
              <w:rPr>
                <w:rFonts w:cstheme="minorHAnsi"/>
                <w:sz w:val="16"/>
                <w:szCs w:val="16"/>
              </w:rPr>
              <w:t>A2-</w:t>
            </w:r>
            <w:r w:rsidRPr="00F01935">
              <w:rPr>
                <w:rFonts w:cstheme="minorHAnsi"/>
                <w:sz w:val="16"/>
                <w:szCs w:val="16"/>
              </w:rPr>
              <w:t xml:space="preserve">06 to comply, else flag non-compliant </w:t>
            </w:r>
            <w:r w:rsidRPr="00F01935">
              <w:rPr>
                <w:rFonts w:cstheme="minorHAnsi"/>
                <w:sz w:val="16"/>
                <w:szCs w:val="16"/>
              </w:rPr>
              <w:lastRenderedPageBreak/>
              <w:t xml:space="preserve">values and do not allow the doc to be registered. Value may be NA if </w:t>
            </w:r>
            <w:r w:rsidR="00226C79" w:rsidRPr="00F01935">
              <w:rPr>
                <w:rFonts w:cstheme="minorHAnsi"/>
                <w:sz w:val="16"/>
                <w:szCs w:val="16"/>
              </w:rPr>
              <w:t>A2-</w:t>
            </w:r>
            <w:r w:rsidRPr="00F01935">
              <w:rPr>
                <w:rFonts w:cstheme="minorHAnsi"/>
                <w:sz w:val="16"/>
                <w:szCs w:val="16"/>
              </w:rPr>
              <w:t>06 is NA &gt;&gt;</w:t>
            </w:r>
          </w:p>
        </w:tc>
        <w:tc>
          <w:tcPr>
            <w:tcW w:w="1530" w:type="dxa"/>
          </w:tcPr>
          <w:p w14:paraId="5DD56872" w14:textId="59E09F2A" w:rsidR="00A809F0" w:rsidRPr="00F01935" w:rsidRDefault="00A809F0" w:rsidP="00B022F9">
            <w:pPr>
              <w:spacing w:after="0" w:line="240" w:lineRule="auto"/>
              <w:jc w:val="center"/>
              <w:rPr>
                <w:rFonts w:cstheme="minorHAnsi"/>
                <w:sz w:val="16"/>
                <w:szCs w:val="20"/>
              </w:rPr>
            </w:pPr>
            <w:r w:rsidRPr="00F01935">
              <w:rPr>
                <w:rFonts w:cstheme="minorHAnsi"/>
                <w:sz w:val="16"/>
                <w:szCs w:val="20"/>
              </w:rPr>
              <w:lastRenderedPageBreak/>
              <w:t xml:space="preserve">&lt;&lt; Reference values from </w:t>
            </w:r>
            <w:r w:rsidR="004C2B81" w:rsidRPr="00F01935">
              <w:rPr>
                <w:rFonts w:cstheme="minorHAnsi"/>
                <w:sz w:val="16"/>
                <w:szCs w:val="20"/>
              </w:rPr>
              <w:t>A2-</w:t>
            </w:r>
            <w:r w:rsidRPr="00F01935">
              <w:rPr>
                <w:rFonts w:cstheme="minorHAnsi"/>
                <w:sz w:val="16"/>
                <w:szCs w:val="20"/>
              </w:rPr>
              <w:t>07&gt;&gt;</w:t>
            </w:r>
          </w:p>
        </w:tc>
        <w:tc>
          <w:tcPr>
            <w:tcW w:w="1350" w:type="dxa"/>
          </w:tcPr>
          <w:p w14:paraId="5F14D4B3" w14:textId="1946EE2B" w:rsidR="00A809F0" w:rsidRPr="00F01935" w:rsidRDefault="00A809F0" w:rsidP="00B022F9">
            <w:pPr>
              <w:spacing w:after="0" w:line="240" w:lineRule="auto"/>
              <w:jc w:val="center"/>
              <w:rPr>
                <w:rFonts w:cstheme="minorHAnsi"/>
                <w:sz w:val="16"/>
                <w:szCs w:val="20"/>
              </w:rPr>
            </w:pPr>
            <w:r w:rsidRPr="00F01935">
              <w:rPr>
                <w:rFonts w:cstheme="minorHAnsi"/>
                <w:sz w:val="16"/>
                <w:szCs w:val="20"/>
              </w:rPr>
              <w:t xml:space="preserve">&lt;&lt; Reference values from </w:t>
            </w:r>
            <w:r w:rsidR="004C2B81" w:rsidRPr="00F01935">
              <w:rPr>
                <w:rFonts w:cstheme="minorHAnsi"/>
                <w:sz w:val="16"/>
                <w:szCs w:val="20"/>
              </w:rPr>
              <w:t>A2-</w:t>
            </w:r>
            <w:r w:rsidRPr="00F01935">
              <w:rPr>
                <w:rFonts w:cstheme="minorHAnsi"/>
                <w:sz w:val="16"/>
                <w:szCs w:val="20"/>
              </w:rPr>
              <w:t>08&gt;&gt;</w:t>
            </w:r>
          </w:p>
        </w:tc>
        <w:tc>
          <w:tcPr>
            <w:tcW w:w="1350" w:type="dxa"/>
          </w:tcPr>
          <w:p w14:paraId="3D30B776" w14:textId="512BAE47" w:rsidR="00A809F0" w:rsidRPr="00F01935" w:rsidRDefault="00A809F0" w:rsidP="00B022F9">
            <w:pPr>
              <w:spacing w:after="0" w:line="240" w:lineRule="auto"/>
              <w:jc w:val="center"/>
              <w:rPr>
                <w:rFonts w:cstheme="minorHAnsi"/>
                <w:sz w:val="16"/>
                <w:szCs w:val="20"/>
              </w:rPr>
            </w:pPr>
            <w:r w:rsidRPr="00F01935">
              <w:rPr>
                <w:rFonts w:cstheme="minorHAnsi"/>
                <w:sz w:val="16"/>
                <w:szCs w:val="20"/>
              </w:rPr>
              <w:t xml:space="preserve">&lt;&lt; Reference values from </w:t>
            </w:r>
            <w:r w:rsidR="004C2B81" w:rsidRPr="00F01935">
              <w:rPr>
                <w:rFonts w:cstheme="minorHAnsi"/>
                <w:sz w:val="16"/>
                <w:szCs w:val="20"/>
              </w:rPr>
              <w:t>A2-</w:t>
            </w:r>
            <w:r w:rsidRPr="00F01935">
              <w:rPr>
                <w:rFonts w:cstheme="minorHAnsi"/>
                <w:sz w:val="16"/>
                <w:szCs w:val="20"/>
              </w:rPr>
              <w:t>09&gt;&gt;</w:t>
            </w:r>
          </w:p>
        </w:tc>
      </w:tr>
      <w:tr w:rsidR="00A809F0" w:rsidRPr="00F01935" w14:paraId="441CF16E" w14:textId="77777777" w:rsidTr="00B022F9">
        <w:tc>
          <w:tcPr>
            <w:tcW w:w="895" w:type="dxa"/>
          </w:tcPr>
          <w:p w14:paraId="0779B790" w14:textId="77777777" w:rsidR="00A809F0" w:rsidRPr="00F01935" w:rsidRDefault="00A809F0" w:rsidP="00B022F9">
            <w:pPr>
              <w:spacing w:after="0" w:line="240" w:lineRule="auto"/>
              <w:jc w:val="center"/>
              <w:rPr>
                <w:rFonts w:cstheme="minorHAnsi"/>
                <w:sz w:val="16"/>
                <w:szCs w:val="20"/>
              </w:rPr>
            </w:pPr>
          </w:p>
        </w:tc>
        <w:tc>
          <w:tcPr>
            <w:tcW w:w="990" w:type="dxa"/>
          </w:tcPr>
          <w:p w14:paraId="6383B1C7" w14:textId="77777777" w:rsidR="00A809F0" w:rsidRPr="00F01935" w:rsidRDefault="00A809F0" w:rsidP="00B022F9">
            <w:pPr>
              <w:spacing w:after="0" w:line="240" w:lineRule="auto"/>
              <w:jc w:val="center"/>
              <w:rPr>
                <w:rFonts w:cstheme="minorHAnsi"/>
                <w:sz w:val="16"/>
                <w:szCs w:val="20"/>
              </w:rPr>
            </w:pPr>
          </w:p>
        </w:tc>
        <w:tc>
          <w:tcPr>
            <w:tcW w:w="1170" w:type="dxa"/>
          </w:tcPr>
          <w:p w14:paraId="4E480E69" w14:textId="77777777" w:rsidR="00A809F0" w:rsidRPr="00F01935" w:rsidRDefault="00A809F0" w:rsidP="00B022F9">
            <w:pPr>
              <w:spacing w:after="0" w:line="240" w:lineRule="auto"/>
              <w:jc w:val="center"/>
              <w:rPr>
                <w:rFonts w:cstheme="minorHAnsi"/>
                <w:sz w:val="16"/>
                <w:szCs w:val="20"/>
              </w:rPr>
            </w:pPr>
          </w:p>
        </w:tc>
        <w:tc>
          <w:tcPr>
            <w:tcW w:w="1080" w:type="dxa"/>
          </w:tcPr>
          <w:p w14:paraId="3D5DBA4C" w14:textId="77777777" w:rsidR="00A809F0" w:rsidRPr="00F01935" w:rsidRDefault="00A809F0" w:rsidP="00B022F9">
            <w:pPr>
              <w:spacing w:after="0" w:line="240" w:lineRule="auto"/>
              <w:jc w:val="center"/>
              <w:rPr>
                <w:rFonts w:cstheme="minorHAnsi"/>
                <w:sz w:val="16"/>
                <w:szCs w:val="20"/>
              </w:rPr>
            </w:pPr>
          </w:p>
        </w:tc>
        <w:tc>
          <w:tcPr>
            <w:tcW w:w="1440" w:type="dxa"/>
          </w:tcPr>
          <w:p w14:paraId="4FC0BB84" w14:textId="77777777" w:rsidR="00A809F0" w:rsidRPr="00F01935" w:rsidRDefault="00A809F0" w:rsidP="00B022F9">
            <w:pPr>
              <w:spacing w:after="0" w:line="240" w:lineRule="auto"/>
              <w:jc w:val="center"/>
              <w:rPr>
                <w:rFonts w:cstheme="minorHAnsi"/>
                <w:sz w:val="16"/>
                <w:szCs w:val="20"/>
              </w:rPr>
            </w:pPr>
          </w:p>
        </w:tc>
        <w:tc>
          <w:tcPr>
            <w:tcW w:w="1080" w:type="dxa"/>
          </w:tcPr>
          <w:p w14:paraId="2FE6A2DA" w14:textId="77777777" w:rsidR="00A809F0" w:rsidRPr="00F01935" w:rsidRDefault="00A809F0" w:rsidP="00B022F9">
            <w:pPr>
              <w:spacing w:after="0" w:line="240" w:lineRule="auto"/>
              <w:jc w:val="center"/>
              <w:rPr>
                <w:rFonts w:cstheme="minorHAnsi"/>
                <w:sz w:val="16"/>
                <w:szCs w:val="20"/>
              </w:rPr>
            </w:pPr>
          </w:p>
        </w:tc>
        <w:tc>
          <w:tcPr>
            <w:tcW w:w="1530" w:type="dxa"/>
            <w:vAlign w:val="bottom"/>
          </w:tcPr>
          <w:p w14:paraId="3E024E40" w14:textId="77777777" w:rsidR="00A809F0" w:rsidRPr="00F01935" w:rsidRDefault="00A809F0" w:rsidP="00B022F9">
            <w:pPr>
              <w:spacing w:after="0" w:line="240" w:lineRule="auto"/>
              <w:jc w:val="center"/>
              <w:rPr>
                <w:rFonts w:cstheme="minorHAnsi"/>
                <w:sz w:val="16"/>
                <w:szCs w:val="20"/>
              </w:rPr>
            </w:pPr>
          </w:p>
        </w:tc>
        <w:tc>
          <w:tcPr>
            <w:tcW w:w="1350" w:type="dxa"/>
          </w:tcPr>
          <w:p w14:paraId="7980CAE8" w14:textId="77777777" w:rsidR="00A809F0" w:rsidRPr="00F01935" w:rsidRDefault="00A809F0" w:rsidP="00B022F9">
            <w:pPr>
              <w:spacing w:after="0" w:line="240" w:lineRule="auto"/>
              <w:jc w:val="center"/>
              <w:rPr>
                <w:rFonts w:cstheme="minorHAnsi"/>
                <w:sz w:val="16"/>
                <w:szCs w:val="20"/>
              </w:rPr>
            </w:pPr>
          </w:p>
        </w:tc>
        <w:tc>
          <w:tcPr>
            <w:tcW w:w="1350" w:type="dxa"/>
          </w:tcPr>
          <w:p w14:paraId="5CF5286E" w14:textId="77777777" w:rsidR="00A809F0" w:rsidRPr="00F01935" w:rsidRDefault="00A809F0" w:rsidP="00B022F9">
            <w:pPr>
              <w:spacing w:after="0" w:line="240" w:lineRule="auto"/>
              <w:jc w:val="center"/>
              <w:rPr>
                <w:rFonts w:cstheme="minorHAnsi"/>
                <w:sz w:val="16"/>
                <w:szCs w:val="20"/>
              </w:rPr>
            </w:pPr>
          </w:p>
        </w:tc>
      </w:tr>
      <w:tr w:rsidR="00A1435D" w:rsidRPr="00F01935" w14:paraId="1E7D7678" w14:textId="77777777" w:rsidTr="00B022F9">
        <w:tc>
          <w:tcPr>
            <w:tcW w:w="895" w:type="dxa"/>
          </w:tcPr>
          <w:p w14:paraId="637BE428" w14:textId="13C9BEA6" w:rsidR="00A1435D" w:rsidRPr="00F01935" w:rsidRDefault="00072F5C" w:rsidP="00A1435D">
            <w:pPr>
              <w:spacing w:after="0" w:line="240" w:lineRule="auto"/>
              <w:jc w:val="center"/>
              <w:rPr>
                <w:rFonts w:cstheme="minorHAnsi"/>
                <w:sz w:val="16"/>
                <w:szCs w:val="20"/>
              </w:rPr>
            </w:pPr>
            <w:r w:rsidRPr="00F01935">
              <w:rPr>
                <w:rFonts w:cstheme="minorHAnsi"/>
                <w:sz w:val="20"/>
                <w:szCs w:val="20"/>
              </w:rPr>
              <w:t>10</w:t>
            </w:r>
          </w:p>
        </w:tc>
        <w:tc>
          <w:tcPr>
            <w:tcW w:w="3240" w:type="dxa"/>
            <w:gridSpan w:val="3"/>
          </w:tcPr>
          <w:p w14:paraId="060E2952" w14:textId="6FDA0C8E" w:rsidR="00A1435D" w:rsidRPr="00F01935" w:rsidRDefault="00A1435D" w:rsidP="00A1435D">
            <w:pPr>
              <w:spacing w:after="0" w:line="240" w:lineRule="auto"/>
              <w:rPr>
                <w:rFonts w:cstheme="minorHAnsi"/>
                <w:sz w:val="16"/>
                <w:szCs w:val="20"/>
              </w:rPr>
            </w:pPr>
            <w:r w:rsidRPr="00F01935">
              <w:rPr>
                <w:rFonts w:cstheme="minorHAnsi"/>
                <w:sz w:val="20"/>
                <w:szCs w:val="20"/>
              </w:rPr>
              <w:t>Compliance Statement:</w:t>
            </w:r>
          </w:p>
        </w:tc>
        <w:tc>
          <w:tcPr>
            <w:tcW w:w="6750" w:type="dxa"/>
            <w:gridSpan w:val="5"/>
          </w:tcPr>
          <w:p w14:paraId="1DC4B5C1" w14:textId="47C32975" w:rsidR="00A1435D" w:rsidRPr="00F01935" w:rsidRDefault="00A1435D" w:rsidP="00A1435D">
            <w:pPr>
              <w:spacing w:after="0" w:line="240" w:lineRule="auto"/>
              <w:rPr>
                <w:rFonts w:cstheme="minorHAnsi"/>
                <w:sz w:val="16"/>
                <w:szCs w:val="20"/>
              </w:rPr>
            </w:pPr>
            <w:r w:rsidRPr="00F01935">
              <w:rPr>
                <w:rFonts w:eastAsia="Times New Roman"/>
                <w:sz w:val="18"/>
                <w:szCs w:val="18"/>
              </w:rPr>
              <w:t xml:space="preserve">&lt;&lt;calculated field: If </w:t>
            </w:r>
            <w:r w:rsidR="00256327" w:rsidRPr="00F01935">
              <w:rPr>
                <w:rFonts w:eastAsia="Times New Roman"/>
                <w:sz w:val="18"/>
                <w:szCs w:val="18"/>
              </w:rPr>
              <w:t>A2-</w:t>
            </w:r>
            <w:r w:rsidRPr="00F01935">
              <w:rPr>
                <w:rFonts w:eastAsia="Times New Roman"/>
                <w:sz w:val="18"/>
                <w:szCs w:val="18"/>
              </w:rPr>
              <w:t>0</w:t>
            </w:r>
            <w:r w:rsidR="002B102D" w:rsidRPr="00F01935">
              <w:rPr>
                <w:rFonts w:eastAsia="Times New Roman"/>
                <w:sz w:val="18"/>
                <w:szCs w:val="18"/>
              </w:rPr>
              <w:t>6</w:t>
            </w:r>
            <w:r w:rsidRPr="00F01935">
              <w:rPr>
                <w:rFonts w:eastAsia="Times New Roman"/>
                <w:sz w:val="18"/>
                <w:szCs w:val="18"/>
              </w:rPr>
              <w:t xml:space="preserve"> ≤ </w:t>
            </w:r>
            <w:r w:rsidR="00F6420C" w:rsidRPr="00F01935">
              <w:rPr>
                <w:rFonts w:eastAsia="Times New Roman"/>
                <w:sz w:val="18"/>
                <w:szCs w:val="18"/>
              </w:rPr>
              <w:t>B2-</w:t>
            </w:r>
            <w:r w:rsidRPr="00F01935">
              <w:rPr>
                <w:rFonts w:eastAsia="Times New Roman"/>
                <w:sz w:val="18"/>
                <w:szCs w:val="18"/>
              </w:rPr>
              <w:t>0</w:t>
            </w:r>
            <w:r w:rsidR="002B102D" w:rsidRPr="00F01935">
              <w:rPr>
                <w:rFonts w:eastAsia="Times New Roman"/>
                <w:sz w:val="18"/>
                <w:szCs w:val="18"/>
              </w:rPr>
              <w:t>6</w:t>
            </w:r>
            <w:r w:rsidRPr="00F01935">
              <w:rPr>
                <w:rFonts w:eastAsia="Times New Roman"/>
                <w:sz w:val="18"/>
                <w:szCs w:val="18"/>
              </w:rPr>
              <w:t>, then display result = System complies; else display result = system does not comply&gt;&gt;</w:t>
            </w:r>
          </w:p>
        </w:tc>
      </w:tr>
    </w:tbl>
    <w:p w14:paraId="0A32A2C3" w14:textId="77777777" w:rsidR="006D65C2" w:rsidRPr="00F01935" w:rsidRDefault="006D65C2" w:rsidP="00A05A69">
      <w:pPr>
        <w:spacing w:after="0" w:line="240" w:lineRule="auto"/>
        <w:rPr>
          <w:rFonts w:asciiTheme="minorHAnsi" w:hAnsiTheme="minorHAnsi" w:cstheme="minorHAnsi"/>
          <w:sz w:val="18"/>
          <w:szCs w:val="18"/>
        </w:rPr>
      </w:pPr>
    </w:p>
    <w:p w14:paraId="393B783E" w14:textId="77777777" w:rsidR="006441C9" w:rsidRPr="00F01935" w:rsidRDefault="006441C9" w:rsidP="00A05A69">
      <w:pPr>
        <w:spacing w:after="0" w:line="240" w:lineRule="auto"/>
        <w:rPr>
          <w:rFonts w:asciiTheme="minorHAnsi" w:hAnsiTheme="minorHAnsi" w:cstheme="minorHAnsi"/>
          <w:sz w:val="18"/>
          <w:szCs w:val="18"/>
        </w:rPr>
      </w:pPr>
    </w:p>
    <w:tbl>
      <w:tblPr>
        <w:tblW w:w="500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30"/>
        <w:gridCol w:w="1410"/>
        <w:gridCol w:w="1147"/>
        <w:gridCol w:w="1324"/>
        <w:gridCol w:w="1501"/>
        <w:gridCol w:w="1823"/>
        <w:gridCol w:w="2164"/>
      </w:tblGrid>
      <w:tr w:rsidR="00FF28D5" w:rsidRPr="00F01935" w14:paraId="750C4691" w14:textId="77777777" w:rsidTr="00742B60">
        <w:trPr>
          <w:cantSplit/>
          <w:trHeight w:val="146"/>
        </w:trPr>
        <w:tc>
          <w:tcPr>
            <w:tcW w:w="5000" w:type="pct"/>
            <w:gridSpan w:val="7"/>
            <w:tcBorders>
              <w:top w:val="single" w:sz="4" w:space="0" w:color="auto"/>
              <w:left w:val="single" w:sz="4" w:space="0" w:color="auto"/>
              <w:bottom w:val="single" w:sz="4" w:space="0" w:color="auto"/>
              <w:right w:val="single" w:sz="4" w:space="0" w:color="auto"/>
            </w:tcBorders>
          </w:tcPr>
          <w:p w14:paraId="30E19F18" w14:textId="02F812DB" w:rsidR="00FF28D5" w:rsidRPr="00F01935"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C</w:t>
            </w:r>
            <w:r w:rsidR="00FF28D5" w:rsidRPr="00F01935">
              <w:rPr>
                <w:rFonts w:asciiTheme="minorHAnsi" w:hAnsiTheme="minorHAnsi" w:cstheme="minorHAnsi"/>
                <w:b/>
                <w:sz w:val="18"/>
                <w:szCs w:val="18"/>
              </w:rPr>
              <w:t xml:space="preserve">. Design HERS Verified Dwelling Unit Water Heating Efficiency Information </w:t>
            </w:r>
          </w:p>
          <w:p w14:paraId="5AA1321C" w14:textId="02BDAD5C" w:rsidR="00FF28D5" w:rsidRPr="00F01935" w:rsidRDefault="00204D31"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F01935">
              <w:rPr>
                <w:rFonts w:asciiTheme="minorHAnsi" w:hAnsiTheme="minorHAnsi"/>
                <w:iCs/>
                <w:sz w:val="18"/>
                <w:szCs w:val="18"/>
              </w:rPr>
              <w:t>&lt;&lt;Static Text - see the top&gt;&gt;</w:t>
            </w:r>
            <w:r w:rsidR="00F43DC7" w:rsidRPr="00F01935">
              <w:rPr>
                <w:rFonts w:cstheme="minorHAnsi"/>
                <w:sz w:val="18"/>
                <w:szCs w:val="20"/>
              </w:rPr>
              <w:t>&lt;&lt;</w:t>
            </w:r>
            <w:r w:rsidR="00DC18FD" w:rsidRPr="00F01935">
              <w:t xml:space="preserve"> </w:t>
            </w:r>
            <w:r w:rsidR="00DC18FD" w:rsidRPr="00F01935">
              <w:rPr>
                <w:rFonts w:cstheme="minorHAnsi"/>
                <w:sz w:val="18"/>
                <w:szCs w:val="20"/>
              </w:rPr>
              <w:t xml:space="preserve">require one row of data for each water heater identified in Section A and </w:t>
            </w:r>
            <w:r w:rsidR="00A445DE" w:rsidRPr="00F01935">
              <w:rPr>
                <w:rFonts w:cstheme="minorHAnsi"/>
                <w:sz w:val="18"/>
                <w:szCs w:val="20"/>
              </w:rPr>
              <w:t>A2</w:t>
            </w:r>
            <w:r w:rsidR="00F43DC7" w:rsidRPr="00F01935">
              <w:rPr>
                <w:rFonts w:cstheme="minorHAnsi"/>
                <w:sz w:val="18"/>
                <w:szCs w:val="20"/>
              </w:rPr>
              <w:t xml:space="preserve"> &gt;&gt;</w:t>
            </w:r>
          </w:p>
        </w:tc>
      </w:tr>
      <w:tr w:rsidR="00FF28D5" w:rsidRPr="00F01935" w14:paraId="50AAEAEF" w14:textId="77777777" w:rsidTr="00742B60">
        <w:trPr>
          <w:cantSplit/>
          <w:trHeight w:val="146"/>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6954D2F3"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07</w:t>
            </w:r>
          </w:p>
        </w:tc>
      </w:tr>
      <w:tr w:rsidR="00FF28D5" w:rsidRPr="00F01935" w14:paraId="63E8380D" w14:textId="77777777" w:rsidTr="00742B60">
        <w:trPr>
          <w:cantSplit/>
          <w:trHeight w:val="146"/>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Standby Loss </w:t>
            </w:r>
          </w:p>
          <w:p w14:paraId="60C014EE"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Exterior Insulation </w:t>
            </w:r>
          </w:p>
          <w:p w14:paraId="617F3CA9"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F01935"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Storage</w:t>
            </w:r>
          </w:p>
          <w:p w14:paraId="43E30756" w14:textId="363D9B10" w:rsidR="00FF28D5" w:rsidRPr="00F01935"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EFD3B91"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Tank location</w:t>
            </w:r>
          </w:p>
        </w:tc>
      </w:tr>
      <w:tr w:rsidR="00FF28D5" w:rsidRPr="00F01935" w14:paraId="7C34D908" w14:textId="77777777" w:rsidTr="00742B60">
        <w:trPr>
          <w:cantSplit/>
          <w:trHeight w:val="146"/>
        </w:trPr>
        <w:tc>
          <w:tcPr>
            <w:tcW w:w="662" w:type="pct"/>
            <w:tcBorders>
              <w:top w:val="single" w:sz="4" w:space="0" w:color="auto"/>
              <w:left w:val="single" w:sz="4" w:space="0" w:color="auto"/>
              <w:bottom w:val="single" w:sz="4" w:space="0" w:color="auto"/>
              <w:right w:val="single" w:sz="4" w:space="0" w:color="auto"/>
            </w:tcBorders>
          </w:tcPr>
          <w:p w14:paraId="5EBB3E7C" w14:textId="58E8166D"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&lt;&lt;Reference value from design Water Heating System ID or Name (A0</w:t>
            </w:r>
            <w:r w:rsidR="00554EE8" w:rsidRPr="00F01935">
              <w:rPr>
                <w:rFonts w:asciiTheme="minorHAnsi" w:eastAsia="Times New Roman" w:hAnsiTheme="minorHAnsi" w:cstheme="minorHAnsi"/>
                <w:sz w:val="18"/>
                <w:szCs w:val="20"/>
              </w:rPr>
              <w:t>2</w:t>
            </w:r>
            <w:r w:rsidRPr="00F01935">
              <w:rPr>
                <w:rFonts w:asciiTheme="minorHAnsi" w:eastAsia="Times New Roman" w:hAnsiTheme="minorHAnsi" w:cstheme="minorHAnsi"/>
                <w:sz w:val="18"/>
                <w:szCs w:val="20"/>
              </w:rPr>
              <w:t>)</w:t>
            </w:r>
            <w:r w:rsidR="00A445DE" w:rsidRPr="00F01935">
              <w:rPr>
                <w:rFonts w:asciiTheme="minorHAnsi" w:eastAsia="Times New Roman" w:hAnsiTheme="minorHAnsi" w:cstheme="minorHAnsi"/>
                <w:sz w:val="18"/>
                <w:szCs w:val="20"/>
              </w:rPr>
              <w:t xml:space="preserve"> or A2-02</w:t>
            </w:r>
            <w:r w:rsidRPr="00F01935">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38AF36E" w14:textId="273AF3E1" w:rsidR="00D85E3F" w:rsidRPr="00F01935" w:rsidRDefault="00FF28D5"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&lt;&lt;</w:t>
            </w:r>
            <w:r w:rsidR="00D85E3F" w:rsidRPr="00F01935">
              <w:rPr>
                <w:rFonts w:asciiTheme="minorHAnsi" w:eastAsia="Times New Roman" w:hAnsiTheme="minorHAnsi" w:cstheme="minorHAnsi"/>
                <w:sz w:val="18"/>
                <w:szCs w:val="20"/>
              </w:rPr>
              <w:t xml:space="preserve"> reference values from </w:t>
            </w:r>
            <w:r w:rsidR="00411648" w:rsidRPr="00F01935">
              <w:rPr>
                <w:rFonts w:asciiTheme="minorHAnsi" w:eastAsia="Times New Roman" w:hAnsiTheme="minorHAnsi" w:cstheme="minorHAnsi"/>
                <w:sz w:val="18"/>
                <w:szCs w:val="20"/>
              </w:rPr>
              <w:t>LMCC</w:t>
            </w:r>
            <w:ins w:id="35" w:author="Alhabibi, Haider@Energy" w:date="2022-06-29T13:34:00Z">
              <w:r w:rsidR="0011311E">
                <w:rPr>
                  <w:rFonts w:asciiTheme="minorHAnsi" w:eastAsia="Times New Roman" w:hAnsiTheme="minorHAnsi" w:cstheme="minorHAnsi"/>
                  <w:sz w:val="18"/>
                  <w:szCs w:val="20"/>
                </w:rPr>
                <w:t>.</w:t>
              </w:r>
              <w:r w:rsidR="001F0A5C" w:rsidRPr="001F0A5C">
                <w:rPr>
                  <w:rFonts w:asciiTheme="minorHAnsi" w:eastAsia="Times New Roman" w:hAnsiTheme="minorHAnsi" w:cstheme="minorHAnsi"/>
                  <w:sz w:val="18"/>
                  <w:szCs w:val="20"/>
                </w:rPr>
                <w:t xml:space="preserve"> If information is not available on LMCC, then allow user </w:t>
              </w:r>
              <w:proofErr w:type="spellStart"/>
              <w:r w:rsidR="001F0A5C" w:rsidRPr="001F0A5C">
                <w:rPr>
                  <w:rFonts w:asciiTheme="minorHAnsi" w:eastAsia="Times New Roman" w:hAnsiTheme="minorHAnsi" w:cstheme="minorHAnsi"/>
                  <w:sz w:val="18"/>
                  <w:szCs w:val="20"/>
                </w:rPr>
                <w:t>input.</w:t>
              </w:r>
            </w:ins>
            <w:del w:id="36" w:author="Alhabibi, Haider@Energy" w:date="2022-06-29T13:34:00Z">
              <w:r w:rsidR="00D85E3F" w:rsidRPr="00F01935" w:rsidDel="001F0A5C">
                <w:rPr>
                  <w:rFonts w:asciiTheme="minorHAnsi" w:eastAsia="Times New Roman" w:hAnsiTheme="minorHAnsi" w:cstheme="minorHAnsi"/>
                  <w:sz w:val="18"/>
                  <w:szCs w:val="20"/>
                </w:rPr>
                <w:delText xml:space="preserve">; if parent </w:delText>
              </w:r>
              <w:r w:rsidR="00411648" w:rsidRPr="00F01935" w:rsidDel="001F0A5C">
                <w:rPr>
                  <w:rFonts w:asciiTheme="minorHAnsi" w:eastAsia="Times New Roman" w:hAnsiTheme="minorHAnsi" w:cstheme="minorHAnsi"/>
                  <w:sz w:val="18"/>
                  <w:szCs w:val="20"/>
                </w:rPr>
                <w:delText>LMCC</w:delText>
              </w:r>
              <w:r w:rsidR="00D85E3F" w:rsidRPr="00F01935" w:rsidDel="001F0A5C">
                <w:rPr>
                  <w:rFonts w:asciiTheme="minorHAnsi" w:eastAsia="Times New Roman" w:hAnsiTheme="minorHAnsi" w:cstheme="minorHAnsi"/>
                  <w:sz w:val="18"/>
                  <w:szCs w:val="20"/>
                </w:rPr>
                <w:delText xml:space="preserve"> = </w:delText>
              </w:r>
              <w:r w:rsidR="00411648" w:rsidRPr="00F01935" w:rsidDel="001F0A5C">
                <w:rPr>
                  <w:rFonts w:asciiTheme="minorHAnsi" w:eastAsia="Times New Roman" w:hAnsiTheme="minorHAnsi" w:cstheme="minorHAnsi"/>
                  <w:sz w:val="18"/>
                  <w:szCs w:val="20"/>
                </w:rPr>
                <w:delText>LMCC</w:delText>
              </w:r>
              <w:r w:rsidR="00D85E3F" w:rsidRPr="00F01935" w:rsidDel="001F0A5C">
                <w:rPr>
                  <w:rFonts w:asciiTheme="minorHAnsi" w:eastAsia="Times New Roman" w:hAnsiTheme="minorHAnsi" w:cstheme="minorHAnsi"/>
                  <w:sz w:val="18"/>
                  <w:szCs w:val="20"/>
                </w:rPr>
                <w:delText xml:space="preserve">-ADD, ALT or NCB, then value = NA; else if parent = </w:delText>
              </w:r>
              <w:r w:rsidR="00411648" w:rsidRPr="00F01935" w:rsidDel="001F0A5C">
                <w:rPr>
                  <w:rFonts w:asciiTheme="minorHAnsi" w:eastAsia="Times New Roman" w:hAnsiTheme="minorHAnsi" w:cstheme="minorHAnsi"/>
                  <w:sz w:val="18"/>
                  <w:szCs w:val="20"/>
                </w:rPr>
                <w:delText>LMCC</w:delText>
              </w:r>
              <w:r w:rsidR="00D85E3F" w:rsidRPr="00F01935" w:rsidDel="001F0A5C">
                <w:rPr>
                  <w:rFonts w:asciiTheme="minorHAnsi" w:eastAsia="Times New Roman" w:hAnsiTheme="minorHAnsi" w:cstheme="minorHAnsi"/>
                  <w:sz w:val="18"/>
                  <w:szCs w:val="20"/>
                </w:rPr>
                <w:delText xml:space="preserve">-PRF, then </w:delText>
              </w:r>
            </w:del>
            <w:r w:rsidR="00D85E3F" w:rsidRPr="00F01935">
              <w:rPr>
                <w:rFonts w:asciiTheme="minorHAnsi" w:eastAsia="Times New Roman" w:hAnsiTheme="minorHAnsi" w:cstheme="minorHAnsi"/>
                <w:sz w:val="18"/>
                <w:szCs w:val="20"/>
              </w:rPr>
              <w:t>allowed</w:t>
            </w:r>
            <w:proofErr w:type="spellEnd"/>
            <w:r w:rsidR="00D85E3F" w:rsidRPr="00F01935">
              <w:rPr>
                <w:rFonts w:asciiTheme="minorHAnsi" w:eastAsia="Times New Roman" w:hAnsiTheme="minorHAnsi" w:cstheme="minorHAnsi"/>
                <w:sz w:val="18"/>
                <w:szCs w:val="20"/>
              </w:rPr>
              <w:t xml:space="preserve"> values are:</w:t>
            </w:r>
          </w:p>
          <w:p w14:paraId="14A9A2CC" w14:textId="77777777" w:rsidR="00D85E3F" w:rsidRPr="00F01935"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*Uniform Energy Factor</w:t>
            </w:r>
          </w:p>
          <w:p w14:paraId="4AD72BCC" w14:textId="77777777" w:rsidR="00D85E3F" w:rsidRPr="00F01935"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*AFUE</w:t>
            </w:r>
          </w:p>
          <w:p w14:paraId="3C39D892" w14:textId="1EB161AC" w:rsidR="00FF28D5" w:rsidRPr="00F01935" w:rsidRDefault="00D85E3F"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*Thermal Efficiency</w:t>
            </w:r>
            <w:r w:rsidRPr="00F01935" w:rsidDel="00D85E3F">
              <w:rPr>
                <w:rFonts w:asciiTheme="minorHAnsi" w:eastAsia="Times New Roman" w:hAnsiTheme="minorHAnsi" w:cstheme="minorHAnsi"/>
                <w:sz w:val="18"/>
                <w:szCs w:val="20"/>
              </w:rPr>
              <w:t xml:space="preserve"> </w:t>
            </w:r>
            <w:r w:rsidR="00FF28D5" w:rsidRPr="00F01935">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2FFAF1EB"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eastAsia="Times New Roman"/>
                <w:sz w:val="18"/>
                <w:szCs w:val="20"/>
              </w:rPr>
              <w:t>&lt;&lt;</w:t>
            </w:r>
            <w:r w:rsidRPr="00F01935">
              <w:rPr>
                <w:sz w:val="18"/>
              </w:rPr>
              <w:t xml:space="preserve"> </w:t>
            </w:r>
            <w:r w:rsidRPr="00F01935">
              <w:rPr>
                <w:rFonts w:eastAsia="Times New Roman"/>
                <w:sz w:val="18"/>
                <w:szCs w:val="20"/>
              </w:rPr>
              <w:t xml:space="preserve">reference values from </w:t>
            </w:r>
            <w:r w:rsidR="00411648" w:rsidRPr="00F01935">
              <w:rPr>
                <w:rFonts w:eastAsia="Times New Roman"/>
                <w:sz w:val="18"/>
                <w:szCs w:val="20"/>
              </w:rPr>
              <w:t>LMCC</w:t>
            </w:r>
            <w:r w:rsidRPr="00F01935">
              <w:rPr>
                <w:rFonts w:eastAsia="Times New Roman"/>
                <w:sz w:val="18"/>
                <w:szCs w:val="20"/>
              </w:rPr>
              <w:t>-PRF-01;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491F8868"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 xml:space="preserve">&lt;&lt;reference values from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 xml:space="preserve">-PRF-01. </w:t>
            </w:r>
            <w:r w:rsidRPr="00F01935">
              <w:rPr>
                <w:rFonts w:eastAsia="Times New Roman"/>
                <w:sz w:val="18"/>
                <w:szCs w:val="20"/>
              </w:rPr>
              <w:t>Else = NA</w:t>
            </w:r>
            <w:r w:rsidRPr="00F01935" w:rsidDel="00364C35">
              <w:rPr>
                <w:rFonts w:asciiTheme="minorHAnsi" w:eastAsia="Times New Roman" w:hAnsiTheme="minorHAnsi" w:cstheme="minorHAnsi"/>
                <w:sz w:val="18"/>
                <w:szCs w:val="20"/>
              </w:rPr>
              <w:t xml:space="preserve"> </w:t>
            </w:r>
            <w:r w:rsidRPr="00F01935">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12AA4FC1" w14:textId="59C0D4EC"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 xml:space="preserve">&lt;&lt;reference values from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 xml:space="preserve">-PRF-01. </w:t>
            </w:r>
            <w:r w:rsidRPr="00F01935">
              <w:rPr>
                <w:rFonts w:eastAsia="Times New Roman"/>
                <w:sz w:val="18"/>
                <w:szCs w:val="20"/>
              </w:rPr>
              <w:t>Else = NA</w:t>
            </w:r>
            <w:r w:rsidRPr="00F01935" w:rsidDel="00364C35">
              <w:rPr>
                <w:rFonts w:asciiTheme="minorHAnsi" w:eastAsia="Times New Roman" w:hAnsiTheme="minorHAnsi" w:cstheme="minorHAnsi"/>
                <w:sz w:val="18"/>
                <w:szCs w:val="20"/>
              </w:rPr>
              <w:t xml:space="preserve"> </w:t>
            </w:r>
            <w:r w:rsidRPr="00F01935">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55B54517"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&lt;&lt;reference values from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 NA is allowed only if Water Heater Type = Consumer Instantaneous,</w:t>
            </w:r>
          </w:p>
          <w:p w14:paraId="682DDBF0" w14:textId="0C1F09D7"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262857A7" w:rsidR="00FF28D5" w:rsidRPr="00F01935"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w:t>
            </w:r>
            <w:r w:rsidR="00132963" w:rsidRPr="00F01935">
              <w:rPr>
                <w:rFonts w:asciiTheme="minorHAnsi" w:eastAsia="Times New Roman" w:hAnsiTheme="minorHAnsi" w:cstheme="minorHAnsi"/>
                <w:sz w:val="18"/>
                <w:szCs w:val="20"/>
              </w:rPr>
              <w:t xml:space="preserve">Reference value from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&gt;&gt;</w:t>
            </w:r>
          </w:p>
        </w:tc>
      </w:tr>
      <w:tr w:rsidR="00FF28D5" w:rsidRPr="00F01935" w14:paraId="5FD3FA69" w14:textId="77777777" w:rsidTr="00742B60">
        <w:trPr>
          <w:cantSplit/>
          <w:trHeight w:val="146"/>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F01935"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F01935" w14:paraId="40C6D816" w14:textId="77777777" w:rsidTr="003A56CA">
        <w:trPr>
          <w:cantSplit/>
          <w:trHeight w:val="144"/>
        </w:trPr>
        <w:tc>
          <w:tcPr>
            <w:tcW w:w="10773" w:type="dxa"/>
            <w:gridSpan w:val="7"/>
            <w:tcBorders>
              <w:top w:val="single" w:sz="4" w:space="0" w:color="auto"/>
              <w:left w:val="single" w:sz="4" w:space="0" w:color="auto"/>
              <w:bottom w:val="single" w:sz="4" w:space="0" w:color="auto"/>
              <w:right w:val="single" w:sz="4" w:space="0" w:color="auto"/>
            </w:tcBorders>
          </w:tcPr>
          <w:p w14:paraId="0A00FFB6" w14:textId="135368B1" w:rsidR="00F43DC7" w:rsidRPr="00F01935"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lastRenderedPageBreak/>
              <w:t xml:space="preserve">D. Installed HERS Verified Dwelling Unit Water Heating Efficiency Information </w:t>
            </w:r>
          </w:p>
          <w:p w14:paraId="635EA402" w14:textId="56EB4355" w:rsidR="00F43DC7" w:rsidRPr="00F01935" w:rsidRDefault="002710F2"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F01935">
              <w:rPr>
                <w:rFonts w:asciiTheme="minorHAnsi" w:hAnsiTheme="minorHAnsi"/>
                <w:iCs/>
                <w:sz w:val="18"/>
                <w:szCs w:val="18"/>
              </w:rPr>
              <w:t>&lt;&lt;Static Text - see the top&gt;&gt;</w:t>
            </w:r>
            <w:r w:rsidR="00E71469" w:rsidRPr="00F01935">
              <w:rPr>
                <w:rFonts w:asciiTheme="minorHAnsi" w:eastAsia="Times New Roman" w:hAnsiTheme="minorHAnsi" w:cstheme="minorHAnsi"/>
                <w:sz w:val="18"/>
                <w:szCs w:val="20"/>
              </w:rPr>
              <w:t>&lt;&lt;</w:t>
            </w:r>
            <w:r w:rsidR="004B7501" w:rsidRPr="00F01935">
              <w:rPr>
                <w:rFonts w:asciiTheme="minorHAnsi" w:eastAsia="Times New Roman" w:hAnsiTheme="minorHAnsi" w:cstheme="minorHAnsi"/>
                <w:sz w:val="18"/>
                <w:szCs w:val="20"/>
              </w:rPr>
              <w:t xml:space="preserve">require one row of data for each water heart identified in Section </w:t>
            </w:r>
            <w:r w:rsidR="00602222" w:rsidRPr="00F01935">
              <w:rPr>
                <w:rFonts w:asciiTheme="minorHAnsi" w:eastAsia="Times New Roman" w:hAnsiTheme="minorHAnsi" w:cstheme="minorHAnsi"/>
                <w:sz w:val="18"/>
                <w:szCs w:val="20"/>
              </w:rPr>
              <w:t>C</w:t>
            </w:r>
            <w:r w:rsidR="00F43DC7" w:rsidRPr="00F01935">
              <w:rPr>
                <w:rFonts w:asciiTheme="minorHAnsi" w:eastAsia="Times New Roman" w:hAnsiTheme="minorHAnsi" w:cstheme="minorHAnsi"/>
                <w:sz w:val="18"/>
                <w:szCs w:val="20"/>
              </w:rPr>
              <w:t xml:space="preserve"> &gt;&gt;</w:t>
            </w:r>
          </w:p>
        </w:tc>
      </w:tr>
      <w:tr w:rsidR="00F43DC7" w:rsidRPr="00F01935" w14:paraId="07282A38"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01</w:t>
            </w:r>
          </w:p>
        </w:tc>
        <w:tc>
          <w:tcPr>
            <w:tcW w:w="1554"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02</w:t>
            </w:r>
          </w:p>
        </w:tc>
        <w:tc>
          <w:tcPr>
            <w:tcW w:w="1554"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03</w:t>
            </w:r>
          </w:p>
        </w:tc>
        <w:tc>
          <w:tcPr>
            <w:tcW w:w="1554"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04</w:t>
            </w:r>
          </w:p>
        </w:tc>
        <w:tc>
          <w:tcPr>
            <w:tcW w:w="1201"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05</w:t>
            </w:r>
          </w:p>
        </w:tc>
        <w:tc>
          <w:tcPr>
            <w:tcW w:w="1323" w:type="dxa"/>
            <w:tcBorders>
              <w:top w:val="single" w:sz="4" w:space="0" w:color="auto"/>
              <w:left w:val="single" w:sz="4" w:space="0" w:color="auto"/>
              <w:bottom w:val="single" w:sz="4" w:space="0" w:color="auto"/>
              <w:right w:val="single" w:sz="4" w:space="0" w:color="auto"/>
            </w:tcBorders>
          </w:tcPr>
          <w:p w14:paraId="3E7CE48F" w14:textId="51BC7543"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06</w:t>
            </w:r>
          </w:p>
        </w:tc>
        <w:tc>
          <w:tcPr>
            <w:tcW w:w="2114" w:type="dxa"/>
            <w:tcBorders>
              <w:top w:val="single" w:sz="4" w:space="0" w:color="auto"/>
              <w:left w:val="single" w:sz="4" w:space="0" w:color="auto"/>
              <w:bottom w:val="single" w:sz="4" w:space="0" w:color="auto"/>
              <w:right w:val="single" w:sz="4" w:space="0" w:color="auto"/>
            </w:tcBorders>
            <w:vAlign w:val="center"/>
          </w:tcPr>
          <w:p w14:paraId="5E15D8B9" w14:textId="73510C22"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07</w:t>
            </w:r>
          </w:p>
        </w:tc>
      </w:tr>
      <w:tr w:rsidR="00F43DC7" w:rsidRPr="00F01935" w14:paraId="26EB1F4F"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Water Heating System ID or Name</w:t>
            </w:r>
          </w:p>
        </w:tc>
        <w:tc>
          <w:tcPr>
            <w:tcW w:w="1554"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Heating Efficiency Type</w:t>
            </w:r>
          </w:p>
        </w:tc>
        <w:tc>
          <w:tcPr>
            <w:tcW w:w="1554"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Heating Efficiency Value</w:t>
            </w:r>
          </w:p>
        </w:tc>
        <w:tc>
          <w:tcPr>
            <w:tcW w:w="1554"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Standby Loss </w:t>
            </w:r>
          </w:p>
          <w:p w14:paraId="19DFB832"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w:t>
            </w:r>
          </w:p>
        </w:tc>
        <w:tc>
          <w:tcPr>
            <w:tcW w:w="1201"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Exterior </w:t>
            </w:r>
            <w:proofErr w:type="spellStart"/>
            <w:r w:rsidRPr="00F01935">
              <w:rPr>
                <w:rFonts w:asciiTheme="minorHAnsi" w:eastAsia="Times New Roman" w:hAnsiTheme="minorHAnsi" w:cstheme="minorHAnsi"/>
                <w:sz w:val="18"/>
                <w:szCs w:val="18"/>
              </w:rPr>
              <w:t>Insul</w:t>
            </w:r>
            <w:proofErr w:type="spellEnd"/>
            <w:r w:rsidRPr="00F01935">
              <w:rPr>
                <w:rFonts w:asciiTheme="minorHAnsi" w:eastAsia="Times New Roman" w:hAnsiTheme="minorHAnsi" w:cstheme="minorHAnsi"/>
                <w:sz w:val="18"/>
                <w:szCs w:val="18"/>
              </w:rPr>
              <w:t>.</w:t>
            </w:r>
          </w:p>
          <w:p w14:paraId="371AC967"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R-Value</w:t>
            </w:r>
          </w:p>
        </w:tc>
        <w:tc>
          <w:tcPr>
            <w:tcW w:w="1323" w:type="dxa"/>
            <w:tcBorders>
              <w:top w:val="single" w:sz="4" w:space="0" w:color="auto"/>
              <w:left w:val="single" w:sz="4" w:space="0" w:color="auto"/>
              <w:bottom w:val="single" w:sz="4" w:space="0" w:color="auto"/>
              <w:right w:val="single" w:sz="4" w:space="0" w:color="auto"/>
            </w:tcBorders>
          </w:tcPr>
          <w:p w14:paraId="4664DAA6"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Storage</w:t>
            </w:r>
          </w:p>
          <w:p w14:paraId="6DD3C2D2" w14:textId="2624EB3F"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Volume (gal)</w:t>
            </w:r>
          </w:p>
        </w:tc>
        <w:tc>
          <w:tcPr>
            <w:tcW w:w="2114" w:type="dxa"/>
            <w:tcBorders>
              <w:top w:val="single" w:sz="4" w:space="0" w:color="auto"/>
              <w:left w:val="single" w:sz="4" w:space="0" w:color="auto"/>
              <w:bottom w:val="single" w:sz="4" w:space="0" w:color="auto"/>
              <w:right w:val="single" w:sz="4" w:space="0" w:color="auto"/>
            </w:tcBorders>
            <w:vAlign w:val="bottom"/>
          </w:tcPr>
          <w:p w14:paraId="19AD42DF" w14:textId="58591DA9"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Tank location</w:t>
            </w:r>
          </w:p>
        </w:tc>
      </w:tr>
      <w:tr w:rsidR="00F43DC7" w:rsidRPr="00F01935" w14:paraId="66670E71"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tcPr>
          <w:p w14:paraId="251CD951" w14:textId="2F9DF2B6" w:rsidR="00F43DC7" w:rsidRPr="00F01935"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&lt;&lt;Reference value from design Water Heating System ID or Name (</w:t>
            </w:r>
            <w:r w:rsidR="00113182" w:rsidRPr="00F01935">
              <w:rPr>
                <w:rFonts w:asciiTheme="minorHAnsi" w:eastAsia="Times New Roman" w:hAnsiTheme="minorHAnsi" w:cstheme="minorHAnsi"/>
                <w:sz w:val="18"/>
                <w:szCs w:val="20"/>
              </w:rPr>
              <w:t>C</w:t>
            </w:r>
            <w:r w:rsidRPr="00F01935">
              <w:rPr>
                <w:rFonts w:asciiTheme="minorHAnsi" w:eastAsia="Times New Roman" w:hAnsiTheme="minorHAnsi" w:cstheme="minorHAnsi"/>
                <w:sz w:val="18"/>
                <w:szCs w:val="20"/>
              </w:rPr>
              <w:t>0</w:t>
            </w:r>
            <w:r w:rsidR="00A04883" w:rsidRPr="00F01935">
              <w:rPr>
                <w:rFonts w:asciiTheme="minorHAnsi" w:eastAsia="Times New Roman" w:hAnsiTheme="minorHAnsi" w:cstheme="minorHAnsi"/>
                <w:sz w:val="18"/>
                <w:szCs w:val="20"/>
              </w:rPr>
              <w:t>1</w:t>
            </w:r>
            <w:r w:rsidRPr="00F01935">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5EC9B411" w14:textId="5F4EC629" w:rsidR="00F43DC7" w:rsidRPr="00F01935"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&lt;&lt;Reference value from Design Water Heater Type (C02)</w:t>
            </w:r>
            <w:r w:rsidR="0005484E" w:rsidRPr="00F01935">
              <w:rPr>
                <w:rFonts w:asciiTheme="minorHAnsi" w:eastAsia="Times New Roman" w:hAnsiTheme="minorHAnsi" w:cstheme="minorHAnsi"/>
                <w:sz w:val="18"/>
                <w:szCs w:val="20"/>
              </w:rPr>
              <w:t xml:space="preserve">. Value may be NA if C02 is NA </w:t>
            </w:r>
            <w:r w:rsidRPr="00F01935">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7B0DE07D" w14:textId="5974F427" w:rsidR="00F43DC7" w:rsidRPr="00F01935"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 xml:space="preserve">&lt;&lt;User input value; check value must be ≥ value in </w:t>
            </w:r>
            <w:r w:rsidR="002669DB" w:rsidRPr="00F01935">
              <w:rPr>
                <w:rFonts w:asciiTheme="minorHAnsi" w:eastAsia="Times New Roman" w:hAnsiTheme="minorHAnsi" w:cstheme="minorHAnsi"/>
                <w:sz w:val="18"/>
                <w:szCs w:val="20"/>
              </w:rPr>
              <w:t>E</w:t>
            </w:r>
            <w:r w:rsidR="00574862" w:rsidRPr="00F01935">
              <w:rPr>
                <w:rFonts w:asciiTheme="minorHAnsi" w:eastAsia="Times New Roman" w:hAnsiTheme="minorHAnsi" w:cstheme="minorHAnsi"/>
                <w:sz w:val="18"/>
                <w:szCs w:val="20"/>
              </w:rPr>
              <w:t>0</w:t>
            </w:r>
            <w:r w:rsidRPr="00F01935">
              <w:rPr>
                <w:rFonts w:asciiTheme="minorHAnsi" w:eastAsia="Times New Roman" w:hAnsiTheme="minorHAnsi" w:cstheme="minorHAnsi"/>
                <w:sz w:val="18"/>
                <w:szCs w:val="20"/>
              </w:rPr>
              <w:t>3 to comply, else flag non-compliant values and do not allow the doc to be registered</w:t>
            </w:r>
            <w:proofErr w:type="gramStart"/>
            <w:r w:rsidR="00563D2C" w:rsidRPr="00F01935">
              <w:rPr>
                <w:rFonts w:asciiTheme="minorHAnsi" w:eastAsia="Times New Roman" w:hAnsiTheme="minorHAnsi" w:cstheme="minorHAnsi"/>
                <w:sz w:val="18"/>
                <w:szCs w:val="20"/>
              </w:rPr>
              <w:t>, .</w:t>
            </w:r>
            <w:proofErr w:type="gramEnd"/>
            <w:r w:rsidR="00563D2C" w:rsidRPr="00F01935">
              <w:rPr>
                <w:rFonts w:asciiTheme="minorHAnsi" w:eastAsia="Times New Roman" w:hAnsiTheme="minorHAnsi" w:cstheme="minorHAnsi"/>
                <w:sz w:val="18"/>
                <w:szCs w:val="20"/>
              </w:rPr>
              <w:t xml:space="preserve"> Value may be NA if </w:t>
            </w:r>
            <w:r w:rsidR="00D11ADC" w:rsidRPr="00F01935">
              <w:rPr>
                <w:rFonts w:asciiTheme="minorHAnsi" w:eastAsia="Times New Roman" w:hAnsiTheme="minorHAnsi" w:cstheme="minorHAnsi"/>
                <w:sz w:val="18"/>
                <w:szCs w:val="20"/>
              </w:rPr>
              <w:t>C</w:t>
            </w:r>
            <w:r w:rsidR="00563D2C" w:rsidRPr="00F01935">
              <w:rPr>
                <w:rFonts w:asciiTheme="minorHAnsi" w:eastAsia="Times New Roman" w:hAnsiTheme="minorHAnsi" w:cstheme="minorHAnsi"/>
                <w:sz w:val="18"/>
                <w:szCs w:val="20"/>
              </w:rPr>
              <w:t>03 is NA</w:t>
            </w:r>
            <w:r w:rsidRPr="00F01935">
              <w:rPr>
                <w:rFonts w:asciiTheme="minorHAnsi" w:eastAsia="Times New Roman" w:hAnsiTheme="minorHAnsi" w:cstheme="minorHAnsi"/>
                <w:sz w:val="18"/>
                <w:szCs w:val="20"/>
              </w:rPr>
              <w:t xml:space="preserve"> &gt;&gt;</w:t>
            </w:r>
          </w:p>
        </w:tc>
        <w:tc>
          <w:tcPr>
            <w:tcW w:w="1554" w:type="dxa"/>
            <w:tcBorders>
              <w:top w:val="single" w:sz="4" w:space="0" w:color="auto"/>
              <w:left w:val="single" w:sz="4" w:space="0" w:color="auto"/>
              <w:bottom w:val="single" w:sz="4" w:space="0" w:color="auto"/>
              <w:right w:val="single" w:sz="4" w:space="0" w:color="auto"/>
            </w:tcBorders>
          </w:tcPr>
          <w:p w14:paraId="5E6A2653" w14:textId="010894C2" w:rsidR="00F43DC7" w:rsidRPr="00F01935"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&lt;&lt;User input value; check value must be ≤ value in C</w:t>
            </w:r>
            <w:r w:rsidR="00574862" w:rsidRPr="00F01935">
              <w:rPr>
                <w:rFonts w:asciiTheme="minorHAnsi" w:eastAsia="Times New Roman" w:hAnsiTheme="minorHAnsi" w:cstheme="minorHAnsi"/>
                <w:sz w:val="18"/>
                <w:szCs w:val="20"/>
              </w:rPr>
              <w:t>0</w:t>
            </w:r>
            <w:r w:rsidRPr="00F01935">
              <w:rPr>
                <w:rFonts w:asciiTheme="minorHAnsi" w:eastAsia="Times New Roman" w:hAnsiTheme="minorHAnsi" w:cstheme="minorHAnsi"/>
                <w:sz w:val="18"/>
                <w:szCs w:val="20"/>
              </w:rPr>
              <w:t xml:space="preserve">4 to comply, else flag non-compliant values and do not allow the doc to be registered. Value may be NA if </w:t>
            </w:r>
            <w:r w:rsidR="00574862" w:rsidRPr="00F01935">
              <w:rPr>
                <w:rFonts w:asciiTheme="minorHAnsi" w:eastAsia="Times New Roman" w:hAnsiTheme="minorHAnsi" w:cstheme="minorHAnsi"/>
                <w:sz w:val="18"/>
                <w:szCs w:val="20"/>
              </w:rPr>
              <w:t>C</w:t>
            </w:r>
            <w:r w:rsidRPr="00F01935">
              <w:rPr>
                <w:rFonts w:asciiTheme="minorHAnsi" w:eastAsia="Times New Roman" w:hAnsiTheme="minorHAnsi" w:cstheme="minorHAnsi"/>
                <w:sz w:val="18"/>
                <w:szCs w:val="20"/>
              </w:rPr>
              <w:t>04 is NA &gt;&gt;</w:t>
            </w:r>
          </w:p>
        </w:tc>
        <w:tc>
          <w:tcPr>
            <w:tcW w:w="1201" w:type="dxa"/>
            <w:tcBorders>
              <w:top w:val="single" w:sz="4" w:space="0" w:color="auto"/>
              <w:left w:val="single" w:sz="4" w:space="0" w:color="auto"/>
              <w:bottom w:val="single" w:sz="4" w:space="0" w:color="auto"/>
              <w:right w:val="single" w:sz="4" w:space="0" w:color="auto"/>
            </w:tcBorders>
          </w:tcPr>
          <w:p w14:paraId="294D355D" w14:textId="76C7534E" w:rsidR="00F43DC7" w:rsidRPr="00F01935"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 xml:space="preserve">&lt;&lt;User input value; check value must be ≥ value in </w:t>
            </w:r>
            <w:r w:rsidR="002669DB" w:rsidRPr="00F01935">
              <w:rPr>
                <w:rFonts w:asciiTheme="minorHAnsi" w:eastAsia="Times New Roman" w:hAnsiTheme="minorHAnsi" w:cstheme="minorHAnsi"/>
                <w:sz w:val="18"/>
                <w:szCs w:val="20"/>
              </w:rPr>
              <w:t>E</w:t>
            </w:r>
            <w:r w:rsidR="00574862" w:rsidRPr="00F01935">
              <w:rPr>
                <w:rFonts w:asciiTheme="minorHAnsi" w:eastAsia="Times New Roman" w:hAnsiTheme="minorHAnsi" w:cstheme="minorHAnsi"/>
                <w:sz w:val="18"/>
                <w:szCs w:val="20"/>
              </w:rPr>
              <w:t>0</w:t>
            </w:r>
            <w:r w:rsidRPr="00F01935">
              <w:rPr>
                <w:rFonts w:asciiTheme="minorHAnsi" w:eastAsia="Times New Roman" w:hAnsiTheme="minorHAnsi" w:cstheme="minorHAnsi"/>
                <w:sz w:val="18"/>
                <w:szCs w:val="20"/>
              </w:rPr>
              <w:t xml:space="preserve">5 to comply, else flag non-compliant values and do not allow the doc to be registered. Value may be NA if </w:t>
            </w:r>
            <w:r w:rsidR="00574862" w:rsidRPr="00F01935">
              <w:rPr>
                <w:rFonts w:asciiTheme="minorHAnsi" w:eastAsia="Times New Roman" w:hAnsiTheme="minorHAnsi" w:cstheme="minorHAnsi"/>
                <w:sz w:val="18"/>
                <w:szCs w:val="20"/>
              </w:rPr>
              <w:t>C</w:t>
            </w:r>
            <w:r w:rsidRPr="00F01935">
              <w:rPr>
                <w:rFonts w:asciiTheme="minorHAnsi" w:eastAsia="Times New Roman" w:hAnsiTheme="minorHAnsi" w:cstheme="minorHAnsi"/>
                <w:sz w:val="18"/>
                <w:szCs w:val="20"/>
              </w:rPr>
              <w:t>05 is NA &gt;&gt;</w:t>
            </w:r>
          </w:p>
        </w:tc>
        <w:tc>
          <w:tcPr>
            <w:tcW w:w="1323" w:type="dxa"/>
            <w:tcBorders>
              <w:top w:val="single" w:sz="4" w:space="0" w:color="auto"/>
              <w:left w:val="single" w:sz="4" w:space="0" w:color="auto"/>
              <w:bottom w:val="single" w:sz="4" w:space="0" w:color="auto"/>
              <w:right w:val="single" w:sz="4" w:space="0" w:color="auto"/>
            </w:tcBorders>
          </w:tcPr>
          <w:p w14:paraId="5F926BC3" w14:textId="57D3E10E" w:rsidR="00F43DC7" w:rsidRPr="00F01935"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 xml:space="preserve">&lt;&lt; User Input must equal reference values from </w:t>
            </w:r>
            <w:r w:rsidR="002669DB" w:rsidRPr="00F01935">
              <w:rPr>
                <w:rFonts w:asciiTheme="minorHAnsi" w:eastAsia="Times New Roman" w:hAnsiTheme="minorHAnsi" w:cstheme="minorHAnsi"/>
                <w:sz w:val="18"/>
                <w:szCs w:val="20"/>
              </w:rPr>
              <w:t>E</w:t>
            </w:r>
            <w:r w:rsidRPr="00F01935">
              <w:rPr>
                <w:rFonts w:asciiTheme="minorHAnsi" w:eastAsia="Times New Roman" w:hAnsiTheme="minorHAnsi" w:cstheme="minorHAnsi"/>
                <w:sz w:val="18"/>
                <w:szCs w:val="20"/>
              </w:rPr>
              <w:t>0</w:t>
            </w:r>
            <w:r w:rsidR="00574862" w:rsidRPr="00F01935">
              <w:rPr>
                <w:rFonts w:asciiTheme="minorHAnsi" w:eastAsia="Times New Roman" w:hAnsiTheme="minorHAnsi" w:cstheme="minorHAnsi"/>
                <w:sz w:val="18"/>
                <w:szCs w:val="20"/>
              </w:rPr>
              <w:t>6</w:t>
            </w:r>
            <w:r w:rsidR="00C9553B" w:rsidRPr="00F01935">
              <w:rPr>
                <w:rFonts w:asciiTheme="minorHAnsi" w:eastAsia="Times New Roman" w:hAnsiTheme="minorHAnsi" w:cstheme="minorHAnsi"/>
                <w:sz w:val="18"/>
                <w:szCs w:val="20"/>
              </w:rPr>
              <w:t>, else flag non-compliant values and do not allow the doc to be registered.</w:t>
            </w:r>
            <w:r w:rsidRPr="00F01935">
              <w:rPr>
                <w:rFonts w:asciiTheme="minorHAnsi" w:eastAsia="Times New Roman" w:hAnsiTheme="minorHAnsi" w:cstheme="minorHAnsi"/>
                <w:sz w:val="18"/>
                <w:szCs w:val="20"/>
              </w:rPr>
              <w:t xml:space="preserve"> NA is allowed only if Water Heater Type = Consumer Instantaneous or Commercial Instantaneous&gt;&gt;</w:t>
            </w:r>
          </w:p>
        </w:tc>
        <w:tc>
          <w:tcPr>
            <w:tcW w:w="2114" w:type="dxa"/>
            <w:tcBorders>
              <w:top w:val="single" w:sz="4" w:space="0" w:color="auto"/>
              <w:left w:val="single" w:sz="4" w:space="0" w:color="auto"/>
              <w:bottom w:val="single" w:sz="4" w:space="0" w:color="auto"/>
              <w:right w:val="single" w:sz="4" w:space="0" w:color="auto"/>
            </w:tcBorders>
          </w:tcPr>
          <w:p w14:paraId="12050A41" w14:textId="766DAA87" w:rsidR="00F43DC7" w:rsidRPr="00F01935"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w:t>
            </w:r>
            <w:r w:rsidR="00132963" w:rsidRPr="00F01935">
              <w:rPr>
                <w:rFonts w:asciiTheme="minorHAnsi" w:eastAsia="Times New Roman" w:hAnsiTheme="minorHAnsi" w:cstheme="minorHAnsi"/>
                <w:sz w:val="18"/>
                <w:szCs w:val="20"/>
              </w:rPr>
              <w:t>Reference value from C07</w:t>
            </w:r>
            <w:r w:rsidR="0055112E" w:rsidRPr="00F01935">
              <w:rPr>
                <w:rFonts w:asciiTheme="minorHAnsi" w:eastAsia="Times New Roman" w:hAnsiTheme="minorHAnsi" w:cstheme="minorHAnsi"/>
                <w:sz w:val="18"/>
                <w:szCs w:val="20"/>
              </w:rPr>
              <w:t xml:space="preserve"> Value may be NA if </w:t>
            </w:r>
            <w:r w:rsidR="00411648" w:rsidRPr="00F01935">
              <w:rPr>
                <w:rFonts w:asciiTheme="minorHAnsi" w:eastAsia="Times New Roman" w:hAnsiTheme="minorHAnsi" w:cstheme="minorHAnsi"/>
                <w:sz w:val="18"/>
                <w:szCs w:val="20"/>
              </w:rPr>
              <w:t>LMCC</w:t>
            </w:r>
            <w:r w:rsidR="0055112E" w:rsidRPr="00F01935">
              <w:rPr>
                <w:rFonts w:asciiTheme="minorHAnsi" w:eastAsia="Times New Roman" w:hAnsiTheme="minorHAnsi" w:cstheme="minorHAnsi"/>
                <w:sz w:val="18"/>
                <w:szCs w:val="20"/>
              </w:rPr>
              <w:t xml:space="preserve"> value is NA</w:t>
            </w:r>
            <w:r w:rsidRPr="00F01935">
              <w:rPr>
                <w:rFonts w:asciiTheme="minorHAnsi" w:eastAsia="Times New Roman" w:hAnsiTheme="minorHAnsi" w:cstheme="minorHAnsi"/>
                <w:sz w:val="18"/>
                <w:szCs w:val="20"/>
              </w:rPr>
              <w:t xml:space="preserve"> &gt;&gt;</w:t>
            </w:r>
          </w:p>
        </w:tc>
      </w:tr>
      <w:tr w:rsidR="00F43DC7" w:rsidRPr="00F01935" w14:paraId="1BFCF610"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01"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23" w:type="dxa"/>
            <w:tcBorders>
              <w:top w:val="single" w:sz="4" w:space="0" w:color="auto"/>
              <w:left w:val="single" w:sz="4" w:space="0" w:color="auto"/>
              <w:bottom w:val="single" w:sz="4" w:space="0" w:color="auto"/>
              <w:right w:val="single" w:sz="4" w:space="0" w:color="auto"/>
            </w:tcBorders>
          </w:tcPr>
          <w:p w14:paraId="341B4354"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14"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3A56CA" w:rsidRPr="00F01935" w14:paraId="0955ECF0" w14:textId="77777777" w:rsidTr="00450E94">
        <w:trPr>
          <w:cantSplit/>
          <w:trHeight w:val="144"/>
        </w:trPr>
        <w:tc>
          <w:tcPr>
            <w:tcW w:w="1473" w:type="dxa"/>
            <w:tcBorders>
              <w:top w:val="single" w:sz="4" w:space="0" w:color="auto"/>
              <w:left w:val="single" w:sz="4" w:space="0" w:color="auto"/>
              <w:bottom w:val="single" w:sz="4" w:space="0" w:color="auto"/>
              <w:right w:val="single" w:sz="4" w:space="0" w:color="auto"/>
            </w:tcBorders>
          </w:tcPr>
          <w:p w14:paraId="0105CEB7" w14:textId="1ABD235D" w:rsidR="003A56CA" w:rsidRPr="00F01935" w:rsidRDefault="00132ED8"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hAnsiTheme="minorHAnsi" w:cstheme="minorHAnsi"/>
                <w:sz w:val="18"/>
                <w:szCs w:val="18"/>
              </w:rPr>
              <w:t>08</w:t>
            </w:r>
          </w:p>
        </w:tc>
        <w:tc>
          <w:tcPr>
            <w:tcW w:w="1554" w:type="dxa"/>
            <w:tcBorders>
              <w:top w:val="single" w:sz="4" w:space="0" w:color="auto"/>
              <w:left w:val="single" w:sz="4" w:space="0" w:color="auto"/>
              <w:bottom w:val="single" w:sz="4" w:space="0" w:color="auto"/>
              <w:right w:val="single" w:sz="4" w:space="0" w:color="auto"/>
            </w:tcBorders>
          </w:tcPr>
          <w:p w14:paraId="56D7E2B3" w14:textId="5EB7C7D9" w:rsidR="003A56CA" w:rsidRPr="00F01935" w:rsidRDefault="003A56CA"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eastAsia="Times New Roman"/>
                <w:sz w:val="18"/>
                <w:szCs w:val="18"/>
              </w:rPr>
              <w:t>Compliance Statement</w:t>
            </w:r>
          </w:p>
        </w:tc>
        <w:tc>
          <w:tcPr>
            <w:tcW w:w="7746" w:type="dxa"/>
            <w:gridSpan w:val="5"/>
            <w:tcBorders>
              <w:top w:val="single" w:sz="4" w:space="0" w:color="auto"/>
              <w:left w:val="single" w:sz="4" w:space="0" w:color="auto"/>
              <w:bottom w:val="single" w:sz="4" w:space="0" w:color="auto"/>
              <w:right w:val="single" w:sz="4" w:space="0" w:color="auto"/>
            </w:tcBorders>
          </w:tcPr>
          <w:p w14:paraId="076358E5" w14:textId="1398B8D4" w:rsidR="003A56CA" w:rsidRPr="00F01935" w:rsidRDefault="003A56CA" w:rsidP="00F5526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eastAsia="Times New Roman"/>
                <w:sz w:val="18"/>
                <w:szCs w:val="18"/>
              </w:rPr>
              <w:t xml:space="preserve">&lt;&lt;calculated field: If D03 </w:t>
            </w:r>
            <w:r w:rsidR="00F5526F" w:rsidRPr="00F01935">
              <w:rPr>
                <w:rFonts w:eastAsia="Times New Roman"/>
                <w:sz w:val="18"/>
                <w:szCs w:val="18"/>
              </w:rPr>
              <w:t xml:space="preserve">= NA or D03 </w:t>
            </w:r>
            <w:r w:rsidRPr="00F01935">
              <w:rPr>
                <w:rFonts w:eastAsia="Times New Roman" w:cs="Calibri"/>
                <w:sz w:val="18"/>
                <w:szCs w:val="18"/>
              </w:rPr>
              <w:t>≥</w:t>
            </w:r>
            <w:r w:rsidRPr="00F01935">
              <w:rPr>
                <w:rFonts w:eastAsia="Times New Roman"/>
                <w:sz w:val="18"/>
                <w:szCs w:val="18"/>
              </w:rPr>
              <w:t xml:space="preserve"> C03, D</w:t>
            </w:r>
            <w:r w:rsidR="00F5526F" w:rsidRPr="00F01935">
              <w:rPr>
                <w:rFonts w:eastAsia="Times New Roman"/>
                <w:sz w:val="18"/>
                <w:szCs w:val="18"/>
              </w:rPr>
              <w:t>0</w:t>
            </w:r>
            <w:r w:rsidRPr="00F01935">
              <w:rPr>
                <w:rFonts w:eastAsia="Times New Roman"/>
                <w:sz w:val="18"/>
                <w:szCs w:val="18"/>
              </w:rPr>
              <w:t xml:space="preserve">4 </w:t>
            </w:r>
            <w:r w:rsidR="00F5526F" w:rsidRPr="00F01935">
              <w:rPr>
                <w:rFonts w:eastAsia="Times New Roman"/>
                <w:sz w:val="18"/>
                <w:szCs w:val="18"/>
              </w:rPr>
              <w:t xml:space="preserve">= NA or D04 </w:t>
            </w:r>
            <w:r w:rsidRPr="00F01935">
              <w:rPr>
                <w:rFonts w:eastAsia="Times New Roman" w:cs="Calibri"/>
                <w:sz w:val="18"/>
                <w:szCs w:val="18"/>
              </w:rPr>
              <w:t>≤</w:t>
            </w:r>
            <w:r w:rsidRPr="00F01935">
              <w:rPr>
                <w:rFonts w:eastAsia="Times New Roman"/>
                <w:sz w:val="18"/>
                <w:szCs w:val="18"/>
              </w:rPr>
              <w:t xml:space="preserve"> C04, D05</w:t>
            </w:r>
            <w:r w:rsidR="00F5526F" w:rsidRPr="00F01935">
              <w:rPr>
                <w:rFonts w:eastAsia="Times New Roman"/>
                <w:sz w:val="18"/>
                <w:szCs w:val="18"/>
              </w:rPr>
              <w:t xml:space="preserve"> = NA or D05</w:t>
            </w:r>
            <w:r w:rsidRPr="00F01935">
              <w:rPr>
                <w:rFonts w:eastAsia="Times New Roman"/>
                <w:sz w:val="18"/>
                <w:szCs w:val="18"/>
              </w:rPr>
              <w:t xml:space="preserve"> </w:t>
            </w:r>
            <w:r w:rsidRPr="00F01935">
              <w:rPr>
                <w:rFonts w:eastAsia="Times New Roman" w:cs="Calibri"/>
                <w:sz w:val="18"/>
                <w:szCs w:val="18"/>
              </w:rPr>
              <w:t>≥</w:t>
            </w:r>
            <w:r w:rsidRPr="00F01935">
              <w:rPr>
                <w:rFonts w:eastAsia="Times New Roman"/>
                <w:sz w:val="18"/>
                <w:szCs w:val="18"/>
              </w:rPr>
              <w:t xml:space="preserve"> C05, D06 = C06, and D07 = C07, then display result = System complies; else display result = system does not comply&gt;&gt;</w:t>
            </w:r>
          </w:p>
        </w:tc>
      </w:tr>
    </w:tbl>
    <w:p w14:paraId="2FCBBD3C" w14:textId="77777777" w:rsidR="00F1004F" w:rsidRPr="00F01935"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177"/>
        <w:gridCol w:w="4201"/>
        <w:gridCol w:w="5412"/>
      </w:tblGrid>
      <w:tr w:rsidR="00526D3D" w:rsidRPr="00F01935" w14:paraId="571E583F" w14:textId="77777777" w:rsidTr="00A05A69">
        <w:trPr>
          <w:trHeight w:val="144"/>
        </w:trPr>
        <w:tc>
          <w:tcPr>
            <w:tcW w:w="11016" w:type="dxa"/>
            <w:gridSpan w:val="3"/>
            <w:tcBorders>
              <w:top w:val="single" w:sz="4" w:space="0" w:color="auto"/>
              <w:bottom w:val="single" w:sz="4" w:space="0" w:color="auto"/>
            </w:tcBorders>
            <w:vAlign w:val="center"/>
          </w:tcPr>
          <w:p w14:paraId="25B48481" w14:textId="3DE8209A" w:rsidR="00526D3D" w:rsidRPr="00F01935"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E</w:t>
            </w:r>
            <w:r w:rsidR="00526D3D" w:rsidRPr="00F01935">
              <w:rPr>
                <w:rFonts w:asciiTheme="minorHAnsi" w:hAnsiTheme="minorHAnsi" w:cstheme="minorHAnsi"/>
                <w:b/>
                <w:sz w:val="18"/>
                <w:szCs w:val="18"/>
              </w:rPr>
              <w:t>. Installed Water Heater Manufacturer Information</w:t>
            </w:r>
          </w:p>
          <w:p w14:paraId="41D9AF14" w14:textId="1D198B67" w:rsidR="001D1F6F" w:rsidRPr="00F01935" w:rsidRDefault="001D1F6F" w:rsidP="00C309E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&lt;&lt;</w:t>
            </w:r>
            <w:r w:rsidR="00FD3F4C" w:rsidRPr="00F01935">
              <w:rPr>
                <w:rFonts w:asciiTheme="minorHAnsi" w:eastAsia="Times New Roman" w:hAnsiTheme="minorHAnsi" w:cstheme="minorHAnsi"/>
                <w:sz w:val="18"/>
                <w:szCs w:val="18"/>
              </w:rPr>
              <w:t xml:space="preserve">require one row of data for each water heater identified in Section </w:t>
            </w:r>
            <w:r w:rsidR="005D4716" w:rsidRPr="00F01935">
              <w:rPr>
                <w:rFonts w:asciiTheme="minorHAnsi" w:eastAsia="Times New Roman" w:hAnsiTheme="minorHAnsi" w:cstheme="minorHAnsi"/>
                <w:sz w:val="18"/>
                <w:szCs w:val="18"/>
              </w:rPr>
              <w:t>C</w:t>
            </w:r>
            <w:r w:rsidRPr="00F01935">
              <w:rPr>
                <w:rFonts w:asciiTheme="minorHAnsi" w:eastAsia="Times New Roman" w:hAnsiTheme="minorHAnsi" w:cstheme="minorHAnsi"/>
                <w:sz w:val="18"/>
                <w:szCs w:val="18"/>
              </w:rPr>
              <w:t xml:space="preserve"> &gt;&gt;</w:t>
            </w:r>
          </w:p>
        </w:tc>
      </w:tr>
      <w:tr w:rsidR="00526D3D" w:rsidRPr="00F01935" w14:paraId="3A0A7CF5" w14:textId="77777777" w:rsidTr="00A05A69">
        <w:trPr>
          <w:trHeight w:val="144"/>
        </w:trPr>
        <w:tc>
          <w:tcPr>
            <w:tcW w:w="1198" w:type="dxa"/>
            <w:tcBorders>
              <w:top w:val="single" w:sz="4" w:space="0" w:color="auto"/>
              <w:bottom w:val="single" w:sz="4" w:space="0" w:color="auto"/>
              <w:right w:val="single" w:sz="4" w:space="0" w:color="auto"/>
            </w:tcBorders>
            <w:vAlign w:val="center"/>
          </w:tcPr>
          <w:p w14:paraId="422C5BC1"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01</w:t>
            </w:r>
          </w:p>
        </w:tc>
        <w:tc>
          <w:tcPr>
            <w:tcW w:w="429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02</w:t>
            </w:r>
          </w:p>
        </w:tc>
        <w:tc>
          <w:tcPr>
            <w:tcW w:w="5528" w:type="dxa"/>
            <w:tcBorders>
              <w:top w:val="single" w:sz="4" w:space="0" w:color="auto"/>
              <w:left w:val="single" w:sz="4" w:space="0" w:color="auto"/>
              <w:bottom w:val="single" w:sz="4" w:space="0" w:color="auto"/>
            </w:tcBorders>
            <w:vAlign w:val="center"/>
          </w:tcPr>
          <w:p w14:paraId="427C6A65"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03</w:t>
            </w:r>
          </w:p>
        </w:tc>
      </w:tr>
      <w:tr w:rsidR="00526D3D" w:rsidRPr="00F01935" w14:paraId="059CA8FC"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3F689BCB"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Water Heating System ID or Name</w:t>
            </w:r>
          </w:p>
        </w:tc>
        <w:tc>
          <w:tcPr>
            <w:tcW w:w="429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Manufacturer</w:t>
            </w:r>
          </w:p>
        </w:tc>
        <w:tc>
          <w:tcPr>
            <w:tcW w:w="5528" w:type="dxa"/>
            <w:tcBorders>
              <w:top w:val="single" w:sz="4" w:space="0" w:color="auto"/>
              <w:left w:val="single" w:sz="4" w:space="0" w:color="auto"/>
              <w:bottom w:val="single" w:sz="4" w:space="0" w:color="auto"/>
            </w:tcBorders>
            <w:vAlign w:val="bottom"/>
          </w:tcPr>
          <w:p w14:paraId="10116000"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Model Number</w:t>
            </w:r>
          </w:p>
        </w:tc>
      </w:tr>
      <w:tr w:rsidR="00C309E7" w:rsidRPr="00F01935" w14:paraId="3F103E34" w14:textId="77777777" w:rsidTr="00A05A69">
        <w:trPr>
          <w:trHeight w:val="144"/>
        </w:trPr>
        <w:tc>
          <w:tcPr>
            <w:tcW w:w="1198" w:type="dxa"/>
            <w:tcBorders>
              <w:top w:val="single" w:sz="4" w:space="0" w:color="auto"/>
              <w:bottom w:val="single" w:sz="4" w:space="0" w:color="auto"/>
              <w:right w:val="single" w:sz="4" w:space="0" w:color="auto"/>
            </w:tcBorders>
          </w:tcPr>
          <w:p w14:paraId="660B7BE0" w14:textId="7805AE8E" w:rsidR="00C309E7" w:rsidRPr="00F01935"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&lt;&lt;reference value from </w:t>
            </w:r>
            <w:r w:rsidR="00F70BFD" w:rsidRPr="00F01935">
              <w:rPr>
                <w:rFonts w:asciiTheme="minorHAnsi" w:eastAsia="Times New Roman" w:hAnsiTheme="minorHAnsi" w:cstheme="minorHAnsi"/>
                <w:sz w:val="18"/>
                <w:szCs w:val="18"/>
              </w:rPr>
              <w:t>B</w:t>
            </w:r>
            <w:r w:rsidRPr="00F01935">
              <w:rPr>
                <w:rFonts w:asciiTheme="minorHAnsi" w:eastAsia="Times New Roman" w:hAnsiTheme="minorHAnsi" w:cstheme="minorHAnsi"/>
                <w:sz w:val="18"/>
                <w:szCs w:val="18"/>
              </w:rPr>
              <w:t>0</w:t>
            </w:r>
            <w:r w:rsidR="00554EE8" w:rsidRPr="00F01935">
              <w:rPr>
                <w:rFonts w:asciiTheme="minorHAnsi" w:eastAsia="Times New Roman" w:hAnsiTheme="minorHAnsi" w:cstheme="minorHAnsi"/>
                <w:sz w:val="18"/>
                <w:szCs w:val="18"/>
              </w:rPr>
              <w:t>2</w:t>
            </w:r>
            <w:r w:rsidR="00511958" w:rsidRPr="00F01935">
              <w:rPr>
                <w:rFonts w:asciiTheme="minorHAnsi" w:eastAsia="Times New Roman" w:hAnsiTheme="minorHAnsi" w:cstheme="minorHAnsi"/>
                <w:sz w:val="18"/>
                <w:szCs w:val="18"/>
              </w:rPr>
              <w:t xml:space="preserve"> or B2-02</w:t>
            </w:r>
            <w:r w:rsidRPr="00F01935">
              <w:rPr>
                <w:rFonts w:asciiTheme="minorHAnsi" w:eastAsia="Times New Roman" w:hAnsiTheme="minorHAnsi" w:cstheme="minorHAnsi"/>
                <w:sz w:val="18"/>
                <w:szCs w:val="18"/>
              </w:rPr>
              <w:t>&gt;&gt;</w:t>
            </w:r>
          </w:p>
        </w:tc>
        <w:tc>
          <w:tcPr>
            <w:tcW w:w="4290" w:type="dxa"/>
            <w:tcBorders>
              <w:top w:val="single" w:sz="4" w:space="0" w:color="auto"/>
              <w:left w:val="single" w:sz="4" w:space="0" w:color="auto"/>
              <w:bottom w:val="single" w:sz="4" w:space="0" w:color="auto"/>
              <w:right w:val="single" w:sz="4" w:space="0" w:color="auto"/>
            </w:tcBorders>
          </w:tcPr>
          <w:p w14:paraId="619C2048" w14:textId="41E2E6DB" w:rsidR="00C309E7" w:rsidRPr="00F01935"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&lt;&lt;User input&gt;&gt;</w:t>
            </w:r>
          </w:p>
        </w:tc>
        <w:tc>
          <w:tcPr>
            <w:tcW w:w="5528"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F01935"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&lt;&lt;User input&gt;&gt;</w:t>
            </w:r>
          </w:p>
        </w:tc>
      </w:tr>
      <w:tr w:rsidR="00C309E7" w:rsidRPr="00F01935" w14:paraId="6D821420"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6D2F1719" w14:textId="77777777" w:rsidR="00C309E7" w:rsidRPr="00F01935"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9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F01935"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528" w:type="dxa"/>
            <w:tcBorders>
              <w:top w:val="single" w:sz="4" w:space="0" w:color="auto"/>
              <w:left w:val="single" w:sz="4" w:space="0" w:color="auto"/>
              <w:bottom w:val="single" w:sz="4" w:space="0" w:color="auto"/>
            </w:tcBorders>
          </w:tcPr>
          <w:p w14:paraId="0EDDC959" w14:textId="77777777" w:rsidR="00C309E7" w:rsidRPr="00F01935"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Pr="00F01935" w:rsidRDefault="009268B1" w:rsidP="00064F9C">
      <w:pPr>
        <w:spacing w:after="0" w:line="240" w:lineRule="auto"/>
        <w:rPr>
          <w:rFonts w:asciiTheme="minorHAnsi" w:hAnsiTheme="minorHAnsi" w:cstheme="minorHAnsi"/>
          <w:sz w:val="18"/>
          <w:szCs w:val="18"/>
        </w:rPr>
      </w:pPr>
    </w:p>
    <w:tbl>
      <w:tblPr>
        <w:tblW w:w="1077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1"/>
        <w:gridCol w:w="10084"/>
      </w:tblGrid>
      <w:tr w:rsidR="00B843FA" w:rsidRPr="00F01935" w14:paraId="2664D56C" w14:textId="77777777" w:rsidTr="00742B60">
        <w:trPr>
          <w:trHeight w:val="146"/>
        </w:trPr>
        <w:tc>
          <w:tcPr>
            <w:tcW w:w="10775" w:type="dxa"/>
            <w:gridSpan w:val="2"/>
            <w:tcBorders>
              <w:top w:val="single" w:sz="4" w:space="0" w:color="auto"/>
              <w:left w:val="single" w:sz="4" w:space="0" w:color="auto"/>
              <w:bottom w:val="single" w:sz="4" w:space="0" w:color="auto"/>
              <w:right w:val="single" w:sz="4" w:space="0" w:color="auto"/>
            </w:tcBorders>
          </w:tcPr>
          <w:p w14:paraId="259E8E3E" w14:textId="77777777" w:rsidR="00B843FA" w:rsidRPr="00F01935" w:rsidRDefault="00B843FA" w:rsidP="00B843FA">
            <w:pPr>
              <w:keepNext/>
              <w:spacing w:after="0" w:line="240" w:lineRule="auto"/>
              <w:rPr>
                <w:rFonts w:asciiTheme="minorHAnsi" w:eastAsiaTheme="minorEastAsia" w:hAnsiTheme="minorHAnsi" w:cstheme="minorHAnsi"/>
                <w:b/>
                <w:sz w:val="20"/>
                <w:szCs w:val="18"/>
              </w:rPr>
            </w:pPr>
            <w:r w:rsidRPr="00F01935">
              <w:rPr>
                <w:rFonts w:asciiTheme="minorHAnsi" w:eastAsiaTheme="minorEastAsia" w:hAnsiTheme="minorHAnsi" w:cstheme="minorHAnsi"/>
                <w:b/>
                <w:sz w:val="20"/>
                <w:szCs w:val="18"/>
              </w:rPr>
              <w:t>F. Mandatory Measures for all Domestic Hot Water Distribution Systems</w:t>
            </w:r>
          </w:p>
          <w:p w14:paraId="203B84DD" w14:textId="16599CA6" w:rsidR="00936A9C" w:rsidRPr="00F01935" w:rsidRDefault="00936A9C" w:rsidP="00B843FA">
            <w:pPr>
              <w:keepNext/>
              <w:spacing w:after="0" w:line="240" w:lineRule="auto"/>
              <w:rPr>
                <w:rFonts w:asciiTheme="minorHAnsi" w:eastAsiaTheme="minorEastAsia" w:hAnsiTheme="minorHAnsi" w:cstheme="minorHAnsi"/>
                <w:sz w:val="20"/>
                <w:szCs w:val="18"/>
              </w:rPr>
            </w:pPr>
            <w:r w:rsidRPr="00F01935">
              <w:rPr>
                <w:rFonts w:asciiTheme="minorHAnsi" w:hAnsiTheme="minorHAnsi"/>
                <w:iCs/>
                <w:sz w:val="18"/>
                <w:szCs w:val="18"/>
              </w:rPr>
              <w:t>&lt;&lt;Static Text - see the top&gt;&gt;</w:t>
            </w:r>
          </w:p>
        </w:tc>
      </w:tr>
      <w:tr w:rsidR="002C7351" w:rsidRPr="00F01935" w14:paraId="04F65F74" w14:textId="77777777" w:rsidTr="00742B60">
        <w:trPr>
          <w:trHeight w:val="146"/>
          <w:tblHeader/>
        </w:trPr>
        <w:tc>
          <w:tcPr>
            <w:tcW w:w="691" w:type="dxa"/>
          </w:tcPr>
          <w:p w14:paraId="38174421" w14:textId="0F0B74AC" w:rsidR="002C7351" w:rsidRPr="00F01935"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F01935">
              <w:rPr>
                <w:rFonts w:cstheme="minorHAnsi"/>
                <w:sz w:val="18"/>
                <w:szCs w:val="18"/>
              </w:rPr>
              <w:t>06</w:t>
            </w:r>
          </w:p>
        </w:tc>
        <w:tc>
          <w:tcPr>
            <w:tcW w:w="10083" w:type="dxa"/>
            <w:vAlign w:val="center"/>
          </w:tcPr>
          <w:p w14:paraId="6F9D69F2" w14:textId="1B955B0E" w:rsidR="002C7351" w:rsidRPr="00F01935"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F01935">
              <w:rPr>
                <w:sz w:val="18"/>
                <w:szCs w:val="18"/>
              </w:rPr>
              <w:t xml:space="preserve">Correction Notes: </w:t>
            </w:r>
            <w:r w:rsidRPr="00F01935">
              <w:rPr>
                <w:rFonts w:cs="TimesNewRomanPS-BoldMT"/>
                <w:bCs/>
                <w:sz w:val="18"/>
                <w:szCs w:val="18"/>
              </w:rPr>
              <w:t xml:space="preserve">&lt;&lt;if Verification Status= Fail, then text entry in this Corrections Notes field is </w:t>
            </w:r>
            <w:proofErr w:type="gramStart"/>
            <w:r w:rsidRPr="00F01935">
              <w:rPr>
                <w:rFonts w:cs="TimesNewRomanPS-BoldMT"/>
                <w:bCs/>
                <w:sz w:val="18"/>
                <w:szCs w:val="18"/>
              </w:rPr>
              <w:t>required;  user</w:t>
            </w:r>
            <w:proofErr w:type="gramEnd"/>
            <w:r w:rsidRPr="00F01935">
              <w:rPr>
                <w:rFonts w:cs="TimesNewRomanPS-BoldMT"/>
                <w:bCs/>
                <w:sz w:val="18"/>
                <w:szCs w:val="18"/>
              </w:rPr>
              <w:t xml:space="preserve"> input text&gt;&gt;</w:t>
            </w:r>
          </w:p>
        </w:tc>
      </w:tr>
      <w:tr w:rsidR="002C7351" w:rsidRPr="00F01935" w14:paraId="13419051" w14:textId="77777777" w:rsidTr="00742B60">
        <w:trPr>
          <w:trHeight w:val="146"/>
          <w:tblHeader/>
        </w:trPr>
        <w:tc>
          <w:tcPr>
            <w:tcW w:w="10775" w:type="dxa"/>
            <w:gridSpan w:val="2"/>
          </w:tcPr>
          <w:p w14:paraId="65268ECF" w14:textId="2AFAA724" w:rsidR="002C7351" w:rsidRPr="00F01935"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44A4E55" w14:textId="710ACAE7" w:rsidR="00CF4A37" w:rsidRDefault="00CF4A37">
      <w:pPr>
        <w:spacing w:after="0" w:line="240" w:lineRule="auto"/>
        <w:rPr>
          <w:ins w:id="37" w:author="Alhabibi, Haider@Energy" w:date="2022-07-20T10:01:00Z"/>
          <w:rFonts w:asciiTheme="minorHAnsi" w:hAnsiTheme="minorHAnsi" w:cstheme="minorHAnsi"/>
          <w:sz w:val="18"/>
          <w:szCs w:val="18"/>
        </w:rPr>
      </w:pPr>
    </w:p>
    <w:p w14:paraId="4616EB97" w14:textId="77777777" w:rsidR="00CF4A37" w:rsidRDefault="00CF4A37">
      <w:pPr>
        <w:spacing w:after="0" w:line="240" w:lineRule="auto"/>
        <w:rPr>
          <w:ins w:id="38" w:author="Alhabibi, Haider@Energy" w:date="2022-07-20T10:01:00Z"/>
          <w:rFonts w:asciiTheme="minorHAnsi" w:hAnsiTheme="minorHAnsi" w:cstheme="minorHAnsi"/>
          <w:sz w:val="18"/>
          <w:szCs w:val="18"/>
        </w:rPr>
      </w:pPr>
      <w:ins w:id="39" w:author="Alhabibi, Haider@Energy" w:date="2022-07-20T10:01:00Z">
        <w:r>
          <w:rPr>
            <w:rFonts w:asciiTheme="minorHAnsi" w:hAnsiTheme="minorHAnsi" w:cstheme="minorHAnsi"/>
            <w:sz w:val="18"/>
            <w:szCs w:val="18"/>
          </w:rPr>
          <w:br w:type="page"/>
        </w:r>
      </w:ins>
    </w:p>
    <w:p w14:paraId="3E0C183E" w14:textId="77777777" w:rsidR="00B843FA" w:rsidRPr="00F01935" w:rsidRDefault="00B843FA">
      <w:pPr>
        <w:spacing w:after="0" w:line="240" w:lineRule="auto"/>
        <w:rPr>
          <w:rFonts w:asciiTheme="minorHAnsi" w:hAnsiTheme="minorHAnsi" w:cstheme="minorHAnsi"/>
          <w:sz w:val="18"/>
          <w:szCs w:val="18"/>
        </w:rPr>
      </w:pPr>
    </w:p>
    <w:tbl>
      <w:tblPr>
        <w:tblStyle w:val="TableGrid"/>
        <w:tblW w:w="10841" w:type="dxa"/>
        <w:tblLayout w:type="fixed"/>
        <w:tblLook w:val="04A0" w:firstRow="1" w:lastRow="0" w:firstColumn="1" w:lastColumn="0" w:noHBand="0" w:noVBand="1"/>
      </w:tblPr>
      <w:tblGrid>
        <w:gridCol w:w="439"/>
        <w:gridCol w:w="444"/>
        <w:gridCol w:w="1155"/>
        <w:gridCol w:w="178"/>
        <w:gridCol w:w="1066"/>
        <w:gridCol w:w="1332"/>
        <w:gridCol w:w="1332"/>
        <w:gridCol w:w="1155"/>
        <w:gridCol w:w="1244"/>
        <w:gridCol w:w="1244"/>
        <w:gridCol w:w="1252"/>
      </w:tblGrid>
      <w:tr w:rsidR="0042224A" w:rsidRPr="00F01935" w14:paraId="3CAFD68B" w14:textId="0FDE90D6" w:rsidTr="00742B60">
        <w:trPr>
          <w:trHeight w:val="663"/>
        </w:trPr>
        <w:tc>
          <w:tcPr>
            <w:tcW w:w="10841" w:type="dxa"/>
            <w:gridSpan w:val="11"/>
          </w:tcPr>
          <w:p w14:paraId="1A3F35A6" w14:textId="066D8BCD" w:rsidR="0042224A" w:rsidRPr="00F01935" w:rsidRDefault="0042224A" w:rsidP="00DF413D">
            <w:pPr>
              <w:spacing w:after="0" w:line="240" w:lineRule="auto"/>
              <w:rPr>
                <w:rFonts w:cstheme="minorHAnsi"/>
                <w:b/>
                <w:sz w:val="18"/>
                <w:szCs w:val="18"/>
              </w:rPr>
            </w:pPr>
            <w:r w:rsidRPr="00F01935">
              <w:rPr>
                <w:rFonts w:cstheme="minorHAnsi"/>
                <w:b/>
                <w:sz w:val="18"/>
                <w:szCs w:val="18"/>
              </w:rPr>
              <w:t>G. HERS-Verified Compact Hot Water Distribution Expanded Credit (CHWDS-H-EX) (RA3.6.5)</w:t>
            </w:r>
          </w:p>
          <w:p w14:paraId="68672241" w14:textId="7D95BD4E" w:rsidR="0042224A" w:rsidRPr="00F01935" w:rsidRDefault="007A1C4D" w:rsidP="00DF413D">
            <w:pPr>
              <w:spacing w:after="0" w:line="240" w:lineRule="auto"/>
              <w:rPr>
                <w:rFonts w:cstheme="minorHAnsi"/>
                <w:b/>
                <w:sz w:val="18"/>
                <w:szCs w:val="18"/>
              </w:rPr>
            </w:pPr>
            <w:r w:rsidRPr="00F01935">
              <w:rPr>
                <w:rFonts w:asciiTheme="minorHAnsi" w:hAnsiTheme="minorHAnsi"/>
                <w:iCs/>
                <w:sz w:val="18"/>
                <w:szCs w:val="18"/>
              </w:rPr>
              <w:t>&lt;&lt;Static Text - see the top&gt;&gt;</w:t>
            </w:r>
            <w:r w:rsidR="0042224A" w:rsidRPr="00F01935">
              <w:rPr>
                <w:rFonts w:cstheme="minorHAnsi"/>
                <w:sz w:val="18"/>
                <w:szCs w:val="20"/>
              </w:rPr>
              <w:t xml:space="preserve">&lt;&lt; Require one row of data, reporting the longest distances, for each dwelling identified in </w:t>
            </w:r>
            <w:r w:rsidR="005A35FF" w:rsidRPr="00F01935">
              <w:rPr>
                <w:rFonts w:cstheme="minorHAnsi"/>
                <w:sz w:val="18"/>
                <w:szCs w:val="20"/>
              </w:rPr>
              <w:t xml:space="preserve">Table </w:t>
            </w:r>
            <w:r w:rsidR="0042224A" w:rsidRPr="00F01935">
              <w:rPr>
                <w:rFonts w:cstheme="minorHAnsi"/>
                <w:sz w:val="18"/>
                <w:szCs w:val="20"/>
              </w:rPr>
              <w:t>B</w:t>
            </w:r>
            <w:r w:rsidR="00A03FBA" w:rsidRPr="00F01935">
              <w:rPr>
                <w:rFonts w:cstheme="minorHAnsi"/>
                <w:sz w:val="18"/>
                <w:szCs w:val="20"/>
              </w:rPr>
              <w:t xml:space="preserve"> or </w:t>
            </w:r>
            <w:r w:rsidR="007B088E" w:rsidRPr="00F01935">
              <w:rPr>
                <w:rFonts w:cstheme="minorHAnsi"/>
                <w:sz w:val="18"/>
                <w:szCs w:val="20"/>
              </w:rPr>
              <w:t>B2</w:t>
            </w:r>
            <w:r w:rsidR="0042224A" w:rsidRPr="00F01935">
              <w:rPr>
                <w:rFonts w:cstheme="minorHAnsi"/>
                <w:sz w:val="18"/>
                <w:szCs w:val="20"/>
              </w:rPr>
              <w:t>. with B11</w:t>
            </w:r>
            <w:r w:rsidR="00A03FBA" w:rsidRPr="00F01935">
              <w:rPr>
                <w:rFonts w:cstheme="minorHAnsi"/>
                <w:sz w:val="18"/>
                <w:szCs w:val="20"/>
              </w:rPr>
              <w:t xml:space="preserve"> or </w:t>
            </w:r>
            <w:r w:rsidR="007B088E" w:rsidRPr="00F01935">
              <w:rPr>
                <w:rFonts w:cstheme="minorHAnsi"/>
                <w:sz w:val="18"/>
                <w:szCs w:val="20"/>
              </w:rPr>
              <w:t>B2-</w:t>
            </w:r>
            <w:proofErr w:type="gramStart"/>
            <w:r w:rsidR="00A03FBA" w:rsidRPr="00F01935">
              <w:rPr>
                <w:rFonts w:cstheme="minorHAnsi"/>
                <w:sz w:val="18"/>
                <w:szCs w:val="20"/>
              </w:rPr>
              <w:t xml:space="preserve">08 </w:t>
            </w:r>
            <w:r w:rsidR="0042224A" w:rsidRPr="00F01935">
              <w:rPr>
                <w:rFonts w:cstheme="minorHAnsi"/>
                <w:sz w:val="18"/>
                <w:szCs w:val="20"/>
              </w:rPr>
              <w:t xml:space="preserve"> =</w:t>
            </w:r>
            <w:proofErr w:type="gramEnd"/>
            <w:r w:rsidR="0042224A" w:rsidRPr="00F01935">
              <w:rPr>
                <w:rFonts w:cstheme="minorHAnsi"/>
                <w:sz w:val="18"/>
                <w:szCs w:val="20"/>
              </w:rPr>
              <w:t xml:space="preserve"> Expanded. If no dwelling in B11 </w:t>
            </w:r>
            <w:r w:rsidR="00A03FBA" w:rsidRPr="00F01935">
              <w:rPr>
                <w:rFonts w:cstheme="minorHAnsi"/>
                <w:sz w:val="18"/>
                <w:szCs w:val="20"/>
              </w:rPr>
              <w:t xml:space="preserve">or </w:t>
            </w:r>
            <w:r w:rsidR="0063645C" w:rsidRPr="00F01935">
              <w:rPr>
                <w:rFonts w:cstheme="minorHAnsi"/>
                <w:sz w:val="18"/>
                <w:szCs w:val="20"/>
              </w:rPr>
              <w:t>B2-</w:t>
            </w:r>
            <w:r w:rsidR="00A03FBA" w:rsidRPr="00F01935">
              <w:rPr>
                <w:rFonts w:cstheme="minorHAnsi"/>
                <w:sz w:val="18"/>
                <w:szCs w:val="20"/>
              </w:rPr>
              <w:t xml:space="preserve">08 </w:t>
            </w:r>
            <w:r w:rsidR="0042224A" w:rsidRPr="00F01935">
              <w:rPr>
                <w:rFonts w:cstheme="minorHAnsi"/>
                <w:sz w:val="18"/>
                <w:szCs w:val="20"/>
              </w:rPr>
              <w:t>= Expanded, then display section header and standard “This section does not apply” message&gt;&gt;</w:t>
            </w:r>
          </w:p>
        </w:tc>
      </w:tr>
      <w:tr w:rsidR="004B7D10" w:rsidRPr="00F01935" w14:paraId="67F446C6" w14:textId="43CAE8FA" w:rsidTr="00742B60">
        <w:trPr>
          <w:trHeight w:val="279"/>
        </w:trPr>
        <w:tc>
          <w:tcPr>
            <w:tcW w:w="883" w:type="dxa"/>
            <w:gridSpan w:val="2"/>
          </w:tcPr>
          <w:p w14:paraId="40C677B9" w14:textId="77777777" w:rsidR="004B7D10" w:rsidRPr="00F01935" w:rsidRDefault="004B7D10" w:rsidP="004B7D10">
            <w:pPr>
              <w:spacing w:after="0"/>
              <w:jc w:val="center"/>
              <w:rPr>
                <w:rFonts w:cstheme="minorHAnsi"/>
                <w:sz w:val="20"/>
                <w:szCs w:val="20"/>
              </w:rPr>
            </w:pPr>
            <w:r w:rsidRPr="00F01935">
              <w:rPr>
                <w:rFonts w:cstheme="minorHAnsi"/>
                <w:sz w:val="20"/>
                <w:szCs w:val="20"/>
              </w:rPr>
              <w:t>01</w:t>
            </w:r>
          </w:p>
        </w:tc>
        <w:tc>
          <w:tcPr>
            <w:tcW w:w="1155" w:type="dxa"/>
          </w:tcPr>
          <w:p w14:paraId="18EBDD42" w14:textId="77777777" w:rsidR="004B7D10" w:rsidRPr="00F01935" w:rsidRDefault="004B7D10" w:rsidP="004B7D10">
            <w:pPr>
              <w:spacing w:after="0"/>
              <w:jc w:val="center"/>
              <w:rPr>
                <w:rFonts w:cstheme="minorHAnsi"/>
                <w:sz w:val="20"/>
                <w:szCs w:val="20"/>
              </w:rPr>
            </w:pPr>
            <w:r w:rsidRPr="00F01935">
              <w:rPr>
                <w:rFonts w:cstheme="minorHAnsi"/>
                <w:sz w:val="20"/>
                <w:szCs w:val="20"/>
              </w:rPr>
              <w:t>02</w:t>
            </w:r>
          </w:p>
        </w:tc>
        <w:tc>
          <w:tcPr>
            <w:tcW w:w="1244" w:type="dxa"/>
            <w:gridSpan w:val="2"/>
            <w:vAlign w:val="bottom"/>
          </w:tcPr>
          <w:p w14:paraId="2B93F9C8" w14:textId="77777777" w:rsidR="004B7D10" w:rsidRPr="00F01935" w:rsidRDefault="004B7D10" w:rsidP="004B7D10">
            <w:pPr>
              <w:spacing w:after="0"/>
              <w:jc w:val="center"/>
              <w:rPr>
                <w:rFonts w:cstheme="minorHAnsi"/>
                <w:sz w:val="20"/>
                <w:szCs w:val="20"/>
              </w:rPr>
            </w:pPr>
            <w:r w:rsidRPr="00F01935">
              <w:rPr>
                <w:rFonts w:cstheme="minorHAnsi"/>
                <w:sz w:val="20"/>
                <w:szCs w:val="20"/>
              </w:rPr>
              <w:t>03</w:t>
            </w:r>
          </w:p>
        </w:tc>
        <w:tc>
          <w:tcPr>
            <w:tcW w:w="1332" w:type="dxa"/>
          </w:tcPr>
          <w:p w14:paraId="66E22819" w14:textId="77777777" w:rsidR="004B7D10" w:rsidRPr="00F01935" w:rsidRDefault="004B7D10" w:rsidP="004B7D10">
            <w:pPr>
              <w:spacing w:after="0"/>
              <w:jc w:val="center"/>
              <w:rPr>
                <w:rFonts w:cstheme="minorHAnsi"/>
                <w:sz w:val="20"/>
                <w:szCs w:val="20"/>
              </w:rPr>
            </w:pPr>
            <w:r w:rsidRPr="00F01935">
              <w:rPr>
                <w:rFonts w:cstheme="minorHAnsi"/>
                <w:sz w:val="20"/>
                <w:szCs w:val="20"/>
              </w:rPr>
              <w:t>04</w:t>
            </w:r>
          </w:p>
        </w:tc>
        <w:tc>
          <w:tcPr>
            <w:tcW w:w="1332" w:type="dxa"/>
          </w:tcPr>
          <w:p w14:paraId="0D293B00" w14:textId="77777777" w:rsidR="004B7D10" w:rsidRPr="00F01935" w:rsidRDefault="004B7D10" w:rsidP="004B7D10">
            <w:pPr>
              <w:spacing w:after="0"/>
              <w:jc w:val="center"/>
              <w:rPr>
                <w:rFonts w:cstheme="minorHAnsi"/>
                <w:sz w:val="20"/>
                <w:szCs w:val="20"/>
              </w:rPr>
            </w:pPr>
            <w:r w:rsidRPr="00F01935">
              <w:rPr>
                <w:rFonts w:cstheme="minorHAnsi"/>
                <w:sz w:val="20"/>
                <w:szCs w:val="20"/>
              </w:rPr>
              <w:t>05</w:t>
            </w:r>
          </w:p>
        </w:tc>
        <w:tc>
          <w:tcPr>
            <w:tcW w:w="1155" w:type="dxa"/>
          </w:tcPr>
          <w:p w14:paraId="01C92268" w14:textId="77777777" w:rsidR="004B7D10" w:rsidRPr="00F01935" w:rsidRDefault="004B7D10" w:rsidP="004B7D10">
            <w:pPr>
              <w:spacing w:after="0"/>
              <w:jc w:val="center"/>
              <w:rPr>
                <w:rFonts w:cstheme="minorHAnsi"/>
                <w:sz w:val="20"/>
                <w:szCs w:val="20"/>
              </w:rPr>
            </w:pPr>
            <w:r w:rsidRPr="00F01935">
              <w:rPr>
                <w:rFonts w:cstheme="minorHAnsi"/>
                <w:sz w:val="20"/>
                <w:szCs w:val="20"/>
              </w:rPr>
              <w:t>06</w:t>
            </w:r>
          </w:p>
        </w:tc>
        <w:tc>
          <w:tcPr>
            <w:tcW w:w="1244" w:type="dxa"/>
          </w:tcPr>
          <w:p w14:paraId="1C399420" w14:textId="77777777" w:rsidR="004B7D10" w:rsidRPr="00F01935" w:rsidRDefault="004B7D10" w:rsidP="004B7D10">
            <w:pPr>
              <w:spacing w:after="0"/>
              <w:jc w:val="center"/>
              <w:rPr>
                <w:rFonts w:cstheme="minorHAnsi"/>
                <w:sz w:val="20"/>
                <w:szCs w:val="20"/>
              </w:rPr>
            </w:pPr>
            <w:r w:rsidRPr="00F01935">
              <w:rPr>
                <w:rFonts w:cstheme="minorHAnsi"/>
                <w:sz w:val="20"/>
                <w:szCs w:val="20"/>
              </w:rPr>
              <w:t>07</w:t>
            </w:r>
          </w:p>
        </w:tc>
        <w:tc>
          <w:tcPr>
            <w:tcW w:w="1244" w:type="dxa"/>
          </w:tcPr>
          <w:p w14:paraId="64878C39" w14:textId="26B256D7" w:rsidR="004B7D10" w:rsidRPr="00F01935" w:rsidRDefault="004B7D10" w:rsidP="004B7D10">
            <w:pPr>
              <w:spacing w:after="0"/>
              <w:jc w:val="center"/>
              <w:rPr>
                <w:rFonts w:cstheme="minorHAnsi"/>
                <w:sz w:val="20"/>
                <w:szCs w:val="20"/>
              </w:rPr>
            </w:pPr>
            <w:r w:rsidRPr="00F01935">
              <w:rPr>
                <w:rFonts w:cstheme="minorHAnsi"/>
                <w:sz w:val="20"/>
                <w:szCs w:val="20"/>
              </w:rPr>
              <w:t>08</w:t>
            </w:r>
          </w:p>
        </w:tc>
        <w:tc>
          <w:tcPr>
            <w:tcW w:w="1247" w:type="dxa"/>
          </w:tcPr>
          <w:p w14:paraId="5A588B9F" w14:textId="22BA2A55" w:rsidR="004B7D10" w:rsidRPr="00F01935" w:rsidRDefault="004B7D10" w:rsidP="004B7D10">
            <w:pPr>
              <w:spacing w:after="0"/>
              <w:jc w:val="center"/>
              <w:rPr>
                <w:rFonts w:cstheme="minorHAnsi"/>
                <w:sz w:val="20"/>
                <w:szCs w:val="20"/>
              </w:rPr>
            </w:pPr>
            <w:r w:rsidRPr="00F01935">
              <w:rPr>
                <w:rFonts w:cstheme="minorHAnsi"/>
                <w:sz w:val="20"/>
                <w:szCs w:val="20"/>
              </w:rPr>
              <w:t>09</w:t>
            </w:r>
          </w:p>
        </w:tc>
      </w:tr>
      <w:tr w:rsidR="004B7D10" w:rsidRPr="00F01935" w14:paraId="0EE82323" w14:textId="5298BB9E" w:rsidTr="00742B60">
        <w:trPr>
          <w:trHeight w:val="1556"/>
        </w:trPr>
        <w:tc>
          <w:tcPr>
            <w:tcW w:w="883" w:type="dxa"/>
            <w:gridSpan w:val="2"/>
            <w:vAlign w:val="bottom"/>
          </w:tcPr>
          <w:p w14:paraId="214BFEC9" w14:textId="48DE2B9B" w:rsidR="004B7D10" w:rsidRPr="00F01935" w:rsidRDefault="004B7D10" w:rsidP="004B7D10">
            <w:pPr>
              <w:spacing w:after="0" w:line="240" w:lineRule="auto"/>
              <w:jc w:val="center"/>
              <w:rPr>
                <w:rFonts w:cstheme="minorHAnsi"/>
                <w:sz w:val="18"/>
                <w:szCs w:val="20"/>
              </w:rPr>
            </w:pPr>
            <w:r w:rsidRPr="00F01935">
              <w:rPr>
                <w:rFonts w:cstheme="minorHAnsi"/>
                <w:sz w:val="18"/>
                <w:szCs w:val="20"/>
              </w:rPr>
              <w:t>Dwelling Name</w:t>
            </w:r>
          </w:p>
        </w:tc>
        <w:tc>
          <w:tcPr>
            <w:tcW w:w="1155" w:type="dxa"/>
            <w:vAlign w:val="bottom"/>
          </w:tcPr>
          <w:p w14:paraId="7B7A2B39" w14:textId="77777777" w:rsidR="004B7D10" w:rsidRPr="00F01935" w:rsidRDefault="004B7D10" w:rsidP="004B7D10">
            <w:pPr>
              <w:spacing w:after="0" w:line="240" w:lineRule="auto"/>
              <w:jc w:val="center"/>
              <w:rPr>
                <w:rFonts w:cstheme="minorHAnsi"/>
                <w:sz w:val="18"/>
                <w:szCs w:val="20"/>
              </w:rPr>
            </w:pPr>
            <w:r w:rsidRPr="00F01935">
              <w:rPr>
                <w:rFonts w:cstheme="minorHAnsi"/>
                <w:sz w:val="18"/>
                <w:szCs w:val="20"/>
              </w:rPr>
              <w:t>Number of Stories</w:t>
            </w:r>
          </w:p>
        </w:tc>
        <w:tc>
          <w:tcPr>
            <w:tcW w:w="1244" w:type="dxa"/>
            <w:gridSpan w:val="2"/>
            <w:vAlign w:val="bottom"/>
          </w:tcPr>
          <w:p w14:paraId="18D9317B" w14:textId="77777777" w:rsidR="004B7D10" w:rsidRPr="00F01935" w:rsidRDefault="004B7D10" w:rsidP="004B7D10">
            <w:pPr>
              <w:spacing w:after="0" w:line="240" w:lineRule="auto"/>
              <w:jc w:val="center"/>
              <w:rPr>
                <w:sz w:val="18"/>
              </w:rPr>
            </w:pPr>
            <w:r w:rsidRPr="00F01935">
              <w:rPr>
                <w:rFonts w:cstheme="minorHAnsi"/>
                <w:sz w:val="18"/>
                <w:szCs w:val="20"/>
              </w:rPr>
              <w:t>Master Bath distance of furthest fixture to Water Heater in feet</w:t>
            </w:r>
          </w:p>
        </w:tc>
        <w:tc>
          <w:tcPr>
            <w:tcW w:w="1332" w:type="dxa"/>
            <w:vAlign w:val="bottom"/>
          </w:tcPr>
          <w:p w14:paraId="5F4BF441" w14:textId="77777777" w:rsidR="004B7D10" w:rsidRPr="00F01935" w:rsidRDefault="004B7D10" w:rsidP="004B7D10">
            <w:pPr>
              <w:spacing w:after="0" w:line="240" w:lineRule="auto"/>
              <w:jc w:val="center"/>
              <w:rPr>
                <w:rFonts w:cstheme="minorHAnsi"/>
                <w:sz w:val="18"/>
                <w:szCs w:val="20"/>
              </w:rPr>
            </w:pPr>
            <w:r w:rsidRPr="00F01935">
              <w:rPr>
                <w:rFonts w:cstheme="minorHAnsi"/>
                <w:sz w:val="18"/>
                <w:szCs w:val="20"/>
              </w:rPr>
              <w:t>Kitchen distance from furthest fixture to Water Heater in feet</w:t>
            </w:r>
          </w:p>
        </w:tc>
        <w:tc>
          <w:tcPr>
            <w:tcW w:w="1332" w:type="dxa"/>
            <w:vAlign w:val="bottom"/>
          </w:tcPr>
          <w:p w14:paraId="7FE640C5" w14:textId="2E86E7A7" w:rsidR="004B7D10" w:rsidRPr="00F01935" w:rsidRDefault="004B7D10" w:rsidP="004B7D10">
            <w:pPr>
              <w:spacing w:after="0" w:line="240" w:lineRule="auto"/>
              <w:jc w:val="center"/>
              <w:rPr>
                <w:sz w:val="18"/>
              </w:rPr>
            </w:pPr>
            <w:r w:rsidRPr="00F01935">
              <w:rPr>
                <w:rFonts w:cstheme="minorHAnsi"/>
                <w:sz w:val="18"/>
                <w:szCs w:val="20"/>
              </w:rPr>
              <w:t>Furthest Third furthest fixture to Water Heater in feet (Avg for multiple water heaters)</w:t>
            </w:r>
          </w:p>
        </w:tc>
        <w:tc>
          <w:tcPr>
            <w:tcW w:w="1155" w:type="dxa"/>
            <w:vAlign w:val="bottom"/>
          </w:tcPr>
          <w:p w14:paraId="3F4FB9A1" w14:textId="77777777" w:rsidR="004B7D10" w:rsidRPr="00F01935" w:rsidRDefault="004B7D10" w:rsidP="004B7D10">
            <w:pPr>
              <w:spacing w:after="0" w:line="240" w:lineRule="auto"/>
              <w:jc w:val="center"/>
              <w:rPr>
                <w:sz w:val="18"/>
              </w:rPr>
            </w:pPr>
            <w:r w:rsidRPr="00F01935">
              <w:rPr>
                <w:rFonts w:cstheme="minorHAnsi"/>
                <w:sz w:val="18"/>
                <w:szCs w:val="20"/>
              </w:rPr>
              <w:t>Weighted Distance</w:t>
            </w:r>
          </w:p>
        </w:tc>
        <w:tc>
          <w:tcPr>
            <w:tcW w:w="1244" w:type="dxa"/>
            <w:vAlign w:val="bottom"/>
          </w:tcPr>
          <w:p w14:paraId="70913D43" w14:textId="77777777" w:rsidR="004B7D10" w:rsidRPr="00F01935" w:rsidRDefault="004B7D10" w:rsidP="004B7D10">
            <w:pPr>
              <w:spacing w:after="0" w:line="240" w:lineRule="auto"/>
              <w:jc w:val="center"/>
              <w:rPr>
                <w:sz w:val="18"/>
              </w:rPr>
            </w:pPr>
            <w:r w:rsidRPr="00F01935">
              <w:rPr>
                <w:rFonts w:cstheme="minorHAnsi"/>
                <w:sz w:val="18"/>
                <w:szCs w:val="20"/>
              </w:rPr>
              <w:t>Qualification Distance</w:t>
            </w:r>
          </w:p>
        </w:tc>
        <w:tc>
          <w:tcPr>
            <w:tcW w:w="1244" w:type="dxa"/>
            <w:vAlign w:val="bottom"/>
          </w:tcPr>
          <w:p w14:paraId="32FA4E3A" w14:textId="5AF6C982" w:rsidR="004B7D10" w:rsidRPr="00F01935" w:rsidRDefault="004B7D10" w:rsidP="004B7D10">
            <w:pPr>
              <w:spacing w:after="0" w:line="240" w:lineRule="auto"/>
              <w:jc w:val="center"/>
              <w:rPr>
                <w:rFonts w:cstheme="minorHAnsi"/>
                <w:sz w:val="18"/>
                <w:szCs w:val="20"/>
              </w:rPr>
            </w:pPr>
            <w:r w:rsidRPr="00F01935">
              <w:rPr>
                <w:rFonts w:cstheme="minorHAnsi"/>
                <w:sz w:val="18"/>
              </w:rPr>
              <w:t>Design Compactness Factor</w:t>
            </w:r>
          </w:p>
        </w:tc>
        <w:tc>
          <w:tcPr>
            <w:tcW w:w="1247" w:type="dxa"/>
            <w:vAlign w:val="bottom"/>
          </w:tcPr>
          <w:p w14:paraId="48628D9D" w14:textId="489D56C5" w:rsidR="004B7D10" w:rsidRPr="00F01935" w:rsidRDefault="004B7D10" w:rsidP="004B7D10">
            <w:pPr>
              <w:spacing w:after="0" w:line="240" w:lineRule="auto"/>
              <w:jc w:val="center"/>
              <w:rPr>
                <w:rFonts w:cstheme="minorHAnsi"/>
                <w:sz w:val="18"/>
                <w:szCs w:val="20"/>
              </w:rPr>
            </w:pPr>
            <w:r w:rsidRPr="00F01935">
              <w:rPr>
                <w:rFonts w:cstheme="minorHAnsi"/>
                <w:sz w:val="18"/>
              </w:rPr>
              <w:t>Calculated Compactness Factor</w:t>
            </w:r>
          </w:p>
        </w:tc>
      </w:tr>
      <w:tr w:rsidR="004B7D10" w:rsidRPr="00F01935" w14:paraId="121B0376" w14:textId="01C1F20F" w:rsidTr="00742B60">
        <w:trPr>
          <w:trHeight w:val="306"/>
        </w:trPr>
        <w:tc>
          <w:tcPr>
            <w:tcW w:w="883" w:type="dxa"/>
            <w:gridSpan w:val="2"/>
          </w:tcPr>
          <w:p w14:paraId="7A98A97D" w14:textId="748C483A" w:rsidR="004B7D10" w:rsidRPr="00F01935" w:rsidRDefault="004B7D10" w:rsidP="004B7D10">
            <w:pPr>
              <w:spacing w:after="0" w:line="240" w:lineRule="auto"/>
              <w:rPr>
                <w:sz w:val="18"/>
                <w:szCs w:val="18"/>
              </w:rPr>
            </w:pPr>
            <w:r w:rsidRPr="00F01935">
              <w:rPr>
                <w:rFonts w:asciiTheme="minorHAnsi" w:eastAsia="Times New Roman" w:hAnsiTheme="minorHAnsi" w:cstheme="minorHAnsi"/>
                <w:sz w:val="18"/>
                <w:szCs w:val="18"/>
              </w:rPr>
              <w:t>&lt;&lt;Reference value from A01</w:t>
            </w:r>
            <w:r w:rsidR="008619BD" w:rsidRPr="00F01935">
              <w:rPr>
                <w:rFonts w:asciiTheme="minorHAnsi" w:eastAsia="Times New Roman" w:hAnsiTheme="minorHAnsi" w:cstheme="minorHAnsi"/>
                <w:sz w:val="18"/>
                <w:szCs w:val="18"/>
              </w:rPr>
              <w:t xml:space="preserve"> or </w:t>
            </w:r>
            <w:r w:rsidR="007B088E" w:rsidRPr="00F01935">
              <w:rPr>
                <w:rFonts w:asciiTheme="minorHAnsi" w:eastAsia="Times New Roman" w:hAnsiTheme="minorHAnsi" w:cstheme="minorHAnsi"/>
                <w:sz w:val="18"/>
                <w:szCs w:val="18"/>
              </w:rPr>
              <w:t>A</w:t>
            </w:r>
            <w:r w:rsidR="00BC512C" w:rsidRPr="00F01935">
              <w:rPr>
                <w:rFonts w:asciiTheme="minorHAnsi" w:eastAsia="Times New Roman" w:hAnsiTheme="minorHAnsi" w:cstheme="minorHAnsi"/>
                <w:sz w:val="18"/>
                <w:szCs w:val="18"/>
              </w:rPr>
              <w:t>2-</w:t>
            </w:r>
            <w:r w:rsidR="008619BD" w:rsidRPr="00F01935">
              <w:rPr>
                <w:rFonts w:asciiTheme="minorHAnsi" w:eastAsia="Times New Roman" w:hAnsiTheme="minorHAnsi" w:cstheme="minorHAnsi"/>
                <w:sz w:val="18"/>
                <w:szCs w:val="18"/>
              </w:rPr>
              <w:t>01</w:t>
            </w:r>
            <w:r w:rsidRPr="00F01935">
              <w:rPr>
                <w:rFonts w:asciiTheme="minorHAnsi" w:eastAsia="Times New Roman" w:hAnsiTheme="minorHAnsi" w:cstheme="minorHAnsi"/>
                <w:sz w:val="18"/>
                <w:szCs w:val="18"/>
              </w:rPr>
              <w:t>&gt;&gt;</w:t>
            </w:r>
          </w:p>
        </w:tc>
        <w:tc>
          <w:tcPr>
            <w:tcW w:w="1155" w:type="dxa"/>
          </w:tcPr>
          <w:p w14:paraId="4DAB0DF4" w14:textId="77777777" w:rsidR="004B7D10" w:rsidRPr="00F01935" w:rsidRDefault="004B7D10" w:rsidP="004B7D10">
            <w:pPr>
              <w:spacing w:after="0" w:line="240" w:lineRule="auto"/>
              <w:rPr>
                <w:sz w:val="18"/>
                <w:szCs w:val="18"/>
              </w:rPr>
            </w:pPr>
            <w:r w:rsidRPr="00F01935">
              <w:rPr>
                <w:sz w:val="18"/>
                <w:szCs w:val="18"/>
              </w:rPr>
              <w:t xml:space="preserve">&lt;&lt;if performance, then value = </w:t>
            </w:r>
            <w:proofErr w:type="gramStart"/>
            <w:r w:rsidRPr="00F01935">
              <w:rPr>
                <w:sz w:val="18"/>
                <w:szCs w:val="18"/>
              </w:rPr>
              <w:t>NA;</w:t>
            </w:r>
            <w:proofErr w:type="gramEnd"/>
            <w:r w:rsidRPr="00F01935">
              <w:rPr>
                <w:sz w:val="18"/>
                <w:szCs w:val="18"/>
              </w:rPr>
              <w:t xml:space="preserve"> </w:t>
            </w:r>
          </w:p>
          <w:p w14:paraId="3643390F" w14:textId="77777777" w:rsidR="004B7D10" w:rsidRPr="00F01935" w:rsidRDefault="004B7D10" w:rsidP="004B7D10">
            <w:pPr>
              <w:spacing w:after="0" w:line="240" w:lineRule="auto"/>
              <w:rPr>
                <w:sz w:val="18"/>
                <w:szCs w:val="18"/>
              </w:rPr>
            </w:pPr>
            <w:r w:rsidRPr="00F01935">
              <w:rPr>
                <w:sz w:val="18"/>
                <w:szCs w:val="18"/>
              </w:rPr>
              <w:t>Else if prescriptive, user select from list: 1, 2, 3&gt;&gt;</w:t>
            </w:r>
          </w:p>
        </w:tc>
        <w:tc>
          <w:tcPr>
            <w:tcW w:w="1244" w:type="dxa"/>
            <w:gridSpan w:val="2"/>
          </w:tcPr>
          <w:p w14:paraId="4BF0D21C" w14:textId="44BBD2AE" w:rsidR="004B7D10" w:rsidRPr="00F01935" w:rsidRDefault="004B7D10" w:rsidP="004B7D10">
            <w:pPr>
              <w:spacing w:after="0" w:line="240" w:lineRule="auto"/>
              <w:rPr>
                <w:sz w:val="18"/>
                <w:szCs w:val="18"/>
              </w:rPr>
            </w:pPr>
            <w:r w:rsidRPr="00F01935">
              <w:rPr>
                <w:sz w:val="18"/>
                <w:szCs w:val="18"/>
              </w:rPr>
              <w:t xml:space="preserve">&lt;&lt;Reference Value from </w:t>
            </w:r>
            <w:r w:rsidR="00411648" w:rsidRPr="00F01935">
              <w:rPr>
                <w:sz w:val="18"/>
                <w:szCs w:val="18"/>
              </w:rPr>
              <w:t>LMCC</w:t>
            </w:r>
            <w:r w:rsidRPr="00F01935">
              <w:rPr>
                <w:sz w:val="18"/>
                <w:szCs w:val="18"/>
              </w:rPr>
              <w:t>-</w:t>
            </w:r>
            <w:proofErr w:type="gramStart"/>
            <w:r w:rsidRPr="00F01935">
              <w:rPr>
                <w:sz w:val="18"/>
                <w:szCs w:val="18"/>
              </w:rPr>
              <w:t>PRF;</w:t>
            </w:r>
            <w:proofErr w:type="gramEnd"/>
            <w:r w:rsidRPr="00F01935">
              <w:rPr>
                <w:sz w:val="18"/>
                <w:szCs w:val="18"/>
              </w:rPr>
              <w:t xml:space="preserve"> </w:t>
            </w:r>
          </w:p>
          <w:p w14:paraId="70B957F5" w14:textId="3178E176" w:rsidR="004B7D10" w:rsidRPr="00F01935" w:rsidRDefault="004B7D10" w:rsidP="004B7D10">
            <w:pPr>
              <w:spacing w:after="0" w:line="240" w:lineRule="auto"/>
              <w:rPr>
                <w:sz w:val="18"/>
                <w:szCs w:val="18"/>
              </w:rPr>
            </w:pPr>
            <w:r w:rsidRPr="00F01935">
              <w:rPr>
                <w:sz w:val="18"/>
                <w:szCs w:val="18"/>
              </w:rPr>
              <w:t>Else if prescriptive compliance</w:t>
            </w:r>
            <w:r w:rsidR="00BC1420" w:rsidRPr="00F01935">
              <w:rPr>
                <w:sz w:val="18"/>
                <w:szCs w:val="18"/>
              </w:rPr>
              <w:t xml:space="preserve"> or </w:t>
            </w:r>
            <w:r w:rsidR="00C7156E" w:rsidRPr="00F01935">
              <w:rPr>
                <w:sz w:val="18"/>
                <w:szCs w:val="18"/>
              </w:rPr>
              <w:t>not in the XML</w:t>
            </w:r>
            <w:r w:rsidRPr="00F01935">
              <w:rPr>
                <w:sz w:val="18"/>
                <w:szCs w:val="18"/>
              </w:rPr>
              <w:t>, user input&gt;&gt;</w:t>
            </w:r>
          </w:p>
        </w:tc>
        <w:tc>
          <w:tcPr>
            <w:tcW w:w="1332" w:type="dxa"/>
          </w:tcPr>
          <w:p w14:paraId="11703F67" w14:textId="748E2F8E" w:rsidR="004B7D10" w:rsidRPr="00F01935" w:rsidRDefault="004B7D10" w:rsidP="004B7D10">
            <w:pPr>
              <w:spacing w:after="0" w:line="240" w:lineRule="auto"/>
              <w:rPr>
                <w:sz w:val="18"/>
                <w:szCs w:val="18"/>
              </w:rPr>
            </w:pPr>
            <w:r w:rsidRPr="00F01935">
              <w:rPr>
                <w:sz w:val="18"/>
                <w:szCs w:val="18"/>
              </w:rPr>
              <w:t xml:space="preserve">&lt;&lt;Reference Value from </w:t>
            </w:r>
            <w:r w:rsidR="00411648" w:rsidRPr="00F01935">
              <w:rPr>
                <w:sz w:val="18"/>
                <w:szCs w:val="18"/>
              </w:rPr>
              <w:t>LMCC</w:t>
            </w:r>
            <w:r w:rsidRPr="00F01935">
              <w:rPr>
                <w:sz w:val="18"/>
                <w:szCs w:val="18"/>
              </w:rPr>
              <w:t>-</w:t>
            </w:r>
            <w:proofErr w:type="gramStart"/>
            <w:r w:rsidRPr="00F01935">
              <w:rPr>
                <w:sz w:val="18"/>
                <w:szCs w:val="18"/>
              </w:rPr>
              <w:t>PRF;</w:t>
            </w:r>
            <w:proofErr w:type="gramEnd"/>
            <w:r w:rsidRPr="00F01935">
              <w:rPr>
                <w:sz w:val="18"/>
                <w:szCs w:val="18"/>
              </w:rPr>
              <w:t xml:space="preserve"> </w:t>
            </w:r>
          </w:p>
          <w:p w14:paraId="1A3D0D64" w14:textId="6B8D72FE" w:rsidR="004B7D10" w:rsidRPr="00F01935" w:rsidRDefault="004B7D10" w:rsidP="004B7D10">
            <w:pPr>
              <w:spacing w:after="0" w:line="240" w:lineRule="auto"/>
              <w:rPr>
                <w:sz w:val="18"/>
                <w:szCs w:val="18"/>
              </w:rPr>
            </w:pPr>
            <w:r w:rsidRPr="00F01935">
              <w:rPr>
                <w:sz w:val="18"/>
                <w:szCs w:val="18"/>
              </w:rPr>
              <w:t>Else if prescriptive compliance</w:t>
            </w:r>
            <w:r w:rsidR="00C7156E" w:rsidRPr="00F01935">
              <w:rPr>
                <w:sz w:val="18"/>
                <w:szCs w:val="18"/>
              </w:rPr>
              <w:t xml:space="preserve"> or not in the XML</w:t>
            </w:r>
            <w:r w:rsidRPr="00F01935">
              <w:rPr>
                <w:sz w:val="18"/>
                <w:szCs w:val="18"/>
              </w:rPr>
              <w:t>, user input&gt;&gt;</w:t>
            </w:r>
          </w:p>
        </w:tc>
        <w:tc>
          <w:tcPr>
            <w:tcW w:w="1332" w:type="dxa"/>
          </w:tcPr>
          <w:p w14:paraId="333766EF" w14:textId="0DC34C55" w:rsidR="004B7D10" w:rsidRPr="00F01935" w:rsidRDefault="004B7D10" w:rsidP="004B7D10">
            <w:pPr>
              <w:spacing w:after="0" w:line="240" w:lineRule="auto"/>
              <w:rPr>
                <w:sz w:val="18"/>
                <w:szCs w:val="18"/>
              </w:rPr>
            </w:pPr>
            <w:r w:rsidRPr="00F01935">
              <w:rPr>
                <w:sz w:val="18"/>
                <w:szCs w:val="18"/>
              </w:rPr>
              <w:t xml:space="preserve">&lt;&lt;Reference Value from </w:t>
            </w:r>
            <w:r w:rsidR="00411648" w:rsidRPr="00F01935">
              <w:rPr>
                <w:sz w:val="18"/>
                <w:szCs w:val="18"/>
              </w:rPr>
              <w:t>LMCC</w:t>
            </w:r>
            <w:r w:rsidRPr="00F01935">
              <w:rPr>
                <w:sz w:val="18"/>
                <w:szCs w:val="18"/>
              </w:rPr>
              <w:t>-</w:t>
            </w:r>
            <w:proofErr w:type="gramStart"/>
            <w:r w:rsidRPr="00F01935">
              <w:rPr>
                <w:sz w:val="18"/>
                <w:szCs w:val="18"/>
              </w:rPr>
              <w:t>PRF;</w:t>
            </w:r>
            <w:proofErr w:type="gramEnd"/>
            <w:r w:rsidRPr="00F01935">
              <w:rPr>
                <w:sz w:val="18"/>
                <w:szCs w:val="18"/>
              </w:rPr>
              <w:t xml:space="preserve"> </w:t>
            </w:r>
          </w:p>
          <w:p w14:paraId="6F749BBD" w14:textId="1DB35BAD" w:rsidR="004B7D10" w:rsidRPr="00F01935" w:rsidRDefault="004B7D10" w:rsidP="004B7D10">
            <w:pPr>
              <w:spacing w:after="0" w:line="240" w:lineRule="auto"/>
              <w:rPr>
                <w:sz w:val="18"/>
                <w:szCs w:val="18"/>
              </w:rPr>
            </w:pPr>
            <w:r w:rsidRPr="00F01935">
              <w:rPr>
                <w:sz w:val="18"/>
                <w:szCs w:val="18"/>
              </w:rPr>
              <w:t>Else if prescriptive compliance</w:t>
            </w:r>
            <w:r w:rsidR="00C7156E" w:rsidRPr="00F01935">
              <w:rPr>
                <w:sz w:val="18"/>
                <w:szCs w:val="18"/>
              </w:rPr>
              <w:t xml:space="preserve"> or not in the XML</w:t>
            </w:r>
            <w:r w:rsidRPr="00F01935">
              <w:rPr>
                <w:sz w:val="18"/>
                <w:szCs w:val="18"/>
              </w:rPr>
              <w:t>, user input&gt;&gt;</w:t>
            </w:r>
          </w:p>
        </w:tc>
        <w:tc>
          <w:tcPr>
            <w:tcW w:w="1155" w:type="dxa"/>
          </w:tcPr>
          <w:p w14:paraId="67879559" w14:textId="1854022B" w:rsidR="004B7D10" w:rsidRPr="00F01935" w:rsidRDefault="004B7D10" w:rsidP="004B7D10">
            <w:pPr>
              <w:spacing w:after="0" w:line="240" w:lineRule="auto"/>
              <w:rPr>
                <w:sz w:val="18"/>
                <w:szCs w:val="18"/>
              </w:rPr>
            </w:pPr>
            <w:r w:rsidRPr="00F01935">
              <w:rPr>
                <w:sz w:val="18"/>
                <w:szCs w:val="18"/>
              </w:rPr>
              <w:t xml:space="preserve">&lt;&lt;Reference value from </w:t>
            </w:r>
            <w:r w:rsidR="00411648" w:rsidRPr="00F01935">
              <w:rPr>
                <w:sz w:val="18"/>
                <w:szCs w:val="18"/>
              </w:rPr>
              <w:t>LMCC</w:t>
            </w:r>
            <w:r w:rsidRPr="00F01935">
              <w:rPr>
                <w:sz w:val="18"/>
                <w:szCs w:val="18"/>
              </w:rPr>
              <w:t>-</w:t>
            </w:r>
            <w:proofErr w:type="gramStart"/>
            <w:r w:rsidRPr="00F01935">
              <w:rPr>
                <w:sz w:val="18"/>
                <w:szCs w:val="18"/>
              </w:rPr>
              <w:t>PRF;</w:t>
            </w:r>
            <w:proofErr w:type="gramEnd"/>
            <w:r w:rsidRPr="00F01935">
              <w:rPr>
                <w:sz w:val="18"/>
                <w:szCs w:val="18"/>
              </w:rPr>
              <w:t xml:space="preserve"> </w:t>
            </w:r>
          </w:p>
          <w:p w14:paraId="5779628E" w14:textId="69E3E251" w:rsidR="004B7D10" w:rsidRPr="00F01935" w:rsidRDefault="004B7D10" w:rsidP="004B7D10">
            <w:pPr>
              <w:spacing w:after="0" w:line="240" w:lineRule="auto"/>
              <w:rPr>
                <w:sz w:val="18"/>
                <w:szCs w:val="18"/>
              </w:rPr>
            </w:pPr>
            <w:r w:rsidRPr="00F01935">
              <w:rPr>
                <w:sz w:val="18"/>
                <w:szCs w:val="18"/>
              </w:rPr>
              <w:t xml:space="preserve">else if prescriptive </w:t>
            </w:r>
            <w:r w:rsidR="00C7156E" w:rsidRPr="00F01935">
              <w:rPr>
                <w:sz w:val="18"/>
                <w:szCs w:val="18"/>
              </w:rPr>
              <w:t xml:space="preserve">or not in the XML </w:t>
            </w:r>
            <w:r w:rsidRPr="00F01935">
              <w:rPr>
                <w:sz w:val="18"/>
                <w:szCs w:val="18"/>
              </w:rPr>
              <w:t xml:space="preserve">and A10 </w:t>
            </w:r>
            <w:r w:rsidR="006C1A68" w:rsidRPr="00F01935">
              <w:rPr>
                <w:sz w:val="18"/>
                <w:szCs w:val="18"/>
              </w:rPr>
              <w:t xml:space="preserve">or </w:t>
            </w:r>
            <w:r w:rsidR="0063645C" w:rsidRPr="00F01935">
              <w:rPr>
                <w:sz w:val="18"/>
                <w:szCs w:val="18"/>
              </w:rPr>
              <w:t>A</w:t>
            </w:r>
            <w:r w:rsidR="000D25B8" w:rsidRPr="00F01935">
              <w:rPr>
                <w:sz w:val="18"/>
                <w:szCs w:val="18"/>
              </w:rPr>
              <w:t>2-</w:t>
            </w:r>
            <w:r w:rsidR="006C1A68" w:rsidRPr="00F01935">
              <w:rPr>
                <w:sz w:val="18"/>
                <w:szCs w:val="18"/>
              </w:rPr>
              <w:t xml:space="preserve">07 </w:t>
            </w:r>
            <w:r w:rsidRPr="00F01935">
              <w:rPr>
                <w:sz w:val="18"/>
                <w:szCs w:val="18"/>
              </w:rPr>
              <w:t xml:space="preserve">= </w:t>
            </w:r>
            <w:r w:rsidRPr="00F01935">
              <w:rPr>
                <w:rFonts w:cstheme="minorHAnsi"/>
                <w:sz w:val="18"/>
                <w:szCs w:val="18"/>
              </w:rPr>
              <w:t>Standard Distribution System, then value =</w:t>
            </w:r>
            <w:r w:rsidRPr="00F01935">
              <w:rPr>
                <w:sz w:val="18"/>
                <w:szCs w:val="18"/>
              </w:rPr>
              <w:t xml:space="preserve"> (G03*0.4)</w:t>
            </w:r>
            <w:r w:rsidRPr="00F01935" w:rsidDel="009403AC">
              <w:rPr>
                <w:sz w:val="18"/>
                <w:szCs w:val="18"/>
              </w:rPr>
              <w:t xml:space="preserve"> </w:t>
            </w:r>
            <w:r w:rsidRPr="00F01935">
              <w:rPr>
                <w:sz w:val="18"/>
                <w:szCs w:val="18"/>
              </w:rPr>
              <w:t>+(G04*0.4)</w:t>
            </w:r>
            <w:r w:rsidRPr="00F01935" w:rsidDel="009403AC">
              <w:rPr>
                <w:sz w:val="18"/>
                <w:szCs w:val="18"/>
              </w:rPr>
              <w:t xml:space="preserve"> </w:t>
            </w:r>
            <w:r w:rsidRPr="00F01935">
              <w:rPr>
                <w:sz w:val="18"/>
                <w:szCs w:val="18"/>
              </w:rPr>
              <w:t>+(G05*0.2</w:t>
            </w:r>
            <w:proofErr w:type="gramStart"/>
            <w:r w:rsidRPr="00F01935">
              <w:rPr>
                <w:sz w:val="18"/>
                <w:szCs w:val="18"/>
              </w:rPr>
              <w:t>);</w:t>
            </w:r>
            <w:proofErr w:type="gramEnd"/>
          </w:p>
          <w:p w14:paraId="66C6B8A7" w14:textId="315EC080" w:rsidR="004B7D10" w:rsidRPr="00F01935" w:rsidRDefault="004B7D10" w:rsidP="004B7D10">
            <w:pPr>
              <w:spacing w:after="0" w:line="240" w:lineRule="auto"/>
              <w:rPr>
                <w:sz w:val="18"/>
                <w:szCs w:val="18"/>
              </w:rPr>
            </w:pPr>
            <w:r w:rsidRPr="00F01935">
              <w:rPr>
                <w:sz w:val="18"/>
                <w:szCs w:val="18"/>
              </w:rPr>
              <w:t xml:space="preserve">else if A10 </w:t>
            </w:r>
            <w:r w:rsidR="006C1A68" w:rsidRPr="00F01935">
              <w:rPr>
                <w:sz w:val="18"/>
                <w:szCs w:val="18"/>
              </w:rPr>
              <w:t xml:space="preserve">or </w:t>
            </w:r>
            <w:r w:rsidR="00C35A11" w:rsidRPr="00F01935">
              <w:rPr>
                <w:sz w:val="18"/>
                <w:szCs w:val="18"/>
              </w:rPr>
              <w:t>A2-</w:t>
            </w:r>
            <w:r w:rsidR="006C1A68" w:rsidRPr="00F01935">
              <w:rPr>
                <w:sz w:val="18"/>
                <w:szCs w:val="18"/>
              </w:rPr>
              <w:t xml:space="preserve">07 </w:t>
            </w:r>
            <w:r w:rsidRPr="00F01935">
              <w:rPr>
                <w:sz w:val="18"/>
                <w:szCs w:val="18"/>
              </w:rPr>
              <w:t xml:space="preserve">= </w:t>
            </w:r>
            <w:r w:rsidRPr="00F01935">
              <w:rPr>
                <w:rFonts w:cstheme="minorHAnsi"/>
                <w:sz w:val="18"/>
                <w:szCs w:val="18"/>
              </w:rPr>
              <w:t xml:space="preserve">Demand Recirculation Manual Control, then value = </w:t>
            </w:r>
            <w:del w:id="40" w:author="Alhabibi, Haider@Energy" w:date="2022-07-20T17:46:00Z">
              <w:r w:rsidR="00493396" w:rsidRPr="00F01935" w:rsidDel="00CC297E">
                <w:rPr>
                  <w:rFonts w:cstheme="minorHAnsi"/>
                  <w:sz w:val="18"/>
                  <w:szCs w:val="18"/>
                </w:rPr>
                <w:delText>I</w:delText>
              </w:r>
            </w:del>
            <w:ins w:id="41" w:author="Alhabibi, Haider@Energy" w:date="2022-07-20T17:46:00Z">
              <w:r w:rsidR="00CC297E">
                <w:rPr>
                  <w:rFonts w:cstheme="minorHAnsi"/>
                  <w:sz w:val="18"/>
                  <w:szCs w:val="18"/>
                </w:rPr>
                <w:t>G</w:t>
              </w:r>
            </w:ins>
            <w:r w:rsidRPr="00F01935">
              <w:rPr>
                <w:rFonts w:cstheme="minorHAnsi"/>
                <w:sz w:val="18"/>
                <w:szCs w:val="18"/>
              </w:rPr>
              <w:t>05&gt;&gt;</w:t>
            </w:r>
          </w:p>
        </w:tc>
        <w:tc>
          <w:tcPr>
            <w:tcW w:w="1244" w:type="dxa"/>
          </w:tcPr>
          <w:p w14:paraId="70A6BB0D" w14:textId="095897D0" w:rsidR="004B7D10" w:rsidRPr="00F01935" w:rsidRDefault="004B7D10" w:rsidP="004B7D10">
            <w:pPr>
              <w:spacing w:after="0" w:line="240" w:lineRule="auto"/>
              <w:rPr>
                <w:rFonts w:cstheme="minorHAnsi"/>
                <w:sz w:val="18"/>
                <w:szCs w:val="18"/>
              </w:rPr>
            </w:pPr>
            <w:r w:rsidRPr="00F01935">
              <w:rPr>
                <w:rFonts w:cstheme="minorHAnsi"/>
                <w:sz w:val="18"/>
                <w:szCs w:val="18"/>
              </w:rPr>
              <w:t xml:space="preserve">&lt;&lt; Reference Value from </w:t>
            </w:r>
            <w:r w:rsidR="00411648" w:rsidRPr="00F01935">
              <w:rPr>
                <w:rFonts w:cstheme="minorHAnsi"/>
                <w:sz w:val="18"/>
                <w:szCs w:val="18"/>
              </w:rPr>
              <w:t>LMCC</w:t>
            </w:r>
            <w:r w:rsidRPr="00F01935">
              <w:rPr>
                <w:rFonts w:cstheme="minorHAnsi"/>
                <w:sz w:val="18"/>
                <w:szCs w:val="18"/>
              </w:rPr>
              <w:t>-</w:t>
            </w:r>
            <w:proofErr w:type="gramStart"/>
            <w:r w:rsidRPr="00F01935">
              <w:rPr>
                <w:rFonts w:cstheme="minorHAnsi"/>
                <w:sz w:val="18"/>
                <w:szCs w:val="18"/>
              </w:rPr>
              <w:t>PRF;</w:t>
            </w:r>
            <w:proofErr w:type="gramEnd"/>
            <w:r w:rsidRPr="00F01935">
              <w:rPr>
                <w:rFonts w:cstheme="minorHAnsi"/>
                <w:sz w:val="18"/>
                <w:szCs w:val="18"/>
              </w:rPr>
              <w:t xml:space="preserve"> </w:t>
            </w:r>
          </w:p>
          <w:p w14:paraId="4762E080" w14:textId="0D0D6D53" w:rsidR="004B7D10" w:rsidRPr="00F01935" w:rsidRDefault="004B7D10" w:rsidP="004B7D10">
            <w:pPr>
              <w:spacing w:after="0" w:line="240" w:lineRule="auto"/>
              <w:rPr>
                <w:sz w:val="18"/>
                <w:szCs w:val="18"/>
              </w:rPr>
            </w:pPr>
            <w:r w:rsidRPr="00F01935">
              <w:rPr>
                <w:rFonts w:cstheme="minorHAnsi"/>
                <w:sz w:val="18"/>
                <w:szCs w:val="18"/>
              </w:rPr>
              <w:t>Else if prescriptive compliance</w:t>
            </w:r>
            <w:r w:rsidR="00991614" w:rsidRPr="00F01935">
              <w:rPr>
                <w:rFonts w:cstheme="minorHAnsi"/>
                <w:sz w:val="18"/>
                <w:szCs w:val="18"/>
              </w:rPr>
              <w:t xml:space="preserve"> </w:t>
            </w:r>
            <w:r w:rsidR="00991614" w:rsidRPr="00F01935">
              <w:rPr>
                <w:sz w:val="18"/>
                <w:szCs w:val="18"/>
              </w:rPr>
              <w:t>or not in the XML</w:t>
            </w:r>
            <w:r w:rsidRPr="00F01935">
              <w:rPr>
                <w:rFonts w:cstheme="minorHAnsi"/>
                <w:sz w:val="18"/>
                <w:szCs w:val="18"/>
              </w:rPr>
              <w:t xml:space="preserve">, </w:t>
            </w:r>
            <w:r w:rsidRPr="00F01935">
              <w:rPr>
                <w:sz w:val="18"/>
                <w:szCs w:val="18"/>
              </w:rPr>
              <w:t xml:space="preserve">value = </w:t>
            </w:r>
          </w:p>
          <w:p w14:paraId="374B753A" w14:textId="77777777" w:rsidR="004B7D10" w:rsidRPr="00F01935" w:rsidRDefault="004B7D10" w:rsidP="004B7D10">
            <w:pPr>
              <w:spacing w:after="0" w:line="240" w:lineRule="auto"/>
              <w:rPr>
                <w:sz w:val="18"/>
                <w:szCs w:val="18"/>
              </w:rPr>
            </w:pPr>
            <w:r w:rsidRPr="00F01935">
              <w:rPr>
                <w:sz w:val="18"/>
                <w:szCs w:val="18"/>
              </w:rPr>
              <w:t>((</w:t>
            </w:r>
            <w:proofErr w:type="spellStart"/>
            <w:r w:rsidRPr="00F01935">
              <w:rPr>
                <w:sz w:val="18"/>
                <w:szCs w:val="18"/>
              </w:rPr>
              <w:t>a+b</w:t>
            </w:r>
            <w:proofErr w:type="spellEnd"/>
            <w:r w:rsidRPr="00F01935">
              <w:rPr>
                <w:sz w:val="18"/>
                <w:szCs w:val="18"/>
              </w:rPr>
              <w:t xml:space="preserve"> *CFA)/n) &gt;&gt;</w:t>
            </w:r>
          </w:p>
          <w:p w14:paraId="64DD0D08" w14:textId="77777777" w:rsidR="004B7D10" w:rsidRPr="00F01935" w:rsidRDefault="004B7D10" w:rsidP="004B7D10">
            <w:pPr>
              <w:spacing w:after="0"/>
              <w:rPr>
                <w:i/>
                <w:sz w:val="18"/>
                <w:szCs w:val="18"/>
              </w:rPr>
            </w:pPr>
            <w:r w:rsidRPr="00F01935">
              <w:rPr>
                <w:i/>
                <w:sz w:val="18"/>
                <w:szCs w:val="18"/>
              </w:rPr>
              <w:t>Where:</w:t>
            </w:r>
          </w:p>
          <w:p w14:paraId="0F49D961" w14:textId="77777777" w:rsidR="004B7D10" w:rsidRPr="00F01935" w:rsidRDefault="004B7D10" w:rsidP="004B7D10">
            <w:pPr>
              <w:spacing w:after="0" w:line="240" w:lineRule="auto"/>
              <w:rPr>
                <w:i/>
                <w:sz w:val="18"/>
                <w:szCs w:val="18"/>
              </w:rPr>
            </w:pPr>
            <w:r w:rsidRPr="00F01935">
              <w:rPr>
                <w:i/>
                <w:sz w:val="18"/>
                <w:szCs w:val="18"/>
              </w:rPr>
              <w:t>a, b = Qualification distance coefficients from Table 4.4.6-2 below,</w:t>
            </w:r>
          </w:p>
          <w:p w14:paraId="1F25202D" w14:textId="26C4ADFA" w:rsidR="004B7D10" w:rsidRPr="00F01935" w:rsidRDefault="004B7D10" w:rsidP="004B7D10">
            <w:pPr>
              <w:spacing w:after="0" w:line="240" w:lineRule="auto"/>
              <w:rPr>
                <w:i/>
                <w:sz w:val="18"/>
                <w:szCs w:val="18"/>
              </w:rPr>
            </w:pPr>
            <w:r w:rsidRPr="00F01935">
              <w:rPr>
                <w:i/>
                <w:sz w:val="18"/>
                <w:szCs w:val="18"/>
              </w:rPr>
              <w:t>CFA = Conditioned floor area of the dwelling unit (ft</w:t>
            </w:r>
            <w:r w:rsidRPr="00F01935">
              <w:rPr>
                <w:i/>
                <w:sz w:val="18"/>
                <w:szCs w:val="18"/>
                <w:vertAlign w:val="superscript"/>
              </w:rPr>
              <w:t>2</w:t>
            </w:r>
            <w:r w:rsidRPr="00F01935">
              <w:rPr>
                <w:i/>
                <w:sz w:val="18"/>
                <w:szCs w:val="18"/>
              </w:rPr>
              <w:t xml:space="preserve">) from </w:t>
            </w:r>
            <w:r w:rsidR="00411648" w:rsidRPr="00F01935">
              <w:rPr>
                <w:i/>
                <w:sz w:val="18"/>
                <w:szCs w:val="18"/>
              </w:rPr>
              <w:t>LMCC</w:t>
            </w:r>
            <w:r w:rsidRPr="00F01935">
              <w:rPr>
                <w:i/>
                <w:sz w:val="18"/>
                <w:szCs w:val="18"/>
              </w:rPr>
              <w:t>, and</w:t>
            </w:r>
          </w:p>
          <w:p w14:paraId="4D4BD254" w14:textId="77777777" w:rsidR="00792100" w:rsidRPr="00F01935" w:rsidRDefault="004B7D10" w:rsidP="004B7D10">
            <w:pPr>
              <w:spacing w:after="0" w:line="240" w:lineRule="auto"/>
              <w:rPr>
                <w:i/>
                <w:sz w:val="18"/>
                <w:szCs w:val="18"/>
              </w:rPr>
            </w:pPr>
            <w:r w:rsidRPr="00F01935">
              <w:rPr>
                <w:i/>
                <w:sz w:val="18"/>
                <w:szCs w:val="18"/>
              </w:rPr>
              <w:t>n = Number of water heaters in the dwelling unit from A05</w:t>
            </w:r>
          </w:p>
          <w:p w14:paraId="6E503231" w14:textId="329E208A" w:rsidR="004B7D10" w:rsidRPr="00F01935" w:rsidRDefault="00792100" w:rsidP="004B7D10">
            <w:pPr>
              <w:spacing w:after="0" w:line="240" w:lineRule="auto"/>
              <w:rPr>
                <w:i/>
                <w:sz w:val="18"/>
                <w:szCs w:val="18"/>
              </w:rPr>
            </w:pPr>
            <w:r w:rsidRPr="00F01935">
              <w:rPr>
                <w:i/>
                <w:sz w:val="18"/>
                <w:szCs w:val="18"/>
              </w:rPr>
              <w:t>or A2-</w:t>
            </w:r>
            <w:proofErr w:type="gramStart"/>
            <w:r w:rsidRPr="00F01935">
              <w:rPr>
                <w:i/>
                <w:sz w:val="18"/>
                <w:szCs w:val="18"/>
              </w:rPr>
              <w:t xml:space="preserve">04 </w:t>
            </w:r>
            <w:r w:rsidR="004B7D10" w:rsidRPr="00F01935">
              <w:rPr>
                <w:i/>
                <w:sz w:val="18"/>
                <w:szCs w:val="18"/>
              </w:rPr>
              <w:t xml:space="preserve"> (</w:t>
            </w:r>
            <w:proofErr w:type="gramEnd"/>
            <w:r w:rsidR="004B7D10" w:rsidRPr="00F01935">
              <w:rPr>
                <w:i/>
                <w:sz w:val="18"/>
                <w:szCs w:val="18"/>
              </w:rPr>
              <w:t>unitless).</w:t>
            </w:r>
          </w:p>
          <w:p w14:paraId="15A26575" w14:textId="77777777" w:rsidR="004B7D10" w:rsidRPr="00F01935" w:rsidRDefault="004B7D10" w:rsidP="004B7D10">
            <w:pPr>
              <w:spacing w:after="0" w:line="240" w:lineRule="auto"/>
              <w:rPr>
                <w:sz w:val="18"/>
                <w:szCs w:val="18"/>
              </w:rPr>
            </w:pPr>
            <w:r w:rsidRPr="00F01935">
              <w:rPr>
                <w:rFonts w:cstheme="minorHAnsi"/>
                <w:sz w:val="18"/>
                <w:szCs w:val="18"/>
              </w:rPr>
              <w:t xml:space="preserve"> </w:t>
            </w:r>
          </w:p>
        </w:tc>
        <w:tc>
          <w:tcPr>
            <w:tcW w:w="1244" w:type="dxa"/>
          </w:tcPr>
          <w:p w14:paraId="57169589" w14:textId="62531820" w:rsidR="004B7D10" w:rsidRPr="00F01935" w:rsidRDefault="004B7D10" w:rsidP="004B7D10">
            <w:pPr>
              <w:spacing w:after="0" w:line="240" w:lineRule="auto"/>
              <w:rPr>
                <w:rFonts w:cstheme="minorHAnsi"/>
                <w:sz w:val="18"/>
                <w:szCs w:val="18"/>
              </w:rPr>
            </w:pPr>
            <w:r w:rsidRPr="00F01935">
              <w:rPr>
                <w:rFonts w:cstheme="minorHAnsi"/>
                <w:sz w:val="18"/>
                <w:szCs w:val="18"/>
              </w:rPr>
              <w:t xml:space="preserve">&lt;&lt;Reference value from </w:t>
            </w:r>
            <w:r w:rsidR="00411648" w:rsidRPr="00F01935">
              <w:rPr>
                <w:rFonts w:cstheme="minorHAnsi"/>
                <w:sz w:val="18"/>
                <w:szCs w:val="18"/>
              </w:rPr>
              <w:t>LMCC</w:t>
            </w:r>
            <w:r w:rsidRPr="00F01935">
              <w:rPr>
                <w:rFonts w:cstheme="minorHAnsi"/>
                <w:sz w:val="18"/>
                <w:szCs w:val="18"/>
              </w:rPr>
              <w:t>-</w:t>
            </w:r>
            <w:proofErr w:type="gramStart"/>
            <w:r w:rsidRPr="00F01935">
              <w:rPr>
                <w:rFonts w:cstheme="minorHAnsi"/>
                <w:sz w:val="18"/>
                <w:szCs w:val="18"/>
              </w:rPr>
              <w:t>PRF;</w:t>
            </w:r>
            <w:proofErr w:type="gramEnd"/>
            <w:r w:rsidRPr="00F01935">
              <w:rPr>
                <w:rFonts w:cstheme="minorHAnsi"/>
                <w:sz w:val="18"/>
                <w:szCs w:val="18"/>
              </w:rPr>
              <w:t xml:space="preserve"> </w:t>
            </w:r>
          </w:p>
          <w:p w14:paraId="2837D098" w14:textId="18739E09" w:rsidR="004B7D10" w:rsidRPr="00F01935" w:rsidRDefault="004B7D10" w:rsidP="004B7D10">
            <w:pPr>
              <w:spacing w:after="0" w:line="240" w:lineRule="auto"/>
              <w:rPr>
                <w:rFonts w:cstheme="minorHAnsi"/>
                <w:sz w:val="18"/>
                <w:szCs w:val="18"/>
              </w:rPr>
            </w:pPr>
            <w:r w:rsidRPr="00F01935">
              <w:rPr>
                <w:rFonts w:cstheme="minorHAnsi"/>
                <w:sz w:val="18"/>
                <w:szCs w:val="18"/>
              </w:rPr>
              <w:t>elseif prescriptive, then value = n/a&gt;&gt;</w:t>
            </w:r>
          </w:p>
        </w:tc>
        <w:tc>
          <w:tcPr>
            <w:tcW w:w="1247" w:type="dxa"/>
          </w:tcPr>
          <w:p w14:paraId="26827D03" w14:textId="7A77A0D5" w:rsidR="004B7D10" w:rsidRPr="00F01935" w:rsidRDefault="004B7D10" w:rsidP="004B7D10">
            <w:pPr>
              <w:spacing w:after="0"/>
              <w:rPr>
                <w:sz w:val="18"/>
                <w:szCs w:val="18"/>
              </w:rPr>
            </w:pPr>
            <w:r w:rsidRPr="00F01935">
              <w:rPr>
                <w:rFonts w:cstheme="minorHAnsi"/>
                <w:sz w:val="18"/>
                <w:szCs w:val="18"/>
              </w:rPr>
              <w:t xml:space="preserve">&lt;&lt;Calculated value = </w:t>
            </w:r>
            <w:r w:rsidRPr="00F01935">
              <w:rPr>
                <w:sz w:val="18"/>
                <w:szCs w:val="18"/>
              </w:rPr>
              <w:t xml:space="preserve">0.3 + 0.4 * (G06/G07), if performance, value must be </w:t>
            </w:r>
            <w:r w:rsidRPr="00F01935">
              <w:rPr>
                <w:rFonts w:cstheme="minorHAnsi"/>
                <w:sz w:val="18"/>
                <w:szCs w:val="18"/>
              </w:rPr>
              <w:t>≤</w:t>
            </w:r>
            <w:r w:rsidRPr="00F01935">
              <w:rPr>
                <w:sz w:val="18"/>
                <w:szCs w:val="18"/>
              </w:rPr>
              <w:t xml:space="preserve"> </w:t>
            </w:r>
            <w:proofErr w:type="gramStart"/>
            <w:r w:rsidRPr="00F01935">
              <w:rPr>
                <w:sz w:val="18"/>
                <w:szCs w:val="18"/>
              </w:rPr>
              <w:t>G08;</w:t>
            </w:r>
            <w:proofErr w:type="gramEnd"/>
            <w:r w:rsidRPr="00F01935">
              <w:rPr>
                <w:sz w:val="18"/>
                <w:szCs w:val="18"/>
              </w:rPr>
              <w:t xml:space="preserve"> </w:t>
            </w:r>
          </w:p>
          <w:p w14:paraId="086FDCA1" w14:textId="7702A956" w:rsidR="004B7D10" w:rsidRPr="00F01935" w:rsidRDefault="004B7D10" w:rsidP="004B7D10">
            <w:pPr>
              <w:spacing w:after="0" w:line="240" w:lineRule="auto"/>
              <w:rPr>
                <w:rFonts w:cstheme="minorHAnsi"/>
                <w:sz w:val="18"/>
                <w:szCs w:val="18"/>
              </w:rPr>
            </w:pPr>
            <w:r w:rsidRPr="00F01935">
              <w:rPr>
                <w:sz w:val="18"/>
                <w:szCs w:val="18"/>
              </w:rPr>
              <w:t xml:space="preserve">elseif prescriptive, value must be </w:t>
            </w:r>
            <w:r w:rsidRPr="00F01935">
              <w:rPr>
                <w:rFonts w:cstheme="minorHAnsi"/>
                <w:sz w:val="18"/>
                <w:szCs w:val="18"/>
              </w:rPr>
              <w:t xml:space="preserve">≤ </w:t>
            </w:r>
            <w:r w:rsidRPr="00F01935">
              <w:rPr>
                <w:sz w:val="18"/>
                <w:szCs w:val="18"/>
              </w:rPr>
              <w:t>0.7 &gt;&gt;</w:t>
            </w:r>
          </w:p>
        </w:tc>
      </w:tr>
      <w:tr w:rsidR="004B7D10" w:rsidRPr="00F01935" w14:paraId="5E0DE1A0" w14:textId="0E8D8FB5" w:rsidTr="00742B60">
        <w:trPr>
          <w:trHeight w:val="289"/>
        </w:trPr>
        <w:tc>
          <w:tcPr>
            <w:tcW w:w="883" w:type="dxa"/>
            <w:gridSpan w:val="2"/>
            <w:tcBorders>
              <w:bottom w:val="single" w:sz="4" w:space="0" w:color="000000"/>
            </w:tcBorders>
          </w:tcPr>
          <w:p w14:paraId="3160840F" w14:textId="77777777" w:rsidR="004B7D10" w:rsidRPr="00F01935" w:rsidRDefault="004B7D10" w:rsidP="004B7D10">
            <w:pPr>
              <w:spacing w:after="0"/>
              <w:rPr>
                <w:sz w:val="20"/>
                <w:szCs w:val="20"/>
              </w:rPr>
            </w:pPr>
          </w:p>
        </w:tc>
        <w:tc>
          <w:tcPr>
            <w:tcW w:w="1155" w:type="dxa"/>
            <w:tcBorders>
              <w:bottom w:val="single" w:sz="4" w:space="0" w:color="000000"/>
            </w:tcBorders>
          </w:tcPr>
          <w:p w14:paraId="5EB70425" w14:textId="77777777" w:rsidR="004B7D10" w:rsidRPr="00F01935" w:rsidRDefault="004B7D10" w:rsidP="004B7D10">
            <w:pPr>
              <w:spacing w:after="0"/>
              <w:rPr>
                <w:sz w:val="20"/>
                <w:szCs w:val="20"/>
              </w:rPr>
            </w:pPr>
          </w:p>
        </w:tc>
        <w:tc>
          <w:tcPr>
            <w:tcW w:w="1244" w:type="dxa"/>
            <w:gridSpan w:val="2"/>
            <w:tcBorders>
              <w:bottom w:val="single" w:sz="4" w:space="0" w:color="000000"/>
            </w:tcBorders>
          </w:tcPr>
          <w:p w14:paraId="2E26F155" w14:textId="77777777" w:rsidR="004B7D10" w:rsidRPr="00F01935" w:rsidRDefault="004B7D10" w:rsidP="004B7D10">
            <w:pPr>
              <w:spacing w:after="0"/>
              <w:rPr>
                <w:sz w:val="20"/>
                <w:szCs w:val="20"/>
              </w:rPr>
            </w:pPr>
          </w:p>
        </w:tc>
        <w:tc>
          <w:tcPr>
            <w:tcW w:w="1332" w:type="dxa"/>
            <w:tcBorders>
              <w:bottom w:val="single" w:sz="4" w:space="0" w:color="000000"/>
            </w:tcBorders>
          </w:tcPr>
          <w:p w14:paraId="27052751" w14:textId="77777777" w:rsidR="004B7D10" w:rsidRPr="00F01935" w:rsidRDefault="004B7D10" w:rsidP="004B7D10">
            <w:pPr>
              <w:spacing w:after="0"/>
              <w:rPr>
                <w:sz w:val="20"/>
                <w:szCs w:val="20"/>
              </w:rPr>
            </w:pPr>
          </w:p>
        </w:tc>
        <w:tc>
          <w:tcPr>
            <w:tcW w:w="1332" w:type="dxa"/>
            <w:tcBorders>
              <w:bottom w:val="single" w:sz="4" w:space="0" w:color="000000"/>
            </w:tcBorders>
          </w:tcPr>
          <w:p w14:paraId="0BC21550" w14:textId="77777777" w:rsidR="004B7D10" w:rsidRPr="00F01935" w:rsidRDefault="004B7D10" w:rsidP="004B7D10">
            <w:pPr>
              <w:spacing w:after="0"/>
              <w:rPr>
                <w:sz w:val="20"/>
                <w:szCs w:val="20"/>
              </w:rPr>
            </w:pPr>
          </w:p>
        </w:tc>
        <w:tc>
          <w:tcPr>
            <w:tcW w:w="1155" w:type="dxa"/>
            <w:tcBorders>
              <w:bottom w:val="single" w:sz="4" w:space="0" w:color="000000"/>
            </w:tcBorders>
          </w:tcPr>
          <w:p w14:paraId="2FB84B19" w14:textId="77777777" w:rsidR="004B7D10" w:rsidRPr="00F01935" w:rsidRDefault="004B7D10" w:rsidP="004B7D10">
            <w:pPr>
              <w:spacing w:after="0"/>
              <w:rPr>
                <w:sz w:val="20"/>
                <w:szCs w:val="20"/>
              </w:rPr>
            </w:pPr>
          </w:p>
        </w:tc>
        <w:tc>
          <w:tcPr>
            <w:tcW w:w="1244" w:type="dxa"/>
            <w:tcBorders>
              <w:bottom w:val="single" w:sz="4" w:space="0" w:color="000000"/>
            </w:tcBorders>
          </w:tcPr>
          <w:p w14:paraId="4C25B7ED" w14:textId="77777777" w:rsidR="004B7D10" w:rsidRPr="00F01935" w:rsidRDefault="004B7D10" w:rsidP="004B7D10">
            <w:pPr>
              <w:spacing w:after="0"/>
              <w:rPr>
                <w:sz w:val="20"/>
                <w:szCs w:val="20"/>
              </w:rPr>
            </w:pPr>
          </w:p>
        </w:tc>
        <w:tc>
          <w:tcPr>
            <w:tcW w:w="1244" w:type="dxa"/>
            <w:tcBorders>
              <w:bottom w:val="single" w:sz="4" w:space="0" w:color="000000"/>
            </w:tcBorders>
          </w:tcPr>
          <w:p w14:paraId="25BEFF28" w14:textId="77777777" w:rsidR="004B7D10" w:rsidRPr="00F01935" w:rsidRDefault="004B7D10" w:rsidP="004B7D10">
            <w:pPr>
              <w:spacing w:after="0"/>
              <w:rPr>
                <w:sz w:val="20"/>
                <w:szCs w:val="20"/>
              </w:rPr>
            </w:pPr>
          </w:p>
        </w:tc>
        <w:tc>
          <w:tcPr>
            <w:tcW w:w="1247" w:type="dxa"/>
            <w:tcBorders>
              <w:bottom w:val="single" w:sz="4" w:space="0" w:color="000000"/>
            </w:tcBorders>
          </w:tcPr>
          <w:p w14:paraId="67CEC4F4" w14:textId="77777777" w:rsidR="004B7D10" w:rsidRPr="00F01935" w:rsidRDefault="004B7D10" w:rsidP="004B7D10">
            <w:pPr>
              <w:spacing w:after="0"/>
              <w:rPr>
                <w:sz w:val="20"/>
                <w:szCs w:val="20"/>
              </w:rPr>
            </w:pPr>
          </w:p>
        </w:tc>
      </w:tr>
      <w:tr w:rsidR="004B7D10" w:rsidRPr="00F01935" w14:paraId="0A524FD0" w14:textId="293865C4" w:rsidTr="00742B60">
        <w:trPr>
          <w:trHeight w:val="292"/>
        </w:trPr>
        <w:tc>
          <w:tcPr>
            <w:tcW w:w="439" w:type="dxa"/>
            <w:tcBorders>
              <w:top w:val="single" w:sz="4" w:space="0" w:color="auto"/>
            </w:tcBorders>
          </w:tcPr>
          <w:p w14:paraId="5595B1DB" w14:textId="28D16855" w:rsidR="004B7D10" w:rsidRPr="00F01935" w:rsidRDefault="00E809DE" w:rsidP="004B7D10">
            <w:pPr>
              <w:spacing w:after="0"/>
              <w:rPr>
                <w:rFonts w:cstheme="minorHAnsi"/>
                <w:b/>
                <w:sz w:val="20"/>
                <w:szCs w:val="20"/>
              </w:rPr>
            </w:pPr>
            <w:r w:rsidRPr="00F01935">
              <w:rPr>
                <w:rFonts w:cstheme="minorHAnsi"/>
                <w:sz w:val="20"/>
                <w:szCs w:val="18"/>
              </w:rPr>
              <w:t>10</w:t>
            </w:r>
          </w:p>
        </w:tc>
        <w:tc>
          <w:tcPr>
            <w:tcW w:w="10401" w:type="dxa"/>
            <w:gridSpan w:val="10"/>
            <w:tcBorders>
              <w:top w:val="single" w:sz="4" w:space="0" w:color="auto"/>
            </w:tcBorders>
          </w:tcPr>
          <w:p w14:paraId="0E17AB99" w14:textId="00BB36F8" w:rsidR="004B7D10" w:rsidRPr="00F01935" w:rsidRDefault="004B7D10" w:rsidP="004B7D10">
            <w:pPr>
              <w:spacing w:after="0"/>
              <w:rPr>
                <w:rFonts w:cstheme="minorHAnsi"/>
                <w:sz w:val="18"/>
                <w:szCs w:val="18"/>
              </w:rPr>
            </w:pPr>
            <w:r w:rsidRPr="00F01935">
              <w:rPr>
                <w:rFonts w:cstheme="minorHAnsi"/>
                <w:sz w:val="18"/>
                <w:szCs w:val="18"/>
              </w:rPr>
              <w:t>No hot water piping &gt;1 inch diameter is allowed.</w:t>
            </w:r>
          </w:p>
        </w:tc>
      </w:tr>
      <w:tr w:rsidR="004B7D10" w:rsidRPr="00F01935" w14:paraId="55874999" w14:textId="69934589" w:rsidTr="00742B60">
        <w:trPr>
          <w:trHeight w:val="289"/>
        </w:trPr>
        <w:tc>
          <w:tcPr>
            <w:tcW w:w="439" w:type="dxa"/>
          </w:tcPr>
          <w:p w14:paraId="12CC9171" w14:textId="049C3D27" w:rsidR="004B7D10" w:rsidRPr="00F01935" w:rsidRDefault="00E809DE" w:rsidP="004B7D10">
            <w:pPr>
              <w:spacing w:after="0"/>
              <w:rPr>
                <w:rFonts w:cstheme="minorHAnsi"/>
                <w:b/>
                <w:sz w:val="20"/>
                <w:szCs w:val="20"/>
              </w:rPr>
            </w:pPr>
            <w:r w:rsidRPr="00F01935">
              <w:rPr>
                <w:rFonts w:cstheme="minorHAnsi"/>
                <w:sz w:val="20"/>
                <w:szCs w:val="18"/>
              </w:rPr>
              <w:t>11</w:t>
            </w:r>
          </w:p>
        </w:tc>
        <w:tc>
          <w:tcPr>
            <w:tcW w:w="10401" w:type="dxa"/>
            <w:gridSpan w:val="10"/>
          </w:tcPr>
          <w:p w14:paraId="12913B40" w14:textId="6E846E95" w:rsidR="004B7D10" w:rsidRPr="00F01935" w:rsidRDefault="004B7D10" w:rsidP="004B7D10">
            <w:pPr>
              <w:spacing w:after="0"/>
              <w:rPr>
                <w:rFonts w:cstheme="minorHAnsi"/>
                <w:sz w:val="18"/>
                <w:szCs w:val="18"/>
              </w:rPr>
            </w:pPr>
            <w:r w:rsidRPr="00F01935">
              <w:rPr>
                <w:rFonts w:cstheme="minorHAnsi"/>
                <w:sz w:val="18"/>
                <w:szCs w:val="18"/>
              </w:rPr>
              <w:t>Length of 1 inch diameter piping is limited to 8 feet or less.</w:t>
            </w:r>
          </w:p>
        </w:tc>
      </w:tr>
      <w:tr w:rsidR="004B7D10" w:rsidRPr="00F01935" w14:paraId="09986904" w14:textId="759F0674" w:rsidTr="00742B60">
        <w:trPr>
          <w:trHeight w:val="289"/>
        </w:trPr>
        <w:tc>
          <w:tcPr>
            <w:tcW w:w="439" w:type="dxa"/>
          </w:tcPr>
          <w:p w14:paraId="421F642C" w14:textId="78E2C473" w:rsidR="004B7D10" w:rsidRPr="00F01935" w:rsidRDefault="00E809DE" w:rsidP="004B7D10">
            <w:pPr>
              <w:spacing w:after="0"/>
              <w:rPr>
                <w:rFonts w:cstheme="minorHAnsi"/>
                <w:b/>
                <w:sz w:val="20"/>
                <w:szCs w:val="20"/>
              </w:rPr>
            </w:pPr>
            <w:r w:rsidRPr="00F01935">
              <w:rPr>
                <w:rFonts w:cstheme="minorHAnsi"/>
                <w:sz w:val="20"/>
                <w:szCs w:val="18"/>
              </w:rPr>
              <w:t>12</w:t>
            </w:r>
          </w:p>
        </w:tc>
        <w:tc>
          <w:tcPr>
            <w:tcW w:w="10401" w:type="dxa"/>
            <w:gridSpan w:val="10"/>
          </w:tcPr>
          <w:p w14:paraId="54F1F7A4" w14:textId="04F99392" w:rsidR="004B7D10" w:rsidRPr="00F01935" w:rsidRDefault="004B7D10" w:rsidP="004B7D10">
            <w:pPr>
              <w:spacing w:after="0"/>
              <w:rPr>
                <w:rFonts w:cstheme="minorHAnsi"/>
                <w:sz w:val="18"/>
                <w:szCs w:val="18"/>
              </w:rPr>
            </w:pPr>
            <w:proofErr w:type="gramStart"/>
            <w:r w:rsidRPr="00F01935">
              <w:rPr>
                <w:rFonts w:cstheme="minorHAnsi"/>
                <w:sz w:val="18"/>
                <w:szCs w:val="18"/>
              </w:rPr>
              <w:t>Two and three story</w:t>
            </w:r>
            <w:proofErr w:type="gramEnd"/>
            <w:r w:rsidRPr="00F01935">
              <w:rPr>
                <w:rFonts w:cstheme="minorHAnsi"/>
                <w:sz w:val="18"/>
                <w:szCs w:val="18"/>
              </w:rPr>
              <w:t xml:space="preserve"> buildings cannot have hot water distribution piping in the attic, unless the water heater is also located in the attic.</w:t>
            </w:r>
          </w:p>
        </w:tc>
      </w:tr>
      <w:tr w:rsidR="004B7D10" w:rsidRPr="00F01935" w14:paraId="147DDE55" w14:textId="656ABEF6" w:rsidTr="00742B60">
        <w:trPr>
          <w:trHeight w:val="289"/>
        </w:trPr>
        <w:tc>
          <w:tcPr>
            <w:tcW w:w="439" w:type="dxa"/>
          </w:tcPr>
          <w:p w14:paraId="370169FD" w14:textId="2E977454" w:rsidR="004B7D10" w:rsidRPr="00F01935" w:rsidRDefault="00E809DE" w:rsidP="004B7D10">
            <w:pPr>
              <w:spacing w:after="0"/>
              <w:rPr>
                <w:rFonts w:cstheme="minorHAnsi"/>
                <w:b/>
                <w:sz w:val="20"/>
                <w:szCs w:val="20"/>
              </w:rPr>
            </w:pPr>
            <w:r w:rsidRPr="00F01935">
              <w:rPr>
                <w:rFonts w:cstheme="minorHAnsi"/>
                <w:sz w:val="20"/>
                <w:szCs w:val="18"/>
              </w:rPr>
              <w:t>13</w:t>
            </w:r>
          </w:p>
        </w:tc>
        <w:tc>
          <w:tcPr>
            <w:tcW w:w="10401" w:type="dxa"/>
            <w:gridSpan w:val="10"/>
          </w:tcPr>
          <w:p w14:paraId="7BAE9AB8" w14:textId="32905071" w:rsidR="004B7D10" w:rsidRPr="00F01935" w:rsidRDefault="004B7D10" w:rsidP="004B7D10">
            <w:pPr>
              <w:spacing w:after="0"/>
              <w:rPr>
                <w:rFonts w:cstheme="minorHAnsi"/>
                <w:sz w:val="18"/>
                <w:szCs w:val="18"/>
              </w:rPr>
            </w:pPr>
            <w:r w:rsidRPr="00F01935">
              <w:rPr>
                <w:rFonts w:cstheme="minorHAnsi"/>
                <w:sz w:val="18"/>
                <w:szCs w:val="18"/>
              </w:rPr>
              <w:t>Eligible recirculating systems must be HERS-Verified Demand Recirculation: Manual Control conforming to RA4.4.17.</w:t>
            </w:r>
          </w:p>
        </w:tc>
      </w:tr>
      <w:tr w:rsidR="004B7D10" w:rsidRPr="00F01935" w14:paraId="6B730C06" w14:textId="0F1745F8" w:rsidTr="00742B60">
        <w:trPr>
          <w:trHeight w:val="912"/>
        </w:trPr>
        <w:tc>
          <w:tcPr>
            <w:tcW w:w="439" w:type="dxa"/>
            <w:vAlign w:val="center"/>
          </w:tcPr>
          <w:p w14:paraId="38418BF4" w14:textId="03567A6F" w:rsidR="004B7D10" w:rsidRPr="00F01935" w:rsidRDefault="00E809DE" w:rsidP="004B7D10">
            <w:pPr>
              <w:spacing w:after="0"/>
              <w:rPr>
                <w:rFonts w:cstheme="minorHAnsi"/>
                <w:b/>
                <w:sz w:val="18"/>
                <w:szCs w:val="20"/>
              </w:rPr>
            </w:pPr>
            <w:r w:rsidRPr="00F01935">
              <w:rPr>
                <w:rFonts w:cstheme="minorHAnsi"/>
                <w:sz w:val="18"/>
                <w:szCs w:val="18"/>
              </w:rPr>
              <w:t>14</w:t>
            </w:r>
          </w:p>
        </w:tc>
        <w:tc>
          <w:tcPr>
            <w:tcW w:w="1777" w:type="dxa"/>
            <w:gridSpan w:val="3"/>
            <w:vAlign w:val="center"/>
          </w:tcPr>
          <w:p w14:paraId="45A2DFD0" w14:textId="2D4FC275" w:rsidR="004B7D10" w:rsidRPr="00F01935" w:rsidRDefault="004B7D10" w:rsidP="004B7D10">
            <w:pPr>
              <w:spacing w:after="0"/>
              <w:rPr>
                <w:rFonts w:cstheme="minorHAnsi"/>
                <w:b/>
                <w:sz w:val="18"/>
                <w:szCs w:val="20"/>
              </w:rPr>
            </w:pPr>
            <w:r w:rsidRPr="00F01935">
              <w:rPr>
                <w:sz w:val="18"/>
                <w:szCs w:val="18"/>
              </w:rPr>
              <w:t>Verification Status:</w:t>
            </w:r>
          </w:p>
        </w:tc>
        <w:tc>
          <w:tcPr>
            <w:tcW w:w="8624" w:type="dxa"/>
            <w:gridSpan w:val="7"/>
            <w:vAlign w:val="center"/>
          </w:tcPr>
          <w:p w14:paraId="7591BB7D" w14:textId="72F2F5C3" w:rsidR="004B7D10" w:rsidRPr="00F01935" w:rsidRDefault="004B7D10"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72D2A3CB" w14:textId="0B88709B" w:rsidR="004B7D10" w:rsidRPr="00F01935" w:rsidRDefault="004B7D10"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5DC41070" w14:textId="28102990" w:rsidR="004B7D10" w:rsidRPr="00F01935" w:rsidRDefault="004B7D10" w:rsidP="00A847A0">
            <w:pPr>
              <w:pStyle w:val="ListParagraph"/>
              <w:keepNext/>
              <w:numPr>
                <w:ilvl w:val="0"/>
                <w:numId w:val="8"/>
              </w:numPr>
              <w:tabs>
                <w:tab w:val="left" w:pos="356"/>
              </w:tabs>
              <w:spacing w:after="0" w:line="240" w:lineRule="auto"/>
              <w:rPr>
                <w:sz w:val="18"/>
                <w:szCs w:val="18"/>
                <w:u w:val="single"/>
              </w:rPr>
            </w:pPr>
            <w:r w:rsidRPr="00F01935">
              <w:rPr>
                <w:sz w:val="18"/>
                <w:szCs w:val="18"/>
                <w:u w:val="single"/>
              </w:rPr>
              <w:t>All N/A</w:t>
            </w:r>
            <w:r w:rsidRPr="00F01935">
              <w:rPr>
                <w:sz w:val="18"/>
                <w:szCs w:val="18"/>
              </w:rPr>
              <w:t xml:space="preserve"> - This entire table is not applicable</w:t>
            </w:r>
          </w:p>
        </w:tc>
      </w:tr>
      <w:tr w:rsidR="004B7D10" w:rsidRPr="00F01935" w14:paraId="5E1880F9" w14:textId="6480EE48" w:rsidTr="00742B60">
        <w:trPr>
          <w:trHeight w:val="248"/>
        </w:trPr>
        <w:tc>
          <w:tcPr>
            <w:tcW w:w="439" w:type="dxa"/>
          </w:tcPr>
          <w:p w14:paraId="588E00DE" w14:textId="27A3A57B" w:rsidR="004B7D10" w:rsidRPr="00F01935" w:rsidRDefault="00123831" w:rsidP="004B7D10">
            <w:pPr>
              <w:spacing w:after="0"/>
              <w:rPr>
                <w:rFonts w:cstheme="minorHAnsi"/>
                <w:b/>
                <w:sz w:val="18"/>
                <w:szCs w:val="20"/>
              </w:rPr>
            </w:pPr>
            <w:r w:rsidRPr="00F01935">
              <w:rPr>
                <w:rFonts w:cstheme="minorHAnsi"/>
                <w:sz w:val="18"/>
                <w:szCs w:val="18"/>
              </w:rPr>
              <w:t>15</w:t>
            </w:r>
          </w:p>
        </w:tc>
        <w:tc>
          <w:tcPr>
            <w:tcW w:w="10401" w:type="dxa"/>
            <w:gridSpan w:val="10"/>
            <w:vAlign w:val="center"/>
          </w:tcPr>
          <w:p w14:paraId="41423FAF" w14:textId="3A1F1657" w:rsidR="004B7D10" w:rsidRPr="00F01935" w:rsidRDefault="004B7D10" w:rsidP="004B7D10">
            <w:pPr>
              <w:spacing w:after="0"/>
              <w:rPr>
                <w:sz w:val="18"/>
                <w:szCs w:val="18"/>
              </w:rPr>
            </w:pPr>
            <w:r w:rsidRPr="00F01935">
              <w:rPr>
                <w:sz w:val="18"/>
                <w:szCs w:val="18"/>
              </w:rPr>
              <w:t xml:space="preserve">Correction Notes: </w:t>
            </w:r>
            <w:r w:rsidRPr="00F01935">
              <w:rPr>
                <w:rFonts w:cs="TimesNewRomanPS-BoldMT"/>
                <w:bCs/>
                <w:sz w:val="18"/>
                <w:szCs w:val="18"/>
              </w:rPr>
              <w:t>&lt;&lt;if Verification Status= Fail, then text entry in this Corrections Notes field is required; user input text&gt;&gt;</w:t>
            </w:r>
          </w:p>
        </w:tc>
      </w:tr>
      <w:tr w:rsidR="004B7D10" w:rsidRPr="00F01935" w14:paraId="5D5F7A31" w14:textId="1CE58B93" w:rsidTr="00742B60">
        <w:trPr>
          <w:trHeight w:val="517"/>
        </w:trPr>
        <w:tc>
          <w:tcPr>
            <w:tcW w:w="10841" w:type="dxa"/>
            <w:gridSpan w:val="11"/>
          </w:tcPr>
          <w:p w14:paraId="2D284B90" w14:textId="282938AC" w:rsidR="004B7D10" w:rsidRPr="00F01935" w:rsidRDefault="004B7D10" w:rsidP="004B7D10">
            <w:pPr>
              <w:spacing w:after="0"/>
              <w:rPr>
                <w:b/>
                <w:sz w:val="18"/>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1F9674" w14:textId="77162817" w:rsidR="00B843FA" w:rsidRPr="00F01935" w:rsidRDefault="00B843FA">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76"/>
        <w:gridCol w:w="901"/>
        <w:gridCol w:w="1255"/>
        <w:gridCol w:w="1255"/>
        <w:gridCol w:w="1344"/>
        <w:gridCol w:w="1344"/>
        <w:gridCol w:w="1255"/>
        <w:gridCol w:w="1255"/>
        <w:gridCol w:w="1210"/>
      </w:tblGrid>
      <w:tr w:rsidR="00697250" w:rsidRPr="00F01935" w14:paraId="39DC3B93" w14:textId="10B61A98" w:rsidTr="00AD545C">
        <w:trPr>
          <w:trHeight w:val="530"/>
        </w:trPr>
        <w:tc>
          <w:tcPr>
            <w:tcW w:w="10795" w:type="dxa"/>
            <w:gridSpan w:val="9"/>
          </w:tcPr>
          <w:p w14:paraId="01E83EA9" w14:textId="5281FB64" w:rsidR="00697250" w:rsidRPr="00F01935" w:rsidRDefault="00697250" w:rsidP="00DF413D">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lastRenderedPageBreak/>
              <w:t>H. Compact Hot Water Distribution (CHWDS) (RA4.4.6)</w:t>
            </w:r>
          </w:p>
          <w:p w14:paraId="3526F802" w14:textId="2791709F" w:rsidR="00697250" w:rsidRPr="00F01935" w:rsidRDefault="00D85FCB" w:rsidP="00DF413D">
            <w:pPr>
              <w:spacing w:after="0" w:line="240" w:lineRule="auto"/>
              <w:rPr>
                <w:rFonts w:asciiTheme="minorHAnsi" w:hAnsiTheme="minorHAnsi" w:cstheme="minorHAnsi"/>
                <w:b/>
                <w:sz w:val="18"/>
                <w:szCs w:val="18"/>
              </w:rPr>
            </w:pPr>
            <w:r w:rsidRPr="00F01935">
              <w:rPr>
                <w:rFonts w:asciiTheme="minorHAnsi" w:hAnsiTheme="minorHAnsi"/>
                <w:iCs/>
                <w:sz w:val="18"/>
                <w:szCs w:val="18"/>
              </w:rPr>
              <w:t>&lt;&lt;Static Text - see the top&gt;&gt;</w:t>
            </w:r>
            <w:r w:rsidR="00697250" w:rsidRPr="00F01935">
              <w:rPr>
                <w:rFonts w:cstheme="minorHAnsi"/>
                <w:sz w:val="18"/>
                <w:szCs w:val="20"/>
              </w:rPr>
              <w:t>&lt;&lt; Require one row of data, reporting the longest distances, for each dwelling identified in Section B</w:t>
            </w:r>
            <w:r w:rsidR="008619BD" w:rsidRPr="00F01935">
              <w:rPr>
                <w:rFonts w:cstheme="minorHAnsi"/>
                <w:sz w:val="18"/>
                <w:szCs w:val="20"/>
              </w:rPr>
              <w:t xml:space="preserve"> or </w:t>
            </w:r>
            <w:r w:rsidR="00792100" w:rsidRPr="00F01935">
              <w:rPr>
                <w:rFonts w:cstheme="minorHAnsi"/>
                <w:sz w:val="18"/>
                <w:szCs w:val="20"/>
              </w:rPr>
              <w:t>B2</w:t>
            </w:r>
            <w:r w:rsidR="00697250" w:rsidRPr="00F01935">
              <w:rPr>
                <w:rFonts w:cstheme="minorHAnsi"/>
                <w:sz w:val="18"/>
                <w:szCs w:val="20"/>
              </w:rPr>
              <w:t xml:space="preserve">. with B11 </w:t>
            </w:r>
            <w:r w:rsidR="008619BD" w:rsidRPr="00F01935">
              <w:rPr>
                <w:rFonts w:cstheme="minorHAnsi"/>
                <w:sz w:val="18"/>
                <w:szCs w:val="20"/>
              </w:rPr>
              <w:t xml:space="preserve">or </w:t>
            </w:r>
            <w:r w:rsidR="00792100" w:rsidRPr="00F01935">
              <w:rPr>
                <w:rFonts w:cstheme="minorHAnsi"/>
                <w:sz w:val="18"/>
                <w:szCs w:val="20"/>
              </w:rPr>
              <w:t>B2-</w:t>
            </w:r>
            <w:r w:rsidR="008619BD" w:rsidRPr="00F01935">
              <w:rPr>
                <w:rFonts w:cstheme="minorHAnsi"/>
                <w:sz w:val="18"/>
                <w:szCs w:val="20"/>
              </w:rPr>
              <w:t xml:space="preserve">08 </w:t>
            </w:r>
            <w:r w:rsidR="00697250" w:rsidRPr="00F01935">
              <w:rPr>
                <w:rFonts w:cstheme="minorHAnsi"/>
                <w:sz w:val="18"/>
                <w:szCs w:val="20"/>
              </w:rPr>
              <w:t>= Basic. If no dwelling in B11</w:t>
            </w:r>
            <w:r w:rsidR="008619BD" w:rsidRPr="00F01935">
              <w:rPr>
                <w:rFonts w:cstheme="minorHAnsi"/>
                <w:sz w:val="18"/>
                <w:szCs w:val="20"/>
              </w:rPr>
              <w:t xml:space="preserve"> or </w:t>
            </w:r>
            <w:r w:rsidR="00792100" w:rsidRPr="00F01935">
              <w:rPr>
                <w:rFonts w:cstheme="minorHAnsi"/>
                <w:sz w:val="18"/>
                <w:szCs w:val="20"/>
              </w:rPr>
              <w:t>B2-</w:t>
            </w:r>
            <w:r w:rsidR="008619BD" w:rsidRPr="00F01935">
              <w:rPr>
                <w:rFonts w:cstheme="minorHAnsi"/>
                <w:sz w:val="18"/>
                <w:szCs w:val="20"/>
              </w:rPr>
              <w:t>08</w:t>
            </w:r>
            <w:r w:rsidR="00697250" w:rsidRPr="00F01935">
              <w:rPr>
                <w:rFonts w:cstheme="minorHAnsi"/>
                <w:sz w:val="18"/>
                <w:szCs w:val="20"/>
              </w:rPr>
              <w:t xml:space="preserve"> = Basic, then display section header and standard “This section does not apply” message&gt;&gt;</w:t>
            </w:r>
          </w:p>
        </w:tc>
      </w:tr>
      <w:tr w:rsidR="00697250" w:rsidRPr="00F01935" w14:paraId="5A9DC133" w14:textId="299439B2" w:rsidTr="00AD545C">
        <w:trPr>
          <w:trHeight w:val="216"/>
        </w:trPr>
        <w:tc>
          <w:tcPr>
            <w:tcW w:w="976" w:type="dxa"/>
            <w:vAlign w:val="center"/>
          </w:tcPr>
          <w:p w14:paraId="50E63E68"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901" w:type="dxa"/>
            <w:vAlign w:val="center"/>
          </w:tcPr>
          <w:p w14:paraId="2BF50AFA"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1255" w:type="dxa"/>
            <w:vAlign w:val="center"/>
          </w:tcPr>
          <w:p w14:paraId="72B2E193"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1255" w:type="dxa"/>
            <w:vAlign w:val="center"/>
          </w:tcPr>
          <w:p w14:paraId="5384AC8D"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c>
          <w:tcPr>
            <w:tcW w:w="1344" w:type="dxa"/>
            <w:vAlign w:val="center"/>
          </w:tcPr>
          <w:p w14:paraId="23DC89A5"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05</w:t>
            </w:r>
          </w:p>
        </w:tc>
        <w:tc>
          <w:tcPr>
            <w:tcW w:w="1344" w:type="dxa"/>
            <w:vAlign w:val="center"/>
          </w:tcPr>
          <w:p w14:paraId="5E995269"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06</w:t>
            </w:r>
          </w:p>
        </w:tc>
        <w:tc>
          <w:tcPr>
            <w:tcW w:w="1255" w:type="dxa"/>
            <w:vAlign w:val="center"/>
          </w:tcPr>
          <w:p w14:paraId="3AFB6D52"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07</w:t>
            </w:r>
          </w:p>
        </w:tc>
        <w:tc>
          <w:tcPr>
            <w:tcW w:w="1255" w:type="dxa"/>
          </w:tcPr>
          <w:p w14:paraId="458E9BDE" w14:textId="59562B43"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08</w:t>
            </w:r>
          </w:p>
        </w:tc>
        <w:tc>
          <w:tcPr>
            <w:tcW w:w="1210" w:type="dxa"/>
          </w:tcPr>
          <w:p w14:paraId="367632D0" w14:textId="773A0D2D"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09</w:t>
            </w:r>
          </w:p>
        </w:tc>
      </w:tr>
      <w:tr w:rsidR="00D630C0" w:rsidRPr="00F01935" w14:paraId="744E8528" w14:textId="5DB7D5AC" w:rsidTr="00AD545C">
        <w:trPr>
          <w:trHeight w:val="1544"/>
        </w:trPr>
        <w:tc>
          <w:tcPr>
            <w:tcW w:w="976" w:type="dxa"/>
            <w:vAlign w:val="bottom"/>
          </w:tcPr>
          <w:p w14:paraId="71099645" w14:textId="4F8D120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Dwelling Name</w:t>
            </w:r>
          </w:p>
        </w:tc>
        <w:tc>
          <w:tcPr>
            <w:tcW w:w="901" w:type="dxa"/>
            <w:vAlign w:val="bottom"/>
          </w:tcPr>
          <w:p w14:paraId="17D6BF9E"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Number of Stories</w:t>
            </w:r>
          </w:p>
        </w:tc>
        <w:tc>
          <w:tcPr>
            <w:tcW w:w="1255" w:type="dxa"/>
            <w:vAlign w:val="bottom"/>
          </w:tcPr>
          <w:p w14:paraId="2481CF44"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Master Bath distance of furthest fixture to Water Heater in feet</w:t>
            </w:r>
          </w:p>
        </w:tc>
        <w:tc>
          <w:tcPr>
            <w:tcW w:w="1255" w:type="dxa"/>
            <w:vAlign w:val="bottom"/>
          </w:tcPr>
          <w:p w14:paraId="22F92664"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Kitchen distance from furthest fixture to Water Heater in feet</w:t>
            </w:r>
          </w:p>
        </w:tc>
        <w:tc>
          <w:tcPr>
            <w:tcW w:w="1344" w:type="dxa"/>
            <w:vAlign w:val="bottom"/>
          </w:tcPr>
          <w:p w14:paraId="4B429721" w14:textId="2F9F696D"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Furthest Third furthest fixture to Water Heater in feet </w:t>
            </w:r>
            <w:r w:rsidRPr="00F01935">
              <w:rPr>
                <w:rFonts w:cstheme="minorHAnsi"/>
                <w:sz w:val="18"/>
                <w:szCs w:val="20"/>
              </w:rPr>
              <w:t>(Avg for multiple water heaters)</w:t>
            </w:r>
          </w:p>
        </w:tc>
        <w:tc>
          <w:tcPr>
            <w:tcW w:w="1344" w:type="dxa"/>
            <w:vAlign w:val="bottom"/>
          </w:tcPr>
          <w:p w14:paraId="54ACADCB"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Weighted Distance</w:t>
            </w:r>
          </w:p>
        </w:tc>
        <w:tc>
          <w:tcPr>
            <w:tcW w:w="1255" w:type="dxa"/>
            <w:vAlign w:val="bottom"/>
          </w:tcPr>
          <w:p w14:paraId="7F9438A8"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Qualification Distance</w:t>
            </w:r>
          </w:p>
        </w:tc>
        <w:tc>
          <w:tcPr>
            <w:tcW w:w="1255" w:type="dxa"/>
            <w:vAlign w:val="bottom"/>
          </w:tcPr>
          <w:p w14:paraId="17C15258" w14:textId="6DDDC25B" w:rsidR="00D630C0" w:rsidRPr="00F01935" w:rsidRDefault="00D630C0" w:rsidP="00D630C0">
            <w:pPr>
              <w:spacing w:after="0" w:line="240" w:lineRule="auto"/>
              <w:rPr>
                <w:rFonts w:asciiTheme="minorHAnsi" w:hAnsiTheme="minorHAnsi" w:cstheme="minorHAnsi"/>
                <w:sz w:val="18"/>
                <w:szCs w:val="18"/>
              </w:rPr>
            </w:pPr>
            <w:r w:rsidRPr="00F01935">
              <w:rPr>
                <w:rFonts w:cstheme="minorHAnsi"/>
                <w:sz w:val="18"/>
              </w:rPr>
              <w:t>Design Compactness Factor</w:t>
            </w:r>
          </w:p>
        </w:tc>
        <w:tc>
          <w:tcPr>
            <w:tcW w:w="1210" w:type="dxa"/>
            <w:vAlign w:val="bottom"/>
          </w:tcPr>
          <w:p w14:paraId="708D1314" w14:textId="6F75FD57" w:rsidR="00D630C0" w:rsidRPr="00F01935" w:rsidRDefault="00D630C0" w:rsidP="00D630C0">
            <w:pPr>
              <w:spacing w:after="0" w:line="240" w:lineRule="auto"/>
              <w:rPr>
                <w:rFonts w:asciiTheme="minorHAnsi" w:hAnsiTheme="minorHAnsi" w:cstheme="minorHAnsi"/>
                <w:sz w:val="18"/>
                <w:szCs w:val="18"/>
              </w:rPr>
            </w:pPr>
            <w:r w:rsidRPr="00F01935">
              <w:rPr>
                <w:rFonts w:cstheme="minorHAnsi"/>
                <w:sz w:val="18"/>
              </w:rPr>
              <w:t>Calculated Compactness Factor</w:t>
            </w:r>
          </w:p>
        </w:tc>
      </w:tr>
      <w:tr w:rsidR="00D630C0" w:rsidRPr="00F01935" w14:paraId="5DEC94E1" w14:textId="3B093A39" w:rsidTr="00AD545C">
        <w:trPr>
          <w:trHeight w:val="305"/>
        </w:trPr>
        <w:tc>
          <w:tcPr>
            <w:tcW w:w="976" w:type="dxa"/>
          </w:tcPr>
          <w:p w14:paraId="035740C0" w14:textId="119A390A"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&lt;&lt;Reference value from A01</w:t>
            </w:r>
            <w:r w:rsidR="008619BD" w:rsidRPr="00F01935">
              <w:rPr>
                <w:rFonts w:asciiTheme="minorHAnsi" w:hAnsiTheme="minorHAnsi" w:cstheme="minorHAnsi"/>
                <w:sz w:val="18"/>
                <w:szCs w:val="18"/>
              </w:rPr>
              <w:t xml:space="preserve"> or </w:t>
            </w:r>
            <w:r w:rsidR="006E72A8" w:rsidRPr="00F01935">
              <w:rPr>
                <w:rFonts w:asciiTheme="minorHAnsi" w:hAnsiTheme="minorHAnsi" w:cstheme="minorHAnsi"/>
                <w:sz w:val="18"/>
                <w:szCs w:val="18"/>
              </w:rPr>
              <w:t>A2-</w:t>
            </w:r>
            <w:r w:rsidR="008619BD" w:rsidRPr="00F01935">
              <w:rPr>
                <w:rFonts w:asciiTheme="minorHAnsi" w:hAnsiTheme="minorHAnsi" w:cstheme="minorHAnsi"/>
                <w:sz w:val="18"/>
                <w:szCs w:val="18"/>
              </w:rPr>
              <w:t>01</w:t>
            </w:r>
            <w:r w:rsidRPr="00F01935">
              <w:rPr>
                <w:rFonts w:asciiTheme="minorHAnsi" w:hAnsiTheme="minorHAnsi" w:cstheme="minorHAnsi"/>
                <w:sz w:val="18"/>
                <w:szCs w:val="18"/>
              </w:rPr>
              <w:t>&gt;&gt;</w:t>
            </w:r>
          </w:p>
        </w:tc>
        <w:tc>
          <w:tcPr>
            <w:tcW w:w="901" w:type="dxa"/>
          </w:tcPr>
          <w:p w14:paraId="455BCAE9"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&lt;&lt;if performance, then value = </w:t>
            </w:r>
            <w:proofErr w:type="gramStart"/>
            <w:r w:rsidRPr="00F01935">
              <w:rPr>
                <w:rFonts w:asciiTheme="minorHAnsi" w:hAnsiTheme="minorHAnsi" w:cstheme="minorHAnsi"/>
                <w:sz w:val="18"/>
                <w:szCs w:val="18"/>
              </w:rPr>
              <w:t>NA;</w:t>
            </w:r>
            <w:proofErr w:type="gramEnd"/>
            <w:r w:rsidRPr="00F01935">
              <w:rPr>
                <w:rFonts w:asciiTheme="minorHAnsi" w:hAnsiTheme="minorHAnsi" w:cstheme="minorHAnsi"/>
                <w:sz w:val="18"/>
                <w:szCs w:val="18"/>
              </w:rPr>
              <w:t xml:space="preserve"> </w:t>
            </w:r>
          </w:p>
          <w:p w14:paraId="6D841938"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prescriptive, user select from list: 1, 2, 3&gt;&gt;</w:t>
            </w:r>
          </w:p>
        </w:tc>
        <w:tc>
          <w:tcPr>
            <w:tcW w:w="1255" w:type="dxa"/>
          </w:tcPr>
          <w:p w14:paraId="7FC86B9B" w14:textId="648AEDBA"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&lt;&lt;Reference Value from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w:t>
            </w:r>
            <w:proofErr w:type="gramStart"/>
            <w:r w:rsidRPr="00F01935">
              <w:rPr>
                <w:rFonts w:asciiTheme="minorHAnsi" w:hAnsiTheme="minorHAnsi" w:cstheme="minorHAnsi"/>
                <w:sz w:val="18"/>
                <w:szCs w:val="18"/>
              </w:rPr>
              <w:t>PRF;</w:t>
            </w:r>
            <w:proofErr w:type="gramEnd"/>
            <w:r w:rsidRPr="00F01935">
              <w:rPr>
                <w:rFonts w:asciiTheme="minorHAnsi" w:hAnsiTheme="minorHAnsi" w:cstheme="minorHAnsi"/>
                <w:sz w:val="18"/>
                <w:szCs w:val="18"/>
              </w:rPr>
              <w:t xml:space="preserve"> </w:t>
            </w:r>
          </w:p>
          <w:p w14:paraId="46D519A9" w14:textId="07B998D6"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prescriptive compliance</w:t>
            </w:r>
            <w:r w:rsidR="00991614" w:rsidRPr="00F01935">
              <w:rPr>
                <w:sz w:val="18"/>
                <w:szCs w:val="18"/>
              </w:rPr>
              <w:t xml:space="preserve"> or not in the XML</w:t>
            </w:r>
            <w:r w:rsidRPr="00F01935">
              <w:rPr>
                <w:rFonts w:asciiTheme="minorHAnsi" w:hAnsiTheme="minorHAnsi" w:cstheme="minorHAnsi"/>
                <w:sz w:val="18"/>
                <w:szCs w:val="18"/>
              </w:rPr>
              <w:t>, user input&gt;&gt;</w:t>
            </w:r>
          </w:p>
        </w:tc>
        <w:tc>
          <w:tcPr>
            <w:tcW w:w="1255" w:type="dxa"/>
          </w:tcPr>
          <w:p w14:paraId="78464813" w14:textId="40CEE225"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&lt;&lt;Reference Value from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w:t>
            </w:r>
            <w:proofErr w:type="gramStart"/>
            <w:r w:rsidRPr="00F01935">
              <w:rPr>
                <w:rFonts w:asciiTheme="minorHAnsi" w:hAnsiTheme="minorHAnsi" w:cstheme="minorHAnsi"/>
                <w:sz w:val="18"/>
                <w:szCs w:val="18"/>
              </w:rPr>
              <w:t>PRF;</w:t>
            </w:r>
            <w:proofErr w:type="gramEnd"/>
            <w:r w:rsidRPr="00F01935">
              <w:rPr>
                <w:rFonts w:asciiTheme="minorHAnsi" w:hAnsiTheme="minorHAnsi" w:cstheme="minorHAnsi"/>
                <w:sz w:val="18"/>
                <w:szCs w:val="18"/>
              </w:rPr>
              <w:t xml:space="preserve"> </w:t>
            </w:r>
          </w:p>
          <w:p w14:paraId="3B47FF62" w14:textId="61FBC095"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prescriptive compliance</w:t>
            </w:r>
            <w:r w:rsidR="00991614" w:rsidRPr="00F01935">
              <w:rPr>
                <w:sz w:val="18"/>
                <w:szCs w:val="18"/>
              </w:rPr>
              <w:t xml:space="preserve"> or not in the XML</w:t>
            </w:r>
            <w:r w:rsidRPr="00F01935">
              <w:rPr>
                <w:rFonts w:asciiTheme="minorHAnsi" w:hAnsiTheme="minorHAnsi" w:cstheme="minorHAnsi"/>
                <w:sz w:val="18"/>
                <w:szCs w:val="18"/>
              </w:rPr>
              <w:t>, user input&gt;&gt;</w:t>
            </w:r>
          </w:p>
        </w:tc>
        <w:tc>
          <w:tcPr>
            <w:tcW w:w="1344" w:type="dxa"/>
          </w:tcPr>
          <w:p w14:paraId="541D1D74" w14:textId="5BC67CA8"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&lt;&lt;Reference Value from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w:t>
            </w:r>
            <w:proofErr w:type="gramStart"/>
            <w:r w:rsidRPr="00F01935">
              <w:rPr>
                <w:rFonts w:asciiTheme="minorHAnsi" w:hAnsiTheme="minorHAnsi" w:cstheme="minorHAnsi"/>
                <w:sz w:val="18"/>
                <w:szCs w:val="18"/>
              </w:rPr>
              <w:t>PRF;</w:t>
            </w:r>
            <w:proofErr w:type="gramEnd"/>
            <w:r w:rsidRPr="00F01935">
              <w:rPr>
                <w:rFonts w:asciiTheme="minorHAnsi" w:hAnsiTheme="minorHAnsi" w:cstheme="minorHAnsi"/>
                <w:sz w:val="18"/>
                <w:szCs w:val="18"/>
              </w:rPr>
              <w:t xml:space="preserve"> </w:t>
            </w:r>
          </w:p>
          <w:p w14:paraId="7BFFD696" w14:textId="6E1BA2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prescriptive compliance</w:t>
            </w:r>
            <w:r w:rsidR="00991614" w:rsidRPr="00F01935">
              <w:rPr>
                <w:sz w:val="18"/>
                <w:szCs w:val="18"/>
              </w:rPr>
              <w:t xml:space="preserve"> or not in the XML</w:t>
            </w:r>
            <w:r w:rsidRPr="00F01935">
              <w:rPr>
                <w:rFonts w:asciiTheme="minorHAnsi" w:hAnsiTheme="minorHAnsi" w:cstheme="minorHAnsi"/>
                <w:sz w:val="18"/>
                <w:szCs w:val="18"/>
              </w:rPr>
              <w:t>, user input&gt;&gt;</w:t>
            </w:r>
          </w:p>
        </w:tc>
        <w:tc>
          <w:tcPr>
            <w:tcW w:w="1344" w:type="dxa"/>
          </w:tcPr>
          <w:p w14:paraId="20D82477" w14:textId="68A9235A"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&lt;&lt;Reference value from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w:t>
            </w:r>
            <w:proofErr w:type="gramStart"/>
            <w:r w:rsidRPr="00F01935">
              <w:rPr>
                <w:rFonts w:asciiTheme="minorHAnsi" w:hAnsiTheme="minorHAnsi" w:cstheme="minorHAnsi"/>
                <w:sz w:val="18"/>
                <w:szCs w:val="18"/>
              </w:rPr>
              <w:t>PRF;</w:t>
            </w:r>
            <w:proofErr w:type="gramEnd"/>
            <w:r w:rsidRPr="00F01935">
              <w:rPr>
                <w:rFonts w:asciiTheme="minorHAnsi" w:hAnsiTheme="minorHAnsi" w:cstheme="minorHAnsi"/>
                <w:sz w:val="18"/>
                <w:szCs w:val="18"/>
              </w:rPr>
              <w:t xml:space="preserve"> </w:t>
            </w:r>
          </w:p>
          <w:p w14:paraId="1EFBB955" w14:textId="201DE341"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else if prescriptive </w:t>
            </w:r>
            <w:r w:rsidR="00991614" w:rsidRPr="00F01935">
              <w:rPr>
                <w:sz w:val="18"/>
                <w:szCs w:val="18"/>
              </w:rPr>
              <w:t>or not in the XML</w:t>
            </w:r>
            <w:r w:rsidR="00991614" w:rsidRPr="00F01935">
              <w:rPr>
                <w:rFonts w:asciiTheme="minorHAnsi" w:hAnsiTheme="minorHAnsi" w:cstheme="minorHAnsi"/>
                <w:sz w:val="18"/>
                <w:szCs w:val="18"/>
              </w:rPr>
              <w:t xml:space="preserve"> </w:t>
            </w:r>
            <w:r w:rsidRPr="00F01935">
              <w:rPr>
                <w:rFonts w:asciiTheme="minorHAnsi" w:hAnsiTheme="minorHAnsi" w:cstheme="minorHAnsi"/>
                <w:sz w:val="18"/>
                <w:szCs w:val="18"/>
              </w:rPr>
              <w:t xml:space="preserve">and A10 </w:t>
            </w:r>
            <w:r w:rsidR="006C1A68" w:rsidRPr="00F01935">
              <w:rPr>
                <w:rFonts w:asciiTheme="minorHAnsi" w:hAnsiTheme="minorHAnsi" w:cstheme="minorHAnsi"/>
                <w:sz w:val="18"/>
                <w:szCs w:val="18"/>
              </w:rPr>
              <w:t xml:space="preserve">or </w:t>
            </w:r>
            <w:r w:rsidR="00FF42EC" w:rsidRPr="00F01935">
              <w:rPr>
                <w:rFonts w:asciiTheme="minorHAnsi" w:hAnsiTheme="minorHAnsi" w:cstheme="minorHAnsi"/>
                <w:sz w:val="18"/>
                <w:szCs w:val="18"/>
              </w:rPr>
              <w:t>A2-</w:t>
            </w:r>
            <w:r w:rsidR="006C1A68" w:rsidRPr="00F01935">
              <w:rPr>
                <w:rFonts w:asciiTheme="minorHAnsi" w:hAnsiTheme="minorHAnsi" w:cstheme="minorHAnsi"/>
                <w:sz w:val="18"/>
                <w:szCs w:val="18"/>
              </w:rPr>
              <w:t xml:space="preserve">07 </w:t>
            </w:r>
            <w:r w:rsidRPr="00F01935">
              <w:rPr>
                <w:rFonts w:asciiTheme="minorHAnsi" w:hAnsiTheme="minorHAnsi" w:cstheme="minorHAnsi"/>
                <w:sz w:val="18"/>
                <w:szCs w:val="18"/>
              </w:rPr>
              <w:t>= Standard Distribution System, then value = (</w:t>
            </w:r>
            <w:del w:id="42" w:author="Alhabibi, Haider@Energy" w:date="2022-07-20T10:01:00Z">
              <w:r w:rsidR="00663D1C" w:rsidRPr="00F01935" w:rsidDel="00920A95">
                <w:rPr>
                  <w:rFonts w:asciiTheme="minorHAnsi" w:hAnsiTheme="minorHAnsi" w:cstheme="minorHAnsi"/>
                  <w:sz w:val="18"/>
                  <w:szCs w:val="18"/>
                </w:rPr>
                <w:delText>J</w:delText>
              </w:r>
            </w:del>
            <w:ins w:id="43" w:author="Alhabibi, Haider@Energy" w:date="2022-07-20T10:01:00Z">
              <w:r w:rsidR="00920A95">
                <w:rPr>
                  <w:rFonts w:asciiTheme="minorHAnsi" w:hAnsiTheme="minorHAnsi" w:cstheme="minorHAnsi"/>
                  <w:sz w:val="18"/>
                  <w:szCs w:val="18"/>
                </w:rPr>
                <w:t>H</w:t>
              </w:r>
            </w:ins>
            <w:r w:rsidRPr="00F01935">
              <w:rPr>
                <w:rFonts w:asciiTheme="minorHAnsi" w:hAnsiTheme="minorHAnsi" w:cstheme="minorHAnsi"/>
                <w:sz w:val="18"/>
                <w:szCs w:val="18"/>
              </w:rPr>
              <w:t>03*0.4)</w:t>
            </w:r>
            <w:r w:rsidRPr="00F01935" w:rsidDel="009403AC">
              <w:rPr>
                <w:rFonts w:asciiTheme="minorHAnsi" w:hAnsiTheme="minorHAnsi" w:cstheme="minorHAnsi"/>
                <w:sz w:val="18"/>
                <w:szCs w:val="18"/>
              </w:rPr>
              <w:t xml:space="preserve"> </w:t>
            </w:r>
            <w:r w:rsidRPr="00F01935">
              <w:rPr>
                <w:rFonts w:asciiTheme="minorHAnsi" w:hAnsiTheme="minorHAnsi" w:cstheme="minorHAnsi"/>
                <w:sz w:val="18"/>
                <w:szCs w:val="18"/>
              </w:rPr>
              <w:t>+(</w:t>
            </w:r>
            <w:del w:id="44" w:author="Alhabibi, Haider@Energy" w:date="2022-07-20T10:01:00Z">
              <w:r w:rsidR="00663D1C" w:rsidRPr="00F01935" w:rsidDel="00920A95">
                <w:rPr>
                  <w:rFonts w:asciiTheme="minorHAnsi" w:hAnsiTheme="minorHAnsi" w:cstheme="minorHAnsi"/>
                  <w:sz w:val="18"/>
                  <w:szCs w:val="18"/>
                </w:rPr>
                <w:delText>J</w:delText>
              </w:r>
            </w:del>
            <w:ins w:id="45" w:author="Alhabibi, Haider@Energy" w:date="2022-07-20T10:01:00Z">
              <w:r w:rsidR="00920A95">
                <w:rPr>
                  <w:rFonts w:asciiTheme="minorHAnsi" w:hAnsiTheme="minorHAnsi" w:cstheme="minorHAnsi"/>
                  <w:sz w:val="18"/>
                  <w:szCs w:val="18"/>
                </w:rPr>
                <w:t>H</w:t>
              </w:r>
            </w:ins>
            <w:r w:rsidRPr="00F01935">
              <w:rPr>
                <w:rFonts w:asciiTheme="minorHAnsi" w:hAnsiTheme="minorHAnsi" w:cstheme="minorHAnsi"/>
                <w:sz w:val="18"/>
                <w:szCs w:val="18"/>
              </w:rPr>
              <w:t>04*0.4)</w:t>
            </w:r>
            <w:r w:rsidRPr="00F01935" w:rsidDel="009403AC">
              <w:rPr>
                <w:rFonts w:asciiTheme="minorHAnsi" w:hAnsiTheme="minorHAnsi" w:cstheme="minorHAnsi"/>
                <w:sz w:val="18"/>
                <w:szCs w:val="18"/>
              </w:rPr>
              <w:t xml:space="preserve"> </w:t>
            </w:r>
            <w:r w:rsidRPr="00F01935">
              <w:rPr>
                <w:rFonts w:asciiTheme="minorHAnsi" w:hAnsiTheme="minorHAnsi" w:cstheme="minorHAnsi"/>
                <w:sz w:val="18"/>
                <w:szCs w:val="18"/>
              </w:rPr>
              <w:t xml:space="preserve">+( </w:t>
            </w:r>
            <w:del w:id="46" w:author="Alhabibi, Haider@Energy" w:date="2022-07-20T10:01:00Z">
              <w:r w:rsidR="00663D1C" w:rsidRPr="00F01935" w:rsidDel="00920A95">
                <w:rPr>
                  <w:rFonts w:asciiTheme="minorHAnsi" w:hAnsiTheme="minorHAnsi" w:cstheme="minorHAnsi"/>
                  <w:sz w:val="18"/>
                  <w:szCs w:val="18"/>
                </w:rPr>
                <w:delText>J</w:delText>
              </w:r>
            </w:del>
            <w:ins w:id="47" w:author="Alhabibi, Haider@Energy" w:date="2022-07-20T10:01:00Z">
              <w:r w:rsidR="00920A95">
                <w:rPr>
                  <w:rFonts w:asciiTheme="minorHAnsi" w:hAnsiTheme="minorHAnsi" w:cstheme="minorHAnsi"/>
                  <w:sz w:val="18"/>
                  <w:szCs w:val="18"/>
                </w:rPr>
                <w:t>H</w:t>
              </w:r>
            </w:ins>
            <w:r w:rsidRPr="00F01935">
              <w:rPr>
                <w:rFonts w:asciiTheme="minorHAnsi" w:hAnsiTheme="minorHAnsi" w:cstheme="minorHAnsi"/>
                <w:sz w:val="18"/>
                <w:szCs w:val="18"/>
              </w:rPr>
              <w:t>05*0.2</w:t>
            </w:r>
            <w:proofErr w:type="gramStart"/>
            <w:r w:rsidRPr="00F01935">
              <w:rPr>
                <w:rFonts w:asciiTheme="minorHAnsi" w:hAnsiTheme="minorHAnsi" w:cstheme="minorHAnsi"/>
                <w:sz w:val="18"/>
                <w:szCs w:val="18"/>
              </w:rPr>
              <w:t>);</w:t>
            </w:r>
            <w:proofErr w:type="gramEnd"/>
          </w:p>
          <w:p w14:paraId="3A01AC06" w14:textId="1631B0E0"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A10</w:t>
            </w:r>
            <w:r w:rsidR="006C1A68" w:rsidRPr="00F01935">
              <w:rPr>
                <w:rFonts w:asciiTheme="minorHAnsi" w:hAnsiTheme="minorHAnsi" w:cstheme="minorHAnsi"/>
                <w:sz w:val="18"/>
                <w:szCs w:val="18"/>
              </w:rPr>
              <w:t xml:space="preserve"> or </w:t>
            </w:r>
            <w:r w:rsidR="00FF42EC" w:rsidRPr="00F01935">
              <w:rPr>
                <w:rFonts w:asciiTheme="minorHAnsi" w:hAnsiTheme="minorHAnsi" w:cstheme="minorHAnsi"/>
                <w:sz w:val="18"/>
                <w:szCs w:val="18"/>
              </w:rPr>
              <w:t>A2-</w:t>
            </w:r>
            <w:r w:rsidR="006C1A68" w:rsidRPr="00F01935">
              <w:rPr>
                <w:rFonts w:asciiTheme="minorHAnsi" w:hAnsiTheme="minorHAnsi" w:cstheme="minorHAnsi"/>
                <w:sz w:val="18"/>
                <w:szCs w:val="18"/>
              </w:rPr>
              <w:t>07</w:t>
            </w:r>
            <w:r w:rsidRPr="00F01935">
              <w:rPr>
                <w:rFonts w:asciiTheme="minorHAnsi" w:hAnsiTheme="minorHAnsi" w:cstheme="minorHAnsi"/>
                <w:sz w:val="18"/>
                <w:szCs w:val="18"/>
              </w:rPr>
              <w:t xml:space="preserve"> = Demand Recirculation Manual Control, then value = H05&gt;&gt;</w:t>
            </w:r>
          </w:p>
        </w:tc>
        <w:tc>
          <w:tcPr>
            <w:tcW w:w="1255" w:type="dxa"/>
          </w:tcPr>
          <w:p w14:paraId="6D313A38" w14:textId="0B5B3228"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 Reference Value from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w:t>
            </w:r>
            <w:proofErr w:type="gramStart"/>
            <w:r w:rsidRPr="00F01935">
              <w:rPr>
                <w:rFonts w:asciiTheme="minorHAnsi" w:hAnsiTheme="minorHAnsi" w:cstheme="minorHAnsi"/>
                <w:sz w:val="18"/>
                <w:szCs w:val="18"/>
              </w:rPr>
              <w:t>PRF;</w:t>
            </w:r>
            <w:proofErr w:type="gramEnd"/>
            <w:r w:rsidRPr="00F01935">
              <w:rPr>
                <w:rFonts w:asciiTheme="minorHAnsi" w:hAnsiTheme="minorHAnsi" w:cstheme="minorHAnsi"/>
                <w:sz w:val="18"/>
                <w:szCs w:val="18"/>
              </w:rPr>
              <w:t xml:space="preserve"> </w:t>
            </w:r>
          </w:p>
          <w:p w14:paraId="14936098" w14:textId="43906C59"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prescriptive compliance</w:t>
            </w:r>
            <w:r w:rsidR="00991614" w:rsidRPr="00F01935">
              <w:rPr>
                <w:sz w:val="18"/>
                <w:szCs w:val="18"/>
              </w:rPr>
              <w:t xml:space="preserve"> or not in the XML</w:t>
            </w:r>
            <w:r w:rsidRPr="00F01935">
              <w:rPr>
                <w:rFonts w:asciiTheme="minorHAnsi" w:hAnsiTheme="minorHAnsi" w:cstheme="minorHAnsi"/>
                <w:sz w:val="18"/>
                <w:szCs w:val="18"/>
              </w:rPr>
              <w:t xml:space="preserve">, value = </w:t>
            </w:r>
          </w:p>
          <w:p w14:paraId="74ED7092"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w:t>
            </w:r>
            <w:proofErr w:type="spellStart"/>
            <w:r w:rsidRPr="00F01935">
              <w:rPr>
                <w:rFonts w:asciiTheme="minorHAnsi" w:hAnsiTheme="minorHAnsi" w:cstheme="minorHAnsi"/>
                <w:sz w:val="18"/>
                <w:szCs w:val="18"/>
              </w:rPr>
              <w:t>a+b</w:t>
            </w:r>
            <w:proofErr w:type="spellEnd"/>
            <w:r w:rsidRPr="00F01935">
              <w:rPr>
                <w:rFonts w:asciiTheme="minorHAnsi" w:hAnsiTheme="minorHAnsi" w:cstheme="minorHAnsi"/>
                <w:sz w:val="18"/>
                <w:szCs w:val="18"/>
              </w:rPr>
              <w:t xml:space="preserve"> *CFA)/n) &gt;&gt;</w:t>
            </w:r>
          </w:p>
          <w:p w14:paraId="54048A92" w14:textId="77777777" w:rsidR="00D630C0" w:rsidRPr="00F01935" w:rsidRDefault="00D630C0" w:rsidP="00D630C0">
            <w:pPr>
              <w:spacing w:after="0" w:line="240" w:lineRule="auto"/>
              <w:rPr>
                <w:rFonts w:asciiTheme="minorHAnsi" w:hAnsiTheme="minorHAnsi" w:cstheme="minorHAnsi"/>
                <w:i/>
                <w:sz w:val="18"/>
                <w:szCs w:val="18"/>
              </w:rPr>
            </w:pPr>
            <w:r w:rsidRPr="00F01935">
              <w:rPr>
                <w:rFonts w:asciiTheme="minorHAnsi" w:hAnsiTheme="minorHAnsi" w:cstheme="minorHAnsi"/>
                <w:i/>
                <w:sz w:val="18"/>
                <w:szCs w:val="18"/>
              </w:rPr>
              <w:t>Where:</w:t>
            </w:r>
          </w:p>
          <w:p w14:paraId="4D44F4DB" w14:textId="77777777" w:rsidR="00D630C0" w:rsidRPr="00F01935" w:rsidRDefault="00D630C0" w:rsidP="00D630C0">
            <w:pPr>
              <w:spacing w:after="0" w:line="240" w:lineRule="auto"/>
              <w:rPr>
                <w:rFonts w:asciiTheme="minorHAnsi" w:hAnsiTheme="minorHAnsi" w:cstheme="minorHAnsi"/>
                <w:i/>
                <w:sz w:val="18"/>
                <w:szCs w:val="18"/>
              </w:rPr>
            </w:pPr>
            <w:r w:rsidRPr="00F01935">
              <w:rPr>
                <w:rFonts w:asciiTheme="minorHAnsi" w:hAnsiTheme="minorHAnsi" w:cstheme="minorHAnsi"/>
                <w:i/>
                <w:sz w:val="18"/>
                <w:szCs w:val="18"/>
              </w:rPr>
              <w:t>a, b = Qualification distance coefficients from Table 4.4.6-2 below,</w:t>
            </w:r>
          </w:p>
          <w:p w14:paraId="69724C06" w14:textId="449FE586" w:rsidR="00D630C0" w:rsidRPr="00F01935" w:rsidRDefault="00D630C0" w:rsidP="00D630C0">
            <w:pPr>
              <w:spacing w:after="0" w:line="240" w:lineRule="auto"/>
              <w:rPr>
                <w:rFonts w:asciiTheme="minorHAnsi" w:hAnsiTheme="minorHAnsi" w:cstheme="minorHAnsi"/>
                <w:i/>
                <w:sz w:val="18"/>
                <w:szCs w:val="18"/>
              </w:rPr>
            </w:pPr>
            <w:r w:rsidRPr="00F01935">
              <w:rPr>
                <w:rFonts w:asciiTheme="minorHAnsi" w:hAnsiTheme="minorHAnsi" w:cstheme="minorHAnsi"/>
                <w:i/>
                <w:sz w:val="18"/>
                <w:szCs w:val="18"/>
              </w:rPr>
              <w:t>CFA = Conditioned floor area of the dwelling unit (ft</w:t>
            </w:r>
            <w:r w:rsidRPr="00F01935">
              <w:rPr>
                <w:rFonts w:asciiTheme="minorHAnsi" w:hAnsiTheme="minorHAnsi" w:cstheme="minorHAnsi"/>
                <w:i/>
                <w:sz w:val="18"/>
                <w:szCs w:val="18"/>
                <w:vertAlign w:val="superscript"/>
              </w:rPr>
              <w:t>2</w:t>
            </w:r>
            <w:r w:rsidRPr="00F01935">
              <w:rPr>
                <w:rFonts w:asciiTheme="minorHAnsi" w:hAnsiTheme="minorHAnsi" w:cstheme="minorHAnsi"/>
                <w:i/>
                <w:sz w:val="18"/>
                <w:szCs w:val="18"/>
              </w:rPr>
              <w:t xml:space="preserve">) from </w:t>
            </w:r>
            <w:r w:rsidR="00411648" w:rsidRPr="00F01935">
              <w:rPr>
                <w:rFonts w:asciiTheme="minorHAnsi" w:hAnsiTheme="minorHAnsi" w:cstheme="minorHAnsi"/>
                <w:i/>
                <w:sz w:val="18"/>
                <w:szCs w:val="18"/>
              </w:rPr>
              <w:t>LMCC</w:t>
            </w:r>
            <w:r w:rsidRPr="00F01935">
              <w:rPr>
                <w:rFonts w:asciiTheme="minorHAnsi" w:hAnsiTheme="minorHAnsi" w:cstheme="minorHAnsi"/>
                <w:i/>
                <w:sz w:val="18"/>
                <w:szCs w:val="18"/>
              </w:rPr>
              <w:t>, and</w:t>
            </w:r>
          </w:p>
          <w:p w14:paraId="60DB738B" w14:textId="5340FEDD"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i/>
                <w:sz w:val="18"/>
                <w:szCs w:val="18"/>
              </w:rPr>
              <w:t>n = Number of water heaters in the dwelling unit from A05 (unitless).</w:t>
            </w:r>
            <w:r w:rsidRPr="00F01935">
              <w:rPr>
                <w:rFonts w:asciiTheme="minorHAnsi" w:hAnsiTheme="minorHAnsi" w:cstheme="minorHAnsi"/>
                <w:sz w:val="18"/>
                <w:szCs w:val="18"/>
              </w:rPr>
              <w:t xml:space="preserve"> </w:t>
            </w:r>
          </w:p>
        </w:tc>
        <w:tc>
          <w:tcPr>
            <w:tcW w:w="1255" w:type="dxa"/>
          </w:tcPr>
          <w:p w14:paraId="1C84DC2F" w14:textId="453519F9" w:rsidR="00D630C0" w:rsidRPr="00F01935" w:rsidRDefault="00D630C0" w:rsidP="00D630C0">
            <w:pPr>
              <w:spacing w:after="0" w:line="240" w:lineRule="auto"/>
              <w:rPr>
                <w:rFonts w:cstheme="minorHAnsi"/>
                <w:sz w:val="18"/>
                <w:szCs w:val="18"/>
              </w:rPr>
            </w:pPr>
            <w:r w:rsidRPr="00F01935">
              <w:rPr>
                <w:rFonts w:cstheme="minorHAnsi"/>
                <w:sz w:val="18"/>
                <w:szCs w:val="18"/>
              </w:rPr>
              <w:t xml:space="preserve">&lt;&lt;Reference value from </w:t>
            </w:r>
            <w:r w:rsidR="00411648" w:rsidRPr="00F01935">
              <w:rPr>
                <w:rFonts w:cstheme="minorHAnsi"/>
                <w:sz w:val="18"/>
                <w:szCs w:val="18"/>
              </w:rPr>
              <w:t>LMCC</w:t>
            </w:r>
            <w:r w:rsidRPr="00F01935">
              <w:rPr>
                <w:rFonts w:cstheme="minorHAnsi"/>
                <w:sz w:val="18"/>
                <w:szCs w:val="18"/>
              </w:rPr>
              <w:t>-</w:t>
            </w:r>
            <w:proofErr w:type="gramStart"/>
            <w:r w:rsidRPr="00F01935">
              <w:rPr>
                <w:rFonts w:cstheme="minorHAnsi"/>
                <w:sz w:val="18"/>
                <w:szCs w:val="18"/>
              </w:rPr>
              <w:t>PRF;</w:t>
            </w:r>
            <w:proofErr w:type="gramEnd"/>
            <w:r w:rsidRPr="00F01935">
              <w:rPr>
                <w:rFonts w:cstheme="minorHAnsi"/>
                <w:sz w:val="18"/>
                <w:szCs w:val="18"/>
              </w:rPr>
              <w:t xml:space="preserve"> </w:t>
            </w:r>
          </w:p>
          <w:p w14:paraId="79558885" w14:textId="2FFFA801" w:rsidR="00D630C0" w:rsidRPr="00F01935" w:rsidRDefault="00D630C0" w:rsidP="00D630C0">
            <w:pPr>
              <w:spacing w:after="0" w:line="240" w:lineRule="auto"/>
              <w:rPr>
                <w:rFonts w:asciiTheme="minorHAnsi" w:hAnsiTheme="minorHAnsi" w:cstheme="minorHAnsi"/>
                <w:sz w:val="18"/>
                <w:szCs w:val="18"/>
              </w:rPr>
            </w:pPr>
            <w:r w:rsidRPr="00F01935">
              <w:rPr>
                <w:rFonts w:cstheme="minorHAnsi"/>
                <w:sz w:val="18"/>
                <w:szCs w:val="18"/>
              </w:rPr>
              <w:t>elseif prescriptive, then value = n/a&gt;&gt;</w:t>
            </w:r>
          </w:p>
        </w:tc>
        <w:tc>
          <w:tcPr>
            <w:tcW w:w="1210" w:type="dxa"/>
          </w:tcPr>
          <w:p w14:paraId="7DDCF94A" w14:textId="04B835E4" w:rsidR="00D630C0" w:rsidRPr="00F01935" w:rsidRDefault="00D630C0" w:rsidP="00D630C0">
            <w:pPr>
              <w:spacing w:after="0"/>
              <w:rPr>
                <w:sz w:val="18"/>
                <w:szCs w:val="18"/>
              </w:rPr>
            </w:pPr>
            <w:r w:rsidRPr="00F01935">
              <w:rPr>
                <w:rFonts w:cstheme="minorHAnsi"/>
                <w:sz w:val="18"/>
                <w:szCs w:val="18"/>
              </w:rPr>
              <w:t xml:space="preserve">&lt;&lt;Calculated value = </w:t>
            </w:r>
            <w:r w:rsidRPr="00F01935">
              <w:rPr>
                <w:sz w:val="18"/>
                <w:szCs w:val="18"/>
              </w:rPr>
              <w:t xml:space="preserve">0.3 + 0.4 * (H06/H07), if performance, value must be </w:t>
            </w:r>
            <w:r w:rsidRPr="00F01935">
              <w:rPr>
                <w:rFonts w:cstheme="minorHAnsi"/>
                <w:sz w:val="18"/>
                <w:szCs w:val="18"/>
              </w:rPr>
              <w:t>≤</w:t>
            </w:r>
            <w:r w:rsidRPr="00F01935">
              <w:rPr>
                <w:sz w:val="18"/>
                <w:szCs w:val="18"/>
              </w:rPr>
              <w:t xml:space="preserve"> </w:t>
            </w:r>
            <w:proofErr w:type="gramStart"/>
            <w:r w:rsidRPr="00F01935">
              <w:rPr>
                <w:sz w:val="18"/>
                <w:szCs w:val="18"/>
              </w:rPr>
              <w:t>H08;</w:t>
            </w:r>
            <w:proofErr w:type="gramEnd"/>
            <w:r w:rsidRPr="00F01935">
              <w:rPr>
                <w:sz w:val="18"/>
                <w:szCs w:val="18"/>
              </w:rPr>
              <w:t xml:space="preserve"> </w:t>
            </w:r>
          </w:p>
          <w:p w14:paraId="6C0B74AC" w14:textId="21547E4D" w:rsidR="00D630C0" w:rsidRPr="00F01935" w:rsidRDefault="00D630C0" w:rsidP="00D630C0">
            <w:pPr>
              <w:spacing w:after="0" w:line="240" w:lineRule="auto"/>
              <w:rPr>
                <w:rFonts w:asciiTheme="minorHAnsi" w:hAnsiTheme="minorHAnsi" w:cstheme="minorHAnsi"/>
                <w:sz w:val="18"/>
                <w:szCs w:val="18"/>
              </w:rPr>
            </w:pPr>
            <w:r w:rsidRPr="00F01935">
              <w:rPr>
                <w:sz w:val="18"/>
                <w:szCs w:val="18"/>
              </w:rPr>
              <w:t xml:space="preserve">elseif prescriptive, value must be </w:t>
            </w:r>
            <w:r w:rsidRPr="00F01935">
              <w:rPr>
                <w:rFonts w:cstheme="minorHAnsi"/>
                <w:sz w:val="18"/>
                <w:szCs w:val="18"/>
              </w:rPr>
              <w:t xml:space="preserve">≤ </w:t>
            </w:r>
            <w:r w:rsidRPr="00F01935">
              <w:rPr>
                <w:sz w:val="18"/>
                <w:szCs w:val="18"/>
              </w:rPr>
              <w:t>0.7 &gt;&gt;</w:t>
            </w:r>
          </w:p>
        </w:tc>
      </w:tr>
      <w:tr w:rsidR="00D630C0" w:rsidRPr="00F01935" w14:paraId="486D0865" w14:textId="420F2047" w:rsidTr="00AD545C">
        <w:trPr>
          <w:trHeight w:val="226"/>
        </w:trPr>
        <w:tc>
          <w:tcPr>
            <w:tcW w:w="976" w:type="dxa"/>
          </w:tcPr>
          <w:p w14:paraId="58185F77" w14:textId="77777777" w:rsidR="00D630C0" w:rsidRPr="00F01935" w:rsidRDefault="00D630C0" w:rsidP="00D630C0">
            <w:pPr>
              <w:spacing w:after="0" w:line="240" w:lineRule="auto"/>
              <w:rPr>
                <w:rFonts w:asciiTheme="minorHAnsi" w:hAnsiTheme="minorHAnsi" w:cstheme="minorHAnsi"/>
                <w:sz w:val="18"/>
                <w:szCs w:val="18"/>
              </w:rPr>
            </w:pPr>
          </w:p>
        </w:tc>
        <w:tc>
          <w:tcPr>
            <w:tcW w:w="901" w:type="dxa"/>
          </w:tcPr>
          <w:p w14:paraId="3A134F5E" w14:textId="77777777" w:rsidR="00D630C0" w:rsidRPr="00F01935" w:rsidRDefault="00D630C0" w:rsidP="00D630C0">
            <w:pPr>
              <w:spacing w:after="0" w:line="240" w:lineRule="auto"/>
              <w:rPr>
                <w:rFonts w:asciiTheme="minorHAnsi" w:hAnsiTheme="minorHAnsi" w:cstheme="minorHAnsi"/>
                <w:sz w:val="18"/>
                <w:szCs w:val="18"/>
              </w:rPr>
            </w:pPr>
          </w:p>
        </w:tc>
        <w:tc>
          <w:tcPr>
            <w:tcW w:w="1255" w:type="dxa"/>
          </w:tcPr>
          <w:p w14:paraId="11D89BA6" w14:textId="77777777" w:rsidR="00D630C0" w:rsidRPr="00F01935" w:rsidRDefault="00D630C0" w:rsidP="00D630C0">
            <w:pPr>
              <w:spacing w:after="0" w:line="240" w:lineRule="auto"/>
              <w:rPr>
                <w:rFonts w:asciiTheme="minorHAnsi" w:hAnsiTheme="minorHAnsi" w:cstheme="minorHAnsi"/>
                <w:sz w:val="18"/>
                <w:szCs w:val="18"/>
              </w:rPr>
            </w:pPr>
          </w:p>
        </w:tc>
        <w:tc>
          <w:tcPr>
            <w:tcW w:w="1255" w:type="dxa"/>
          </w:tcPr>
          <w:p w14:paraId="3DD7E242" w14:textId="77777777" w:rsidR="00D630C0" w:rsidRPr="00F01935" w:rsidRDefault="00D630C0" w:rsidP="00D630C0">
            <w:pPr>
              <w:spacing w:after="0" w:line="240" w:lineRule="auto"/>
              <w:rPr>
                <w:rFonts w:asciiTheme="minorHAnsi" w:hAnsiTheme="minorHAnsi" w:cstheme="minorHAnsi"/>
                <w:sz w:val="18"/>
                <w:szCs w:val="18"/>
              </w:rPr>
            </w:pPr>
          </w:p>
        </w:tc>
        <w:tc>
          <w:tcPr>
            <w:tcW w:w="1344" w:type="dxa"/>
          </w:tcPr>
          <w:p w14:paraId="1E0FC53C" w14:textId="77777777" w:rsidR="00D630C0" w:rsidRPr="00F01935" w:rsidRDefault="00D630C0" w:rsidP="00D630C0">
            <w:pPr>
              <w:spacing w:after="0" w:line="240" w:lineRule="auto"/>
              <w:rPr>
                <w:rFonts w:asciiTheme="minorHAnsi" w:hAnsiTheme="minorHAnsi" w:cstheme="minorHAnsi"/>
                <w:sz w:val="18"/>
                <w:szCs w:val="18"/>
              </w:rPr>
            </w:pPr>
          </w:p>
        </w:tc>
        <w:tc>
          <w:tcPr>
            <w:tcW w:w="1344" w:type="dxa"/>
          </w:tcPr>
          <w:p w14:paraId="5E0E5EAB" w14:textId="77777777" w:rsidR="00D630C0" w:rsidRPr="00F01935" w:rsidRDefault="00D630C0" w:rsidP="00D630C0">
            <w:pPr>
              <w:spacing w:after="0" w:line="240" w:lineRule="auto"/>
              <w:rPr>
                <w:rFonts w:asciiTheme="minorHAnsi" w:hAnsiTheme="minorHAnsi" w:cstheme="minorHAnsi"/>
                <w:sz w:val="18"/>
                <w:szCs w:val="18"/>
              </w:rPr>
            </w:pPr>
          </w:p>
        </w:tc>
        <w:tc>
          <w:tcPr>
            <w:tcW w:w="1255" w:type="dxa"/>
          </w:tcPr>
          <w:p w14:paraId="6852B816" w14:textId="77777777" w:rsidR="00D630C0" w:rsidRPr="00F01935" w:rsidRDefault="00D630C0" w:rsidP="00D630C0">
            <w:pPr>
              <w:spacing w:after="0" w:line="240" w:lineRule="auto"/>
              <w:rPr>
                <w:rFonts w:asciiTheme="minorHAnsi" w:hAnsiTheme="minorHAnsi" w:cstheme="minorHAnsi"/>
                <w:sz w:val="18"/>
                <w:szCs w:val="18"/>
              </w:rPr>
            </w:pPr>
          </w:p>
        </w:tc>
        <w:tc>
          <w:tcPr>
            <w:tcW w:w="1255" w:type="dxa"/>
          </w:tcPr>
          <w:p w14:paraId="21EDFB9F" w14:textId="77777777" w:rsidR="00D630C0" w:rsidRPr="00F01935" w:rsidRDefault="00D630C0" w:rsidP="00D630C0">
            <w:pPr>
              <w:spacing w:after="0" w:line="240" w:lineRule="auto"/>
              <w:rPr>
                <w:rFonts w:asciiTheme="minorHAnsi" w:hAnsiTheme="minorHAnsi" w:cstheme="minorHAnsi"/>
                <w:sz w:val="18"/>
                <w:szCs w:val="18"/>
              </w:rPr>
            </w:pPr>
          </w:p>
        </w:tc>
        <w:tc>
          <w:tcPr>
            <w:tcW w:w="1210" w:type="dxa"/>
          </w:tcPr>
          <w:p w14:paraId="59562593" w14:textId="77777777" w:rsidR="00D630C0" w:rsidRPr="00F01935" w:rsidRDefault="00D630C0" w:rsidP="00D630C0">
            <w:pPr>
              <w:spacing w:after="0" w:line="240" w:lineRule="auto"/>
              <w:rPr>
                <w:rFonts w:asciiTheme="minorHAnsi" w:hAnsiTheme="minorHAnsi" w:cstheme="minorHAnsi"/>
                <w:sz w:val="18"/>
                <w:szCs w:val="18"/>
              </w:rPr>
            </w:pPr>
          </w:p>
        </w:tc>
      </w:tr>
      <w:tr w:rsidR="00D630C0" w:rsidRPr="00F01935" w14:paraId="72816CB1" w14:textId="3E219542" w:rsidTr="00AD545C">
        <w:trPr>
          <w:trHeight w:val="242"/>
        </w:trPr>
        <w:tc>
          <w:tcPr>
            <w:tcW w:w="10795" w:type="dxa"/>
            <w:gridSpan w:val="9"/>
          </w:tcPr>
          <w:p w14:paraId="2967DB39" w14:textId="38E5E55E" w:rsidR="00D630C0" w:rsidRPr="00F01935" w:rsidRDefault="00D630C0" w:rsidP="00D630C0">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The responsible person’s signature on this compliance document affirms that all applicable requirements in this table have been met</w:t>
            </w:r>
          </w:p>
        </w:tc>
      </w:tr>
    </w:tbl>
    <w:p w14:paraId="280D03A0" w14:textId="01E0B877" w:rsidR="00641F8E" w:rsidRPr="00F01935"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2C7351" w:rsidRPr="00F01935" w14:paraId="2E531115" w14:textId="77777777" w:rsidTr="00DF413D">
        <w:trPr>
          <w:cantSplit/>
          <w:trHeight w:val="170"/>
        </w:trPr>
        <w:tc>
          <w:tcPr>
            <w:tcW w:w="7825" w:type="dxa"/>
            <w:gridSpan w:val="5"/>
            <w:shd w:val="clear" w:color="auto" w:fill="auto"/>
            <w:noWrap/>
            <w:hideMark/>
          </w:tcPr>
          <w:p w14:paraId="21D69D09" w14:textId="77777777" w:rsidR="002C7351" w:rsidRPr="00F01935" w:rsidRDefault="002C7351" w:rsidP="00DF413D">
            <w:pPr>
              <w:spacing w:after="0" w:line="240" w:lineRule="auto"/>
              <w:rPr>
                <w:sz w:val="18"/>
                <w:szCs w:val="18"/>
                <w:u w:val="single"/>
              </w:rPr>
            </w:pPr>
            <w:r w:rsidRPr="00F01935">
              <w:rPr>
                <w:sz w:val="18"/>
                <w:szCs w:val="18"/>
                <w:u w:val="single"/>
              </w:rPr>
              <w:t>Table 4.4.6-2: Coefficients for the Qualification Distance Calculation</w:t>
            </w:r>
          </w:p>
          <w:p w14:paraId="415328DA" w14:textId="71C7558E" w:rsidR="002C7351" w:rsidRPr="00F01935" w:rsidRDefault="002C7351" w:rsidP="00DF413D">
            <w:pPr>
              <w:spacing w:after="0" w:line="240" w:lineRule="auto"/>
              <w:rPr>
                <w:rFonts w:asciiTheme="minorHAnsi" w:eastAsiaTheme="minorEastAsia" w:hAnsiTheme="minorHAnsi" w:cstheme="minorBidi"/>
                <w:b/>
                <w:sz w:val="18"/>
                <w:szCs w:val="18"/>
              </w:rPr>
            </w:pPr>
            <w:r w:rsidRPr="00F01935">
              <w:rPr>
                <w:b/>
                <w:sz w:val="18"/>
                <w:szCs w:val="18"/>
              </w:rPr>
              <w:t>&lt;&lt; do not show table, only use for equation in G07 and H07&gt;&gt;</w:t>
            </w:r>
          </w:p>
        </w:tc>
      </w:tr>
      <w:tr w:rsidR="002C7351" w:rsidRPr="00F01935" w14:paraId="3FEDFFF9" w14:textId="77777777" w:rsidTr="00DF413D">
        <w:trPr>
          <w:cantSplit/>
          <w:trHeight w:val="170"/>
        </w:trPr>
        <w:tc>
          <w:tcPr>
            <w:tcW w:w="1705" w:type="dxa"/>
            <w:shd w:val="clear" w:color="auto" w:fill="auto"/>
            <w:noWrap/>
          </w:tcPr>
          <w:p w14:paraId="43C31CF5" w14:textId="77777777" w:rsidR="002C7351" w:rsidRPr="00F01935" w:rsidRDefault="002C7351" w:rsidP="00DF413D">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F3AC40A" w14:textId="77777777" w:rsidR="002C7351" w:rsidRPr="00F01935" w:rsidRDefault="002C7351" w:rsidP="00DF413D">
            <w:pPr>
              <w:spacing w:after="0" w:line="240" w:lineRule="auto"/>
              <w:jc w:val="center"/>
              <w:rPr>
                <w:rFonts w:asciiTheme="minorHAnsi" w:eastAsiaTheme="minorEastAsia" w:hAnsiTheme="minorHAnsi" w:cstheme="minorBidi"/>
                <w:b/>
                <w:sz w:val="18"/>
                <w:szCs w:val="18"/>
                <w:u w:val="single"/>
              </w:rPr>
            </w:pPr>
            <w:r w:rsidRPr="00F01935">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7C7F6FB9" w14:textId="77777777" w:rsidR="002C7351" w:rsidRPr="00F01935" w:rsidRDefault="002C7351" w:rsidP="00DF413D">
            <w:pPr>
              <w:spacing w:after="0" w:line="240" w:lineRule="auto"/>
              <w:jc w:val="center"/>
              <w:rPr>
                <w:rFonts w:asciiTheme="minorHAnsi" w:eastAsiaTheme="minorEastAsia" w:hAnsiTheme="minorHAnsi" w:cstheme="minorBidi"/>
                <w:b/>
                <w:sz w:val="18"/>
                <w:szCs w:val="18"/>
                <w:u w:val="single"/>
              </w:rPr>
            </w:pPr>
            <w:r w:rsidRPr="00F01935">
              <w:rPr>
                <w:rFonts w:asciiTheme="minorHAnsi" w:eastAsiaTheme="minorEastAsia" w:hAnsiTheme="minorHAnsi" w:cstheme="minorBidi"/>
                <w:b/>
                <w:sz w:val="18"/>
                <w:szCs w:val="18"/>
                <w:u w:val="single"/>
              </w:rPr>
              <w:t>Coefficient b</w:t>
            </w:r>
          </w:p>
        </w:tc>
      </w:tr>
      <w:tr w:rsidR="002C7351" w:rsidRPr="00F01935" w14:paraId="6BA6433A" w14:textId="77777777" w:rsidTr="00DF413D">
        <w:trPr>
          <w:cantSplit/>
          <w:trHeight w:val="300"/>
        </w:trPr>
        <w:tc>
          <w:tcPr>
            <w:tcW w:w="1705" w:type="dxa"/>
            <w:shd w:val="clear" w:color="auto" w:fill="auto"/>
            <w:noWrap/>
            <w:vAlign w:val="bottom"/>
            <w:hideMark/>
          </w:tcPr>
          <w:p w14:paraId="2881BF5C" w14:textId="77777777" w:rsidR="002C7351" w:rsidRPr="00F01935" w:rsidRDefault="002C7351" w:rsidP="00DF413D">
            <w:pPr>
              <w:spacing w:after="0" w:line="240" w:lineRule="auto"/>
              <w:jc w:val="center"/>
              <w:rPr>
                <w:rFonts w:asciiTheme="minorHAnsi" w:eastAsiaTheme="minorEastAsia" w:hAnsiTheme="minorHAnsi" w:cstheme="minorBidi"/>
                <w:b/>
                <w:sz w:val="18"/>
                <w:szCs w:val="18"/>
              </w:rPr>
            </w:pPr>
            <w:r w:rsidRPr="00F01935">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4970657" w14:textId="77777777" w:rsidR="002C7351" w:rsidRPr="00F01935" w:rsidRDefault="002C7351" w:rsidP="00DF413D">
            <w:pPr>
              <w:spacing w:after="0" w:line="240" w:lineRule="auto"/>
              <w:jc w:val="center"/>
              <w:rPr>
                <w:rFonts w:asciiTheme="minorHAnsi" w:eastAsiaTheme="minorEastAsia" w:hAnsiTheme="minorHAnsi" w:cstheme="minorBidi"/>
                <w:b/>
                <w:sz w:val="18"/>
                <w:szCs w:val="18"/>
              </w:rPr>
            </w:pPr>
            <w:r w:rsidRPr="00F01935">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00DAE9E3" w14:textId="77777777" w:rsidR="002C7351" w:rsidRPr="00F01935" w:rsidRDefault="002C7351" w:rsidP="00DF413D">
            <w:pPr>
              <w:spacing w:after="0" w:line="240" w:lineRule="auto"/>
              <w:jc w:val="center"/>
              <w:rPr>
                <w:rFonts w:asciiTheme="minorHAnsi" w:eastAsiaTheme="minorEastAsia" w:hAnsiTheme="minorHAnsi" w:cstheme="minorBidi"/>
                <w:b/>
                <w:sz w:val="18"/>
                <w:szCs w:val="18"/>
              </w:rPr>
            </w:pPr>
            <w:r w:rsidRPr="00F01935">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694B585E" w14:textId="77777777" w:rsidR="002C7351" w:rsidRPr="00F01935" w:rsidRDefault="002C7351" w:rsidP="00DF413D">
            <w:pPr>
              <w:spacing w:after="0" w:line="240" w:lineRule="auto"/>
              <w:jc w:val="center"/>
              <w:rPr>
                <w:rFonts w:asciiTheme="minorHAnsi" w:eastAsiaTheme="minorEastAsia" w:hAnsiTheme="minorHAnsi" w:cstheme="minorBidi"/>
                <w:b/>
                <w:sz w:val="18"/>
                <w:szCs w:val="18"/>
              </w:rPr>
            </w:pPr>
            <w:r w:rsidRPr="00F01935">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0A8A031E" w14:textId="77777777" w:rsidR="002C7351" w:rsidRPr="00F01935" w:rsidRDefault="002C7351" w:rsidP="00DF413D">
            <w:pPr>
              <w:spacing w:after="0" w:line="240" w:lineRule="auto"/>
              <w:jc w:val="center"/>
              <w:rPr>
                <w:rFonts w:asciiTheme="minorHAnsi" w:eastAsiaTheme="minorEastAsia" w:hAnsiTheme="minorHAnsi" w:cstheme="minorBidi"/>
                <w:b/>
                <w:sz w:val="18"/>
                <w:szCs w:val="18"/>
              </w:rPr>
            </w:pPr>
            <w:r w:rsidRPr="00F01935">
              <w:rPr>
                <w:rFonts w:asciiTheme="minorHAnsi" w:eastAsiaTheme="minorEastAsia" w:hAnsiTheme="minorHAnsi" w:cstheme="minorBidi"/>
                <w:b/>
                <w:sz w:val="18"/>
                <w:szCs w:val="18"/>
              </w:rPr>
              <w:t>Recirculating</w:t>
            </w:r>
          </w:p>
        </w:tc>
      </w:tr>
      <w:tr w:rsidR="00C605D1" w:rsidRPr="00F01935" w14:paraId="742318C4" w14:textId="77777777" w:rsidTr="00DF413D">
        <w:trPr>
          <w:cantSplit/>
          <w:trHeight w:val="152"/>
        </w:trPr>
        <w:tc>
          <w:tcPr>
            <w:tcW w:w="1705" w:type="dxa"/>
            <w:shd w:val="clear" w:color="auto" w:fill="auto"/>
            <w:noWrap/>
          </w:tcPr>
          <w:p w14:paraId="05111282" w14:textId="77777777" w:rsidR="00C605D1" w:rsidRPr="00F01935" w:rsidRDefault="00C605D1" w:rsidP="00C605D1">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7AFFBC98" w14:textId="77777777" w:rsidR="00C605D1" w:rsidRPr="00F01935"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3FF31C56" w14:textId="77777777" w:rsidR="00C605D1" w:rsidRPr="00F01935"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C92F8AA" w14:textId="77777777" w:rsidR="00C605D1" w:rsidRPr="00F01935"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D5A8166" w14:textId="77777777" w:rsidR="00C605D1" w:rsidRPr="00F01935" w:rsidRDefault="00C605D1" w:rsidP="00C605D1">
            <w:pPr>
              <w:spacing w:after="0" w:line="240" w:lineRule="auto"/>
              <w:jc w:val="center"/>
              <w:rPr>
                <w:rFonts w:asciiTheme="minorHAnsi" w:eastAsiaTheme="minorEastAsia" w:hAnsiTheme="minorHAnsi" w:cstheme="minorBidi"/>
                <w:sz w:val="18"/>
                <w:szCs w:val="18"/>
              </w:rPr>
            </w:pPr>
          </w:p>
        </w:tc>
      </w:tr>
      <w:tr w:rsidR="00F45931" w:rsidRPr="00F01935" w14:paraId="756140E5" w14:textId="77777777" w:rsidTr="00DF413D">
        <w:trPr>
          <w:cantSplit/>
          <w:trHeight w:val="152"/>
        </w:trPr>
        <w:tc>
          <w:tcPr>
            <w:tcW w:w="1705" w:type="dxa"/>
            <w:shd w:val="clear" w:color="auto" w:fill="auto"/>
            <w:noWrap/>
          </w:tcPr>
          <w:p w14:paraId="017A1AEE" w14:textId="2E473A7D"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b/>
                <w:sz w:val="18"/>
                <w:u w:val="single"/>
                <w:lang w:eastAsia="x-none"/>
              </w:rPr>
              <w:t>Multifamily (</w:t>
            </w:r>
            <w:proofErr w:type="gramStart"/>
            <w:r w:rsidRPr="00F01935">
              <w:rPr>
                <w:b/>
                <w:sz w:val="18"/>
                <w:u w:val="single"/>
                <w:lang w:eastAsia="x-none"/>
              </w:rPr>
              <w:t>Non Central</w:t>
            </w:r>
            <w:proofErr w:type="gramEnd"/>
            <w:r w:rsidRPr="00F01935">
              <w:rPr>
                <w:b/>
                <w:sz w:val="18"/>
                <w:u w:val="single"/>
                <w:lang w:eastAsia="x-none"/>
              </w:rPr>
              <w:t>)</w:t>
            </w:r>
          </w:p>
        </w:tc>
        <w:tc>
          <w:tcPr>
            <w:tcW w:w="1800" w:type="dxa"/>
            <w:shd w:val="clear" w:color="auto" w:fill="auto"/>
            <w:noWrap/>
          </w:tcPr>
          <w:p w14:paraId="1C76BD5A" w14:textId="77777777" w:rsidR="00F45931" w:rsidRPr="00F01935" w:rsidRDefault="00F45931" w:rsidP="00F4593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F01935">
              <w:rPr>
                <w:rFonts w:asciiTheme="minorHAnsi" w:eastAsiaTheme="minorEastAsia" w:hAnsiTheme="minorHAnsi" w:cstheme="minorBidi"/>
                <w:sz w:val="18"/>
                <w:szCs w:val="18"/>
              </w:rPr>
              <w:t xml:space="preserve">Use when distribution type (A10 Or A2-07) is </w:t>
            </w:r>
            <w:r w:rsidRPr="00F01935">
              <w:rPr>
                <w:rFonts w:asciiTheme="minorHAnsi" w:eastAsia="Times New Roman" w:hAnsiTheme="minorHAnsi" w:cstheme="minorHAnsi"/>
                <w:sz w:val="16"/>
                <w:szCs w:val="20"/>
              </w:rPr>
              <w:t>*Standard Distribution System</w:t>
            </w:r>
          </w:p>
          <w:p w14:paraId="4467DC86" w14:textId="124AE84F"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rFonts w:asciiTheme="minorHAnsi" w:eastAsiaTheme="minorEastAsia" w:hAnsiTheme="minorHAnsi" w:cstheme="minorBidi"/>
                <w:sz w:val="18"/>
                <w:szCs w:val="18"/>
              </w:rPr>
              <w:t xml:space="preserve"> </w:t>
            </w:r>
          </w:p>
        </w:tc>
        <w:tc>
          <w:tcPr>
            <w:tcW w:w="1710" w:type="dxa"/>
            <w:shd w:val="clear" w:color="auto" w:fill="auto"/>
            <w:noWrap/>
          </w:tcPr>
          <w:p w14:paraId="5EBEE488" w14:textId="77777777" w:rsidR="00F45931" w:rsidRPr="00F01935" w:rsidRDefault="00F45931" w:rsidP="00F4593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F01935">
              <w:rPr>
                <w:rFonts w:asciiTheme="minorHAnsi" w:eastAsiaTheme="minorEastAsia" w:hAnsiTheme="minorHAnsi" w:cstheme="minorBidi"/>
                <w:sz w:val="18"/>
                <w:szCs w:val="18"/>
              </w:rPr>
              <w:t xml:space="preserve">Use when distribution type (A10 Or A2-07) is </w:t>
            </w:r>
          </w:p>
          <w:p w14:paraId="5F83E622" w14:textId="5C521A55"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62208968" w14:textId="77777777" w:rsidR="00F45931" w:rsidRPr="00F01935" w:rsidRDefault="00F45931" w:rsidP="00F4593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15443992" w14:textId="77777777" w:rsidR="00F45931" w:rsidRPr="00F01935" w:rsidRDefault="00F45931" w:rsidP="00F45931">
            <w:pPr>
              <w:spacing w:after="0" w:line="240" w:lineRule="auto"/>
              <w:jc w:val="center"/>
              <w:rPr>
                <w:rFonts w:asciiTheme="minorHAnsi" w:eastAsiaTheme="minorEastAsia" w:hAnsiTheme="minorHAnsi" w:cstheme="minorBidi"/>
                <w:sz w:val="18"/>
                <w:szCs w:val="18"/>
              </w:rPr>
            </w:pPr>
          </w:p>
        </w:tc>
      </w:tr>
      <w:tr w:rsidR="00F45931" w:rsidRPr="00F01935" w14:paraId="4BF3DB9D" w14:textId="77777777" w:rsidTr="00DF413D">
        <w:trPr>
          <w:cantSplit/>
          <w:trHeight w:val="152"/>
        </w:trPr>
        <w:tc>
          <w:tcPr>
            <w:tcW w:w="1705" w:type="dxa"/>
            <w:shd w:val="clear" w:color="auto" w:fill="auto"/>
            <w:noWrap/>
          </w:tcPr>
          <w:p w14:paraId="2F038D80" w14:textId="5A19FB1E"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sz w:val="18"/>
                <w:u w:val="single"/>
                <w:lang w:eastAsia="x-none"/>
              </w:rPr>
              <w:t>One story</w:t>
            </w:r>
          </w:p>
        </w:tc>
        <w:tc>
          <w:tcPr>
            <w:tcW w:w="1800" w:type="dxa"/>
            <w:shd w:val="clear" w:color="auto" w:fill="auto"/>
            <w:noWrap/>
          </w:tcPr>
          <w:p w14:paraId="3658282A" w14:textId="4CA1111A"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sz w:val="18"/>
                <w:u w:val="single"/>
                <w:lang w:eastAsia="x-none"/>
              </w:rPr>
              <w:t>7.5</w:t>
            </w:r>
          </w:p>
        </w:tc>
        <w:tc>
          <w:tcPr>
            <w:tcW w:w="1710" w:type="dxa"/>
            <w:shd w:val="clear" w:color="auto" w:fill="auto"/>
            <w:noWrap/>
          </w:tcPr>
          <w:p w14:paraId="6F09A3BA" w14:textId="5CBCA8B5"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sz w:val="18"/>
                <w:u w:val="single"/>
                <w:lang w:eastAsia="x-none"/>
              </w:rPr>
              <w:t>n/a</w:t>
            </w:r>
          </w:p>
        </w:tc>
        <w:tc>
          <w:tcPr>
            <w:tcW w:w="1350" w:type="dxa"/>
            <w:shd w:val="clear" w:color="auto" w:fill="auto"/>
            <w:noWrap/>
          </w:tcPr>
          <w:p w14:paraId="5FDB19EB" w14:textId="55BA0773"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sz w:val="18"/>
                <w:u w:val="single"/>
                <w:lang w:eastAsia="x-none"/>
              </w:rPr>
              <w:t>0.0080</w:t>
            </w:r>
          </w:p>
        </w:tc>
        <w:tc>
          <w:tcPr>
            <w:tcW w:w="1260" w:type="dxa"/>
            <w:shd w:val="clear" w:color="auto" w:fill="auto"/>
            <w:noWrap/>
          </w:tcPr>
          <w:p w14:paraId="737E363E" w14:textId="7D9B9BEE"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sz w:val="18"/>
                <w:u w:val="single"/>
                <w:lang w:eastAsia="x-none"/>
              </w:rPr>
              <w:t>n/a</w:t>
            </w:r>
          </w:p>
        </w:tc>
      </w:tr>
      <w:tr w:rsidR="00F45931" w:rsidRPr="00F01935" w14:paraId="0E38FD30" w14:textId="77777777" w:rsidTr="00DF413D">
        <w:trPr>
          <w:cantSplit/>
          <w:trHeight w:val="152"/>
        </w:trPr>
        <w:tc>
          <w:tcPr>
            <w:tcW w:w="1705" w:type="dxa"/>
            <w:shd w:val="clear" w:color="auto" w:fill="auto"/>
            <w:noWrap/>
          </w:tcPr>
          <w:p w14:paraId="5459D2AE" w14:textId="285009F5" w:rsidR="00F45931" w:rsidRPr="00F01935" w:rsidRDefault="00F45931" w:rsidP="00F45931">
            <w:pPr>
              <w:spacing w:after="0" w:line="240" w:lineRule="auto"/>
              <w:jc w:val="center"/>
              <w:rPr>
                <w:sz w:val="18"/>
                <w:u w:val="single"/>
                <w:lang w:eastAsia="x-none"/>
              </w:rPr>
            </w:pPr>
            <w:r w:rsidRPr="00F01935">
              <w:rPr>
                <w:sz w:val="18"/>
                <w:u w:val="single"/>
                <w:lang w:eastAsia="x-none"/>
              </w:rPr>
              <w:t>Two or more story</w:t>
            </w:r>
          </w:p>
        </w:tc>
        <w:tc>
          <w:tcPr>
            <w:tcW w:w="1800" w:type="dxa"/>
            <w:shd w:val="clear" w:color="auto" w:fill="auto"/>
            <w:noWrap/>
          </w:tcPr>
          <w:p w14:paraId="14F433FB" w14:textId="4396285B" w:rsidR="00F45931" w:rsidRPr="00F01935" w:rsidRDefault="00F45931" w:rsidP="00F45931">
            <w:pPr>
              <w:spacing w:after="0" w:line="240" w:lineRule="auto"/>
              <w:jc w:val="center"/>
              <w:rPr>
                <w:sz w:val="18"/>
                <w:u w:val="single"/>
                <w:lang w:eastAsia="x-none"/>
              </w:rPr>
            </w:pPr>
            <w:r w:rsidRPr="00F01935">
              <w:rPr>
                <w:sz w:val="18"/>
                <w:u w:val="single"/>
                <w:lang w:eastAsia="x-none"/>
              </w:rPr>
              <w:t>7.5</w:t>
            </w:r>
          </w:p>
        </w:tc>
        <w:tc>
          <w:tcPr>
            <w:tcW w:w="1710" w:type="dxa"/>
            <w:shd w:val="clear" w:color="auto" w:fill="auto"/>
            <w:noWrap/>
          </w:tcPr>
          <w:p w14:paraId="777AE4B2" w14:textId="1278E92D" w:rsidR="00F45931" w:rsidRPr="00F01935" w:rsidRDefault="00F45931" w:rsidP="00F45931">
            <w:pPr>
              <w:spacing w:after="0" w:line="240" w:lineRule="auto"/>
              <w:jc w:val="center"/>
              <w:rPr>
                <w:sz w:val="18"/>
                <w:u w:val="single"/>
                <w:lang w:eastAsia="x-none"/>
              </w:rPr>
            </w:pPr>
            <w:r w:rsidRPr="00F01935">
              <w:rPr>
                <w:sz w:val="18"/>
                <w:u w:val="single"/>
                <w:lang w:eastAsia="x-none"/>
              </w:rPr>
              <w:t>n/a</w:t>
            </w:r>
          </w:p>
        </w:tc>
        <w:tc>
          <w:tcPr>
            <w:tcW w:w="1350" w:type="dxa"/>
            <w:shd w:val="clear" w:color="auto" w:fill="auto"/>
            <w:noWrap/>
          </w:tcPr>
          <w:p w14:paraId="40A46990" w14:textId="398DDD8B" w:rsidR="00F45931" w:rsidRPr="00F01935" w:rsidRDefault="00F45931" w:rsidP="00F45931">
            <w:pPr>
              <w:spacing w:after="0" w:line="240" w:lineRule="auto"/>
              <w:jc w:val="center"/>
              <w:rPr>
                <w:sz w:val="18"/>
                <w:u w:val="single"/>
                <w:lang w:eastAsia="x-none"/>
              </w:rPr>
            </w:pPr>
            <w:r w:rsidRPr="00F01935">
              <w:rPr>
                <w:sz w:val="18"/>
                <w:u w:val="single"/>
                <w:lang w:eastAsia="x-none"/>
              </w:rPr>
              <w:t>0.0050</w:t>
            </w:r>
          </w:p>
        </w:tc>
        <w:tc>
          <w:tcPr>
            <w:tcW w:w="1260" w:type="dxa"/>
            <w:shd w:val="clear" w:color="auto" w:fill="auto"/>
            <w:noWrap/>
          </w:tcPr>
          <w:p w14:paraId="7E729E8A" w14:textId="31C3A496" w:rsidR="00F45931" w:rsidRPr="00F01935" w:rsidRDefault="00F45931" w:rsidP="00F45931">
            <w:pPr>
              <w:spacing w:after="0" w:line="240" w:lineRule="auto"/>
              <w:jc w:val="center"/>
              <w:rPr>
                <w:sz w:val="18"/>
                <w:u w:val="single"/>
                <w:lang w:eastAsia="x-none"/>
              </w:rPr>
            </w:pPr>
            <w:r w:rsidRPr="00F01935">
              <w:rPr>
                <w:sz w:val="18"/>
                <w:u w:val="single"/>
                <w:lang w:eastAsia="x-none"/>
              </w:rPr>
              <w:t>n/a</w:t>
            </w:r>
          </w:p>
        </w:tc>
      </w:tr>
    </w:tbl>
    <w:p w14:paraId="4E31226A" w14:textId="123EB650" w:rsidR="00DF531F" w:rsidRPr="00F01935" w:rsidRDefault="00DF531F">
      <w:pPr>
        <w:spacing w:after="0" w:line="240" w:lineRule="auto"/>
        <w:rPr>
          <w:rFonts w:asciiTheme="minorHAnsi" w:hAnsiTheme="minorHAnsi" w:cstheme="minorHAnsi"/>
          <w:sz w:val="18"/>
          <w:szCs w:val="18"/>
        </w:rPr>
      </w:pPr>
    </w:p>
    <w:p w14:paraId="0AE4E6F8" w14:textId="77777777" w:rsidR="00DF531F" w:rsidRPr="00F01935" w:rsidRDefault="00DF531F">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br w:type="page"/>
      </w:r>
    </w:p>
    <w:p w14:paraId="0BC7FCED" w14:textId="77777777" w:rsidR="00641F8E" w:rsidRPr="00F01935" w:rsidRDefault="00641F8E">
      <w:pPr>
        <w:spacing w:after="0" w:line="240" w:lineRule="auto"/>
        <w:rPr>
          <w:rFonts w:asciiTheme="minorHAnsi" w:hAnsiTheme="minorHAnsi" w:cstheme="minorHAnsi"/>
          <w:sz w:val="18"/>
          <w:szCs w:val="18"/>
        </w:rPr>
      </w:pPr>
    </w:p>
    <w:tbl>
      <w:tblPr>
        <w:tblStyle w:val="TableGrid3"/>
        <w:tblpPr w:leftFromText="180" w:rightFromText="180" w:vertAnchor="text" w:tblpY="1"/>
        <w:tblOverlap w:val="never"/>
        <w:tblW w:w="10795" w:type="dxa"/>
        <w:tblLook w:val="04A0" w:firstRow="1" w:lastRow="0" w:firstColumn="1" w:lastColumn="0" w:noHBand="0" w:noVBand="1"/>
      </w:tblPr>
      <w:tblGrid>
        <w:gridCol w:w="1233"/>
        <w:gridCol w:w="1233"/>
        <w:gridCol w:w="1309"/>
        <w:gridCol w:w="360"/>
        <w:gridCol w:w="900"/>
        <w:gridCol w:w="257"/>
        <w:gridCol w:w="1813"/>
        <w:gridCol w:w="90"/>
        <w:gridCol w:w="1800"/>
        <w:gridCol w:w="1800"/>
      </w:tblGrid>
      <w:tr w:rsidR="003C4442" w:rsidRPr="00F01935" w14:paraId="7114CB0E" w14:textId="77777777" w:rsidTr="003C4442">
        <w:trPr>
          <w:trHeight w:val="350"/>
        </w:trPr>
        <w:tc>
          <w:tcPr>
            <w:tcW w:w="10795" w:type="dxa"/>
            <w:gridSpan w:val="10"/>
          </w:tcPr>
          <w:p w14:paraId="00675BC9" w14:textId="5C753131" w:rsidR="003C4442" w:rsidRPr="00F01935" w:rsidRDefault="003C4442" w:rsidP="002C7351">
            <w:pPr>
              <w:keepNext/>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I. HERS-Verified Drain Water Heat Recovery System (DWHR-H)</w:t>
            </w:r>
          </w:p>
          <w:p w14:paraId="48CCBA53" w14:textId="5F60F6E9" w:rsidR="003C4442" w:rsidRPr="00F01935" w:rsidRDefault="003C4442" w:rsidP="00BB3403">
            <w:pPr>
              <w:keepNext/>
              <w:spacing w:after="0" w:line="240" w:lineRule="auto"/>
              <w:rPr>
                <w:rFonts w:asciiTheme="minorHAnsi" w:hAnsiTheme="minorHAnsi" w:cstheme="minorHAnsi"/>
                <w:sz w:val="18"/>
                <w:szCs w:val="18"/>
              </w:rPr>
            </w:pPr>
            <w:r w:rsidRPr="00F01935">
              <w:rPr>
                <w:rFonts w:asciiTheme="minorHAnsi" w:hAnsiTheme="minorHAnsi" w:cstheme="minorHAnsi"/>
                <w:sz w:val="18"/>
                <w:szCs w:val="18"/>
              </w:rPr>
              <w:t>&lt;&lt;</w:t>
            </w:r>
            <w:r w:rsidR="00BB3403" w:rsidRPr="00F01935">
              <w:rPr>
                <w:rFonts w:asciiTheme="minorHAnsi" w:hAnsiTheme="minorHAnsi" w:cstheme="minorHAnsi"/>
                <w:sz w:val="18"/>
                <w:szCs w:val="18"/>
              </w:rPr>
              <w:t>require one row of data for each drain water heat recovery system identified in Section B</w:t>
            </w:r>
            <w:r w:rsidR="008619BD" w:rsidRPr="00F01935">
              <w:rPr>
                <w:rFonts w:asciiTheme="minorHAnsi" w:hAnsiTheme="minorHAnsi" w:cstheme="minorHAnsi"/>
                <w:sz w:val="18"/>
                <w:szCs w:val="18"/>
              </w:rPr>
              <w:t xml:space="preserve"> or </w:t>
            </w:r>
            <w:r w:rsidR="00EA2CE7" w:rsidRPr="00F01935">
              <w:rPr>
                <w:rFonts w:asciiTheme="minorHAnsi" w:hAnsiTheme="minorHAnsi" w:cstheme="minorHAnsi"/>
                <w:sz w:val="18"/>
                <w:szCs w:val="18"/>
              </w:rPr>
              <w:t>B2</w:t>
            </w:r>
            <w:r w:rsidR="00BB3403" w:rsidRPr="00F01935">
              <w:rPr>
                <w:rFonts w:asciiTheme="minorHAnsi" w:hAnsiTheme="minorHAnsi" w:cstheme="minorHAnsi"/>
                <w:sz w:val="18"/>
                <w:szCs w:val="18"/>
              </w:rPr>
              <w:t xml:space="preserve">. with B12 </w:t>
            </w:r>
            <w:r w:rsidR="008619BD" w:rsidRPr="00F01935">
              <w:rPr>
                <w:rFonts w:asciiTheme="minorHAnsi" w:hAnsiTheme="minorHAnsi" w:cstheme="minorHAnsi"/>
                <w:sz w:val="18"/>
                <w:szCs w:val="18"/>
              </w:rPr>
              <w:t xml:space="preserve">or </w:t>
            </w:r>
            <w:r w:rsidR="00EA2CE7" w:rsidRPr="00F01935">
              <w:rPr>
                <w:rFonts w:asciiTheme="minorHAnsi" w:hAnsiTheme="minorHAnsi" w:cstheme="minorHAnsi"/>
                <w:sz w:val="18"/>
                <w:szCs w:val="18"/>
              </w:rPr>
              <w:t>B2-</w:t>
            </w:r>
            <w:r w:rsidR="008619BD" w:rsidRPr="00F01935">
              <w:rPr>
                <w:rFonts w:asciiTheme="minorHAnsi" w:hAnsiTheme="minorHAnsi" w:cstheme="minorHAnsi"/>
                <w:sz w:val="18"/>
                <w:szCs w:val="18"/>
              </w:rPr>
              <w:t xml:space="preserve">09 </w:t>
            </w:r>
            <w:r w:rsidR="00BB3403" w:rsidRPr="00F01935">
              <w:rPr>
                <w:rFonts w:asciiTheme="minorHAnsi" w:hAnsiTheme="minorHAnsi" w:cstheme="minorHAnsi"/>
                <w:sz w:val="18"/>
                <w:szCs w:val="18"/>
              </w:rPr>
              <w:t>= Yes. Else report section header and standard “This section does not apply” message</w:t>
            </w:r>
            <w:r w:rsidRPr="00F01935">
              <w:rPr>
                <w:rFonts w:asciiTheme="minorHAnsi" w:hAnsiTheme="minorHAnsi" w:cstheme="minorHAnsi"/>
                <w:sz w:val="18"/>
                <w:szCs w:val="18"/>
              </w:rPr>
              <w:t>&gt;&gt;</w:t>
            </w:r>
          </w:p>
        </w:tc>
      </w:tr>
      <w:tr w:rsidR="009403AC" w:rsidRPr="00F01935" w14:paraId="62D604D6" w14:textId="77777777" w:rsidTr="009403AC">
        <w:trPr>
          <w:trHeight w:val="144"/>
        </w:trPr>
        <w:tc>
          <w:tcPr>
            <w:tcW w:w="10795" w:type="dxa"/>
            <w:gridSpan w:val="10"/>
          </w:tcPr>
          <w:p w14:paraId="420C0985" w14:textId="2738CD37"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Design DWHR System Information</w:t>
            </w:r>
          </w:p>
        </w:tc>
      </w:tr>
      <w:tr w:rsidR="009403AC" w:rsidRPr="00F01935" w14:paraId="01ADADD5" w14:textId="77777777" w:rsidTr="009403AC">
        <w:trPr>
          <w:trHeight w:val="144"/>
        </w:trPr>
        <w:tc>
          <w:tcPr>
            <w:tcW w:w="1233" w:type="dxa"/>
          </w:tcPr>
          <w:p w14:paraId="4839B90F" w14:textId="6235740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2902" w:type="dxa"/>
            <w:gridSpan w:val="3"/>
            <w:vAlign w:val="bottom"/>
          </w:tcPr>
          <w:p w14:paraId="697D5E19" w14:textId="043BEFF9"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3060" w:type="dxa"/>
            <w:gridSpan w:val="4"/>
            <w:vAlign w:val="bottom"/>
          </w:tcPr>
          <w:p w14:paraId="098FC345" w14:textId="22E36D38"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3600" w:type="dxa"/>
            <w:gridSpan w:val="2"/>
            <w:vAlign w:val="bottom"/>
          </w:tcPr>
          <w:p w14:paraId="6B42EDE7" w14:textId="4843603B"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r>
      <w:tr w:rsidR="009403AC" w:rsidRPr="00F01935" w14:paraId="0C632706" w14:textId="77777777" w:rsidTr="009403AC">
        <w:trPr>
          <w:trHeight w:val="144"/>
        </w:trPr>
        <w:tc>
          <w:tcPr>
            <w:tcW w:w="1233" w:type="dxa"/>
          </w:tcPr>
          <w:p w14:paraId="4784778F" w14:textId="239CCE66"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System ID/Name</w:t>
            </w:r>
          </w:p>
        </w:tc>
        <w:tc>
          <w:tcPr>
            <w:tcW w:w="2902" w:type="dxa"/>
            <w:gridSpan w:val="3"/>
            <w:vAlign w:val="bottom"/>
          </w:tcPr>
          <w:p w14:paraId="3FEB7F6B" w14:textId="51A6D3E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Effectiveness</w:t>
            </w:r>
          </w:p>
        </w:tc>
        <w:tc>
          <w:tcPr>
            <w:tcW w:w="3060" w:type="dxa"/>
            <w:gridSpan w:val="4"/>
            <w:vAlign w:val="bottom"/>
          </w:tcPr>
          <w:p w14:paraId="4883F6E0" w14:textId="081B3AC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Installation Configuration</w:t>
            </w:r>
          </w:p>
        </w:tc>
        <w:tc>
          <w:tcPr>
            <w:tcW w:w="3600" w:type="dxa"/>
            <w:gridSpan w:val="2"/>
            <w:vAlign w:val="bottom"/>
          </w:tcPr>
          <w:p w14:paraId="73C29F38" w14:textId="17A9B3B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Percent of shower served by the DWHR device</w:t>
            </w:r>
          </w:p>
        </w:tc>
      </w:tr>
      <w:tr w:rsidR="009403AC" w:rsidRPr="00F01935" w14:paraId="71875241" w14:textId="77777777" w:rsidTr="009403AC">
        <w:trPr>
          <w:trHeight w:val="144"/>
        </w:trPr>
        <w:tc>
          <w:tcPr>
            <w:tcW w:w="1233" w:type="dxa"/>
          </w:tcPr>
          <w:p w14:paraId="52DCD870" w14:textId="25ED3E95"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&lt;&lt;Reference value from A0</w:t>
            </w:r>
            <w:r w:rsidR="00211E93" w:rsidRPr="00F01935">
              <w:rPr>
                <w:rFonts w:asciiTheme="minorHAnsi" w:eastAsia="Times New Roman" w:hAnsiTheme="minorHAnsi" w:cstheme="minorHAnsi"/>
                <w:sz w:val="18"/>
                <w:szCs w:val="18"/>
              </w:rPr>
              <w:t>2</w:t>
            </w:r>
            <w:r w:rsidR="00096D14" w:rsidRPr="00F01935">
              <w:rPr>
                <w:rFonts w:asciiTheme="minorHAnsi" w:eastAsia="Times New Roman" w:hAnsiTheme="minorHAnsi" w:cstheme="minorHAnsi"/>
                <w:sz w:val="18"/>
                <w:szCs w:val="18"/>
              </w:rPr>
              <w:t xml:space="preserve"> or </w:t>
            </w:r>
            <w:r w:rsidR="001D6488" w:rsidRPr="00F01935">
              <w:rPr>
                <w:rFonts w:asciiTheme="minorHAnsi" w:eastAsia="Times New Roman" w:hAnsiTheme="minorHAnsi" w:cstheme="minorHAnsi"/>
                <w:sz w:val="18"/>
                <w:szCs w:val="18"/>
              </w:rPr>
              <w:t>A2-</w:t>
            </w:r>
            <w:r w:rsidR="00096D14" w:rsidRPr="00F01935">
              <w:rPr>
                <w:rFonts w:asciiTheme="minorHAnsi" w:eastAsia="Times New Roman" w:hAnsiTheme="minorHAnsi" w:cstheme="minorHAnsi"/>
                <w:sz w:val="18"/>
                <w:szCs w:val="18"/>
              </w:rPr>
              <w:t>02</w:t>
            </w:r>
            <w:r w:rsidRPr="00F01935">
              <w:rPr>
                <w:rFonts w:asciiTheme="minorHAnsi" w:eastAsia="Times New Roman" w:hAnsiTheme="minorHAnsi" w:cstheme="minorHAnsi"/>
                <w:sz w:val="18"/>
                <w:szCs w:val="18"/>
              </w:rPr>
              <w:t>&gt;&gt;</w:t>
            </w:r>
          </w:p>
        </w:tc>
        <w:tc>
          <w:tcPr>
            <w:tcW w:w="2902" w:type="dxa"/>
            <w:gridSpan w:val="3"/>
          </w:tcPr>
          <w:p w14:paraId="348A0C5F" w14:textId="1986B039"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&lt;&lt;If performance, reference value from </w:t>
            </w:r>
            <w:r w:rsidR="00411648" w:rsidRPr="00F01935">
              <w:rPr>
                <w:rFonts w:asciiTheme="minorHAnsi" w:eastAsia="Times New Roman" w:hAnsiTheme="minorHAnsi" w:cstheme="minorHAnsi"/>
                <w:sz w:val="18"/>
                <w:szCs w:val="18"/>
              </w:rPr>
              <w:t>LMCC</w:t>
            </w:r>
            <w:r w:rsidRPr="00F01935">
              <w:rPr>
                <w:rFonts w:asciiTheme="minorHAnsi" w:eastAsia="Times New Roman" w:hAnsiTheme="minorHAnsi" w:cstheme="minorHAnsi"/>
                <w:sz w:val="18"/>
                <w:szCs w:val="18"/>
              </w:rPr>
              <w:t xml:space="preserve">-PRF.  </w:t>
            </w:r>
          </w:p>
          <w:p w14:paraId="7D68108F" w14:textId="2F09713A"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If prescriptive, display “≥ 42%”&gt;&gt;</w:t>
            </w:r>
          </w:p>
        </w:tc>
        <w:tc>
          <w:tcPr>
            <w:tcW w:w="3060" w:type="dxa"/>
            <w:gridSpan w:val="4"/>
          </w:tcPr>
          <w:p w14:paraId="18499A4F" w14:textId="5F23493B"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&lt;&lt;If performance, reference value from </w:t>
            </w:r>
            <w:r w:rsidR="00411648" w:rsidRPr="00F01935">
              <w:rPr>
                <w:rFonts w:asciiTheme="minorHAnsi" w:eastAsia="Times New Roman" w:hAnsiTheme="minorHAnsi" w:cstheme="minorHAnsi"/>
                <w:sz w:val="18"/>
                <w:szCs w:val="18"/>
              </w:rPr>
              <w:t>LMCC</w:t>
            </w:r>
            <w:r w:rsidRPr="00F01935">
              <w:rPr>
                <w:rFonts w:asciiTheme="minorHAnsi" w:eastAsia="Times New Roman" w:hAnsiTheme="minorHAnsi" w:cstheme="minorHAnsi"/>
                <w:sz w:val="18"/>
                <w:szCs w:val="18"/>
              </w:rPr>
              <w:t xml:space="preserve">-PRF.  </w:t>
            </w:r>
          </w:p>
          <w:p w14:paraId="1C502FEB" w14:textId="5AB1932D"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If prescriptive, display “NA”&gt;&gt;</w:t>
            </w:r>
          </w:p>
        </w:tc>
        <w:tc>
          <w:tcPr>
            <w:tcW w:w="3600" w:type="dxa"/>
            <w:gridSpan w:val="2"/>
          </w:tcPr>
          <w:p w14:paraId="69681450" w14:textId="67BD440F"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&lt;&lt;If performance, reference value from </w:t>
            </w:r>
            <w:r w:rsidR="00411648" w:rsidRPr="00F01935">
              <w:rPr>
                <w:rFonts w:asciiTheme="minorHAnsi" w:eastAsia="Times New Roman" w:hAnsiTheme="minorHAnsi" w:cstheme="minorHAnsi"/>
                <w:sz w:val="18"/>
                <w:szCs w:val="18"/>
              </w:rPr>
              <w:t>LMCC</w:t>
            </w:r>
            <w:r w:rsidRPr="00F01935">
              <w:rPr>
                <w:rFonts w:asciiTheme="minorHAnsi" w:eastAsia="Times New Roman" w:hAnsiTheme="minorHAnsi" w:cstheme="minorHAnsi"/>
                <w:sz w:val="18"/>
                <w:szCs w:val="18"/>
              </w:rPr>
              <w:t>-PRF</w:t>
            </w:r>
          </w:p>
          <w:p w14:paraId="1F2535A2" w14:textId="58E041A3"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If prescriptive, display “NA”&gt;&gt;</w:t>
            </w:r>
          </w:p>
        </w:tc>
      </w:tr>
      <w:tr w:rsidR="009403AC" w:rsidRPr="00F01935" w14:paraId="154C2959" w14:textId="77777777" w:rsidTr="009403AC">
        <w:trPr>
          <w:trHeight w:val="144"/>
        </w:trPr>
        <w:tc>
          <w:tcPr>
            <w:tcW w:w="1233" w:type="dxa"/>
          </w:tcPr>
          <w:p w14:paraId="73F99FA7"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902" w:type="dxa"/>
            <w:gridSpan w:val="3"/>
          </w:tcPr>
          <w:p w14:paraId="4A6ECA18"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060" w:type="dxa"/>
            <w:gridSpan w:val="4"/>
          </w:tcPr>
          <w:p w14:paraId="174BE173"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0" w:type="dxa"/>
            <w:gridSpan w:val="2"/>
          </w:tcPr>
          <w:p w14:paraId="5514AD60"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9403AC" w:rsidRPr="00F01935" w14:paraId="286385B4" w14:textId="77777777" w:rsidTr="009403AC">
        <w:trPr>
          <w:trHeight w:val="144"/>
        </w:trPr>
        <w:tc>
          <w:tcPr>
            <w:tcW w:w="10795" w:type="dxa"/>
            <w:gridSpan w:val="10"/>
          </w:tcPr>
          <w:p w14:paraId="1F4154EB" w14:textId="7AF0C254"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Installed DWHR System Information</w:t>
            </w:r>
          </w:p>
        </w:tc>
      </w:tr>
      <w:tr w:rsidR="009403AC" w:rsidRPr="00F01935" w14:paraId="53639B1E" w14:textId="77777777" w:rsidTr="003C4442">
        <w:trPr>
          <w:trHeight w:val="144"/>
        </w:trPr>
        <w:tc>
          <w:tcPr>
            <w:tcW w:w="1233" w:type="dxa"/>
          </w:tcPr>
          <w:p w14:paraId="093DAFE3" w14:textId="44B3AE48"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05</w:t>
            </w:r>
          </w:p>
        </w:tc>
        <w:tc>
          <w:tcPr>
            <w:tcW w:w="1233" w:type="dxa"/>
          </w:tcPr>
          <w:p w14:paraId="79B2F2B1" w14:textId="0B17DE54"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06</w:t>
            </w:r>
          </w:p>
        </w:tc>
        <w:tc>
          <w:tcPr>
            <w:tcW w:w="1309" w:type="dxa"/>
          </w:tcPr>
          <w:p w14:paraId="611570BA" w14:textId="18B7DE6D"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07</w:t>
            </w:r>
          </w:p>
        </w:tc>
        <w:tc>
          <w:tcPr>
            <w:tcW w:w="1260" w:type="dxa"/>
            <w:gridSpan w:val="2"/>
          </w:tcPr>
          <w:p w14:paraId="0E92764D" w14:textId="2E854E62"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08</w:t>
            </w:r>
          </w:p>
        </w:tc>
        <w:tc>
          <w:tcPr>
            <w:tcW w:w="2070" w:type="dxa"/>
            <w:gridSpan w:val="2"/>
          </w:tcPr>
          <w:p w14:paraId="2841FA83" w14:textId="7F9A4B6C"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09</w:t>
            </w:r>
          </w:p>
        </w:tc>
        <w:tc>
          <w:tcPr>
            <w:tcW w:w="1890" w:type="dxa"/>
            <w:gridSpan w:val="2"/>
          </w:tcPr>
          <w:p w14:paraId="06343588" w14:textId="50CB1EBB"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10</w:t>
            </w:r>
          </w:p>
        </w:tc>
        <w:tc>
          <w:tcPr>
            <w:tcW w:w="1800" w:type="dxa"/>
          </w:tcPr>
          <w:p w14:paraId="1BF64FE4" w14:textId="04B6BB2F"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11</w:t>
            </w:r>
          </w:p>
        </w:tc>
      </w:tr>
      <w:tr w:rsidR="009403AC" w:rsidRPr="00F01935" w14:paraId="4FEA8DFE" w14:textId="77777777" w:rsidTr="00383FC8">
        <w:trPr>
          <w:trHeight w:val="144"/>
        </w:trPr>
        <w:tc>
          <w:tcPr>
            <w:tcW w:w="1233" w:type="dxa"/>
            <w:vAlign w:val="bottom"/>
          </w:tcPr>
          <w:p w14:paraId="46B873F0" w14:textId="314879C9"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System ID/Name</w:t>
            </w:r>
          </w:p>
        </w:tc>
        <w:tc>
          <w:tcPr>
            <w:tcW w:w="1233" w:type="dxa"/>
            <w:vAlign w:val="bottom"/>
          </w:tcPr>
          <w:p w14:paraId="2F42BE11" w14:textId="1E91495F"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Manufacturer</w:t>
            </w:r>
          </w:p>
        </w:tc>
        <w:tc>
          <w:tcPr>
            <w:tcW w:w="1309" w:type="dxa"/>
            <w:vAlign w:val="bottom"/>
          </w:tcPr>
          <w:p w14:paraId="2E8268CB"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Model #</w:t>
            </w:r>
          </w:p>
        </w:tc>
        <w:tc>
          <w:tcPr>
            <w:tcW w:w="1260" w:type="dxa"/>
            <w:gridSpan w:val="2"/>
            <w:vAlign w:val="bottom"/>
          </w:tcPr>
          <w:p w14:paraId="5BFB0CAF"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effectiveness</w:t>
            </w:r>
          </w:p>
        </w:tc>
        <w:tc>
          <w:tcPr>
            <w:tcW w:w="2070" w:type="dxa"/>
            <w:gridSpan w:val="2"/>
            <w:vAlign w:val="bottom"/>
          </w:tcPr>
          <w:p w14:paraId="4C96FEF5" w14:textId="42DF638B"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Installation Configuration</w:t>
            </w:r>
          </w:p>
        </w:tc>
        <w:tc>
          <w:tcPr>
            <w:tcW w:w="1890" w:type="dxa"/>
            <w:gridSpan w:val="2"/>
            <w:vAlign w:val="bottom"/>
          </w:tcPr>
          <w:p w14:paraId="57BFED18"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Percent of shower served by the DWHR device</w:t>
            </w:r>
          </w:p>
        </w:tc>
        <w:tc>
          <w:tcPr>
            <w:tcW w:w="1800" w:type="dxa"/>
            <w:vAlign w:val="bottom"/>
          </w:tcPr>
          <w:p w14:paraId="78F7A7BA"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DWHR System Certified by CEC</w:t>
            </w:r>
          </w:p>
        </w:tc>
      </w:tr>
      <w:tr w:rsidR="009403AC" w:rsidRPr="00F01935" w14:paraId="0CFF93EB" w14:textId="77777777" w:rsidTr="003C4442">
        <w:trPr>
          <w:trHeight w:val="188"/>
        </w:trPr>
        <w:tc>
          <w:tcPr>
            <w:tcW w:w="1233" w:type="dxa"/>
          </w:tcPr>
          <w:p w14:paraId="3CF0660D" w14:textId="194BF3B8" w:rsidR="009403AC" w:rsidRPr="00F01935" w:rsidRDefault="00211E93"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&lt;&lt;Reference value from </w:t>
            </w:r>
            <w:r w:rsidR="00096D14" w:rsidRPr="00F01935">
              <w:rPr>
                <w:rFonts w:asciiTheme="minorHAnsi" w:eastAsia="Times New Roman" w:hAnsiTheme="minorHAnsi" w:cstheme="minorHAnsi"/>
                <w:sz w:val="18"/>
                <w:szCs w:val="18"/>
              </w:rPr>
              <w:t>B</w:t>
            </w:r>
            <w:r w:rsidRPr="00F01935">
              <w:rPr>
                <w:rFonts w:asciiTheme="minorHAnsi" w:eastAsia="Times New Roman" w:hAnsiTheme="minorHAnsi" w:cstheme="minorHAnsi"/>
                <w:sz w:val="18"/>
                <w:szCs w:val="18"/>
              </w:rPr>
              <w:t>02</w:t>
            </w:r>
            <w:r w:rsidR="00096D14" w:rsidRPr="00F01935">
              <w:rPr>
                <w:rFonts w:asciiTheme="minorHAnsi" w:eastAsia="Times New Roman" w:hAnsiTheme="minorHAnsi" w:cstheme="minorHAnsi"/>
                <w:sz w:val="18"/>
                <w:szCs w:val="18"/>
              </w:rPr>
              <w:t xml:space="preserve"> or</w:t>
            </w:r>
            <w:r w:rsidR="001D6488" w:rsidRPr="00F01935">
              <w:rPr>
                <w:rFonts w:asciiTheme="minorHAnsi" w:eastAsia="Times New Roman" w:hAnsiTheme="minorHAnsi" w:cstheme="minorHAnsi"/>
                <w:sz w:val="18"/>
                <w:szCs w:val="18"/>
              </w:rPr>
              <w:t>B2-</w:t>
            </w:r>
            <w:r w:rsidR="00096D14" w:rsidRPr="00F01935">
              <w:rPr>
                <w:rFonts w:asciiTheme="minorHAnsi" w:eastAsia="Times New Roman" w:hAnsiTheme="minorHAnsi" w:cstheme="minorHAnsi"/>
                <w:sz w:val="18"/>
                <w:szCs w:val="18"/>
              </w:rPr>
              <w:t>02</w:t>
            </w:r>
            <w:r w:rsidR="009403AC" w:rsidRPr="00F01935">
              <w:rPr>
                <w:rFonts w:asciiTheme="minorHAnsi" w:eastAsia="Times New Roman" w:hAnsiTheme="minorHAnsi" w:cstheme="minorHAnsi"/>
                <w:sz w:val="18"/>
                <w:szCs w:val="18"/>
              </w:rPr>
              <w:t>&gt;&gt;</w:t>
            </w:r>
          </w:p>
        </w:tc>
        <w:tc>
          <w:tcPr>
            <w:tcW w:w="1233" w:type="dxa"/>
          </w:tcPr>
          <w:p w14:paraId="74563A30" w14:textId="2D44A165"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&lt;&lt;User input&gt;&gt;</w:t>
            </w:r>
          </w:p>
        </w:tc>
        <w:tc>
          <w:tcPr>
            <w:tcW w:w="1309" w:type="dxa"/>
          </w:tcPr>
          <w:p w14:paraId="2B033960" w14:textId="6D0A631F"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&lt;&lt;User input&gt;&gt;</w:t>
            </w:r>
          </w:p>
        </w:tc>
        <w:tc>
          <w:tcPr>
            <w:tcW w:w="1260" w:type="dxa"/>
            <w:gridSpan w:val="2"/>
          </w:tcPr>
          <w:p w14:paraId="35BCEE1E" w14:textId="17671AD6"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 xml:space="preserve">&lt;&lt;User </w:t>
            </w:r>
            <w:proofErr w:type="gramStart"/>
            <w:r w:rsidRPr="00F01935">
              <w:rPr>
                <w:rFonts w:asciiTheme="minorHAnsi" w:eastAsia="Times New Roman" w:hAnsiTheme="minorHAnsi" w:cstheme="minorHAnsi"/>
                <w:sz w:val="18"/>
                <w:szCs w:val="18"/>
              </w:rPr>
              <w:t>input,  value</w:t>
            </w:r>
            <w:proofErr w:type="gramEnd"/>
            <w:r w:rsidRPr="00F01935">
              <w:rPr>
                <w:rFonts w:asciiTheme="minorHAnsi" w:eastAsia="Times New Roman" w:hAnsiTheme="minorHAnsi" w:cstheme="minorHAnsi"/>
                <w:sz w:val="18"/>
                <w:szCs w:val="18"/>
              </w:rPr>
              <w:t xml:space="preserve"> ≥ Rated Effectiveness in I02, 0.42≤I03&lt;1 &gt;&gt;</w:t>
            </w:r>
          </w:p>
        </w:tc>
        <w:tc>
          <w:tcPr>
            <w:tcW w:w="2070" w:type="dxa"/>
            <w:gridSpan w:val="2"/>
          </w:tcPr>
          <w:p w14:paraId="4937259A" w14:textId="0225239B"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sidRPr="00F01935">
              <w:rPr>
                <w:rFonts w:asciiTheme="minorHAnsi" w:hAnsiTheme="minorHAnsi"/>
                <w:sz w:val="18"/>
                <w:szCs w:val="18"/>
              </w:rPr>
              <w:t>&lt;&lt; If performance, reference value from I03.  If prescriptive, user pick from list:</w:t>
            </w:r>
          </w:p>
          <w:p w14:paraId="5D97E0E2" w14:textId="77777777" w:rsidR="009403AC" w:rsidRPr="00F01935" w:rsidRDefault="009403AC" w:rsidP="00A847A0">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Equal flow</w:t>
            </w:r>
            <w:r w:rsidRPr="00F01935">
              <w:rPr>
                <w:rFonts w:asciiTheme="minorHAnsi" w:hAnsiTheme="minorHAnsi"/>
                <w:sz w:val="18"/>
                <w:szCs w:val="18"/>
              </w:rPr>
              <w:t xml:space="preserve"> </w:t>
            </w:r>
          </w:p>
          <w:p w14:paraId="22802071" w14:textId="77777777" w:rsidR="009403AC" w:rsidRPr="00F01935" w:rsidRDefault="009403AC" w:rsidP="00A847A0">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Unequal to shower</w:t>
            </w:r>
          </w:p>
          <w:p w14:paraId="42F795CE" w14:textId="4B0CF01E" w:rsidR="009403AC" w:rsidRPr="00F01935" w:rsidRDefault="009403AC" w:rsidP="00A847A0">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Unequal to water heater&gt;&gt;</w:t>
            </w:r>
          </w:p>
        </w:tc>
        <w:tc>
          <w:tcPr>
            <w:tcW w:w="1890" w:type="dxa"/>
            <w:gridSpan w:val="2"/>
          </w:tcPr>
          <w:p w14:paraId="2F3AE271" w14:textId="0EFB096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&lt;&lt;</w:t>
            </w:r>
            <w:r w:rsidRPr="00F01935">
              <w:rPr>
                <w:rFonts w:asciiTheme="minorHAnsi" w:hAnsiTheme="minorHAnsi"/>
                <w:sz w:val="18"/>
                <w:szCs w:val="18"/>
              </w:rPr>
              <w:t xml:space="preserve"> If performance, reference value from I04.  If prescriptive, </w:t>
            </w:r>
            <w:r w:rsidRPr="00F01935">
              <w:rPr>
                <w:rFonts w:asciiTheme="minorHAnsi" w:eastAsia="Times New Roman" w:hAnsiTheme="minorHAnsi" w:cstheme="minorHAnsi"/>
                <w:sz w:val="18"/>
                <w:szCs w:val="18"/>
              </w:rPr>
              <w:t>User input,0&lt;I06≤100 &gt;&gt;</w:t>
            </w:r>
          </w:p>
        </w:tc>
        <w:tc>
          <w:tcPr>
            <w:tcW w:w="1800" w:type="dxa"/>
          </w:tcPr>
          <w:p w14:paraId="010DE464"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 Yes       □ No</w:t>
            </w:r>
          </w:p>
        </w:tc>
      </w:tr>
      <w:tr w:rsidR="009403AC" w:rsidRPr="00F01935" w14:paraId="6FCEBAFC" w14:textId="77777777" w:rsidTr="003C4442">
        <w:trPr>
          <w:trHeight w:val="188"/>
        </w:trPr>
        <w:tc>
          <w:tcPr>
            <w:tcW w:w="1233" w:type="dxa"/>
          </w:tcPr>
          <w:p w14:paraId="0D51D516"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tcPr>
          <w:p w14:paraId="657FC3C9" w14:textId="6D87C9B3"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09" w:type="dxa"/>
          </w:tcPr>
          <w:p w14:paraId="7186D494"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60" w:type="dxa"/>
            <w:gridSpan w:val="2"/>
          </w:tcPr>
          <w:p w14:paraId="5C961472"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70" w:type="dxa"/>
            <w:gridSpan w:val="2"/>
          </w:tcPr>
          <w:p w14:paraId="049B3BCD"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90" w:type="dxa"/>
            <w:gridSpan w:val="2"/>
          </w:tcPr>
          <w:p w14:paraId="5251C78B"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00" w:type="dxa"/>
          </w:tcPr>
          <w:p w14:paraId="2660EF72"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403AC" w:rsidRPr="00F01935" w14:paraId="13372191" w14:textId="119A30A1" w:rsidTr="003C4442">
        <w:trPr>
          <w:trHeight w:val="188"/>
        </w:trPr>
        <w:tc>
          <w:tcPr>
            <w:tcW w:w="1233" w:type="dxa"/>
          </w:tcPr>
          <w:p w14:paraId="1B3562AA" w14:textId="5B86DBE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12</w:t>
            </w:r>
          </w:p>
        </w:tc>
        <w:tc>
          <w:tcPr>
            <w:tcW w:w="9562" w:type="dxa"/>
            <w:gridSpan w:val="9"/>
          </w:tcPr>
          <w:p w14:paraId="453EBF21" w14:textId="2044FC92"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shower(s) or the water heater.</w:t>
            </w:r>
          </w:p>
        </w:tc>
      </w:tr>
      <w:tr w:rsidR="009403AC" w:rsidRPr="00F01935" w14:paraId="56DA45F1" w14:textId="114CD659" w:rsidTr="003C4442">
        <w:trPr>
          <w:trHeight w:val="188"/>
        </w:trPr>
        <w:tc>
          <w:tcPr>
            <w:tcW w:w="1233" w:type="dxa"/>
          </w:tcPr>
          <w:p w14:paraId="07EE8E93" w14:textId="6578770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13</w:t>
            </w:r>
          </w:p>
        </w:tc>
        <w:tc>
          <w:tcPr>
            <w:tcW w:w="9562" w:type="dxa"/>
            <w:gridSpan w:val="9"/>
          </w:tcPr>
          <w:p w14:paraId="4CE3B66D" w14:textId="44873018"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9403AC" w:rsidRPr="00F01935" w14:paraId="65A75D61" w14:textId="1E7DFF1C" w:rsidTr="003C4442">
        <w:trPr>
          <w:trHeight w:val="188"/>
        </w:trPr>
        <w:tc>
          <w:tcPr>
            <w:tcW w:w="1233" w:type="dxa"/>
          </w:tcPr>
          <w:p w14:paraId="6A26D26D" w14:textId="4B5195F9"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14</w:t>
            </w:r>
          </w:p>
        </w:tc>
        <w:tc>
          <w:tcPr>
            <w:tcW w:w="9562" w:type="dxa"/>
            <w:gridSpan w:val="9"/>
          </w:tcPr>
          <w:p w14:paraId="64427C4C" w14:textId="0B001DA5"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9403AC" w:rsidRPr="00F01935" w14:paraId="43E86152" w14:textId="4216D467" w:rsidTr="003C4442">
        <w:trPr>
          <w:trHeight w:val="188"/>
        </w:trPr>
        <w:tc>
          <w:tcPr>
            <w:tcW w:w="1233" w:type="dxa"/>
            <w:vAlign w:val="center"/>
          </w:tcPr>
          <w:p w14:paraId="7A4A82F1" w14:textId="2E650134"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sidRPr="00F01935">
              <w:rPr>
                <w:rFonts w:cstheme="minorHAnsi"/>
                <w:sz w:val="18"/>
                <w:szCs w:val="18"/>
              </w:rPr>
              <w:t>15</w:t>
            </w:r>
          </w:p>
        </w:tc>
        <w:tc>
          <w:tcPr>
            <w:tcW w:w="4059" w:type="dxa"/>
            <w:gridSpan w:val="5"/>
            <w:vAlign w:val="center"/>
          </w:tcPr>
          <w:p w14:paraId="41C2457B" w14:textId="3F111FDB"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rPr>
              <w:t>Verification Status:</w:t>
            </w:r>
          </w:p>
        </w:tc>
        <w:tc>
          <w:tcPr>
            <w:tcW w:w="5503" w:type="dxa"/>
            <w:gridSpan w:val="4"/>
            <w:vAlign w:val="center"/>
          </w:tcPr>
          <w:p w14:paraId="190030AF" w14:textId="03312E28" w:rsidR="009403AC" w:rsidRPr="00F01935" w:rsidRDefault="009403AC"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37585F13" w14:textId="47679C58" w:rsidR="009403AC" w:rsidRPr="00F01935" w:rsidRDefault="009403AC"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63C97DB4" w14:textId="5C8A561F" w:rsidR="009403AC" w:rsidRPr="00F01935" w:rsidRDefault="009403AC" w:rsidP="00A847A0">
            <w:pPr>
              <w:pStyle w:val="ListParagraph"/>
              <w:keepNext/>
              <w:numPr>
                <w:ilvl w:val="0"/>
                <w:numId w:val="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9403AC" w:rsidRPr="00F01935" w14:paraId="628C4E55" w14:textId="77777777" w:rsidTr="003C4442">
        <w:trPr>
          <w:trHeight w:val="188"/>
        </w:trPr>
        <w:tc>
          <w:tcPr>
            <w:tcW w:w="1233" w:type="dxa"/>
          </w:tcPr>
          <w:p w14:paraId="48F1EE12" w14:textId="7736260B"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sidRPr="00F01935">
              <w:rPr>
                <w:rFonts w:cstheme="minorHAnsi"/>
                <w:sz w:val="18"/>
                <w:szCs w:val="18"/>
              </w:rPr>
              <w:t>16</w:t>
            </w:r>
          </w:p>
        </w:tc>
        <w:tc>
          <w:tcPr>
            <w:tcW w:w="9562" w:type="dxa"/>
            <w:gridSpan w:val="9"/>
            <w:vAlign w:val="center"/>
          </w:tcPr>
          <w:p w14:paraId="5DC17AAE" w14:textId="73CF8012"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rPr>
              <w:t xml:space="preserve">Correction Notes: </w:t>
            </w:r>
            <w:r w:rsidRPr="00F01935">
              <w:rPr>
                <w:rFonts w:asciiTheme="minorHAnsi" w:hAnsiTheme="minorHAnsi" w:cs="TimesNewRomanPS-BoldMT"/>
                <w:bCs/>
                <w:sz w:val="18"/>
                <w:szCs w:val="18"/>
              </w:rPr>
              <w:t xml:space="preserve">&lt;&lt;if Verification Status= Fail, then text entry in this Corrections Notes field is </w:t>
            </w:r>
            <w:proofErr w:type="gramStart"/>
            <w:r w:rsidRPr="00F01935">
              <w:rPr>
                <w:rFonts w:asciiTheme="minorHAnsi" w:hAnsiTheme="minorHAnsi" w:cs="TimesNewRomanPS-BoldMT"/>
                <w:bCs/>
                <w:sz w:val="18"/>
                <w:szCs w:val="18"/>
              </w:rPr>
              <w:t>required;  user</w:t>
            </w:r>
            <w:proofErr w:type="gramEnd"/>
            <w:r w:rsidRPr="00F01935">
              <w:rPr>
                <w:rFonts w:asciiTheme="minorHAnsi" w:hAnsiTheme="minorHAnsi" w:cs="TimesNewRomanPS-BoldMT"/>
                <w:bCs/>
                <w:sz w:val="18"/>
                <w:szCs w:val="18"/>
              </w:rPr>
              <w:t xml:space="preserve"> input text&gt;&gt;</w:t>
            </w:r>
          </w:p>
        </w:tc>
      </w:tr>
      <w:tr w:rsidR="009403AC" w:rsidRPr="00F01935" w14:paraId="2897199D" w14:textId="77777777" w:rsidTr="003C4442">
        <w:trPr>
          <w:trHeight w:val="260"/>
        </w:trPr>
        <w:tc>
          <w:tcPr>
            <w:tcW w:w="10795" w:type="dxa"/>
            <w:gridSpan w:val="10"/>
          </w:tcPr>
          <w:p w14:paraId="43DA4BB4" w14:textId="0446FA37"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D07AA51" w14:textId="14ACBEA2" w:rsidR="00E65CD8" w:rsidRPr="00F01935"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4102"/>
        <w:gridCol w:w="6115"/>
      </w:tblGrid>
      <w:tr w:rsidR="000E1685" w:rsidRPr="00F01935" w14:paraId="0F7F46AF" w14:textId="77777777" w:rsidTr="002625AF">
        <w:trPr>
          <w:trHeight w:hRule="exact" w:val="712"/>
          <w:tblHeader/>
        </w:trPr>
        <w:tc>
          <w:tcPr>
            <w:tcW w:w="10790" w:type="dxa"/>
            <w:gridSpan w:val="3"/>
            <w:tcBorders>
              <w:bottom w:val="single" w:sz="4" w:space="0" w:color="auto"/>
            </w:tcBorders>
          </w:tcPr>
          <w:p w14:paraId="0F7F46AB" w14:textId="737624FC" w:rsidR="000E1685" w:rsidRPr="00F01935" w:rsidRDefault="00641F8E" w:rsidP="000E1685">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J</w:t>
            </w:r>
            <w:r w:rsidR="00B04692" w:rsidRPr="00F01935">
              <w:rPr>
                <w:rFonts w:asciiTheme="minorHAnsi" w:hAnsiTheme="minorHAnsi" w:cstheme="minorHAnsi"/>
                <w:b/>
                <w:sz w:val="18"/>
                <w:szCs w:val="18"/>
              </w:rPr>
              <w:t>.</w:t>
            </w:r>
            <w:r w:rsidR="000E1685" w:rsidRPr="00F01935">
              <w:rPr>
                <w:rFonts w:asciiTheme="minorHAnsi" w:hAnsiTheme="minorHAnsi" w:cstheme="minorHAnsi"/>
                <w:b/>
                <w:sz w:val="18"/>
                <w:szCs w:val="18"/>
              </w:rPr>
              <w:t xml:space="preserve"> HERS-Verified Pipe Insulation </w:t>
            </w:r>
            <w:r w:rsidR="0065796D" w:rsidRPr="00F01935">
              <w:rPr>
                <w:rFonts w:asciiTheme="minorHAnsi" w:hAnsiTheme="minorHAnsi" w:cstheme="minorHAnsi"/>
                <w:b/>
                <w:sz w:val="18"/>
                <w:szCs w:val="18"/>
              </w:rPr>
              <w:t>Credit</w:t>
            </w:r>
            <w:r w:rsidR="001938BC" w:rsidRPr="00F01935">
              <w:rPr>
                <w:rFonts w:asciiTheme="minorHAnsi" w:hAnsiTheme="minorHAnsi" w:cstheme="minorHAnsi"/>
                <w:b/>
                <w:sz w:val="18"/>
                <w:szCs w:val="18"/>
              </w:rPr>
              <w:t xml:space="preserve"> Requirements</w:t>
            </w:r>
            <w:r w:rsidR="00B04692" w:rsidRPr="00F01935">
              <w:rPr>
                <w:rFonts w:asciiTheme="minorHAnsi" w:hAnsiTheme="minorHAnsi" w:cstheme="minorHAnsi"/>
                <w:b/>
                <w:sz w:val="18"/>
                <w:szCs w:val="18"/>
              </w:rPr>
              <w:t xml:space="preserve"> </w:t>
            </w:r>
            <w:r w:rsidR="00DF32C1" w:rsidRPr="00F01935">
              <w:rPr>
                <w:rFonts w:asciiTheme="minorHAnsi" w:hAnsiTheme="minorHAnsi" w:cstheme="minorHAnsi"/>
                <w:b/>
                <w:sz w:val="18"/>
                <w:szCs w:val="18"/>
              </w:rPr>
              <w:t xml:space="preserve">(PIC-H) </w:t>
            </w:r>
            <w:r w:rsidR="00B04692" w:rsidRPr="00F01935">
              <w:rPr>
                <w:rFonts w:asciiTheme="minorHAnsi" w:hAnsiTheme="minorHAnsi" w:cstheme="minorHAnsi"/>
                <w:b/>
                <w:sz w:val="18"/>
                <w:szCs w:val="18"/>
              </w:rPr>
              <w:t>(RA3.6.3)</w:t>
            </w:r>
          </w:p>
          <w:p w14:paraId="0F7F46AD" w14:textId="7AAE5180" w:rsidR="007305A1" w:rsidRPr="00F01935" w:rsidRDefault="008C1AE1"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iCs/>
                <w:sz w:val="18"/>
                <w:szCs w:val="18"/>
              </w:rPr>
              <w:t>&lt;&lt;Static Text - see the top&gt;&gt;</w:t>
            </w:r>
            <w:r w:rsidR="007305A1" w:rsidRPr="00F01935">
              <w:rPr>
                <w:rFonts w:asciiTheme="minorHAnsi" w:hAnsiTheme="minorHAnsi" w:cstheme="minorHAnsi"/>
                <w:sz w:val="18"/>
                <w:szCs w:val="18"/>
              </w:rPr>
              <w:t xml:space="preserve">&lt;&lt;If </w:t>
            </w:r>
            <w:r w:rsidR="00F96517" w:rsidRPr="00F01935">
              <w:rPr>
                <w:rFonts w:asciiTheme="minorHAnsi" w:hAnsiTheme="minorHAnsi" w:cstheme="minorHAnsi"/>
                <w:sz w:val="18"/>
                <w:szCs w:val="18"/>
              </w:rPr>
              <w:t xml:space="preserve">there are no systems in column </w:t>
            </w:r>
            <w:r w:rsidR="00FF28D5" w:rsidRPr="00F01935">
              <w:rPr>
                <w:rFonts w:asciiTheme="minorHAnsi" w:hAnsiTheme="minorHAnsi" w:cstheme="minorHAnsi"/>
                <w:sz w:val="18"/>
                <w:szCs w:val="18"/>
              </w:rPr>
              <w:t>A</w:t>
            </w:r>
            <w:r w:rsidR="00211E93" w:rsidRPr="00F01935">
              <w:rPr>
                <w:rFonts w:asciiTheme="minorHAnsi" w:hAnsiTheme="minorHAnsi" w:cstheme="minorHAnsi"/>
                <w:sz w:val="18"/>
                <w:szCs w:val="18"/>
              </w:rPr>
              <w:t>10</w:t>
            </w:r>
            <w:r w:rsidR="00096D14" w:rsidRPr="00F01935">
              <w:rPr>
                <w:rFonts w:asciiTheme="minorHAnsi" w:hAnsiTheme="minorHAnsi" w:cstheme="minorHAnsi"/>
                <w:sz w:val="18"/>
                <w:szCs w:val="18"/>
              </w:rPr>
              <w:t xml:space="preserve"> or </w:t>
            </w:r>
            <w:r w:rsidR="00C70FB4" w:rsidRPr="00F01935">
              <w:rPr>
                <w:rFonts w:asciiTheme="minorHAnsi" w:hAnsiTheme="minorHAnsi" w:cstheme="minorHAnsi"/>
                <w:sz w:val="18"/>
                <w:szCs w:val="18"/>
              </w:rPr>
              <w:t>A2-</w:t>
            </w:r>
            <w:r w:rsidR="00096D14" w:rsidRPr="00F01935">
              <w:rPr>
                <w:rFonts w:asciiTheme="minorHAnsi" w:hAnsiTheme="minorHAnsi" w:cstheme="minorHAnsi"/>
                <w:sz w:val="18"/>
                <w:szCs w:val="18"/>
              </w:rPr>
              <w:t>07</w:t>
            </w:r>
            <w:r w:rsidR="00FF28D5" w:rsidRPr="00F01935">
              <w:rPr>
                <w:rFonts w:asciiTheme="minorHAnsi" w:hAnsiTheme="minorHAnsi" w:cstheme="minorHAnsi"/>
                <w:sz w:val="18"/>
                <w:szCs w:val="18"/>
              </w:rPr>
              <w:t xml:space="preserve"> </w:t>
            </w:r>
            <w:r w:rsidR="00F96517" w:rsidRPr="00F01935">
              <w:rPr>
                <w:rFonts w:asciiTheme="minorHAnsi" w:hAnsiTheme="minorHAnsi" w:cstheme="minorHAnsi"/>
                <w:sz w:val="18"/>
                <w:szCs w:val="18"/>
              </w:rPr>
              <w:t>that have a value =</w:t>
            </w:r>
            <w:r w:rsidR="00F4590C" w:rsidRPr="00F01935">
              <w:rPr>
                <w:rFonts w:asciiTheme="minorHAnsi" w:hAnsiTheme="minorHAnsi" w:cstheme="minorHAnsi"/>
                <w:sz w:val="18"/>
                <w:szCs w:val="18"/>
              </w:rPr>
              <w:t xml:space="preserve"> “</w:t>
            </w:r>
            <w:r w:rsidR="00A82A43" w:rsidRPr="00F01935">
              <w:rPr>
                <w:rFonts w:asciiTheme="minorHAnsi" w:hAnsiTheme="minorHAnsi" w:cstheme="minorHAnsi"/>
                <w:sz w:val="18"/>
                <w:szCs w:val="18"/>
              </w:rPr>
              <w:t xml:space="preserve">HERS-Verified Pipe Insulation </w:t>
            </w:r>
            <w:r w:rsidR="0065796D" w:rsidRPr="00F01935">
              <w:rPr>
                <w:rFonts w:asciiTheme="minorHAnsi" w:hAnsiTheme="minorHAnsi" w:cstheme="minorHAnsi"/>
                <w:sz w:val="18"/>
                <w:szCs w:val="18"/>
              </w:rPr>
              <w:t>Credit</w:t>
            </w:r>
            <w:r w:rsidR="00F4590C" w:rsidRPr="00F01935">
              <w:rPr>
                <w:rFonts w:asciiTheme="minorHAnsi" w:hAnsiTheme="minorHAnsi" w:cstheme="minorHAnsi"/>
                <w:sz w:val="18"/>
                <w:szCs w:val="18"/>
              </w:rPr>
              <w:t>”</w:t>
            </w:r>
            <w:r w:rsidR="007305A1" w:rsidRPr="00F01935">
              <w:rPr>
                <w:rFonts w:asciiTheme="minorHAnsi" w:hAnsiTheme="minorHAnsi" w:cstheme="minorHAnsi"/>
                <w:sz w:val="18"/>
                <w:szCs w:val="18"/>
              </w:rPr>
              <w:t>, then display the "section does not apply" message</w:t>
            </w:r>
            <w:r w:rsidR="00F4590C" w:rsidRPr="00F01935">
              <w:rPr>
                <w:rFonts w:asciiTheme="minorHAnsi" w:hAnsiTheme="minorHAnsi" w:cstheme="minorHAnsi"/>
                <w:sz w:val="18"/>
                <w:szCs w:val="18"/>
              </w:rPr>
              <w:t xml:space="preserve">; else display this entire table </w:t>
            </w:r>
            <w:r w:rsidR="007305A1" w:rsidRPr="00F01935">
              <w:rPr>
                <w:rFonts w:asciiTheme="minorHAnsi" w:hAnsiTheme="minorHAnsi" w:cstheme="minorHAnsi"/>
                <w:sz w:val="18"/>
                <w:szCs w:val="18"/>
              </w:rPr>
              <w:t>&gt;&gt;</w:t>
            </w:r>
          </w:p>
          <w:p w14:paraId="0F7F46AE" w14:textId="77777777" w:rsidR="000E1685" w:rsidRPr="00F01935"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F01935" w14:paraId="0F7F46B2" w14:textId="77777777" w:rsidTr="002625AF">
        <w:trPr>
          <w:trHeight w:hRule="exact" w:val="361"/>
          <w:tblHeader/>
        </w:trPr>
        <w:tc>
          <w:tcPr>
            <w:tcW w:w="573" w:type="dxa"/>
            <w:vAlign w:val="center"/>
          </w:tcPr>
          <w:p w14:paraId="0F7F46B0" w14:textId="77777777" w:rsidR="00A956FB" w:rsidRPr="00F01935"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10217" w:type="dxa"/>
            <w:gridSpan w:val="2"/>
            <w:vAlign w:val="center"/>
          </w:tcPr>
          <w:p w14:paraId="0F7F46B1" w14:textId="73AAFA8E" w:rsidR="00A956FB" w:rsidRPr="00F01935"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HERS rater shall perform a visual inspection that all hot water piping </w:t>
            </w:r>
            <w:proofErr w:type="gramStart"/>
            <w:r w:rsidRPr="00F01935">
              <w:rPr>
                <w:rFonts w:asciiTheme="minorHAnsi" w:hAnsiTheme="minorHAnsi" w:cstheme="minorHAnsi"/>
                <w:sz w:val="18"/>
                <w:szCs w:val="18"/>
              </w:rPr>
              <w:t>comply</w:t>
            </w:r>
            <w:proofErr w:type="gramEnd"/>
            <w:r w:rsidRPr="00F01935">
              <w:rPr>
                <w:rFonts w:asciiTheme="minorHAnsi" w:hAnsiTheme="minorHAnsi" w:cstheme="minorHAnsi"/>
                <w:sz w:val="18"/>
                <w:szCs w:val="18"/>
              </w:rPr>
              <w:t xml:space="preserve"> with the insulation requirements in 150.0(J).</w:t>
            </w:r>
          </w:p>
        </w:tc>
      </w:tr>
      <w:tr w:rsidR="002625AF" w:rsidRPr="00F01935" w14:paraId="0E223B85" w14:textId="77777777" w:rsidTr="00450E94">
        <w:trPr>
          <w:trHeight w:hRule="exact" w:val="1162"/>
          <w:tblHeader/>
        </w:trPr>
        <w:tc>
          <w:tcPr>
            <w:tcW w:w="573" w:type="dxa"/>
            <w:vAlign w:val="center"/>
          </w:tcPr>
          <w:p w14:paraId="07088214" w14:textId="218366DA"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cstheme="minorHAnsi"/>
                <w:sz w:val="18"/>
                <w:szCs w:val="18"/>
              </w:rPr>
              <w:t>02</w:t>
            </w:r>
          </w:p>
        </w:tc>
        <w:tc>
          <w:tcPr>
            <w:tcW w:w="4102" w:type="dxa"/>
            <w:vAlign w:val="center"/>
          </w:tcPr>
          <w:p w14:paraId="4B8B7B0B" w14:textId="4BB2A37F"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Verification Status:</w:t>
            </w:r>
          </w:p>
        </w:tc>
        <w:tc>
          <w:tcPr>
            <w:tcW w:w="6115" w:type="dxa"/>
            <w:vAlign w:val="center"/>
          </w:tcPr>
          <w:p w14:paraId="2454CF64" w14:textId="2C1D0A41" w:rsidR="003A56CA" w:rsidRPr="00F01935" w:rsidRDefault="003A56CA" w:rsidP="00450E94">
            <w:pPr>
              <w:keepNext/>
              <w:tabs>
                <w:tab w:val="left" w:pos="356"/>
              </w:tabs>
              <w:spacing w:after="0" w:line="240" w:lineRule="auto"/>
              <w:rPr>
                <w:sz w:val="18"/>
                <w:szCs w:val="18"/>
              </w:rPr>
            </w:pPr>
            <w:r w:rsidRPr="00F01935">
              <w:rPr>
                <w:sz w:val="18"/>
                <w:szCs w:val="18"/>
              </w:rPr>
              <w:t>&lt;&lt;user pick from list:</w:t>
            </w:r>
          </w:p>
          <w:p w14:paraId="1F37172E" w14:textId="7AAB9A8B" w:rsidR="002625AF" w:rsidRPr="00F01935" w:rsidRDefault="002625AF"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1F810399" w14:textId="77777777" w:rsidR="002625AF" w:rsidRPr="00F01935" w:rsidRDefault="002625AF"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6C72E0AD" w14:textId="3373CDCA" w:rsidR="002625AF" w:rsidRPr="00F01935" w:rsidRDefault="002625AF" w:rsidP="00A847A0">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2625AF" w:rsidRPr="00F01935" w14:paraId="5BE2017A" w14:textId="77777777" w:rsidTr="00450E94">
        <w:trPr>
          <w:trHeight w:hRule="exact" w:val="280"/>
          <w:tblHeader/>
        </w:trPr>
        <w:tc>
          <w:tcPr>
            <w:tcW w:w="573" w:type="dxa"/>
            <w:vAlign w:val="center"/>
          </w:tcPr>
          <w:p w14:paraId="5C353D0D" w14:textId="5CC9F600" w:rsidR="002625AF" w:rsidRPr="00F01935"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cstheme="minorHAnsi"/>
                <w:sz w:val="18"/>
                <w:szCs w:val="18"/>
              </w:rPr>
              <w:t>03</w:t>
            </w:r>
          </w:p>
        </w:tc>
        <w:tc>
          <w:tcPr>
            <w:tcW w:w="10217" w:type="dxa"/>
            <w:gridSpan w:val="2"/>
            <w:vAlign w:val="center"/>
          </w:tcPr>
          <w:p w14:paraId="01740B4C" w14:textId="5D854901"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 xml:space="preserve">Correction Notes: </w:t>
            </w:r>
            <w:r w:rsidR="003A56CA" w:rsidRPr="00F01935">
              <w:rPr>
                <w:rFonts w:asciiTheme="minorHAnsi" w:hAnsiTheme="minorHAnsi" w:cs="TimesNewRomanPS-BoldMT"/>
                <w:bCs/>
                <w:sz w:val="18"/>
                <w:szCs w:val="18"/>
              </w:rPr>
              <w:t xml:space="preserve">&lt;&lt;if Verification Status= Fail, then text entry in this Corrections Notes field is </w:t>
            </w:r>
            <w:proofErr w:type="gramStart"/>
            <w:r w:rsidR="003A56CA" w:rsidRPr="00F01935">
              <w:rPr>
                <w:rFonts w:asciiTheme="minorHAnsi" w:hAnsiTheme="minorHAnsi" w:cs="TimesNewRomanPS-BoldMT"/>
                <w:bCs/>
                <w:sz w:val="18"/>
                <w:szCs w:val="18"/>
              </w:rPr>
              <w:t>required;  user</w:t>
            </w:r>
            <w:proofErr w:type="gramEnd"/>
            <w:r w:rsidR="003A56CA" w:rsidRPr="00F01935">
              <w:rPr>
                <w:rFonts w:asciiTheme="minorHAnsi" w:hAnsiTheme="minorHAnsi" w:cs="TimesNewRomanPS-BoldMT"/>
                <w:bCs/>
                <w:sz w:val="18"/>
                <w:szCs w:val="18"/>
              </w:rPr>
              <w:t xml:space="preserve"> input text&gt;&gt;</w:t>
            </w:r>
          </w:p>
        </w:tc>
      </w:tr>
      <w:tr w:rsidR="002625AF" w:rsidRPr="00F01935" w14:paraId="0F7F46B5" w14:textId="77777777" w:rsidTr="00450E94">
        <w:trPr>
          <w:trHeight w:hRule="exact" w:val="532"/>
          <w:tblHeader/>
        </w:trPr>
        <w:tc>
          <w:tcPr>
            <w:tcW w:w="10790" w:type="dxa"/>
            <w:gridSpan w:val="3"/>
            <w:tcBorders>
              <w:top w:val="single" w:sz="4" w:space="0" w:color="000000"/>
              <w:left w:val="single" w:sz="4" w:space="0" w:color="000000"/>
              <w:bottom w:val="single" w:sz="4" w:space="0" w:color="auto"/>
              <w:right w:val="single" w:sz="4" w:space="0" w:color="000000"/>
            </w:tcBorders>
          </w:tcPr>
          <w:p w14:paraId="0F7F46B3" w14:textId="305605C6" w:rsidR="002625AF" w:rsidRPr="00F01935" w:rsidRDefault="003A56CA" w:rsidP="002625AF">
            <w:pPr>
              <w:spacing w:after="0" w:line="240" w:lineRule="auto"/>
              <w:rPr>
                <w:rFonts w:asciiTheme="minorHAnsi" w:hAnsiTheme="minorHAnsi" w:cstheme="minorHAnsi"/>
                <w:b/>
                <w:sz w:val="18"/>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p w14:paraId="0F7F46B4" w14:textId="77777777" w:rsidR="002625AF" w:rsidRPr="00F01935" w:rsidRDefault="002625AF" w:rsidP="002625AF">
            <w:pPr>
              <w:spacing w:after="0" w:line="240" w:lineRule="auto"/>
              <w:rPr>
                <w:rFonts w:asciiTheme="minorHAnsi" w:hAnsiTheme="minorHAnsi" w:cstheme="minorHAnsi"/>
                <w:b/>
                <w:sz w:val="18"/>
                <w:szCs w:val="18"/>
              </w:rPr>
            </w:pPr>
          </w:p>
        </w:tc>
      </w:tr>
    </w:tbl>
    <w:p w14:paraId="0F7F46B6" w14:textId="77777777" w:rsidR="000E1685" w:rsidRPr="00F01935"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4117"/>
        <w:gridCol w:w="6098"/>
      </w:tblGrid>
      <w:tr w:rsidR="00064F9C" w:rsidRPr="00F01935" w14:paraId="0F7F46BA" w14:textId="77777777" w:rsidTr="002625AF">
        <w:trPr>
          <w:trHeight w:hRule="exact" w:val="712"/>
          <w:tblHeader/>
        </w:trPr>
        <w:tc>
          <w:tcPr>
            <w:tcW w:w="10773" w:type="dxa"/>
            <w:gridSpan w:val="3"/>
            <w:tcBorders>
              <w:bottom w:val="single" w:sz="4" w:space="0" w:color="auto"/>
            </w:tcBorders>
          </w:tcPr>
          <w:p w14:paraId="0F7F46B7" w14:textId="0C6AAC63" w:rsidR="00064F9C" w:rsidRPr="00F01935"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lastRenderedPageBreak/>
              <w:t>K</w:t>
            </w:r>
            <w:r w:rsidR="00064F9C" w:rsidRPr="00F01935">
              <w:rPr>
                <w:rFonts w:asciiTheme="minorHAnsi" w:hAnsiTheme="minorHAnsi" w:cstheme="minorHAnsi"/>
                <w:b/>
                <w:sz w:val="18"/>
                <w:szCs w:val="18"/>
              </w:rPr>
              <w:t xml:space="preserve">. HERS-Verified Parallel Piping </w:t>
            </w:r>
            <w:r w:rsidR="001938BC" w:rsidRPr="00F01935">
              <w:rPr>
                <w:rFonts w:asciiTheme="minorHAnsi" w:hAnsiTheme="minorHAnsi" w:cstheme="minorHAnsi"/>
                <w:b/>
                <w:sz w:val="18"/>
                <w:szCs w:val="18"/>
              </w:rPr>
              <w:t>Requirements</w:t>
            </w:r>
            <w:r w:rsidR="00DF32C1" w:rsidRPr="00F01935">
              <w:rPr>
                <w:rFonts w:asciiTheme="minorHAnsi" w:hAnsiTheme="minorHAnsi" w:cstheme="minorHAnsi"/>
                <w:b/>
                <w:sz w:val="18"/>
                <w:szCs w:val="18"/>
              </w:rPr>
              <w:t xml:space="preserve"> (PP-H) </w:t>
            </w:r>
            <w:r w:rsidR="00777ED6" w:rsidRPr="00F01935">
              <w:rPr>
                <w:rFonts w:asciiTheme="minorHAnsi" w:hAnsiTheme="minorHAnsi" w:cstheme="minorHAnsi"/>
                <w:b/>
                <w:sz w:val="18"/>
                <w:szCs w:val="18"/>
              </w:rPr>
              <w:t>(</w:t>
            </w:r>
            <w:r w:rsidR="00B04692" w:rsidRPr="00F01935">
              <w:rPr>
                <w:rFonts w:asciiTheme="minorHAnsi" w:hAnsiTheme="minorHAnsi" w:cstheme="minorHAnsi"/>
                <w:b/>
                <w:sz w:val="18"/>
                <w:szCs w:val="18"/>
              </w:rPr>
              <w:t>RA3.6.4)</w:t>
            </w:r>
          </w:p>
          <w:p w14:paraId="0F7F46B9" w14:textId="13385C56" w:rsidR="009269B2" w:rsidRPr="00F01935" w:rsidRDefault="00B237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iCs/>
                <w:sz w:val="18"/>
                <w:szCs w:val="18"/>
              </w:rPr>
              <w:t>&lt;&lt;Static Text - see the top&gt;&gt;</w:t>
            </w:r>
            <w:r w:rsidR="00641F8E" w:rsidRPr="00F01935">
              <w:rPr>
                <w:rFonts w:asciiTheme="minorHAnsi" w:hAnsiTheme="minorHAnsi" w:cstheme="minorHAnsi"/>
                <w:sz w:val="18"/>
                <w:szCs w:val="18"/>
              </w:rPr>
              <w:t xml:space="preserve"> </w:t>
            </w:r>
            <w:r w:rsidR="00B77D9F" w:rsidRPr="00F01935">
              <w:rPr>
                <w:rFonts w:asciiTheme="minorHAnsi" w:hAnsiTheme="minorHAnsi" w:cstheme="minorHAnsi"/>
                <w:sz w:val="18"/>
                <w:szCs w:val="20"/>
              </w:rPr>
              <w:t>&lt;&lt;If A</w:t>
            </w:r>
            <w:r w:rsidR="00211E93" w:rsidRPr="00F01935">
              <w:rPr>
                <w:rFonts w:asciiTheme="minorHAnsi" w:hAnsiTheme="minorHAnsi" w:cstheme="minorHAnsi"/>
                <w:sz w:val="18"/>
                <w:szCs w:val="20"/>
              </w:rPr>
              <w:t>10</w:t>
            </w:r>
            <w:r w:rsidR="00B77D9F" w:rsidRPr="00F01935">
              <w:rPr>
                <w:rFonts w:asciiTheme="minorHAnsi" w:hAnsiTheme="minorHAnsi" w:cstheme="minorHAnsi"/>
                <w:sz w:val="18"/>
                <w:szCs w:val="20"/>
              </w:rPr>
              <w:t xml:space="preserve"> </w:t>
            </w:r>
            <w:r w:rsidR="00096D14" w:rsidRPr="00F01935">
              <w:rPr>
                <w:rFonts w:asciiTheme="minorHAnsi" w:hAnsiTheme="minorHAnsi" w:cstheme="minorHAnsi"/>
                <w:sz w:val="18"/>
                <w:szCs w:val="20"/>
              </w:rPr>
              <w:t xml:space="preserve">or </w:t>
            </w:r>
            <w:r w:rsidR="00C70FB4" w:rsidRPr="00F01935">
              <w:rPr>
                <w:rFonts w:asciiTheme="minorHAnsi" w:hAnsiTheme="minorHAnsi" w:cstheme="minorHAnsi"/>
                <w:sz w:val="18"/>
                <w:szCs w:val="20"/>
              </w:rPr>
              <w:t>A2-</w:t>
            </w:r>
            <w:r w:rsidR="00096D14" w:rsidRPr="00F01935">
              <w:rPr>
                <w:rFonts w:asciiTheme="minorHAnsi" w:hAnsiTheme="minorHAnsi" w:cstheme="minorHAnsi"/>
                <w:sz w:val="18"/>
                <w:szCs w:val="20"/>
              </w:rPr>
              <w:t xml:space="preserve">07 </w:t>
            </w:r>
            <w:r w:rsidR="00B77D9F" w:rsidRPr="00F01935">
              <w:rPr>
                <w:rFonts w:asciiTheme="minorHAnsi" w:hAnsiTheme="minorHAnsi" w:cstheme="minorHAnsi"/>
                <w:sz w:val="18"/>
                <w:szCs w:val="20"/>
              </w:rPr>
              <w:t>= “HERS-Verified Parallel Piping”, then display this entire table, else display “section does not apply" message&gt;&gt;</w:t>
            </w:r>
          </w:p>
        </w:tc>
      </w:tr>
      <w:tr w:rsidR="00CC3747" w:rsidRPr="00F01935" w14:paraId="0F7F46BD" w14:textId="77777777" w:rsidTr="002625AF">
        <w:trPr>
          <w:trHeight w:hRule="exact" w:val="288"/>
          <w:tblHeader/>
        </w:trPr>
        <w:tc>
          <w:tcPr>
            <w:tcW w:w="558" w:type="dxa"/>
            <w:vAlign w:val="center"/>
          </w:tcPr>
          <w:p w14:paraId="0F7F46BB" w14:textId="77777777"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10215" w:type="dxa"/>
            <w:gridSpan w:val="2"/>
            <w:vAlign w:val="center"/>
          </w:tcPr>
          <w:p w14:paraId="0F7F46BC" w14:textId="7B1F5D16"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Each central manifold has 5 feet or less of pipe between manifold and water heater. (RA4.4.15)</w:t>
            </w:r>
          </w:p>
        </w:tc>
      </w:tr>
      <w:tr w:rsidR="00CC3747" w:rsidRPr="00F01935" w14:paraId="0F7F46C0" w14:textId="77777777" w:rsidTr="002625AF">
        <w:trPr>
          <w:trHeight w:hRule="exact" w:val="288"/>
          <w:tblHeader/>
        </w:trPr>
        <w:tc>
          <w:tcPr>
            <w:tcW w:w="558" w:type="dxa"/>
            <w:vAlign w:val="center"/>
          </w:tcPr>
          <w:p w14:paraId="0F7F46BE" w14:textId="77777777"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10215" w:type="dxa"/>
            <w:gridSpan w:val="2"/>
            <w:vAlign w:val="center"/>
          </w:tcPr>
          <w:p w14:paraId="0F7F46BF" w14:textId="7D4300BD" w:rsidR="00CC3747" w:rsidRPr="00F01935"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manifolds that include valves, the manifold must be readily accessible in accordance with the plumbing code. (RA4.4.4)</w:t>
            </w:r>
          </w:p>
        </w:tc>
      </w:tr>
      <w:tr w:rsidR="00CC3747" w:rsidRPr="00F01935" w14:paraId="0F7F46C3" w14:textId="77777777" w:rsidTr="002625AF">
        <w:trPr>
          <w:trHeight w:hRule="exact" w:val="532"/>
          <w:tblHeader/>
        </w:trPr>
        <w:tc>
          <w:tcPr>
            <w:tcW w:w="558" w:type="dxa"/>
            <w:vAlign w:val="center"/>
          </w:tcPr>
          <w:p w14:paraId="0F7F46C1" w14:textId="77777777"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10215" w:type="dxa"/>
            <w:gridSpan w:val="2"/>
            <w:vAlign w:val="center"/>
          </w:tcPr>
          <w:p w14:paraId="0F7F46C2" w14:textId="0E803FAF"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F01935" w14:paraId="0F7F46C6" w14:textId="77777777" w:rsidTr="002625AF">
        <w:trPr>
          <w:trHeight w:hRule="exact" w:val="775"/>
          <w:tblHeader/>
        </w:trPr>
        <w:tc>
          <w:tcPr>
            <w:tcW w:w="558" w:type="dxa"/>
            <w:vAlign w:val="center"/>
          </w:tcPr>
          <w:p w14:paraId="0F7F46C4" w14:textId="77777777"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c>
          <w:tcPr>
            <w:tcW w:w="10215" w:type="dxa"/>
            <w:gridSpan w:val="2"/>
            <w:vAlign w:val="center"/>
          </w:tcPr>
          <w:p w14:paraId="0F7F46C5" w14:textId="3071ED84" w:rsidR="00CC3747" w:rsidRPr="00F01935"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The hot water distribution piping must be separated by at least </w:t>
            </w:r>
            <w:r w:rsidR="00092950" w:rsidRPr="00F01935">
              <w:rPr>
                <w:rFonts w:asciiTheme="minorHAnsi" w:hAnsiTheme="minorHAnsi" w:cstheme="minorHAnsi"/>
                <w:sz w:val="18"/>
                <w:szCs w:val="18"/>
              </w:rPr>
              <w:t>2</w:t>
            </w:r>
            <w:r w:rsidRPr="00F01935">
              <w:rPr>
                <w:rFonts w:asciiTheme="minorHAnsi" w:hAnsiTheme="minorHAnsi" w:cstheme="minorHAnsi"/>
                <w:sz w:val="18"/>
                <w:szCs w:val="18"/>
              </w:rPr>
              <w:t xml:space="preserve"> inches from any other hot water supply piping, and at least </w:t>
            </w:r>
            <w:r w:rsidR="00092950" w:rsidRPr="00F01935">
              <w:rPr>
                <w:rFonts w:asciiTheme="minorHAnsi" w:hAnsiTheme="minorHAnsi" w:cstheme="minorHAnsi"/>
                <w:sz w:val="18"/>
                <w:szCs w:val="18"/>
              </w:rPr>
              <w:t>6</w:t>
            </w:r>
            <w:r w:rsidRPr="00F01935">
              <w:rPr>
                <w:rFonts w:asciiTheme="minorHAnsi" w:hAnsiTheme="minorHAnsi" w:cstheme="minorHAnsi"/>
                <w:sz w:val="18"/>
                <w:szCs w:val="18"/>
              </w:rPr>
              <w:t xml:space="preserve"> inches from any </w:t>
            </w:r>
            <w:proofErr w:type="gramStart"/>
            <w:r w:rsidRPr="00F01935">
              <w:rPr>
                <w:rFonts w:asciiTheme="minorHAnsi" w:hAnsiTheme="minorHAnsi" w:cstheme="minorHAnsi"/>
                <w:sz w:val="18"/>
                <w:szCs w:val="18"/>
              </w:rPr>
              <w:t>cold water</w:t>
            </w:r>
            <w:proofErr w:type="gramEnd"/>
            <w:r w:rsidRPr="00F01935">
              <w:rPr>
                <w:rFonts w:asciiTheme="minorHAnsi" w:hAnsiTheme="minorHAnsi" w:cstheme="minorHAnsi"/>
                <w:sz w:val="18"/>
                <w:szCs w:val="18"/>
              </w:rPr>
              <w:t xml:space="preserve"> supply piping.  Alternatively, the hot water supply piping must be insulated to the thicknesses shown in TABLE 120.3-A. (RA 4.4.4)</w:t>
            </w:r>
          </w:p>
        </w:tc>
      </w:tr>
      <w:tr w:rsidR="002625AF" w:rsidRPr="00F01935" w14:paraId="021BD7CF" w14:textId="77777777" w:rsidTr="00450E94">
        <w:trPr>
          <w:trHeight w:hRule="exact" w:val="1207"/>
          <w:tblHeader/>
        </w:trPr>
        <w:tc>
          <w:tcPr>
            <w:tcW w:w="558" w:type="dxa"/>
            <w:vAlign w:val="center"/>
          </w:tcPr>
          <w:p w14:paraId="5C805A75" w14:textId="521C90C9"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cstheme="minorHAnsi"/>
                <w:sz w:val="18"/>
                <w:szCs w:val="18"/>
              </w:rPr>
              <w:t>05</w:t>
            </w:r>
          </w:p>
        </w:tc>
        <w:tc>
          <w:tcPr>
            <w:tcW w:w="4117" w:type="dxa"/>
            <w:vAlign w:val="center"/>
          </w:tcPr>
          <w:p w14:paraId="61336477" w14:textId="7A0B137B"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Verification Status:</w:t>
            </w:r>
          </w:p>
        </w:tc>
        <w:tc>
          <w:tcPr>
            <w:tcW w:w="6098" w:type="dxa"/>
            <w:vAlign w:val="center"/>
          </w:tcPr>
          <w:p w14:paraId="0584AB4A" w14:textId="5E9C7348" w:rsidR="003A56CA" w:rsidRPr="00F01935" w:rsidRDefault="003A56CA" w:rsidP="00450E94">
            <w:pPr>
              <w:keepNext/>
              <w:tabs>
                <w:tab w:val="left" w:pos="356"/>
              </w:tabs>
              <w:spacing w:after="0" w:line="240" w:lineRule="auto"/>
              <w:rPr>
                <w:sz w:val="18"/>
                <w:szCs w:val="18"/>
              </w:rPr>
            </w:pPr>
            <w:r w:rsidRPr="00F01935">
              <w:rPr>
                <w:sz w:val="18"/>
                <w:szCs w:val="18"/>
              </w:rPr>
              <w:t>&lt;&lt;user pick from list:</w:t>
            </w:r>
          </w:p>
          <w:p w14:paraId="15F747C4" w14:textId="0F4FDAAC" w:rsidR="002625AF" w:rsidRPr="00F01935" w:rsidRDefault="002625AF"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4A88DFA0" w14:textId="77777777" w:rsidR="002625AF" w:rsidRPr="00F01935" w:rsidRDefault="002625AF"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431B1C5C" w14:textId="7FF7EA84" w:rsidR="002625AF" w:rsidRPr="00F01935" w:rsidRDefault="002625AF" w:rsidP="00A847A0">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2625AF" w:rsidRPr="00F01935" w14:paraId="5CCF0466" w14:textId="77777777" w:rsidTr="00450E94">
        <w:trPr>
          <w:trHeight w:hRule="exact" w:val="352"/>
          <w:tblHeader/>
        </w:trPr>
        <w:tc>
          <w:tcPr>
            <w:tcW w:w="558" w:type="dxa"/>
            <w:vAlign w:val="center"/>
          </w:tcPr>
          <w:p w14:paraId="07BBB352" w14:textId="1E8506F2" w:rsidR="002625AF" w:rsidRPr="00F01935"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cstheme="minorHAnsi"/>
                <w:sz w:val="18"/>
                <w:szCs w:val="18"/>
              </w:rPr>
              <w:t>06</w:t>
            </w:r>
          </w:p>
        </w:tc>
        <w:tc>
          <w:tcPr>
            <w:tcW w:w="10215" w:type="dxa"/>
            <w:gridSpan w:val="2"/>
            <w:vAlign w:val="center"/>
          </w:tcPr>
          <w:p w14:paraId="46DB0EAE" w14:textId="4E16B431"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 xml:space="preserve">Correction Notes: </w:t>
            </w:r>
            <w:r w:rsidR="003A56CA" w:rsidRPr="00F01935">
              <w:rPr>
                <w:rFonts w:asciiTheme="minorHAnsi" w:hAnsiTheme="minorHAnsi" w:cs="TimesNewRomanPS-BoldMT"/>
                <w:bCs/>
                <w:sz w:val="18"/>
                <w:szCs w:val="18"/>
              </w:rPr>
              <w:t xml:space="preserve">&lt;&lt;if Verification Status= Fail, then text entry in this Corrections Notes field is </w:t>
            </w:r>
            <w:proofErr w:type="gramStart"/>
            <w:r w:rsidR="003A56CA" w:rsidRPr="00F01935">
              <w:rPr>
                <w:rFonts w:asciiTheme="minorHAnsi" w:hAnsiTheme="minorHAnsi" w:cs="TimesNewRomanPS-BoldMT"/>
                <w:bCs/>
                <w:sz w:val="18"/>
                <w:szCs w:val="18"/>
              </w:rPr>
              <w:t>required;  user</w:t>
            </w:r>
            <w:proofErr w:type="gramEnd"/>
            <w:r w:rsidR="003A56CA" w:rsidRPr="00F01935">
              <w:rPr>
                <w:rFonts w:asciiTheme="minorHAnsi" w:hAnsiTheme="minorHAnsi" w:cs="TimesNewRomanPS-BoldMT"/>
                <w:bCs/>
                <w:sz w:val="18"/>
                <w:szCs w:val="18"/>
              </w:rPr>
              <w:t xml:space="preserve"> input text&gt;&gt;</w:t>
            </w:r>
          </w:p>
        </w:tc>
      </w:tr>
      <w:tr w:rsidR="002625AF" w:rsidRPr="00F01935" w14:paraId="0F7F46C9" w14:textId="77777777" w:rsidTr="00450E94">
        <w:trPr>
          <w:trHeight w:hRule="exact" w:val="550"/>
          <w:tblHeader/>
        </w:trPr>
        <w:tc>
          <w:tcPr>
            <w:tcW w:w="10773" w:type="dxa"/>
            <w:gridSpan w:val="3"/>
            <w:tcBorders>
              <w:top w:val="single" w:sz="4" w:space="0" w:color="000000"/>
              <w:left w:val="single" w:sz="4" w:space="0" w:color="000000"/>
              <w:bottom w:val="single" w:sz="4" w:space="0" w:color="auto"/>
              <w:right w:val="single" w:sz="4" w:space="0" w:color="000000"/>
            </w:tcBorders>
          </w:tcPr>
          <w:p w14:paraId="0F7F46C8" w14:textId="0CC1292A" w:rsidR="002625AF" w:rsidRPr="00F01935" w:rsidRDefault="003A56CA"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95355A1" w14:textId="77777777" w:rsidR="00641F8E" w:rsidRPr="00F01935"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3E592925" w14:textId="77777777" w:rsidTr="00F01935">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4FE92AA4" w14:textId="0B2E1FBB" w:rsidR="00641F8E" w:rsidRPr="00F01935" w:rsidRDefault="00641F8E" w:rsidP="00641F8E">
            <w:pPr>
              <w:keepNext/>
              <w:spacing w:after="0" w:line="240" w:lineRule="auto"/>
              <w:rPr>
                <w:rFonts w:asciiTheme="minorHAnsi" w:hAnsiTheme="minorHAnsi" w:cstheme="minorHAnsi"/>
                <w:sz w:val="20"/>
                <w:szCs w:val="20"/>
              </w:rPr>
            </w:pPr>
            <w:r w:rsidRPr="00F01935">
              <w:rPr>
                <w:rFonts w:asciiTheme="minorHAnsi" w:hAnsiTheme="minorHAnsi" w:cstheme="minorHAnsi"/>
                <w:b/>
                <w:sz w:val="20"/>
                <w:szCs w:val="20"/>
              </w:rPr>
              <w:t>L. Parallel Piping Requirements (PP) (RA4.4.4)</w:t>
            </w:r>
          </w:p>
          <w:p w14:paraId="05A8BF20" w14:textId="1562EFD9" w:rsidR="002B51E3" w:rsidRPr="00F01935" w:rsidRDefault="00B501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F01935">
              <w:rPr>
                <w:rFonts w:asciiTheme="minorHAnsi" w:hAnsiTheme="minorHAnsi"/>
                <w:iCs/>
                <w:sz w:val="18"/>
                <w:szCs w:val="18"/>
              </w:rPr>
              <w:t>&lt;&lt;Static Text - see the top&gt;&gt;</w:t>
            </w:r>
          </w:p>
          <w:p w14:paraId="3F15B1F7" w14:textId="0F9819FF" w:rsidR="00641F8E" w:rsidRPr="00F01935"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sz w:val="18"/>
                <w:szCs w:val="20"/>
              </w:rPr>
              <w:t>&lt;&lt;If A</w:t>
            </w:r>
            <w:r w:rsidR="00211E93" w:rsidRPr="00F01935">
              <w:rPr>
                <w:rFonts w:asciiTheme="minorHAnsi" w:hAnsiTheme="minorHAnsi" w:cstheme="minorHAnsi"/>
                <w:sz w:val="18"/>
                <w:szCs w:val="20"/>
              </w:rPr>
              <w:t>10</w:t>
            </w:r>
            <w:r w:rsidR="00096D14" w:rsidRPr="00F01935">
              <w:rPr>
                <w:rFonts w:asciiTheme="minorHAnsi" w:hAnsiTheme="minorHAnsi" w:cstheme="minorHAnsi"/>
                <w:sz w:val="18"/>
                <w:szCs w:val="20"/>
              </w:rPr>
              <w:t xml:space="preserve"> or </w:t>
            </w:r>
            <w:r w:rsidR="00A80FE6" w:rsidRPr="00F01935">
              <w:rPr>
                <w:rFonts w:asciiTheme="minorHAnsi" w:hAnsiTheme="minorHAnsi" w:cstheme="minorHAnsi"/>
                <w:sz w:val="18"/>
                <w:szCs w:val="20"/>
              </w:rPr>
              <w:t>A2-</w:t>
            </w:r>
            <w:r w:rsidR="00096D14" w:rsidRPr="00F01935">
              <w:rPr>
                <w:rFonts w:asciiTheme="minorHAnsi" w:hAnsiTheme="minorHAnsi" w:cstheme="minorHAnsi"/>
                <w:sz w:val="18"/>
                <w:szCs w:val="20"/>
              </w:rPr>
              <w:t>07</w:t>
            </w:r>
            <w:r w:rsidRPr="00F01935">
              <w:rPr>
                <w:rFonts w:asciiTheme="minorHAnsi" w:hAnsiTheme="minorHAnsi" w:cstheme="minorHAnsi"/>
                <w:sz w:val="18"/>
                <w:szCs w:val="20"/>
              </w:rPr>
              <w:t xml:space="preserve"> = “Parallel Piping”, then display this entire table, else display “section does not apply" message&gt;&gt;</w:t>
            </w:r>
          </w:p>
        </w:tc>
      </w:tr>
      <w:tr w:rsidR="00641F8E" w:rsidRPr="00F01935" w14:paraId="76F395FA" w14:textId="77777777" w:rsidTr="00F01935">
        <w:trPr>
          <w:trHeight w:hRule="exact" w:val="235"/>
          <w:tblHeader/>
        </w:trPr>
        <w:tc>
          <w:tcPr>
            <w:tcW w:w="10790" w:type="dxa"/>
            <w:tcBorders>
              <w:top w:val="single" w:sz="4" w:space="0" w:color="auto"/>
              <w:left w:val="single" w:sz="4" w:space="0" w:color="auto"/>
              <w:bottom w:val="single" w:sz="4" w:space="0" w:color="auto"/>
              <w:right w:val="single" w:sz="4" w:space="0" w:color="auto"/>
            </w:tcBorders>
            <w:vAlign w:val="center"/>
          </w:tcPr>
          <w:p w14:paraId="591432F4" w14:textId="6954F078" w:rsidR="00641F8E" w:rsidRPr="00F01935" w:rsidRDefault="00641F8E">
            <w:pPr>
              <w:keepNext/>
              <w:spacing w:after="0" w:line="240" w:lineRule="auto"/>
              <w:rPr>
                <w:rFonts w:asciiTheme="minorHAnsi" w:hAnsiTheme="minorHAnsi" w:cstheme="minorHAnsi"/>
                <w:b/>
                <w:sz w:val="18"/>
                <w:szCs w:val="18"/>
              </w:rPr>
            </w:pPr>
            <w:r w:rsidRPr="00F01935">
              <w:rPr>
                <w:rFonts w:asciiTheme="minorHAnsi" w:eastAsiaTheme="minorEastAsia" w:hAnsiTheme="minorHAnsi" w:cstheme="minorHAnsi"/>
                <w:b/>
                <w:sz w:val="18"/>
                <w:szCs w:val="18"/>
              </w:rPr>
              <w:t>The responsible person’s signature on this compliance document affirms that all applicable requirements in this table have</w:t>
            </w:r>
            <w:r w:rsidRPr="00F01935">
              <w:rPr>
                <w:rFonts w:asciiTheme="minorHAnsi" w:hAnsiTheme="minorHAnsi" w:cstheme="minorHAnsi"/>
                <w:b/>
                <w:sz w:val="18"/>
                <w:szCs w:val="18"/>
              </w:rPr>
              <w:t xml:space="preserve"> been met.  </w:t>
            </w:r>
          </w:p>
        </w:tc>
      </w:tr>
    </w:tbl>
    <w:p w14:paraId="3264F97C" w14:textId="77777777" w:rsidR="00641F8E" w:rsidRPr="00F01935"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426C961D" w14:textId="77777777" w:rsidTr="00F01935">
        <w:trPr>
          <w:trHeight w:val="144"/>
          <w:tblHeader/>
        </w:trPr>
        <w:tc>
          <w:tcPr>
            <w:tcW w:w="10790" w:type="dxa"/>
            <w:tcBorders>
              <w:bottom w:val="single" w:sz="4" w:space="0" w:color="auto"/>
            </w:tcBorders>
          </w:tcPr>
          <w:p w14:paraId="798454FA" w14:textId="62F14F98"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M. Point of Use Requirements (POU) (RA4.4.5)</w:t>
            </w:r>
          </w:p>
          <w:p w14:paraId="5B7C2F9C" w14:textId="4D127849" w:rsidR="002B51E3" w:rsidRPr="00F01935" w:rsidRDefault="002B51E3"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iCs/>
                <w:sz w:val="18"/>
                <w:szCs w:val="18"/>
              </w:rPr>
              <w:t>&lt;&lt;Static Text - see the top&gt;&gt;</w:t>
            </w:r>
          </w:p>
          <w:p w14:paraId="64BD04C3" w14:textId="589D5BD7"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sz w:val="18"/>
                <w:szCs w:val="20"/>
              </w:rPr>
              <w:t>&lt;&lt;If A</w:t>
            </w:r>
            <w:r w:rsidR="00211E93" w:rsidRPr="00F01935">
              <w:rPr>
                <w:rFonts w:asciiTheme="minorHAnsi" w:hAnsiTheme="minorHAnsi" w:cstheme="minorHAnsi"/>
                <w:sz w:val="18"/>
                <w:szCs w:val="20"/>
              </w:rPr>
              <w:t>10</w:t>
            </w:r>
            <w:r w:rsidRPr="00F01935">
              <w:rPr>
                <w:rFonts w:asciiTheme="minorHAnsi" w:hAnsiTheme="minorHAnsi" w:cstheme="minorHAnsi"/>
                <w:sz w:val="18"/>
                <w:szCs w:val="20"/>
              </w:rPr>
              <w:t xml:space="preserve"> </w:t>
            </w:r>
            <w:r w:rsidR="00B2486A" w:rsidRPr="00F01935">
              <w:rPr>
                <w:rFonts w:asciiTheme="minorHAnsi" w:hAnsiTheme="minorHAnsi" w:cstheme="minorHAnsi"/>
                <w:sz w:val="18"/>
                <w:szCs w:val="20"/>
              </w:rPr>
              <w:t xml:space="preserve">or </w:t>
            </w:r>
            <w:r w:rsidR="00A80FE6" w:rsidRPr="00F01935">
              <w:rPr>
                <w:rFonts w:asciiTheme="minorHAnsi" w:hAnsiTheme="minorHAnsi" w:cstheme="minorHAnsi"/>
                <w:sz w:val="18"/>
                <w:szCs w:val="20"/>
              </w:rPr>
              <w:t>A2-</w:t>
            </w:r>
            <w:r w:rsidR="00B2486A" w:rsidRPr="00F01935">
              <w:rPr>
                <w:rFonts w:asciiTheme="minorHAnsi" w:hAnsiTheme="minorHAnsi" w:cstheme="minorHAnsi"/>
                <w:sz w:val="18"/>
                <w:szCs w:val="20"/>
              </w:rPr>
              <w:t xml:space="preserve">07 </w:t>
            </w:r>
            <w:r w:rsidRPr="00F01935">
              <w:rPr>
                <w:rFonts w:asciiTheme="minorHAnsi" w:hAnsiTheme="minorHAnsi" w:cstheme="minorHAnsi"/>
                <w:sz w:val="18"/>
                <w:szCs w:val="20"/>
              </w:rPr>
              <w:t>= “Point of Use”, then display this entire table, else display “section does not apply" message&gt;&gt;</w:t>
            </w:r>
          </w:p>
        </w:tc>
      </w:tr>
      <w:tr w:rsidR="00641F8E" w:rsidRPr="00F01935" w14:paraId="4578F00C" w14:textId="77777777" w:rsidTr="00F01935">
        <w:trPr>
          <w:trHeight w:val="144"/>
          <w:tblHeader/>
        </w:trPr>
        <w:tc>
          <w:tcPr>
            <w:tcW w:w="10790" w:type="dxa"/>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F01935">
              <w:rPr>
                <w:rFonts w:asciiTheme="minorHAnsi" w:hAnsiTheme="minorHAnsi" w:cstheme="minorHAnsi"/>
                <w:b/>
                <w:sz w:val="18"/>
                <w:szCs w:val="20"/>
              </w:rPr>
              <w:t xml:space="preserve"> </w:t>
            </w:r>
          </w:p>
        </w:tc>
      </w:tr>
    </w:tbl>
    <w:p w14:paraId="10C0F076" w14:textId="77777777" w:rsidR="00641F8E" w:rsidRPr="00F01935"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6D88D665" w14:textId="77777777" w:rsidTr="00E20AD9">
        <w:trPr>
          <w:trHeight w:val="144"/>
          <w:tblHeader/>
        </w:trPr>
        <w:tc>
          <w:tcPr>
            <w:tcW w:w="10790" w:type="dxa"/>
            <w:tcBorders>
              <w:bottom w:val="single" w:sz="4" w:space="0" w:color="auto"/>
            </w:tcBorders>
          </w:tcPr>
          <w:p w14:paraId="13B78155" w14:textId="58356561"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N. Mandatory Requirements for all Recirculation System (RA4.4.7)</w:t>
            </w:r>
          </w:p>
          <w:p w14:paraId="01E94857" w14:textId="1619090E" w:rsidR="00641F8E" w:rsidRPr="00F01935" w:rsidRDefault="00312B0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iCs/>
                <w:sz w:val="18"/>
                <w:szCs w:val="18"/>
              </w:rPr>
              <w:t>&lt;&lt;Static Text - see the top&gt;&gt;</w:t>
            </w:r>
            <w:r w:rsidR="00641F8E" w:rsidRPr="00F01935">
              <w:rPr>
                <w:rFonts w:asciiTheme="minorHAnsi" w:hAnsiTheme="minorHAnsi" w:cstheme="minorHAnsi"/>
                <w:sz w:val="18"/>
                <w:szCs w:val="20"/>
              </w:rPr>
              <w:t xml:space="preserve"> &lt;&lt;If A</w:t>
            </w:r>
            <w:r w:rsidR="00211E93" w:rsidRPr="00F01935">
              <w:rPr>
                <w:rFonts w:asciiTheme="minorHAnsi" w:hAnsiTheme="minorHAnsi" w:cstheme="minorHAnsi"/>
                <w:sz w:val="18"/>
                <w:szCs w:val="20"/>
              </w:rPr>
              <w:t>10</w:t>
            </w:r>
            <w:r w:rsidR="00641F8E" w:rsidRPr="00F01935">
              <w:rPr>
                <w:rFonts w:asciiTheme="minorHAnsi" w:hAnsiTheme="minorHAnsi" w:cstheme="minorHAnsi"/>
                <w:sz w:val="18"/>
                <w:szCs w:val="20"/>
              </w:rPr>
              <w:t xml:space="preserve"> </w:t>
            </w:r>
            <w:r w:rsidR="00B2486A" w:rsidRPr="00F01935">
              <w:rPr>
                <w:rFonts w:asciiTheme="minorHAnsi" w:hAnsiTheme="minorHAnsi" w:cstheme="minorHAnsi"/>
                <w:sz w:val="18"/>
                <w:szCs w:val="20"/>
              </w:rPr>
              <w:t xml:space="preserve">or </w:t>
            </w:r>
            <w:r w:rsidR="00A80FE6" w:rsidRPr="00F01935">
              <w:rPr>
                <w:rFonts w:asciiTheme="minorHAnsi" w:hAnsiTheme="minorHAnsi" w:cstheme="minorHAnsi"/>
                <w:sz w:val="18"/>
                <w:szCs w:val="20"/>
              </w:rPr>
              <w:t>A2-</w:t>
            </w:r>
            <w:proofErr w:type="gramStart"/>
            <w:r w:rsidR="00B2486A" w:rsidRPr="00F01935">
              <w:rPr>
                <w:rFonts w:asciiTheme="minorHAnsi" w:hAnsiTheme="minorHAnsi" w:cstheme="minorHAnsi"/>
                <w:sz w:val="18"/>
                <w:szCs w:val="20"/>
              </w:rPr>
              <w:t xml:space="preserve">07 </w:t>
            </w:r>
            <w:r w:rsidR="00641F8E" w:rsidRPr="00F01935">
              <w:rPr>
                <w:rFonts w:asciiTheme="minorHAnsi" w:hAnsiTheme="minorHAnsi" w:cstheme="minorHAnsi"/>
                <w:sz w:val="18"/>
                <w:szCs w:val="20"/>
              </w:rPr>
              <w:t xml:space="preserve"> =</w:t>
            </w:r>
            <w:proofErr w:type="gramEnd"/>
            <w:r w:rsidR="00641F8E" w:rsidRPr="00F01935">
              <w:rPr>
                <w:rFonts w:asciiTheme="minorHAnsi" w:hAnsiTheme="minorHAnsi" w:cstheme="minorHAnsi"/>
                <w:sz w:val="18"/>
                <w:szCs w:val="20"/>
              </w:rPr>
              <w:t xml:space="preserve"> “Recirculation System Non-Demand Control”, “Demand Recirculation Manual Control”, “Demand Recirculation Sensor Control”, “HERS-Verified Demand Recirculation Manual Control”, or “HERS-Verified Demand Recirculation Sensor Control”, then display this entire table, else display “section does not apply" message&gt;&gt;</w:t>
            </w:r>
          </w:p>
        </w:tc>
      </w:tr>
      <w:tr w:rsidR="00641F8E" w:rsidRPr="00F01935" w14:paraId="613A9B7F" w14:textId="77777777" w:rsidTr="00E20AD9">
        <w:trPr>
          <w:trHeight w:val="144"/>
          <w:tblHeader/>
        </w:trPr>
        <w:tc>
          <w:tcPr>
            <w:tcW w:w="10790" w:type="dxa"/>
            <w:vAlign w:val="center"/>
          </w:tcPr>
          <w:p w14:paraId="52494DCD" w14:textId="77777777"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Pr="00F01935"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6BC13150" w14:textId="77777777" w:rsidTr="00E20AD9">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19709997" w14:textId="7456A32A" w:rsidR="00641F8E" w:rsidRPr="00F01935"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F01935">
              <w:rPr>
                <w:rFonts w:asciiTheme="minorHAnsi" w:hAnsiTheme="minorHAnsi" w:cstheme="minorHAnsi"/>
                <w:b/>
                <w:sz w:val="20"/>
                <w:szCs w:val="20"/>
              </w:rPr>
              <w:t>O. Recirculation Non-Demand Controls Requirements (R-ND) (RA4.4.8)</w:t>
            </w:r>
          </w:p>
          <w:p w14:paraId="770090D5" w14:textId="0D69F6B0" w:rsidR="00641F8E" w:rsidRPr="00F01935" w:rsidRDefault="00312B01"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iCs/>
                <w:sz w:val="18"/>
                <w:szCs w:val="18"/>
              </w:rPr>
              <w:t>&lt;&lt;Static Text - see the top&gt;</w:t>
            </w:r>
            <w:proofErr w:type="gramStart"/>
            <w:r w:rsidRPr="00F01935">
              <w:rPr>
                <w:rFonts w:asciiTheme="minorHAnsi" w:hAnsiTheme="minorHAnsi"/>
                <w:iCs/>
                <w:sz w:val="18"/>
                <w:szCs w:val="18"/>
              </w:rPr>
              <w:t>&gt;</w:t>
            </w:r>
            <w:r w:rsidR="00641F8E" w:rsidRPr="00F01935">
              <w:rPr>
                <w:rFonts w:asciiTheme="minorHAnsi" w:hAnsiTheme="minorHAnsi" w:cstheme="minorHAnsi"/>
                <w:sz w:val="18"/>
                <w:szCs w:val="20"/>
              </w:rPr>
              <w:t xml:space="preserve">  &lt;</w:t>
            </w:r>
            <w:proofErr w:type="gramEnd"/>
            <w:r w:rsidR="00641F8E" w:rsidRPr="00F01935">
              <w:rPr>
                <w:rFonts w:asciiTheme="minorHAnsi" w:hAnsiTheme="minorHAnsi" w:cstheme="minorHAnsi"/>
                <w:sz w:val="18"/>
                <w:szCs w:val="20"/>
              </w:rPr>
              <w:t>&lt;If A</w:t>
            </w:r>
            <w:r w:rsidR="00211E93" w:rsidRPr="00F01935">
              <w:rPr>
                <w:rFonts w:asciiTheme="minorHAnsi" w:hAnsiTheme="minorHAnsi" w:cstheme="minorHAnsi"/>
                <w:sz w:val="18"/>
                <w:szCs w:val="20"/>
              </w:rPr>
              <w:t>10</w:t>
            </w:r>
            <w:r w:rsidR="00B2486A" w:rsidRPr="00F01935">
              <w:rPr>
                <w:rFonts w:asciiTheme="minorHAnsi" w:hAnsiTheme="minorHAnsi" w:cstheme="minorHAnsi"/>
                <w:sz w:val="18"/>
                <w:szCs w:val="20"/>
              </w:rPr>
              <w:t xml:space="preserve"> or </w:t>
            </w:r>
            <w:r w:rsidR="00A80FE6" w:rsidRPr="00F01935">
              <w:rPr>
                <w:rFonts w:asciiTheme="minorHAnsi" w:hAnsiTheme="minorHAnsi" w:cstheme="minorHAnsi"/>
                <w:sz w:val="18"/>
                <w:szCs w:val="20"/>
              </w:rPr>
              <w:t>A2-</w:t>
            </w:r>
            <w:r w:rsidR="00B2486A" w:rsidRPr="00F01935">
              <w:rPr>
                <w:rFonts w:asciiTheme="minorHAnsi" w:hAnsiTheme="minorHAnsi" w:cstheme="minorHAnsi"/>
                <w:sz w:val="18"/>
                <w:szCs w:val="20"/>
              </w:rPr>
              <w:t>07</w:t>
            </w:r>
            <w:r w:rsidR="00641F8E" w:rsidRPr="00F01935">
              <w:rPr>
                <w:rFonts w:asciiTheme="minorHAnsi" w:hAnsiTheme="minorHAnsi" w:cstheme="minorHAnsi"/>
                <w:sz w:val="18"/>
                <w:szCs w:val="20"/>
              </w:rPr>
              <w:t xml:space="preserve"> = “Recirculation System Non-Demand Control, then display this entire table, else display “section does not apply" message &gt;&gt;</w:t>
            </w:r>
          </w:p>
        </w:tc>
      </w:tr>
      <w:tr w:rsidR="00641F8E" w:rsidRPr="00F01935" w14:paraId="1B650478" w14:textId="77777777" w:rsidTr="00E20AD9">
        <w:trPr>
          <w:trHeight w:hRule="exact" w:val="274"/>
          <w:tblHeader/>
        </w:trPr>
        <w:tc>
          <w:tcPr>
            <w:tcW w:w="10790" w:type="dxa"/>
            <w:tcBorders>
              <w:top w:val="single" w:sz="4" w:space="0" w:color="auto"/>
              <w:left w:val="single" w:sz="4" w:space="0" w:color="auto"/>
              <w:bottom w:val="single" w:sz="4" w:space="0" w:color="auto"/>
              <w:right w:val="single" w:sz="4" w:space="0" w:color="auto"/>
            </w:tcBorders>
            <w:vAlign w:val="center"/>
          </w:tcPr>
          <w:p w14:paraId="75FD8F07" w14:textId="77777777" w:rsidR="00641F8E" w:rsidRPr="00F01935"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w:t>
            </w:r>
            <w:r w:rsidRPr="00F01935">
              <w:rPr>
                <w:rFonts w:asciiTheme="minorHAnsi" w:hAnsiTheme="minorHAnsi" w:cstheme="minorHAnsi"/>
                <w:b/>
                <w:sz w:val="18"/>
                <w:szCs w:val="20"/>
              </w:rPr>
              <w:t xml:space="preserve"> </w:t>
            </w:r>
            <w:r w:rsidRPr="00F01935">
              <w:rPr>
                <w:rFonts w:asciiTheme="minorHAnsi" w:eastAsiaTheme="minorEastAsia" w:hAnsiTheme="minorHAnsi" w:cstheme="minorHAnsi"/>
                <w:b/>
                <w:sz w:val="18"/>
                <w:szCs w:val="20"/>
              </w:rPr>
              <w:t>been met.</w:t>
            </w:r>
            <w:r w:rsidRPr="00F01935">
              <w:rPr>
                <w:rFonts w:asciiTheme="minorHAnsi" w:hAnsiTheme="minorHAnsi" w:cstheme="minorHAnsi"/>
                <w:b/>
                <w:sz w:val="18"/>
                <w:szCs w:val="20"/>
              </w:rPr>
              <w:t xml:space="preserve">  </w:t>
            </w:r>
          </w:p>
        </w:tc>
      </w:tr>
    </w:tbl>
    <w:p w14:paraId="7DECFA7E" w14:textId="77777777" w:rsidR="00641F8E" w:rsidRPr="00F01935"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6641610C" w14:textId="77777777" w:rsidTr="00E20AD9">
        <w:trPr>
          <w:trHeight w:val="144"/>
          <w:tblHeader/>
        </w:trPr>
        <w:tc>
          <w:tcPr>
            <w:tcW w:w="10790" w:type="dxa"/>
            <w:tcBorders>
              <w:bottom w:val="single" w:sz="4" w:space="0" w:color="auto"/>
            </w:tcBorders>
          </w:tcPr>
          <w:p w14:paraId="56462261" w14:textId="4CFC9C83"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F01935">
              <w:rPr>
                <w:rFonts w:asciiTheme="minorHAnsi" w:eastAsiaTheme="minorEastAsia" w:hAnsiTheme="minorHAnsi" w:cstheme="minorHAnsi"/>
                <w:b/>
                <w:sz w:val="20"/>
                <w:szCs w:val="20"/>
              </w:rPr>
              <w:t>P. Demand Recirculation Manual Control (R-</w:t>
            </w:r>
            <w:proofErr w:type="spellStart"/>
            <w:r w:rsidRPr="00F01935">
              <w:rPr>
                <w:rFonts w:asciiTheme="minorHAnsi" w:eastAsiaTheme="minorEastAsia" w:hAnsiTheme="minorHAnsi" w:cstheme="minorHAnsi"/>
                <w:b/>
                <w:sz w:val="20"/>
                <w:szCs w:val="20"/>
              </w:rPr>
              <w:t>DRmc</w:t>
            </w:r>
            <w:proofErr w:type="spellEnd"/>
            <w:r w:rsidRPr="00F01935">
              <w:rPr>
                <w:rFonts w:asciiTheme="minorHAnsi" w:eastAsiaTheme="minorEastAsia" w:hAnsiTheme="minorHAnsi" w:cstheme="minorHAnsi"/>
                <w:b/>
                <w:sz w:val="20"/>
                <w:szCs w:val="20"/>
              </w:rPr>
              <w:t xml:space="preserve">) (RA4.4.9)/Sensor Control Requirements </w:t>
            </w:r>
            <w:r w:rsidRPr="00F01935">
              <w:rPr>
                <w:rFonts w:asciiTheme="minorHAnsi" w:hAnsiTheme="minorHAnsi" w:cstheme="minorHAnsi"/>
                <w:b/>
                <w:sz w:val="20"/>
                <w:szCs w:val="20"/>
              </w:rPr>
              <w:t>(</w:t>
            </w:r>
            <w:proofErr w:type="spellStart"/>
            <w:r w:rsidRPr="00F01935">
              <w:rPr>
                <w:rFonts w:asciiTheme="minorHAnsi" w:hAnsiTheme="minorHAnsi" w:cstheme="minorHAnsi"/>
                <w:b/>
                <w:sz w:val="20"/>
                <w:szCs w:val="20"/>
              </w:rPr>
              <w:t>RDRsc</w:t>
            </w:r>
            <w:proofErr w:type="spellEnd"/>
            <w:r w:rsidRPr="00F01935">
              <w:rPr>
                <w:rFonts w:asciiTheme="minorHAnsi" w:hAnsiTheme="minorHAnsi" w:cstheme="minorHAnsi"/>
                <w:b/>
                <w:sz w:val="20"/>
                <w:szCs w:val="20"/>
              </w:rPr>
              <w:t>) (RA4.4.10)</w:t>
            </w:r>
          </w:p>
          <w:p w14:paraId="15B379F3" w14:textId="69762BF1" w:rsidR="00641F8E" w:rsidRPr="00F0193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eastAsiaTheme="minorEastAsia" w:hAnsiTheme="minorHAnsi" w:cstheme="minorHAnsi"/>
                <w:sz w:val="18"/>
                <w:szCs w:val="20"/>
              </w:rPr>
              <w:t xml:space="preserve">Systems that utilize this distribution type shall comply with these requirements.  </w:t>
            </w:r>
            <w:r w:rsidRPr="00F01935">
              <w:rPr>
                <w:rFonts w:asciiTheme="minorHAnsi" w:hAnsiTheme="minorHAnsi" w:cstheme="minorHAnsi"/>
                <w:sz w:val="18"/>
                <w:szCs w:val="20"/>
              </w:rPr>
              <w:t>&lt;&lt;If A</w:t>
            </w:r>
            <w:r w:rsidR="00211E93" w:rsidRPr="00F01935">
              <w:rPr>
                <w:rFonts w:asciiTheme="minorHAnsi" w:hAnsiTheme="minorHAnsi" w:cstheme="minorHAnsi"/>
                <w:sz w:val="18"/>
                <w:szCs w:val="20"/>
              </w:rPr>
              <w:t>10</w:t>
            </w:r>
            <w:r w:rsidR="00B2486A" w:rsidRPr="00F01935">
              <w:rPr>
                <w:rFonts w:asciiTheme="minorHAnsi" w:hAnsiTheme="minorHAnsi" w:cstheme="minorHAnsi"/>
                <w:sz w:val="18"/>
                <w:szCs w:val="20"/>
              </w:rPr>
              <w:t xml:space="preserve"> or </w:t>
            </w:r>
            <w:r w:rsidR="00A80FE6" w:rsidRPr="00F01935">
              <w:rPr>
                <w:rFonts w:asciiTheme="minorHAnsi" w:hAnsiTheme="minorHAnsi" w:cstheme="minorHAnsi"/>
                <w:sz w:val="18"/>
                <w:szCs w:val="20"/>
              </w:rPr>
              <w:t>A2-</w:t>
            </w:r>
            <w:r w:rsidR="00B2486A" w:rsidRPr="00F01935">
              <w:rPr>
                <w:rFonts w:asciiTheme="minorHAnsi" w:hAnsiTheme="minorHAnsi" w:cstheme="minorHAnsi"/>
                <w:sz w:val="18"/>
                <w:szCs w:val="20"/>
              </w:rPr>
              <w:t>07</w:t>
            </w:r>
            <w:r w:rsidRPr="00F01935">
              <w:rPr>
                <w:rFonts w:asciiTheme="minorHAnsi" w:hAnsiTheme="minorHAnsi" w:cstheme="minorHAnsi"/>
                <w:sz w:val="18"/>
                <w:szCs w:val="20"/>
              </w:rPr>
              <w:t xml:space="preserve"> = “Demand Recirculation Manual Control”, “Demand Recirculation Sensor Control</w:t>
            </w:r>
            <w:proofErr w:type="gramStart"/>
            <w:r w:rsidRPr="00F01935">
              <w:rPr>
                <w:rFonts w:asciiTheme="minorHAnsi" w:hAnsiTheme="minorHAnsi" w:cstheme="minorHAnsi"/>
                <w:sz w:val="18"/>
                <w:szCs w:val="20"/>
              </w:rPr>
              <w:t>”,  “</w:t>
            </w:r>
            <w:proofErr w:type="gramEnd"/>
            <w:r w:rsidRPr="00F01935">
              <w:rPr>
                <w:rFonts w:asciiTheme="minorHAnsi" w:hAnsiTheme="minorHAnsi" w:cstheme="minorHAnsi"/>
                <w:sz w:val="18"/>
                <w:szCs w:val="20"/>
              </w:rPr>
              <w:t>HERS-Verified Demand Recirculation Manual Control”, or “HERS-Verified Demand Recirculation Sensor Control”, then display this entire table, else display “section does not apply" message &gt;&gt;</w:t>
            </w:r>
          </w:p>
          <w:p w14:paraId="5BA1B8F4" w14:textId="1A5D60C4" w:rsidR="00472953" w:rsidRPr="00F01935" w:rsidRDefault="0047295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F01935">
              <w:rPr>
                <w:rFonts w:asciiTheme="minorHAnsi" w:hAnsiTheme="minorHAnsi"/>
                <w:iCs/>
                <w:sz w:val="18"/>
                <w:szCs w:val="18"/>
              </w:rPr>
              <w:t>&lt;&lt;Static Text - see the top&gt;&gt;</w:t>
            </w:r>
          </w:p>
        </w:tc>
      </w:tr>
      <w:tr w:rsidR="00641F8E" w:rsidRPr="00F01935" w14:paraId="0DF10639" w14:textId="77777777" w:rsidTr="00E20AD9">
        <w:trPr>
          <w:trHeight w:val="144"/>
          <w:tblHeader/>
        </w:trPr>
        <w:tc>
          <w:tcPr>
            <w:tcW w:w="10790" w:type="dxa"/>
            <w:vAlign w:val="center"/>
          </w:tcPr>
          <w:p w14:paraId="019360B1" w14:textId="77777777" w:rsidR="00641F8E" w:rsidRPr="00F01935"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F01935">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Pr="00F01935"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0F467D49" w14:textId="77777777" w:rsidTr="008D35FE">
        <w:trPr>
          <w:trHeight w:val="144"/>
          <w:tblHeader/>
        </w:trPr>
        <w:tc>
          <w:tcPr>
            <w:tcW w:w="10790" w:type="dxa"/>
            <w:tcBorders>
              <w:bottom w:val="single" w:sz="4" w:space="0" w:color="auto"/>
            </w:tcBorders>
          </w:tcPr>
          <w:p w14:paraId="00269ABC" w14:textId="6EC95842"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b/>
                <w:sz w:val="20"/>
                <w:szCs w:val="18"/>
              </w:rPr>
              <w:t>Q. HERS-Verified Demand Recirculation Manual Control (</w:t>
            </w:r>
            <w:proofErr w:type="spellStart"/>
            <w:r w:rsidRPr="00F01935">
              <w:rPr>
                <w:rFonts w:asciiTheme="minorHAnsi" w:hAnsiTheme="minorHAnsi" w:cstheme="minorHAnsi"/>
                <w:b/>
                <w:sz w:val="20"/>
                <w:szCs w:val="18"/>
              </w:rPr>
              <w:t>RDRmc</w:t>
            </w:r>
            <w:proofErr w:type="spellEnd"/>
            <w:r w:rsidRPr="00F01935">
              <w:rPr>
                <w:rFonts w:asciiTheme="minorHAnsi" w:hAnsiTheme="minorHAnsi" w:cstheme="minorHAnsi"/>
                <w:b/>
                <w:sz w:val="20"/>
                <w:szCs w:val="18"/>
              </w:rPr>
              <w:t xml:space="preserve">-H) (RA3.6.6)/Sensor Control </w:t>
            </w:r>
            <w:r w:rsidRPr="00F01935">
              <w:rPr>
                <w:rFonts w:asciiTheme="minorHAnsi" w:hAnsiTheme="minorHAnsi" w:cstheme="minorHAnsi"/>
                <w:b/>
                <w:sz w:val="18"/>
                <w:szCs w:val="18"/>
              </w:rPr>
              <w:t>(</w:t>
            </w:r>
            <w:proofErr w:type="spellStart"/>
            <w:r w:rsidRPr="00F01935">
              <w:rPr>
                <w:rFonts w:asciiTheme="minorHAnsi" w:hAnsiTheme="minorHAnsi" w:cstheme="minorHAnsi"/>
                <w:b/>
                <w:sz w:val="18"/>
                <w:szCs w:val="18"/>
              </w:rPr>
              <w:t>RDRsc</w:t>
            </w:r>
            <w:proofErr w:type="spellEnd"/>
            <w:r w:rsidRPr="00F01935">
              <w:rPr>
                <w:rFonts w:asciiTheme="minorHAnsi" w:hAnsiTheme="minorHAnsi" w:cstheme="minorHAnsi"/>
                <w:b/>
                <w:sz w:val="18"/>
                <w:szCs w:val="18"/>
              </w:rPr>
              <w:t>-H) (RA3.6.7)</w:t>
            </w:r>
            <w:r w:rsidRPr="00F01935">
              <w:rPr>
                <w:rFonts w:asciiTheme="minorHAnsi" w:hAnsiTheme="minorHAnsi" w:cstheme="minorHAnsi"/>
                <w:b/>
                <w:sz w:val="20"/>
                <w:szCs w:val="18"/>
              </w:rPr>
              <w:t xml:space="preserve"> Requirements </w:t>
            </w:r>
          </w:p>
          <w:p w14:paraId="4472324C" w14:textId="0D65AC91" w:rsidR="00641F8E" w:rsidRPr="00F0193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20"/>
                <w:szCs w:val="18"/>
              </w:rPr>
              <w:t xml:space="preserve">Systems that utilize this distribution type shall comply with these requirements.  </w:t>
            </w:r>
            <w:r w:rsidRPr="00F01935">
              <w:rPr>
                <w:rFonts w:asciiTheme="minorHAnsi" w:hAnsiTheme="minorHAnsi" w:cstheme="minorHAnsi"/>
                <w:sz w:val="18"/>
                <w:szCs w:val="20"/>
              </w:rPr>
              <w:t>&lt;&lt;If A</w:t>
            </w:r>
            <w:r w:rsidR="00211E93" w:rsidRPr="00F01935">
              <w:rPr>
                <w:rFonts w:asciiTheme="minorHAnsi" w:hAnsiTheme="minorHAnsi" w:cstheme="minorHAnsi"/>
                <w:sz w:val="18"/>
                <w:szCs w:val="20"/>
              </w:rPr>
              <w:t>10</w:t>
            </w:r>
            <w:r w:rsidRPr="00F01935">
              <w:rPr>
                <w:rFonts w:asciiTheme="minorHAnsi" w:hAnsiTheme="minorHAnsi" w:cstheme="minorHAnsi"/>
                <w:sz w:val="18"/>
                <w:szCs w:val="20"/>
              </w:rPr>
              <w:t xml:space="preserve"> </w:t>
            </w:r>
            <w:r w:rsidR="00B2486A" w:rsidRPr="00F01935">
              <w:rPr>
                <w:rFonts w:asciiTheme="minorHAnsi" w:hAnsiTheme="minorHAnsi" w:cstheme="minorHAnsi"/>
                <w:sz w:val="18"/>
                <w:szCs w:val="20"/>
              </w:rPr>
              <w:t xml:space="preserve">or </w:t>
            </w:r>
            <w:r w:rsidR="00A80FE6" w:rsidRPr="00F01935">
              <w:rPr>
                <w:rFonts w:asciiTheme="minorHAnsi" w:hAnsiTheme="minorHAnsi" w:cstheme="minorHAnsi"/>
                <w:sz w:val="18"/>
                <w:szCs w:val="20"/>
              </w:rPr>
              <w:t>A2-</w:t>
            </w:r>
            <w:r w:rsidR="00B2486A" w:rsidRPr="00F01935">
              <w:rPr>
                <w:rFonts w:asciiTheme="minorHAnsi" w:hAnsiTheme="minorHAnsi" w:cstheme="minorHAnsi"/>
                <w:sz w:val="18"/>
                <w:szCs w:val="20"/>
              </w:rPr>
              <w:t xml:space="preserve">07 </w:t>
            </w:r>
            <w:r w:rsidRPr="00F01935">
              <w:rPr>
                <w:rFonts w:asciiTheme="minorHAnsi" w:hAnsiTheme="minorHAnsi" w:cstheme="minorHAnsi"/>
                <w:sz w:val="18"/>
                <w:szCs w:val="20"/>
              </w:rPr>
              <w:t>= “HERS-Verified Demand Recirculation Manual Control” or “HERS-Verified Demand Recirculation Sensor Control”, then display this entire table, else display “section does not apply" message &gt;&gt;</w:t>
            </w:r>
          </w:p>
          <w:p w14:paraId="640AD97D" w14:textId="01483DFB" w:rsidR="00472953" w:rsidRPr="00F01935" w:rsidRDefault="0047295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iCs/>
                <w:sz w:val="18"/>
                <w:szCs w:val="18"/>
              </w:rPr>
              <w:t>&lt;&lt;Static Text - see the top&gt;&gt;</w:t>
            </w:r>
          </w:p>
        </w:tc>
      </w:tr>
      <w:tr w:rsidR="008D35FE" w:rsidRPr="00F01935" w14:paraId="6262A39A" w14:textId="77777777" w:rsidTr="008D35FE">
        <w:trPr>
          <w:trHeight w:val="144"/>
          <w:tblHeader/>
        </w:trPr>
        <w:tc>
          <w:tcPr>
            <w:tcW w:w="10790" w:type="dxa"/>
            <w:vAlign w:val="center"/>
          </w:tcPr>
          <w:p w14:paraId="32D64D5C" w14:textId="4027B230" w:rsidR="008D35FE" w:rsidRPr="00F01935" w:rsidRDefault="00BA5E27"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E98688" w14:textId="52DB5403" w:rsidR="00FB228D" w:rsidRPr="00F01935" w:rsidRDefault="00FB228D" w:rsidP="00A05A6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tbl>
      <w:tblPr>
        <w:tblpPr w:leftFromText="180" w:rightFromText="180" w:vertAnchor="text" w:horzAnchor="margin" w:tblpY="120"/>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70"/>
      </w:tblGrid>
      <w:tr w:rsidR="00411887" w:rsidRPr="00F01935" w14:paraId="15D6C658" w14:textId="77777777" w:rsidTr="00771523">
        <w:trPr>
          <w:trHeight w:val="260"/>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36848B0A" w14:textId="5AD3EBF1" w:rsidR="00411887" w:rsidRPr="00F01935" w:rsidRDefault="00641F8E" w:rsidP="0005484E">
            <w:pPr>
              <w:spacing w:after="0"/>
              <w:rPr>
                <w:rFonts w:asciiTheme="minorHAnsi" w:hAnsiTheme="minorHAnsi" w:cstheme="minorHAnsi"/>
                <w:b/>
                <w:sz w:val="18"/>
                <w:szCs w:val="18"/>
              </w:rPr>
            </w:pPr>
            <w:r w:rsidRPr="00F01935">
              <w:rPr>
                <w:rFonts w:asciiTheme="minorHAnsi" w:hAnsiTheme="minorHAnsi" w:cstheme="minorHAnsi"/>
                <w:b/>
                <w:sz w:val="18"/>
                <w:szCs w:val="18"/>
              </w:rPr>
              <w:lastRenderedPageBreak/>
              <w:t>R</w:t>
            </w:r>
            <w:r w:rsidR="00411887" w:rsidRPr="00F01935">
              <w:rPr>
                <w:rFonts w:asciiTheme="minorHAnsi" w:hAnsiTheme="minorHAnsi" w:cstheme="minorHAnsi"/>
                <w:b/>
                <w:sz w:val="18"/>
                <w:szCs w:val="18"/>
              </w:rPr>
              <w:t xml:space="preserve">. </w:t>
            </w:r>
            <w:r w:rsidR="005C2F04" w:rsidRPr="00F01935">
              <w:rPr>
                <w:rFonts w:asciiTheme="minorHAnsi" w:hAnsiTheme="minorHAnsi" w:cstheme="minorHAnsi"/>
                <w:b/>
                <w:sz w:val="18"/>
                <w:szCs w:val="18"/>
              </w:rPr>
              <w:t>Determination of HERS Verification Compliance</w:t>
            </w:r>
          </w:p>
        </w:tc>
      </w:tr>
      <w:tr w:rsidR="00BA5E27" w:rsidRPr="00F01935" w14:paraId="3A0CBF57" w14:textId="77777777" w:rsidTr="00771523">
        <w:trPr>
          <w:trHeight w:val="602"/>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6B83CAEC" w14:textId="4594A1BD" w:rsidR="00BA5E27" w:rsidRPr="00F01935" w:rsidRDefault="00A74A43"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iCs/>
                <w:sz w:val="18"/>
                <w:szCs w:val="18"/>
              </w:rPr>
              <w:t>&lt;&lt;Static Text - see the top&gt;&gt;</w:t>
            </w:r>
            <w:r w:rsidR="008053DE" w:rsidRPr="00F01935">
              <w:rPr>
                <w:rFonts w:asciiTheme="minorHAnsi" w:hAnsiTheme="minorHAnsi"/>
                <w:iCs/>
                <w:sz w:val="18"/>
                <w:szCs w:val="18"/>
              </w:rPr>
              <w:t xml:space="preserve"> </w:t>
            </w:r>
          </w:p>
        </w:tc>
      </w:tr>
      <w:tr w:rsidR="00DA5C39" w:rsidRPr="00323F2C" w14:paraId="28202CD9" w14:textId="77777777" w:rsidTr="00FA4F5F">
        <w:trPr>
          <w:trHeight w:val="602"/>
        </w:trPr>
        <w:tc>
          <w:tcPr>
            <w:tcW w:w="625" w:type="dxa"/>
            <w:tcBorders>
              <w:top w:val="single" w:sz="4" w:space="0" w:color="000000"/>
              <w:left w:val="single" w:sz="4" w:space="0" w:color="000000"/>
              <w:bottom w:val="single" w:sz="4" w:space="0" w:color="000000"/>
              <w:right w:val="single" w:sz="4" w:space="0" w:color="000000"/>
            </w:tcBorders>
            <w:vAlign w:val="center"/>
          </w:tcPr>
          <w:p w14:paraId="141F8069" w14:textId="5E1AB7CA" w:rsidR="00DA5C39" w:rsidRPr="00F01935" w:rsidRDefault="00DA5C39"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iCs/>
                <w:sz w:val="18"/>
                <w:szCs w:val="18"/>
              </w:rPr>
            </w:pPr>
            <w:r w:rsidRPr="00F01935">
              <w:rPr>
                <w:rFonts w:asciiTheme="minorHAnsi" w:hAnsiTheme="minorHAnsi"/>
                <w:iCs/>
                <w:sz w:val="18"/>
                <w:szCs w:val="18"/>
              </w:rPr>
              <w:t>01</w:t>
            </w:r>
          </w:p>
        </w:tc>
        <w:tc>
          <w:tcPr>
            <w:tcW w:w="10170" w:type="dxa"/>
            <w:tcBorders>
              <w:top w:val="single" w:sz="4" w:space="0" w:color="000000"/>
              <w:left w:val="single" w:sz="4" w:space="0" w:color="000000"/>
              <w:bottom w:val="single" w:sz="4" w:space="0" w:color="000000"/>
              <w:right w:val="single" w:sz="4" w:space="0" w:color="000000"/>
            </w:tcBorders>
            <w:vAlign w:val="center"/>
          </w:tcPr>
          <w:p w14:paraId="5AEBEE41" w14:textId="30DF5B7F" w:rsidR="00DA5C39" w:rsidRPr="004B264B" w:rsidRDefault="00DA5C39"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iCs/>
                <w:sz w:val="18"/>
                <w:szCs w:val="18"/>
              </w:rPr>
            </w:pPr>
            <w:r w:rsidRPr="00F01935">
              <w:rPr>
                <w:rFonts w:asciiTheme="minorHAnsi" w:eastAsia="Times New Roman" w:hAnsiTheme="minorHAnsi"/>
                <w:sz w:val="18"/>
                <w:szCs w:val="18"/>
              </w:rPr>
              <w:t xml:space="preserve">&lt;&lt; if D08 result = System Complies, and results for all applicable sections F, G, I, J, K, and Q </w:t>
            </w:r>
            <w:r w:rsidRPr="00F01935">
              <w:rPr>
                <w:rFonts w:asciiTheme="minorHAnsi" w:eastAsia="Times New Roman" w:hAnsiTheme="minorHAnsi" w:cstheme="minorHAnsi"/>
                <w:sz w:val="18"/>
                <w:szCs w:val="18"/>
              </w:rPr>
              <w:t>≠</w:t>
            </w:r>
            <w:r w:rsidRPr="00F01935">
              <w:rPr>
                <w:rFonts w:asciiTheme="minorHAnsi" w:eastAsia="Times New Roman" w:hAnsiTheme="minorHAnsi"/>
                <w:sz w:val="18"/>
                <w:szCs w:val="18"/>
              </w:rPr>
              <w:t xml:space="preserve"> fail, then display: Complies: All specified verification protocol requirements on this document are met; else display: Does not comply: One or more specified verification protocol requirements on this document are not met.&gt;&gt;</w:t>
            </w:r>
          </w:p>
        </w:tc>
      </w:tr>
    </w:tbl>
    <w:p w14:paraId="4332D3ED" w14:textId="77777777" w:rsidR="00FB228D" w:rsidRPr="00A05A69"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p w14:paraId="0F7F47A5" w14:textId="77777777" w:rsidR="008E388E" w:rsidRDefault="008E388E" w:rsidP="00064F9C">
      <w:pPr>
        <w:spacing w:after="0" w:line="240" w:lineRule="auto"/>
        <w:rPr>
          <w:rFonts w:asciiTheme="minorHAnsi" w:hAnsiTheme="minorHAnsi" w:cstheme="minorHAnsi"/>
          <w:sz w:val="18"/>
          <w:szCs w:val="18"/>
        </w:rPr>
      </w:pPr>
    </w:p>
    <w:p w14:paraId="04C1D9C5" w14:textId="77777777" w:rsidR="001E2988" w:rsidRPr="001E2988" w:rsidRDefault="001E2988" w:rsidP="00F01935">
      <w:pPr>
        <w:rPr>
          <w:rFonts w:asciiTheme="minorHAnsi" w:hAnsiTheme="minorHAnsi" w:cstheme="minorHAnsi"/>
          <w:sz w:val="18"/>
          <w:szCs w:val="18"/>
        </w:rPr>
      </w:pPr>
    </w:p>
    <w:p w14:paraId="001258DA" w14:textId="0C023808" w:rsidR="001E2988" w:rsidRDefault="001E2988" w:rsidP="00F01935">
      <w:pPr>
        <w:tabs>
          <w:tab w:val="left" w:pos="4193"/>
        </w:tabs>
        <w:rPr>
          <w:rFonts w:asciiTheme="minorHAnsi" w:hAnsiTheme="minorHAnsi" w:cstheme="minorHAnsi"/>
          <w:sz w:val="18"/>
          <w:szCs w:val="18"/>
        </w:rPr>
      </w:pPr>
      <w:r>
        <w:rPr>
          <w:rFonts w:asciiTheme="minorHAnsi" w:hAnsiTheme="minorHAnsi" w:cstheme="minorHAnsi"/>
          <w:sz w:val="18"/>
          <w:szCs w:val="18"/>
        </w:rPr>
        <w:tab/>
      </w:r>
    </w:p>
    <w:p w14:paraId="2C4E80D4" w14:textId="77777777" w:rsidR="00AD545C" w:rsidRPr="00AD545C" w:rsidRDefault="00AD545C" w:rsidP="00AD545C">
      <w:pPr>
        <w:rPr>
          <w:rFonts w:asciiTheme="minorHAnsi" w:hAnsiTheme="minorHAnsi" w:cstheme="minorHAnsi"/>
          <w:sz w:val="18"/>
          <w:szCs w:val="18"/>
        </w:rPr>
      </w:pPr>
    </w:p>
    <w:p w14:paraId="52E083F2" w14:textId="77777777" w:rsidR="00AD545C" w:rsidRPr="00AD545C" w:rsidRDefault="00AD545C" w:rsidP="00AD545C">
      <w:pPr>
        <w:rPr>
          <w:rFonts w:asciiTheme="minorHAnsi" w:hAnsiTheme="minorHAnsi" w:cstheme="minorHAnsi"/>
          <w:sz w:val="18"/>
          <w:szCs w:val="18"/>
        </w:rPr>
      </w:pPr>
    </w:p>
    <w:p w14:paraId="54E8B1D2" w14:textId="77777777" w:rsidR="00AD545C" w:rsidRPr="00AD545C" w:rsidRDefault="00AD545C" w:rsidP="00AD545C">
      <w:pPr>
        <w:rPr>
          <w:rFonts w:asciiTheme="minorHAnsi" w:hAnsiTheme="minorHAnsi" w:cstheme="minorHAnsi"/>
          <w:sz w:val="18"/>
          <w:szCs w:val="18"/>
        </w:rPr>
      </w:pPr>
    </w:p>
    <w:p w14:paraId="147DB23B" w14:textId="77777777" w:rsidR="00AD545C" w:rsidRPr="00AD545C" w:rsidRDefault="00AD545C" w:rsidP="00AD545C">
      <w:pPr>
        <w:rPr>
          <w:rFonts w:asciiTheme="minorHAnsi" w:hAnsiTheme="minorHAnsi" w:cstheme="minorHAnsi"/>
          <w:sz w:val="18"/>
          <w:szCs w:val="18"/>
        </w:rPr>
      </w:pPr>
    </w:p>
    <w:p w14:paraId="55B09F48" w14:textId="77777777" w:rsidR="00AD545C" w:rsidRPr="00AD545C" w:rsidRDefault="00AD545C" w:rsidP="00AD545C">
      <w:pPr>
        <w:rPr>
          <w:rFonts w:asciiTheme="minorHAnsi" w:hAnsiTheme="minorHAnsi" w:cstheme="minorHAnsi"/>
          <w:sz w:val="18"/>
          <w:szCs w:val="18"/>
        </w:rPr>
      </w:pPr>
    </w:p>
    <w:p w14:paraId="43C8CDC6" w14:textId="77777777" w:rsidR="00AD545C" w:rsidRPr="00AD545C" w:rsidRDefault="00AD545C" w:rsidP="00AD545C">
      <w:pPr>
        <w:rPr>
          <w:rFonts w:asciiTheme="minorHAnsi" w:hAnsiTheme="minorHAnsi" w:cstheme="minorHAnsi"/>
          <w:sz w:val="18"/>
          <w:szCs w:val="18"/>
        </w:rPr>
      </w:pPr>
    </w:p>
    <w:p w14:paraId="33C723F7" w14:textId="77777777" w:rsidR="00AD545C" w:rsidRPr="00AD545C" w:rsidRDefault="00AD545C" w:rsidP="00AD545C">
      <w:pPr>
        <w:rPr>
          <w:rFonts w:asciiTheme="minorHAnsi" w:hAnsiTheme="minorHAnsi" w:cstheme="minorHAnsi"/>
          <w:sz w:val="18"/>
          <w:szCs w:val="18"/>
        </w:rPr>
      </w:pPr>
    </w:p>
    <w:p w14:paraId="29CCD2E8" w14:textId="77777777" w:rsidR="00AD545C" w:rsidRPr="00AD545C" w:rsidRDefault="00AD545C" w:rsidP="00AD545C">
      <w:pPr>
        <w:rPr>
          <w:rFonts w:asciiTheme="minorHAnsi" w:hAnsiTheme="minorHAnsi" w:cstheme="minorHAnsi"/>
          <w:sz w:val="18"/>
          <w:szCs w:val="18"/>
        </w:rPr>
      </w:pPr>
    </w:p>
    <w:p w14:paraId="4042E640" w14:textId="77777777" w:rsidR="00AD545C" w:rsidRPr="00AD545C" w:rsidRDefault="00AD545C" w:rsidP="00AD545C">
      <w:pPr>
        <w:rPr>
          <w:rFonts w:asciiTheme="minorHAnsi" w:hAnsiTheme="minorHAnsi" w:cstheme="minorHAnsi"/>
          <w:sz w:val="18"/>
          <w:szCs w:val="18"/>
        </w:rPr>
      </w:pPr>
    </w:p>
    <w:p w14:paraId="3746BE91" w14:textId="77777777" w:rsidR="00AD545C" w:rsidRPr="00AD545C" w:rsidRDefault="00AD545C" w:rsidP="00AD545C">
      <w:pPr>
        <w:rPr>
          <w:rFonts w:asciiTheme="minorHAnsi" w:hAnsiTheme="minorHAnsi" w:cstheme="minorHAnsi"/>
          <w:sz w:val="18"/>
          <w:szCs w:val="18"/>
        </w:rPr>
      </w:pPr>
    </w:p>
    <w:p w14:paraId="78D32A25" w14:textId="77777777" w:rsidR="00AD545C" w:rsidRPr="00AD545C" w:rsidRDefault="00AD545C" w:rsidP="00AD545C">
      <w:pPr>
        <w:rPr>
          <w:rFonts w:asciiTheme="minorHAnsi" w:hAnsiTheme="minorHAnsi" w:cstheme="minorHAnsi"/>
          <w:sz w:val="18"/>
          <w:szCs w:val="18"/>
        </w:rPr>
      </w:pPr>
    </w:p>
    <w:p w14:paraId="47867066" w14:textId="77777777" w:rsidR="00AD545C" w:rsidRPr="00AD545C" w:rsidRDefault="00AD545C" w:rsidP="00AD545C">
      <w:pPr>
        <w:rPr>
          <w:rFonts w:asciiTheme="minorHAnsi" w:hAnsiTheme="minorHAnsi" w:cstheme="minorHAnsi"/>
          <w:sz w:val="18"/>
          <w:szCs w:val="18"/>
        </w:rPr>
      </w:pPr>
    </w:p>
    <w:p w14:paraId="1D71AD2E" w14:textId="77777777" w:rsidR="00AD545C" w:rsidRPr="00AD545C" w:rsidRDefault="00AD545C" w:rsidP="00AD545C">
      <w:pPr>
        <w:rPr>
          <w:rFonts w:asciiTheme="minorHAnsi" w:hAnsiTheme="minorHAnsi" w:cstheme="minorHAnsi"/>
          <w:sz w:val="18"/>
          <w:szCs w:val="18"/>
        </w:rPr>
      </w:pPr>
    </w:p>
    <w:p w14:paraId="7B9603BF" w14:textId="77777777" w:rsidR="00AD545C" w:rsidRPr="00AD545C" w:rsidRDefault="00AD545C" w:rsidP="00AD545C">
      <w:pPr>
        <w:rPr>
          <w:rFonts w:asciiTheme="minorHAnsi" w:hAnsiTheme="minorHAnsi" w:cstheme="minorHAnsi"/>
          <w:sz w:val="18"/>
          <w:szCs w:val="18"/>
        </w:rPr>
      </w:pPr>
    </w:p>
    <w:p w14:paraId="2DAD6717" w14:textId="77777777" w:rsidR="00AD545C" w:rsidRPr="00AD545C" w:rsidRDefault="00AD545C" w:rsidP="00AD545C">
      <w:pPr>
        <w:rPr>
          <w:rFonts w:asciiTheme="minorHAnsi" w:hAnsiTheme="minorHAnsi" w:cstheme="minorHAnsi"/>
          <w:sz w:val="18"/>
          <w:szCs w:val="18"/>
        </w:rPr>
      </w:pPr>
    </w:p>
    <w:p w14:paraId="1190A35B" w14:textId="77777777" w:rsidR="00AD545C" w:rsidRPr="00AD545C" w:rsidRDefault="00AD545C" w:rsidP="00AD545C">
      <w:pPr>
        <w:rPr>
          <w:rFonts w:asciiTheme="minorHAnsi" w:hAnsiTheme="minorHAnsi" w:cstheme="minorHAnsi"/>
          <w:sz w:val="18"/>
          <w:szCs w:val="18"/>
        </w:rPr>
      </w:pPr>
    </w:p>
    <w:p w14:paraId="0BFBD6D8" w14:textId="77777777" w:rsidR="00AD545C" w:rsidRPr="00AD545C" w:rsidRDefault="00AD545C" w:rsidP="00AD545C">
      <w:pPr>
        <w:rPr>
          <w:rFonts w:asciiTheme="minorHAnsi" w:hAnsiTheme="minorHAnsi" w:cstheme="minorHAnsi"/>
          <w:sz w:val="18"/>
          <w:szCs w:val="18"/>
        </w:rPr>
      </w:pPr>
    </w:p>
    <w:p w14:paraId="28BE6062" w14:textId="77777777" w:rsidR="00AD545C" w:rsidRPr="00AD545C" w:rsidRDefault="00AD545C" w:rsidP="00AD545C">
      <w:pPr>
        <w:rPr>
          <w:rFonts w:asciiTheme="minorHAnsi" w:hAnsiTheme="minorHAnsi" w:cstheme="minorHAnsi"/>
          <w:sz w:val="18"/>
          <w:szCs w:val="18"/>
        </w:rPr>
      </w:pPr>
    </w:p>
    <w:p w14:paraId="3363B605" w14:textId="77777777" w:rsidR="00AD545C" w:rsidRPr="00AD545C" w:rsidRDefault="00AD545C" w:rsidP="00AD545C">
      <w:pPr>
        <w:rPr>
          <w:rFonts w:asciiTheme="minorHAnsi" w:hAnsiTheme="minorHAnsi" w:cstheme="minorHAnsi"/>
          <w:sz w:val="18"/>
          <w:szCs w:val="18"/>
        </w:rPr>
      </w:pPr>
    </w:p>
    <w:p w14:paraId="31B71943" w14:textId="77777777" w:rsidR="00AD545C" w:rsidRPr="00AD545C" w:rsidRDefault="00AD545C" w:rsidP="00AD545C">
      <w:pPr>
        <w:rPr>
          <w:rFonts w:asciiTheme="minorHAnsi" w:hAnsiTheme="minorHAnsi" w:cstheme="minorHAnsi"/>
          <w:sz w:val="18"/>
          <w:szCs w:val="18"/>
        </w:rPr>
      </w:pPr>
    </w:p>
    <w:p w14:paraId="30D9A068" w14:textId="77777777" w:rsidR="00AD545C" w:rsidRPr="00AD545C" w:rsidRDefault="00AD545C" w:rsidP="00AD545C">
      <w:pPr>
        <w:rPr>
          <w:rFonts w:asciiTheme="minorHAnsi" w:hAnsiTheme="minorHAnsi" w:cstheme="minorHAnsi"/>
          <w:sz w:val="18"/>
          <w:szCs w:val="18"/>
        </w:rPr>
      </w:pPr>
    </w:p>
    <w:p w14:paraId="131F965E" w14:textId="77777777" w:rsidR="00AD545C" w:rsidRDefault="00AD545C" w:rsidP="00AD545C">
      <w:pPr>
        <w:rPr>
          <w:rFonts w:asciiTheme="minorHAnsi" w:hAnsiTheme="minorHAnsi" w:cstheme="minorHAnsi"/>
          <w:sz w:val="18"/>
          <w:szCs w:val="18"/>
        </w:rPr>
      </w:pPr>
    </w:p>
    <w:p w14:paraId="490FD538" w14:textId="77777777" w:rsidR="00AD545C" w:rsidRPr="00AD545C" w:rsidRDefault="00AD545C" w:rsidP="00AD545C">
      <w:pPr>
        <w:jc w:val="center"/>
        <w:rPr>
          <w:rFonts w:asciiTheme="minorHAnsi" w:hAnsiTheme="minorHAnsi" w:cstheme="minorHAnsi"/>
          <w:sz w:val="18"/>
          <w:szCs w:val="18"/>
        </w:rPr>
      </w:pPr>
    </w:p>
    <w:sectPr w:rsidR="00AD545C" w:rsidRPr="00AD545C" w:rsidSect="00411887">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B507B" w14:textId="77777777" w:rsidR="00035C13" w:rsidRDefault="00035C13" w:rsidP="004E3B6C">
      <w:pPr>
        <w:spacing w:after="0" w:line="240" w:lineRule="auto"/>
      </w:pPr>
      <w:r>
        <w:separator/>
      </w:r>
    </w:p>
  </w:endnote>
  <w:endnote w:type="continuationSeparator" w:id="0">
    <w:p w14:paraId="5DA53244" w14:textId="77777777" w:rsidR="00035C13" w:rsidRDefault="00035C13" w:rsidP="004E3B6C">
      <w:pPr>
        <w:spacing w:after="0" w:line="240" w:lineRule="auto"/>
      </w:pPr>
      <w:r>
        <w:continuationSeparator/>
      </w:r>
    </w:p>
  </w:endnote>
  <w:endnote w:type="continuationNotice" w:id="1">
    <w:p w14:paraId="2BA866FE" w14:textId="77777777" w:rsidR="00035C13" w:rsidRDefault="00035C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7E6F5" w14:textId="77777777" w:rsidR="008B61A8" w:rsidRDefault="008B61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6A20267A" w:rsidR="00FD5324" w:rsidRPr="00C91513" w:rsidRDefault="00FD5324"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443D43F3" w:rsidR="00FD5324" w:rsidRPr="00C91513" w:rsidRDefault="00FD5324"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sidR="00D801B7">
      <w:rPr>
        <w:i w:val="0"/>
        <w:sz w:val="20"/>
        <w:szCs w:val="20"/>
      </w:rPr>
      <w:t>22</w:t>
    </w:r>
    <w:r>
      <w:rPr>
        <w:i w:val="0"/>
        <w:sz w:val="20"/>
        <w:szCs w:val="20"/>
      </w:rPr>
      <w:t xml:space="preserve"> </w:t>
    </w:r>
    <w:r w:rsidR="001E2988">
      <w:rPr>
        <w:i w:val="0"/>
        <w:sz w:val="20"/>
        <w:szCs w:val="20"/>
      </w:rPr>
      <w:t>Low-</w:t>
    </w:r>
    <w:r w:rsidR="005D5700">
      <w:rPr>
        <w:i w:val="0"/>
        <w:sz w:val="20"/>
        <w:szCs w:val="20"/>
      </w:rPr>
      <w:t>Rise Multifamily</w:t>
    </w:r>
    <w:r w:rsidR="001E2988" w:rsidRPr="00C91513">
      <w:rPr>
        <w:i w:val="0"/>
        <w:sz w:val="20"/>
        <w:szCs w:val="20"/>
      </w:rPr>
      <w:t xml:space="preserve"> </w:t>
    </w:r>
    <w:r w:rsidRPr="00C91513">
      <w:rPr>
        <w:i w:val="0"/>
        <w:sz w:val="20"/>
        <w:szCs w:val="20"/>
      </w:rPr>
      <w:t>Compliance</w:t>
    </w:r>
    <w:r>
      <w:rPr>
        <w:i w:val="0"/>
        <w:sz w:val="20"/>
        <w:szCs w:val="20"/>
      </w:rPr>
      <w:tab/>
    </w:r>
    <w:r w:rsidR="00D801B7">
      <w:rPr>
        <w:i w:val="0"/>
        <w:sz w:val="20"/>
        <w:szCs w:val="20"/>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3D3D0" w14:textId="77777777" w:rsidR="008B61A8" w:rsidRDefault="008B61A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3696B" w14:textId="7B202728" w:rsidR="008B61A8" w:rsidRPr="00C91513" w:rsidRDefault="008B61A8"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22 Low-Rise Multifamily</w:t>
    </w:r>
    <w:r w:rsidRPr="00C91513">
      <w:rPr>
        <w:i w:val="0"/>
        <w:sz w:val="20"/>
        <w:szCs w:val="20"/>
      </w:rPr>
      <w:t xml:space="preserve"> Compliance</w:t>
    </w:r>
    <w:r>
      <w:rPr>
        <w:i w:val="0"/>
        <w:sz w:val="20"/>
        <w:szCs w:val="20"/>
      </w:rPr>
      <w:tab/>
      <w:t>January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4" w14:textId="634087BB" w:rsidR="00FD5324" w:rsidRPr="00C80016" w:rsidRDefault="00FD5324"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sidR="00C5722F">
      <w:rPr>
        <w:i w:val="0"/>
        <w:sz w:val="20"/>
        <w:szCs w:val="20"/>
      </w:rPr>
      <w:t>22</w:t>
    </w:r>
    <w:r>
      <w:rPr>
        <w:i w:val="0"/>
        <w:sz w:val="20"/>
        <w:szCs w:val="20"/>
      </w:rPr>
      <w:t xml:space="preserve"> </w:t>
    </w:r>
    <w:r w:rsidR="001E2988">
      <w:rPr>
        <w:i w:val="0"/>
        <w:sz w:val="20"/>
        <w:szCs w:val="20"/>
      </w:rPr>
      <w:t>Low-Rise Multifamily</w:t>
    </w:r>
    <w:r w:rsidR="001E2988" w:rsidRPr="00C91513">
      <w:rPr>
        <w:i w:val="0"/>
        <w:sz w:val="20"/>
        <w:szCs w:val="20"/>
      </w:rPr>
      <w:t xml:space="preserve"> </w:t>
    </w:r>
    <w:r w:rsidRPr="00C91513">
      <w:rPr>
        <w:i w:val="0"/>
        <w:sz w:val="20"/>
        <w:szCs w:val="20"/>
      </w:rPr>
      <w:t>Compliance</w:t>
    </w:r>
    <w:r>
      <w:rPr>
        <w:i w:val="0"/>
        <w:sz w:val="20"/>
        <w:szCs w:val="20"/>
      </w:rPr>
      <w:tab/>
    </w:r>
    <w:r w:rsidR="00C5722F">
      <w:rPr>
        <w:i w:val="0"/>
        <w:sz w:val="20"/>
        <w:szCs w:val="2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91C80" w14:textId="77777777" w:rsidR="00035C13" w:rsidRDefault="00035C13" w:rsidP="004E3B6C">
      <w:pPr>
        <w:spacing w:after="0" w:line="240" w:lineRule="auto"/>
      </w:pPr>
      <w:r>
        <w:separator/>
      </w:r>
    </w:p>
  </w:footnote>
  <w:footnote w:type="continuationSeparator" w:id="0">
    <w:p w14:paraId="7579E494" w14:textId="77777777" w:rsidR="00035C13" w:rsidRDefault="00035C13" w:rsidP="004E3B6C">
      <w:pPr>
        <w:spacing w:after="0" w:line="240" w:lineRule="auto"/>
      </w:pPr>
      <w:r>
        <w:continuationSeparator/>
      </w:r>
    </w:p>
  </w:footnote>
  <w:footnote w:type="continuationNotice" w:id="1">
    <w:p w14:paraId="023440F0" w14:textId="77777777" w:rsidR="00035C13" w:rsidRDefault="00035C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FD5324" w:rsidRDefault="00215B42">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AEB13" w14:textId="77777777" w:rsidR="006905CE" w:rsidRPr="009B7BB1" w:rsidRDefault="006905CE" w:rsidP="006905CE">
    <w:pPr>
      <w:suppressAutoHyphens/>
      <w:spacing w:after="0" w:line="240" w:lineRule="auto"/>
      <w:ind w:left="-90"/>
      <w:jc w:val="center"/>
      <w:rPr>
        <w:rFonts w:ascii="Arial" w:eastAsia="Times New Roman" w:hAnsi="Arial" w:cs="Arial"/>
        <w:b/>
        <w:sz w:val="24"/>
        <w:szCs w:val="24"/>
      </w:rPr>
    </w:pPr>
    <w:r w:rsidRPr="00124803">
      <w:rPr>
        <w:rFonts w:eastAsia="Times New Roman" w:cs="Calibri"/>
        <w:noProof/>
        <w:sz w:val="28"/>
        <w:szCs w:val="28"/>
      </w:rPr>
      <w:drawing>
        <wp:anchor distT="0" distB="0" distL="114300" distR="114300" simplePos="0" relativeHeight="251660294" behindDoc="0" locked="0" layoutInCell="1" allowOverlap="1" wp14:anchorId="67817B2F" wp14:editId="6D5FACDD">
          <wp:simplePos x="0" y="0"/>
          <wp:positionH relativeFrom="column">
            <wp:posOffset>-280657</wp:posOffset>
          </wp:positionH>
          <wp:positionV relativeFrom="paragraph">
            <wp:posOffset>25092</wp:posOffset>
          </wp:positionV>
          <wp:extent cx="2532380" cy="566420"/>
          <wp:effectExtent l="0" t="0" r="0" b="0"/>
          <wp:wrapNone/>
          <wp:docPr id="6" name="Picture 6"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b/>
        <w:sz w:val="24"/>
        <w:szCs w:val="24"/>
      </w:rPr>
      <w:t>HERS VERIFIED INDIVIDUAL DWELLING UNIT HOT WATER SYSTEM DISTRIBUTION</w:t>
    </w:r>
  </w:p>
  <w:p w14:paraId="613920BA" w14:textId="77777777" w:rsidR="006905CE" w:rsidRDefault="006905CE" w:rsidP="006905CE">
    <w:pPr>
      <w:tabs>
        <w:tab w:val="center" w:pos="4320"/>
        <w:tab w:val="right" w:pos="8640"/>
      </w:tabs>
      <w:spacing w:after="0" w:line="240" w:lineRule="auto"/>
      <w:ind w:left="360"/>
      <w:jc w:val="center"/>
      <w:rPr>
        <w:rFonts w:ascii="Arial" w:eastAsia="Times New Roman" w:hAnsi="Arial" w:cs="Arial"/>
        <w:sz w:val="24"/>
        <w:szCs w:val="24"/>
      </w:rPr>
    </w:pPr>
    <w:r w:rsidRPr="00124803">
      <w:rPr>
        <w:rFonts w:ascii="Arial" w:eastAsia="Times New Roman" w:hAnsi="Arial" w:cs="Arial"/>
        <w:sz w:val="24"/>
        <w:szCs w:val="24"/>
      </w:rPr>
      <w:ptab w:relativeTo="margin" w:alignment="center" w:leader="none"/>
    </w:r>
    <w:r w:rsidRPr="00124803">
      <w:rPr>
        <w:rFonts w:ascii="Arial" w:eastAsia="Times New Roman" w:hAnsi="Arial" w:cs="Arial"/>
        <w:sz w:val="24"/>
        <w:szCs w:val="24"/>
      </w:rPr>
      <w:ptab w:relativeTo="margin" w:alignment="right" w:leader="none"/>
    </w:r>
    <w:r w:rsidRPr="00124803">
      <w:rPr>
        <w:rFonts w:eastAsia="Times New Roman" w:cs="Calibri"/>
        <w:sz w:val="28"/>
        <w:szCs w:val="28"/>
      </w:rPr>
      <w:t>CEC-</w:t>
    </w:r>
    <w:r>
      <w:rPr>
        <w:rFonts w:eastAsia="Times New Roman" w:cs="Calibri"/>
        <w:sz w:val="28"/>
        <w:szCs w:val="28"/>
      </w:rPr>
      <w:t>LMCV</w:t>
    </w:r>
    <w:r w:rsidRPr="00124803">
      <w:rPr>
        <w:rFonts w:eastAsia="Times New Roman" w:cs="Calibri"/>
        <w:sz w:val="28"/>
        <w:szCs w:val="28"/>
      </w:rPr>
      <w:t>-</w:t>
    </w:r>
    <w:r>
      <w:rPr>
        <w:rFonts w:eastAsia="Times New Roman" w:cs="Calibri"/>
        <w:sz w:val="28"/>
        <w:szCs w:val="28"/>
      </w:rPr>
      <w:t>PLB-22-H</w:t>
    </w:r>
  </w:p>
  <w:p w14:paraId="67A95DD4" w14:textId="77777777" w:rsidR="006905CE" w:rsidRDefault="006905CE" w:rsidP="006905CE">
    <w:pPr>
      <w:spacing w:after="160" w:line="259" w:lineRule="auto"/>
      <w:ind w:left="360"/>
      <w:rPr>
        <w:rFonts w:cs="Calibri"/>
        <w:b/>
        <w:bCs/>
        <w:i/>
        <w:iCs/>
        <w:sz w:val="28"/>
        <w:szCs w:val="28"/>
      </w:rPr>
    </w:pPr>
    <w:r w:rsidRPr="00124803">
      <w:rPr>
        <w:rFonts w:ascii="Arial" w:hAnsi="Arial" w:cs="Arial"/>
        <w:sz w:val="24"/>
      </w:rPr>
      <w:ptab w:relativeTo="margin" w:alignment="center" w:leader="none"/>
    </w:r>
    <w:r w:rsidRPr="00124803">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7777777" w:rsidR="00FD5324" w:rsidRDefault="00215B42">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102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8814"/>
      <w:gridCol w:w="1985"/>
    </w:tblGrid>
    <w:tr w:rsidR="00ED4FEF" w:rsidRPr="002877C4" w14:paraId="2D681941" w14:textId="77777777" w:rsidTr="009B6532">
      <w:trPr>
        <w:trHeight w:val="288"/>
      </w:trPr>
      <w:tc>
        <w:tcPr>
          <w:tcW w:w="4081" w:type="pct"/>
        </w:tcPr>
        <w:p w14:paraId="5473268D" w14:textId="7715A674" w:rsidR="00ED4FEF" w:rsidRPr="002877C4" w:rsidRDefault="00180254" w:rsidP="00C82BD4">
          <w:pPr>
            <w:pStyle w:val="Style14"/>
            <w:rPr>
              <w:b/>
              <w:sz w:val="24"/>
              <w:szCs w:val="24"/>
            </w:rPr>
          </w:pPr>
          <w:r>
            <w:t>CERTIFICATE OF INSTALLATION – USER INSTRUCTIONS</w:t>
          </w:r>
        </w:p>
      </w:tc>
      <w:tc>
        <w:tcPr>
          <w:tcW w:w="919" w:type="pct"/>
        </w:tcPr>
        <w:p w14:paraId="609ACAEF" w14:textId="77777777" w:rsidR="00ED4FEF" w:rsidRPr="00112139" w:rsidRDefault="00ED4FEF" w:rsidP="00112139">
          <w:pPr>
            <w:pStyle w:val="Style14"/>
            <w:jc w:val="right"/>
          </w:pPr>
          <w:r w:rsidRPr="00112139">
            <w:t>LMCV-PLB-22-H</w:t>
          </w:r>
        </w:p>
      </w:tc>
    </w:tr>
    <w:tr w:rsidR="00ED4FEF" w:rsidRPr="002877C4" w14:paraId="154CECFD" w14:textId="77777777" w:rsidTr="009B6532">
      <w:trPr>
        <w:trHeight w:val="288"/>
      </w:trPr>
      <w:tc>
        <w:tcPr>
          <w:tcW w:w="4081" w:type="pct"/>
        </w:tcPr>
        <w:p w14:paraId="0D9D91B5" w14:textId="77777777" w:rsidR="00ED4FEF" w:rsidRPr="002877C4" w:rsidRDefault="00ED4FEF" w:rsidP="00112139">
          <w:pPr>
            <w:pStyle w:val="Style14"/>
            <w:rPr>
              <w:sz w:val="24"/>
              <w:szCs w:val="24"/>
            </w:rPr>
          </w:pPr>
          <w:r w:rsidRPr="00112139">
            <w:t>HERS Verified Individual Dwelling Unit Hot Water System Distribution</w:t>
          </w:r>
        </w:p>
      </w:tc>
      <w:tc>
        <w:tcPr>
          <w:tcW w:w="919" w:type="pct"/>
        </w:tcPr>
        <w:p w14:paraId="70EB7DFB" w14:textId="0A6B5C99" w:rsidR="00ED4FEF" w:rsidRPr="00112139" w:rsidRDefault="00ED4FEF" w:rsidP="00112139">
          <w:pPr>
            <w:pStyle w:val="Style14"/>
            <w:jc w:val="right"/>
          </w:pPr>
          <w:r w:rsidRPr="00112139">
            <w:t xml:space="preserve">(Page </w:t>
          </w:r>
          <w:r w:rsidRPr="00112139">
            <w:fldChar w:fldCharType="begin"/>
          </w:r>
          <w:r w:rsidRPr="00112139">
            <w:instrText xml:space="preserve"> PAGE   \* MERGEFORMAT </w:instrText>
          </w:r>
          <w:r w:rsidRPr="00112139">
            <w:fldChar w:fldCharType="separate"/>
          </w:r>
          <w:r w:rsidRPr="00112139">
            <w:t>1</w:t>
          </w:r>
          <w:r w:rsidRPr="00112139">
            <w:fldChar w:fldCharType="end"/>
          </w:r>
          <w:r w:rsidRPr="00112139">
            <w:t xml:space="preserve"> of </w:t>
          </w:r>
          <w:fldSimple w:instr=" SECTIONPAGES   \* MERGEFORMAT ">
            <w:r w:rsidR="00215B42">
              <w:rPr>
                <w:noProof/>
              </w:rPr>
              <w:t>3</w:t>
            </w:r>
          </w:fldSimple>
          <w:r w:rsidRPr="00112139">
            <w:t>)</w:t>
          </w:r>
        </w:p>
      </w:tc>
    </w:tr>
  </w:tbl>
  <w:p w14:paraId="432C617A" w14:textId="77777777" w:rsidR="00ED4FEF" w:rsidRPr="00F21D7B" w:rsidRDefault="00ED4FEF" w:rsidP="00F21D7B">
    <w:pPr>
      <w:pStyle w:val="Heade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FD5324" w:rsidRDefault="00215B42">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26"/>
      <w:gridCol w:w="2948"/>
      <w:gridCol w:w="1825"/>
    </w:tblGrid>
    <w:tr w:rsidR="00FD5324" w:rsidRPr="00F85124" w14:paraId="0F7F47CF" w14:textId="77777777" w:rsidTr="0036348A">
      <w:trPr>
        <w:cantSplit/>
        <w:trHeight w:val="288"/>
      </w:trPr>
      <w:tc>
        <w:tcPr>
          <w:tcW w:w="4155" w:type="pct"/>
          <w:gridSpan w:val="2"/>
          <w:tcBorders>
            <w:bottom w:val="single" w:sz="4" w:space="0" w:color="auto"/>
            <w:right w:val="nil"/>
          </w:tcBorders>
          <w:vAlign w:val="center"/>
        </w:tcPr>
        <w:p w14:paraId="0F7F47CD" w14:textId="307F0869" w:rsidR="00FD5324" w:rsidRPr="00F85124" w:rsidRDefault="00FD5324">
          <w:pPr>
            <w:pStyle w:val="Style14"/>
            <w:rPr>
              <w:b/>
            </w:rPr>
          </w:pPr>
          <w:r>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7D648CA7" w:rsidR="00FD5324" w:rsidRDefault="00411648">
          <w:pPr>
            <w:pStyle w:val="Style15"/>
            <w:rPr>
              <w:b/>
            </w:rPr>
          </w:pPr>
          <w:r>
            <w:t>LMCV</w:t>
          </w:r>
          <w:r w:rsidR="00FD5324">
            <w:t>-PLB-22-H</w:t>
          </w:r>
        </w:p>
      </w:tc>
    </w:tr>
    <w:tr w:rsidR="00FD5324" w:rsidRPr="00F85124" w14:paraId="0F7F47D2" w14:textId="77777777" w:rsidTr="00454B1E">
      <w:trPr>
        <w:cantSplit/>
        <w:trHeight w:val="288"/>
      </w:trPr>
      <w:tc>
        <w:tcPr>
          <w:tcW w:w="2790" w:type="pct"/>
          <w:tcBorders>
            <w:right w:val="nil"/>
          </w:tcBorders>
        </w:tcPr>
        <w:p w14:paraId="0F7F47D0" w14:textId="1574D888" w:rsidR="00FD5324" w:rsidRPr="00F85124" w:rsidRDefault="00FD5324" w:rsidP="00C33BFE">
          <w:pPr>
            <w:pStyle w:val="Style10"/>
            <w:rPr>
              <w:sz w:val="12"/>
              <w:szCs w:val="12"/>
            </w:rPr>
          </w:pPr>
          <w:r>
            <w:t xml:space="preserve">HERS Verified </w:t>
          </w:r>
          <w:r w:rsidR="00411648">
            <w:t xml:space="preserve">Individual </w:t>
          </w:r>
          <w:r w:rsidRPr="006D2E42">
            <w:t>Dwelling Unit Hot Water System Distribution</w:t>
          </w:r>
        </w:p>
      </w:tc>
      <w:tc>
        <w:tcPr>
          <w:tcW w:w="2210" w:type="pct"/>
          <w:gridSpan w:val="2"/>
          <w:tcBorders>
            <w:left w:val="nil"/>
          </w:tcBorders>
        </w:tcPr>
        <w:p w14:paraId="0F7F47D1" w14:textId="6C7B3479" w:rsidR="00FD5324" w:rsidRPr="00F85124" w:rsidRDefault="00FD5324" w:rsidP="00C33BFE">
          <w:pPr>
            <w:pStyle w:val="Style11"/>
            <w:rPr>
              <w:sz w:val="12"/>
              <w:szCs w:val="12"/>
            </w:rPr>
          </w:pPr>
          <w:r w:rsidRPr="00F85124">
            <w:t xml:space="preserve">(Page </w:t>
          </w:r>
          <w:r>
            <w:fldChar w:fldCharType="begin"/>
          </w:r>
          <w:r>
            <w:instrText xml:space="preserve"> PAGE   \* MERGEFORMAT </w:instrText>
          </w:r>
          <w:r>
            <w:fldChar w:fldCharType="separate"/>
          </w:r>
          <w:r w:rsidR="00F8123B">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215B42">
            <w:rPr>
              <w:noProof/>
            </w:rPr>
            <w:t>11</w:t>
          </w:r>
          <w:r>
            <w:rPr>
              <w:noProof/>
            </w:rPr>
            <w:fldChar w:fldCharType="end"/>
          </w:r>
          <w:r w:rsidRPr="00F85124">
            <w:t>)</w:t>
          </w:r>
        </w:p>
      </w:tc>
    </w:tr>
  </w:tbl>
  <w:p w14:paraId="0F7F47D3" w14:textId="62C39F77" w:rsidR="00FD5324" w:rsidRPr="006D2E42" w:rsidRDefault="00215B42"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FD5324" w:rsidRDefault="00215B42">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F4D01"/>
    <w:multiLevelType w:val="hybridMultilevel"/>
    <w:tmpl w:val="DC507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C231E4D"/>
    <w:multiLevelType w:val="hybridMultilevel"/>
    <w:tmpl w:val="98BA8574"/>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24580CC3"/>
    <w:multiLevelType w:val="hybridMultilevel"/>
    <w:tmpl w:val="60563078"/>
    <w:lvl w:ilvl="0" w:tplc="DC0A226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542491"/>
    <w:multiLevelType w:val="hybridMultilevel"/>
    <w:tmpl w:val="A39C2838"/>
    <w:lvl w:ilvl="0" w:tplc="4200777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6B02C5"/>
    <w:multiLevelType w:val="hybridMultilevel"/>
    <w:tmpl w:val="F8849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9"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BD135A"/>
    <w:multiLevelType w:val="hybridMultilevel"/>
    <w:tmpl w:val="38AA6442"/>
    <w:lvl w:ilvl="0" w:tplc="4200777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3090A"/>
    <w:multiLevelType w:val="hybridMultilevel"/>
    <w:tmpl w:val="30BAA694"/>
    <w:lvl w:ilvl="0" w:tplc="1BB4222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E636A6"/>
    <w:multiLevelType w:val="hybridMultilevel"/>
    <w:tmpl w:val="7F4AC31C"/>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5" w15:restartNumberingAfterBreak="0">
    <w:nsid w:val="74B473ED"/>
    <w:multiLevelType w:val="hybridMultilevel"/>
    <w:tmpl w:val="33BE4A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B736A8"/>
    <w:multiLevelType w:val="hybridMultilevel"/>
    <w:tmpl w:val="0ED42F5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8655114">
    <w:abstractNumId w:val="8"/>
  </w:num>
  <w:num w:numId="2" w16cid:durableId="862397394">
    <w:abstractNumId w:val="13"/>
  </w:num>
  <w:num w:numId="3" w16cid:durableId="957570397">
    <w:abstractNumId w:val="17"/>
  </w:num>
  <w:num w:numId="4" w16cid:durableId="1400441968">
    <w:abstractNumId w:val="9"/>
  </w:num>
  <w:num w:numId="5" w16cid:durableId="1917323086">
    <w:abstractNumId w:val="11"/>
  </w:num>
  <w:num w:numId="6" w16cid:durableId="992831376">
    <w:abstractNumId w:val="3"/>
  </w:num>
  <w:num w:numId="7" w16cid:durableId="609901144">
    <w:abstractNumId w:val="0"/>
  </w:num>
  <w:num w:numId="8" w16cid:durableId="250742752">
    <w:abstractNumId w:val="18"/>
  </w:num>
  <w:num w:numId="9" w16cid:durableId="890070742">
    <w:abstractNumId w:val="7"/>
  </w:num>
  <w:num w:numId="10" w16cid:durableId="901675676">
    <w:abstractNumId w:val="15"/>
  </w:num>
  <w:num w:numId="11" w16cid:durableId="973213706">
    <w:abstractNumId w:val="2"/>
  </w:num>
  <w:num w:numId="12" w16cid:durableId="1917859343">
    <w:abstractNumId w:val="12"/>
    <w:lvlOverride w:ilvl="0">
      <w:startOverride w:val="1"/>
    </w:lvlOverride>
    <w:lvlOverride w:ilvl="1"/>
    <w:lvlOverride w:ilvl="2"/>
    <w:lvlOverride w:ilvl="3"/>
    <w:lvlOverride w:ilvl="4"/>
    <w:lvlOverride w:ilvl="5"/>
    <w:lvlOverride w:ilvl="6"/>
    <w:lvlOverride w:ilvl="7"/>
    <w:lvlOverride w:ilvl="8"/>
  </w:num>
  <w:num w:numId="13" w16cid:durableId="1650742220">
    <w:abstractNumId w:val="16"/>
  </w:num>
  <w:num w:numId="14" w16cid:durableId="948664042">
    <w:abstractNumId w:val="6"/>
  </w:num>
  <w:num w:numId="15" w16cid:durableId="2044792309">
    <w:abstractNumId w:val="5"/>
  </w:num>
  <w:num w:numId="16" w16cid:durableId="1462729174">
    <w:abstractNumId w:val="10"/>
  </w:num>
  <w:num w:numId="17" w16cid:durableId="1283607636">
    <w:abstractNumId w:val="14"/>
  </w:num>
  <w:num w:numId="18" w16cid:durableId="2133670482">
    <w:abstractNumId w:val="1"/>
  </w:num>
  <w:num w:numId="19" w16cid:durableId="1295793700">
    <w:abstractNumId w:val="4"/>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10453"/>
    <w:rsid w:val="00010FF6"/>
    <w:rsid w:val="00013667"/>
    <w:rsid w:val="00020A1B"/>
    <w:rsid w:val="00025661"/>
    <w:rsid w:val="00026F0A"/>
    <w:rsid w:val="000348E3"/>
    <w:rsid w:val="00034C3F"/>
    <w:rsid w:val="00034EAB"/>
    <w:rsid w:val="000355BB"/>
    <w:rsid w:val="00035C13"/>
    <w:rsid w:val="00035EF9"/>
    <w:rsid w:val="00046302"/>
    <w:rsid w:val="00047B46"/>
    <w:rsid w:val="00047C58"/>
    <w:rsid w:val="000546D5"/>
    <w:rsid w:val="0005484E"/>
    <w:rsid w:val="000601F4"/>
    <w:rsid w:val="0006478B"/>
    <w:rsid w:val="000648BB"/>
    <w:rsid w:val="00064983"/>
    <w:rsid w:val="00064F9C"/>
    <w:rsid w:val="00065203"/>
    <w:rsid w:val="00072F5C"/>
    <w:rsid w:val="000760F1"/>
    <w:rsid w:val="000807DE"/>
    <w:rsid w:val="000849F0"/>
    <w:rsid w:val="00087746"/>
    <w:rsid w:val="00092950"/>
    <w:rsid w:val="00094B34"/>
    <w:rsid w:val="00096D14"/>
    <w:rsid w:val="0009742B"/>
    <w:rsid w:val="000A05A2"/>
    <w:rsid w:val="000A0AFB"/>
    <w:rsid w:val="000B1D36"/>
    <w:rsid w:val="000B52D6"/>
    <w:rsid w:val="000B7422"/>
    <w:rsid w:val="000C360A"/>
    <w:rsid w:val="000C6B64"/>
    <w:rsid w:val="000D2396"/>
    <w:rsid w:val="000D25B8"/>
    <w:rsid w:val="000D2BEB"/>
    <w:rsid w:val="000D3D9E"/>
    <w:rsid w:val="000D4598"/>
    <w:rsid w:val="000D610A"/>
    <w:rsid w:val="000E1685"/>
    <w:rsid w:val="000E45E2"/>
    <w:rsid w:val="000E6115"/>
    <w:rsid w:val="000F1D06"/>
    <w:rsid w:val="000F75BC"/>
    <w:rsid w:val="00112139"/>
    <w:rsid w:val="0011311E"/>
    <w:rsid w:val="00113182"/>
    <w:rsid w:val="0012169B"/>
    <w:rsid w:val="00122A6B"/>
    <w:rsid w:val="00122DFF"/>
    <w:rsid w:val="001233C7"/>
    <w:rsid w:val="00123831"/>
    <w:rsid w:val="0013071A"/>
    <w:rsid w:val="00130C73"/>
    <w:rsid w:val="00132963"/>
    <w:rsid w:val="00132ED8"/>
    <w:rsid w:val="0013538D"/>
    <w:rsid w:val="00136975"/>
    <w:rsid w:val="001379AE"/>
    <w:rsid w:val="001416A8"/>
    <w:rsid w:val="001418FF"/>
    <w:rsid w:val="0014483B"/>
    <w:rsid w:val="00144AB7"/>
    <w:rsid w:val="001455A6"/>
    <w:rsid w:val="0014685A"/>
    <w:rsid w:val="00147EA4"/>
    <w:rsid w:val="00147F7C"/>
    <w:rsid w:val="00157DF4"/>
    <w:rsid w:val="0016093A"/>
    <w:rsid w:val="00166F9C"/>
    <w:rsid w:val="00177CE0"/>
    <w:rsid w:val="00180254"/>
    <w:rsid w:val="00180B11"/>
    <w:rsid w:val="00186072"/>
    <w:rsid w:val="00187D79"/>
    <w:rsid w:val="0019006C"/>
    <w:rsid w:val="00190379"/>
    <w:rsid w:val="001914EC"/>
    <w:rsid w:val="00192296"/>
    <w:rsid w:val="001938BC"/>
    <w:rsid w:val="00193F95"/>
    <w:rsid w:val="001A5DB6"/>
    <w:rsid w:val="001A6F3A"/>
    <w:rsid w:val="001B3105"/>
    <w:rsid w:val="001B6293"/>
    <w:rsid w:val="001B692C"/>
    <w:rsid w:val="001C4250"/>
    <w:rsid w:val="001C6EE0"/>
    <w:rsid w:val="001C791D"/>
    <w:rsid w:val="001D1F6F"/>
    <w:rsid w:val="001D396A"/>
    <w:rsid w:val="001D6488"/>
    <w:rsid w:val="001E2988"/>
    <w:rsid w:val="001E3511"/>
    <w:rsid w:val="001E58D1"/>
    <w:rsid w:val="001E78D5"/>
    <w:rsid w:val="001F0055"/>
    <w:rsid w:val="001F0A5C"/>
    <w:rsid w:val="001F0A85"/>
    <w:rsid w:val="001F3460"/>
    <w:rsid w:val="001F353A"/>
    <w:rsid w:val="001F3BFF"/>
    <w:rsid w:val="001F3C43"/>
    <w:rsid w:val="00204D31"/>
    <w:rsid w:val="00211E93"/>
    <w:rsid w:val="00212109"/>
    <w:rsid w:val="002145A5"/>
    <w:rsid w:val="00215B42"/>
    <w:rsid w:val="00216B4F"/>
    <w:rsid w:val="00216FB1"/>
    <w:rsid w:val="002176C2"/>
    <w:rsid w:val="0022056E"/>
    <w:rsid w:val="0022213C"/>
    <w:rsid w:val="00222953"/>
    <w:rsid w:val="00226C79"/>
    <w:rsid w:val="002302E4"/>
    <w:rsid w:val="0023197E"/>
    <w:rsid w:val="0023694B"/>
    <w:rsid w:val="002431D7"/>
    <w:rsid w:val="002456C7"/>
    <w:rsid w:val="002473C4"/>
    <w:rsid w:val="0025415A"/>
    <w:rsid w:val="002544C3"/>
    <w:rsid w:val="00256327"/>
    <w:rsid w:val="00256B55"/>
    <w:rsid w:val="0025788B"/>
    <w:rsid w:val="002578E7"/>
    <w:rsid w:val="002600BD"/>
    <w:rsid w:val="00260EB7"/>
    <w:rsid w:val="00262468"/>
    <w:rsid w:val="002625AF"/>
    <w:rsid w:val="00264A7E"/>
    <w:rsid w:val="002669DB"/>
    <w:rsid w:val="00267060"/>
    <w:rsid w:val="00267109"/>
    <w:rsid w:val="002709C7"/>
    <w:rsid w:val="002710F2"/>
    <w:rsid w:val="00274FB3"/>
    <w:rsid w:val="00275574"/>
    <w:rsid w:val="00276DD9"/>
    <w:rsid w:val="00277C19"/>
    <w:rsid w:val="00283894"/>
    <w:rsid w:val="00290EC0"/>
    <w:rsid w:val="002A058D"/>
    <w:rsid w:val="002A45FE"/>
    <w:rsid w:val="002A4FD5"/>
    <w:rsid w:val="002A63C0"/>
    <w:rsid w:val="002A7B9B"/>
    <w:rsid w:val="002B102D"/>
    <w:rsid w:val="002B1F33"/>
    <w:rsid w:val="002B4375"/>
    <w:rsid w:val="002B51E3"/>
    <w:rsid w:val="002B5F75"/>
    <w:rsid w:val="002C3E82"/>
    <w:rsid w:val="002C594D"/>
    <w:rsid w:val="002C7351"/>
    <w:rsid w:val="002C7975"/>
    <w:rsid w:val="002D344E"/>
    <w:rsid w:val="002D7D57"/>
    <w:rsid w:val="002E3AD7"/>
    <w:rsid w:val="002E6A39"/>
    <w:rsid w:val="002F12C6"/>
    <w:rsid w:val="002F18C2"/>
    <w:rsid w:val="002F1EAA"/>
    <w:rsid w:val="002F3401"/>
    <w:rsid w:val="002F44E2"/>
    <w:rsid w:val="002F6B0E"/>
    <w:rsid w:val="002F6D61"/>
    <w:rsid w:val="003004FB"/>
    <w:rsid w:val="00300BF7"/>
    <w:rsid w:val="003027B1"/>
    <w:rsid w:val="00304DD4"/>
    <w:rsid w:val="00305943"/>
    <w:rsid w:val="0031022E"/>
    <w:rsid w:val="00312B01"/>
    <w:rsid w:val="003166CA"/>
    <w:rsid w:val="003222A9"/>
    <w:rsid w:val="0032295A"/>
    <w:rsid w:val="00323F2C"/>
    <w:rsid w:val="00327949"/>
    <w:rsid w:val="003279CA"/>
    <w:rsid w:val="0033003F"/>
    <w:rsid w:val="003317CB"/>
    <w:rsid w:val="00332C3F"/>
    <w:rsid w:val="00334B00"/>
    <w:rsid w:val="00347515"/>
    <w:rsid w:val="00353208"/>
    <w:rsid w:val="00353696"/>
    <w:rsid w:val="00353FF6"/>
    <w:rsid w:val="003553ED"/>
    <w:rsid w:val="0035556A"/>
    <w:rsid w:val="00356EF4"/>
    <w:rsid w:val="00357CFC"/>
    <w:rsid w:val="003609C5"/>
    <w:rsid w:val="00362F77"/>
    <w:rsid w:val="0036348A"/>
    <w:rsid w:val="00371321"/>
    <w:rsid w:val="00371CAD"/>
    <w:rsid w:val="003739EF"/>
    <w:rsid w:val="00375228"/>
    <w:rsid w:val="003765F9"/>
    <w:rsid w:val="00383435"/>
    <w:rsid w:val="003838CF"/>
    <w:rsid w:val="00383FC8"/>
    <w:rsid w:val="00390ECF"/>
    <w:rsid w:val="003A32BC"/>
    <w:rsid w:val="003A56CA"/>
    <w:rsid w:val="003B2758"/>
    <w:rsid w:val="003B2928"/>
    <w:rsid w:val="003C08D4"/>
    <w:rsid w:val="003C0EF4"/>
    <w:rsid w:val="003C2B0D"/>
    <w:rsid w:val="003C4442"/>
    <w:rsid w:val="003C5766"/>
    <w:rsid w:val="003C74C2"/>
    <w:rsid w:val="003D260A"/>
    <w:rsid w:val="003D3970"/>
    <w:rsid w:val="003D7869"/>
    <w:rsid w:val="003D7F1B"/>
    <w:rsid w:val="003E5D1D"/>
    <w:rsid w:val="003E796B"/>
    <w:rsid w:val="003E7C75"/>
    <w:rsid w:val="003F16AA"/>
    <w:rsid w:val="00400D12"/>
    <w:rsid w:val="004021C5"/>
    <w:rsid w:val="004035F2"/>
    <w:rsid w:val="00407192"/>
    <w:rsid w:val="00410D90"/>
    <w:rsid w:val="00410ECB"/>
    <w:rsid w:val="00411648"/>
    <w:rsid w:val="00411887"/>
    <w:rsid w:val="004125D7"/>
    <w:rsid w:val="004144C8"/>
    <w:rsid w:val="0042224A"/>
    <w:rsid w:val="00422867"/>
    <w:rsid w:val="00426876"/>
    <w:rsid w:val="00427F23"/>
    <w:rsid w:val="0043125D"/>
    <w:rsid w:val="00433BD6"/>
    <w:rsid w:val="004348C4"/>
    <w:rsid w:val="00442EBB"/>
    <w:rsid w:val="0044671E"/>
    <w:rsid w:val="0044682A"/>
    <w:rsid w:val="00450E94"/>
    <w:rsid w:val="00454B1E"/>
    <w:rsid w:val="00455CD1"/>
    <w:rsid w:val="004561B1"/>
    <w:rsid w:val="004577D2"/>
    <w:rsid w:val="004648AA"/>
    <w:rsid w:val="00464DF3"/>
    <w:rsid w:val="00465F4D"/>
    <w:rsid w:val="00467528"/>
    <w:rsid w:val="004716A9"/>
    <w:rsid w:val="00472953"/>
    <w:rsid w:val="00473393"/>
    <w:rsid w:val="004737C4"/>
    <w:rsid w:val="00476633"/>
    <w:rsid w:val="004818A4"/>
    <w:rsid w:val="00493396"/>
    <w:rsid w:val="00493F0F"/>
    <w:rsid w:val="0049441B"/>
    <w:rsid w:val="00494DCF"/>
    <w:rsid w:val="004953E7"/>
    <w:rsid w:val="00496FB9"/>
    <w:rsid w:val="004A16DC"/>
    <w:rsid w:val="004A2578"/>
    <w:rsid w:val="004A5B7C"/>
    <w:rsid w:val="004B0F33"/>
    <w:rsid w:val="004B5988"/>
    <w:rsid w:val="004B7501"/>
    <w:rsid w:val="004B7988"/>
    <w:rsid w:val="004B7D10"/>
    <w:rsid w:val="004C2B81"/>
    <w:rsid w:val="004C395F"/>
    <w:rsid w:val="004D1480"/>
    <w:rsid w:val="004E16E0"/>
    <w:rsid w:val="004E1C67"/>
    <w:rsid w:val="004E3B6C"/>
    <w:rsid w:val="004F13BE"/>
    <w:rsid w:val="00511958"/>
    <w:rsid w:val="00512AE6"/>
    <w:rsid w:val="005136A3"/>
    <w:rsid w:val="00520259"/>
    <w:rsid w:val="0052448D"/>
    <w:rsid w:val="00526D3D"/>
    <w:rsid w:val="0053169A"/>
    <w:rsid w:val="00531DE4"/>
    <w:rsid w:val="00533FC8"/>
    <w:rsid w:val="005438DF"/>
    <w:rsid w:val="0055112E"/>
    <w:rsid w:val="00554EE8"/>
    <w:rsid w:val="00563D2C"/>
    <w:rsid w:val="0056485C"/>
    <w:rsid w:val="00574862"/>
    <w:rsid w:val="00583B52"/>
    <w:rsid w:val="00585029"/>
    <w:rsid w:val="00585D1F"/>
    <w:rsid w:val="0058605A"/>
    <w:rsid w:val="00587770"/>
    <w:rsid w:val="00592019"/>
    <w:rsid w:val="00596745"/>
    <w:rsid w:val="00596A16"/>
    <w:rsid w:val="005A35FF"/>
    <w:rsid w:val="005A5077"/>
    <w:rsid w:val="005A673E"/>
    <w:rsid w:val="005B1B6C"/>
    <w:rsid w:val="005B4893"/>
    <w:rsid w:val="005C1235"/>
    <w:rsid w:val="005C2F04"/>
    <w:rsid w:val="005C69A2"/>
    <w:rsid w:val="005D0176"/>
    <w:rsid w:val="005D11BC"/>
    <w:rsid w:val="005D2389"/>
    <w:rsid w:val="005D4716"/>
    <w:rsid w:val="005D5700"/>
    <w:rsid w:val="005D78F8"/>
    <w:rsid w:val="005E1CB6"/>
    <w:rsid w:val="005E20A6"/>
    <w:rsid w:val="005E71B4"/>
    <w:rsid w:val="005F39F7"/>
    <w:rsid w:val="005F5F84"/>
    <w:rsid w:val="006017B3"/>
    <w:rsid w:val="00602222"/>
    <w:rsid w:val="00604247"/>
    <w:rsid w:val="00604BC8"/>
    <w:rsid w:val="00606394"/>
    <w:rsid w:val="006074F7"/>
    <w:rsid w:val="00614C62"/>
    <w:rsid w:val="006155F7"/>
    <w:rsid w:val="00625EF9"/>
    <w:rsid w:val="00627215"/>
    <w:rsid w:val="0063645C"/>
    <w:rsid w:val="00641F8E"/>
    <w:rsid w:val="00643B79"/>
    <w:rsid w:val="006441C9"/>
    <w:rsid w:val="0064691B"/>
    <w:rsid w:val="0065556B"/>
    <w:rsid w:val="0065796D"/>
    <w:rsid w:val="00660D0A"/>
    <w:rsid w:val="00662936"/>
    <w:rsid w:val="00663CC9"/>
    <w:rsid w:val="00663D1C"/>
    <w:rsid w:val="00673062"/>
    <w:rsid w:val="006813CE"/>
    <w:rsid w:val="006858BC"/>
    <w:rsid w:val="006905CE"/>
    <w:rsid w:val="006971F7"/>
    <w:rsid w:val="00697250"/>
    <w:rsid w:val="006A451F"/>
    <w:rsid w:val="006A662E"/>
    <w:rsid w:val="006A7E82"/>
    <w:rsid w:val="006B3D34"/>
    <w:rsid w:val="006C167A"/>
    <w:rsid w:val="006C1A68"/>
    <w:rsid w:val="006C2FF6"/>
    <w:rsid w:val="006C36EE"/>
    <w:rsid w:val="006C43BE"/>
    <w:rsid w:val="006C51E6"/>
    <w:rsid w:val="006D0D5A"/>
    <w:rsid w:val="006D27B8"/>
    <w:rsid w:val="006D2E42"/>
    <w:rsid w:val="006D43C4"/>
    <w:rsid w:val="006D65C2"/>
    <w:rsid w:val="006D7821"/>
    <w:rsid w:val="006E0618"/>
    <w:rsid w:val="006E1E98"/>
    <w:rsid w:val="006E258E"/>
    <w:rsid w:val="006E4B25"/>
    <w:rsid w:val="006E72A8"/>
    <w:rsid w:val="006F1E2A"/>
    <w:rsid w:val="006F400D"/>
    <w:rsid w:val="006F4A34"/>
    <w:rsid w:val="00704E79"/>
    <w:rsid w:val="00707B29"/>
    <w:rsid w:val="00711708"/>
    <w:rsid w:val="007140B9"/>
    <w:rsid w:val="00717F59"/>
    <w:rsid w:val="00720D79"/>
    <w:rsid w:val="00722694"/>
    <w:rsid w:val="007305A1"/>
    <w:rsid w:val="00731004"/>
    <w:rsid w:val="007325A8"/>
    <w:rsid w:val="00733B18"/>
    <w:rsid w:val="00736541"/>
    <w:rsid w:val="007376A9"/>
    <w:rsid w:val="00742B60"/>
    <w:rsid w:val="00747A98"/>
    <w:rsid w:val="007568C3"/>
    <w:rsid w:val="00764432"/>
    <w:rsid w:val="00770BE1"/>
    <w:rsid w:val="00771523"/>
    <w:rsid w:val="007727F8"/>
    <w:rsid w:val="007771B8"/>
    <w:rsid w:val="00777ED6"/>
    <w:rsid w:val="0078696D"/>
    <w:rsid w:val="00787826"/>
    <w:rsid w:val="00792100"/>
    <w:rsid w:val="007951A4"/>
    <w:rsid w:val="00795769"/>
    <w:rsid w:val="00795808"/>
    <w:rsid w:val="007A1C4D"/>
    <w:rsid w:val="007A1DD9"/>
    <w:rsid w:val="007A27A1"/>
    <w:rsid w:val="007A56DD"/>
    <w:rsid w:val="007A73AF"/>
    <w:rsid w:val="007B088E"/>
    <w:rsid w:val="007B0D5E"/>
    <w:rsid w:val="007B499C"/>
    <w:rsid w:val="007B6A87"/>
    <w:rsid w:val="007C165D"/>
    <w:rsid w:val="007C2E10"/>
    <w:rsid w:val="007C41E1"/>
    <w:rsid w:val="007C4814"/>
    <w:rsid w:val="007C713C"/>
    <w:rsid w:val="007D76B1"/>
    <w:rsid w:val="007D7B77"/>
    <w:rsid w:val="007E190B"/>
    <w:rsid w:val="007E24AD"/>
    <w:rsid w:val="007E4F4D"/>
    <w:rsid w:val="007F04D6"/>
    <w:rsid w:val="007F2497"/>
    <w:rsid w:val="007F431D"/>
    <w:rsid w:val="007F7E71"/>
    <w:rsid w:val="008049A6"/>
    <w:rsid w:val="008053DE"/>
    <w:rsid w:val="008100D6"/>
    <w:rsid w:val="00811F8E"/>
    <w:rsid w:val="00816EBB"/>
    <w:rsid w:val="0082708E"/>
    <w:rsid w:val="00834840"/>
    <w:rsid w:val="00835CA5"/>
    <w:rsid w:val="00841F88"/>
    <w:rsid w:val="00845B3C"/>
    <w:rsid w:val="00845DDA"/>
    <w:rsid w:val="00850E4B"/>
    <w:rsid w:val="0085480C"/>
    <w:rsid w:val="008618D8"/>
    <w:rsid w:val="008619BD"/>
    <w:rsid w:val="00865941"/>
    <w:rsid w:val="00867AFA"/>
    <w:rsid w:val="00871A40"/>
    <w:rsid w:val="00871BF4"/>
    <w:rsid w:val="00871C24"/>
    <w:rsid w:val="008747B8"/>
    <w:rsid w:val="00874A91"/>
    <w:rsid w:val="00876910"/>
    <w:rsid w:val="00876C88"/>
    <w:rsid w:val="00876F4B"/>
    <w:rsid w:val="00880CB5"/>
    <w:rsid w:val="00890BBF"/>
    <w:rsid w:val="008924B8"/>
    <w:rsid w:val="008A088F"/>
    <w:rsid w:val="008A6EEA"/>
    <w:rsid w:val="008B05BB"/>
    <w:rsid w:val="008B1241"/>
    <w:rsid w:val="008B211A"/>
    <w:rsid w:val="008B61A8"/>
    <w:rsid w:val="008C11DD"/>
    <w:rsid w:val="008C1AE1"/>
    <w:rsid w:val="008D35FE"/>
    <w:rsid w:val="008D37C6"/>
    <w:rsid w:val="008E1688"/>
    <w:rsid w:val="008E2A8D"/>
    <w:rsid w:val="008E388E"/>
    <w:rsid w:val="008E5B69"/>
    <w:rsid w:val="008E73F2"/>
    <w:rsid w:val="008F0FC8"/>
    <w:rsid w:val="008F119E"/>
    <w:rsid w:val="008F15F7"/>
    <w:rsid w:val="0090287C"/>
    <w:rsid w:val="0091146E"/>
    <w:rsid w:val="00911B47"/>
    <w:rsid w:val="00913A72"/>
    <w:rsid w:val="0091592F"/>
    <w:rsid w:val="0091782E"/>
    <w:rsid w:val="00920A95"/>
    <w:rsid w:val="009217F8"/>
    <w:rsid w:val="0092321B"/>
    <w:rsid w:val="009234C3"/>
    <w:rsid w:val="009242A1"/>
    <w:rsid w:val="009268B1"/>
    <w:rsid w:val="009269B2"/>
    <w:rsid w:val="00930EB5"/>
    <w:rsid w:val="00935470"/>
    <w:rsid w:val="00935859"/>
    <w:rsid w:val="00936A9C"/>
    <w:rsid w:val="009403AC"/>
    <w:rsid w:val="0094138E"/>
    <w:rsid w:val="0095386E"/>
    <w:rsid w:val="009563F0"/>
    <w:rsid w:val="0096040D"/>
    <w:rsid w:val="00975A1A"/>
    <w:rsid w:val="00976020"/>
    <w:rsid w:val="009813F1"/>
    <w:rsid w:val="00981BEC"/>
    <w:rsid w:val="00990D0A"/>
    <w:rsid w:val="00990D7C"/>
    <w:rsid w:val="00991614"/>
    <w:rsid w:val="009916D8"/>
    <w:rsid w:val="00992424"/>
    <w:rsid w:val="00994805"/>
    <w:rsid w:val="00994F23"/>
    <w:rsid w:val="009A203E"/>
    <w:rsid w:val="009A48FF"/>
    <w:rsid w:val="009A63CA"/>
    <w:rsid w:val="009B534F"/>
    <w:rsid w:val="009B681B"/>
    <w:rsid w:val="009B7609"/>
    <w:rsid w:val="009B7D4A"/>
    <w:rsid w:val="009C0C4A"/>
    <w:rsid w:val="009C10FB"/>
    <w:rsid w:val="009C19C3"/>
    <w:rsid w:val="009C1BD6"/>
    <w:rsid w:val="009C1D6E"/>
    <w:rsid w:val="009C4B10"/>
    <w:rsid w:val="009D30A9"/>
    <w:rsid w:val="009D4437"/>
    <w:rsid w:val="009D6242"/>
    <w:rsid w:val="009D7A13"/>
    <w:rsid w:val="009E0D73"/>
    <w:rsid w:val="009F72E3"/>
    <w:rsid w:val="00A0137D"/>
    <w:rsid w:val="00A03FBA"/>
    <w:rsid w:val="00A04883"/>
    <w:rsid w:val="00A056A4"/>
    <w:rsid w:val="00A05A69"/>
    <w:rsid w:val="00A11FD9"/>
    <w:rsid w:val="00A122CA"/>
    <w:rsid w:val="00A123F0"/>
    <w:rsid w:val="00A1435D"/>
    <w:rsid w:val="00A15705"/>
    <w:rsid w:val="00A1738B"/>
    <w:rsid w:val="00A26CEF"/>
    <w:rsid w:val="00A34609"/>
    <w:rsid w:val="00A36348"/>
    <w:rsid w:val="00A417EC"/>
    <w:rsid w:val="00A424B6"/>
    <w:rsid w:val="00A445DE"/>
    <w:rsid w:val="00A45B6A"/>
    <w:rsid w:val="00A55D6E"/>
    <w:rsid w:val="00A566AA"/>
    <w:rsid w:val="00A74A43"/>
    <w:rsid w:val="00A803E2"/>
    <w:rsid w:val="00A809F0"/>
    <w:rsid w:val="00A80FE6"/>
    <w:rsid w:val="00A82A43"/>
    <w:rsid w:val="00A847A0"/>
    <w:rsid w:val="00A92D60"/>
    <w:rsid w:val="00A934C0"/>
    <w:rsid w:val="00A93E82"/>
    <w:rsid w:val="00A956FB"/>
    <w:rsid w:val="00AA01B2"/>
    <w:rsid w:val="00AA0B70"/>
    <w:rsid w:val="00AA2A5A"/>
    <w:rsid w:val="00AB434E"/>
    <w:rsid w:val="00AC03FE"/>
    <w:rsid w:val="00AC0F95"/>
    <w:rsid w:val="00AC1974"/>
    <w:rsid w:val="00AC4B2D"/>
    <w:rsid w:val="00AD0DE8"/>
    <w:rsid w:val="00AD545C"/>
    <w:rsid w:val="00AD7981"/>
    <w:rsid w:val="00AE281C"/>
    <w:rsid w:val="00AE6068"/>
    <w:rsid w:val="00AE79F4"/>
    <w:rsid w:val="00AE7D2E"/>
    <w:rsid w:val="00AF02DF"/>
    <w:rsid w:val="00AF2949"/>
    <w:rsid w:val="00AF3886"/>
    <w:rsid w:val="00AF55F9"/>
    <w:rsid w:val="00AF5BDE"/>
    <w:rsid w:val="00AF74FE"/>
    <w:rsid w:val="00B02169"/>
    <w:rsid w:val="00B022F9"/>
    <w:rsid w:val="00B04692"/>
    <w:rsid w:val="00B062D7"/>
    <w:rsid w:val="00B1560F"/>
    <w:rsid w:val="00B16B2C"/>
    <w:rsid w:val="00B20A20"/>
    <w:rsid w:val="00B237E1"/>
    <w:rsid w:val="00B2486A"/>
    <w:rsid w:val="00B251DF"/>
    <w:rsid w:val="00B334C7"/>
    <w:rsid w:val="00B37017"/>
    <w:rsid w:val="00B40255"/>
    <w:rsid w:val="00B41E50"/>
    <w:rsid w:val="00B42098"/>
    <w:rsid w:val="00B50178"/>
    <w:rsid w:val="00B50E4A"/>
    <w:rsid w:val="00B5420A"/>
    <w:rsid w:val="00B549F6"/>
    <w:rsid w:val="00B5653D"/>
    <w:rsid w:val="00B60F39"/>
    <w:rsid w:val="00B61354"/>
    <w:rsid w:val="00B6144B"/>
    <w:rsid w:val="00B614D3"/>
    <w:rsid w:val="00B65F0F"/>
    <w:rsid w:val="00B7047B"/>
    <w:rsid w:val="00B71192"/>
    <w:rsid w:val="00B7334B"/>
    <w:rsid w:val="00B73379"/>
    <w:rsid w:val="00B73475"/>
    <w:rsid w:val="00B74627"/>
    <w:rsid w:val="00B7468E"/>
    <w:rsid w:val="00B76E3D"/>
    <w:rsid w:val="00B77D9F"/>
    <w:rsid w:val="00B802F5"/>
    <w:rsid w:val="00B843FA"/>
    <w:rsid w:val="00B914D1"/>
    <w:rsid w:val="00B917B2"/>
    <w:rsid w:val="00B93A6C"/>
    <w:rsid w:val="00B971C9"/>
    <w:rsid w:val="00B97F68"/>
    <w:rsid w:val="00BA0DE5"/>
    <w:rsid w:val="00BA592A"/>
    <w:rsid w:val="00BA5E27"/>
    <w:rsid w:val="00BA7A3E"/>
    <w:rsid w:val="00BB3403"/>
    <w:rsid w:val="00BB6EE2"/>
    <w:rsid w:val="00BC0A50"/>
    <w:rsid w:val="00BC1420"/>
    <w:rsid w:val="00BC512C"/>
    <w:rsid w:val="00BD00C4"/>
    <w:rsid w:val="00BD168A"/>
    <w:rsid w:val="00BD57B1"/>
    <w:rsid w:val="00BD5A3B"/>
    <w:rsid w:val="00BD7E2D"/>
    <w:rsid w:val="00BE1972"/>
    <w:rsid w:val="00BE3305"/>
    <w:rsid w:val="00BF03F8"/>
    <w:rsid w:val="00BF25D5"/>
    <w:rsid w:val="00BF4443"/>
    <w:rsid w:val="00BF71E8"/>
    <w:rsid w:val="00BF7314"/>
    <w:rsid w:val="00C04DCE"/>
    <w:rsid w:val="00C063FD"/>
    <w:rsid w:val="00C07730"/>
    <w:rsid w:val="00C11154"/>
    <w:rsid w:val="00C126AF"/>
    <w:rsid w:val="00C12EA4"/>
    <w:rsid w:val="00C14A87"/>
    <w:rsid w:val="00C16266"/>
    <w:rsid w:val="00C17920"/>
    <w:rsid w:val="00C207A5"/>
    <w:rsid w:val="00C239B7"/>
    <w:rsid w:val="00C258EC"/>
    <w:rsid w:val="00C27BCE"/>
    <w:rsid w:val="00C309E7"/>
    <w:rsid w:val="00C33BFE"/>
    <w:rsid w:val="00C35A11"/>
    <w:rsid w:val="00C41113"/>
    <w:rsid w:val="00C4167D"/>
    <w:rsid w:val="00C41DB5"/>
    <w:rsid w:val="00C430DC"/>
    <w:rsid w:val="00C430F0"/>
    <w:rsid w:val="00C450A9"/>
    <w:rsid w:val="00C46AC8"/>
    <w:rsid w:val="00C47121"/>
    <w:rsid w:val="00C50541"/>
    <w:rsid w:val="00C52DF5"/>
    <w:rsid w:val="00C533F7"/>
    <w:rsid w:val="00C53FDF"/>
    <w:rsid w:val="00C53FE6"/>
    <w:rsid w:val="00C549BD"/>
    <w:rsid w:val="00C55E3A"/>
    <w:rsid w:val="00C56024"/>
    <w:rsid w:val="00C5722F"/>
    <w:rsid w:val="00C60404"/>
    <w:rsid w:val="00C605D1"/>
    <w:rsid w:val="00C6275F"/>
    <w:rsid w:val="00C65DCF"/>
    <w:rsid w:val="00C66DE8"/>
    <w:rsid w:val="00C70F8D"/>
    <w:rsid w:val="00C70FB4"/>
    <w:rsid w:val="00C713D7"/>
    <w:rsid w:val="00C7156E"/>
    <w:rsid w:val="00C71DFF"/>
    <w:rsid w:val="00C7551D"/>
    <w:rsid w:val="00C80016"/>
    <w:rsid w:val="00C82BD4"/>
    <w:rsid w:val="00C851AD"/>
    <w:rsid w:val="00C91513"/>
    <w:rsid w:val="00C92FBA"/>
    <w:rsid w:val="00C9491D"/>
    <w:rsid w:val="00C9553B"/>
    <w:rsid w:val="00C97CD0"/>
    <w:rsid w:val="00CA1005"/>
    <w:rsid w:val="00CA27B6"/>
    <w:rsid w:val="00CA463B"/>
    <w:rsid w:val="00CA7C26"/>
    <w:rsid w:val="00CB0B04"/>
    <w:rsid w:val="00CB1D8F"/>
    <w:rsid w:val="00CB21D4"/>
    <w:rsid w:val="00CB41C8"/>
    <w:rsid w:val="00CB59A5"/>
    <w:rsid w:val="00CC297E"/>
    <w:rsid w:val="00CC3747"/>
    <w:rsid w:val="00CC3F68"/>
    <w:rsid w:val="00CC4CAF"/>
    <w:rsid w:val="00CD098C"/>
    <w:rsid w:val="00CD11B4"/>
    <w:rsid w:val="00CD1D96"/>
    <w:rsid w:val="00CD3504"/>
    <w:rsid w:val="00CD49C6"/>
    <w:rsid w:val="00CD6823"/>
    <w:rsid w:val="00CE1CE6"/>
    <w:rsid w:val="00CE2B87"/>
    <w:rsid w:val="00CE2BDF"/>
    <w:rsid w:val="00CE616E"/>
    <w:rsid w:val="00CF186E"/>
    <w:rsid w:val="00CF2ADD"/>
    <w:rsid w:val="00CF4A37"/>
    <w:rsid w:val="00CF62EE"/>
    <w:rsid w:val="00D04A55"/>
    <w:rsid w:val="00D11ADC"/>
    <w:rsid w:val="00D11CB0"/>
    <w:rsid w:val="00D11D0C"/>
    <w:rsid w:val="00D146D9"/>
    <w:rsid w:val="00D21FDB"/>
    <w:rsid w:val="00D23E4B"/>
    <w:rsid w:val="00D27702"/>
    <w:rsid w:val="00D30288"/>
    <w:rsid w:val="00D348F0"/>
    <w:rsid w:val="00D35CCC"/>
    <w:rsid w:val="00D372D8"/>
    <w:rsid w:val="00D405C8"/>
    <w:rsid w:val="00D441B7"/>
    <w:rsid w:val="00D442A6"/>
    <w:rsid w:val="00D44924"/>
    <w:rsid w:val="00D55D91"/>
    <w:rsid w:val="00D56448"/>
    <w:rsid w:val="00D630C0"/>
    <w:rsid w:val="00D65630"/>
    <w:rsid w:val="00D65ACF"/>
    <w:rsid w:val="00D668B5"/>
    <w:rsid w:val="00D72ABF"/>
    <w:rsid w:val="00D73EDD"/>
    <w:rsid w:val="00D74ADA"/>
    <w:rsid w:val="00D74ED9"/>
    <w:rsid w:val="00D7513B"/>
    <w:rsid w:val="00D75806"/>
    <w:rsid w:val="00D7737C"/>
    <w:rsid w:val="00D801B7"/>
    <w:rsid w:val="00D80631"/>
    <w:rsid w:val="00D82384"/>
    <w:rsid w:val="00D843F8"/>
    <w:rsid w:val="00D85E3F"/>
    <w:rsid w:val="00D85FCB"/>
    <w:rsid w:val="00D86BD0"/>
    <w:rsid w:val="00D86D5C"/>
    <w:rsid w:val="00D879CA"/>
    <w:rsid w:val="00D91F99"/>
    <w:rsid w:val="00D9665A"/>
    <w:rsid w:val="00DA2983"/>
    <w:rsid w:val="00DA48EB"/>
    <w:rsid w:val="00DA5B77"/>
    <w:rsid w:val="00DA5C39"/>
    <w:rsid w:val="00DB13D1"/>
    <w:rsid w:val="00DB1F50"/>
    <w:rsid w:val="00DB7BEA"/>
    <w:rsid w:val="00DC18FD"/>
    <w:rsid w:val="00DC25AA"/>
    <w:rsid w:val="00DC522B"/>
    <w:rsid w:val="00DC71A3"/>
    <w:rsid w:val="00DD3997"/>
    <w:rsid w:val="00DD7A9E"/>
    <w:rsid w:val="00DE23EE"/>
    <w:rsid w:val="00DE5076"/>
    <w:rsid w:val="00DE5497"/>
    <w:rsid w:val="00DE68B9"/>
    <w:rsid w:val="00DE7A20"/>
    <w:rsid w:val="00DF3222"/>
    <w:rsid w:val="00DF32C1"/>
    <w:rsid w:val="00DF3388"/>
    <w:rsid w:val="00DF413D"/>
    <w:rsid w:val="00DF49E0"/>
    <w:rsid w:val="00DF4BB0"/>
    <w:rsid w:val="00DF531F"/>
    <w:rsid w:val="00DF67E5"/>
    <w:rsid w:val="00E0468F"/>
    <w:rsid w:val="00E04921"/>
    <w:rsid w:val="00E07C31"/>
    <w:rsid w:val="00E201AC"/>
    <w:rsid w:val="00E20AD9"/>
    <w:rsid w:val="00E22524"/>
    <w:rsid w:val="00E2707C"/>
    <w:rsid w:val="00E37B5C"/>
    <w:rsid w:val="00E43F52"/>
    <w:rsid w:val="00E44319"/>
    <w:rsid w:val="00E44F15"/>
    <w:rsid w:val="00E5015A"/>
    <w:rsid w:val="00E50E28"/>
    <w:rsid w:val="00E53F43"/>
    <w:rsid w:val="00E54E23"/>
    <w:rsid w:val="00E611DC"/>
    <w:rsid w:val="00E65215"/>
    <w:rsid w:val="00E65CD8"/>
    <w:rsid w:val="00E71469"/>
    <w:rsid w:val="00E71FAB"/>
    <w:rsid w:val="00E77A0E"/>
    <w:rsid w:val="00E809DE"/>
    <w:rsid w:val="00E81D52"/>
    <w:rsid w:val="00E879AA"/>
    <w:rsid w:val="00E9142C"/>
    <w:rsid w:val="00E91725"/>
    <w:rsid w:val="00EA0965"/>
    <w:rsid w:val="00EA2944"/>
    <w:rsid w:val="00EA2CE7"/>
    <w:rsid w:val="00EB0542"/>
    <w:rsid w:val="00EB333A"/>
    <w:rsid w:val="00EB7683"/>
    <w:rsid w:val="00EC0140"/>
    <w:rsid w:val="00EC1611"/>
    <w:rsid w:val="00EC1CBE"/>
    <w:rsid w:val="00ED1C7D"/>
    <w:rsid w:val="00ED4FEF"/>
    <w:rsid w:val="00ED6E64"/>
    <w:rsid w:val="00EE0059"/>
    <w:rsid w:val="00EE3342"/>
    <w:rsid w:val="00EF43E7"/>
    <w:rsid w:val="00EF51D7"/>
    <w:rsid w:val="00EF7B18"/>
    <w:rsid w:val="00F017C1"/>
    <w:rsid w:val="00F01935"/>
    <w:rsid w:val="00F0196F"/>
    <w:rsid w:val="00F1004F"/>
    <w:rsid w:val="00F14AC1"/>
    <w:rsid w:val="00F2136B"/>
    <w:rsid w:val="00F21D7B"/>
    <w:rsid w:val="00F41465"/>
    <w:rsid w:val="00F43BE7"/>
    <w:rsid w:val="00F43DC7"/>
    <w:rsid w:val="00F4590C"/>
    <w:rsid w:val="00F45931"/>
    <w:rsid w:val="00F45F7B"/>
    <w:rsid w:val="00F47BF9"/>
    <w:rsid w:val="00F5274C"/>
    <w:rsid w:val="00F5526F"/>
    <w:rsid w:val="00F55E19"/>
    <w:rsid w:val="00F6420C"/>
    <w:rsid w:val="00F642F7"/>
    <w:rsid w:val="00F64888"/>
    <w:rsid w:val="00F65B9C"/>
    <w:rsid w:val="00F67605"/>
    <w:rsid w:val="00F7001C"/>
    <w:rsid w:val="00F70BFD"/>
    <w:rsid w:val="00F7760E"/>
    <w:rsid w:val="00F8123B"/>
    <w:rsid w:val="00F83A1B"/>
    <w:rsid w:val="00F91DB1"/>
    <w:rsid w:val="00F96517"/>
    <w:rsid w:val="00FA4660"/>
    <w:rsid w:val="00FA4F5F"/>
    <w:rsid w:val="00FA67D5"/>
    <w:rsid w:val="00FB0CB9"/>
    <w:rsid w:val="00FB228D"/>
    <w:rsid w:val="00FB266D"/>
    <w:rsid w:val="00FB57F9"/>
    <w:rsid w:val="00FC0855"/>
    <w:rsid w:val="00FC1BBC"/>
    <w:rsid w:val="00FC7BC6"/>
    <w:rsid w:val="00FD3F4C"/>
    <w:rsid w:val="00FD5324"/>
    <w:rsid w:val="00FD5FAF"/>
    <w:rsid w:val="00FF2686"/>
    <w:rsid w:val="00FF28D5"/>
    <w:rsid w:val="00FF373B"/>
    <w:rsid w:val="00FF3BD3"/>
    <w:rsid w:val="00FF42EC"/>
    <w:rsid w:val="00FF4ECD"/>
    <w:rsid w:val="305A6B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A76F5ABA-7A63-4DE7-A2B9-2420EC107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441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809F0"/>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A1435D"/>
    <w:rPr>
      <w:color w:val="2B579A"/>
      <w:shd w:val="clear" w:color="auto" w:fill="E1DFDD"/>
    </w:rPr>
  </w:style>
  <w:style w:type="table" w:customStyle="1" w:styleId="TableGrid4">
    <w:name w:val="Table Grid4"/>
    <w:basedOn w:val="TableNormal"/>
    <w:next w:val="TableGrid"/>
    <w:uiPriority w:val="39"/>
    <w:rsid w:val="00CB41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2709C7"/>
    <w:rPr>
      <w:color w:val="605E5C"/>
      <w:shd w:val="clear" w:color="auto" w:fill="E1DFDD"/>
    </w:rPr>
  </w:style>
  <w:style w:type="table" w:customStyle="1" w:styleId="TableGrid23">
    <w:name w:val="Table Grid23"/>
    <w:basedOn w:val="TableNormal"/>
    <w:next w:val="TableGrid"/>
    <w:uiPriority w:val="39"/>
    <w:rsid w:val="000648B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DB84E5-35CA-4421-A1B6-82A9B16CC5DC}">
  <ds:schemaRefs>
    <ds:schemaRef ds:uri="http://schemas.openxmlformats.org/officeDocument/2006/bibliography"/>
  </ds:schemaRefs>
</ds:datastoreItem>
</file>

<file path=customXml/itemProps2.xml><?xml version="1.0" encoding="utf-8"?>
<ds:datastoreItem xmlns:ds="http://schemas.openxmlformats.org/officeDocument/2006/customXml" ds:itemID="{90B91455-E3BF-4377-9EEB-8D839BC1AD44}">
  <ds:schemaRefs>
    <ds:schemaRef ds:uri="http://schemas.microsoft.com/sharepoint/v3/contenttype/forms"/>
  </ds:schemaRefs>
</ds:datastoreItem>
</file>

<file path=customXml/itemProps3.xml><?xml version="1.0" encoding="utf-8"?>
<ds:datastoreItem xmlns:ds="http://schemas.openxmlformats.org/officeDocument/2006/customXml" ds:itemID="{DFFCF911-0D15-48DB-9C0A-9ACCC0C95F9A}">
  <ds:schemaRefs>
    <ds:schemaRef ds:uri="http://schemas.microsoft.com/office/2006/metadata/properties"/>
    <ds:schemaRef ds:uri="785685f2-c2e1-4352-89aa-3faca8eaba52"/>
    <ds:schemaRef ds:uri="http://purl.org/dc/elements/1.1/"/>
    <ds:schemaRef ds:uri="http://purl.org/dc/dcmitype/"/>
    <ds:schemaRef ds:uri="5067c814-4b34-462c-a21d-c185ff6548d2"/>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A9CAE07C-FBE9-4E81-AAB1-F20D9EA2B087}">
  <ds:schemaRefs>
    <ds:schemaRef ds:uri="http://schemas.openxmlformats.org/officeDocument/2006/bibliography"/>
  </ds:schemaRefs>
</ds:datastoreItem>
</file>

<file path=customXml/itemProps5.xml><?xml version="1.0" encoding="utf-8"?>
<ds:datastoreItem xmlns:ds="http://schemas.openxmlformats.org/officeDocument/2006/customXml" ds:itemID="{F287FE3E-99E4-4B99-B7D6-845C6A376C84}"/>
</file>

<file path=docProps/app.xml><?xml version="1.0" encoding="utf-8"?>
<Properties xmlns="http://schemas.openxmlformats.org/officeDocument/2006/extended-properties" xmlns:vt="http://schemas.openxmlformats.org/officeDocument/2006/docPropsVTypes">
  <Template>Normal</Template>
  <TotalTime>329</TotalTime>
  <Pages>22</Pages>
  <Words>8398</Words>
  <Characters>47871</Characters>
  <Application>Microsoft Office Word</Application>
  <DocSecurity>0</DocSecurity>
  <Lines>398</Lines>
  <Paragraphs>112</Paragraphs>
  <ScaleCrop>false</ScaleCrop>
  <Company>California Energy Commission</Company>
  <LinksUpToDate>false</LinksUpToDate>
  <CharactersWithSpaces>56157</CharactersWithSpaces>
  <SharedDoc>false</SharedDoc>
  <HLinks>
    <vt:vector size="30" baseType="variant">
      <vt:variant>
        <vt:i4>3211277</vt:i4>
      </vt:variant>
      <vt:variant>
        <vt:i4>12</vt:i4>
      </vt:variant>
      <vt:variant>
        <vt:i4>0</vt:i4>
      </vt:variant>
      <vt:variant>
        <vt:i4>5</vt:i4>
      </vt:variant>
      <vt:variant>
        <vt:lpwstr>mailto:Danny.Tam@energy.ca.gov</vt:lpwstr>
      </vt:variant>
      <vt:variant>
        <vt:lpwstr/>
      </vt:variant>
      <vt:variant>
        <vt:i4>3211277</vt:i4>
      </vt:variant>
      <vt:variant>
        <vt:i4>9</vt:i4>
      </vt:variant>
      <vt:variant>
        <vt:i4>0</vt:i4>
      </vt:variant>
      <vt:variant>
        <vt:i4>5</vt:i4>
      </vt:variant>
      <vt:variant>
        <vt:lpwstr>mailto:Danny.Tam@energy.ca.gov</vt:lpwstr>
      </vt:variant>
      <vt:variant>
        <vt:lpwstr/>
      </vt:variant>
      <vt:variant>
        <vt:i4>3211277</vt:i4>
      </vt:variant>
      <vt:variant>
        <vt:i4>6</vt:i4>
      </vt:variant>
      <vt:variant>
        <vt:i4>0</vt:i4>
      </vt:variant>
      <vt:variant>
        <vt:i4>5</vt:i4>
      </vt:variant>
      <vt:variant>
        <vt:lpwstr>mailto:Danny.Tam@energy.ca.gov</vt:lpwstr>
      </vt:variant>
      <vt:variant>
        <vt:lpwstr/>
      </vt:variant>
      <vt:variant>
        <vt:i4>3211277</vt:i4>
      </vt:variant>
      <vt:variant>
        <vt:i4>3</vt:i4>
      </vt:variant>
      <vt:variant>
        <vt:i4>0</vt:i4>
      </vt:variant>
      <vt:variant>
        <vt:i4>5</vt:i4>
      </vt:variant>
      <vt:variant>
        <vt:lpwstr>mailto:Danny.Tam@energy.ca.gov</vt:lpwstr>
      </vt:variant>
      <vt:variant>
        <vt:lpwstr/>
      </vt:variant>
      <vt:variant>
        <vt:i4>3211277</vt:i4>
      </vt:variant>
      <vt:variant>
        <vt:i4>0</vt:i4>
      </vt:variant>
      <vt:variant>
        <vt:i4>0</vt:i4>
      </vt:variant>
      <vt:variant>
        <vt:i4>5</vt:i4>
      </vt:variant>
      <vt:variant>
        <vt:lpwstr>mailto:Danny.Tam@energy.ca.gov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281</cp:revision>
  <cp:lastPrinted>2018-10-23T21:25:00Z</cp:lastPrinted>
  <dcterms:created xsi:type="dcterms:W3CDTF">2019-11-25T18:25:00Z</dcterms:created>
  <dcterms:modified xsi:type="dcterms:W3CDTF">2022-11-04T23:04:00Z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621400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