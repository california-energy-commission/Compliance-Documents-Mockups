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C2560" w14:textId="2042AB89" w:rsidR="00E92807" w:rsidRPr="00D052CA" w:rsidRDefault="00E92807" w:rsidP="00E92807">
      <w:pPr>
        <w:rPr>
          <w:rFonts w:ascii="Calibri" w:eastAsia="Calibri" w:hAnsi="Calibri" w:cs="Calibri"/>
          <w:b/>
          <w:bCs/>
          <w:color w:val="201F1E"/>
        </w:rPr>
      </w:pPr>
      <w:r w:rsidRPr="00D052CA">
        <w:rPr>
          <w:rFonts w:asciiTheme="minorHAnsi" w:eastAsiaTheme="minorEastAsia" w:hAnsiTheme="minorHAnsi" w:cstheme="minorBidi"/>
          <w:b/>
          <w:bCs/>
          <w:sz w:val="24"/>
          <w:szCs w:val="24"/>
        </w:rPr>
        <w:t xml:space="preserve">CERTIFICATE OF </w:t>
      </w:r>
      <w:r w:rsidRPr="00D052CA">
        <w:rPr>
          <w:rFonts w:ascii="Calibri" w:eastAsia="Calibri" w:hAnsi="Calibri" w:cs="Calibri"/>
          <w:b/>
          <w:bCs/>
          <w:color w:val="201F1E"/>
          <w:sz w:val="24"/>
          <w:szCs w:val="24"/>
        </w:rPr>
        <w:t>VERIFICATION</w:t>
      </w:r>
    </w:p>
    <w:p w14:paraId="1E82CADD" w14:textId="77777777" w:rsidR="00E92807" w:rsidRPr="00D052CA" w:rsidRDefault="00E92807" w:rsidP="00E92807">
      <w:pPr>
        <w:spacing w:line="259" w:lineRule="auto"/>
        <w:rPr>
          <w:rFonts w:ascii="Calibri" w:eastAsia="Calibri" w:hAnsi="Calibri" w:cs="Arial"/>
          <w:sz w:val="24"/>
          <w:szCs w:val="22"/>
        </w:rPr>
      </w:pPr>
      <w:r w:rsidRPr="00D052CA">
        <w:rPr>
          <w:rFonts w:ascii="Calibri" w:eastAsia="Calibri" w:hAnsi="Calibri" w:cs="Arial"/>
          <w:b/>
          <w:sz w:val="24"/>
          <w:szCs w:val="22"/>
        </w:rPr>
        <w:t>Note:</w:t>
      </w:r>
      <w:r w:rsidRPr="00D052CA">
        <w:rPr>
          <w:rFonts w:ascii="Calibri" w:eastAsia="Calibri" w:hAnsi="Calibri" w:cs="Arial"/>
          <w:bCs/>
          <w:sz w:val="24"/>
          <w:szCs w:val="22"/>
        </w:rPr>
        <w:t xml:space="preserve"> This table completed by HERS Registry.</w:t>
      </w:r>
    </w:p>
    <w:tbl>
      <w:tblPr>
        <w:tblStyle w:val="TableGrid2"/>
        <w:tblW w:w="4996" w:type="pct"/>
        <w:tblLook w:val="0020" w:firstRow="1" w:lastRow="0" w:firstColumn="0" w:lastColumn="0" w:noHBand="0" w:noVBand="0"/>
      </w:tblPr>
      <w:tblGrid>
        <w:gridCol w:w="5318"/>
        <w:gridCol w:w="5463"/>
      </w:tblGrid>
      <w:tr w:rsidR="00E92807" w:rsidRPr="00D052CA" w14:paraId="4B3C770D" w14:textId="77777777" w:rsidTr="004C3947">
        <w:trPr>
          <w:trHeight w:val="288"/>
        </w:trPr>
        <w:tc>
          <w:tcPr>
            <w:tcW w:w="5318" w:type="dxa"/>
          </w:tcPr>
          <w:p w14:paraId="1AAD44D9" w14:textId="77777777" w:rsidR="00E92807" w:rsidRPr="00D052CA" w:rsidRDefault="00E92807" w:rsidP="004C3947">
            <w:pPr>
              <w:rPr>
                <w:rFonts w:ascii="Calibri" w:hAnsi="Calibri"/>
                <w:sz w:val="24"/>
              </w:rPr>
            </w:pPr>
            <w:r w:rsidRPr="00D052CA">
              <w:rPr>
                <w:rFonts w:ascii="Calibri" w:hAnsi="Calibri"/>
                <w:sz w:val="24"/>
              </w:rPr>
              <w:t>Project Name:</w:t>
            </w:r>
          </w:p>
        </w:tc>
        <w:tc>
          <w:tcPr>
            <w:tcW w:w="5463" w:type="dxa"/>
          </w:tcPr>
          <w:p w14:paraId="0436F408" w14:textId="77777777" w:rsidR="00E92807" w:rsidRPr="00D052CA" w:rsidRDefault="00E92807" w:rsidP="004C3947">
            <w:pPr>
              <w:rPr>
                <w:rFonts w:ascii="Calibri" w:hAnsi="Calibri"/>
                <w:sz w:val="24"/>
              </w:rPr>
            </w:pPr>
            <w:r w:rsidRPr="00D052CA">
              <w:rPr>
                <w:rFonts w:ascii="Calibri" w:hAnsi="Calibri"/>
                <w:sz w:val="24"/>
              </w:rPr>
              <w:t>Enforcement Agency:</w:t>
            </w:r>
          </w:p>
        </w:tc>
      </w:tr>
      <w:tr w:rsidR="00E92807" w:rsidRPr="00D052CA" w14:paraId="6E55AB33" w14:textId="77777777" w:rsidTr="004C3947">
        <w:trPr>
          <w:trHeight w:val="288"/>
        </w:trPr>
        <w:tc>
          <w:tcPr>
            <w:tcW w:w="5318" w:type="dxa"/>
          </w:tcPr>
          <w:p w14:paraId="69B004A3" w14:textId="77777777" w:rsidR="00E92807" w:rsidRPr="00D052CA" w:rsidRDefault="00E92807" w:rsidP="004C3947">
            <w:pPr>
              <w:rPr>
                <w:rFonts w:ascii="Calibri" w:hAnsi="Calibri"/>
                <w:sz w:val="24"/>
                <w:vertAlign w:val="superscript"/>
              </w:rPr>
            </w:pPr>
            <w:r w:rsidRPr="00D052CA">
              <w:rPr>
                <w:rFonts w:ascii="Calibri" w:hAnsi="Calibri"/>
                <w:sz w:val="24"/>
              </w:rPr>
              <w:t>Dwelling Address:</w:t>
            </w:r>
          </w:p>
        </w:tc>
        <w:tc>
          <w:tcPr>
            <w:tcW w:w="5463" w:type="dxa"/>
          </w:tcPr>
          <w:p w14:paraId="20AED608" w14:textId="77777777" w:rsidR="00E92807" w:rsidRPr="00D052CA" w:rsidRDefault="00E92807" w:rsidP="004C3947">
            <w:pPr>
              <w:rPr>
                <w:rFonts w:ascii="Calibri" w:hAnsi="Calibri"/>
                <w:sz w:val="24"/>
                <w:vertAlign w:val="superscript"/>
              </w:rPr>
            </w:pPr>
            <w:r w:rsidRPr="00D052CA">
              <w:rPr>
                <w:rFonts w:ascii="Calibri" w:hAnsi="Calibri"/>
                <w:sz w:val="24"/>
              </w:rPr>
              <w:t>Permit Number:</w:t>
            </w:r>
          </w:p>
        </w:tc>
      </w:tr>
      <w:tr w:rsidR="00E92807" w:rsidRPr="00D052CA" w14:paraId="272F63D7" w14:textId="77777777" w:rsidTr="004C3947">
        <w:trPr>
          <w:trHeight w:val="288"/>
        </w:trPr>
        <w:tc>
          <w:tcPr>
            <w:tcW w:w="5318" w:type="dxa"/>
          </w:tcPr>
          <w:p w14:paraId="6795A981" w14:textId="77777777" w:rsidR="00E92807" w:rsidRPr="00D052CA" w:rsidRDefault="00E92807" w:rsidP="004C3947">
            <w:pPr>
              <w:rPr>
                <w:rFonts w:ascii="Calibri" w:hAnsi="Calibri"/>
                <w:sz w:val="24"/>
              </w:rPr>
            </w:pPr>
            <w:r w:rsidRPr="00D052CA">
              <w:rPr>
                <w:rFonts w:ascii="Calibri" w:hAnsi="Calibri"/>
                <w:sz w:val="24"/>
              </w:rPr>
              <w:t>City and Zip Code:</w:t>
            </w:r>
          </w:p>
        </w:tc>
        <w:tc>
          <w:tcPr>
            <w:tcW w:w="5463" w:type="dxa"/>
          </w:tcPr>
          <w:p w14:paraId="73949BF1" w14:textId="77777777" w:rsidR="00E92807" w:rsidRPr="00D052CA" w:rsidRDefault="00E92807" w:rsidP="004C3947">
            <w:pPr>
              <w:rPr>
                <w:rFonts w:ascii="Calibri" w:hAnsi="Calibri"/>
                <w:sz w:val="24"/>
                <w:szCs w:val="24"/>
              </w:rPr>
            </w:pPr>
            <w:r w:rsidRPr="00D052CA">
              <w:rPr>
                <w:rFonts w:ascii="Calibri" w:eastAsia="Calibri" w:hAnsi="Calibri" w:cs="Calibri"/>
                <w:color w:val="000000" w:themeColor="text1"/>
                <w:sz w:val="24"/>
                <w:szCs w:val="24"/>
              </w:rPr>
              <w:t>Permit Application Date</w:t>
            </w:r>
            <w:r w:rsidRPr="00D052CA">
              <w:rPr>
                <w:rFonts w:ascii="Calibri" w:hAnsi="Calibri"/>
                <w:sz w:val="24"/>
                <w:szCs w:val="24"/>
              </w:rPr>
              <w:t>:</w:t>
            </w:r>
          </w:p>
        </w:tc>
      </w:tr>
    </w:tbl>
    <w:p w14:paraId="6B993ADE" w14:textId="6015E92C" w:rsidR="004064BB" w:rsidRDefault="004064B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1"/>
        <w:gridCol w:w="5214"/>
        <w:gridCol w:w="4955"/>
      </w:tblGrid>
      <w:tr w:rsidR="00D6647A" w:rsidRPr="009020A6" w14:paraId="54D4086A" w14:textId="77777777" w:rsidTr="00F140A8">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54D40868" w14:textId="0DC8CE26" w:rsidR="00D6647A" w:rsidRPr="009020A6" w:rsidRDefault="00D6647A" w:rsidP="00B66DBD">
            <w:pPr>
              <w:keepNext/>
              <w:rPr>
                <w:rFonts w:asciiTheme="minorHAnsi" w:hAnsiTheme="minorHAnsi"/>
                <w:b/>
                <w:szCs w:val="18"/>
              </w:rPr>
            </w:pPr>
            <w:r w:rsidRPr="009020A6">
              <w:rPr>
                <w:rFonts w:asciiTheme="minorHAnsi" w:hAnsiTheme="minorHAnsi"/>
                <w:b/>
                <w:szCs w:val="18"/>
              </w:rPr>
              <w:t>A. System Information</w:t>
            </w:r>
          </w:p>
          <w:p w14:paraId="54D40869" w14:textId="77777777" w:rsidR="00D6647A" w:rsidRPr="009020A6" w:rsidRDefault="00D6647A" w:rsidP="00B66DBD">
            <w:pPr>
              <w:keepNext/>
              <w:rPr>
                <w:rFonts w:asciiTheme="minorHAnsi" w:hAnsiTheme="minorHAnsi"/>
                <w:sz w:val="18"/>
                <w:szCs w:val="18"/>
              </w:rPr>
            </w:pPr>
            <w:r w:rsidRPr="009020A6">
              <w:rPr>
                <w:rFonts w:asciiTheme="minorHAnsi" w:hAnsiTheme="minorHAnsi"/>
                <w:sz w:val="18"/>
                <w:szCs w:val="18"/>
              </w:rPr>
              <w:t>HERS Rater to field-verify all system information, discrepancies to be noted by overwriting entry.</w:t>
            </w:r>
          </w:p>
        </w:tc>
      </w:tr>
      <w:tr w:rsidR="00D6647A" w:rsidRPr="009020A6" w14:paraId="54D4086E" w14:textId="77777777" w:rsidTr="00170608">
        <w:trPr>
          <w:cantSplit/>
          <w:trHeight w:val="360"/>
        </w:trPr>
        <w:tc>
          <w:tcPr>
            <w:tcW w:w="288" w:type="pct"/>
            <w:vAlign w:val="center"/>
          </w:tcPr>
          <w:p w14:paraId="54D4086B" w14:textId="77777777" w:rsidR="00D6647A" w:rsidRPr="009020A6" w:rsidRDefault="00D6647A"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01</w:t>
            </w:r>
          </w:p>
        </w:tc>
        <w:tc>
          <w:tcPr>
            <w:tcW w:w="2416" w:type="pct"/>
            <w:vAlign w:val="center"/>
          </w:tcPr>
          <w:p w14:paraId="54D4086C" w14:textId="54FD4ABD" w:rsidR="00D6647A" w:rsidRPr="009020A6" w:rsidRDefault="00976655"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Space Conditioning </w:t>
            </w:r>
            <w:r w:rsidR="00D6647A" w:rsidRPr="009020A6">
              <w:rPr>
                <w:rFonts w:asciiTheme="minorHAnsi" w:hAnsiTheme="minorHAnsi"/>
                <w:sz w:val="18"/>
                <w:szCs w:val="18"/>
              </w:rPr>
              <w:t>System Identification or Name</w:t>
            </w:r>
          </w:p>
        </w:tc>
        <w:tc>
          <w:tcPr>
            <w:tcW w:w="2296" w:type="pct"/>
          </w:tcPr>
          <w:p w14:paraId="54D4086D" w14:textId="77777777" w:rsidR="00D6647A" w:rsidRPr="009020A6" w:rsidRDefault="00D6647A" w:rsidP="00F140A8">
            <w:pPr>
              <w:pStyle w:val="Header"/>
              <w:tabs>
                <w:tab w:val="clear" w:pos="4320"/>
                <w:tab w:val="clear" w:pos="8640"/>
              </w:tabs>
              <w:spacing w:after="60"/>
              <w:rPr>
                <w:rFonts w:asciiTheme="minorHAnsi" w:hAnsiTheme="minorHAnsi"/>
                <w:sz w:val="18"/>
                <w:szCs w:val="18"/>
              </w:rPr>
            </w:pPr>
          </w:p>
        </w:tc>
      </w:tr>
      <w:tr w:rsidR="00D6647A" w:rsidRPr="009020A6" w14:paraId="54D40872" w14:textId="77777777" w:rsidTr="00170608">
        <w:trPr>
          <w:cantSplit/>
          <w:trHeight w:val="360"/>
        </w:trPr>
        <w:tc>
          <w:tcPr>
            <w:tcW w:w="288" w:type="pct"/>
            <w:vAlign w:val="center"/>
          </w:tcPr>
          <w:p w14:paraId="54D4086F" w14:textId="77777777" w:rsidR="00D6647A" w:rsidRPr="009020A6" w:rsidRDefault="00D6647A"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02</w:t>
            </w:r>
          </w:p>
        </w:tc>
        <w:tc>
          <w:tcPr>
            <w:tcW w:w="2416" w:type="pct"/>
            <w:vAlign w:val="center"/>
          </w:tcPr>
          <w:p w14:paraId="54D40870" w14:textId="7E6BA957" w:rsidR="00D6647A" w:rsidRPr="009020A6" w:rsidRDefault="00976655"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Space Conditioning </w:t>
            </w:r>
            <w:r w:rsidR="00D6647A" w:rsidRPr="009020A6">
              <w:rPr>
                <w:rFonts w:asciiTheme="minorHAnsi" w:hAnsiTheme="minorHAnsi"/>
                <w:sz w:val="18"/>
                <w:szCs w:val="18"/>
              </w:rPr>
              <w:t>System Location or Area Served</w:t>
            </w:r>
          </w:p>
        </w:tc>
        <w:tc>
          <w:tcPr>
            <w:tcW w:w="2296" w:type="pct"/>
          </w:tcPr>
          <w:p w14:paraId="54D40871" w14:textId="77777777" w:rsidR="00D6647A" w:rsidRPr="009020A6" w:rsidRDefault="00D6647A" w:rsidP="00F140A8">
            <w:pPr>
              <w:spacing w:after="60"/>
              <w:rPr>
                <w:rFonts w:asciiTheme="minorHAnsi" w:hAnsiTheme="minorHAnsi"/>
                <w:sz w:val="18"/>
                <w:szCs w:val="18"/>
              </w:rPr>
            </w:pPr>
          </w:p>
        </w:tc>
      </w:tr>
      <w:tr w:rsidR="00D6647A" w:rsidRPr="009020A6" w14:paraId="54D40876" w14:textId="77777777" w:rsidTr="00170608">
        <w:trPr>
          <w:cantSplit/>
          <w:trHeight w:val="360"/>
        </w:trPr>
        <w:tc>
          <w:tcPr>
            <w:tcW w:w="288" w:type="pct"/>
            <w:vAlign w:val="center"/>
          </w:tcPr>
          <w:p w14:paraId="54D40873" w14:textId="77777777" w:rsidR="00D6647A" w:rsidRPr="009020A6" w:rsidRDefault="00D6647A"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03</w:t>
            </w:r>
          </w:p>
        </w:tc>
        <w:tc>
          <w:tcPr>
            <w:tcW w:w="2416" w:type="pct"/>
            <w:vAlign w:val="center"/>
          </w:tcPr>
          <w:p w14:paraId="54D40874" w14:textId="46873C01" w:rsidR="00D6647A" w:rsidRPr="009020A6" w:rsidRDefault="00D6647A"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Condenser (or package unit) </w:t>
            </w:r>
            <w:r w:rsidR="00C148D0" w:rsidRPr="009020A6">
              <w:rPr>
                <w:rFonts w:asciiTheme="minorHAnsi" w:hAnsiTheme="minorHAnsi"/>
                <w:sz w:val="18"/>
                <w:szCs w:val="18"/>
              </w:rPr>
              <w:t>M</w:t>
            </w:r>
            <w:r w:rsidRPr="009020A6">
              <w:rPr>
                <w:rFonts w:asciiTheme="minorHAnsi" w:hAnsiTheme="minorHAnsi"/>
                <w:sz w:val="18"/>
                <w:szCs w:val="18"/>
              </w:rPr>
              <w:t xml:space="preserve">ake or </w:t>
            </w:r>
            <w:r w:rsidR="00C148D0" w:rsidRPr="009020A6">
              <w:rPr>
                <w:rFonts w:asciiTheme="minorHAnsi" w:hAnsiTheme="minorHAnsi"/>
                <w:sz w:val="18"/>
                <w:szCs w:val="18"/>
              </w:rPr>
              <w:t>B</w:t>
            </w:r>
            <w:r w:rsidRPr="009020A6">
              <w:rPr>
                <w:rFonts w:asciiTheme="minorHAnsi" w:hAnsiTheme="minorHAnsi"/>
                <w:sz w:val="18"/>
                <w:szCs w:val="18"/>
              </w:rPr>
              <w:t>rand</w:t>
            </w:r>
          </w:p>
        </w:tc>
        <w:tc>
          <w:tcPr>
            <w:tcW w:w="2296" w:type="pct"/>
          </w:tcPr>
          <w:p w14:paraId="54D40875" w14:textId="77777777" w:rsidR="00D6647A" w:rsidRPr="009020A6" w:rsidRDefault="00D6647A" w:rsidP="00F140A8">
            <w:pPr>
              <w:spacing w:after="60"/>
              <w:rPr>
                <w:rFonts w:asciiTheme="minorHAnsi" w:hAnsiTheme="minorHAnsi"/>
                <w:sz w:val="18"/>
                <w:szCs w:val="18"/>
              </w:rPr>
            </w:pPr>
          </w:p>
        </w:tc>
      </w:tr>
      <w:tr w:rsidR="00D6647A" w:rsidRPr="009020A6" w14:paraId="54D4087A" w14:textId="77777777" w:rsidTr="00170608">
        <w:trPr>
          <w:cantSplit/>
          <w:trHeight w:val="360"/>
        </w:trPr>
        <w:tc>
          <w:tcPr>
            <w:tcW w:w="288" w:type="pct"/>
            <w:vAlign w:val="center"/>
          </w:tcPr>
          <w:p w14:paraId="54D40877" w14:textId="77777777" w:rsidR="00D6647A" w:rsidRPr="009020A6" w:rsidRDefault="00D6647A"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04</w:t>
            </w:r>
          </w:p>
        </w:tc>
        <w:tc>
          <w:tcPr>
            <w:tcW w:w="2416" w:type="pct"/>
            <w:vAlign w:val="center"/>
          </w:tcPr>
          <w:p w14:paraId="54D40878" w14:textId="4D15D724" w:rsidR="00D6647A" w:rsidRPr="009020A6" w:rsidRDefault="00D6647A"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Condenser (or package unit) </w:t>
            </w:r>
            <w:r w:rsidR="00C148D0" w:rsidRPr="009020A6">
              <w:rPr>
                <w:rFonts w:asciiTheme="minorHAnsi" w:hAnsiTheme="minorHAnsi"/>
                <w:sz w:val="18"/>
                <w:szCs w:val="18"/>
              </w:rPr>
              <w:t>M</w:t>
            </w:r>
            <w:r w:rsidRPr="009020A6">
              <w:rPr>
                <w:rFonts w:asciiTheme="minorHAnsi" w:hAnsiTheme="minorHAnsi"/>
                <w:sz w:val="18"/>
                <w:szCs w:val="18"/>
              </w:rPr>
              <w:t xml:space="preserve">odel </w:t>
            </w:r>
            <w:r w:rsidR="00C148D0" w:rsidRPr="009020A6">
              <w:rPr>
                <w:rFonts w:asciiTheme="minorHAnsi" w:hAnsiTheme="minorHAnsi"/>
                <w:sz w:val="18"/>
                <w:szCs w:val="18"/>
              </w:rPr>
              <w:t>N</w:t>
            </w:r>
            <w:r w:rsidRPr="009020A6">
              <w:rPr>
                <w:rFonts w:asciiTheme="minorHAnsi" w:hAnsiTheme="minorHAnsi"/>
                <w:sz w:val="18"/>
                <w:szCs w:val="18"/>
              </w:rPr>
              <w:t>umber</w:t>
            </w:r>
          </w:p>
        </w:tc>
        <w:tc>
          <w:tcPr>
            <w:tcW w:w="2296" w:type="pct"/>
          </w:tcPr>
          <w:p w14:paraId="54D40879" w14:textId="77777777" w:rsidR="00D6647A" w:rsidRPr="009020A6" w:rsidRDefault="00D6647A" w:rsidP="00F140A8">
            <w:pPr>
              <w:spacing w:after="60"/>
              <w:rPr>
                <w:rFonts w:asciiTheme="minorHAnsi" w:hAnsiTheme="minorHAnsi"/>
                <w:sz w:val="18"/>
                <w:szCs w:val="18"/>
              </w:rPr>
            </w:pPr>
          </w:p>
        </w:tc>
      </w:tr>
      <w:tr w:rsidR="00D6647A" w:rsidRPr="009020A6" w14:paraId="54D4087E" w14:textId="77777777" w:rsidTr="00170608">
        <w:trPr>
          <w:cantSplit/>
          <w:trHeight w:val="360"/>
        </w:trPr>
        <w:tc>
          <w:tcPr>
            <w:tcW w:w="288" w:type="pct"/>
            <w:vAlign w:val="center"/>
          </w:tcPr>
          <w:p w14:paraId="54D4087B" w14:textId="77777777" w:rsidR="00D6647A" w:rsidRPr="009020A6" w:rsidRDefault="00D6647A"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05</w:t>
            </w:r>
          </w:p>
        </w:tc>
        <w:tc>
          <w:tcPr>
            <w:tcW w:w="2416" w:type="pct"/>
            <w:vAlign w:val="center"/>
          </w:tcPr>
          <w:p w14:paraId="54D4087C" w14:textId="59EB65AE" w:rsidR="00D6647A" w:rsidRPr="009020A6" w:rsidRDefault="00D6647A"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Nominal Cooling Capacity (tons) of Condenser</w:t>
            </w:r>
          </w:p>
        </w:tc>
        <w:tc>
          <w:tcPr>
            <w:tcW w:w="2296" w:type="pct"/>
          </w:tcPr>
          <w:p w14:paraId="54D4087D" w14:textId="77777777" w:rsidR="00D6647A" w:rsidRPr="009020A6" w:rsidRDefault="00D6647A" w:rsidP="00F140A8">
            <w:pPr>
              <w:spacing w:after="60"/>
              <w:rPr>
                <w:rFonts w:asciiTheme="minorHAnsi" w:hAnsiTheme="minorHAnsi"/>
                <w:sz w:val="18"/>
                <w:szCs w:val="18"/>
              </w:rPr>
            </w:pPr>
          </w:p>
        </w:tc>
      </w:tr>
      <w:tr w:rsidR="00D6647A" w:rsidRPr="009020A6" w14:paraId="54D40882" w14:textId="77777777" w:rsidTr="00170608">
        <w:trPr>
          <w:cantSplit/>
          <w:trHeight w:val="360"/>
        </w:trPr>
        <w:tc>
          <w:tcPr>
            <w:tcW w:w="288" w:type="pct"/>
            <w:vAlign w:val="center"/>
          </w:tcPr>
          <w:p w14:paraId="54D4087F" w14:textId="77777777" w:rsidR="00D6647A" w:rsidRPr="009020A6" w:rsidRDefault="00D6647A"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06</w:t>
            </w:r>
          </w:p>
        </w:tc>
        <w:tc>
          <w:tcPr>
            <w:tcW w:w="2416" w:type="pct"/>
            <w:vAlign w:val="center"/>
          </w:tcPr>
          <w:p w14:paraId="54D40880" w14:textId="36A8A9BD" w:rsidR="00D6647A" w:rsidRPr="009020A6" w:rsidRDefault="00D6647A"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Condenser (or package unit) </w:t>
            </w:r>
            <w:r w:rsidR="00C148D0" w:rsidRPr="009020A6">
              <w:rPr>
                <w:rFonts w:asciiTheme="minorHAnsi" w:hAnsiTheme="minorHAnsi"/>
                <w:sz w:val="18"/>
                <w:szCs w:val="18"/>
              </w:rPr>
              <w:t>S</w:t>
            </w:r>
            <w:r w:rsidRPr="009020A6">
              <w:rPr>
                <w:rFonts w:asciiTheme="minorHAnsi" w:hAnsiTheme="minorHAnsi"/>
                <w:sz w:val="18"/>
                <w:szCs w:val="18"/>
              </w:rPr>
              <w:t xml:space="preserve">erial </w:t>
            </w:r>
            <w:r w:rsidR="00C148D0" w:rsidRPr="009020A6">
              <w:rPr>
                <w:rFonts w:asciiTheme="minorHAnsi" w:hAnsiTheme="minorHAnsi"/>
                <w:sz w:val="18"/>
                <w:szCs w:val="18"/>
              </w:rPr>
              <w:t>N</w:t>
            </w:r>
            <w:r w:rsidRPr="009020A6">
              <w:rPr>
                <w:rFonts w:asciiTheme="minorHAnsi" w:hAnsiTheme="minorHAnsi"/>
                <w:sz w:val="18"/>
                <w:szCs w:val="18"/>
              </w:rPr>
              <w:t>umber</w:t>
            </w:r>
          </w:p>
        </w:tc>
        <w:tc>
          <w:tcPr>
            <w:tcW w:w="2296" w:type="pct"/>
          </w:tcPr>
          <w:p w14:paraId="54D40881" w14:textId="77777777" w:rsidR="00D6647A" w:rsidRPr="009020A6" w:rsidRDefault="00D6647A" w:rsidP="00F140A8">
            <w:pPr>
              <w:spacing w:after="60"/>
              <w:rPr>
                <w:rFonts w:asciiTheme="minorHAnsi" w:hAnsiTheme="minorHAnsi"/>
                <w:sz w:val="18"/>
                <w:szCs w:val="18"/>
              </w:rPr>
            </w:pPr>
          </w:p>
        </w:tc>
      </w:tr>
      <w:tr w:rsidR="00D6647A" w:rsidRPr="009020A6" w14:paraId="54D40886" w14:textId="77777777" w:rsidTr="00170608">
        <w:trPr>
          <w:cantSplit/>
          <w:trHeight w:val="360"/>
        </w:trPr>
        <w:tc>
          <w:tcPr>
            <w:tcW w:w="288" w:type="pct"/>
            <w:vAlign w:val="center"/>
          </w:tcPr>
          <w:p w14:paraId="54D40883" w14:textId="77777777" w:rsidR="00D6647A" w:rsidRPr="009020A6" w:rsidRDefault="00D6647A"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07</w:t>
            </w:r>
          </w:p>
        </w:tc>
        <w:tc>
          <w:tcPr>
            <w:tcW w:w="2416" w:type="pct"/>
            <w:vAlign w:val="center"/>
          </w:tcPr>
          <w:p w14:paraId="54D40884" w14:textId="7F849637" w:rsidR="00D6647A" w:rsidRPr="009020A6" w:rsidRDefault="00D6647A"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Refrigerant Type</w:t>
            </w:r>
          </w:p>
        </w:tc>
        <w:tc>
          <w:tcPr>
            <w:tcW w:w="2296" w:type="pct"/>
          </w:tcPr>
          <w:p w14:paraId="54D40885" w14:textId="77777777" w:rsidR="00D6647A" w:rsidRPr="009020A6" w:rsidRDefault="00D6647A" w:rsidP="00F140A8">
            <w:pPr>
              <w:pStyle w:val="Header"/>
              <w:tabs>
                <w:tab w:val="clear" w:pos="4320"/>
                <w:tab w:val="clear" w:pos="8640"/>
              </w:tabs>
              <w:spacing w:after="60"/>
              <w:rPr>
                <w:rFonts w:asciiTheme="minorHAnsi" w:hAnsiTheme="minorHAnsi"/>
                <w:sz w:val="18"/>
                <w:szCs w:val="18"/>
              </w:rPr>
            </w:pPr>
          </w:p>
        </w:tc>
      </w:tr>
      <w:tr w:rsidR="00D6647A" w:rsidRPr="009020A6" w14:paraId="54D4088A" w14:textId="77777777" w:rsidTr="00170608">
        <w:trPr>
          <w:cantSplit/>
          <w:trHeight w:val="360"/>
        </w:trPr>
        <w:tc>
          <w:tcPr>
            <w:tcW w:w="288" w:type="pct"/>
            <w:vAlign w:val="center"/>
          </w:tcPr>
          <w:p w14:paraId="54D40887" w14:textId="77777777" w:rsidR="00D6647A" w:rsidRPr="009020A6" w:rsidRDefault="00D6647A"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08</w:t>
            </w:r>
          </w:p>
        </w:tc>
        <w:tc>
          <w:tcPr>
            <w:tcW w:w="2416" w:type="pct"/>
            <w:vAlign w:val="center"/>
          </w:tcPr>
          <w:p w14:paraId="54D40888" w14:textId="1C83C507" w:rsidR="00D6647A" w:rsidRPr="009020A6" w:rsidRDefault="00D6647A"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Other Refrigerant Type (if applicable)</w:t>
            </w:r>
          </w:p>
        </w:tc>
        <w:tc>
          <w:tcPr>
            <w:tcW w:w="2296" w:type="pct"/>
          </w:tcPr>
          <w:p w14:paraId="54D40889" w14:textId="77777777" w:rsidR="00D6647A" w:rsidRPr="009020A6" w:rsidRDefault="00D6647A" w:rsidP="00F140A8">
            <w:pPr>
              <w:spacing w:after="60"/>
              <w:rPr>
                <w:rFonts w:asciiTheme="minorHAnsi" w:hAnsiTheme="minorHAnsi"/>
                <w:sz w:val="18"/>
                <w:szCs w:val="18"/>
              </w:rPr>
            </w:pPr>
          </w:p>
        </w:tc>
      </w:tr>
      <w:tr w:rsidR="006A6F04" w:rsidRPr="009020A6" w14:paraId="13A3D7D9" w14:textId="77777777" w:rsidTr="00170608">
        <w:trPr>
          <w:cantSplit/>
          <w:trHeight w:val="360"/>
        </w:trPr>
        <w:tc>
          <w:tcPr>
            <w:tcW w:w="288" w:type="pct"/>
            <w:vAlign w:val="center"/>
          </w:tcPr>
          <w:p w14:paraId="6B3D2E06" w14:textId="0F9C5BB4" w:rsidR="006A6F04" w:rsidRPr="009020A6" w:rsidRDefault="006A6F04"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09</w:t>
            </w:r>
          </w:p>
        </w:tc>
        <w:tc>
          <w:tcPr>
            <w:tcW w:w="2416" w:type="pct"/>
            <w:vAlign w:val="center"/>
          </w:tcPr>
          <w:p w14:paraId="251B9989" w14:textId="062A5990" w:rsidR="006A6F04" w:rsidRPr="009020A6" w:rsidRDefault="006A6F04"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Liquid Line Filter Driers Installed According to Manufacturer’s Specifications (if applicable)</w:t>
            </w:r>
          </w:p>
        </w:tc>
        <w:tc>
          <w:tcPr>
            <w:tcW w:w="2296" w:type="pct"/>
          </w:tcPr>
          <w:p w14:paraId="2EDDF244" w14:textId="77777777" w:rsidR="006A6F04" w:rsidRPr="009020A6" w:rsidRDefault="006A6F04" w:rsidP="00F140A8">
            <w:pPr>
              <w:spacing w:after="60"/>
              <w:rPr>
                <w:rFonts w:asciiTheme="minorHAnsi" w:hAnsiTheme="minorHAnsi"/>
                <w:sz w:val="18"/>
                <w:szCs w:val="18"/>
              </w:rPr>
            </w:pPr>
          </w:p>
        </w:tc>
      </w:tr>
      <w:tr w:rsidR="00D6647A" w:rsidRPr="009020A6" w14:paraId="54D4088E" w14:textId="77777777" w:rsidTr="00170608">
        <w:trPr>
          <w:cantSplit/>
          <w:trHeight w:val="360"/>
        </w:trPr>
        <w:tc>
          <w:tcPr>
            <w:tcW w:w="288" w:type="pct"/>
            <w:vAlign w:val="center"/>
          </w:tcPr>
          <w:p w14:paraId="54D4088B" w14:textId="37C46F5C" w:rsidR="00D6647A" w:rsidRPr="009020A6" w:rsidRDefault="00B260DC"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10</w:t>
            </w:r>
          </w:p>
        </w:tc>
        <w:tc>
          <w:tcPr>
            <w:tcW w:w="2416" w:type="pct"/>
            <w:vAlign w:val="center"/>
          </w:tcPr>
          <w:p w14:paraId="54D4088C" w14:textId="21BAAFBF" w:rsidR="00D6647A" w:rsidRPr="009020A6" w:rsidRDefault="00D6647A"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System Installation Type</w:t>
            </w:r>
          </w:p>
        </w:tc>
        <w:tc>
          <w:tcPr>
            <w:tcW w:w="2296" w:type="pct"/>
          </w:tcPr>
          <w:p w14:paraId="54D4088D" w14:textId="77777777" w:rsidR="00D6647A" w:rsidRPr="009020A6" w:rsidRDefault="00D6647A" w:rsidP="00F140A8">
            <w:pPr>
              <w:spacing w:after="60"/>
              <w:rPr>
                <w:rFonts w:asciiTheme="minorHAnsi" w:hAnsiTheme="minorHAnsi"/>
                <w:sz w:val="18"/>
                <w:szCs w:val="18"/>
              </w:rPr>
            </w:pPr>
          </w:p>
        </w:tc>
      </w:tr>
      <w:tr w:rsidR="00D6647A" w:rsidRPr="009020A6" w14:paraId="54D40892" w14:textId="77777777" w:rsidTr="00170608">
        <w:trPr>
          <w:cantSplit/>
          <w:trHeight w:val="360"/>
        </w:trPr>
        <w:tc>
          <w:tcPr>
            <w:tcW w:w="288" w:type="pct"/>
            <w:vAlign w:val="center"/>
          </w:tcPr>
          <w:p w14:paraId="54D4088F" w14:textId="05F0EDDF" w:rsidR="00D6647A" w:rsidRPr="009020A6" w:rsidRDefault="00B260DC"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11</w:t>
            </w:r>
          </w:p>
        </w:tc>
        <w:tc>
          <w:tcPr>
            <w:tcW w:w="2416" w:type="pct"/>
            <w:vAlign w:val="center"/>
          </w:tcPr>
          <w:p w14:paraId="2C5EDB83" w14:textId="601C4C32" w:rsidR="00C148D0" w:rsidRPr="009020A6" w:rsidRDefault="00BE4F44"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Fault Indicator Display</w:t>
            </w:r>
            <w:r w:rsidR="00D6647A" w:rsidRPr="009020A6">
              <w:rPr>
                <w:rFonts w:asciiTheme="minorHAnsi" w:hAnsiTheme="minorHAnsi"/>
                <w:sz w:val="18"/>
                <w:szCs w:val="18"/>
              </w:rPr>
              <w:t xml:space="preserve"> (</w:t>
            </w:r>
            <w:r w:rsidRPr="009020A6">
              <w:rPr>
                <w:rFonts w:asciiTheme="minorHAnsi" w:hAnsiTheme="minorHAnsi"/>
                <w:sz w:val="18"/>
                <w:szCs w:val="18"/>
              </w:rPr>
              <w:t>FID</w:t>
            </w:r>
            <w:r w:rsidR="00D6647A" w:rsidRPr="009020A6">
              <w:rPr>
                <w:rFonts w:asciiTheme="minorHAnsi" w:hAnsiTheme="minorHAnsi"/>
                <w:sz w:val="18"/>
                <w:szCs w:val="18"/>
              </w:rPr>
              <w:t>) Status</w:t>
            </w:r>
          </w:p>
          <w:p w14:paraId="54D40890" w14:textId="38A41712" w:rsidR="00D6647A" w:rsidRPr="009020A6" w:rsidRDefault="00D6647A"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(Note: Even systems with </w:t>
            </w:r>
            <w:proofErr w:type="gramStart"/>
            <w:r w:rsidRPr="009020A6">
              <w:rPr>
                <w:rFonts w:asciiTheme="minorHAnsi" w:hAnsiTheme="minorHAnsi"/>
                <w:sz w:val="18"/>
                <w:szCs w:val="18"/>
              </w:rPr>
              <w:t>a</w:t>
            </w:r>
            <w:proofErr w:type="gramEnd"/>
            <w:r w:rsidRPr="009020A6">
              <w:rPr>
                <w:rFonts w:asciiTheme="minorHAnsi" w:hAnsiTheme="minorHAnsi"/>
                <w:sz w:val="18"/>
                <w:szCs w:val="18"/>
              </w:rPr>
              <w:t xml:space="preserve"> </w:t>
            </w:r>
            <w:r w:rsidR="00BE4F44" w:rsidRPr="009020A6">
              <w:rPr>
                <w:rFonts w:asciiTheme="minorHAnsi" w:hAnsiTheme="minorHAnsi"/>
                <w:sz w:val="18"/>
                <w:szCs w:val="18"/>
              </w:rPr>
              <w:t>FID</w:t>
            </w:r>
            <w:r w:rsidRPr="009020A6">
              <w:rPr>
                <w:rFonts w:asciiTheme="minorHAnsi" w:hAnsiTheme="minorHAnsi"/>
                <w:sz w:val="18"/>
                <w:szCs w:val="18"/>
              </w:rPr>
              <w:t xml:space="preserve"> must have refrigerant charge verified by installer)</w:t>
            </w:r>
          </w:p>
        </w:tc>
        <w:tc>
          <w:tcPr>
            <w:tcW w:w="2296" w:type="pct"/>
          </w:tcPr>
          <w:p w14:paraId="54D40891" w14:textId="77777777" w:rsidR="00D6647A" w:rsidRPr="009020A6" w:rsidRDefault="00D6647A" w:rsidP="00F140A8">
            <w:pPr>
              <w:spacing w:after="60"/>
              <w:rPr>
                <w:rFonts w:asciiTheme="minorHAnsi" w:hAnsiTheme="minorHAnsi"/>
                <w:sz w:val="18"/>
                <w:szCs w:val="18"/>
              </w:rPr>
            </w:pPr>
          </w:p>
        </w:tc>
      </w:tr>
      <w:tr w:rsidR="00D6647A" w:rsidRPr="009020A6" w14:paraId="54D40896" w14:textId="77777777" w:rsidTr="00170608">
        <w:trPr>
          <w:cantSplit/>
          <w:trHeight w:val="360"/>
        </w:trPr>
        <w:tc>
          <w:tcPr>
            <w:tcW w:w="288" w:type="pct"/>
            <w:vAlign w:val="center"/>
          </w:tcPr>
          <w:p w14:paraId="54D40893" w14:textId="0A15DF84" w:rsidR="00D6647A" w:rsidRPr="009020A6" w:rsidRDefault="00B260DC"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12</w:t>
            </w:r>
          </w:p>
        </w:tc>
        <w:tc>
          <w:tcPr>
            <w:tcW w:w="2416" w:type="pct"/>
            <w:vAlign w:val="center"/>
          </w:tcPr>
          <w:p w14:paraId="54D40894" w14:textId="79EA5F9C" w:rsidR="00D6647A" w:rsidRPr="009020A6" w:rsidRDefault="00D6647A"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Is the system of a type that the minimum airflow can be verified </w:t>
            </w:r>
            <w:r w:rsidR="00CA4D9E" w:rsidRPr="009020A6">
              <w:rPr>
                <w:rFonts w:asciiTheme="minorHAnsi" w:hAnsiTheme="minorHAnsi"/>
                <w:sz w:val="18"/>
                <w:szCs w:val="18"/>
              </w:rPr>
              <w:t xml:space="preserve">for all indoor units </w:t>
            </w:r>
            <w:r w:rsidRPr="009020A6">
              <w:rPr>
                <w:rFonts w:asciiTheme="minorHAnsi" w:hAnsiTheme="minorHAnsi"/>
                <w:sz w:val="18"/>
                <w:szCs w:val="18"/>
              </w:rPr>
              <w:t>using an approved measurement procedure (RA3.3 or RA</w:t>
            </w:r>
            <w:r w:rsidR="00B0220E" w:rsidRPr="009020A6">
              <w:rPr>
                <w:rFonts w:asciiTheme="minorHAnsi" w:hAnsiTheme="minorHAnsi"/>
                <w:sz w:val="18"/>
                <w:szCs w:val="18"/>
              </w:rPr>
              <w:t>3.3.3</w:t>
            </w:r>
            <w:r w:rsidRPr="009020A6">
              <w:rPr>
                <w:rFonts w:asciiTheme="minorHAnsi" w:hAnsiTheme="minorHAnsi"/>
                <w:sz w:val="18"/>
                <w:szCs w:val="18"/>
              </w:rPr>
              <w:t>)?</w:t>
            </w:r>
          </w:p>
        </w:tc>
        <w:tc>
          <w:tcPr>
            <w:tcW w:w="2296" w:type="pct"/>
          </w:tcPr>
          <w:p w14:paraId="54D40895" w14:textId="77777777" w:rsidR="00D6647A" w:rsidRPr="009020A6" w:rsidRDefault="00D6647A" w:rsidP="00D6647A">
            <w:pPr>
              <w:spacing w:after="60"/>
              <w:rPr>
                <w:rFonts w:asciiTheme="minorHAnsi" w:hAnsiTheme="minorHAnsi"/>
                <w:sz w:val="18"/>
                <w:szCs w:val="18"/>
              </w:rPr>
            </w:pPr>
          </w:p>
        </w:tc>
      </w:tr>
      <w:tr w:rsidR="00D6647A" w:rsidRPr="009020A6" w14:paraId="54D4089A" w14:textId="77777777" w:rsidTr="00170608">
        <w:trPr>
          <w:cantSplit/>
          <w:trHeight w:val="360"/>
        </w:trPr>
        <w:tc>
          <w:tcPr>
            <w:tcW w:w="288" w:type="pct"/>
            <w:vAlign w:val="center"/>
          </w:tcPr>
          <w:p w14:paraId="54D40897" w14:textId="042C737E" w:rsidR="00D6647A" w:rsidRPr="009020A6" w:rsidRDefault="00B260DC"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13</w:t>
            </w:r>
          </w:p>
        </w:tc>
        <w:tc>
          <w:tcPr>
            <w:tcW w:w="2416" w:type="pct"/>
            <w:vAlign w:val="center"/>
          </w:tcPr>
          <w:p w14:paraId="54D40898" w14:textId="77777777" w:rsidR="00D6647A" w:rsidRPr="009020A6" w:rsidRDefault="00D6647A"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296" w:type="pct"/>
          </w:tcPr>
          <w:p w14:paraId="54D40899" w14:textId="77777777" w:rsidR="00D6647A" w:rsidRPr="009020A6" w:rsidRDefault="00D6647A" w:rsidP="00F140A8">
            <w:pPr>
              <w:spacing w:after="60"/>
              <w:rPr>
                <w:rFonts w:asciiTheme="minorHAnsi" w:hAnsiTheme="minorHAnsi"/>
                <w:sz w:val="18"/>
                <w:szCs w:val="18"/>
              </w:rPr>
            </w:pPr>
          </w:p>
        </w:tc>
      </w:tr>
      <w:tr w:rsidR="00D6647A" w:rsidRPr="009020A6" w14:paraId="54D4089E" w14:textId="77777777" w:rsidTr="00170608">
        <w:trPr>
          <w:cantSplit/>
          <w:trHeight w:val="360"/>
        </w:trPr>
        <w:tc>
          <w:tcPr>
            <w:tcW w:w="288" w:type="pct"/>
            <w:vAlign w:val="center"/>
          </w:tcPr>
          <w:p w14:paraId="54D4089B" w14:textId="38576684" w:rsidR="00D6647A" w:rsidRPr="009020A6" w:rsidRDefault="00B260DC"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14</w:t>
            </w:r>
          </w:p>
        </w:tc>
        <w:tc>
          <w:tcPr>
            <w:tcW w:w="2416" w:type="pct"/>
            <w:vAlign w:val="center"/>
          </w:tcPr>
          <w:p w14:paraId="54D4089C" w14:textId="7F676FCF" w:rsidR="00D6647A" w:rsidRPr="009020A6" w:rsidRDefault="00D6647A"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Date of HERS Rater Refrigerant Charge Verification for this </w:t>
            </w:r>
            <w:r w:rsidR="00C148D0" w:rsidRPr="009020A6">
              <w:rPr>
                <w:rFonts w:asciiTheme="minorHAnsi" w:hAnsiTheme="minorHAnsi"/>
                <w:sz w:val="18"/>
                <w:szCs w:val="18"/>
              </w:rPr>
              <w:t>S</w:t>
            </w:r>
            <w:r w:rsidRPr="009020A6">
              <w:rPr>
                <w:rFonts w:asciiTheme="minorHAnsi" w:hAnsiTheme="minorHAnsi"/>
                <w:sz w:val="18"/>
                <w:szCs w:val="18"/>
              </w:rPr>
              <w:t>ystem</w:t>
            </w:r>
          </w:p>
        </w:tc>
        <w:tc>
          <w:tcPr>
            <w:tcW w:w="2296" w:type="pct"/>
            <w:vAlign w:val="center"/>
          </w:tcPr>
          <w:p w14:paraId="54D4089D" w14:textId="77777777" w:rsidR="00D6647A" w:rsidRPr="009020A6" w:rsidRDefault="00D6647A" w:rsidP="00F140A8">
            <w:pPr>
              <w:rPr>
                <w:rFonts w:asciiTheme="minorHAnsi" w:hAnsiTheme="minorHAnsi"/>
                <w:sz w:val="18"/>
                <w:szCs w:val="18"/>
              </w:rPr>
            </w:pPr>
          </w:p>
        </w:tc>
      </w:tr>
      <w:tr w:rsidR="00D6647A" w:rsidRPr="009020A6" w14:paraId="54D408A2" w14:textId="77777777" w:rsidTr="00170608">
        <w:trPr>
          <w:cantSplit/>
          <w:trHeight w:val="360"/>
        </w:trPr>
        <w:tc>
          <w:tcPr>
            <w:tcW w:w="288" w:type="pct"/>
            <w:vAlign w:val="center"/>
          </w:tcPr>
          <w:p w14:paraId="54D4089F" w14:textId="0C04A335" w:rsidR="00D6647A" w:rsidRPr="009020A6" w:rsidRDefault="00B260DC"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15</w:t>
            </w:r>
          </w:p>
        </w:tc>
        <w:tc>
          <w:tcPr>
            <w:tcW w:w="2416" w:type="pct"/>
            <w:vAlign w:val="center"/>
          </w:tcPr>
          <w:p w14:paraId="54D408A0" w14:textId="3E395ED9" w:rsidR="00D6647A" w:rsidRPr="009020A6" w:rsidRDefault="00D6647A"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Refrigerant </w:t>
            </w:r>
            <w:r w:rsidR="00C148D0" w:rsidRPr="009020A6">
              <w:rPr>
                <w:rFonts w:asciiTheme="minorHAnsi" w:hAnsiTheme="minorHAnsi"/>
                <w:sz w:val="18"/>
                <w:szCs w:val="18"/>
              </w:rPr>
              <w:t>C</w:t>
            </w:r>
            <w:r w:rsidRPr="009020A6">
              <w:rPr>
                <w:rFonts w:asciiTheme="minorHAnsi" w:hAnsiTheme="minorHAnsi"/>
                <w:sz w:val="18"/>
                <w:szCs w:val="18"/>
              </w:rPr>
              <w:t xml:space="preserve">harge </w:t>
            </w:r>
            <w:r w:rsidR="00C148D0" w:rsidRPr="009020A6">
              <w:rPr>
                <w:rFonts w:asciiTheme="minorHAnsi" w:hAnsiTheme="minorHAnsi"/>
                <w:sz w:val="18"/>
                <w:szCs w:val="18"/>
              </w:rPr>
              <w:t>V</w:t>
            </w:r>
            <w:r w:rsidRPr="009020A6">
              <w:rPr>
                <w:rFonts w:asciiTheme="minorHAnsi" w:hAnsiTheme="minorHAnsi"/>
                <w:sz w:val="18"/>
                <w:szCs w:val="18"/>
              </w:rPr>
              <w:t xml:space="preserve">erification </w:t>
            </w:r>
            <w:r w:rsidR="00C148D0" w:rsidRPr="009020A6">
              <w:rPr>
                <w:rFonts w:asciiTheme="minorHAnsi" w:hAnsiTheme="minorHAnsi"/>
                <w:sz w:val="18"/>
                <w:szCs w:val="18"/>
              </w:rPr>
              <w:t>M</w:t>
            </w:r>
            <w:r w:rsidRPr="009020A6">
              <w:rPr>
                <w:rFonts w:asciiTheme="minorHAnsi" w:hAnsiTheme="minorHAnsi"/>
                <w:sz w:val="18"/>
                <w:szCs w:val="18"/>
              </w:rPr>
              <w:t xml:space="preserve">ethod </w:t>
            </w:r>
            <w:r w:rsidR="00C148D0" w:rsidRPr="009020A6">
              <w:rPr>
                <w:rFonts w:asciiTheme="minorHAnsi" w:hAnsiTheme="minorHAnsi"/>
                <w:sz w:val="18"/>
                <w:szCs w:val="18"/>
              </w:rPr>
              <w:t>U</w:t>
            </w:r>
            <w:r w:rsidRPr="009020A6">
              <w:rPr>
                <w:rFonts w:asciiTheme="minorHAnsi" w:hAnsiTheme="minorHAnsi"/>
                <w:sz w:val="18"/>
                <w:szCs w:val="18"/>
              </w:rPr>
              <w:t xml:space="preserve">sed by </w:t>
            </w:r>
            <w:r w:rsidR="00C148D0" w:rsidRPr="009020A6">
              <w:rPr>
                <w:rFonts w:asciiTheme="minorHAnsi" w:hAnsiTheme="minorHAnsi"/>
                <w:sz w:val="18"/>
                <w:szCs w:val="18"/>
              </w:rPr>
              <w:t>I</w:t>
            </w:r>
            <w:r w:rsidRPr="009020A6">
              <w:rPr>
                <w:rFonts w:asciiTheme="minorHAnsi" w:hAnsiTheme="minorHAnsi"/>
                <w:sz w:val="18"/>
                <w:szCs w:val="18"/>
              </w:rPr>
              <w:t>nstaller</w:t>
            </w:r>
          </w:p>
        </w:tc>
        <w:tc>
          <w:tcPr>
            <w:tcW w:w="2296" w:type="pct"/>
          </w:tcPr>
          <w:p w14:paraId="54D408A1" w14:textId="77777777" w:rsidR="00D6647A" w:rsidRPr="009020A6" w:rsidRDefault="00D6647A" w:rsidP="00D6647A">
            <w:pPr>
              <w:rPr>
                <w:rFonts w:asciiTheme="minorHAnsi" w:hAnsiTheme="minorHAnsi"/>
                <w:sz w:val="18"/>
                <w:szCs w:val="18"/>
              </w:rPr>
            </w:pPr>
          </w:p>
        </w:tc>
      </w:tr>
      <w:tr w:rsidR="00D6647A" w:rsidRPr="009020A6" w14:paraId="54D408A6" w14:textId="77777777" w:rsidTr="00170608">
        <w:trPr>
          <w:cantSplit/>
          <w:trHeight w:val="953"/>
        </w:trPr>
        <w:tc>
          <w:tcPr>
            <w:tcW w:w="288" w:type="pct"/>
            <w:vAlign w:val="center"/>
          </w:tcPr>
          <w:p w14:paraId="54D408A3" w14:textId="28F5E625" w:rsidR="00D6647A" w:rsidRPr="009020A6" w:rsidRDefault="00B260DC"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16</w:t>
            </w:r>
          </w:p>
        </w:tc>
        <w:tc>
          <w:tcPr>
            <w:tcW w:w="2416" w:type="pct"/>
            <w:vAlign w:val="center"/>
          </w:tcPr>
          <w:p w14:paraId="54D408A4" w14:textId="7C8AF4A0" w:rsidR="00D6647A" w:rsidRPr="009020A6" w:rsidRDefault="00D6647A"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Person </w:t>
            </w:r>
            <w:r w:rsidR="00C148D0" w:rsidRPr="009020A6">
              <w:rPr>
                <w:rFonts w:asciiTheme="minorHAnsi" w:hAnsiTheme="minorHAnsi"/>
                <w:sz w:val="18"/>
                <w:szCs w:val="18"/>
              </w:rPr>
              <w:t>W</w:t>
            </w:r>
            <w:r w:rsidRPr="009020A6">
              <w:rPr>
                <w:rFonts w:asciiTheme="minorHAnsi" w:hAnsiTheme="minorHAnsi"/>
                <w:sz w:val="18"/>
                <w:szCs w:val="18"/>
              </w:rPr>
              <w:t xml:space="preserve">ho </w:t>
            </w:r>
            <w:r w:rsidR="00C148D0" w:rsidRPr="009020A6">
              <w:rPr>
                <w:rFonts w:asciiTheme="minorHAnsi" w:hAnsiTheme="minorHAnsi"/>
                <w:sz w:val="18"/>
                <w:szCs w:val="18"/>
              </w:rPr>
              <w:t>P</w:t>
            </w:r>
            <w:r w:rsidRPr="009020A6">
              <w:rPr>
                <w:rFonts w:asciiTheme="minorHAnsi" w:hAnsiTheme="minorHAnsi"/>
                <w:sz w:val="18"/>
                <w:szCs w:val="18"/>
              </w:rPr>
              <w:t xml:space="preserve">erformed the Refrigerant Charge Verification </w:t>
            </w:r>
            <w:r w:rsidR="00C148D0" w:rsidRPr="009020A6">
              <w:rPr>
                <w:rFonts w:asciiTheme="minorHAnsi" w:hAnsiTheme="minorHAnsi"/>
                <w:sz w:val="18"/>
                <w:szCs w:val="18"/>
              </w:rPr>
              <w:t>R</w:t>
            </w:r>
            <w:r w:rsidRPr="009020A6">
              <w:rPr>
                <w:rFonts w:asciiTheme="minorHAnsi" w:hAnsiTheme="minorHAnsi"/>
                <w:sz w:val="18"/>
                <w:szCs w:val="18"/>
              </w:rPr>
              <w:t>eported on the Certificate of Installation</w:t>
            </w:r>
          </w:p>
        </w:tc>
        <w:tc>
          <w:tcPr>
            <w:tcW w:w="2296" w:type="pct"/>
            <w:vAlign w:val="center"/>
          </w:tcPr>
          <w:p w14:paraId="54D408A5" w14:textId="77777777" w:rsidR="00D6647A" w:rsidRPr="009020A6" w:rsidRDefault="00D6647A" w:rsidP="00F140A8">
            <w:pPr>
              <w:rPr>
                <w:rFonts w:asciiTheme="minorHAnsi" w:hAnsiTheme="minorHAnsi"/>
                <w:sz w:val="18"/>
                <w:szCs w:val="18"/>
              </w:rPr>
            </w:pPr>
          </w:p>
        </w:tc>
      </w:tr>
      <w:tr w:rsidR="00D6647A" w:rsidRPr="009020A6" w14:paraId="54D408AA" w14:textId="77777777" w:rsidTr="00170608">
        <w:trPr>
          <w:cantSplit/>
          <w:trHeight w:val="953"/>
        </w:trPr>
        <w:tc>
          <w:tcPr>
            <w:tcW w:w="288" w:type="pct"/>
            <w:vAlign w:val="center"/>
          </w:tcPr>
          <w:p w14:paraId="54D408A7" w14:textId="79D7A07F" w:rsidR="00D6647A" w:rsidRPr="009020A6" w:rsidRDefault="00B260DC"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17</w:t>
            </w:r>
          </w:p>
        </w:tc>
        <w:tc>
          <w:tcPr>
            <w:tcW w:w="2416" w:type="pct"/>
            <w:vAlign w:val="center"/>
          </w:tcPr>
          <w:p w14:paraId="54D408A8" w14:textId="39F86E0B" w:rsidR="00D6647A" w:rsidRPr="009020A6" w:rsidRDefault="00D6647A"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HERS Verification Compliance Requirement Status</w:t>
            </w:r>
          </w:p>
        </w:tc>
        <w:tc>
          <w:tcPr>
            <w:tcW w:w="2296" w:type="pct"/>
            <w:vAlign w:val="center"/>
          </w:tcPr>
          <w:p w14:paraId="54D408A9" w14:textId="77777777" w:rsidR="00D6647A" w:rsidRPr="009020A6" w:rsidRDefault="00D6647A" w:rsidP="00D6647A">
            <w:pPr>
              <w:rPr>
                <w:rFonts w:asciiTheme="minorHAnsi" w:hAnsiTheme="minorHAnsi"/>
                <w:sz w:val="18"/>
                <w:szCs w:val="18"/>
              </w:rPr>
            </w:pPr>
          </w:p>
        </w:tc>
      </w:tr>
      <w:tr w:rsidR="00D6647A" w:rsidRPr="009020A6" w14:paraId="54D408AE" w14:textId="77777777" w:rsidTr="00170608">
        <w:trPr>
          <w:cantSplit/>
          <w:trHeight w:val="953"/>
        </w:trPr>
        <w:tc>
          <w:tcPr>
            <w:tcW w:w="288" w:type="pct"/>
            <w:vAlign w:val="center"/>
          </w:tcPr>
          <w:p w14:paraId="54D408AB" w14:textId="60352A6F" w:rsidR="00D6647A" w:rsidRPr="009020A6" w:rsidRDefault="00B260DC" w:rsidP="00170608">
            <w:pPr>
              <w:pStyle w:val="Header"/>
              <w:tabs>
                <w:tab w:val="clear" w:pos="4320"/>
                <w:tab w:val="clear" w:pos="8640"/>
              </w:tabs>
              <w:jc w:val="center"/>
              <w:rPr>
                <w:rFonts w:asciiTheme="minorHAnsi" w:hAnsiTheme="minorHAnsi"/>
                <w:sz w:val="18"/>
                <w:szCs w:val="18"/>
              </w:rPr>
            </w:pPr>
            <w:r w:rsidRPr="009020A6">
              <w:rPr>
                <w:rFonts w:asciiTheme="minorHAnsi" w:hAnsiTheme="minorHAnsi"/>
                <w:sz w:val="18"/>
                <w:szCs w:val="18"/>
              </w:rPr>
              <w:t>18</w:t>
            </w:r>
          </w:p>
        </w:tc>
        <w:tc>
          <w:tcPr>
            <w:tcW w:w="2416" w:type="pct"/>
            <w:vAlign w:val="center"/>
          </w:tcPr>
          <w:p w14:paraId="54D408AC" w14:textId="0AA27337" w:rsidR="00D6647A" w:rsidRPr="009020A6" w:rsidRDefault="00D6647A" w:rsidP="00170608">
            <w:pPr>
              <w:rPr>
                <w:rFonts w:asciiTheme="minorHAnsi" w:hAnsiTheme="minorHAnsi"/>
                <w:sz w:val="18"/>
                <w:szCs w:val="18"/>
              </w:rPr>
            </w:pPr>
            <w:r w:rsidRPr="009020A6">
              <w:rPr>
                <w:rFonts w:asciiTheme="minorHAnsi" w:hAnsiTheme="minorHAnsi"/>
                <w:sz w:val="18"/>
                <w:szCs w:val="18"/>
              </w:rPr>
              <w:t xml:space="preserve">Refrigerant </w:t>
            </w:r>
            <w:r w:rsidR="00C148D0" w:rsidRPr="009020A6">
              <w:rPr>
                <w:rFonts w:asciiTheme="minorHAnsi" w:hAnsiTheme="minorHAnsi"/>
                <w:sz w:val="18"/>
                <w:szCs w:val="18"/>
              </w:rPr>
              <w:t>C</w:t>
            </w:r>
            <w:r w:rsidRPr="009020A6">
              <w:rPr>
                <w:rFonts w:asciiTheme="minorHAnsi" w:hAnsiTheme="minorHAnsi"/>
                <w:sz w:val="18"/>
                <w:szCs w:val="18"/>
              </w:rPr>
              <w:t xml:space="preserve">harge </w:t>
            </w:r>
            <w:r w:rsidR="00C148D0" w:rsidRPr="009020A6">
              <w:rPr>
                <w:rFonts w:asciiTheme="minorHAnsi" w:hAnsiTheme="minorHAnsi"/>
                <w:sz w:val="18"/>
                <w:szCs w:val="18"/>
              </w:rPr>
              <w:t>V</w:t>
            </w:r>
            <w:r w:rsidRPr="009020A6">
              <w:rPr>
                <w:rFonts w:asciiTheme="minorHAnsi" w:hAnsiTheme="minorHAnsi"/>
                <w:sz w:val="18"/>
                <w:szCs w:val="18"/>
              </w:rPr>
              <w:t xml:space="preserve">erification </w:t>
            </w:r>
            <w:r w:rsidR="00C148D0" w:rsidRPr="009020A6">
              <w:rPr>
                <w:rFonts w:asciiTheme="minorHAnsi" w:hAnsiTheme="minorHAnsi"/>
                <w:sz w:val="18"/>
                <w:szCs w:val="18"/>
              </w:rPr>
              <w:t>M</w:t>
            </w:r>
            <w:r w:rsidRPr="009020A6">
              <w:rPr>
                <w:rFonts w:asciiTheme="minorHAnsi" w:hAnsiTheme="minorHAnsi"/>
                <w:sz w:val="18"/>
                <w:szCs w:val="18"/>
              </w:rPr>
              <w:t xml:space="preserve">ethod </w:t>
            </w:r>
            <w:r w:rsidR="00C148D0" w:rsidRPr="009020A6">
              <w:rPr>
                <w:rFonts w:asciiTheme="minorHAnsi" w:hAnsiTheme="minorHAnsi"/>
                <w:sz w:val="18"/>
                <w:szCs w:val="18"/>
              </w:rPr>
              <w:t>U</w:t>
            </w:r>
            <w:r w:rsidRPr="009020A6">
              <w:rPr>
                <w:rFonts w:asciiTheme="minorHAnsi" w:hAnsiTheme="minorHAnsi"/>
                <w:sz w:val="18"/>
                <w:szCs w:val="18"/>
              </w:rPr>
              <w:t>sed by HERS Rater</w:t>
            </w:r>
          </w:p>
        </w:tc>
        <w:tc>
          <w:tcPr>
            <w:tcW w:w="2296" w:type="pct"/>
            <w:vAlign w:val="center"/>
          </w:tcPr>
          <w:p w14:paraId="54D408AD" w14:textId="77777777" w:rsidR="00D6647A" w:rsidRPr="009020A6" w:rsidRDefault="00D6647A" w:rsidP="00D6647A">
            <w:pPr>
              <w:spacing w:after="60"/>
              <w:rPr>
                <w:rFonts w:asciiTheme="minorHAnsi" w:hAnsiTheme="minorHAnsi"/>
                <w:sz w:val="18"/>
                <w:szCs w:val="18"/>
              </w:rPr>
            </w:pPr>
          </w:p>
        </w:tc>
      </w:tr>
    </w:tbl>
    <w:p w14:paraId="54D408B0" w14:textId="77777777" w:rsidR="00D6647A" w:rsidRPr="009020A6" w:rsidRDefault="00D6647A" w:rsidP="00D6647A">
      <w:pPr>
        <w:keepNext/>
        <w:spacing w:after="60"/>
        <w:rPr>
          <w:rFonts w:asciiTheme="majorHAnsi" w:hAnsiTheme="majorHAnsi"/>
          <w:b/>
        </w:rPr>
      </w:pPr>
    </w:p>
    <w:tbl>
      <w:tblPr>
        <w:tblStyle w:val="TableGrid"/>
        <w:tblW w:w="0" w:type="auto"/>
        <w:tblLook w:val="00A0" w:firstRow="1" w:lastRow="0" w:firstColumn="1" w:lastColumn="0" w:noHBand="0" w:noVBand="0"/>
      </w:tblPr>
      <w:tblGrid>
        <w:gridCol w:w="10790"/>
      </w:tblGrid>
      <w:tr w:rsidR="00D6647A" w:rsidRPr="009020A6" w14:paraId="54D408B4" w14:textId="77777777" w:rsidTr="00F140A8">
        <w:tc>
          <w:tcPr>
            <w:tcW w:w="11016" w:type="dxa"/>
          </w:tcPr>
          <w:p w14:paraId="54D408B3" w14:textId="1B310D3A" w:rsidR="00D6647A" w:rsidRPr="009020A6" w:rsidRDefault="00D6647A" w:rsidP="00170608">
            <w:pPr>
              <w:keepNext/>
              <w:rPr>
                <w:rFonts w:asciiTheme="majorHAnsi" w:hAnsiTheme="majorHAnsi"/>
                <w:b/>
              </w:rPr>
            </w:pPr>
            <w:r w:rsidRPr="009020A6">
              <w:rPr>
                <w:rFonts w:asciiTheme="minorHAnsi" w:hAnsiTheme="minorHAnsi"/>
                <w:b/>
                <w:szCs w:val="18"/>
              </w:rPr>
              <w:t>MCH</w:t>
            </w:r>
            <w:r w:rsidR="00903563" w:rsidRPr="009020A6">
              <w:rPr>
                <w:rFonts w:asciiTheme="minorHAnsi" w:hAnsiTheme="minorHAnsi"/>
                <w:b/>
                <w:szCs w:val="18"/>
              </w:rPr>
              <w:t>-</w:t>
            </w:r>
            <w:r w:rsidRPr="009020A6">
              <w:rPr>
                <w:rFonts w:asciiTheme="minorHAnsi" w:hAnsiTheme="minorHAnsi"/>
                <w:b/>
                <w:szCs w:val="18"/>
              </w:rPr>
              <w:t>25c</w:t>
            </w:r>
            <w:r w:rsidR="00903563" w:rsidRPr="009020A6">
              <w:rPr>
                <w:rFonts w:asciiTheme="minorHAnsi" w:hAnsiTheme="minorHAnsi"/>
                <w:b/>
                <w:szCs w:val="18"/>
              </w:rPr>
              <w:t xml:space="preserve"> </w:t>
            </w:r>
            <w:r w:rsidR="000675E9" w:rsidRPr="009020A6">
              <w:rPr>
                <w:rFonts w:asciiTheme="minorHAnsi" w:hAnsiTheme="minorHAnsi"/>
                <w:b/>
                <w:szCs w:val="18"/>
              </w:rPr>
              <w:t>-</w:t>
            </w:r>
            <w:r w:rsidR="00903563" w:rsidRPr="009020A6">
              <w:rPr>
                <w:rFonts w:asciiTheme="minorHAnsi" w:hAnsiTheme="minorHAnsi"/>
                <w:b/>
                <w:szCs w:val="18"/>
              </w:rPr>
              <w:t xml:space="preserve"> Refrigerant Charge Verification </w:t>
            </w:r>
            <w:r w:rsidR="000675E9" w:rsidRPr="009020A6">
              <w:rPr>
                <w:rFonts w:asciiTheme="minorHAnsi" w:hAnsiTheme="minorHAnsi"/>
                <w:b/>
                <w:szCs w:val="18"/>
              </w:rPr>
              <w:t>-</w:t>
            </w:r>
            <w:r w:rsidR="00903563" w:rsidRPr="009020A6">
              <w:rPr>
                <w:rFonts w:asciiTheme="minorHAnsi" w:hAnsiTheme="minorHAnsi"/>
                <w:b/>
                <w:szCs w:val="18"/>
              </w:rPr>
              <w:t xml:space="preserve"> Weigh </w:t>
            </w:r>
            <w:proofErr w:type="gramStart"/>
            <w:r w:rsidR="00903563" w:rsidRPr="009020A6">
              <w:rPr>
                <w:rFonts w:asciiTheme="minorHAnsi" w:hAnsiTheme="minorHAnsi"/>
                <w:b/>
                <w:szCs w:val="18"/>
              </w:rPr>
              <w:t>In</w:t>
            </w:r>
            <w:proofErr w:type="gramEnd"/>
            <w:r w:rsidR="002C1BFB" w:rsidRPr="009020A6">
              <w:rPr>
                <w:rFonts w:asciiTheme="minorHAnsi" w:hAnsiTheme="minorHAnsi"/>
                <w:b/>
                <w:szCs w:val="18"/>
              </w:rPr>
              <w:t xml:space="preserve"> Observation Procedure</w:t>
            </w:r>
          </w:p>
        </w:tc>
      </w:tr>
    </w:tbl>
    <w:p w14:paraId="54D408B5" w14:textId="77777777" w:rsidR="00D6647A" w:rsidRPr="009020A6" w:rsidRDefault="00D6647A" w:rsidP="00D6647A">
      <w:pPr>
        <w:pStyle w:val="Header"/>
        <w:tabs>
          <w:tab w:val="clear" w:pos="4320"/>
          <w:tab w:val="clear" w:pos="8640"/>
        </w:tabs>
        <w:rPr>
          <w:rFonts w:ascii="Calibri" w:hAnsi="Calibri"/>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5444"/>
        <w:gridCol w:w="4995"/>
      </w:tblGrid>
      <w:tr w:rsidR="00D6647A" w:rsidRPr="009020A6" w14:paraId="54D408B8" w14:textId="77777777" w:rsidTr="00F140A8">
        <w:trPr>
          <w:cantSplit/>
          <w:trHeight w:val="233"/>
        </w:trPr>
        <w:tc>
          <w:tcPr>
            <w:tcW w:w="5000" w:type="pct"/>
            <w:gridSpan w:val="3"/>
            <w:vAlign w:val="center"/>
          </w:tcPr>
          <w:p w14:paraId="54D408B6" w14:textId="5D0F2CDE" w:rsidR="00D6647A" w:rsidRPr="009020A6" w:rsidRDefault="00D6647A" w:rsidP="00F140A8">
            <w:pPr>
              <w:pStyle w:val="Header"/>
              <w:keepNext/>
              <w:tabs>
                <w:tab w:val="clear" w:pos="4320"/>
                <w:tab w:val="clear" w:pos="8640"/>
              </w:tabs>
              <w:rPr>
                <w:rFonts w:asciiTheme="minorHAnsi" w:hAnsiTheme="minorHAnsi"/>
                <w:b/>
                <w:szCs w:val="18"/>
              </w:rPr>
            </w:pPr>
            <w:r w:rsidRPr="009020A6">
              <w:rPr>
                <w:rFonts w:asciiTheme="minorHAnsi" w:hAnsiTheme="minorHAnsi"/>
                <w:b/>
                <w:szCs w:val="18"/>
              </w:rPr>
              <w:lastRenderedPageBreak/>
              <w:t>B. Measurement Access Hole (MAH) Verification</w:t>
            </w:r>
          </w:p>
          <w:p w14:paraId="54D408B7" w14:textId="492B9078" w:rsidR="00D6647A" w:rsidRPr="009020A6" w:rsidRDefault="004D3E1A" w:rsidP="00F140A8">
            <w:pPr>
              <w:pStyle w:val="Header"/>
              <w:keepNext/>
              <w:tabs>
                <w:tab w:val="clear" w:pos="4320"/>
                <w:tab w:val="clear" w:pos="8640"/>
              </w:tabs>
              <w:rPr>
                <w:rFonts w:asciiTheme="minorHAnsi" w:hAnsiTheme="minorHAnsi"/>
                <w:sz w:val="18"/>
                <w:szCs w:val="18"/>
              </w:rPr>
            </w:pPr>
            <w:r w:rsidRPr="009020A6">
              <w:rPr>
                <w:rFonts w:asciiTheme="minorHAnsi" w:hAnsiTheme="minorHAnsi"/>
                <w:sz w:val="18"/>
                <w:szCs w:val="18"/>
              </w:rPr>
              <w:t xml:space="preserve">HERS Raters are required to visually field verify MAH. </w:t>
            </w:r>
            <w:r w:rsidR="00D6647A" w:rsidRPr="009020A6">
              <w:rPr>
                <w:rFonts w:asciiTheme="minorHAnsi" w:hAnsiTheme="minorHAnsi"/>
                <w:sz w:val="18"/>
                <w:szCs w:val="18"/>
              </w:rPr>
              <w:t>Procedures for installing MAH are specified in Reference Residential Appendix RA3.2.2.3</w:t>
            </w:r>
            <w:r w:rsidRPr="009020A6">
              <w:rPr>
                <w:rFonts w:asciiTheme="minorHAnsi" w:hAnsiTheme="minorHAnsi"/>
                <w:sz w:val="18"/>
                <w:szCs w:val="18"/>
              </w:rPr>
              <w:t>.</w:t>
            </w:r>
          </w:p>
        </w:tc>
      </w:tr>
      <w:tr w:rsidR="00D6647A" w:rsidRPr="009020A6" w14:paraId="54D408BC" w14:textId="77777777" w:rsidTr="00170608">
        <w:trPr>
          <w:cantSplit/>
          <w:trHeight w:val="233"/>
        </w:trPr>
        <w:tc>
          <w:tcPr>
            <w:tcW w:w="204" w:type="pct"/>
            <w:vAlign w:val="center"/>
          </w:tcPr>
          <w:p w14:paraId="54D408B9" w14:textId="77777777" w:rsidR="00D6647A" w:rsidRPr="009020A6" w:rsidRDefault="00D6647A" w:rsidP="00583C51">
            <w:pPr>
              <w:pStyle w:val="IndexHeading"/>
              <w:keepNext/>
              <w:jc w:val="center"/>
              <w:rPr>
                <w:rFonts w:asciiTheme="minorHAnsi" w:hAnsiTheme="minorHAnsi"/>
                <w:b w:val="0"/>
                <w:bCs/>
                <w:sz w:val="18"/>
                <w:szCs w:val="18"/>
              </w:rPr>
            </w:pPr>
            <w:r w:rsidRPr="009020A6">
              <w:rPr>
                <w:rFonts w:asciiTheme="minorHAnsi" w:hAnsiTheme="minorHAnsi"/>
                <w:b w:val="0"/>
                <w:bCs/>
                <w:sz w:val="18"/>
                <w:szCs w:val="18"/>
              </w:rPr>
              <w:t>01</w:t>
            </w:r>
          </w:p>
        </w:tc>
        <w:tc>
          <w:tcPr>
            <w:tcW w:w="2501" w:type="pct"/>
            <w:tcMar>
              <w:left w:w="115" w:type="dxa"/>
              <w:right w:w="101" w:type="dxa"/>
            </w:tcMar>
            <w:vAlign w:val="center"/>
          </w:tcPr>
          <w:p w14:paraId="54D408BA" w14:textId="152AC8F2"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 xml:space="preserve">Method </w:t>
            </w:r>
            <w:r w:rsidR="00C148D0" w:rsidRPr="009020A6">
              <w:rPr>
                <w:rFonts w:asciiTheme="minorHAnsi" w:hAnsiTheme="minorHAnsi"/>
                <w:sz w:val="18"/>
                <w:szCs w:val="18"/>
              </w:rPr>
              <w:t>U</w:t>
            </w:r>
            <w:r w:rsidRPr="009020A6">
              <w:rPr>
                <w:rFonts w:asciiTheme="minorHAnsi" w:hAnsiTheme="minorHAnsi"/>
                <w:sz w:val="18"/>
                <w:szCs w:val="18"/>
              </w:rPr>
              <w:t xml:space="preserve">sed to </w:t>
            </w:r>
            <w:r w:rsidR="00C148D0" w:rsidRPr="009020A6">
              <w:rPr>
                <w:rFonts w:asciiTheme="minorHAnsi" w:hAnsiTheme="minorHAnsi"/>
                <w:sz w:val="18"/>
                <w:szCs w:val="18"/>
              </w:rPr>
              <w:t>D</w:t>
            </w:r>
            <w:r w:rsidRPr="009020A6">
              <w:rPr>
                <w:rFonts w:asciiTheme="minorHAnsi" w:hAnsiTheme="minorHAnsi"/>
                <w:sz w:val="18"/>
                <w:szCs w:val="18"/>
              </w:rPr>
              <w:t xml:space="preserve">emonstrate </w:t>
            </w:r>
            <w:r w:rsidR="00C148D0" w:rsidRPr="009020A6">
              <w:rPr>
                <w:rFonts w:asciiTheme="minorHAnsi" w:hAnsiTheme="minorHAnsi"/>
                <w:sz w:val="18"/>
                <w:szCs w:val="18"/>
              </w:rPr>
              <w:t>C</w:t>
            </w:r>
            <w:r w:rsidRPr="009020A6">
              <w:rPr>
                <w:rFonts w:asciiTheme="minorHAnsi" w:hAnsiTheme="minorHAnsi"/>
                <w:sz w:val="18"/>
                <w:szCs w:val="18"/>
              </w:rPr>
              <w:t xml:space="preserve">ompliance with the Measurement Access Hole (MAH) </w:t>
            </w:r>
            <w:r w:rsidR="00C148D0" w:rsidRPr="009020A6">
              <w:rPr>
                <w:rFonts w:asciiTheme="minorHAnsi" w:hAnsiTheme="minorHAnsi"/>
                <w:sz w:val="18"/>
                <w:szCs w:val="18"/>
              </w:rPr>
              <w:t>R</w:t>
            </w:r>
            <w:r w:rsidRPr="009020A6">
              <w:rPr>
                <w:rFonts w:asciiTheme="minorHAnsi" w:hAnsiTheme="minorHAnsi"/>
                <w:sz w:val="18"/>
                <w:szCs w:val="18"/>
              </w:rPr>
              <w:t>equirement</w:t>
            </w:r>
          </w:p>
        </w:tc>
        <w:tc>
          <w:tcPr>
            <w:tcW w:w="2295" w:type="pct"/>
            <w:tcMar>
              <w:left w:w="115" w:type="dxa"/>
              <w:right w:w="101" w:type="dxa"/>
            </w:tcMar>
            <w:vAlign w:val="center"/>
          </w:tcPr>
          <w:p w14:paraId="54D408BB" w14:textId="77777777" w:rsidR="00D6647A" w:rsidRPr="009020A6" w:rsidRDefault="00D6647A" w:rsidP="00D6647A">
            <w:pPr>
              <w:pStyle w:val="ListParagraph"/>
              <w:keepNext/>
              <w:rPr>
                <w:rFonts w:ascii="Calibri" w:hAnsi="Calibri"/>
              </w:rPr>
            </w:pPr>
          </w:p>
        </w:tc>
      </w:tr>
    </w:tbl>
    <w:p w14:paraId="54D408BD" w14:textId="77777777" w:rsidR="00D6647A" w:rsidRPr="009020A6" w:rsidRDefault="00D6647A" w:rsidP="00D6647A">
      <w:pPr>
        <w:pStyle w:val="Header"/>
        <w:tabs>
          <w:tab w:val="clear" w:pos="4320"/>
          <w:tab w:val="clear" w:pos="8640"/>
          <w:tab w:val="left" w:pos="360"/>
        </w:tabs>
        <w:rPr>
          <w:rFonts w:ascii="Calibri" w:hAnsi="Calibri"/>
          <w:sz w:val="18"/>
          <w:szCs w:val="18"/>
        </w:rPr>
      </w:pPr>
    </w:p>
    <w:p w14:paraId="54D408C9" w14:textId="77777777" w:rsidR="00D6647A" w:rsidRPr="009020A6" w:rsidRDefault="00D6647A" w:rsidP="00D6647A">
      <w:pPr>
        <w:rPr>
          <w:rFonts w:asciiTheme="minorHAnsi" w:hAnsiTheme="minorHAnsi"/>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642"/>
        <w:gridCol w:w="2822"/>
        <w:gridCol w:w="4847"/>
      </w:tblGrid>
      <w:tr w:rsidR="00976655" w:rsidRPr="009020A6" w14:paraId="307E1D85" w14:textId="77777777" w:rsidTr="00976655">
        <w:trPr>
          <w:cantSplit/>
        </w:trPr>
        <w:tc>
          <w:tcPr>
            <w:tcW w:w="10998" w:type="dxa"/>
            <w:gridSpan w:val="4"/>
          </w:tcPr>
          <w:p w14:paraId="69148D2B" w14:textId="5BC36110" w:rsidR="00976655" w:rsidRPr="009020A6" w:rsidRDefault="00976655" w:rsidP="00976655">
            <w:pPr>
              <w:keepNext/>
              <w:rPr>
                <w:rFonts w:ascii="Calibri" w:hAnsi="Calibri"/>
                <w:b/>
              </w:rPr>
            </w:pPr>
            <w:r w:rsidRPr="009020A6">
              <w:rPr>
                <w:rFonts w:ascii="Calibri" w:hAnsi="Calibri"/>
                <w:b/>
              </w:rPr>
              <w:t>C. Minimum System Airflow Rate Verification</w:t>
            </w:r>
          </w:p>
          <w:p w14:paraId="547891CC" w14:textId="77777777" w:rsidR="00976655" w:rsidRPr="009020A6" w:rsidRDefault="00976655" w:rsidP="00976655">
            <w:pPr>
              <w:keepNext/>
              <w:rPr>
                <w:rFonts w:ascii="Calibri" w:hAnsi="Calibri"/>
                <w:sz w:val="18"/>
              </w:rPr>
            </w:pPr>
            <w:r w:rsidRPr="009020A6">
              <w:rPr>
                <w:rFonts w:ascii="Calibri" w:hAnsi="Calibri"/>
                <w:sz w:val="18"/>
              </w:rPr>
              <w:t>Procedures for verifying minimum system airflow are specified in Reference Residential Appendix RA3.3.3.</w:t>
            </w:r>
          </w:p>
        </w:tc>
      </w:tr>
      <w:tr w:rsidR="00976655" w:rsidRPr="009020A6" w14:paraId="67898355" w14:textId="77777777" w:rsidTr="00976655">
        <w:trPr>
          <w:cantSplit/>
          <w:trHeight w:val="305"/>
        </w:trPr>
        <w:tc>
          <w:tcPr>
            <w:tcW w:w="3168" w:type="dxa"/>
            <w:gridSpan w:val="2"/>
            <w:vAlign w:val="center"/>
          </w:tcPr>
          <w:p w14:paraId="713F4C0F" w14:textId="77777777" w:rsidR="00976655" w:rsidRPr="009020A6" w:rsidRDefault="00976655" w:rsidP="00976655">
            <w:pPr>
              <w:keepNext/>
              <w:jc w:val="center"/>
              <w:rPr>
                <w:rFonts w:ascii="Calibri" w:hAnsi="Calibri"/>
                <w:sz w:val="18"/>
                <w:szCs w:val="18"/>
              </w:rPr>
            </w:pPr>
            <w:r w:rsidRPr="009020A6">
              <w:rPr>
                <w:rFonts w:ascii="Calibri" w:hAnsi="Calibri"/>
                <w:sz w:val="18"/>
                <w:szCs w:val="18"/>
              </w:rPr>
              <w:t>01</w:t>
            </w:r>
          </w:p>
        </w:tc>
        <w:tc>
          <w:tcPr>
            <w:tcW w:w="2880" w:type="dxa"/>
          </w:tcPr>
          <w:p w14:paraId="2455C600" w14:textId="77777777" w:rsidR="00976655" w:rsidRPr="009020A6" w:rsidRDefault="00976655" w:rsidP="00976655">
            <w:pPr>
              <w:keepNext/>
              <w:jc w:val="center"/>
              <w:rPr>
                <w:rFonts w:ascii="Calibri" w:hAnsi="Calibri"/>
                <w:sz w:val="18"/>
                <w:szCs w:val="18"/>
              </w:rPr>
            </w:pPr>
            <w:r w:rsidRPr="009020A6">
              <w:rPr>
                <w:rFonts w:ascii="Calibri" w:hAnsi="Calibri"/>
                <w:sz w:val="18"/>
                <w:szCs w:val="18"/>
              </w:rPr>
              <w:t>02</w:t>
            </w:r>
          </w:p>
        </w:tc>
        <w:tc>
          <w:tcPr>
            <w:tcW w:w="4950" w:type="dxa"/>
            <w:vAlign w:val="center"/>
          </w:tcPr>
          <w:p w14:paraId="0999ACDE" w14:textId="77777777" w:rsidR="00976655" w:rsidRPr="009020A6" w:rsidRDefault="00976655" w:rsidP="00976655">
            <w:pPr>
              <w:keepNext/>
              <w:jc w:val="center"/>
              <w:rPr>
                <w:rFonts w:ascii="Calibri" w:hAnsi="Calibri"/>
                <w:sz w:val="18"/>
                <w:szCs w:val="18"/>
              </w:rPr>
            </w:pPr>
            <w:r w:rsidRPr="009020A6">
              <w:rPr>
                <w:rFonts w:ascii="Calibri" w:hAnsi="Calibri"/>
                <w:sz w:val="18"/>
                <w:szCs w:val="18"/>
              </w:rPr>
              <w:t>03</w:t>
            </w:r>
          </w:p>
        </w:tc>
      </w:tr>
      <w:tr w:rsidR="00976655" w:rsidRPr="009020A6" w14:paraId="4ACFC4BB" w14:textId="77777777" w:rsidTr="00976655">
        <w:trPr>
          <w:cantSplit/>
          <w:trHeight w:val="882"/>
        </w:trPr>
        <w:tc>
          <w:tcPr>
            <w:tcW w:w="3168" w:type="dxa"/>
            <w:gridSpan w:val="2"/>
            <w:tcBorders>
              <w:top w:val="nil"/>
            </w:tcBorders>
            <w:vAlign w:val="bottom"/>
          </w:tcPr>
          <w:p w14:paraId="2180470C" w14:textId="77777777" w:rsidR="00976655" w:rsidRPr="009020A6" w:rsidRDefault="00976655" w:rsidP="00976655">
            <w:pPr>
              <w:keepNext/>
              <w:jc w:val="center"/>
              <w:rPr>
                <w:rFonts w:ascii="Calibri" w:hAnsi="Calibri"/>
                <w:sz w:val="18"/>
                <w:szCs w:val="18"/>
              </w:rPr>
            </w:pPr>
            <w:r w:rsidRPr="009020A6">
              <w:rPr>
                <w:rFonts w:ascii="Calibri" w:hAnsi="Calibri"/>
                <w:sz w:val="18"/>
                <w:szCs w:val="18"/>
              </w:rPr>
              <w:t>Indoor Unit Name or Description of Area Served</w:t>
            </w:r>
          </w:p>
        </w:tc>
        <w:tc>
          <w:tcPr>
            <w:tcW w:w="2880" w:type="dxa"/>
            <w:tcBorders>
              <w:top w:val="nil"/>
            </w:tcBorders>
            <w:vAlign w:val="bottom"/>
          </w:tcPr>
          <w:p w14:paraId="513251CD" w14:textId="77777777" w:rsidR="00976655" w:rsidRPr="009020A6" w:rsidRDefault="00976655" w:rsidP="00976655">
            <w:pPr>
              <w:keepNext/>
              <w:jc w:val="center"/>
              <w:rPr>
                <w:rFonts w:ascii="Calibri" w:hAnsi="Calibri"/>
                <w:sz w:val="18"/>
                <w:szCs w:val="18"/>
              </w:rPr>
            </w:pPr>
            <w:r w:rsidRPr="009020A6">
              <w:rPr>
                <w:rFonts w:ascii="Calibri" w:hAnsi="Calibri"/>
                <w:sz w:val="18"/>
                <w:szCs w:val="18"/>
              </w:rPr>
              <w:t>Minimum Required System Airflow Rate (cfm)</w:t>
            </w:r>
          </w:p>
        </w:tc>
        <w:tc>
          <w:tcPr>
            <w:tcW w:w="4950" w:type="dxa"/>
            <w:tcBorders>
              <w:top w:val="nil"/>
            </w:tcBorders>
            <w:vAlign w:val="bottom"/>
          </w:tcPr>
          <w:p w14:paraId="12791964" w14:textId="77777777" w:rsidR="00976655" w:rsidRPr="009020A6" w:rsidRDefault="00976655" w:rsidP="00976655">
            <w:pPr>
              <w:keepNext/>
              <w:jc w:val="center"/>
              <w:rPr>
                <w:rFonts w:ascii="Calibri" w:hAnsi="Calibri"/>
                <w:sz w:val="18"/>
                <w:szCs w:val="18"/>
              </w:rPr>
            </w:pPr>
            <w:r w:rsidRPr="009020A6">
              <w:rPr>
                <w:rFonts w:ascii="Calibri" w:hAnsi="Calibri"/>
                <w:sz w:val="18"/>
                <w:szCs w:val="18"/>
              </w:rPr>
              <w:t>System Airflow Rate Verification Status</w:t>
            </w:r>
          </w:p>
        </w:tc>
      </w:tr>
      <w:tr w:rsidR="00976655" w:rsidRPr="009020A6" w14:paraId="16420583" w14:textId="77777777" w:rsidTr="00976655">
        <w:trPr>
          <w:cantSplit/>
          <w:trHeight w:val="305"/>
        </w:trPr>
        <w:tc>
          <w:tcPr>
            <w:tcW w:w="3168" w:type="dxa"/>
            <w:gridSpan w:val="2"/>
          </w:tcPr>
          <w:p w14:paraId="1FBB04A4" w14:textId="77777777" w:rsidR="00976655" w:rsidRPr="009020A6" w:rsidRDefault="00976655" w:rsidP="00976655">
            <w:pPr>
              <w:keepNext/>
              <w:rPr>
                <w:rFonts w:ascii="Calibri" w:hAnsi="Calibri"/>
                <w:sz w:val="14"/>
                <w:szCs w:val="14"/>
              </w:rPr>
            </w:pPr>
          </w:p>
        </w:tc>
        <w:tc>
          <w:tcPr>
            <w:tcW w:w="2880" w:type="dxa"/>
          </w:tcPr>
          <w:p w14:paraId="64ADBEB9" w14:textId="77777777" w:rsidR="00976655" w:rsidRPr="009020A6" w:rsidRDefault="00976655" w:rsidP="00976655">
            <w:pPr>
              <w:keepNext/>
              <w:rPr>
                <w:rFonts w:ascii="Calibri" w:hAnsi="Calibri"/>
                <w:sz w:val="14"/>
                <w:szCs w:val="14"/>
              </w:rPr>
            </w:pPr>
          </w:p>
        </w:tc>
        <w:tc>
          <w:tcPr>
            <w:tcW w:w="4950" w:type="dxa"/>
          </w:tcPr>
          <w:p w14:paraId="787AB36B" w14:textId="77777777" w:rsidR="00976655" w:rsidRPr="009020A6" w:rsidRDefault="00976655" w:rsidP="00976655">
            <w:pPr>
              <w:keepNext/>
              <w:spacing w:afterLines="60" w:after="144"/>
              <w:ind w:left="720"/>
              <w:rPr>
                <w:rFonts w:ascii="Calibri" w:hAnsi="Calibri"/>
                <w:sz w:val="16"/>
                <w:szCs w:val="16"/>
              </w:rPr>
            </w:pPr>
          </w:p>
        </w:tc>
      </w:tr>
      <w:tr w:rsidR="00976655" w:rsidRPr="009020A6" w14:paraId="14A2D455" w14:textId="77777777" w:rsidTr="00976655">
        <w:trPr>
          <w:cantSplit/>
          <w:trHeight w:val="314"/>
        </w:trPr>
        <w:tc>
          <w:tcPr>
            <w:tcW w:w="3168" w:type="dxa"/>
            <w:gridSpan w:val="2"/>
          </w:tcPr>
          <w:p w14:paraId="7DDA2CF5" w14:textId="77777777" w:rsidR="00976655" w:rsidRPr="009020A6" w:rsidRDefault="00976655" w:rsidP="00976655">
            <w:pPr>
              <w:keepNext/>
              <w:rPr>
                <w:rFonts w:ascii="Calibri" w:hAnsi="Calibri"/>
                <w:sz w:val="16"/>
                <w:szCs w:val="16"/>
              </w:rPr>
            </w:pPr>
          </w:p>
        </w:tc>
        <w:tc>
          <w:tcPr>
            <w:tcW w:w="2880" w:type="dxa"/>
          </w:tcPr>
          <w:p w14:paraId="35FB9FF3" w14:textId="77777777" w:rsidR="00976655" w:rsidRPr="009020A6" w:rsidRDefault="00976655" w:rsidP="00976655">
            <w:pPr>
              <w:keepNext/>
              <w:rPr>
                <w:rFonts w:ascii="Calibri" w:hAnsi="Calibri"/>
                <w:sz w:val="16"/>
                <w:szCs w:val="16"/>
              </w:rPr>
            </w:pPr>
          </w:p>
        </w:tc>
        <w:tc>
          <w:tcPr>
            <w:tcW w:w="4950" w:type="dxa"/>
          </w:tcPr>
          <w:p w14:paraId="11340B51" w14:textId="77777777" w:rsidR="00976655" w:rsidRPr="009020A6" w:rsidRDefault="00976655" w:rsidP="00976655">
            <w:pPr>
              <w:keepNext/>
              <w:rPr>
                <w:rFonts w:ascii="Calibri" w:hAnsi="Calibri"/>
                <w:sz w:val="16"/>
                <w:szCs w:val="16"/>
              </w:rPr>
            </w:pPr>
          </w:p>
        </w:tc>
      </w:tr>
      <w:tr w:rsidR="00976655" w:rsidRPr="009020A6" w14:paraId="509A4CDA" w14:textId="77777777" w:rsidTr="00976655">
        <w:tblPrEx>
          <w:tblLook w:val="0000" w:firstRow="0" w:lastRow="0" w:firstColumn="0" w:lastColumn="0" w:noHBand="0" w:noVBand="0"/>
        </w:tblPrEx>
        <w:trPr>
          <w:trHeight w:val="260"/>
        </w:trPr>
        <w:tc>
          <w:tcPr>
            <w:tcW w:w="467" w:type="dxa"/>
            <w:vAlign w:val="center"/>
          </w:tcPr>
          <w:p w14:paraId="45B8734E" w14:textId="77777777" w:rsidR="00976655" w:rsidRPr="009020A6" w:rsidRDefault="00976655" w:rsidP="00976655">
            <w:pPr>
              <w:keepNext/>
              <w:jc w:val="center"/>
              <w:rPr>
                <w:rFonts w:ascii="Calibri" w:hAnsi="Calibri"/>
              </w:rPr>
            </w:pPr>
            <w:r w:rsidRPr="009020A6">
              <w:rPr>
                <w:rFonts w:ascii="Calibri" w:hAnsi="Calibri"/>
              </w:rPr>
              <w:t>04</w:t>
            </w:r>
          </w:p>
        </w:tc>
        <w:tc>
          <w:tcPr>
            <w:tcW w:w="10531" w:type="dxa"/>
            <w:gridSpan w:val="3"/>
          </w:tcPr>
          <w:p w14:paraId="502C5A8A" w14:textId="77777777" w:rsidR="00976655" w:rsidRPr="009020A6" w:rsidRDefault="00976655" w:rsidP="00976655">
            <w:pPr>
              <w:keepNext/>
              <w:rPr>
                <w:rFonts w:ascii="Calibri" w:hAnsi="Calibri"/>
              </w:rPr>
            </w:pPr>
            <w:r w:rsidRPr="009020A6">
              <w:rPr>
                <w:rFonts w:ascii="Calibri" w:hAnsi="Calibri"/>
                <w:sz w:val="18"/>
              </w:rPr>
              <w:t xml:space="preserve">Compliance Statement: </w:t>
            </w:r>
          </w:p>
        </w:tc>
      </w:tr>
      <w:tr w:rsidR="00976655" w:rsidRPr="009020A6" w14:paraId="26D022D4" w14:textId="77777777" w:rsidTr="00976655">
        <w:trPr>
          <w:cantSplit/>
        </w:trPr>
        <w:tc>
          <w:tcPr>
            <w:tcW w:w="10998" w:type="dxa"/>
            <w:gridSpan w:val="4"/>
          </w:tcPr>
          <w:p w14:paraId="4A83368A" w14:textId="77777777" w:rsidR="00976655" w:rsidRPr="009020A6" w:rsidRDefault="00976655" w:rsidP="00976655">
            <w:pPr>
              <w:rPr>
                <w:rFonts w:ascii="Calibri" w:hAnsi="Calibri"/>
                <w:sz w:val="18"/>
                <w:szCs w:val="18"/>
              </w:rPr>
            </w:pPr>
            <w:r w:rsidRPr="009020A6">
              <w:rPr>
                <w:rFonts w:ascii="Calibri" w:hAnsi="Calibri"/>
                <w:sz w:val="18"/>
                <w:szCs w:val="18"/>
              </w:rPr>
              <w:t>Notes:</w:t>
            </w:r>
          </w:p>
        </w:tc>
      </w:tr>
    </w:tbl>
    <w:p w14:paraId="1485772C" w14:textId="77777777" w:rsidR="00976655" w:rsidRPr="009020A6" w:rsidRDefault="00976655" w:rsidP="00D6647A">
      <w:pPr>
        <w:rPr>
          <w:rFonts w:asciiTheme="minorHAnsi" w:hAnsiTheme="minorHAnsi"/>
          <w:szCs w:val="18"/>
        </w:rPr>
      </w:pPr>
    </w:p>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0"/>
        <w:gridCol w:w="5376"/>
        <w:gridCol w:w="4954"/>
        <w:gridCol w:w="13"/>
      </w:tblGrid>
      <w:tr w:rsidR="00D6647A" w:rsidRPr="009020A6" w14:paraId="54D408CD" w14:textId="77777777" w:rsidTr="00F140A8">
        <w:trPr>
          <w:gridAfter w:val="1"/>
          <w:wAfter w:w="6" w:type="pct"/>
          <w:cantSplit/>
          <w:trHeight w:val="432"/>
        </w:trPr>
        <w:tc>
          <w:tcPr>
            <w:tcW w:w="4994" w:type="pct"/>
            <w:gridSpan w:val="3"/>
            <w:vAlign w:val="center"/>
          </w:tcPr>
          <w:p w14:paraId="54D408CB" w14:textId="74574FD2" w:rsidR="00D6647A" w:rsidRPr="009020A6" w:rsidRDefault="00D6647A" w:rsidP="00170608">
            <w:pPr>
              <w:keepNext/>
              <w:rPr>
                <w:rFonts w:asciiTheme="minorHAnsi" w:hAnsiTheme="minorHAnsi"/>
                <w:b/>
                <w:szCs w:val="18"/>
              </w:rPr>
            </w:pPr>
            <w:r w:rsidRPr="009020A6">
              <w:rPr>
                <w:rFonts w:asciiTheme="minorHAnsi" w:hAnsiTheme="minorHAnsi"/>
                <w:b/>
                <w:szCs w:val="18"/>
              </w:rPr>
              <w:t xml:space="preserve">D. Weigh </w:t>
            </w:r>
            <w:proofErr w:type="gramStart"/>
            <w:r w:rsidRPr="009020A6">
              <w:rPr>
                <w:rFonts w:asciiTheme="minorHAnsi" w:hAnsiTheme="minorHAnsi"/>
                <w:b/>
                <w:szCs w:val="18"/>
              </w:rPr>
              <w:t>In</w:t>
            </w:r>
            <w:proofErr w:type="gramEnd"/>
            <w:r w:rsidRPr="009020A6">
              <w:rPr>
                <w:rFonts w:asciiTheme="minorHAnsi" w:hAnsiTheme="minorHAnsi"/>
                <w:b/>
                <w:szCs w:val="18"/>
              </w:rPr>
              <w:t xml:space="preserve"> Charge Procedure</w:t>
            </w:r>
          </w:p>
          <w:p w14:paraId="54D408CC" w14:textId="7A036432" w:rsidR="00D6647A" w:rsidRPr="009020A6" w:rsidRDefault="004D3E1A" w:rsidP="00170608">
            <w:pPr>
              <w:keepNext/>
              <w:rPr>
                <w:rFonts w:asciiTheme="minorHAnsi" w:hAnsiTheme="minorHAnsi"/>
                <w:sz w:val="18"/>
                <w:szCs w:val="18"/>
              </w:rPr>
            </w:pPr>
            <w:r w:rsidRPr="009020A6">
              <w:rPr>
                <w:rFonts w:asciiTheme="minorHAnsi" w:hAnsiTheme="minorHAnsi"/>
                <w:sz w:val="18"/>
                <w:szCs w:val="18"/>
              </w:rPr>
              <w:t xml:space="preserve">HERS Rater Must Observe and Confirm All Data Collected. </w:t>
            </w:r>
            <w:r w:rsidR="00D6647A" w:rsidRPr="009020A6">
              <w:rPr>
                <w:rFonts w:asciiTheme="minorHAnsi" w:hAnsiTheme="minorHAnsi"/>
                <w:sz w:val="18"/>
                <w:szCs w:val="18"/>
              </w:rPr>
              <w:t>Procedures for Refrigerant Charge using the Weigh-in Charging Procedure are given in Reference Residential Appendix RA3.2.2.2 and RA3.2.3.</w:t>
            </w:r>
          </w:p>
        </w:tc>
      </w:tr>
      <w:tr w:rsidR="00D6647A" w:rsidRPr="009020A6" w14:paraId="54D408D1" w14:textId="77777777" w:rsidTr="00583C51">
        <w:trPr>
          <w:gridAfter w:val="1"/>
          <w:wAfter w:w="6" w:type="pct"/>
          <w:cantSplit/>
          <w:trHeight w:val="432"/>
        </w:trPr>
        <w:tc>
          <w:tcPr>
            <w:tcW w:w="213" w:type="pct"/>
            <w:vAlign w:val="center"/>
          </w:tcPr>
          <w:p w14:paraId="54D408CE" w14:textId="77777777" w:rsidR="00D6647A" w:rsidRPr="009020A6" w:rsidRDefault="00D6647A" w:rsidP="00170608">
            <w:pPr>
              <w:pStyle w:val="FootnoteText"/>
              <w:keepNext/>
              <w:jc w:val="center"/>
              <w:rPr>
                <w:rFonts w:asciiTheme="minorHAnsi" w:hAnsiTheme="minorHAnsi"/>
                <w:sz w:val="18"/>
                <w:szCs w:val="18"/>
              </w:rPr>
            </w:pPr>
            <w:r w:rsidRPr="009020A6">
              <w:rPr>
                <w:rFonts w:asciiTheme="minorHAnsi" w:hAnsiTheme="minorHAnsi"/>
                <w:sz w:val="18"/>
                <w:szCs w:val="18"/>
              </w:rPr>
              <w:t>01</w:t>
            </w:r>
          </w:p>
        </w:tc>
        <w:tc>
          <w:tcPr>
            <w:tcW w:w="2488" w:type="pct"/>
            <w:vAlign w:val="center"/>
          </w:tcPr>
          <w:p w14:paraId="1779ED82" w14:textId="1D428148" w:rsidR="00C148D0" w:rsidRPr="009020A6" w:rsidRDefault="00D6647A" w:rsidP="00170608">
            <w:pPr>
              <w:keepNext/>
              <w:rPr>
                <w:rFonts w:asciiTheme="minorHAnsi" w:hAnsiTheme="minorHAnsi"/>
                <w:sz w:val="18"/>
                <w:szCs w:val="18"/>
              </w:rPr>
            </w:pPr>
            <w:r w:rsidRPr="009020A6">
              <w:rPr>
                <w:rFonts w:asciiTheme="minorHAnsi" w:hAnsiTheme="minorHAnsi"/>
                <w:sz w:val="18"/>
                <w:szCs w:val="18"/>
              </w:rPr>
              <w:t xml:space="preserve">Measured Condenser </w:t>
            </w:r>
            <w:r w:rsidR="00C148D0" w:rsidRPr="009020A6">
              <w:rPr>
                <w:rFonts w:asciiTheme="minorHAnsi" w:hAnsiTheme="minorHAnsi"/>
                <w:sz w:val="18"/>
                <w:szCs w:val="18"/>
              </w:rPr>
              <w:t>A</w:t>
            </w:r>
            <w:r w:rsidRPr="009020A6">
              <w:rPr>
                <w:rFonts w:asciiTheme="minorHAnsi" w:hAnsiTheme="minorHAnsi"/>
                <w:sz w:val="18"/>
                <w:szCs w:val="18"/>
              </w:rPr>
              <w:t xml:space="preserve">ir </w:t>
            </w:r>
            <w:r w:rsidR="00C148D0" w:rsidRPr="009020A6">
              <w:rPr>
                <w:rFonts w:asciiTheme="minorHAnsi" w:hAnsiTheme="minorHAnsi"/>
                <w:sz w:val="18"/>
                <w:szCs w:val="18"/>
              </w:rPr>
              <w:t>E</w:t>
            </w:r>
            <w:r w:rsidRPr="009020A6">
              <w:rPr>
                <w:rFonts w:asciiTheme="minorHAnsi" w:hAnsiTheme="minorHAnsi"/>
                <w:sz w:val="18"/>
                <w:szCs w:val="18"/>
              </w:rPr>
              <w:t xml:space="preserve">ntering </w:t>
            </w:r>
            <w:r w:rsidR="00C148D0" w:rsidRPr="009020A6">
              <w:rPr>
                <w:rFonts w:asciiTheme="minorHAnsi" w:hAnsiTheme="minorHAnsi"/>
                <w:sz w:val="18"/>
                <w:szCs w:val="18"/>
              </w:rPr>
              <w:t>D</w:t>
            </w:r>
            <w:r w:rsidRPr="009020A6">
              <w:rPr>
                <w:rFonts w:asciiTheme="minorHAnsi" w:hAnsiTheme="minorHAnsi"/>
                <w:sz w:val="18"/>
                <w:szCs w:val="18"/>
              </w:rPr>
              <w:t xml:space="preserve">ry-bulb </w:t>
            </w:r>
            <w:r w:rsidR="00C148D0" w:rsidRPr="009020A6">
              <w:rPr>
                <w:rFonts w:asciiTheme="minorHAnsi" w:hAnsiTheme="minorHAnsi"/>
                <w:sz w:val="18"/>
                <w:szCs w:val="18"/>
              </w:rPr>
              <w:t>T</w:t>
            </w:r>
            <w:r w:rsidRPr="009020A6">
              <w:rPr>
                <w:rFonts w:asciiTheme="minorHAnsi" w:hAnsiTheme="minorHAnsi"/>
                <w:sz w:val="18"/>
                <w:szCs w:val="18"/>
              </w:rPr>
              <w:t xml:space="preserve">emperature </w:t>
            </w:r>
          </w:p>
          <w:p w14:paraId="54D408CF" w14:textId="7A222A7E"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 xml:space="preserve">(T </w:t>
            </w:r>
            <w:r w:rsidRPr="009020A6">
              <w:rPr>
                <w:rFonts w:asciiTheme="minorHAnsi" w:hAnsiTheme="minorHAnsi"/>
                <w:sz w:val="18"/>
                <w:szCs w:val="18"/>
                <w:vertAlign w:val="subscript"/>
              </w:rPr>
              <w:t xml:space="preserve">condenser, </w:t>
            </w:r>
            <w:proofErr w:type="spellStart"/>
            <w:r w:rsidRPr="009020A6">
              <w:rPr>
                <w:rFonts w:asciiTheme="minorHAnsi" w:hAnsiTheme="minorHAnsi"/>
                <w:sz w:val="18"/>
                <w:szCs w:val="18"/>
                <w:vertAlign w:val="subscript"/>
              </w:rPr>
              <w:t>db</w:t>
            </w:r>
            <w:proofErr w:type="spellEnd"/>
            <w:r w:rsidRPr="009020A6">
              <w:rPr>
                <w:rFonts w:asciiTheme="minorHAnsi" w:hAnsiTheme="minorHAnsi"/>
                <w:sz w:val="18"/>
                <w:szCs w:val="18"/>
              </w:rPr>
              <w:t>)</w:t>
            </w:r>
          </w:p>
        </w:tc>
        <w:tc>
          <w:tcPr>
            <w:tcW w:w="2293" w:type="pct"/>
            <w:vAlign w:val="center"/>
          </w:tcPr>
          <w:p w14:paraId="54D408D0" w14:textId="77777777" w:rsidR="00D6647A" w:rsidRPr="009020A6" w:rsidRDefault="00D6647A" w:rsidP="00D6647A">
            <w:pPr>
              <w:keepNext/>
              <w:spacing w:after="60"/>
              <w:rPr>
                <w:rFonts w:asciiTheme="minorHAnsi" w:hAnsiTheme="minorHAnsi"/>
                <w:sz w:val="18"/>
                <w:szCs w:val="18"/>
              </w:rPr>
            </w:pPr>
          </w:p>
        </w:tc>
      </w:tr>
      <w:tr w:rsidR="00D6647A" w:rsidRPr="009020A6" w14:paraId="54D408D5" w14:textId="77777777" w:rsidTr="00583C51">
        <w:trPr>
          <w:gridAfter w:val="1"/>
          <w:wAfter w:w="6" w:type="pct"/>
          <w:cantSplit/>
          <w:trHeight w:val="432"/>
        </w:trPr>
        <w:tc>
          <w:tcPr>
            <w:tcW w:w="213" w:type="pct"/>
            <w:vAlign w:val="center"/>
          </w:tcPr>
          <w:p w14:paraId="54D408D2" w14:textId="77777777" w:rsidR="00D6647A" w:rsidRPr="009020A6" w:rsidRDefault="00D6647A" w:rsidP="00170608">
            <w:pPr>
              <w:keepNext/>
              <w:jc w:val="center"/>
              <w:rPr>
                <w:rFonts w:asciiTheme="minorHAnsi" w:hAnsiTheme="minorHAnsi"/>
                <w:sz w:val="18"/>
                <w:szCs w:val="18"/>
              </w:rPr>
            </w:pPr>
            <w:r w:rsidRPr="009020A6">
              <w:rPr>
                <w:rFonts w:asciiTheme="minorHAnsi" w:hAnsiTheme="minorHAnsi"/>
                <w:sz w:val="18"/>
                <w:szCs w:val="18"/>
              </w:rPr>
              <w:t>02</w:t>
            </w:r>
          </w:p>
        </w:tc>
        <w:tc>
          <w:tcPr>
            <w:tcW w:w="2488" w:type="pct"/>
            <w:vAlign w:val="center"/>
          </w:tcPr>
          <w:p w14:paraId="54D408D3" w14:textId="0BC50E66"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 xml:space="preserve">Specify the </w:t>
            </w:r>
            <w:r w:rsidR="00C148D0" w:rsidRPr="009020A6">
              <w:rPr>
                <w:rFonts w:asciiTheme="minorHAnsi" w:hAnsiTheme="minorHAnsi"/>
                <w:sz w:val="18"/>
                <w:szCs w:val="18"/>
              </w:rPr>
              <w:t>M</w:t>
            </w:r>
            <w:r w:rsidRPr="009020A6">
              <w:rPr>
                <w:rFonts w:asciiTheme="minorHAnsi" w:hAnsiTheme="minorHAnsi"/>
                <w:sz w:val="18"/>
                <w:szCs w:val="18"/>
              </w:rPr>
              <w:t xml:space="preserve">ethod of </w:t>
            </w:r>
            <w:r w:rsidR="00C148D0" w:rsidRPr="009020A6">
              <w:rPr>
                <w:rFonts w:asciiTheme="minorHAnsi" w:hAnsiTheme="minorHAnsi"/>
                <w:sz w:val="18"/>
                <w:szCs w:val="18"/>
              </w:rPr>
              <w:t>W</w:t>
            </w:r>
            <w:r w:rsidRPr="009020A6">
              <w:rPr>
                <w:rFonts w:asciiTheme="minorHAnsi" w:hAnsiTheme="minorHAnsi"/>
                <w:sz w:val="18"/>
                <w:szCs w:val="18"/>
              </w:rPr>
              <w:t>eigh-in</w:t>
            </w:r>
          </w:p>
        </w:tc>
        <w:tc>
          <w:tcPr>
            <w:tcW w:w="2293" w:type="pct"/>
            <w:vAlign w:val="center"/>
          </w:tcPr>
          <w:p w14:paraId="54D408D4" w14:textId="77777777" w:rsidR="00D6647A" w:rsidRPr="009020A6" w:rsidRDefault="00D6647A" w:rsidP="00D6647A">
            <w:pPr>
              <w:keepNext/>
              <w:rPr>
                <w:rFonts w:asciiTheme="minorHAnsi" w:hAnsiTheme="minorHAnsi"/>
                <w:sz w:val="18"/>
                <w:szCs w:val="18"/>
              </w:rPr>
            </w:pPr>
          </w:p>
        </w:tc>
      </w:tr>
      <w:tr w:rsidR="00D6647A" w:rsidRPr="009020A6" w14:paraId="54D408D9" w14:textId="77777777" w:rsidTr="00583C51">
        <w:trPr>
          <w:gridAfter w:val="1"/>
          <w:wAfter w:w="6" w:type="pct"/>
          <w:cantSplit/>
          <w:trHeight w:val="432"/>
        </w:trPr>
        <w:tc>
          <w:tcPr>
            <w:tcW w:w="213" w:type="pct"/>
            <w:vAlign w:val="center"/>
          </w:tcPr>
          <w:p w14:paraId="54D408D6" w14:textId="77777777" w:rsidR="00D6647A" w:rsidRPr="009020A6" w:rsidRDefault="00D6647A" w:rsidP="00170608">
            <w:pPr>
              <w:keepNext/>
              <w:jc w:val="center"/>
              <w:rPr>
                <w:rFonts w:asciiTheme="minorHAnsi" w:hAnsiTheme="minorHAnsi"/>
                <w:sz w:val="18"/>
                <w:szCs w:val="18"/>
              </w:rPr>
            </w:pPr>
            <w:r w:rsidRPr="009020A6">
              <w:rPr>
                <w:rFonts w:asciiTheme="minorHAnsi" w:hAnsiTheme="minorHAnsi"/>
                <w:sz w:val="18"/>
                <w:szCs w:val="18"/>
              </w:rPr>
              <w:t>03</w:t>
            </w:r>
          </w:p>
        </w:tc>
        <w:tc>
          <w:tcPr>
            <w:tcW w:w="2488" w:type="pct"/>
            <w:vAlign w:val="center"/>
          </w:tcPr>
          <w:p w14:paraId="54D408D7" w14:textId="21C624D1"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 xml:space="preserve">Manufacturer’s Standard </w:t>
            </w:r>
            <w:r w:rsidR="00C148D0" w:rsidRPr="009020A6">
              <w:rPr>
                <w:rFonts w:asciiTheme="minorHAnsi" w:hAnsiTheme="minorHAnsi"/>
                <w:sz w:val="18"/>
                <w:szCs w:val="18"/>
              </w:rPr>
              <w:t>C</w:t>
            </w:r>
            <w:r w:rsidRPr="009020A6">
              <w:rPr>
                <w:rFonts w:asciiTheme="minorHAnsi" w:hAnsiTheme="minorHAnsi"/>
                <w:sz w:val="18"/>
                <w:szCs w:val="18"/>
              </w:rPr>
              <w:t xml:space="preserve">harge for </w:t>
            </w:r>
            <w:r w:rsidR="00C148D0" w:rsidRPr="009020A6">
              <w:rPr>
                <w:rFonts w:asciiTheme="minorHAnsi" w:hAnsiTheme="minorHAnsi"/>
                <w:sz w:val="18"/>
                <w:szCs w:val="18"/>
              </w:rPr>
              <w:t>C</w:t>
            </w:r>
            <w:r w:rsidRPr="009020A6">
              <w:rPr>
                <w:rFonts w:asciiTheme="minorHAnsi" w:hAnsiTheme="minorHAnsi"/>
                <w:sz w:val="18"/>
                <w:szCs w:val="18"/>
              </w:rPr>
              <w:t>ondenser (</w:t>
            </w:r>
            <w:proofErr w:type="spellStart"/>
            <w:r w:rsidRPr="009020A6">
              <w:rPr>
                <w:rFonts w:asciiTheme="minorHAnsi" w:hAnsiTheme="minorHAnsi"/>
                <w:sz w:val="18"/>
                <w:szCs w:val="18"/>
              </w:rPr>
              <w:t>lbs</w:t>
            </w:r>
            <w:proofErr w:type="spellEnd"/>
            <w:r w:rsidRPr="009020A6">
              <w:rPr>
                <w:rFonts w:asciiTheme="minorHAnsi" w:hAnsiTheme="minorHAnsi"/>
                <w:sz w:val="18"/>
                <w:szCs w:val="18"/>
              </w:rPr>
              <w:t>)</w:t>
            </w:r>
          </w:p>
        </w:tc>
        <w:tc>
          <w:tcPr>
            <w:tcW w:w="2293" w:type="pct"/>
            <w:vAlign w:val="center"/>
          </w:tcPr>
          <w:p w14:paraId="54D408D8" w14:textId="77777777" w:rsidR="00D6647A" w:rsidRPr="009020A6" w:rsidRDefault="00D6647A" w:rsidP="00D6647A">
            <w:pPr>
              <w:keepNext/>
              <w:rPr>
                <w:rFonts w:asciiTheme="minorHAnsi" w:hAnsiTheme="minorHAnsi"/>
                <w:sz w:val="18"/>
                <w:szCs w:val="18"/>
              </w:rPr>
            </w:pPr>
          </w:p>
        </w:tc>
      </w:tr>
      <w:tr w:rsidR="00D6647A" w:rsidRPr="009020A6" w14:paraId="54D408DD" w14:textId="77777777" w:rsidTr="00583C51">
        <w:trPr>
          <w:gridAfter w:val="1"/>
          <w:wAfter w:w="6" w:type="pct"/>
          <w:cantSplit/>
          <w:trHeight w:val="432"/>
        </w:trPr>
        <w:tc>
          <w:tcPr>
            <w:tcW w:w="213" w:type="pct"/>
            <w:vAlign w:val="center"/>
          </w:tcPr>
          <w:p w14:paraId="54D408DA" w14:textId="77777777" w:rsidR="00D6647A" w:rsidRPr="009020A6" w:rsidRDefault="00D6647A" w:rsidP="00170608">
            <w:pPr>
              <w:keepNext/>
              <w:jc w:val="center"/>
              <w:rPr>
                <w:rFonts w:asciiTheme="minorHAnsi" w:hAnsiTheme="minorHAnsi"/>
                <w:sz w:val="18"/>
                <w:szCs w:val="18"/>
              </w:rPr>
            </w:pPr>
            <w:r w:rsidRPr="009020A6">
              <w:rPr>
                <w:rFonts w:asciiTheme="minorHAnsi" w:hAnsiTheme="minorHAnsi"/>
                <w:sz w:val="18"/>
                <w:szCs w:val="18"/>
              </w:rPr>
              <w:t>04</w:t>
            </w:r>
          </w:p>
        </w:tc>
        <w:tc>
          <w:tcPr>
            <w:tcW w:w="2488" w:type="pct"/>
            <w:vAlign w:val="center"/>
          </w:tcPr>
          <w:p w14:paraId="54D408DB" w14:textId="497F1D86"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 xml:space="preserve">Manufacturer’s Standard </w:t>
            </w:r>
            <w:r w:rsidR="00C148D0" w:rsidRPr="009020A6">
              <w:rPr>
                <w:rFonts w:asciiTheme="minorHAnsi" w:hAnsiTheme="minorHAnsi"/>
                <w:sz w:val="18"/>
                <w:szCs w:val="18"/>
              </w:rPr>
              <w:t>L</w:t>
            </w:r>
            <w:r w:rsidRPr="009020A6">
              <w:rPr>
                <w:rFonts w:asciiTheme="minorHAnsi" w:hAnsiTheme="minorHAnsi"/>
                <w:sz w:val="18"/>
                <w:szCs w:val="18"/>
              </w:rPr>
              <w:t xml:space="preserve">iquid </w:t>
            </w:r>
            <w:r w:rsidR="00C148D0" w:rsidRPr="009020A6">
              <w:rPr>
                <w:rFonts w:asciiTheme="minorHAnsi" w:hAnsiTheme="minorHAnsi"/>
                <w:sz w:val="18"/>
                <w:szCs w:val="18"/>
              </w:rPr>
              <w:t>L</w:t>
            </w:r>
            <w:r w:rsidRPr="009020A6">
              <w:rPr>
                <w:rFonts w:asciiTheme="minorHAnsi" w:hAnsiTheme="minorHAnsi"/>
                <w:sz w:val="18"/>
                <w:szCs w:val="18"/>
              </w:rPr>
              <w:t xml:space="preserve">ine </w:t>
            </w:r>
            <w:r w:rsidR="00C148D0" w:rsidRPr="009020A6">
              <w:rPr>
                <w:rFonts w:asciiTheme="minorHAnsi" w:hAnsiTheme="minorHAnsi"/>
                <w:sz w:val="18"/>
                <w:szCs w:val="18"/>
              </w:rPr>
              <w:t>L</w:t>
            </w:r>
            <w:r w:rsidRPr="009020A6">
              <w:rPr>
                <w:rFonts w:asciiTheme="minorHAnsi" w:hAnsiTheme="minorHAnsi"/>
                <w:sz w:val="18"/>
                <w:szCs w:val="18"/>
              </w:rPr>
              <w:t>ength (ft)</w:t>
            </w:r>
          </w:p>
        </w:tc>
        <w:tc>
          <w:tcPr>
            <w:tcW w:w="2293" w:type="pct"/>
            <w:vAlign w:val="center"/>
          </w:tcPr>
          <w:p w14:paraId="54D408DC" w14:textId="77777777" w:rsidR="00D6647A" w:rsidRPr="009020A6" w:rsidRDefault="00D6647A" w:rsidP="00D6647A">
            <w:pPr>
              <w:keepNext/>
              <w:rPr>
                <w:rFonts w:asciiTheme="minorHAnsi" w:hAnsiTheme="minorHAnsi"/>
                <w:sz w:val="18"/>
                <w:szCs w:val="18"/>
              </w:rPr>
            </w:pPr>
          </w:p>
        </w:tc>
      </w:tr>
      <w:tr w:rsidR="00D6647A" w:rsidRPr="009020A6" w14:paraId="54D408E1" w14:textId="77777777" w:rsidTr="00583C51">
        <w:trPr>
          <w:gridAfter w:val="1"/>
          <w:wAfter w:w="6" w:type="pct"/>
          <w:cantSplit/>
          <w:trHeight w:val="432"/>
        </w:trPr>
        <w:tc>
          <w:tcPr>
            <w:tcW w:w="213" w:type="pct"/>
            <w:vAlign w:val="center"/>
          </w:tcPr>
          <w:p w14:paraId="54D408DE" w14:textId="77777777" w:rsidR="00D6647A" w:rsidRPr="009020A6" w:rsidRDefault="00D6647A" w:rsidP="00170608">
            <w:pPr>
              <w:keepNext/>
              <w:jc w:val="center"/>
              <w:rPr>
                <w:rFonts w:asciiTheme="minorHAnsi" w:hAnsiTheme="minorHAnsi"/>
                <w:sz w:val="18"/>
                <w:szCs w:val="18"/>
              </w:rPr>
            </w:pPr>
            <w:r w:rsidRPr="009020A6">
              <w:rPr>
                <w:rFonts w:asciiTheme="minorHAnsi" w:hAnsiTheme="minorHAnsi"/>
                <w:sz w:val="18"/>
                <w:szCs w:val="18"/>
              </w:rPr>
              <w:t>05</w:t>
            </w:r>
          </w:p>
        </w:tc>
        <w:tc>
          <w:tcPr>
            <w:tcW w:w="2488" w:type="pct"/>
            <w:vAlign w:val="center"/>
          </w:tcPr>
          <w:p w14:paraId="54D408DF" w14:textId="2C9C6EFA"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 xml:space="preserve">Manufacturer’s Standard </w:t>
            </w:r>
            <w:r w:rsidR="00C148D0" w:rsidRPr="009020A6">
              <w:rPr>
                <w:rFonts w:asciiTheme="minorHAnsi" w:hAnsiTheme="minorHAnsi"/>
                <w:sz w:val="18"/>
                <w:szCs w:val="18"/>
              </w:rPr>
              <w:t>L</w:t>
            </w:r>
            <w:r w:rsidRPr="009020A6">
              <w:rPr>
                <w:rFonts w:asciiTheme="minorHAnsi" w:hAnsiTheme="minorHAnsi"/>
                <w:sz w:val="18"/>
                <w:szCs w:val="18"/>
              </w:rPr>
              <w:t xml:space="preserve">iquid </w:t>
            </w:r>
            <w:r w:rsidR="00C148D0" w:rsidRPr="009020A6">
              <w:rPr>
                <w:rFonts w:asciiTheme="minorHAnsi" w:hAnsiTheme="minorHAnsi"/>
                <w:sz w:val="18"/>
                <w:szCs w:val="18"/>
              </w:rPr>
              <w:t>L</w:t>
            </w:r>
            <w:r w:rsidRPr="009020A6">
              <w:rPr>
                <w:rFonts w:asciiTheme="minorHAnsi" w:hAnsiTheme="minorHAnsi"/>
                <w:sz w:val="18"/>
                <w:szCs w:val="18"/>
              </w:rPr>
              <w:t xml:space="preserve">ine </w:t>
            </w:r>
            <w:r w:rsidR="00C148D0" w:rsidRPr="009020A6">
              <w:rPr>
                <w:rFonts w:asciiTheme="minorHAnsi" w:hAnsiTheme="minorHAnsi"/>
                <w:sz w:val="18"/>
                <w:szCs w:val="18"/>
              </w:rPr>
              <w:t>D</w:t>
            </w:r>
            <w:r w:rsidRPr="009020A6">
              <w:rPr>
                <w:rFonts w:asciiTheme="minorHAnsi" w:hAnsiTheme="minorHAnsi"/>
                <w:sz w:val="18"/>
                <w:szCs w:val="18"/>
              </w:rPr>
              <w:t>iameter (in)</w:t>
            </w:r>
          </w:p>
        </w:tc>
        <w:tc>
          <w:tcPr>
            <w:tcW w:w="2293" w:type="pct"/>
            <w:vAlign w:val="center"/>
          </w:tcPr>
          <w:p w14:paraId="54D408E0" w14:textId="77777777" w:rsidR="00D6647A" w:rsidRPr="009020A6" w:rsidRDefault="00D6647A" w:rsidP="00D6647A">
            <w:pPr>
              <w:keepNext/>
              <w:rPr>
                <w:rFonts w:asciiTheme="minorHAnsi" w:hAnsiTheme="minorHAnsi"/>
                <w:sz w:val="18"/>
                <w:szCs w:val="18"/>
              </w:rPr>
            </w:pPr>
          </w:p>
        </w:tc>
      </w:tr>
      <w:tr w:rsidR="00D6647A" w:rsidRPr="009020A6" w14:paraId="54D408E5" w14:textId="77777777" w:rsidTr="00583C51">
        <w:trPr>
          <w:gridAfter w:val="1"/>
          <w:wAfter w:w="6" w:type="pct"/>
          <w:cantSplit/>
          <w:trHeight w:val="432"/>
        </w:trPr>
        <w:tc>
          <w:tcPr>
            <w:tcW w:w="213" w:type="pct"/>
            <w:vAlign w:val="center"/>
          </w:tcPr>
          <w:p w14:paraId="54D408E2" w14:textId="77777777" w:rsidR="00D6647A" w:rsidRPr="009020A6" w:rsidRDefault="00D6647A" w:rsidP="00170608">
            <w:pPr>
              <w:keepNext/>
              <w:jc w:val="center"/>
              <w:rPr>
                <w:rFonts w:asciiTheme="minorHAnsi" w:hAnsiTheme="minorHAnsi"/>
                <w:sz w:val="18"/>
                <w:szCs w:val="18"/>
              </w:rPr>
            </w:pPr>
            <w:r w:rsidRPr="009020A6">
              <w:rPr>
                <w:rFonts w:asciiTheme="minorHAnsi" w:hAnsiTheme="minorHAnsi"/>
                <w:sz w:val="18"/>
                <w:szCs w:val="18"/>
              </w:rPr>
              <w:t>06</w:t>
            </w:r>
          </w:p>
        </w:tc>
        <w:tc>
          <w:tcPr>
            <w:tcW w:w="2488" w:type="pct"/>
            <w:vAlign w:val="center"/>
          </w:tcPr>
          <w:p w14:paraId="54D408E3" w14:textId="085A49BC"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 xml:space="preserve">Manufacturer’s Standard </w:t>
            </w:r>
            <w:r w:rsidR="00C148D0" w:rsidRPr="009020A6">
              <w:rPr>
                <w:rFonts w:asciiTheme="minorHAnsi" w:hAnsiTheme="minorHAnsi"/>
                <w:sz w:val="18"/>
                <w:szCs w:val="18"/>
              </w:rPr>
              <w:t>I</w:t>
            </w:r>
            <w:r w:rsidRPr="009020A6">
              <w:rPr>
                <w:rFonts w:asciiTheme="minorHAnsi" w:hAnsiTheme="minorHAnsi"/>
                <w:sz w:val="18"/>
                <w:szCs w:val="18"/>
              </w:rPr>
              <w:t xml:space="preserve">ndoor </w:t>
            </w:r>
            <w:r w:rsidR="00C148D0" w:rsidRPr="009020A6">
              <w:rPr>
                <w:rFonts w:asciiTheme="minorHAnsi" w:hAnsiTheme="minorHAnsi"/>
                <w:sz w:val="18"/>
                <w:szCs w:val="18"/>
              </w:rPr>
              <w:t>C</w:t>
            </w:r>
            <w:r w:rsidRPr="009020A6">
              <w:rPr>
                <w:rFonts w:asciiTheme="minorHAnsi" w:hAnsiTheme="minorHAnsi"/>
                <w:sz w:val="18"/>
                <w:szCs w:val="18"/>
              </w:rPr>
              <w:t xml:space="preserve">oil </w:t>
            </w:r>
            <w:r w:rsidR="00C148D0" w:rsidRPr="009020A6">
              <w:rPr>
                <w:rFonts w:asciiTheme="minorHAnsi" w:hAnsiTheme="minorHAnsi"/>
                <w:sz w:val="18"/>
                <w:szCs w:val="18"/>
              </w:rPr>
              <w:t>S</w:t>
            </w:r>
            <w:r w:rsidRPr="009020A6">
              <w:rPr>
                <w:rFonts w:asciiTheme="minorHAnsi" w:hAnsiTheme="minorHAnsi"/>
                <w:sz w:val="18"/>
                <w:szCs w:val="18"/>
              </w:rPr>
              <w:t>ize (tons)</w:t>
            </w:r>
          </w:p>
        </w:tc>
        <w:tc>
          <w:tcPr>
            <w:tcW w:w="2293" w:type="pct"/>
            <w:vAlign w:val="center"/>
          </w:tcPr>
          <w:p w14:paraId="54D408E4" w14:textId="77777777" w:rsidR="00D6647A" w:rsidRPr="009020A6" w:rsidRDefault="00D6647A" w:rsidP="00D6647A">
            <w:pPr>
              <w:keepNext/>
              <w:rPr>
                <w:rFonts w:asciiTheme="minorHAnsi" w:hAnsiTheme="minorHAnsi"/>
                <w:sz w:val="18"/>
                <w:szCs w:val="18"/>
              </w:rPr>
            </w:pPr>
          </w:p>
        </w:tc>
      </w:tr>
      <w:tr w:rsidR="00D6647A" w:rsidRPr="009020A6" w14:paraId="54D408E9" w14:textId="77777777" w:rsidTr="00583C51">
        <w:trPr>
          <w:gridAfter w:val="1"/>
          <w:wAfter w:w="6" w:type="pct"/>
          <w:cantSplit/>
          <w:trHeight w:val="432"/>
        </w:trPr>
        <w:tc>
          <w:tcPr>
            <w:tcW w:w="213" w:type="pct"/>
            <w:vAlign w:val="center"/>
          </w:tcPr>
          <w:p w14:paraId="54D408E6" w14:textId="77777777" w:rsidR="00D6647A" w:rsidRPr="009020A6" w:rsidRDefault="00D6647A" w:rsidP="00170608">
            <w:pPr>
              <w:keepNext/>
              <w:jc w:val="center"/>
              <w:rPr>
                <w:rFonts w:asciiTheme="minorHAnsi" w:hAnsiTheme="minorHAnsi"/>
                <w:sz w:val="18"/>
                <w:szCs w:val="18"/>
              </w:rPr>
            </w:pPr>
            <w:r w:rsidRPr="009020A6">
              <w:rPr>
                <w:rFonts w:asciiTheme="minorHAnsi" w:hAnsiTheme="minorHAnsi"/>
                <w:sz w:val="18"/>
                <w:szCs w:val="18"/>
              </w:rPr>
              <w:t>07</w:t>
            </w:r>
          </w:p>
        </w:tc>
        <w:tc>
          <w:tcPr>
            <w:tcW w:w="2488" w:type="pct"/>
            <w:vAlign w:val="center"/>
          </w:tcPr>
          <w:p w14:paraId="54D408E7" w14:textId="0ACB6DC5" w:rsidR="00D6647A" w:rsidRPr="009020A6" w:rsidDel="0082384D" w:rsidRDefault="00D6647A" w:rsidP="00170608">
            <w:pPr>
              <w:keepNext/>
              <w:rPr>
                <w:rFonts w:asciiTheme="minorHAnsi" w:hAnsiTheme="minorHAnsi"/>
                <w:sz w:val="18"/>
                <w:szCs w:val="18"/>
              </w:rPr>
            </w:pPr>
            <w:r w:rsidRPr="009020A6">
              <w:rPr>
                <w:rFonts w:asciiTheme="minorHAnsi" w:hAnsiTheme="minorHAnsi"/>
                <w:sz w:val="18"/>
                <w:szCs w:val="18"/>
              </w:rPr>
              <w:t xml:space="preserve">Installed </w:t>
            </w:r>
            <w:r w:rsidR="00C148D0" w:rsidRPr="009020A6">
              <w:rPr>
                <w:rFonts w:asciiTheme="minorHAnsi" w:hAnsiTheme="minorHAnsi"/>
                <w:sz w:val="18"/>
                <w:szCs w:val="18"/>
              </w:rPr>
              <w:t>L</w:t>
            </w:r>
            <w:r w:rsidRPr="009020A6">
              <w:rPr>
                <w:rFonts w:asciiTheme="minorHAnsi" w:hAnsiTheme="minorHAnsi"/>
                <w:sz w:val="18"/>
                <w:szCs w:val="18"/>
              </w:rPr>
              <w:t xml:space="preserve">iquid </w:t>
            </w:r>
            <w:r w:rsidR="00C148D0" w:rsidRPr="009020A6">
              <w:rPr>
                <w:rFonts w:asciiTheme="minorHAnsi" w:hAnsiTheme="minorHAnsi"/>
                <w:sz w:val="18"/>
                <w:szCs w:val="18"/>
              </w:rPr>
              <w:t>L</w:t>
            </w:r>
            <w:r w:rsidRPr="009020A6">
              <w:rPr>
                <w:rFonts w:asciiTheme="minorHAnsi" w:hAnsiTheme="minorHAnsi"/>
                <w:sz w:val="18"/>
                <w:szCs w:val="18"/>
              </w:rPr>
              <w:t xml:space="preserve">ine </w:t>
            </w:r>
            <w:r w:rsidR="00C148D0" w:rsidRPr="009020A6">
              <w:rPr>
                <w:rFonts w:asciiTheme="minorHAnsi" w:hAnsiTheme="minorHAnsi"/>
                <w:sz w:val="18"/>
                <w:szCs w:val="18"/>
              </w:rPr>
              <w:t>L</w:t>
            </w:r>
            <w:r w:rsidRPr="009020A6">
              <w:rPr>
                <w:rFonts w:asciiTheme="minorHAnsi" w:hAnsiTheme="minorHAnsi"/>
                <w:sz w:val="18"/>
                <w:szCs w:val="18"/>
              </w:rPr>
              <w:t>ength (ft)</w:t>
            </w:r>
          </w:p>
        </w:tc>
        <w:tc>
          <w:tcPr>
            <w:tcW w:w="2293" w:type="pct"/>
            <w:vAlign w:val="center"/>
          </w:tcPr>
          <w:p w14:paraId="54D408E8" w14:textId="77777777" w:rsidR="00D6647A" w:rsidRPr="009020A6" w:rsidRDefault="00D6647A" w:rsidP="00D6647A">
            <w:pPr>
              <w:keepNext/>
              <w:rPr>
                <w:rFonts w:asciiTheme="minorHAnsi" w:hAnsiTheme="minorHAnsi"/>
                <w:sz w:val="18"/>
                <w:szCs w:val="18"/>
              </w:rPr>
            </w:pPr>
          </w:p>
        </w:tc>
      </w:tr>
      <w:tr w:rsidR="00D6647A" w:rsidRPr="009020A6" w14:paraId="54D408ED" w14:textId="77777777" w:rsidTr="00583C51">
        <w:trPr>
          <w:gridAfter w:val="1"/>
          <w:wAfter w:w="6" w:type="pct"/>
          <w:cantSplit/>
          <w:trHeight w:val="432"/>
        </w:trPr>
        <w:tc>
          <w:tcPr>
            <w:tcW w:w="213" w:type="pct"/>
            <w:vAlign w:val="center"/>
          </w:tcPr>
          <w:p w14:paraId="54D408EA" w14:textId="77777777" w:rsidR="00D6647A" w:rsidRPr="009020A6" w:rsidRDefault="00D6647A" w:rsidP="00170608">
            <w:pPr>
              <w:keepNext/>
              <w:jc w:val="center"/>
              <w:rPr>
                <w:rFonts w:asciiTheme="minorHAnsi" w:hAnsiTheme="minorHAnsi"/>
                <w:sz w:val="18"/>
                <w:szCs w:val="18"/>
              </w:rPr>
            </w:pPr>
            <w:r w:rsidRPr="009020A6">
              <w:rPr>
                <w:rFonts w:asciiTheme="minorHAnsi" w:hAnsiTheme="minorHAnsi"/>
                <w:sz w:val="18"/>
                <w:szCs w:val="18"/>
              </w:rPr>
              <w:t>08</w:t>
            </w:r>
          </w:p>
        </w:tc>
        <w:tc>
          <w:tcPr>
            <w:tcW w:w="2488" w:type="pct"/>
            <w:vAlign w:val="center"/>
          </w:tcPr>
          <w:p w14:paraId="54D408EB" w14:textId="393EC215"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 xml:space="preserve">Installed </w:t>
            </w:r>
            <w:r w:rsidR="00C148D0" w:rsidRPr="009020A6">
              <w:rPr>
                <w:rFonts w:asciiTheme="minorHAnsi" w:hAnsiTheme="minorHAnsi"/>
                <w:sz w:val="18"/>
                <w:szCs w:val="18"/>
              </w:rPr>
              <w:t>L</w:t>
            </w:r>
            <w:r w:rsidRPr="009020A6">
              <w:rPr>
                <w:rFonts w:asciiTheme="minorHAnsi" w:hAnsiTheme="minorHAnsi"/>
                <w:sz w:val="18"/>
                <w:szCs w:val="18"/>
              </w:rPr>
              <w:t xml:space="preserve">iquid </w:t>
            </w:r>
            <w:r w:rsidR="00C148D0" w:rsidRPr="009020A6">
              <w:rPr>
                <w:rFonts w:asciiTheme="minorHAnsi" w:hAnsiTheme="minorHAnsi"/>
                <w:sz w:val="18"/>
                <w:szCs w:val="18"/>
              </w:rPr>
              <w:t>L</w:t>
            </w:r>
            <w:r w:rsidRPr="009020A6">
              <w:rPr>
                <w:rFonts w:asciiTheme="minorHAnsi" w:hAnsiTheme="minorHAnsi"/>
                <w:sz w:val="18"/>
                <w:szCs w:val="18"/>
              </w:rPr>
              <w:t xml:space="preserve">ine </w:t>
            </w:r>
            <w:r w:rsidR="00C148D0" w:rsidRPr="009020A6">
              <w:rPr>
                <w:rFonts w:asciiTheme="minorHAnsi" w:hAnsiTheme="minorHAnsi"/>
                <w:sz w:val="18"/>
                <w:szCs w:val="18"/>
              </w:rPr>
              <w:t>D</w:t>
            </w:r>
            <w:r w:rsidRPr="009020A6">
              <w:rPr>
                <w:rFonts w:asciiTheme="minorHAnsi" w:hAnsiTheme="minorHAnsi"/>
                <w:sz w:val="18"/>
                <w:szCs w:val="18"/>
              </w:rPr>
              <w:t>iameter (in)</w:t>
            </w:r>
          </w:p>
        </w:tc>
        <w:tc>
          <w:tcPr>
            <w:tcW w:w="2293" w:type="pct"/>
            <w:vAlign w:val="center"/>
          </w:tcPr>
          <w:p w14:paraId="54D408EC" w14:textId="77777777" w:rsidR="00D6647A" w:rsidRPr="009020A6" w:rsidRDefault="00D6647A" w:rsidP="00D6647A">
            <w:pPr>
              <w:keepNext/>
              <w:rPr>
                <w:rFonts w:asciiTheme="minorHAnsi" w:hAnsiTheme="minorHAnsi"/>
                <w:sz w:val="18"/>
                <w:szCs w:val="18"/>
              </w:rPr>
            </w:pPr>
          </w:p>
        </w:tc>
      </w:tr>
      <w:tr w:rsidR="00D6647A" w:rsidRPr="009020A6" w14:paraId="54D408F1" w14:textId="77777777" w:rsidTr="00583C51">
        <w:trPr>
          <w:gridAfter w:val="1"/>
          <w:wAfter w:w="6" w:type="pct"/>
          <w:cantSplit/>
          <w:trHeight w:val="432"/>
        </w:trPr>
        <w:tc>
          <w:tcPr>
            <w:tcW w:w="213" w:type="pct"/>
            <w:vAlign w:val="center"/>
          </w:tcPr>
          <w:p w14:paraId="54D408EE" w14:textId="77777777" w:rsidR="00D6647A" w:rsidRPr="009020A6" w:rsidRDefault="00D6647A" w:rsidP="00170608">
            <w:pPr>
              <w:keepNext/>
              <w:jc w:val="center"/>
              <w:rPr>
                <w:rFonts w:asciiTheme="minorHAnsi" w:hAnsiTheme="minorHAnsi"/>
                <w:sz w:val="18"/>
                <w:szCs w:val="18"/>
              </w:rPr>
            </w:pPr>
            <w:r w:rsidRPr="009020A6">
              <w:rPr>
                <w:rFonts w:asciiTheme="minorHAnsi" w:hAnsiTheme="minorHAnsi"/>
                <w:sz w:val="18"/>
                <w:szCs w:val="18"/>
              </w:rPr>
              <w:t>09</w:t>
            </w:r>
          </w:p>
        </w:tc>
        <w:tc>
          <w:tcPr>
            <w:tcW w:w="2488" w:type="pct"/>
            <w:vAlign w:val="center"/>
          </w:tcPr>
          <w:p w14:paraId="54D408EF" w14:textId="37A87D37" w:rsidR="00D6647A" w:rsidRPr="009020A6" w:rsidDel="0082384D" w:rsidRDefault="00D6647A" w:rsidP="00170608">
            <w:pPr>
              <w:keepNext/>
              <w:rPr>
                <w:rFonts w:asciiTheme="minorHAnsi" w:hAnsiTheme="minorHAnsi"/>
                <w:sz w:val="18"/>
                <w:szCs w:val="18"/>
              </w:rPr>
            </w:pPr>
            <w:r w:rsidRPr="009020A6">
              <w:rPr>
                <w:rFonts w:asciiTheme="minorHAnsi" w:hAnsiTheme="minorHAnsi"/>
                <w:sz w:val="18"/>
                <w:szCs w:val="18"/>
              </w:rPr>
              <w:t xml:space="preserve">Installed </w:t>
            </w:r>
            <w:r w:rsidR="00275BA1" w:rsidRPr="009020A6">
              <w:rPr>
                <w:rFonts w:asciiTheme="minorHAnsi" w:hAnsiTheme="minorHAnsi"/>
                <w:sz w:val="18"/>
                <w:szCs w:val="18"/>
              </w:rPr>
              <w:t>I</w:t>
            </w:r>
            <w:r w:rsidRPr="009020A6">
              <w:rPr>
                <w:rFonts w:asciiTheme="minorHAnsi" w:hAnsiTheme="minorHAnsi"/>
                <w:sz w:val="18"/>
                <w:szCs w:val="18"/>
              </w:rPr>
              <w:t xml:space="preserve">ndoor </w:t>
            </w:r>
            <w:r w:rsidR="00275BA1" w:rsidRPr="009020A6">
              <w:rPr>
                <w:rFonts w:asciiTheme="minorHAnsi" w:hAnsiTheme="minorHAnsi"/>
                <w:sz w:val="18"/>
                <w:szCs w:val="18"/>
              </w:rPr>
              <w:t>C</w:t>
            </w:r>
            <w:r w:rsidRPr="009020A6">
              <w:rPr>
                <w:rFonts w:asciiTheme="minorHAnsi" w:hAnsiTheme="minorHAnsi"/>
                <w:sz w:val="18"/>
                <w:szCs w:val="18"/>
              </w:rPr>
              <w:t xml:space="preserve">oil </w:t>
            </w:r>
            <w:r w:rsidR="00275BA1" w:rsidRPr="009020A6">
              <w:rPr>
                <w:rFonts w:asciiTheme="minorHAnsi" w:hAnsiTheme="minorHAnsi"/>
                <w:sz w:val="18"/>
                <w:szCs w:val="18"/>
              </w:rPr>
              <w:t>S</w:t>
            </w:r>
            <w:r w:rsidRPr="009020A6">
              <w:rPr>
                <w:rFonts w:asciiTheme="minorHAnsi" w:hAnsiTheme="minorHAnsi"/>
                <w:sz w:val="18"/>
                <w:szCs w:val="18"/>
              </w:rPr>
              <w:t>ize (tons)</w:t>
            </w:r>
          </w:p>
        </w:tc>
        <w:tc>
          <w:tcPr>
            <w:tcW w:w="2293" w:type="pct"/>
            <w:vAlign w:val="center"/>
          </w:tcPr>
          <w:p w14:paraId="54D408F0" w14:textId="77777777" w:rsidR="00D6647A" w:rsidRPr="009020A6" w:rsidRDefault="00D6647A" w:rsidP="00D6647A">
            <w:pPr>
              <w:keepNext/>
              <w:rPr>
                <w:rFonts w:asciiTheme="minorHAnsi" w:hAnsiTheme="minorHAnsi"/>
                <w:sz w:val="18"/>
                <w:szCs w:val="18"/>
              </w:rPr>
            </w:pPr>
          </w:p>
        </w:tc>
      </w:tr>
      <w:tr w:rsidR="00D6647A" w:rsidRPr="009020A6" w14:paraId="54D408F5" w14:textId="77777777" w:rsidTr="00583C51">
        <w:trPr>
          <w:gridAfter w:val="1"/>
          <w:wAfter w:w="6" w:type="pct"/>
          <w:cantSplit/>
          <w:trHeight w:val="432"/>
        </w:trPr>
        <w:tc>
          <w:tcPr>
            <w:tcW w:w="213" w:type="pct"/>
            <w:vAlign w:val="center"/>
          </w:tcPr>
          <w:p w14:paraId="54D408F2" w14:textId="77777777" w:rsidR="00D6647A" w:rsidRPr="009020A6" w:rsidRDefault="00D6647A" w:rsidP="00170608">
            <w:pPr>
              <w:keepNext/>
              <w:jc w:val="center"/>
              <w:rPr>
                <w:rFonts w:asciiTheme="minorHAnsi" w:hAnsiTheme="minorHAnsi"/>
                <w:sz w:val="18"/>
                <w:szCs w:val="18"/>
              </w:rPr>
            </w:pPr>
            <w:r w:rsidRPr="009020A6">
              <w:rPr>
                <w:rFonts w:asciiTheme="minorHAnsi" w:hAnsiTheme="minorHAnsi"/>
                <w:sz w:val="18"/>
                <w:szCs w:val="18"/>
              </w:rPr>
              <w:t>10</w:t>
            </w:r>
          </w:p>
        </w:tc>
        <w:tc>
          <w:tcPr>
            <w:tcW w:w="2488" w:type="pct"/>
            <w:vAlign w:val="center"/>
          </w:tcPr>
          <w:p w14:paraId="54D408F3" w14:textId="55D87BCC"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 xml:space="preserve">Charge </w:t>
            </w:r>
            <w:r w:rsidR="00C148D0" w:rsidRPr="009020A6">
              <w:rPr>
                <w:rFonts w:asciiTheme="minorHAnsi" w:hAnsiTheme="minorHAnsi"/>
                <w:sz w:val="18"/>
                <w:szCs w:val="18"/>
              </w:rPr>
              <w:t>A</w:t>
            </w:r>
            <w:r w:rsidRPr="009020A6">
              <w:rPr>
                <w:rFonts w:asciiTheme="minorHAnsi" w:hAnsiTheme="minorHAnsi"/>
                <w:sz w:val="18"/>
                <w:szCs w:val="18"/>
              </w:rPr>
              <w:t xml:space="preserve">djustment to </w:t>
            </w:r>
            <w:r w:rsidR="00C148D0" w:rsidRPr="009020A6">
              <w:rPr>
                <w:rFonts w:asciiTheme="minorHAnsi" w:hAnsiTheme="minorHAnsi"/>
                <w:sz w:val="18"/>
                <w:szCs w:val="18"/>
              </w:rPr>
              <w:t>S</w:t>
            </w:r>
            <w:r w:rsidRPr="009020A6">
              <w:rPr>
                <w:rFonts w:asciiTheme="minorHAnsi" w:hAnsiTheme="minorHAnsi"/>
                <w:sz w:val="18"/>
                <w:szCs w:val="18"/>
              </w:rPr>
              <w:t xml:space="preserve">tandard </w:t>
            </w:r>
            <w:r w:rsidR="00C148D0" w:rsidRPr="009020A6">
              <w:rPr>
                <w:rFonts w:asciiTheme="minorHAnsi" w:hAnsiTheme="minorHAnsi"/>
                <w:sz w:val="18"/>
                <w:szCs w:val="18"/>
              </w:rPr>
              <w:t>C</w:t>
            </w:r>
            <w:r w:rsidRPr="009020A6">
              <w:rPr>
                <w:rFonts w:asciiTheme="minorHAnsi" w:hAnsiTheme="minorHAnsi"/>
                <w:sz w:val="18"/>
                <w:szCs w:val="18"/>
              </w:rPr>
              <w:t xml:space="preserve">harge from </w:t>
            </w:r>
            <w:r w:rsidR="00C148D0" w:rsidRPr="009020A6">
              <w:rPr>
                <w:rFonts w:asciiTheme="minorHAnsi" w:hAnsiTheme="minorHAnsi"/>
                <w:sz w:val="18"/>
                <w:szCs w:val="18"/>
              </w:rPr>
              <w:t>M</w:t>
            </w:r>
            <w:r w:rsidRPr="009020A6">
              <w:rPr>
                <w:rFonts w:asciiTheme="minorHAnsi" w:hAnsiTheme="minorHAnsi"/>
                <w:sz w:val="18"/>
                <w:szCs w:val="18"/>
              </w:rPr>
              <w:t xml:space="preserve">anufacturer’s </w:t>
            </w:r>
            <w:r w:rsidR="00C148D0" w:rsidRPr="009020A6">
              <w:rPr>
                <w:rFonts w:asciiTheme="minorHAnsi" w:hAnsiTheme="minorHAnsi"/>
                <w:sz w:val="18"/>
                <w:szCs w:val="18"/>
              </w:rPr>
              <w:t>S</w:t>
            </w:r>
            <w:r w:rsidRPr="009020A6">
              <w:rPr>
                <w:rFonts w:asciiTheme="minorHAnsi" w:hAnsiTheme="minorHAnsi"/>
                <w:sz w:val="18"/>
                <w:szCs w:val="18"/>
              </w:rPr>
              <w:t>pecifications (ounces, positive = add, negative = remove)</w:t>
            </w:r>
          </w:p>
        </w:tc>
        <w:tc>
          <w:tcPr>
            <w:tcW w:w="2293" w:type="pct"/>
            <w:vAlign w:val="center"/>
          </w:tcPr>
          <w:p w14:paraId="54D408F4" w14:textId="77777777" w:rsidR="00D6647A" w:rsidRPr="009020A6" w:rsidRDefault="00D6647A" w:rsidP="00D6647A">
            <w:pPr>
              <w:keepNext/>
              <w:rPr>
                <w:rFonts w:asciiTheme="minorHAnsi" w:hAnsiTheme="minorHAnsi"/>
                <w:sz w:val="18"/>
                <w:szCs w:val="18"/>
              </w:rPr>
            </w:pPr>
          </w:p>
        </w:tc>
      </w:tr>
      <w:tr w:rsidR="00D6647A" w:rsidRPr="009020A6" w14:paraId="54D408F9" w14:textId="77777777" w:rsidTr="00583C51">
        <w:trPr>
          <w:gridAfter w:val="1"/>
          <w:wAfter w:w="6" w:type="pct"/>
          <w:cantSplit/>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54D408F6" w14:textId="77777777" w:rsidR="00D6647A" w:rsidRPr="009020A6" w:rsidRDefault="00D6647A" w:rsidP="00170608">
            <w:pPr>
              <w:keepNext/>
              <w:jc w:val="center"/>
              <w:rPr>
                <w:rFonts w:asciiTheme="minorHAnsi" w:hAnsiTheme="minorHAnsi"/>
                <w:sz w:val="18"/>
                <w:szCs w:val="18"/>
              </w:rPr>
            </w:pPr>
            <w:r w:rsidRPr="009020A6">
              <w:rPr>
                <w:rFonts w:asciiTheme="minorHAnsi" w:hAnsiTheme="minorHAnsi"/>
                <w:sz w:val="18"/>
                <w:szCs w:val="18"/>
              </w:rPr>
              <w:t>11</w:t>
            </w:r>
          </w:p>
        </w:tc>
        <w:tc>
          <w:tcPr>
            <w:tcW w:w="2488" w:type="pct"/>
            <w:tcBorders>
              <w:top w:val="single" w:sz="4" w:space="0" w:color="auto"/>
              <w:left w:val="single" w:sz="4" w:space="0" w:color="auto"/>
              <w:bottom w:val="single" w:sz="4" w:space="0" w:color="auto"/>
              <w:right w:val="single" w:sz="4" w:space="0" w:color="auto"/>
            </w:tcBorders>
            <w:vAlign w:val="center"/>
          </w:tcPr>
          <w:p w14:paraId="54D408F7" w14:textId="6D1232A0"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 xml:space="preserve">Refrigerant </w:t>
            </w:r>
            <w:r w:rsidR="00275BA1" w:rsidRPr="009020A6">
              <w:rPr>
                <w:rFonts w:asciiTheme="minorHAnsi" w:hAnsiTheme="minorHAnsi"/>
                <w:sz w:val="18"/>
                <w:szCs w:val="18"/>
              </w:rPr>
              <w:t>R</w:t>
            </w:r>
            <w:r w:rsidRPr="009020A6">
              <w:rPr>
                <w:rFonts w:asciiTheme="minorHAnsi" w:hAnsiTheme="minorHAnsi"/>
                <w:sz w:val="18"/>
                <w:szCs w:val="18"/>
              </w:rPr>
              <w:t xml:space="preserve">equired to be </w:t>
            </w:r>
            <w:r w:rsidR="00275BA1" w:rsidRPr="009020A6">
              <w:rPr>
                <w:rFonts w:asciiTheme="minorHAnsi" w:hAnsiTheme="minorHAnsi"/>
                <w:sz w:val="18"/>
                <w:szCs w:val="18"/>
              </w:rPr>
              <w:t>W</w:t>
            </w:r>
            <w:r w:rsidRPr="009020A6">
              <w:rPr>
                <w:rFonts w:asciiTheme="minorHAnsi" w:hAnsiTheme="minorHAnsi"/>
                <w:sz w:val="18"/>
                <w:szCs w:val="18"/>
              </w:rPr>
              <w:t>eighed</w:t>
            </w:r>
            <w:r w:rsidR="00275BA1" w:rsidRPr="009020A6">
              <w:rPr>
                <w:rFonts w:asciiTheme="minorHAnsi" w:hAnsiTheme="minorHAnsi"/>
                <w:sz w:val="18"/>
                <w:szCs w:val="18"/>
              </w:rPr>
              <w:t>-</w:t>
            </w:r>
            <w:r w:rsidRPr="009020A6">
              <w:rPr>
                <w:rFonts w:asciiTheme="minorHAnsi" w:hAnsiTheme="minorHAnsi"/>
                <w:sz w:val="18"/>
                <w:szCs w:val="18"/>
              </w:rPr>
              <w:t xml:space="preserve">in by the </w:t>
            </w:r>
            <w:r w:rsidR="00275BA1" w:rsidRPr="009020A6">
              <w:rPr>
                <w:rFonts w:asciiTheme="minorHAnsi" w:hAnsiTheme="minorHAnsi"/>
                <w:sz w:val="18"/>
                <w:szCs w:val="18"/>
              </w:rPr>
              <w:t>I</w:t>
            </w:r>
            <w:r w:rsidRPr="009020A6">
              <w:rPr>
                <w:rFonts w:asciiTheme="minorHAnsi" w:hAnsiTheme="minorHAnsi"/>
                <w:sz w:val="18"/>
                <w:szCs w:val="18"/>
              </w:rPr>
              <w:t>nstaller (</w:t>
            </w:r>
            <w:proofErr w:type="spellStart"/>
            <w:r w:rsidRPr="009020A6">
              <w:rPr>
                <w:rFonts w:asciiTheme="minorHAnsi" w:hAnsiTheme="minorHAnsi"/>
                <w:sz w:val="18"/>
                <w:szCs w:val="18"/>
              </w:rPr>
              <w:t>lbs</w:t>
            </w:r>
            <w:proofErr w:type="spellEnd"/>
            <w:r w:rsidRPr="009020A6">
              <w:rPr>
                <w:rFonts w:asciiTheme="minorHAnsi" w:hAnsiTheme="minorHAnsi"/>
                <w:sz w:val="18"/>
                <w:szCs w:val="18"/>
              </w:rPr>
              <w:t>, oz)</w:t>
            </w:r>
          </w:p>
        </w:tc>
        <w:tc>
          <w:tcPr>
            <w:tcW w:w="2293" w:type="pct"/>
            <w:tcBorders>
              <w:top w:val="single" w:sz="4" w:space="0" w:color="auto"/>
              <w:left w:val="single" w:sz="4" w:space="0" w:color="auto"/>
              <w:bottom w:val="single" w:sz="4" w:space="0" w:color="auto"/>
              <w:right w:val="single" w:sz="4" w:space="0" w:color="auto"/>
            </w:tcBorders>
            <w:vAlign w:val="center"/>
          </w:tcPr>
          <w:p w14:paraId="54D408F8" w14:textId="77777777" w:rsidR="00D6647A" w:rsidRPr="009020A6" w:rsidRDefault="00D6647A" w:rsidP="00D6647A">
            <w:pPr>
              <w:keepNext/>
              <w:rPr>
                <w:rFonts w:asciiTheme="minorHAnsi" w:hAnsiTheme="minorHAnsi"/>
                <w:sz w:val="18"/>
                <w:szCs w:val="18"/>
              </w:rPr>
            </w:pPr>
          </w:p>
        </w:tc>
      </w:tr>
      <w:tr w:rsidR="00D6647A" w:rsidRPr="009020A6" w14:paraId="54D408FD" w14:textId="77777777" w:rsidTr="00583C51">
        <w:trPr>
          <w:gridAfter w:val="1"/>
          <w:wAfter w:w="6" w:type="pct"/>
          <w:cantSplit/>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54D408FA" w14:textId="77777777" w:rsidR="00D6647A" w:rsidRPr="009020A6" w:rsidRDefault="00D6647A" w:rsidP="00170608">
            <w:pPr>
              <w:keepNext/>
              <w:jc w:val="center"/>
              <w:rPr>
                <w:rFonts w:asciiTheme="minorHAnsi" w:hAnsiTheme="minorHAnsi"/>
                <w:sz w:val="18"/>
                <w:szCs w:val="18"/>
              </w:rPr>
            </w:pPr>
            <w:r w:rsidRPr="009020A6">
              <w:rPr>
                <w:rFonts w:asciiTheme="minorHAnsi" w:hAnsiTheme="minorHAnsi"/>
                <w:sz w:val="18"/>
                <w:szCs w:val="18"/>
              </w:rPr>
              <w:t>12</w:t>
            </w:r>
          </w:p>
        </w:tc>
        <w:tc>
          <w:tcPr>
            <w:tcW w:w="2488" w:type="pct"/>
            <w:tcBorders>
              <w:top w:val="single" w:sz="4" w:space="0" w:color="auto"/>
              <w:left w:val="single" w:sz="4" w:space="0" w:color="auto"/>
              <w:bottom w:val="single" w:sz="4" w:space="0" w:color="auto"/>
              <w:right w:val="single" w:sz="4" w:space="0" w:color="auto"/>
            </w:tcBorders>
            <w:vAlign w:val="center"/>
          </w:tcPr>
          <w:p w14:paraId="54D408FB" w14:textId="6E2D0514"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 xml:space="preserve">Refrigerant </w:t>
            </w:r>
            <w:r w:rsidR="00275BA1" w:rsidRPr="009020A6">
              <w:rPr>
                <w:rFonts w:asciiTheme="minorHAnsi" w:hAnsiTheme="minorHAnsi"/>
                <w:sz w:val="18"/>
                <w:szCs w:val="18"/>
              </w:rPr>
              <w:t>W</w:t>
            </w:r>
            <w:r w:rsidRPr="009020A6">
              <w:rPr>
                <w:rFonts w:asciiTheme="minorHAnsi" w:hAnsiTheme="minorHAnsi"/>
                <w:sz w:val="18"/>
                <w:szCs w:val="18"/>
              </w:rPr>
              <w:t>eighed</w:t>
            </w:r>
            <w:r w:rsidR="00275BA1" w:rsidRPr="009020A6">
              <w:rPr>
                <w:rFonts w:asciiTheme="minorHAnsi" w:hAnsiTheme="minorHAnsi"/>
                <w:sz w:val="18"/>
                <w:szCs w:val="18"/>
              </w:rPr>
              <w:t>-</w:t>
            </w:r>
            <w:r w:rsidRPr="009020A6">
              <w:rPr>
                <w:rFonts w:asciiTheme="minorHAnsi" w:hAnsiTheme="minorHAnsi"/>
                <w:sz w:val="18"/>
                <w:szCs w:val="18"/>
              </w:rPr>
              <w:t>in by Installer (</w:t>
            </w:r>
            <w:proofErr w:type="spellStart"/>
            <w:r w:rsidRPr="009020A6">
              <w:rPr>
                <w:rFonts w:asciiTheme="minorHAnsi" w:hAnsiTheme="minorHAnsi"/>
                <w:sz w:val="18"/>
                <w:szCs w:val="18"/>
              </w:rPr>
              <w:t>lbs</w:t>
            </w:r>
            <w:proofErr w:type="spellEnd"/>
            <w:r w:rsidRPr="009020A6">
              <w:rPr>
                <w:rFonts w:asciiTheme="minorHAnsi" w:hAnsiTheme="minorHAnsi"/>
                <w:sz w:val="18"/>
                <w:szCs w:val="18"/>
              </w:rPr>
              <w:t>, oz)</w:t>
            </w:r>
          </w:p>
        </w:tc>
        <w:tc>
          <w:tcPr>
            <w:tcW w:w="2293" w:type="pct"/>
            <w:tcBorders>
              <w:top w:val="single" w:sz="4" w:space="0" w:color="auto"/>
              <w:left w:val="single" w:sz="4" w:space="0" w:color="auto"/>
              <w:bottom w:val="single" w:sz="4" w:space="0" w:color="auto"/>
              <w:right w:val="single" w:sz="4" w:space="0" w:color="auto"/>
            </w:tcBorders>
            <w:vAlign w:val="center"/>
          </w:tcPr>
          <w:p w14:paraId="54D408FC" w14:textId="77777777" w:rsidR="00D6647A" w:rsidRPr="009020A6" w:rsidRDefault="00D6647A" w:rsidP="00D6647A">
            <w:pPr>
              <w:keepNext/>
              <w:rPr>
                <w:rFonts w:asciiTheme="minorHAnsi" w:hAnsiTheme="minorHAnsi"/>
                <w:sz w:val="18"/>
                <w:szCs w:val="18"/>
              </w:rPr>
            </w:pPr>
          </w:p>
        </w:tc>
      </w:tr>
      <w:tr w:rsidR="00D6647A" w:rsidRPr="009020A6" w14:paraId="54D40901" w14:textId="77777777" w:rsidTr="00583C51">
        <w:tblPrEx>
          <w:tblCellMar>
            <w:left w:w="115" w:type="dxa"/>
            <w:right w:w="115" w:type="dxa"/>
          </w:tblCellMar>
        </w:tblPrEx>
        <w:trPr>
          <w:trHeight w:val="288"/>
        </w:trPr>
        <w:tc>
          <w:tcPr>
            <w:tcW w:w="213" w:type="pct"/>
            <w:vAlign w:val="center"/>
          </w:tcPr>
          <w:p w14:paraId="54D408FE" w14:textId="77777777" w:rsidR="00D6647A" w:rsidRPr="009020A6" w:rsidRDefault="00D6647A" w:rsidP="00170608">
            <w:pPr>
              <w:keepNext/>
              <w:jc w:val="center"/>
              <w:rPr>
                <w:rFonts w:asciiTheme="minorHAnsi" w:hAnsiTheme="minorHAnsi"/>
                <w:sz w:val="18"/>
                <w:szCs w:val="18"/>
              </w:rPr>
            </w:pPr>
            <w:r w:rsidRPr="009020A6">
              <w:rPr>
                <w:rFonts w:asciiTheme="minorHAnsi" w:hAnsiTheme="minorHAnsi"/>
                <w:sz w:val="18"/>
                <w:szCs w:val="18"/>
              </w:rPr>
              <w:t>13</w:t>
            </w:r>
          </w:p>
        </w:tc>
        <w:tc>
          <w:tcPr>
            <w:tcW w:w="2488" w:type="pct"/>
            <w:vAlign w:val="center"/>
          </w:tcPr>
          <w:p w14:paraId="0157EF0A" w14:textId="77777777"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Verification Status</w:t>
            </w:r>
            <w:r w:rsidR="00275BA1" w:rsidRPr="009020A6">
              <w:rPr>
                <w:rFonts w:asciiTheme="minorHAnsi" w:hAnsiTheme="minorHAnsi"/>
                <w:sz w:val="18"/>
                <w:szCs w:val="18"/>
              </w:rPr>
              <w:t>:</w:t>
            </w:r>
          </w:p>
          <w:p w14:paraId="54D408FF" w14:textId="007833C3" w:rsidR="00275BA1" w:rsidRPr="009020A6" w:rsidRDefault="00B66DBD" w:rsidP="00170608">
            <w:pPr>
              <w:keepNext/>
              <w:rPr>
                <w:rFonts w:asciiTheme="minorHAnsi" w:hAnsiTheme="minorHAnsi"/>
                <w:sz w:val="18"/>
                <w:szCs w:val="18"/>
              </w:rPr>
            </w:pPr>
            <w:r w:rsidRPr="009020A6">
              <w:rPr>
                <w:rFonts w:asciiTheme="minorHAnsi" w:hAnsiTheme="minorHAnsi"/>
                <w:sz w:val="18"/>
                <w:szCs w:val="18"/>
              </w:rPr>
              <w:t>(Note: If Verification Status for this table indicates “Fail”, the reason shall be described in the correction notes for this table.)</w:t>
            </w:r>
          </w:p>
        </w:tc>
        <w:tc>
          <w:tcPr>
            <w:tcW w:w="2298" w:type="pct"/>
            <w:gridSpan w:val="2"/>
            <w:vAlign w:val="center"/>
          </w:tcPr>
          <w:p w14:paraId="54D40900" w14:textId="77777777" w:rsidR="00D6647A" w:rsidRPr="009020A6" w:rsidRDefault="00D6647A" w:rsidP="00D6647A">
            <w:pPr>
              <w:keepNext/>
              <w:spacing w:before="120" w:after="60"/>
              <w:rPr>
                <w:rFonts w:asciiTheme="minorHAnsi" w:hAnsiTheme="minorHAnsi"/>
                <w:sz w:val="18"/>
                <w:szCs w:val="18"/>
              </w:rPr>
            </w:pPr>
          </w:p>
        </w:tc>
      </w:tr>
      <w:tr w:rsidR="00D6647A" w:rsidRPr="009020A6" w14:paraId="54D40905" w14:textId="77777777" w:rsidTr="00F140A8">
        <w:tblPrEx>
          <w:tblCellMar>
            <w:left w:w="115" w:type="dxa"/>
            <w:right w:w="115" w:type="dxa"/>
          </w:tblCellMar>
        </w:tblPrEx>
        <w:trPr>
          <w:trHeight w:val="288"/>
        </w:trPr>
        <w:tc>
          <w:tcPr>
            <w:tcW w:w="5000" w:type="pct"/>
            <w:gridSpan w:val="4"/>
            <w:vAlign w:val="center"/>
          </w:tcPr>
          <w:p w14:paraId="54D40904" w14:textId="273C1B95"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Correction Notes:</w:t>
            </w:r>
          </w:p>
        </w:tc>
      </w:tr>
      <w:tr w:rsidR="00D6647A" w:rsidRPr="009020A6" w14:paraId="54D40907" w14:textId="77777777" w:rsidTr="00170608">
        <w:tblPrEx>
          <w:tblCellMar>
            <w:left w:w="115" w:type="dxa"/>
            <w:right w:w="115" w:type="dxa"/>
          </w:tblCellMar>
        </w:tblPrEx>
        <w:trPr>
          <w:trHeight w:val="476"/>
        </w:trPr>
        <w:tc>
          <w:tcPr>
            <w:tcW w:w="5000" w:type="pct"/>
            <w:gridSpan w:val="4"/>
            <w:vAlign w:val="center"/>
          </w:tcPr>
          <w:p w14:paraId="54D40906" w14:textId="77777777" w:rsidR="00D6647A" w:rsidRPr="009020A6" w:rsidRDefault="00D6647A" w:rsidP="00170608">
            <w:pPr>
              <w:keepNext/>
              <w:rPr>
                <w:rFonts w:asciiTheme="minorHAnsi" w:hAnsiTheme="minorHAnsi"/>
                <w:b/>
                <w:sz w:val="18"/>
                <w:szCs w:val="18"/>
              </w:rPr>
            </w:pPr>
            <w:r w:rsidRPr="009020A6">
              <w:rPr>
                <w:rFonts w:asciiTheme="minorHAnsi" w:hAnsiTheme="minorHAnsi"/>
                <w:b/>
                <w:sz w:val="18"/>
                <w:szCs w:val="18"/>
              </w:rPr>
              <w:t>The responsible person’s signature on this compliance document affirms that all applicable requirements in this table have been met</w:t>
            </w:r>
            <w:r w:rsidR="00965347" w:rsidRPr="009020A6">
              <w:rPr>
                <w:rFonts w:asciiTheme="minorHAnsi" w:hAnsiTheme="minorHAnsi"/>
                <w:b/>
                <w:sz w:val="18"/>
                <w:szCs w:val="18"/>
              </w:rPr>
              <w:t xml:space="preserve"> unless otherwise noted in the Verification Status and the Corrections Notes in this table</w:t>
            </w:r>
            <w:r w:rsidRPr="009020A6">
              <w:rPr>
                <w:rFonts w:asciiTheme="minorHAnsi" w:hAnsiTheme="minorHAnsi"/>
                <w:b/>
                <w:sz w:val="18"/>
                <w:szCs w:val="18"/>
              </w:rPr>
              <w:t>.</w:t>
            </w:r>
          </w:p>
        </w:tc>
      </w:tr>
    </w:tbl>
    <w:p w14:paraId="54D40908" w14:textId="77777777" w:rsidR="00D6647A" w:rsidRPr="009020A6" w:rsidRDefault="00D6647A" w:rsidP="00D6647A"/>
    <w:p w14:paraId="54D40909" w14:textId="77777777" w:rsidR="00D6647A" w:rsidRPr="009020A6" w:rsidRDefault="00D6647A" w:rsidP="00D6647A">
      <w:pPr>
        <w:pStyle w:val="Header"/>
        <w:tabs>
          <w:tab w:val="clear" w:pos="4320"/>
          <w:tab w:val="clear" w:pos="8640"/>
          <w:tab w:val="left" w:pos="360"/>
        </w:tabs>
        <w:ind w:left="274" w:hanging="274"/>
        <w:rPr>
          <w:rFonts w:asciiTheme="majorHAnsi" w:hAnsiTheme="majorHAnsi"/>
          <w:b/>
          <w:sz w:val="2"/>
          <w:szCs w:val="2"/>
        </w:rPr>
      </w:pPr>
      <w:r w:rsidRPr="009020A6">
        <w:rPr>
          <w:rFonts w:asciiTheme="majorHAnsi" w:hAnsiTheme="majorHAnsi"/>
          <w:b/>
          <w:sz w:val="2"/>
          <w:szCs w:val="2"/>
        </w:rPr>
        <w:t>243</w:t>
      </w:r>
    </w:p>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7"/>
        <w:gridCol w:w="5291"/>
        <w:gridCol w:w="4952"/>
        <w:gridCol w:w="13"/>
      </w:tblGrid>
      <w:tr w:rsidR="00D6647A" w:rsidRPr="009020A6" w14:paraId="54D4090B" w14:textId="77777777" w:rsidTr="00170608">
        <w:trPr>
          <w:gridAfter w:val="1"/>
          <w:wAfter w:w="6" w:type="pct"/>
          <w:trHeight w:val="206"/>
        </w:trPr>
        <w:tc>
          <w:tcPr>
            <w:tcW w:w="4994" w:type="pct"/>
            <w:gridSpan w:val="3"/>
          </w:tcPr>
          <w:p w14:paraId="54D4090A" w14:textId="20B27361" w:rsidR="00D6647A" w:rsidRPr="009020A6" w:rsidRDefault="00D6647A" w:rsidP="00F140A8">
            <w:pPr>
              <w:keepNext/>
              <w:rPr>
                <w:rFonts w:asciiTheme="minorHAnsi" w:hAnsiTheme="minorHAnsi"/>
              </w:rPr>
            </w:pPr>
            <w:r w:rsidRPr="009020A6">
              <w:rPr>
                <w:rFonts w:asciiTheme="minorHAnsi" w:hAnsiTheme="minorHAnsi" w:cs="Arial"/>
                <w:b/>
                <w:caps/>
              </w:rPr>
              <w:lastRenderedPageBreak/>
              <w:t xml:space="preserve">E. </w:t>
            </w:r>
            <w:r w:rsidR="00275BA1" w:rsidRPr="009020A6">
              <w:rPr>
                <w:rFonts w:asciiTheme="minorHAnsi" w:hAnsiTheme="minorHAnsi"/>
                <w:b/>
              </w:rPr>
              <w:t xml:space="preserve">Weigh </w:t>
            </w:r>
            <w:proofErr w:type="gramStart"/>
            <w:r w:rsidR="00275BA1" w:rsidRPr="009020A6">
              <w:rPr>
                <w:rFonts w:asciiTheme="minorHAnsi" w:hAnsiTheme="minorHAnsi"/>
                <w:b/>
              </w:rPr>
              <w:t>In</w:t>
            </w:r>
            <w:proofErr w:type="gramEnd"/>
            <w:r w:rsidR="00275BA1" w:rsidRPr="009020A6">
              <w:rPr>
                <w:rFonts w:asciiTheme="minorHAnsi" w:hAnsiTheme="minorHAnsi"/>
                <w:b/>
              </w:rPr>
              <w:t xml:space="preserve"> Charge Procedure – Additional Requirements</w:t>
            </w:r>
          </w:p>
        </w:tc>
      </w:tr>
      <w:tr w:rsidR="00D6647A" w:rsidRPr="009020A6" w14:paraId="54D4090E" w14:textId="77777777" w:rsidTr="00170608">
        <w:trPr>
          <w:gridAfter w:val="1"/>
          <w:wAfter w:w="6" w:type="pct"/>
          <w:trHeight w:val="326"/>
        </w:trPr>
        <w:tc>
          <w:tcPr>
            <w:tcW w:w="253" w:type="pct"/>
            <w:vAlign w:val="center"/>
          </w:tcPr>
          <w:p w14:paraId="54D4090C" w14:textId="77777777" w:rsidR="00D6647A" w:rsidRPr="009020A6" w:rsidRDefault="00D6647A" w:rsidP="00170608">
            <w:pPr>
              <w:keepNext/>
              <w:jc w:val="center"/>
              <w:rPr>
                <w:rFonts w:asciiTheme="minorHAnsi" w:hAnsiTheme="minorHAnsi"/>
                <w:sz w:val="18"/>
                <w:szCs w:val="18"/>
              </w:rPr>
            </w:pPr>
            <w:r w:rsidRPr="009020A6">
              <w:rPr>
                <w:rFonts w:asciiTheme="minorHAnsi" w:hAnsiTheme="minorHAnsi"/>
                <w:sz w:val="18"/>
                <w:szCs w:val="18"/>
              </w:rPr>
              <w:t>01</w:t>
            </w:r>
          </w:p>
        </w:tc>
        <w:tc>
          <w:tcPr>
            <w:tcW w:w="4741" w:type="pct"/>
            <w:gridSpan w:val="2"/>
            <w:vAlign w:val="center"/>
          </w:tcPr>
          <w:p w14:paraId="54D4090D" w14:textId="5028D21E" w:rsidR="00D6647A" w:rsidRPr="009020A6" w:rsidRDefault="00FE3247" w:rsidP="00170608">
            <w:pPr>
              <w:keepNext/>
              <w:rPr>
                <w:rFonts w:asciiTheme="minorHAnsi" w:hAnsiTheme="minorHAnsi"/>
                <w:sz w:val="18"/>
                <w:szCs w:val="18"/>
              </w:rPr>
            </w:pPr>
            <w:r w:rsidRPr="009020A6">
              <w:rPr>
                <w:rFonts w:asciiTheme="minorHAnsi" w:hAnsiTheme="minorHAnsi"/>
                <w:sz w:val="18"/>
                <w:szCs w:val="18"/>
              </w:rPr>
              <w:t>The indoor coil correction to refrigerant weight is used if it is supplied by the manufacturer</w:t>
            </w:r>
            <w:r w:rsidR="00BC7F9C" w:rsidRPr="009020A6">
              <w:rPr>
                <w:rFonts w:asciiTheme="minorHAnsi" w:hAnsiTheme="minorHAnsi"/>
                <w:sz w:val="18"/>
                <w:szCs w:val="18"/>
              </w:rPr>
              <w:t>.</w:t>
            </w:r>
          </w:p>
        </w:tc>
      </w:tr>
      <w:tr w:rsidR="00D6647A" w:rsidRPr="009020A6" w14:paraId="54D40911" w14:textId="77777777" w:rsidTr="00170608">
        <w:trPr>
          <w:gridAfter w:val="1"/>
          <w:wAfter w:w="6" w:type="pct"/>
          <w:trHeight w:val="432"/>
        </w:trPr>
        <w:tc>
          <w:tcPr>
            <w:tcW w:w="253" w:type="pct"/>
            <w:vAlign w:val="center"/>
          </w:tcPr>
          <w:p w14:paraId="54D4090F" w14:textId="77777777" w:rsidR="00D6647A" w:rsidRPr="009020A6" w:rsidRDefault="00D6647A" w:rsidP="00170608">
            <w:pPr>
              <w:keepNext/>
              <w:jc w:val="center"/>
              <w:rPr>
                <w:rFonts w:asciiTheme="minorHAnsi" w:hAnsiTheme="minorHAnsi"/>
                <w:sz w:val="18"/>
                <w:szCs w:val="18"/>
              </w:rPr>
            </w:pPr>
            <w:r w:rsidRPr="009020A6">
              <w:rPr>
                <w:rFonts w:asciiTheme="minorHAnsi" w:hAnsiTheme="minorHAnsi"/>
                <w:sz w:val="18"/>
                <w:szCs w:val="18"/>
              </w:rPr>
              <w:t>02</w:t>
            </w:r>
          </w:p>
        </w:tc>
        <w:tc>
          <w:tcPr>
            <w:tcW w:w="4741" w:type="pct"/>
            <w:gridSpan w:val="2"/>
          </w:tcPr>
          <w:p w14:paraId="54D40910" w14:textId="77777777"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Prior to introducing refrigerant, system is evacuated to 500 microns or less and, when isolated, has risen no more than 300 microns after 5 minutes.</w:t>
            </w:r>
          </w:p>
        </w:tc>
      </w:tr>
      <w:tr w:rsidR="00D6647A" w:rsidRPr="009020A6" w14:paraId="54D40915" w14:textId="77777777" w:rsidTr="00583C51">
        <w:tblPrEx>
          <w:tblCellMar>
            <w:left w:w="115" w:type="dxa"/>
            <w:right w:w="115" w:type="dxa"/>
          </w:tblCellMar>
        </w:tblPrEx>
        <w:trPr>
          <w:trHeight w:val="288"/>
        </w:trPr>
        <w:tc>
          <w:tcPr>
            <w:tcW w:w="253" w:type="pct"/>
            <w:vAlign w:val="center"/>
          </w:tcPr>
          <w:p w14:paraId="54D40912" w14:textId="77777777" w:rsidR="00D6647A" w:rsidRPr="009020A6" w:rsidRDefault="00D6647A" w:rsidP="00170608">
            <w:pPr>
              <w:keepNext/>
              <w:jc w:val="center"/>
              <w:rPr>
                <w:rFonts w:asciiTheme="minorHAnsi" w:hAnsiTheme="minorHAnsi"/>
                <w:sz w:val="18"/>
                <w:szCs w:val="18"/>
              </w:rPr>
            </w:pPr>
            <w:r w:rsidRPr="009020A6">
              <w:rPr>
                <w:rFonts w:asciiTheme="minorHAnsi" w:hAnsiTheme="minorHAnsi"/>
                <w:sz w:val="18"/>
                <w:szCs w:val="18"/>
              </w:rPr>
              <w:t>03</w:t>
            </w:r>
          </w:p>
        </w:tc>
        <w:tc>
          <w:tcPr>
            <w:tcW w:w="2449" w:type="pct"/>
            <w:vAlign w:val="center"/>
          </w:tcPr>
          <w:p w14:paraId="0773697A" w14:textId="77777777"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Verification Status</w:t>
            </w:r>
            <w:r w:rsidR="00275BA1" w:rsidRPr="009020A6">
              <w:rPr>
                <w:rFonts w:asciiTheme="minorHAnsi" w:hAnsiTheme="minorHAnsi"/>
                <w:sz w:val="18"/>
                <w:szCs w:val="18"/>
              </w:rPr>
              <w:t>:</w:t>
            </w:r>
          </w:p>
          <w:p w14:paraId="54D40913" w14:textId="6B25D969" w:rsidR="00275BA1" w:rsidRPr="009020A6" w:rsidRDefault="00B66DBD" w:rsidP="00170608">
            <w:pPr>
              <w:keepNext/>
              <w:rPr>
                <w:rFonts w:asciiTheme="minorHAnsi" w:hAnsiTheme="minorHAnsi"/>
                <w:sz w:val="18"/>
                <w:szCs w:val="18"/>
              </w:rPr>
            </w:pPr>
            <w:r w:rsidRPr="009020A6">
              <w:rPr>
                <w:rFonts w:asciiTheme="minorHAnsi" w:hAnsiTheme="minorHAnsi"/>
                <w:sz w:val="18"/>
                <w:szCs w:val="18"/>
              </w:rPr>
              <w:t>(Note: If Verification Status for this table indicates “Fail”, the reason shall be described in the correction notes for this table.)</w:t>
            </w:r>
          </w:p>
        </w:tc>
        <w:tc>
          <w:tcPr>
            <w:tcW w:w="2298" w:type="pct"/>
            <w:gridSpan w:val="2"/>
            <w:vAlign w:val="center"/>
          </w:tcPr>
          <w:p w14:paraId="54D40914" w14:textId="77777777" w:rsidR="00D6647A" w:rsidRPr="009020A6" w:rsidRDefault="00D6647A" w:rsidP="00F140A8">
            <w:pPr>
              <w:keepNext/>
              <w:spacing w:before="120" w:after="60"/>
              <w:rPr>
                <w:rFonts w:asciiTheme="minorHAnsi" w:hAnsiTheme="minorHAnsi"/>
                <w:b/>
                <w:sz w:val="18"/>
                <w:szCs w:val="18"/>
              </w:rPr>
            </w:pPr>
          </w:p>
        </w:tc>
      </w:tr>
      <w:tr w:rsidR="00D6647A" w:rsidRPr="009020A6" w14:paraId="54D40919" w14:textId="77777777" w:rsidTr="00F140A8">
        <w:tblPrEx>
          <w:tblCellMar>
            <w:left w:w="115" w:type="dxa"/>
            <w:right w:w="115" w:type="dxa"/>
          </w:tblCellMar>
        </w:tblPrEx>
        <w:trPr>
          <w:trHeight w:val="288"/>
        </w:trPr>
        <w:tc>
          <w:tcPr>
            <w:tcW w:w="5000" w:type="pct"/>
            <w:gridSpan w:val="4"/>
            <w:vAlign w:val="center"/>
          </w:tcPr>
          <w:p w14:paraId="54D40918" w14:textId="3AE0A826" w:rsidR="00D6647A" w:rsidRPr="009020A6" w:rsidRDefault="00D6647A" w:rsidP="00170608">
            <w:pPr>
              <w:keepNext/>
              <w:rPr>
                <w:rFonts w:asciiTheme="minorHAnsi" w:hAnsiTheme="minorHAnsi"/>
                <w:sz w:val="18"/>
                <w:szCs w:val="18"/>
              </w:rPr>
            </w:pPr>
            <w:r w:rsidRPr="009020A6">
              <w:rPr>
                <w:rFonts w:asciiTheme="minorHAnsi" w:hAnsiTheme="minorHAnsi"/>
                <w:sz w:val="18"/>
                <w:szCs w:val="18"/>
              </w:rPr>
              <w:t>Correction Notes:</w:t>
            </w:r>
          </w:p>
        </w:tc>
      </w:tr>
      <w:tr w:rsidR="00D6647A" w:rsidRPr="009020A6" w14:paraId="54D4091B" w14:textId="77777777" w:rsidTr="00F140A8">
        <w:tblPrEx>
          <w:tblCellMar>
            <w:left w:w="115" w:type="dxa"/>
            <w:right w:w="115" w:type="dxa"/>
          </w:tblCellMar>
        </w:tblPrEx>
        <w:trPr>
          <w:trHeight w:val="288"/>
        </w:trPr>
        <w:tc>
          <w:tcPr>
            <w:tcW w:w="5000" w:type="pct"/>
            <w:gridSpan w:val="4"/>
            <w:vAlign w:val="center"/>
          </w:tcPr>
          <w:p w14:paraId="54D4091A" w14:textId="77777777" w:rsidR="00D6647A" w:rsidRPr="009020A6" w:rsidRDefault="00D6647A" w:rsidP="00D51F70">
            <w:pPr>
              <w:keepNext/>
              <w:rPr>
                <w:rFonts w:asciiTheme="minorHAnsi" w:hAnsiTheme="minorHAnsi"/>
                <w:b/>
                <w:sz w:val="18"/>
                <w:szCs w:val="18"/>
              </w:rPr>
            </w:pPr>
            <w:r w:rsidRPr="009020A6">
              <w:rPr>
                <w:rFonts w:asciiTheme="minorHAnsi" w:hAnsiTheme="minorHAnsi"/>
                <w:b/>
                <w:sz w:val="18"/>
                <w:szCs w:val="18"/>
              </w:rPr>
              <w:t>The responsible person’s signature on this compliance document affirms that all applicable requirements in this table have been met</w:t>
            </w:r>
            <w:r w:rsidR="00965347" w:rsidRPr="009020A6">
              <w:rPr>
                <w:rFonts w:asciiTheme="minorHAnsi" w:hAnsiTheme="minorHAnsi"/>
                <w:b/>
                <w:sz w:val="18"/>
                <w:szCs w:val="18"/>
              </w:rPr>
              <w:t xml:space="preserve"> unless otherwise noted in the Verification Status and the Corrections Notes in this table</w:t>
            </w:r>
            <w:r w:rsidRPr="009020A6">
              <w:rPr>
                <w:rFonts w:asciiTheme="minorHAnsi" w:hAnsiTheme="minorHAnsi"/>
                <w:b/>
                <w:sz w:val="18"/>
                <w:szCs w:val="18"/>
              </w:rPr>
              <w:t>.</w:t>
            </w:r>
          </w:p>
        </w:tc>
      </w:tr>
    </w:tbl>
    <w:p w14:paraId="54D4091D" w14:textId="77777777" w:rsidR="00D6647A" w:rsidRPr="009020A6" w:rsidRDefault="00D6647A" w:rsidP="00D6647A">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D6647A" w:rsidRPr="009020A6" w14:paraId="54D40920" w14:textId="77777777" w:rsidTr="00F140A8">
        <w:trPr>
          <w:cantSplit/>
          <w:trHeight w:val="432"/>
        </w:trPr>
        <w:tc>
          <w:tcPr>
            <w:tcW w:w="5000" w:type="pct"/>
            <w:gridSpan w:val="2"/>
            <w:vAlign w:val="center"/>
          </w:tcPr>
          <w:p w14:paraId="54D4091E" w14:textId="579F8482" w:rsidR="00D6647A" w:rsidRPr="009020A6" w:rsidRDefault="00D6647A" w:rsidP="00170608">
            <w:pPr>
              <w:keepNext/>
              <w:rPr>
                <w:rFonts w:asciiTheme="minorHAnsi" w:hAnsiTheme="minorHAnsi"/>
                <w:b/>
                <w:szCs w:val="18"/>
              </w:rPr>
            </w:pPr>
            <w:r w:rsidRPr="009020A6">
              <w:rPr>
                <w:rFonts w:asciiTheme="minorHAnsi" w:hAnsiTheme="minorHAnsi"/>
                <w:b/>
                <w:szCs w:val="18"/>
              </w:rPr>
              <w:t>F. Determination of HERS Verification Compliance</w:t>
            </w:r>
          </w:p>
          <w:p w14:paraId="54D4091F" w14:textId="4FABBC83" w:rsidR="00D6647A" w:rsidRPr="009020A6" w:rsidRDefault="00DC1986" w:rsidP="00170608">
            <w:pPr>
              <w:keepNext/>
              <w:rPr>
                <w:rFonts w:asciiTheme="minorHAnsi" w:hAnsiTheme="minorHAnsi"/>
                <w:sz w:val="18"/>
                <w:szCs w:val="18"/>
              </w:rPr>
            </w:pPr>
            <w:r w:rsidRPr="009020A6">
              <w:rPr>
                <w:rFonts w:asciiTheme="minorHAnsi" w:hAnsiTheme="minorHAnsi"/>
                <w:sz w:val="18"/>
                <w:szCs w:val="18"/>
              </w:rPr>
              <w:t xml:space="preserve">All applicable sections of this document shall indicate compliance with the specified verification protocol requirements </w:t>
            </w:r>
            <w:proofErr w:type="gramStart"/>
            <w:r w:rsidRPr="009020A6">
              <w:rPr>
                <w:rFonts w:asciiTheme="minorHAnsi" w:hAnsiTheme="minorHAnsi"/>
                <w:sz w:val="18"/>
                <w:szCs w:val="18"/>
              </w:rPr>
              <w:t>in order for</w:t>
            </w:r>
            <w:proofErr w:type="gramEnd"/>
            <w:r w:rsidRPr="009020A6">
              <w:rPr>
                <w:rFonts w:asciiTheme="minorHAnsi" w:hAnsiTheme="minorHAnsi"/>
                <w:sz w:val="18"/>
                <w:szCs w:val="18"/>
              </w:rPr>
              <w:t xml:space="preserve"> this Certificate of Verification as a whole to be determined to be in compliance.</w:t>
            </w:r>
          </w:p>
        </w:tc>
      </w:tr>
      <w:tr w:rsidR="00D6647A" w:rsidRPr="009020A6" w14:paraId="54D40923" w14:textId="77777777" w:rsidTr="00170608">
        <w:trPr>
          <w:cantSplit/>
          <w:trHeight w:val="332"/>
        </w:trPr>
        <w:tc>
          <w:tcPr>
            <w:tcW w:w="253" w:type="pct"/>
            <w:vAlign w:val="center"/>
          </w:tcPr>
          <w:p w14:paraId="54D40921" w14:textId="77777777" w:rsidR="00D6647A" w:rsidRPr="009020A6" w:rsidDel="00C76C40" w:rsidRDefault="00D6647A" w:rsidP="00F140A8">
            <w:pPr>
              <w:keepNext/>
              <w:rPr>
                <w:rFonts w:asciiTheme="minorHAnsi" w:hAnsiTheme="minorHAnsi"/>
                <w:sz w:val="18"/>
                <w:szCs w:val="18"/>
              </w:rPr>
            </w:pPr>
            <w:r w:rsidRPr="009020A6">
              <w:rPr>
                <w:rFonts w:asciiTheme="minorHAnsi" w:hAnsiTheme="minorHAnsi"/>
                <w:sz w:val="18"/>
                <w:szCs w:val="18"/>
              </w:rPr>
              <w:t>01</w:t>
            </w:r>
          </w:p>
        </w:tc>
        <w:tc>
          <w:tcPr>
            <w:tcW w:w="4747" w:type="pct"/>
            <w:vAlign w:val="center"/>
          </w:tcPr>
          <w:p w14:paraId="54D40922" w14:textId="77777777" w:rsidR="00D6647A" w:rsidRPr="009020A6" w:rsidRDefault="00D6647A" w:rsidP="00F140A8">
            <w:pPr>
              <w:keepNext/>
              <w:spacing w:after="60"/>
              <w:rPr>
                <w:rFonts w:asciiTheme="minorHAnsi" w:hAnsiTheme="minorHAnsi"/>
                <w:sz w:val="18"/>
                <w:szCs w:val="18"/>
              </w:rPr>
            </w:pPr>
          </w:p>
        </w:tc>
      </w:tr>
    </w:tbl>
    <w:p w14:paraId="54D40924" w14:textId="6ED98A3E" w:rsidR="00C937CA" w:rsidRDefault="00C937CA"/>
    <w:p w14:paraId="2A996FE0" w14:textId="77777777" w:rsidR="00C937CA" w:rsidRDefault="00C937CA">
      <w:r>
        <w:br w:type="page"/>
      </w:r>
    </w:p>
    <w:p w14:paraId="6853B87D" w14:textId="77777777" w:rsidR="00CD09C8" w:rsidRPr="009020A6" w:rsidRDefault="00CD09C8"/>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1"/>
        <w:gridCol w:w="7"/>
        <w:gridCol w:w="5376"/>
      </w:tblGrid>
      <w:tr w:rsidR="00C937CA" w:rsidRPr="00753D05" w14:paraId="511EA12A" w14:textId="77777777" w:rsidTr="00C54049">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0ACC0D15" w14:textId="77777777" w:rsidR="00C937CA" w:rsidRPr="00753D05" w:rsidRDefault="00C937C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753D05">
              <w:rPr>
                <w:rFonts w:asciiTheme="minorHAnsi" w:eastAsiaTheme="minorEastAsia" w:hAnsiTheme="minorHAnsi" w:cs="Arial"/>
                <w:b/>
                <w:caps/>
                <w:sz w:val="18"/>
                <w:szCs w:val="18"/>
              </w:rPr>
              <w:t>Documentation Author's Declaration Statement</w:t>
            </w:r>
          </w:p>
        </w:tc>
      </w:tr>
      <w:tr w:rsidR="00C937CA" w:rsidRPr="00753D05" w14:paraId="37215719" w14:textId="77777777" w:rsidTr="00C54049">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1F19AD7D" w14:textId="77777777" w:rsidR="00C937CA" w:rsidRPr="00753D05" w:rsidRDefault="00C937CA" w:rsidP="00C937CA">
            <w:pPr>
              <w:numPr>
                <w:ilvl w:val="0"/>
                <w:numId w:val="30"/>
              </w:numPr>
              <w:spacing w:after="200" w:line="276" w:lineRule="auto"/>
              <w:ind w:left="271" w:hanging="270"/>
              <w:rPr>
                <w:rFonts w:asciiTheme="minorHAnsi" w:eastAsiaTheme="minorEastAsia" w:hAnsiTheme="minorHAnsi" w:cstheme="minorBidi"/>
              </w:rPr>
            </w:pPr>
            <w:r w:rsidRPr="00753D05">
              <w:rPr>
                <w:rFonts w:asciiTheme="minorHAnsi" w:eastAsiaTheme="minorEastAsia" w:hAnsiTheme="minorHAnsi" w:cstheme="minorBidi"/>
              </w:rPr>
              <w:t>I certify that this Certificate of Verification documentation is accurate and complete.</w:t>
            </w:r>
          </w:p>
        </w:tc>
      </w:tr>
      <w:tr w:rsidR="00C937CA" w:rsidRPr="00753D05" w14:paraId="6B999431"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151726E3" w14:textId="77777777" w:rsidR="00C937CA" w:rsidRPr="00753D05" w:rsidRDefault="00C937C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343B8CE9" w14:textId="77777777" w:rsidR="00C937CA" w:rsidRPr="00753D05" w:rsidRDefault="00C937C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Signature:</w:t>
            </w:r>
          </w:p>
        </w:tc>
      </w:tr>
      <w:tr w:rsidR="00C937CA" w:rsidRPr="00753D05" w14:paraId="6EE49C95"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7DD71BED" w14:textId="77777777" w:rsidR="00C937CA" w:rsidRPr="00753D05" w:rsidRDefault="00C937C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40574451" w14:textId="77777777" w:rsidR="00C937CA" w:rsidRPr="00753D05" w:rsidRDefault="00C937C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r w:rsidR="00C937CA" w:rsidRPr="00753D05" w14:paraId="67ED19B4"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5357F311" w14:textId="77777777" w:rsidR="00C937CA" w:rsidRPr="00753D05" w:rsidRDefault="00C937C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7014C597" w14:textId="77777777" w:rsidR="00C937CA" w:rsidRPr="00753D05" w:rsidRDefault="00C937C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CEA/HERS Certification Information (if applicable):</w:t>
            </w:r>
          </w:p>
        </w:tc>
      </w:tr>
      <w:tr w:rsidR="00C937CA" w:rsidRPr="00753D05" w14:paraId="4FF2EFC6" w14:textId="77777777" w:rsidTr="00C54049">
        <w:trPr>
          <w:trHeight w:val="360"/>
        </w:trPr>
        <w:tc>
          <w:tcPr>
            <w:tcW w:w="5434" w:type="dxa"/>
            <w:tcBorders>
              <w:top w:val="single" w:sz="4" w:space="0" w:color="auto"/>
              <w:left w:val="single" w:sz="4" w:space="0" w:color="auto"/>
              <w:bottom w:val="single" w:sz="4" w:space="0" w:color="auto"/>
              <w:right w:val="single" w:sz="4" w:space="0" w:color="auto"/>
            </w:tcBorders>
            <w:hideMark/>
          </w:tcPr>
          <w:p w14:paraId="0E00054E" w14:textId="77777777" w:rsidR="00C937CA" w:rsidRPr="00753D05" w:rsidRDefault="00C937C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31D83EEE" w14:textId="77777777" w:rsidR="00C937CA" w:rsidRPr="00753D05" w:rsidRDefault="00C937CA" w:rsidP="00C54049">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Phone:</w:t>
            </w:r>
          </w:p>
        </w:tc>
      </w:tr>
      <w:tr w:rsidR="00C937CA" w:rsidRPr="00753D05" w14:paraId="3D570F09" w14:textId="77777777" w:rsidTr="00C54049">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5E56B6D" w14:textId="77777777" w:rsidR="00C937CA" w:rsidRPr="00753D05" w:rsidRDefault="00C937C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753D05">
              <w:rPr>
                <w:rFonts w:asciiTheme="minorHAnsi" w:eastAsiaTheme="minorEastAsia" w:hAnsiTheme="minorHAnsi" w:cs="Arial"/>
                <w:b/>
                <w:caps/>
                <w:sz w:val="18"/>
                <w:szCs w:val="18"/>
              </w:rPr>
              <w:t xml:space="preserve">Responsible Person's Declaration statement </w:t>
            </w:r>
          </w:p>
        </w:tc>
      </w:tr>
      <w:tr w:rsidR="00C937CA" w:rsidRPr="00753D05" w14:paraId="5A7FA550" w14:textId="77777777" w:rsidTr="00C54049">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FE8AF53" w14:textId="77777777" w:rsidR="00C937CA" w:rsidRPr="00753D05" w:rsidRDefault="00C937CA" w:rsidP="004A4740">
            <w:pPr>
              <w:spacing w:line="276" w:lineRule="auto"/>
              <w:rPr>
                <w:rFonts w:asciiTheme="minorHAnsi" w:eastAsiaTheme="minorEastAsia" w:hAnsiTheme="minorHAnsi" w:cstheme="minorBidi"/>
              </w:rPr>
            </w:pPr>
            <w:r w:rsidRPr="00753D05">
              <w:rPr>
                <w:rFonts w:asciiTheme="minorHAnsi" w:eastAsiaTheme="minorEastAsia" w:hAnsiTheme="minorHAnsi" w:cstheme="minorBidi"/>
              </w:rPr>
              <w:t xml:space="preserve">I certify the following under penalty of perjury, under the laws of the State of California: </w:t>
            </w:r>
          </w:p>
          <w:p w14:paraId="2C9AE1F0" w14:textId="77777777" w:rsidR="00C937CA" w:rsidRPr="00753D05" w:rsidRDefault="00C937CA" w:rsidP="00C937CA">
            <w:pPr>
              <w:numPr>
                <w:ilvl w:val="0"/>
                <w:numId w:val="31"/>
              </w:numPr>
              <w:ind w:left="877"/>
              <w:contextualSpacing/>
              <w:rPr>
                <w:rFonts w:asciiTheme="minorHAnsi" w:hAnsiTheme="minorHAnsi" w:cstheme="minorHAnsi"/>
              </w:rPr>
            </w:pPr>
            <w:r w:rsidRPr="00753D05">
              <w:rPr>
                <w:rFonts w:asciiTheme="minorHAnsi" w:hAnsiTheme="minorHAnsi" w:cstheme="minorHAnsi"/>
              </w:rPr>
              <w:t>The information provided on this Certificate of Verification is true and correct.</w:t>
            </w:r>
          </w:p>
          <w:p w14:paraId="4CDA8569" w14:textId="77777777" w:rsidR="00C937CA" w:rsidRPr="00753D05" w:rsidRDefault="00C937CA" w:rsidP="00C937CA">
            <w:pPr>
              <w:numPr>
                <w:ilvl w:val="0"/>
                <w:numId w:val="31"/>
              </w:numPr>
              <w:ind w:left="877"/>
              <w:contextualSpacing/>
              <w:rPr>
                <w:rFonts w:asciiTheme="minorHAnsi" w:hAnsiTheme="minorHAnsi" w:cstheme="minorHAnsi"/>
              </w:rPr>
            </w:pPr>
            <w:r w:rsidRPr="00753D05">
              <w:rPr>
                <w:rFonts w:asciiTheme="minorHAnsi" w:hAnsiTheme="minorHAnsi" w:cstheme="minorHAnsi"/>
              </w:rPr>
              <w:t>I am the certified HERS Rater who performed the verification identified and reported on this Certificate of Verification (responsible rater).</w:t>
            </w:r>
          </w:p>
          <w:p w14:paraId="763CE316" w14:textId="77777777" w:rsidR="00C937CA" w:rsidRPr="00753D05" w:rsidRDefault="00C937CA" w:rsidP="00C937CA">
            <w:pPr>
              <w:numPr>
                <w:ilvl w:val="0"/>
                <w:numId w:val="31"/>
              </w:numPr>
              <w:ind w:left="877"/>
              <w:contextualSpacing/>
              <w:rPr>
                <w:rFonts w:asciiTheme="minorHAnsi" w:hAnsiTheme="minorHAnsi" w:cstheme="minorHAnsi"/>
              </w:rPr>
            </w:pPr>
            <w:r w:rsidRPr="00753D05">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18E0A9F2" w14:textId="77777777" w:rsidR="00C937CA" w:rsidRPr="00753D05" w:rsidRDefault="00C937CA" w:rsidP="00C937CA">
            <w:pPr>
              <w:numPr>
                <w:ilvl w:val="0"/>
                <w:numId w:val="31"/>
              </w:numPr>
              <w:ind w:left="877"/>
              <w:contextualSpacing/>
              <w:rPr>
                <w:rFonts w:asciiTheme="minorHAnsi" w:hAnsiTheme="minorHAnsi" w:cstheme="minorHAnsi"/>
              </w:rPr>
            </w:pPr>
            <w:r w:rsidRPr="00753D05">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7DE47291" w14:textId="77777777" w:rsidR="00C937CA" w:rsidRPr="00753D05" w:rsidRDefault="00C937CA" w:rsidP="00C937CA">
            <w:pPr>
              <w:numPr>
                <w:ilvl w:val="0"/>
                <w:numId w:val="31"/>
              </w:numPr>
              <w:ind w:left="877"/>
              <w:contextualSpacing/>
              <w:rPr>
                <w:rFonts w:asciiTheme="minorHAnsi" w:hAnsiTheme="minorHAnsi" w:cstheme="minorHAnsi"/>
              </w:rPr>
            </w:pPr>
            <w:r w:rsidRPr="00753D05">
              <w:rPr>
                <w:rFonts w:asciiTheme="minorHAnsi" w:hAnsiTheme="minorHAnsi" w:cstheme="minorHAnsi"/>
              </w:rPr>
              <w:t xml:space="preserve">I understand that a registered copy of this Certificate of Verification shall be </w:t>
            </w:r>
            <w:proofErr w:type="gramStart"/>
            <w:r w:rsidRPr="00753D05">
              <w:rPr>
                <w:rFonts w:asciiTheme="minorHAnsi" w:hAnsiTheme="minorHAnsi" w:cstheme="minorHAnsi"/>
              </w:rPr>
              <w:t>posted, or</w:t>
            </w:r>
            <w:proofErr w:type="gramEnd"/>
            <w:r w:rsidRPr="00753D05">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400C13B8" w14:textId="77777777" w:rsidR="00C937CA" w:rsidRPr="00753D05" w:rsidRDefault="00C937CA" w:rsidP="00C937CA">
            <w:pPr>
              <w:numPr>
                <w:ilvl w:val="0"/>
                <w:numId w:val="31"/>
              </w:numPr>
              <w:ind w:left="877"/>
              <w:contextualSpacing/>
              <w:rPr>
                <w:rFonts w:asciiTheme="minorHAnsi" w:hAnsiTheme="minorHAnsi" w:cstheme="minorHAnsi"/>
              </w:rPr>
            </w:pPr>
            <w:r w:rsidRPr="00753D05">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753D05">
              <w:rPr>
                <w:rFonts w:asciiTheme="minorHAnsi" w:hAnsiTheme="minorHAnsi" w:cstheme="minorHAnsi"/>
              </w:rPr>
              <w:t>.</w:t>
            </w:r>
          </w:p>
          <w:bookmarkEnd w:id="0"/>
          <w:bookmarkEnd w:id="1"/>
          <w:p w14:paraId="2A5D5B2D" w14:textId="77777777" w:rsidR="00C937CA" w:rsidRPr="00753D05" w:rsidRDefault="00C937CA" w:rsidP="00C54049">
            <w:pPr>
              <w:spacing w:after="200" w:line="276" w:lineRule="auto"/>
              <w:contextualSpacing/>
              <w:rPr>
                <w:rFonts w:asciiTheme="minorHAnsi" w:eastAsiaTheme="minorEastAsia" w:hAnsiTheme="minorHAnsi" w:cstheme="minorBidi"/>
                <w:sz w:val="18"/>
                <w:szCs w:val="18"/>
              </w:rPr>
            </w:pPr>
          </w:p>
        </w:tc>
      </w:tr>
      <w:tr w:rsidR="00C937CA" w:rsidRPr="00753D05" w14:paraId="0A6CEA4C" w14:textId="77777777" w:rsidTr="00C54049">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DF5D157" w14:textId="77777777" w:rsidR="00C937CA" w:rsidRPr="00753D05" w:rsidRDefault="00C937C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753D05">
              <w:rPr>
                <w:rFonts w:asciiTheme="minorHAnsi" w:eastAsiaTheme="minorEastAsia" w:hAnsiTheme="minorHAnsi" w:cs="Arial"/>
                <w:b/>
                <w:caps/>
                <w:sz w:val="18"/>
                <w:szCs w:val="18"/>
              </w:rPr>
              <w:t>BUILDER OR INSTALLER INFORMATION AS SHOWN ON THE CERTIFICATE OF INSTALLATION</w:t>
            </w:r>
          </w:p>
        </w:tc>
      </w:tr>
      <w:tr w:rsidR="00C937CA" w:rsidRPr="00753D05" w14:paraId="371B14A9" w14:textId="77777777" w:rsidTr="00C54049">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F652A79" w14:textId="77777777" w:rsidR="00C937CA" w:rsidRPr="00753D05" w:rsidRDefault="00C937C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 Name (Installing Subcontractor, General Contractor, or Builder/Owner):</w:t>
            </w:r>
          </w:p>
        </w:tc>
      </w:tr>
      <w:tr w:rsidR="00C937CA" w:rsidRPr="00753D05" w14:paraId="1E78D145" w14:textId="77777777" w:rsidTr="00C54049">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4F473C8" w14:textId="77777777" w:rsidR="00C937CA" w:rsidRPr="00753D05" w:rsidRDefault="00C937CA" w:rsidP="00C54049">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10A9812" w14:textId="77777777" w:rsidR="00C937CA" w:rsidRPr="00753D05" w:rsidRDefault="00C937CA" w:rsidP="00C54049">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CSLB License:</w:t>
            </w:r>
          </w:p>
        </w:tc>
      </w:tr>
      <w:tr w:rsidR="00C937CA" w:rsidRPr="00753D05" w14:paraId="6C507F3A" w14:textId="77777777" w:rsidTr="00C54049">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C00F8AB" w14:textId="77777777" w:rsidR="00C937CA" w:rsidRPr="00753D05" w:rsidRDefault="00C937CA"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PROVIDER DATA REGISTRY INFORMATION</w:t>
            </w:r>
          </w:p>
        </w:tc>
      </w:tr>
      <w:tr w:rsidR="00C937CA" w:rsidRPr="00753D05" w14:paraId="467A6724" w14:textId="77777777" w:rsidTr="00C54049">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72DBC5E" w14:textId="77777777" w:rsidR="00C937CA" w:rsidRPr="00753D05" w:rsidRDefault="00C937C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Sample Group Number (if applicable):</w:t>
            </w:r>
          </w:p>
          <w:p w14:paraId="60A05C5B" w14:textId="77777777" w:rsidR="00C937CA" w:rsidRPr="00753D05" w:rsidRDefault="00C937C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303F2B8" w14:textId="77777777" w:rsidR="00C937CA" w:rsidRPr="00753D05" w:rsidRDefault="00C937C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Dwelling Test Status in Sample Group (if applicable):</w:t>
            </w:r>
          </w:p>
          <w:p w14:paraId="49832049" w14:textId="77777777" w:rsidR="00C937CA" w:rsidRPr="00753D05" w:rsidRDefault="00C937CA" w:rsidP="00C5404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C937CA" w:rsidRPr="00753D05" w14:paraId="30BAAA1C" w14:textId="77777777" w:rsidTr="00C54049">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0D399A8" w14:textId="77777777" w:rsidR="00C937CA" w:rsidRPr="00753D05" w:rsidRDefault="00C937CA"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RATER INFORMATION</w:t>
            </w:r>
          </w:p>
        </w:tc>
      </w:tr>
      <w:tr w:rsidR="00C937CA" w:rsidRPr="00753D05" w14:paraId="7309057A" w14:textId="77777777" w:rsidTr="00C54049">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41CB31E" w14:textId="77777777" w:rsidR="00C937CA" w:rsidRPr="00753D05" w:rsidRDefault="00C937CA"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HERS Rater Company Name:</w:t>
            </w:r>
          </w:p>
          <w:p w14:paraId="5C102930" w14:textId="77777777" w:rsidR="00C937CA" w:rsidRPr="00753D05" w:rsidRDefault="00C937CA" w:rsidP="00C5404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C937CA" w:rsidRPr="00753D05" w14:paraId="39C188FB" w14:textId="77777777" w:rsidTr="00C54049">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C2420DE" w14:textId="77777777" w:rsidR="00C937CA" w:rsidRPr="00753D05" w:rsidRDefault="00C937CA"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10DAEC0" w14:textId="77777777" w:rsidR="00C937CA" w:rsidRPr="00753D05" w:rsidRDefault="00C937CA"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Signature:</w:t>
            </w:r>
          </w:p>
          <w:p w14:paraId="14F5EE3E" w14:textId="77777777" w:rsidR="00C937CA" w:rsidRPr="00753D05" w:rsidRDefault="00C937CA"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C937CA" w:rsidRPr="00753D05" w14:paraId="510C3860" w14:textId="77777777" w:rsidTr="00C54049">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0B0D176" w14:textId="77777777" w:rsidR="00C937CA" w:rsidRPr="00753D05" w:rsidRDefault="00C937CA"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A607243" w14:textId="77777777" w:rsidR="00C937CA" w:rsidRPr="00753D05" w:rsidRDefault="00C937CA" w:rsidP="00C5404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bl>
    <w:p w14:paraId="3E0B971A" w14:textId="77777777" w:rsidR="00275BA1" w:rsidRPr="009020A6" w:rsidRDefault="00275BA1">
      <w:r w:rsidRPr="009020A6">
        <w:br w:type="page"/>
      </w:r>
    </w:p>
    <w:p w14:paraId="54D40954" w14:textId="77777777" w:rsidR="00786D26" w:rsidRPr="009020A6" w:rsidRDefault="00786D26" w:rsidP="00075B8A">
      <w:pPr>
        <w:pStyle w:val="Header"/>
        <w:tabs>
          <w:tab w:val="clear" w:pos="4320"/>
          <w:tab w:val="clear" w:pos="8640"/>
          <w:tab w:val="left" w:pos="360"/>
        </w:tabs>
        <w:rPr>
          <w:rFonts w:ascii="Calibri" w:hAnsi="Calibri"/>
          <w:sz w:val="24"/>
          <w:szCs w:val="2"/>
        </w:rPr>
        <w:sectPr w:rsidR="00786D26" w:rsidRPr="009020A6" w:rsidSect="00D51F70">
          <w:headerReference w:type="default" r:id="rId11"/>
          <w:footerReference w:type="default" r:id="rId12"/>
          <w:pgSz w:w="12240" w:h="15840" w:code="1"/>
          <w:pgMar w:top="720" w:right="720" w:bottom="720" w:left="720" w:header="432" w:footer="432" w:gutter="0"/>
          <w:cols w:space="720"/>
          <w:docGrid w:linePitch="272"/>
        </w:sectPr>
      </w:pPr>
    </w:p>
    <w:p w14:paraId="54D40956" w14:textId="5B29E8DA" w:rsidR="00786D26" w:rsidRPr="009020A6" w:rsidRDefault="00250FA5" w:rsidP="00170608">
      <w:pPr>
        <w:jc w:val="center"/>
        <w:rPr>
          <w:rFonts w:ascii="Calibri" w:hAnsi="Calibri"/>
          <w:sz w:val="24"/>
          <w:szCs w:val="2"/>
        </w:rPr>
      </w:pPr>
      <w:r w:rsidRPr="009020A6">
        <w:rPr>
          <w:rFonts w:ascii="Calibri" w:hAnsi="Calibri"/>
          <w:b/>
          <w:szCs w:val="2"/>
        </w:rPr>
        <w:lastRenderedPageBreak/>
        <w:t>LMCV</w:t>
      </w:r>
      <w:r w:rsidR="00275BA1" w:rsidRPr="009020A6">
        <w:rPr>
          <w:rFonts w:ascii="Calibri" w:hAnsi="Calibri"/>
          <w:b/>
          <w:szCs w:val="2"/>
        </w:rPr>
        <w:t>-MCH-25c-H User Instructions</w:t>
      </w:r>
    </w:p>
    <w:p w14:paraId="54D40957" w14:textId="77777777" w:rsidR="00786D26" w:rsidRPr="009020A6" w:rsidRDefault="00786D26" w:rsidP="00272FAE">
      <w:pPr>
        <w:rPr>
          <w:rFonts w:ascii="Calibri" w:hAnsi="Calibri"/>
          <w:sz w:val="18"/>
          <w:szCs w:val="18"/>
        </w:rPr>
      </w:pPr>
    </w:p>
    <w:p w14:paraId="54D40958" w14:textId="74B7E428" w:rsidR="00675192" w:rsidRPr="009020A6" w:rsidRDefault="00675192" w:rsidP="00675192">
      <w:pPr>
        <w:rPr>
          <w:rFonts w:asciiTheme="minorHAnsi" w:hAnsiTheme="minorHAnsi"/>
          <w:b/>
          <w:sz w:val="18"/>
          <w:szCs w:val="18"/>
        </w:rPr>
      </w:pPr>
      <w:r w:rsidRPr="009020A6">
        <w:rPr>
          <w:rFonts w:asciiTheme="minorHAnsi" w:hAnsiTheme="minorHAnsi"/>
          <w:b/>
          <w:sz w:val="18"/>
          <w:szCs w:val="18"/>
        </w:rPr>
        <w:t>Section A. System Information</w:t>
      </w:r>
    </w:p>
    <w:p w14:paraId="54D4095A" w14:textId="71D6E2D6"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 xml:space="preserve">-MCH-25). If installed system does not match this entry, it can be overwritten by </w:t>
      </w:r>
      <w:proofErr w:type="gramStart"/>
      <w:r w:rsidRPr="009020A6">
        <w:rPr>
          <w:rFonts w:asciiTheme="minorHAnsi" w:hAnsiTheme="minorHAnsi"/>
          <w:sz w:val="18"/>
          <w:szCs w:val="18"/>
        </w:rPr>
        <w:t>rater</w:t>
      </w:r>
      <w:proofErr w:type="gramEnd"/>
      <w:r w:rsidRPr="009020A6">
        <w:rPr>
          <w:rFonts w:asciiTheme="minorHAnsi" w:hAnsiTheme="minorHAnsi"/>
          <w:sz w:val="18"/>
          <w:szCs w:val="18"/>
        </w:rPr>
        <w:t xml:space="preserve"> but it will be flagged as a possible fail.</w:t>
      </w:r>
    </w:p>
    <w:p w14:paraId="54D4095B" w14:textId="5BC91E4E"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-MCH-25)</w:t>
      </w:r>
      <w:r w:rsidR="003B75F0" w:rsidRPr="009020A6">
        <w:rPr>
          <w:rFonts w:asciiTheme="minorHAnsi" w:hAnsiTheme="minorHAnsi"/>
          <w:sz w:val="18"/>
          <w:szCs w:val="18"/>
        </w:rPr>
        <w:t>.</w:t>
      </w:r>
      <w:r w:rsidRPr="009020A6">
        <w:rPr>
          <w:rFonts w:asciiTheme="minorHAnsi" w:hAnsiTheme="minorHAnsi"/>
          <w:sz w:val="18"/>
          <w:szCs w:val="18"/>
        </w:rPr>
        <w:t xml:space="preserve"> If installed system does not match this entry, it can be overwritten by </w:t>
      </w:r>
      <w:proofErr w:type="gramStart"/>
      <w:r w:rsidRPr="009020A6">
        <w:rPr>
          <w:rFonts w:asciiTheme="minorHAnsi" w:hAnsiTheme="minorHAnsi"/>
          <w:sz w:val="18"/>
          <w:szCs w:val="18"/>
        </w:rPr>
        <w:t>rater</w:t>
      </w:r>
      <w:proofErr w:type="gramEnd"/>
      <w:r w:rsidRPr="009020A6">
        <w:rPr>
          <w:rFonts w:asciiTheme="minorHAnsi" w:hAnsiTheme="minorHAnsi"/>
          <w:sz w:val="18"/>
          <w:szCs w:val="18"/>
        </w:rPr>
        <w:t xml:space="preserve"> but it will be flagged as a possible fail.</w:t>
      </w:r>
    </w:p>
    <w:p w14:paraId="54D4095C" w14:textId="4D9C8C33"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 xml:space="preserve">-MCH-25). If installed system does not match this entry, it can be overwritten by </w:t>
      </w:r>
      <w:proofErr w:type="gramStart"/>
      <w:r w:rsidRPr="009020A6">
        <w:rPr>
          <w:rFonts w:asciiTheme="minorHAnsi" w:hAnsiTheme="minorHAnsi"/>
          <w:sz w:val="18"/>
          <w:szCs w:val="18"/>
        </w:rPr>
        <w:t>rater</w:t>
      </w:r>
      <w:proofErr w:type="gramEnd"/>
      <w:r w:rsidRPr="009020A6">
        <w:rPr>
          <w:rFonts w:asciiTheme="minorHAnsi" w:hAnsiTheme="minorHAnsi"/>
          <w:sz w:val="18"/>
          <w:szCs w:val="18"/>
        </w:rPr>
        <w:t xml:space="preserve"> but it will be flagged as a possible fail.</w:t>
      </w:r>
    </w:p>
    <w:p w14:paraId="54D4095D" w14:textId="09BB4FA8"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-MCH-25)</w:t>
      </w:r>
      <w:r w:rsidR="003B75F0" w:rsidRPr="009020A6">
        <w:rPr>
          <w:rFonts w:asciiTheme="minorHAnsi" w:hAnsiTheme="minorHAnsi"/>
          <w:sz w:val="18"/>
          <w:szCs w:val="18"/>
        </w:rPr>
        <w:t>.</w:t>
      </w:r>
      <w:r w:rsidRPr="009020A6">
        <w:rPr>
          <w:rFonts w:asciiTheme="minorHAnsi" w:hAnsiTheme="minorHAnsi"/>
          <w:sz w:val="18"/>
          <w:szCs w:val="18"/>
        </w:rPr>
        <w:t xml:space="preserve"> If installed system does not match this entry, it can be overwritten by </w:t>
      </w:r>
      <w:proofErr w:type="gramStart"/>
      <w:r w:rsidRPr="009020A6">
        <w:rPr>
          <w:rFonts w:asciiTheme="minorHAnsi" w:hAnsiTheme="minorHAnsi"/>
          <w:sz w:val="18"/>
          <w:szCs w:val="18"/>
        </w:rPr>
        <w:t>rater</w:t>
      </w:r>
      <w:proofErr w:type="gramEnd"/>
      <w:r w:rsidRPr="009020A6">
        <w:rPr>
          <w:rFonts w:asciiTheme="minorHAnsi" w:hAnsiTheme="minorHAnsi"/>
          <w:sz w:val="18"/>
          <w:szCs w:val="18"/>
        </w:rPr>
        <w:t xml:space="preserve"> but it will be flagged as a possible fail.</w:t>
      </w:r>
    </w:p>
    <w:p w14:paraId="54D4095E" w14:textId="71EB8C50"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 xml:space="preserve">-MCH-25). If installed system does not match this entry, it can be overwritten by </w:t>
      </w:r>
      <w:proofErr w:type="gramStart"/>
      <w:r w:rsidRPr="009020A6">
        <w:rPr>
          <w:rFonts w:asciiTheme="minorHAnsi" w:hAnsiTheme="minorHAnsi"/>
          <w:sz w:val="18"/>
          <w:szCs w:val="18"/>
        </w:rPr>
        <w:t>rater</w:t>
      </w:r>
      <w:proofErr w:type="gramEnd"/>
      <w:r w:rsidRPr="009020A6">
        <w:rPr>
          <w:rFonts w:asciiTheme="minorHAnsi" w:hAnsiTheme="minorHAnsi"/>
          <w:sz w:val="18"/>
          <w:szCs w:val="18"/>
        </w:rPr>
        <w:t xml:space="preserve"> but it will be flagged as a possible fail.</w:t>
      </w:r>
    </w:p>
    <w:p w14:paraId="54D4095F" w14:textId="7472C050"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-MCH-25)</w:t>
      </w:r>
      <w:r w:rsidR="003B75F0" w:rsidRPr="009020A6">
        <w:rPr>
          <w:rFonts w:asciiTheme="minorHAnsi" w:hAnsiTheme="minorHAnsi"/>
          <w:sz w:val="18"/>
          <w:szCs w:val="18"/>
        </w:rPr>
        <w:t>.</w:t>
      </w:r>
      <w:r w:rsidRPr="009020A6">
        <w:rPr>
          <w:rFonts w:asciiTheme="minorHAnsi" w:hAnsiTheme="minorHAnsi"/>
          <w:sz w:val="18"/>
          <w:szCs w:val="18"/>
        </w:rPr>
        <w:t xml:space="preserve"> If installed system does not match this entry, it can be overwritten by </w:t>
      </w:r>
      <w:proofErr w:type="gramStart"/>
      <w:r w:rsidRPr="009020A6">
        <w:rPr>
          <w:rFonts w:asciiTheme="minorHAnsi" w:hAnsiTheme="minorHAnsi"/>
          <w:sz w:val="18"/>
          <w:szCs w:val="18"/>
        </w:rPr>
        <w:t>rater</w:t>
      </w:r>
      <w:proofErr w:type="gramEnd"/>
      <w:r w:rsidRPr="009020A6">
        <w:rPr>
          <w:rFonts w:asciiTheme="minorHAnsi" w:hAnsiTheme="minorHAnsi"/>
          <w:sz w:val="18"/>
          <w:szCs w:val="18"/>
        </w:rPr>
        <w:t xml:space="preserve"> but it will be flagged as a possible fail.</w:t>
      </w:r>
    </w:p>
    <w:p w14:paraId="54D40960" w14:textId="7148A296"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-MCH-25)</w:t>
      </w:r>
      <w:r w:rsidR="003B75F0" w:rsidRPr="009020A6">
        <w:rPr>
          <w:rFonts w:asciiTheme="minorHAnsi" w:hAnsiTheme="minorHAnsi"/>
          <w:sz w:val="18"/>
          <w:szCs w:val="18"/>
        </w:rPr>
        <w:t>.</w:t>
      </w:r>
      <w:r w:rsidRPr="009020A6">
        <w:rPr>
          <w:rFonts w:asciiTheme="minorHAnsi" w:hAnsiTheme="minorHAnsi"/>
          <w:sz w:val="18"/>
          <w:szCs w:val="18"/>
        </w:rPr>
        <w:t xml:space="preserve"> If installed system does not match this entry, it can be overwritten by rater but it will be flagged as a possible fail. Choose the type of refrigerant used by the system being verified. R-22 and R-410A are the most common, but other types may occasionally be encountered.</w:t>
      </w:r>
    </w:p>
    <w:p w14:paraId="54D40961" w14:textId="0A92597E"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 xml:space="preserve">-MCH-25). If “Other” is chosen in A07, then installer will indicate the type of refrigerant being used. If R-22 or R-410A is being used (regardless of trade name, </w:t>
      </w:r>
      <w:proofErr w:type="spellStart"/>
      <w:r w:rsidRPr="009020A6">
        <w:rPr>
          <w:rFonts w:asciiTheme="minorHAnsi" w:hAnsiTheme="minorHAnsi"/>
          <w:sz w:val="18"/>
          <w:szCs w:val="18"/>
        </w:rPr>
        <w:t>Puron</w:t>
      </w:r>
      <w:proofErr w:type="spellEnd"/>
      <w:r w:rsidRPr="009020A6">
        <w:rPr>
          <w:rFonts w:asciiTheme="minorHAnsi" w:hAnsiTheme="minorHAnsi"/>
          <w:sz w:val="18"/>
          <w:szCs w:val="18"/>
        </w:rPr>
        <w:t xml:space="preserve">, </w:t>
      </w:r>
      <w:proofErr w:type="spellStart"/>
      <w:r w:rsidRPr="009020A6">
        <w:rPr>
          <w:rFonts w:asciiTheme="minorHAnsi" w:hAnsiTheme="minorHAnsi"/>
          <w:sz w:val="18"/>
          <w:szCs w:val="18"/>
        </w:rPr>
        <w:t>Genetron</w:t>
      </w:r>
      <w:proofErr w:type="spellEnd"/>
      <w:r w:rsidRPr="009020A6">
        <w:rPr>
          <w:rFonts w:asciiTheme="minorHAnsi" w:hAnsiTheme="minorHAnsi"/>
          <w:sz w:val="18"/>
          <w:szCs w:val="18"/>
        </w:rPr>
        <w:t>, etc.) it should be indicated in A07, not here. This row is only for refrigerants other than R-22 and R-410a.  Documentation of other refrigerants should be requested. If installed system does not match this entry, it can be overwritten by rater but it will be flagged as a possible fail.</w:t>
      </w:r>
    </w:p>
    <w:p w14:paraId="24C874BE" w14:textId="2B7FFA23" w:rsidR="006A6F04" w:rsidRPr="009020A6" w:rsidRDefault="00B260DC"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 xml:space="preserve">-MCH-25). </w:t>
      </w:r>
      <w:r w:rsidR="006A6F04" w:rsidRPr="009020A6">
        <w:rPr>
          <w:rFonts w:asciiTheme="minorHAnsi" w:hAnsiTheme="minorHAnsi"/>
          <w:sz w:val="18"/>
          <w:szCs w:val="18"/>
        </w:rPr>
        <w:t>If applicable, a liquid line filter drier shall be installed according to the manufacturer’s specifications.</w:t>
      </w:r>
    </w:p>
    <w:p w14:paraId="54D40962" w14:textId="67ABCF81"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-MCH-25). These are defined in detail the Residential Compliance Manual. If installed system does not match this entry, it can be overwritten by rater but it will be flagged as a possible fail. Indicate whether the HVAC system is Completely New, Replacement or an Alteration.</w:t>
      </w:r>
    </w:p>
    <w:p w14:paraId="54D40963" w14:textId="454469F2"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 xml:space="preserve">-MCH-25). Installer is to select the appropriate choice regarding whether this system has a </w:t>
      </w:r>
      <w:r w:rsidR="00BE4F44" w:rsidRPr="009020A6">
        <w:rPr>
          <w:rFonts w:asciiTheme="minorHAnsi" w:hAnsiTheme="minorHAnsi"/>
          <w:sz w:val="18"/>
          <w:szCs w:val="18"/>
        </w:rPr>
        <w:t>Fault Indicator Display</w:t>
      </w:r>
      <w:r w:rsidRPr="009020A6">
        <w:rPr>
          <w:rFonts w:asciiTheme="minorHAnsi" w:hAnsiTheme="minorHAnsi"/>
          <w:sz w:val="18"/>
          <w:szCs w:val="18"/>
        </w:rPr>
        <w:t xml:space="preserve"> (</w:t>
      </w:r>
      <w:r w:rsidR="00BE4F44" w:rsidRPr="009020A6">
        <w:rPr>
          <w:rFonts w:asciiTheme="minorHAnsi" w:hAnsiTheme="minorHAnsi"/>
          <w:sz w:val="18"/>
          <w:szCs w:val="18"/>
        </w:rPr>
        <w:t>FID</w:t>
      </w:r>
      <w:r w:rsidRPr="009020A6">
        <w:rPr>
          <w:rFonts w:asciiTheme="minorHAnsi" w:hAnsiTheme="minorHAnsi"/>
          <w:sz w:val="18"/>
          <w:szCs w:val="18"/>
        </w:rPr>
        <w:t xml:space="preserve">). Qualifying </w:t>
      </w:r>
      <w:r w:rsidR="00BE4F44" w:rsidRPr="009020A6">
        <w:rPr>
          <w:rFonts w:asciiTheme="minorHAnsi" w:hAnsiTheme="minorHAnsi"/>
          <w:sz w:val="18"/>
          <w:szCs w:val="18"/>
        </w:rPr>
        <w:t>FID</w:t>
      </w:r>
      <w:r w:rsidRPr="009020A6">
        <w:rPr>
          <w:rFonts w:asciiTheme="minorHAnsi" w:hAnsiTheme="minorHAnsi"/>
          <w:sz w:val="18"/>
          <w:szCs w:val="18"/>
        </w:rPr>
        <w:t xml:space="preserve">’s may exempt a system from HERS refrigerant charge verification. </w:t>
      </w:r>
      <w:proofErr w:type="gramStart"/>
      <w:r w:rsidR="00BE4F44" w:rsidRPr="009020A6">
        <w:rPr>
          <w:rFonts w:asciiTheme="minorHAnsi" w:hAnsiTheme="minorHAnsi"/>
          <w:sz w:val="18"/>
          <w:szCs w:val="18"/>
        </w:rPr>
        <w:t>FID</w:t>
      </w:r>
      <w:r w:rsidRPr="009020A6">
        <w:rPr>
          <w:rFonts w:asciiTheme="minorHAnsi" w:hAnsiTheme="minorHAnsi"/>
          <w:sz w:val="18"/>
          <w:szCs w:val="18"/>
        </w:rPr>
        <w:t>’s</w:t>
      </w:r>
      <w:proofErr w:type="gramEnd"/>
      <w:r w:rsidRPr="009020A6">
        <w:rPr>
          <w:rFonts w:asciiTheme="minorHAnsi" w:hAnsiTheme="minorHAnsi"/>
          <w:sz w:val="18"/>
          <w:szCs w:val="18"/>
        </w:rPr>
        <w:t xml:space="preserve"> are described in Joint Appendix JA6.1. </w:t>
      </w:r>
      <w:r w:rsidR="00B87A6E" w:rsidRPr="009020A6">
        <w:rPr>
          <w:rFonts w:asciiTheme="minorHAnsi" w:hAnsiTheme="minorHAnsi"/>
          <w:sz w:val="18"/>
          <w:szCs w:val="18"/>
        </w:rPr>
        <w:t>Qualifying</w:t>
      </w:r>
      <w:r w:rsidRPr="009020A6">
        <w:rPr>
          <w:rFonts w:asciiTheme="minorHAnsi" w:hAnsiTheme="minorHAnsi"/>
          <w:sz w:val="18"/>
          <w:szCs w:val="18"/>
        </w:rPr>
        <w:t xml:space="preserve"> </w:t>
      </w:r>
      <w:r w:rsidR="00BE4F44" w:rsidRPr="009020A6">
        <w:rPr>
          <w:rFonts w:asciiTheme="minorHAnsi" w:hAnsiTheme="minorHAnsi"/>
          <w:sz w:val="18"/>
          <w:szCs w:val="18"/>
        </w:rPr>
        <w:t>FID</w:t>
      </w:r>
      <w:r w:rsidRPr="009020A6">
        <w:rPr>
          <w:rFonts w:asciiTheme="minorHAnsi" w:hAnsiTheme="minorHAnsi"/>
          <w:sz w:val="18"/>
          <w:szCs w:val="18"/>
        </w:rPr>
        <w:t xml:space="preserve">’s must appear on a list of approved devices kept by the Commission. If installed system does not match the description here, it fails. Note: Installation of </w:t>
      </w:r>
      <w:proofErr w:type="gramStart"/>
      <w:r w:rsidRPr="009020A6">
        <w:rPr>
          <w:rFonts w:asciiTheme="minorHAnsi" w:hAnsiTheme="minorHAnsi"/>
          <w:sz w:val="18"/>
          <w:szCs w:val="18"/>
        </w:rPr>
        <w:t>a</w:t>
      </w:r>
      <w:proofErr w:type="gramEnd"/>
      <w:r w:rsidRPr="009020A6">
        <w:rPr>
          <w:rFonts w:asciiTheme="minorHAnsi" w:hAnsiTheme="minorHAnsi"/>
          <w:sz w:val="18"/>
          <w:szCs w:val="18"/>
        </w:rPr>
        <w:t xml:space="preserve"> </w:t>
      </w:r>
      <w:r w:rsidR="00BE4F44" w:rsidRPr="009020A6">
        <w:rPr>
          <w:rFonts w:asciiTheme="minorHAnsi" w:hAnsiTheme="minorHAnsi"/>
          <w:sz w:val="18"/>
          <w:szCs w:val="18"/>
        </w:rPr>
        <w:t>FID</w:t>
      </w:r>
      <w:r w:rsidRPr="009020A6">
        <w:rPr>
          <w:rFonts w:asciiTheme="minorHAnsi" w:hAnsiTheme="minorHAnsi"/>
          <w:sz w:val="18"/>
          <w:szCs w:val="18"/>
        </w:rPr>
        <w:t xml:space="preserve"> does not exempt the installer from proper refrigerant charge verification. It may only exempt the need for third party refrigerant charge verification. Third party verification of the </w:t>
      </w:r>
      <w:r w:rsidR="00BE4F44" w:rsidRPr="009020A6">
        <w:rPr>
          <w:rFonts w:asciiTheme="minorHAnsi" w:hAnsiTheme="minorHAnsi"/>
          <w:sz w:val="18"/>
          <w:szCs w:val="18"/>
        </w:rPr>
        <w:t>FID</w:t>
      </w:r>
      <w:r w:rsidRPr="009020A6">
        <w:rPr>
          <w:rFonts w:asciiTheme="minorHAnsi" w:hAnsiTheme="minorHAnsi"/>
          <w:sz w:val="18"/>
          <w:szCs w:val="18"/>
        </w:rPr>
        <w:t xml:space="preserve"> is required. Other requirements may also be triggered.</w:t>
      </w:r>
    </w:p>
    <w:p w14:paraId="54D40964" w14:textId="6CA139D6"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54D40965" w14:textId="7EFE3A7E"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-MCH-25)</w:t>
      </w:r>
      <w:r w:rsidR="003B75F0" w:rsidRPr="009020A6">
        <w:rPr>
          <w:rFonts w:asciiTheme="minorHAnsi" w:hAnsiTheme="minorHAnsi"/>
          <w:sz w:val="18"/>
          <w:szCs w:val="18"/>
        </w:rPr>
        <w:t>.</w:t>
      </w:r>
      <w:r w:rsidRPr="009020A6">
        <w:rPr>
          <w:rFonts w:asciiTheme="minorHAnsi" w:hAnsiTheme="minorHAnsi"/>
          <w:sz w:val="18"/>
          <w:szCs w:val="18"/>
        </w:rPr>
        <w:t xml:space="preserve"> Most ducted split systems and package systems are of the type that approved refrigerant charge verification procedures detailed in Residential Appendix RA3.2.2 or RA1 can be used (i.e., Standard Charge Verification procedures). Examples of systems that may not meet this description are “mini splits” or variable refrigerant flow systems that may only be charged using weigh-in procedures. Selecting “No” here may subject the project to additional scrutiny.</w:t>
      </w:r>
    </w:p>
    <w:p w14:paraId="54D40966" w14:textId="77777777"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HERS rater to input date of their refrigerant charge verification.</w:t>
      </w:r>
    </w:p>
    <w:p w14:paraId="54D40967" w14:textId="7A16E91C"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-MCH-25). The installer is to have selected the refrigerant charge verification method used from the choices provided:</w:t>
      </w:r>
    </w:p>
    <w:p w14:paraId="54D40968" w14:textId="5BF9D0A1" w:rsidR="00675192" w:rsidRPr="009020A6" w:rsidRDefault="00675192" w:rsidP="00675192">
      <w:pPr>
        <w:pStyle w:val="ListParagraph"/>
        <w:numPr>
          <w:ilvl w:val="0"/>
          <w:numId w:val="18"/>
        </w:numPr>
        <w:spacing w:after="60"/>
        <w:ind w:left="1080"/>
        <w:rPr>
          <w:rFonts w:asciiTheme="minorHAnsi" w:hAnsiTheme="minorHAnsi"/>
          <w:sz w:val="18"/>
          <w:szCs w:val="18"/>
        </w:rPr>
      </w:pPr>
      <w:r w:rsidRPr="009020A6">
        <w:rPr>
          <w:rFonts w:asciiTheme="minorHAnsi" w:hAnsiTheme="minorHAnsi"/>
          <w:sz w:val="18"/>
          <w:szCs w:val="18"/>
        </w:rPr>
        <w:t>Superheat (outdoor temperature must be ≥ 55</w:t>
      </w:r>
      <w:r w:rsidR="00333C8B" w:rsidRPr="009020A6">
        <w:rPr>
          <w:rFonts w:asciiTheme="minorHAnsi" w:hAnsiTheme="minorHAnsi"/>
          <w:sz w:val="18"/>
          <w:szCs w:val="18"/>
        </w:rPr>
        <w:t>°</w:t>
      </w:r>
      <w:r w:rsidRPr="009020A6">
        <w:rPr>
          <w:rFonts w:asciiTheme="minorHAnsi" w:hAnsiTheme="minorHAnsi"/>
          <w:sz w:val="18"/>
          <w:szCs w:val="18"/>
        </w:rPr>
        <w:t xml:space="preserve">F); </w:t>
      </w:r>
      <w:r w:rsidR="003B75F0" w:rsidRPr="009020A6">
        <w:rPr>
          <w:rFonts w:asciiTheme="minorHAnsi" w:hAnsiTheme="minorHAnsi"/>
          <w:sz w:val="18"/>
          <w:szCs w:val="18"/>
        </w:rPr>
        <w:t>t</w:t>
      </w:r>
      <w:r w:rsidRPr="009020A6">
        <w:rPr>
          <w:rFonts w:asciiTheme="minorHAnsi" w:hAnsiTheme="minorHAnsi"/>
          <w:sz w:val="18"/>
          <w:szCs w:val="18"/>
        </w:rPr>
        <w:t>his verification method can only be used when the outdoor temperature is at or above 55</w:t>
      </w:r>
      <w:r w:rsidR="00333C8B" w:rsidRPr="009020A6">
        <w:rPr>
          <w:rFonts w:asciiTheme="minorHAnsi" w:hAnsiTheme="minorHAnsi"/>
          <w:sz w:val="18"/>
          <w:szCs w:val="18"/>
        </w:rPr>
        <w:t>°</w:t>
      </w:r>
      <w:r w:rsidRPr="009020A6">
        <w:rPr>
          <w:rFonts w:asciiTheme="minorHAnsi" w:hAnsiTheme="minorHAnsi"/>
          <w:sz w:val="18"/>
          <w:szCs w:val="18"/>
        </w:rPr>
        <w:t xml:space="preserve">F. It is only used on systems with fixed orifice refrigerant metering devices (non-variable metering devices). This method is detailed in Reference Appendix RA3.2.2.6.1. Systems verified using this method may be eligible for HERS verification compliance using Group Sampling. Choosing this option will generate a </w:t>
      </w:r>
      <w:r w:rsidR="000A05DB" w:rsidRPr="009020A6">
        <w:rPr>
          <w:rFonts w:asciiTheme="minorHAnsi" w:hAnsiTheme="minorHAnsi"/>
          <w:sz w:val="18"/>
          <w:szCs w:val="18"/>
        </w:rPr>
        <w:t>LMCI</w:t>
      </w:r>
      <w:r w:rsidRPr="009020A6">
        <w:rPr>
          <w:rFonts w:asciiTheme="minorHAnsi" w:hAnsiTheme="minorHAnsi"/>
          <w:sz w:val="18"/>
          <w:szCs w:val="18"/>
        </w:rPr>
        <w:t>-MCH-25a.</w:t>
      </w:r>
    </w:p>
    <w:p w14:paraId="54D40969" w14:textId="19C59B44" w:rsidR="00675192" w:rsidRPr="009020A6" w:rsidRDefault="00675192" w:rsidP="00675192">
      <w:pPr>
        <w:pStyle w:val="ListParagraph"/>
        <w:numPr>
          <w:ilvl w:val="0"/>
          <w:numId w:val="18"/>
        </w:numPr>
        <w:spacing w:after="60"/>
        <w:ind w:left="1080"/>
        <w:rPr>
          <w:rFonts w:asciiTheme="minorHAnsi" w:hAnsiTheme="minorHAnsi"/>
          <w:sz w:val="18"/>
          <w:szCs w:val="18"/>
        </w:rPr>
      </w:pPr>
      <w:r w:rsidRPr="009020A6">
        <w:rPr>
          <w:rFonts w:asciiTheme="minorHAnsi" w:hAnsiTheme="minorHAnsi"/>
          <w:sz w:val="18"/>
          <w:szCs w:val="18"/>
        </w:rPr>
        <w:t>Subcooling (outdoor temperature must be ≥ 55</w:t>
      </w:r>
      <w:r w:rsidR="00333C8B" w:rsidRPr="009020A6">
        <w:rPr>
          <w:rFonts w:asciiTheme="minorHAnsi" w:hAnsiTheme="minorHAnsi"/>
          <w:sz w:val="18"/>
          <w:szCs w:val="18"/>
        </w:rPr>
        <w:t>°</w:t>
      </w:r>
      <w:r w:rsidRPr="009020A6">
        <w:rPr>
          <w:rFonts w:asciiTheme="minorHAnsi" w:hAnsiTheme="minorHAnsi"/>
          <w:sz w:val="18"/>
          <w:szCs w:val="18"/>
        </w:rPr>
        <w:t xml:space="preserve">F); </w:t>
      </w:r>
      <w:r w:rsidR="003B75F0" w:rsidRPr="009020A6">
        <w:rPr>
          <w:rFonts w:asciiTheme="minorHAnsi" w:hAnsiTheme="minorHAnsi"/>
          <w:sz w:val="18"/>
          <w:szCs w:val="18"/>
        </w:rPr>
        <w:t>t</w:t>
      </w:r>
      <w:r w:rsidRPr="009020A6">
        <w:rPr>
          <w:rFonts w:asciiTheme="minorHAnsi" w:hAnsiTheme="minorHAnsi"/>
          <w:sz w:val="18"/>
          <w:szCs w:val="18"/>
        </w:rPr>
        <w:t>his verification method can only be used when the outdoor temperature is at or above 55</w:t>
      </w:r>
      <w:r w:rsidR="00333C8B" w:rsidRPr="009020A6">
        <w:rPr>
          <w:rFonts w:asciiTheme="minorHAnsi" w:hAnsiTheme="minorHAnsi"/>
          <w:sz w:val="18"/>
          <w:szCs w:val="18"/>
        </w:rPr>
        <w:t>°</w:t>
      </w:r>
      <w:r w:rsidRPr="009020A6">
        <w:rPr>
          <w:rFonts w:asciiTheme="minorHAnsi" w:hAnsiTheme="minorHAnsi"/>
          <w:sz w:val="18"/>
          <w:szCs w:val="18"/>
        </w:rPr>
        <w:t xml:space="preserve">F. It is only used on systems with variable metering devices (TXV or EXV). This method is detailed in Reference Appendix RA3.2.2.6.2. Systems verified using this method may be eligible for HERS verification compliance using Group Sampling.  Choosing this option will generate a </w:t>
      </w:r>
      <w:r w:rsidR="000A05DB" w:rsidRPr="009020A6">
        <w:rPr>
          <w:rFonts w:asciiTheme="minorHAnsi" w:hAnsiTheme="minorHAnsi"/>
          <w:sz w:val="18"/>
          <w:szCs w:val="18"/>
        </w:rPr>
        <w:t>LMCI</w:t>
      </w:r>
      <w:r w:rsidRPr="009020A6">
        <w:rPr>
          <w:rFonts w:asciiTheme="minorHAnsi" w:hAnsiTheme="minorHAnsi"/>
          <w:sz w:val="18"/>
          <w:szCs w:val="18"/>
        </w:rPr>
        <w:t>-MCH-25b.</w:t>
      </w:r>
    </w:p>
    <w:p w14:paraId="54D4096A" w14:textId="4CE22CF6" w:rsidR="00675192" w:rsidRPr="009020A6" w:rsidRDefault="00675192" w:rsidP="00675192">
      <w:pPr>
        <w:pStyle w:val="ListParagraph"/>
        <w:numPr>
          <w:ilvl w:val="0"/>
          <w:numId w:val="18"/>
        </w:numPr>
        <w:spacing w:after="60"/>
        <w:ind w:left="1080"/>
        <w:rPr>
          <w:rFonts w:asciiTheme="minorHAnsi" w:hAnsiTheme="minorHAnsi"/>
          <w:sz w:val="18"/>
          <w:szCs w:val="18"/>
        </w:rPr>
      </w:pPr>
      <w:r w:rsidRPr="009020A6">
        <w:rPr>
          <w:rFonts w:asciiTheme="minorHAnsi" w:hAnsiTheme="minorHAnsi"/>
          <w:sz w:val="18"/>
          <w:szCs w:val="18"/>
        </w:rPr>
        <w:t xml:space="preserve">Weigh-in; </w:t>
      </w:r>
      <w:r w:rsidR="003B75F0" w:rsidRPr="009020A6">
        <w:rPr>
          <w:rFonts w:asciiTheme="minorHAnsi" w:hAnsiTheme="minorHAnsi"/>
          <w:sz w:val="18"/>
          <w:szCs w:val="18"/>
        </w:rPr>
        <w:t>t</w:t>
      </w:r>
      <w:r w:rsidRPr="009020A6">
        <w:rPr>
          <w:rFonts w:asciiTheme="minorHAnsi" w:hAnsiTheme="minorHAnsi"/>
          <w:sz w:val="18"/>
          <w:szCs w:val="18"/>
        </w:rPr>
        <w:t xml:space="preserve">his verification method can be used by the installer at any outdoor temperature allowed by the equipment manufacturer. This method is detailed in Reference Appendix RA3.2.3. Systems verified using this method are NOT eligible for HERS verification compliance using Group Sampling. Choosing this option will generate a </w:t>
      </w:r>
      <w:r w:rsidR="000A05DB" w:rsidRPr="009020A6">
        <w:rPr>
          <w:rFonts w:asciiTheme="minorHAnsi" w:hAnsiTheme="minorHAnsi"/>
          <w:sz w:val="18"/>
          <w:szCs w:val="18"/>
        </w:rPr>
        <w:t>LMCI</w:t>
      </w:r>
      <w:r w:rsidRPr="009020A6">
        <w:rPr>
          <w:rFonts w:asciiTheme="minorHAnsi" w:hAnsiTheme="minorHAnsi"/>
          <w:sz w:val="18"/>
          <w:szCs w:val="18"/>
        </w:rPr>
        <w:t>-MCH-25c.</w:t>
      </w:r>
    </w:p>
    <w:p w14:paraId="54D4096B" w14:textId="125B624D" w:rsidR="00675192" w:rsidRPr="009020A6" w:rsidDel="00372506" w:rsidRDefault="00675192" w:rsidP="00675192">
      <w:pPr>
        <w:pStyle w:val="ListParagraph"/>
        <w:numPr>
          <w:ilvl w:val="0"/>
          <w:numId w:val="18"/>
        </w:numPr>
        <w:spacing w:after="60"/>
        <w:ind w:left="1080"/>
        <w:rPr>
          <w:del w:id="2" w:author="Alhabibi, Haider@Energy" w:date="2022-08-01T19:26:00Z"/>
          <w:rFonts w:asciiTheme="minorHAnsi" w:hAnsiTheme="minorHAnsi"/>
          <w:sz w:val="18"/>
          <w:szCs w:val="18"/>
        </w:rPr>
      </w:pPr>
      <w:del w:id="3" w:author="Alhabibi, Haider@Energy" w:date="2022-08-01T19:26:00Z">
        <w:r w:rsidRPr="009020A6" w:rsidDel="00372506">
          <w:rPr>
            <w:rFonts w:asciiTheme="minorHAnsi" w:hAnsiTheme="minorHAnsi"/>
            <w:sz w:val="18"/>
            <w:szCs w:val="18"/>
          </w:rPr>
          <w:delText>Winter Setup (applicable when outdoor temperature is &lt; 55</w:delText>
        </w:r>
        <w:r w:rsidR="00333C8B" w:rsidRPr="009020A6" w:rsidDel="00372506">
          <w:rPr>
            <w:rFonts w:asciiTheme="minorHAnsi" w:hAnsiTheme="minorHAnsi"/>
            <w:sz w:val="18"/>
            <w:szCs w:val="18"/>
          </w:rPr>
          <w:delText>°</w:delText>
        </w:r>
        <w:r w:rsidRPr="009020A6" w:rsidDel="00372506">
          <w:rPr>
            <w:rFonts w:asciiTheme="minorHAnsi" w:hAnsiTheme="minorHAnsi"/>
            <w:sz w:val="18"/>
            <w:szCs w:val="18"/>
          </w:rPr>
          <w:delText xml:space="preserve">F); </w:delText>
        </w:r>
        <w:r w:rsidR="003B75F0" w:rsidRPr="009020A6" w:rsidDel="00372506">
          <w:rPr>
            <w:rFonts w:asciiTheme="minorHAnsi" w:hAnsiTheme="minorHAnsi"/>
            <w:sz w:val="18"/>
            <w:szCs w:val="18"/>
          </w:rPr>
          <w:delText>t</w:delText>
        </w:r>
        <w:r w:rsidRPr="009020A6" w:rsidDel="00372506">
          <w:rPr>
            <w:rFonts w:asciiTheme="minorHAnsi" w:hAnsiTheme="minorHAnsi"/>
            <w:sz w:val="18"/>
            <w:szCs w:val="18"/>
          </w:rPr>
          <w:delText>he Winter Setup verification method is a special version of the Subcooling method. It can be used when the outdoor temperature is between 37</w:delText>
        </w:r>
        <w:r w:rsidR="00333C8B" w:rsidRPr="009020A6" w:rsidDel="00372506">
          <w:rPr>
            <w:rFonts w:asciiTheme="minorHAnsi" w:hAnsiTheme="minorHAnsi"/>
            <w:sz w:val="18"/>
            <w:szCs w:val="18"/>
          </w:rPr>
          <w:delText>°F</w:delText>
        </w:r>
        <w:r w:rsidRPr="009020A6" w:rsidDel="00372506">
          <w:rPr>
            <w:rFonts w:asciiTheme="minorHAnsi" w:hAnsiTheme="minorHAnsi"/>
            <w:sz w:val="18"/>
            <w:szCs w:val="18"/>
          </w:rPr>
          <w:delText xml:space="preserve"> and 55</w:delText>
        </w:r>
        <w:r w:rsidR="00333C8B" w:rsidRPr="009020A6" w:rsidDel="00372506">
          <w:rPr>
            <w:rFonts w:asciiTheme="minorHAnsi" w:hAnsiTheme="minorHAnsi"/>
            <w:sz w:val="18"/>
            <w:szCs w:val="18"/>
          </w:rPr>
          <w:delText>°</w:delText>
        </w:r>
        <w:r w:rsidRPr="009020A6" w:rsidDel="00372506">
          <w:rPr>
            <w:rFonts w:asciiTheme="minorHAnsi" w:hAnsiTheme="minorHAnsi"/>
            <w:sz w:val="18"/>
            <w:szCs w:val="18"/>
          </w:rPr>
          <w:delText>F. It can only be used on equipment where the manufacturer has specifically approved it for the equipment being tested. The Winter Setup procedure is details in Residential Appendix RA1.2. Choosing this option will generate a CF2R</w:delText>
        </w:r>
        <w:r w:rsidR="000A05DB" w:rsidRPr="009020A6" w:rsidDel="00372506">
          <w:rPr>
            <w:rFonts w:asciiTheme="minorHAnsi" w:hAnsiTheme="minorHAnsi"/>
            <w:sz w:val="18"/>
            <w:szCs w:val="18"/>
          </w:rPr>
          <w:delText>LMCI</w:delText>
        </w:r>
        <w:r w:rsidRPr="009020A6" w:rsidDel="00372506">
          <w:rPr>
            <w:rFonts w:asciiTheme="minorHAnsi" w:hAnsiTheme="minorHAnsi"/>
            <w:sz w:val="18"/>
            <w:szCs w:val="18"/>
          </w:rPr>
          <w:delText>-MCH-25e.</w:delText>
        </w:r>
      </w:del>
    </w:p>
    <w:p w14:paraId="54D4096C" w14:textId="1BE3A81F" w:rsidR="00675192" w:rsidRPr="009020A6" w:rsidRDefault="00675192" w:rsidP="00675192">
      <w:pPr>
        <w:pStyle w:val="ListParagraph"/>
        <w:numPr>
          <w:ilvl w:val="0"/>
          <w:numId w:val="18"/>
        </w:numPr>
        <w:spacing w:after="60"/>
        <w:ind w:left="1080"/>
        <w:rPr>
          <w:rFonts w:asciiTheme="minorHAnsi" w:hAnsiTheme="minorHAnsi"/>
          <w:sz w:val="18"/>
          <w:szCs w:val="18"/>
        </w:rPr>
      </w:pPr>
      <w:r w:rsidRPr="009020A6">
        <w:rPr>
          <w:rFonts w:asciiTheme="minorHAnsi" w:hAnsiTheme="minorHAnsi"/>
          <w:sz w:val="18"/>
          <w:szCs w:val="18"/>
        </w:rPr>
        <w:lastRenderedPageBreak/>
        <w:t xml:space="preserve">New Package Unit Factory </w:t>
      </w:r>
      <w:proofErr w:type="gramStart"/>
      <w:r w:rsidRPr="009020A6">
        <w:rPr>
          <w:rFonts w:asciiTheme="minorHAnsi" w:hAnsiTheme="minorHAnsi"/>
          <w:sz w:val="18"/>
          <w:szCs w:val="18"/>
        </w:rPr>
        <w:t>Charge;</w:t>
      </w:r>
      <w:proofErr w:type="gramEnd"/>
      <w:r w:rsidRPr="009020A6">
        <w:rPr>
          <w:rFonts w:asciiTheme="minorHAnsi" w:hAnsiTheme="minorHAnsi"/>
          <w:sz w:val="18"/>
          <w:szCs w:val="18"/>
        </w:rPr>
        <w:t xml:space="preserve"> </w:t>
      </w:r>
      <w:r w:rsidR="003B75F0" w:rsidRPr="009020A6">
        <w:rPr>
          <w:rFonts w:asciiTheme="minorHAnsi" w:hAnsiTheme="minorHAnsi"/>
          <w:sz w:val="18"/>
          <w:szCs w:val="18"/>
        </w:rPr>
        <w:t>t</w:t>
      </w:r>
      <w:r w:rsidRPr="009020A6">
        <w:rPr>
          <w:rFonts w:asciiTheme="minorHAnsi" w:hAnsiTheme="minorHAnsi"/>
          <w:sz w:val="18"/>
          <w:szCs w:val="18"/>
        </w:rPr>
        <w:t xml:space="preserve">he installer should choose this option when a new package unit is being installed that has an AHRI rating. This helps ensure that the unit was properly charged at the factory. HERS verification of refrigerant charge may not be required in this case. Choosing this option will generate a </w:t>
      </w:r>
      <w:r w:rsidR="000A05DB" w:rsidRPr="009020A6">
        <w:rPr>
          <w:rFonts w:asciiTheme="minorHAnsi" w:hAnsiTheme="minorHAnsi"/>
          <w:sz w:val="18"/>
          <w:szCs w:val="18"/>
        </w:rPr>
        <w:t>LMCI</w:t>
      </w:r>
      <w:r w:rsidRPr="009020A6">
        <w:rPr>
          <w:rFonts w:asciiTheme="minorHAnsi" w:hAnsiTheme="minorHAnsi"/>
          <w:sz w:val="18"/>
          <w:szCs w:val="18"/>
        </w:rPr>
        <w:t>-MCH-25f.</w:t>
      </w:r>
    </w:p>
    <w:p w14:paraId="54D4096D" w14:textId="0E31C5A1"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 xml:space="preserve">-MCH-25). The installer (or rater) is to have identified who performed the verification that is documented on the Certificate of Installation.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w:t>
      </w:r>
      <w:r w:rsidR="000A05DB" w:rsidRPr="009020A6">
        <w:rPr>
          <w:rFonts w:asciiTheme="minorHAnsi" w:hAnsiTheme="minorHAnsi"/>
          <w:sz w:val="18"/>
          <w:szCs w:val="18"/>
        </w:rPr>
        <w:t>LMCI</w:t>
      </w:r>
      <w:r w:rsidRPr="009020A6">
        <w:rPr>
          <w:rFonts w:asciiTheme="minorHAnsi" w:hAnsiTheme="minorHAnsi"/>
          <w:sz w:val="18"/>
          <w:szCs w:val="18"/>
        </w:rPr>
        <w:t xml:space="preserve"> and </w:t>
      </w:r>
      <w:r w:rsidR="00250FA5" w:rsidRPr="009020A6">
        <w:rPr>
          <w:rFonts w:asciiTheme="minorHAnsi" w:hAnsiTheme="minorHAnsi"/>
          <w:sz w:val="18"/>
          <w:szCs w:val="18"/>
        </w:rPr>
        <w:t>LMCV</w:t>
      </w:r>
      <w:r w:rsidRPr="009020A6">
        <w:rPr>
          <w:rFonts w:asciiTheme="minorHAnsi" w:hAnsiTheme="minorHAnsi"/>
          <w:sz w:val="18"/>
          <w:szCs w:val="18"/>
        </w:rPr>
        <w:t>.</w:t>
      </w:r>
    </w:p>
    <w:p w14:paraId="54D4096E" w14:textId="4EAB1AEB" w:rsidR="00675192" w:rsidRPr="009020A6" w:rsidRDefault="00675192" w:rsidP="00675192">
      <w:pPr>
        <w:pStyle w:val="ListParagraph"/>
        <w:numPr>
          <w:ilvl w:val="0"/>
          <w:numId w:val="12"/>
        </w:numPr>
        <w:rPr>
          <w:rFonts w:asciiTheme="minorHAnsi" w:hAnsiTheme="minorHAnsi"/>
          <w:sz w:val="18"/>
          <w:szCs w:val="18"/>
        </w:rPr>
      </w:pPr>
      <w:r w:rsidRPr="009020A6">
        <w:rPr>
          <w:rFonts w:asciiTheme="minorHAnsi" w:hAnsiTheme="minorHAnsi"/>
          <w:sz w:val="18"/>
          <w:szCs w:val="18"/>
        </w:rPr>
        <w:t>This information is automatically pulled from the Certificate of Installation (</w:t>
      </w:r>
      <w:r w:rsidR="000A05DB" w:rsidRPr="009020A6">
        <w:rPr>
          <w:rFonts w:asciiTheme="minorHAnsi" w:hAnsiTheme="minorHAnsi"/>
          <w:sz w:val="18"/>
          <w:szCs w:val="18"/>
        </w:rPr>
        <w:t>LMCI</w:t>
      </w:r>
      <w:r w:rsidRPr="009020A6">
        <w:rPr>
          <w:rFonts w:asciiTheme="minorHAnsi" w:hAnsiTheme="minorHAnsi"/>
          <w:sz w:val="18"/>
          <w:szCs w:val="18"/>
        </w:rPr>
        <w:t xml:space="preserve">-MCH-25). The Group Sampling status is automatically displayed based on the input results of </w:t>
      </w:r>
      <w:r w:rsidR="00AC61CE" w:rsidRPr="009020A6">
        <w:rPr>
          <w:rFonts w:asciiTheme="minorHAnsi" w:hAnsiTheme="minorHAnsi"/>
          <w:sz w:val="18"/>
          <w:szCs w:val="18"/>
        </w:rPr>
        <w:t>A15</w:t>
      </w:r>
      <w:r w:rsidRPr="009020A6">
        <w:rPr>
          <w:rFonts w:asciiTheme="minorHAnsi" w:hAnsiTheme="minorHAnsi"/>
          <w:sz w:val="18"/>
          <w:szCs w:val="18"/>
        </w:rPr>
        <w:t xml:space="preserve"> and </w:t>
      </w:r>
      <w:r w:rsidR="00AC61CE" w:rsidRPr="009020A6">
        <w:rPr>
          <w:rFonts w:asciiTheme="minorHAnsi" w:hAnsiTheme="minorHAnsi"/>
          <w:sz w:val="18"/>
          <w:szCs w:val="18"/>
        </w:rPr>
        <w:t>A16</w:t>
      </w:r>
      <w:r w:rsidRPr="009020A6">
        <w:rPr>
          <w:rFonts w:asciiTheme="minorHAnsi" w:hAnsiTheme="minorHAnsi"/>
          <w:sz w:val="18"/>
          <w:szCs w:val="18"/>
        </w:rPr>
        <w:t xml:space="preserve"> on the </w:t>
      </w:r>
      <w:r w:rsidR="000A05DB" w:rsidRPr="009020A6">
        <w:rPr>
          <w:rFonts w:asciiTheme="minorHAnsi" w:hAnsiTheme="minorHAnsi"/>
          <w:sz w:val="18"/>
          <w:szCs w:val="18"/>
        </w:rPr>
        <w:t>LMCI</w:t>
      </w:r>
      <w:r w:rsidRPr="009020A6">
        <w:rPr>
          <w:rFonts w:asciiTheme="minorHAnsi" w:hAnsiTheme="minorHAnsi"/>
          <w:sz w:val="18"/>
          <w:szCs w:val="18"/>
        </w:rPr>
        <w:t>. Group Sampling procedures are detailed in Residential Appendix RA2.3.</w:t>
      </w:r>
    </w:p>
    <w:p w14:paraId="54D4096F" w14:textId="712294E0" w:rsidR="00675192" w:rsidRPr="009020A6" w:rsidRDefault="00675192" w:rsidP="00675192">
      <w:pPr>
        <w:pStyle w:val="ListParagraph"/>
        <w:numPr>
          <w:ilvl w:val="0"/>
          <w:numId w:val="12"/>
        </w:numPr>
        <w:rPr>
          <w:rFonts w:ascii="Calibri" w:hAnsi="Calibri"/>
          <w:sz w:val="18"/>
          <w:szCs w:val="18"/>
        </w:rPr>
      </w:pPr>
      <w:r w:rsidRPr="009020A6">
        <w:rPr>
          <w:rFonts w:asciiTheme="minorHAnsi" w:hAnsiTheme="minorHAnsi"/>
          <w:sz w:val="18"/>
          <w:szCs w:val="18"/>
        </w:rPr>
        <w:t xml:space="preserve">Specify the refrigerant charge verification used by the HERS rater. Choices vary depending on what method was specified in </w:t>
      </w:r>
      <w:r w:rsidR="00AC61CE" w:rsidRPr="009020A6">
        <w:rPr>
          <w:rFonts w:asciiTheme="minorHAnsi" w:hAnsiTheme="minorHAnsi"/>
          <w:sz w:val="18"/>
          <w:szCs w:val="18"/>
        </w:rPr>
        <w:t>A11</w:t>
      </w:r>
      <w:r w:rsidRPr="009020A6">
        <w:rPr>
          <w:rFonts w:asciiTheme="minorHAnsi" w:hAnsiTheme="minorHAnsi"/>
          <w:sz w:val="18"/>
          <w:szCs w:val="18"/>
        </w:rPr>
        <w:t xml:space="preserve">, </w:t>
      </w:r>
      <w:r w:rsidR="00AC61CE" w:rsidRPr="009020A6">
        <w:rPr>
          <w:rFonts w:asciiTheme="minorHAnsi" w:hAnsiTheme="minorHAnsi"/>
          <w:sz w:val="18"/>
          <w:szCs w:val="18"/>
        </w:rPr>
        <w:t>A12</w:t>
      </w:r>
      <w:r w:rsidRPr="009020A6">
        <w:rPr>
          <w:rFonts w:asciiTheme="minorHAnsi" w:hAnsiTheme="minorHAnsi"/>
          <w:sz w:val="18"/>
          <w:szCs w:val="18"/>
        </w:rPr>
        <w:t xml:space="preserve">, and </w:t>
      </w:r>
      <w:r w:rsidR="00AC61CE" w:rsidRPr="009020A6">
        <w:rPr>
          <w:rFonts w:asciiTheme="minorHAnsi" w:hAnsiTheme="minorHAnsi"/>
          <w:sz w:val="18"/>
          <w:szCs w:val="18"/>
        </w:rPr>
        <w:t>A15</w:t>
      </w:r>
      <w:r w:rsidRPr="009020A6">
        <w:rPr>
          <w:rFonts w:asciiTheme="minorHAnsi" w:hAnsiTheme="minorHAnsi"/>
          <w:sz w:val="18"/>
          <w:szCs w:val="18"/>
        </w:rPr>
        <w:t>.</w:t>
      </w:r>
    </w:p>
    <w:p w14:paraId="54D40970" w14:textId="77777777" w:rsidR="00675192" w:rsidRPr="009020A6" w:rsidRDefault="00675192" w:rsidP="00675192">
      <w:pPr>
        <w:pStyle w:val="ListParagraph"/>
        <w:rPr>
          <w:rFonts w:ascii="Calibri" w:hAnsi="Calibri"/>
          <w:sz w:val="18"/>
          <w:szCs w:val="18"/>
        </w:rPr>
      </w:pPr>
    </w:p>
    <w:p w14:paraId="54D40971" w14:textId="17C2C969" w:rsidR="00675192" w:rsidRPr="009020A6" w:rsidRDefault="00675192" w:rsidP="00675192">
      <w:pPr>
        <w:rPr>
          <w:rFonts w:ascii="Calibri" w:hAnsi="Calibri"/>
          <w:b/>
          <w:sz w:val="18"/>
          <w:szCs w:val="18"/>
        </w:rPr>
      </w:pPr>
      <w:r w:rsidRPr="009020A6">
        <w:rPr>
          <w:rFonts w:ascii="Calibri" w:hAnsi="Calibri"/>
          <w:b/>
          <w:sz w:val="18"/>
          <w:szCs w:val="18"/>
        </w:rPr>
        <w:t>Section B. Measurement Access Hole (MAH) Verification</w:t>
      </w:r>
    </w:p>
    <w:p w14:paraId="54D40973" w14:textId="15348191" w:rsidR="00675192" w:rsidRPr="009020A6" w:rsidRDefault="00675192" w:rsidP="00675192">
      <w:pPr>
        <w:pStyle w:val="ListParagraph"/>
        <w:numPr>
          <w:ilvl w:val="0"/>
          <w:numId w:val="13"/>
        </w:numPr>
        <w:rPr>
          <w:rFonts w:ascii="Calibri" w:hAnsi="Calibri"/>
          <w:sz w:val="18"/>
          <w:szCs w:val="18"/>
        </w:rPr>
      </w:pPr>
      <w:r w:rsidRPr="009020A6">
        <w:rPr>
          <w:rFonts w:ascii="Calibri" w:hAnsi="Calibri"/>
          <w:sz w:val="18"/>
          <w:szCs w:val="18"/>
        </w:rPr>
        <w:t>This information is automatically pulled from the Certificate of Installation (</w:t>
      </w:r>
      <w:r w:rsidR="000A05DB" w:rsidRPr="009020A6">
        <w:rPr>
          <w:rFonts w:ascii="Calibri" w:hAnsi="Calibri"/>
          <w:sz w:val="18"/>
          <w:szCs w:val="18"/>
        </w:rPr>
        <w:t>LMCI</w:t>
      </w:r>
      <w:r w:rsidRPr="009020A6">
        <w:rPr>
          <w:rFonts w:ascii="Calibri" w:hAnsi="Calibri"/>
          <w:sz w:val="18"/>
          <w:szCs w:val="18"/>
        </w:rPr>
        <w:t xml:space="preserve">-MCH-25). Installer is to have indicated the method used to demonstrate compliance with the MAH requirement by selecting the appropriate method from the </w:t>
      </w:r>
      <w:proofErr w:type="gramStart"/>
      <w:r w:rsidRPr="009020A6">
        <w:rPr>
          <w:rFonts w:ascii="Calibri" w:hAnsi="Calibri"/>
          <w:sz w:val="18"/>
          <w:szCs w:val="18"/>
        </w:rPr>
        <w:t>drop down</w:t>
      </w:r>
      <w:proofErr w:type="gramEnd"/>
      <w:r w:rsidRPr="009020A6">
        <w:rPr>
          <w:rFonts w:ascii="Calibri" w:hAnsi="Calibri"/>
          <w:sz w:val="18"/>
          <w:szCs w:val="18"/>
        </w:rPr>
        <w:t xml:space="preserve"> list. Procedures for installing MAH’s are detailed in RA3.2.2.3. Selecting that the MAH cannot be installed consistent with Figure 3.2-1 may result in additional scrutiny by enforcement personnel)</w:t>
      </w:r>
      <w:r w:rsidR="00B87A6E" w:rsidRPr="009020A6">
        <w:rPr>
          <w:rFonts w:ascii="Calibri" w:hAnsi="Calibri"/>
          <w:sz w:val="18"/>
          <w:szCs w:val="18"/>
        </w:rPr>
        <w:t>.</w:t>
      </w:r>
      <w:r w:rsidRPr="009020A6">
        <w:rPr>
          <w:rFonts w:ascii="Calibri" w:hAnsi="Calibri"/>
          <w:sz w:val="18"/>
          <w:szCs w:val="18"/>
        </w:rPr>
        <w:t xml:space="preserve"> If installed system does not match this entry, it can be overwritten by </w:t>
      </w:r>
      <w:proofErr w:type="gramStart"/>
      <w:r w:rsidRPr="009020A6">
        <w:rPr>
          <w:rFonts w:ascii="Calibri" w:hAnsi="Calibri"/>
          <w:sz w:val="18"/>
          <w:szCs w:val="18"/>
        </w:rPr>
        <w:t>rater</w:t>
      </w:r>
      <w:proofErr w:type="gramEnd"/>
      <w:r w:rsidRPr="009020A6">
        <w:rPr>
          <w:rFonts w:ascii="Calibri" w:hAnsi="Calibri"/>
          <w:sz w:val="18"/>
          <w:szCs w:val="18"/>
        </w:rPr>
        <w:t xml:space="preserve"> but it will be flagged as a possible fail.</w:t>
      </w:r>
      <w:r w:rsidRPr="009020A6">
        <w:rPr>
          <w:rFonts w:asciiTheme="minorHAnsi" w:hAnsiTheme="minorHAnsi"/>
          <w:sz w:val="18"/>
          <w:szCs w:val="18"/>
        </w:rPr>
        <w:t xml:space="preserve"> If </w:t>
      </w:r>
      <w:r w:rsidR="00AC61CE" w:rsidRPr="009020A6">
        <w:rPr>
          <w:rFonts w:asciiTheme="minorHAnsi" w:hAnsiTheme="minorHAnsi"/>
          <w:sz w:val="18"/>
          <w:szCs w:val="18"/>
        </w:rPr>
        <w:t>A12</w:t>
      </w:r>
      <w:r w:rsidRPr="009020A6">
        <w:rPr>
          <w:rFonts w:asciiTheme="minorHAnsi" w:hAnsiTheme="minorHAnsi"/>
          <w:sz w:val="18"/>
          <w:szCs w:val="18"/>
        </w:rPr>
        <w:t xml:space="preserve"> = NO, then system is exempt from the MAH requirement and a special message will show up here.</w:t>
      </w:r>
    </w:p>
    <w:p w14:paraId="54D40974" w14:textId="77777777" w:rsidR="00675192" w:rsidRPr="009020A6" w:rsidRDefault="00675192" w:rsidP="00675192">
      <w:pPr>
        <w:rPr>
          <w:rFonts w:ascii="Calibri" w:hAnsi="Calibri"/>
          <w:sz w:val="18"/>
          <w:szCs w:val="18"/>
        </w:rPr>
      </w:pPr>
    </w:p>
    <w:p w14:paraId="54D40975" w14:textId="2B6981BE" w:rsidR="00675192" w:rsidRPr="009020A6" w:rsidRDefault="00675192" w:rsidP="00675192">
      <w:pPr>
        <w:rPr>
          <w:rFonts w:ascii="Calibri" w:hAnsi="Calibri"/>
          <w:b/>
          <w:sz w:val="18"/>
          <w:szCs w:val="18"/>
        </w:rPr>
      </w:pPr>
      <w:r w:rsidRPr="009020A6">
        <w:rPr>
          <w:rFonts w:ascii="Calibri" w:hAnsi="Calibri"/>
          <w:b/>
          <w:sz w:val="18"/>
          <w:szCs w:val="18"/>
        </w:rPr>
        <w:t>Section C. Minimum System Airflow Rate Verification</w:t>
      </w:r>
    </w:p>
    <w:p w14:paraId="54D40977" w14:textId="18073263" w:rsidR="00675192" w:rsidRPr="009020A6" w:rsidRDefault="00675192" w:rsidP="00675192">
      <w:pPr>
        <w:pStyle w:val="ListParagraph"/>
        <w:numPr>
          <w:ilvl w:val="0"/>
          <w:numId w:val="14"/>
        </w:numPr>
        <w:rPr>
          <w:rFonts w:ascii="Calibri" w:hAnsi="Calibri"/>
          <w:sz w:val="18"/>
          <w:szCs w:val="18"/>
        </w:rPr>
      </w:pPr>
      <w:r w:rsidRPr="009020A6">
        <w:rPr>
          <w:rFonts w:ascii="Calibri" w:hAnsi="Calibri"/>
          <w:sz w:val="18"/>
          <w:szCs w:val="18"/>
        </w:rPr>
        <w:t xml:space="preserve">This information is automatically calculated based on the information given in </w:t>
      </w:r>
      <w:r w:rsidR="00AC61CE" w:rsidRPr="009020A6">
        <w:rPr>
          <w:rFonts w:ascii="Calibri" w:hAnsi="Calibri"/>
          <w:sz w:val="18"/>
          <w:szCs w:val="18"/>
        </w:rPr>
        <w:t>A10</w:t>
      </w:r>
      <w:r w:rsidRPr="009020A6">
        <w:rPr>
          <w:rFonts w:ascii="Calibri" w:hAnsi="Calibri"/>
          <w:sz w:val="18"/>
          <w:szCs w:val="18"/>
        </w:rPr>
        <w:t>. This is the target minimum system airflow required for the system being verified.</w:t>
      </w:r>
    </w:p>
    <w:p w14:paraId="54D40978" w14:textId="3A2B56AE" w:rsidR="00675192" w:rsidRPr="009020A6" w:rsidRDefault="00675192" w:rsidP="00675192">
      <w:pPr>
        <w:pStyle w:val="ListParagraph"/>
        <w:numPr>
          <w:ilvl w:val="0"/>
          <w:numId w:val="14"/>
        </w:numPr>
        <w:rPr>
          <w:rFonts w:ascii="Calibri" w:hAnsi="Calibri"/>
          <w:sz w:val="18"/>
          <w:szCs w:val="18"/>
        </w:rPr>
      </w:pPr>
      <w:r w:rsidRPr="009020A6">
        <w:rPr>
          <w:rFonts w:ascii="Calibri" w:hAnsi="Calibri"/>
          <w:sz w:val="18"/>
          <w:szCs w:val="18"/>
        </w:rPr>
        <w:t xml:space="preserve">This information is automatically calculated based on either the </w:t>
      </w:r>
      <w:r w:rsidR="00250FA5" w:rsidRPr="009020A6">
        <w:rPr>
          <w:rFonts w:ascii="Calibri" w:hAnsi="Calibri"/>
          <w:sz w:val="18"/>
          <w:szCs w:val="18"/>
        </w:rPr>
        <w:t>LMCV</w:t>
      </w:r>
      <w:r w:rsidRPr="009020A6">
        <w:rPr>
          <w:rFonts w:ascii="Calibri" w:hAnsi="Calibri"/>
          <w:sz w:val="18"/>
          <w:szCs w:val="18"/>
        </w:rPr>
        <w:t xml:space="preserve">-MCH-23, or </w:t>
      </w:r>
      <w:r w:rsidR="00250FA5" w:rsidRPr="009020A6">
        <w:rPr>
          <w:rFonts w:ascii="Calibri" w:hAnsi="Calibri"/>
          <w:sz w:val="18"/>
          <w:szCs w:val="18"/>
        </w:rPr>
        <w:t>LMCV</w:t>
      </w:r>
      <w:r w:rsidRPr="009020A6">
        <w:rPr>
          <w:rFonts w:ascii="Calibri" w:hAnsi="Calibri"/>
          <w:sz w:val="18"/>
          <w:szCs w:val="18"/>
        </w:rPr>
        <w:t>-MCH-28, which documents the rater’s measured airflow of the system being verified</w:t>
      </w:r>
      <w:r w:rsidRPr="009020A6">
        <w:rPr>
          <w:rFonts w:asciiTheme="minorHAnsi" w:hAnsiTheme="minorHAnsi"/>
          <w:sz w:val="18"/>
          <w:szCs w:val="18"/>
        </w:rPr>
        <w:t xml:space="preserve"> (or alternative method)</w:t>
      </w:r>
      <w:r w:rsidRPr="009020A6">
        <w:rPr>
          <w:rFonts w:ascii="Calibri" w:hAnsi="Calibri"/>
          <w:sz w:val="18"/>
          <w:szCs w:val="18"/>
        </w:rPr>
        <w:t>. If the measured airflow is not adequate it will not comply with the airflow requirements and refrigerant charge verification cannot be performed</w:t>
      </w:r>
      <w:r w:rsidRPr="009020A6">
        <w:rPr>
          <w:rFonts w:asciiTheme="minorHAnsi" w:hAnsiTheme="minorHAnsi"/>
          <w:sz w:val="18"/>
          <w:szCs w:val="18"/>
        </w:rPr>
        <w:t xml:space="preserve"> until the airflow meets the requirement. If </w:t>
      </w:r>
      <w:r w:rsidR="00AC61CE" w:rsidRPr="009020A6">
        <w:rPr>
          <w:rFonts w:asciiTheme="minorHAnsi" w:hAnsiTheme="minorHAnsi"/>
          <w:sz w:val="18"/>
          <w:szCs w:val="18"/>
        </w:rPr>
        <w:t>A12</w:t>
      </w:r>
      <w:r w:rsidRPr="009020A6">
        <w:rPr>
          <w:rFonts w:asciiTheme="minorHAnsi" w:hAnsiTheme="minorHAnsi"/>
          <w:sz w:val="18"/>
          <w:szCs w:val="18"/>
        </w:rPr>
        <w:t xml:space="preserve"> = NO, then system is exempt from the airflow rate requirement and a special message will show up here.</w:t>
      </w:r>
    </w:p>
    <w:p w14:paraId="54D40979" w14:textId="77777777" w:rsidR="00675192" w:rsidRPr="009020A6" w:rsidRDefault="00675192" w:rsidP="00675192">
      <w:pPr>
        <w:rPr>
          <w:sz w:val="18"/>
          <w:szCs w:val="18"/>
        </w:rPr>
      </w:pPr>
    </w:p>
    <w:p w14:paraId="54D4097A" w14:textId="601A13BA" w:rsidR="00675192" w:rsidRPr="009020A6" w:rsidRDefault="00675192" w:rsidP="00675192">
      <w:pPr>
        <w:rPr>
          <w:rFonts w:ascii="Calibri" w:hAnsi="Calibri"/>
          <w:b/>
          <w:sz w:val="18"/>
          <w:szCs w:val="18"/>
        </w:rPr>
      </w:pPr>
      <w:r w:rsidRPr="009020A6">
        <w:rPr>
          <w:rFonts w:ascii="Calibri" w:hAnsi="Calibri"/>
          <w:b/>
          <w:sz w:val="18"/>
          <w:szCs w:val="18"/>
        </w:rPr>
        <w:t xml:space="preserve">Section D. Weigh </w:t>
      </w:r>
      <w:proofErr w:type="gramStart"/>
      <w:r w:rsidRPr="009020A6">
        <w:rPr>
          <w:rFonts w:ascii="Calibri" w:hAnsi="Calibri"/>
          <w:b/>
          <w:sz w:val="18"/>
          <w:szCs w:val="18"/>
        </w:rPr>
        <w:t>In</w:t>
      </w:r>
      <w:proofErr w:type="gramEnd"/>
      <w:r w:rsidRPr="009020A6">
        <w:rPr>
          <w:rFonts w:ascii="Calibri" w:hAnsi="Calibri"/>
          <w:b/>
          <w:sz w:val="18"/>
          <w:szCs w:val="18"/>
        </w:rPr>
        <w:t xml:space="preserve"> Charge Procedure</w:t>
      </w:r>
    </w:p>
    <w:p w14:paraId="54D4097C" w14:textId="2BA91732" w:rsidR="00675192" w:rsidRPr="009020A6" w:rsidRDefault="00675192" w:rsidP="00675192">
      <w:pPr>
        <w:pStyle w:val="ListParagraph"/>
        <w:numPr>
          <w:ilvl w:val="0"/>
          <w:numId w:val="15"/>
        </w:numPr>
        <w:rPr>
          <w:rFonts w:ascii="Calibri" w:hAnsi="Calibri"/>
          <w:sz w:val="18"/>
          <w:szCs w:val="18"/>
        </w:rPr>
      </w:pPr>
      <w:r w:rsidRPr="009020A6">
        <w:rPr>
          <w:rFonts w:ascii="Calibri" w:hAnsi="Calibri"/>
          <w:sz w:val="18"/>
          <w:szCs w:val="18"/>
        </w:rPr>
        <w:t xml:space="preserve">HERS rater must visually observe the installer taking this measurement and confirm that correct values are entered into the </w:t>
      </w:r>
      <w:r w:rsidR="000A05DB" w:rsidRPr="009020A6">
        <w:rPr>
          <w:rFonts w:ascii="Calibri" w:hAnsi="Calibri"/>
          <w:sz w:val="18"/>
          <w:szCs w:val="18"/>
        </w:rPr>
        <w:t>LMCI</w:t>
      </w:r>
      <w:r w:rsidRPr="009020A6">
        <w:rPr>
          <w:rFonts w:ascii="Calibri" w:hAnsi="Calibri"/>
          <w:sz w:val="18"/>
          <w:szCs w:val="18"/>
        </w:rPr>
        <w:t xml:space="preserve">.  Measure and record the outside air dry-bulb temperature in </w:t>
      </w:r>
      <w:r w:rsidR="00333C8B" w:rsidRPr="009020A6">
        <w:rPr>
          <w:rFonts w:ascii="Calibri" w:hAnsi="Calibri"/>
          <w:sz w:val="18"/>
          <w:szCs w:val="18"/>
        </w:rPr>
        <w:t>°</w:t>
      </w:r>
      <w:r w:rsidRPr="009020A6">
        <w:rPr>
          <w:rFonts w:ascii="Calibri" w:hAnsi="Calibri"/>
          <w:sz w:val="18"/>
          <w:szCs w:val="18"/>
        </w:rPr>
        <w:t>F. This will affect the procedures that may be used for HERS verification.</w:t>
      </w:r>
    </w:p>
    <w:p w14:paraId="54D4097D" w14:textId="10EBA5AB" w:rsidR="00675192" w:rsidRPr="009020A6" w:rsidRDefault="00675192" w:rsidP="00675192">
      <w:pPr>
        <w:pStyle w:val="ListParagraph"/>
        <w:numPr>
          <w:ilvl w:val="0"/>
          <w:numId w:val="15"/>
        </w:numPr>
        <w:rPr>
          <w:rFonts w:ascii="Calibri" w:hAnsi="Calibri"/>
          <w:sz w:val="18"/>
          <w:szCs w:val="18"/>
        </w:rPr>
      </w:pPr>
      <w:r w:rsidRPr="009020A6">
        <w:rPr>
          <w:rFonts w:ascii="Calibri" w:hAnsi="Calibri"/>
          <w:sz w:val="18"/>
          <w:szCs w:val="18"/>
        </w:rPr>
        <w:t xml:space="preserve">HERS rater must confirm that correct values are entered into the </w:t>
      </w:r>
      <w:r w:rsidR="000A05DB" w:rsidRPr="009020A6">
        <w:rPr>
          <w:rFonts w:ascii="Calibri" w:hAnsi="Calibri"/>
          <w:sz w:val="18"/>
          <w:szCs w:val="18"/>
        </w:rPr>
        <w:t>LMCI</w:t>
      </w:r>
      <w:r w:rsidRPr="009020A6">
        <w:rPr>
          <w:rFonts w:ascii="Calibri" w:hAnsi="Calibri"/>
          <w:sz w:val="18"/>
          <w:szCs w:val="18"/>
        </w:rPr>
        <w:t>. Specify the method of weigh-in. There are two options that may be used. One is to add or remove a small, weighed portion of refrigerant from a factory charged unit (Charge Adjustment).  The other is to weigh the entire charge of refrigerant before introducing it into the system (Total Charge). Select either one. Note: The amount of refrigerant in systems that are not newly installed cannot be assumed to be the factory charge. Altered systems using existing refrigerant must use the Total Charge method. Only new, factory installed equipment can utilize the Charge Adjustment method.</w:t>
      </w:r>
    </w:p>
    <w:p w14:paraId="54D4097E" w14:textId="3B3F560E" w:rsidR="00675192" w:rsidRPr="009020A6" w:rsidRDefault="00675192" w:rsidP="00675192">
      <w:pPr>
        <w:pStyle w:val="ListParagraph"/>
        <w:numPr>
          <w:ilvl w:val="0"/>
          <w:numId w:val="15"/>
        </w:numPr>
        <w:rPr>
          <w:rFonts w:ascii="Calibri" w:hAnsi="Calibri"/>
          <w:sz w:val="18"/>
          <w:szCs w:val="18"/>
        </w:rPr>
      </w:pPr>
      <w:r w:rsidRPr="009020A6">
        <w:rPr>
          <w:rFonts w:ascii="Calibri" w:hAnsi="Calibri"/>
          <w:sz w:val="18"/>
          <w:szCs w:val="18"/>
        </w:rPr>
        <w:t xml:space="preserve">HERS rater must confirm that correct values are entered into the </w:t>
      </w:r>
      <w:r w:rsidR="000A05DB" w:rsidRPr="009020A6">
        <w:rPr>
          <w:rFonts w:ascii="Calibri" w:hAnsi="Calibri"/>
          <w:sz w:val="18"/>
          <w:szCs w:val="18"/>
        </w:rPr>
        <w:t>LMCI</w:t>
      </w:r>
      <w:r w:rsidRPr="009020A6">
        <w:rPr>
          <w:rFonts w:ascii="Calibri" w:hAnsi="Calibri"/>
          <w:sz w:val="18"/>
          <w:szCs w:val="18"/>
        </w:rPr>
        <w:t>. Enter the Manufacturer’s Standard Charge for condenser in pounds and ounces. This is the amount of refrigerant that the manufacturer specifies for a “standard” installation (typical coil match, typical line set size and length). For the Charge Adjustment method, this is the amount of refrigerant that factory charges the system to.  Rater should request to see manufacturer’s documentation to support this value.</w:t>
      </w:r>
    </w:p>
    <w:p w14:paraId="54D4097F" w14:textId="07D53520" w:rsidR="00675192" w:rsidRPr="009020A6" w:rsidRDefault="00675192" w:rsidP="00675192">
      <w:pPr>
        <w:pStyle w:val="ListParagraph"/>
        <w:numPr>
          <w:ilvl w:val="0"/>
          <w:numId w:val="15"/>
        </w:numPr>
        <w:rPr>
          <w:rFonts w:ascii="Calibri" w:hAnsi="Calibri"/>
          <w:sz w:val="18"/>
          <w:szCs w:val="18"/>
        </w:rPr>
      </w:pPr>
      <w:r w:rsidRPr="009020A6">
        <w:rPr>
          <w:rFonts w:ascii="Calibri" w:hAnsi="Calibri"/>
          <w:sz w:val="18"/>
          <w:szCs w:val="18"/>
        </w:rPr>
        <w:t xml:space="preserve">HERS rater must confirm that correct values are entered into the </w:t>
      </w:r>
      <w:r w:rsidR="000A05DB" w:rsidRPr="009020A6">
        <w:rPr>
          <w:rFonts w:ascii="Calibri" w:hAnsi="Calibri"/>
          <w:sz w:val="18"/>
          <w:szCs w:val="18"/>
        </w:rPr>
        <w:t>LMCI</w:t>
      </w:r>
      <w:r w:rsidRPr="009020A6">
        <w:rPr>
          <w:rFonts w:ascii="Calibri" w:hAnsi="Calibri"/>
          <w:sz w:val="18"/>
          <w:szCs w:val="18"/>
        </w:rPr>
        <w:t>. The Manufacturer’s Standard Charge, specified in E03 is based on a standard liquid line length, typically 25 feet. Enter the value here, in feet. Be prepared to provide manufacturer’s documentation to support this value.</w:t>
      </w:r>
    </w:p>
    <w:p w14:paraId="54D40980" w14:textId="1963BE88" w:rsidR="00675192" w:rsidRPr="009020A6" w:rsidRDefault="00675192" w:rsidP="00675192">
      <w:pPr>
        <w:pStyle w:val="ListParagraph"/>
        <w:numPr>
          <w:ilvl w:val="0"/>
          <w:numId w:val="15"/>
        </w:numPr>
        <w:rPr>
          <w:rFonts w:ascii="Calibri" w:hAnsi="Calibri"/>
          <w:sz w:val="18"/>
          <w:szCs w:val="18"/>
        </w:rPr>
      </w:pPr>
      <w:r w:rsidRPr="009020A6">
        <w:rPr>
          <w:rFonts w:ascii="Calibri" w:hAnsi="Calibri"/>
          <w:sz w:val="18"/>
          <w:szCs w:val="18"/>
        </w:rPr>
        <w:t xml:space="preserve">HERS rater must confirm that correct values are entered into the </w:t>
      </w:r>
      <w:r w:rsidR="000A05DB" w:rsidRPr="009020A6">
        <w:rPr>
          <w:rFonts w:ascii="Calibri" w:hAnsi="Calibri"/>
          <w:sz w:val="18"/>
          <w:szCs w:val="18"/>
        </w:rPr>
        <w:t>LMCI</w:t>
      </w:r>
      <w:r w:rsidRPr="009020A6">
        <w:rPr>
          <w:rFonts w:ascii="Calibri" w:hAnsi="Calibri"/>
          <w:sz w:val="18"/>
          <w:szCs w:val="18"/>
        </w:rPr>
        <w:t>. The Manufacturer’s Standard Charge, specified in E03 is based on a standard liquid line diameter. Enter the value here, in inches (for example: 1/4”, 3/8”, etc.). Rater should request to see manufacturer’s documentation to support this value.</w:t>
      </w:r>
    </w:p>
    <w:p w14:paraId="54D40981" w14:textId="229119D6" w:rsidR="00675192" w:rsidRPr="009020A6" w:rsidRDefault="00675192" w:rsidP="00675192">
      <w:pPr>
        <w:pStyle w:val="ListParagraph"/>
        <w:numPr>
          <w:ilvl w:val="0"/>
          <w:numId w:val="15"/>
        </w:numPr>
        <w:rPr>
          <w:rFonts w:ascii="Calibri" w:hAnsi="Calibri"/>
          <w:sz w:val="18"/>
          <w:szCs w:val="18"/>
        </w:rPr>
      </w:pPr>
      <w:r w:rsidRPr="009020A6">
        <w:rPr>
          <w:rFonts w:ascii="Calibri" w:hAnsi="Calibri"/>
          <w:sz w:val="18"/>
          <w:szCs w:val="18"/>
        </w:rPr>
        <w:t xml:space="preserve">HERS rater must confirm that correct values are entered into the </w:t>
      </w:r>
      <w:r w:rsidR="000A05DB" w:rsidRPr="009020A6">
        <w:rPr>
          <w:rFonts w:ascii="Calibri" w:hAnsi="Calibri"/>
          <w:sz w:val="18"/>
          <w:szCs w:val="18"/>
        </w:rPr>
        <w:t>LMCI</w:t>
      </w:r>
      <w:r w:rsidRPr="009020A6">
        <w:rPr>
          <w:rFonts w:ascii="Calibri" w:hAnsi="Calibri"/>
          <w:sz w:val="18"/>
          <w:szCs w:val="18"/>
        </w:rPr>
        <w:t>. The Manufacturer’s Standard Charge, specified in E03 is based on a standard indoor (evaporator) coil size. Enter the value here, in tons. Rater should request to see manufacturer’s documentation to support this value.</w:t>
      </w:r>
    </w:p>
    <w:p w14:paraId="54D40982" w14:textId="3398E396" w:rsidR="00675192" w:rsidRPr="009020A6" w:rsidRDefault="00675192" w:rsidP="00675192">
      <w:pPr>
        <w:pStyle w:val="ListParagraph"/>
        <w:numPr>
          <w:ilvl w:val="0"/>
          <w:numId w:val="15"/>
        </w:numPr>
        <w:rPr>
          <w:rFonts w:ascii="Calibri" w:hAnsi="Calibri"/>
          <w:sz w:val="18"/>
          <w:szCs w:val="18"/>
        </w:rPr>
      </w:pPr>
      <w:r w:rsidRPr="009020A6">
        <w:rPr>
          <w:rFonts w:ascii="Calibri" w:hAnsi="Calibri"/>
          <w:sz w:val="18"/>
          <w:szCs w:val="18"/>
        </w:rPr>
        <w:t xml:space="preserve">HERS rater must confirm that correct values are entered into the </w:t>
      </w:r>
      <w:r w:rsidR="000A05DB" w:rsidRPr="009020A6">
        <w:rPr>
          <w:rFonts w:ascii="Calibri" w:hAnsi="Calibri"/>
          <w:sz w:val="18"/>
          <w:szCs w:val="18"/>
        </w:rPr>
        <w:t>LMCI</w:t>
      </w:r>
      <w:r w:rsidRPr="009020A6">
        <w:rPr>
          <w:rFonts w:ascii="Calibri" w:hAnsi="Calibri"/>
          <w:sz w:val="18"/>
          <w:szCs w:val="18"/>
        </w:rPr>
        <w:t>. Enter the length of the liquid line installed on the system being verified, in feet. This value must be compared to the standard liquid line length entered in E04 and used to determine if the Manufacturer’s Standard Charge entered in E03 is appropriate.</w:t>
      </w:r>
    </w:p>
    <w:p w14:paraId="54D40983" w14:textId="0B5FB7DA" w:rsidR="00675192" w:rsidRPr="009020A6" w:rsidRDefault="00675192" w:rsidP="00675192">
      <w:pPr>
        <w:pStyle w:val="ListParagraph"/>
        <w:numPr>
          <w:ilvl w:val="0"/>
          <w:numId w:val="15"/>
        </w:numPr>
        <w:rPr>
          <w:rFonts w:ascii="Calibri" w:hAnsi="Calibri"/>
          <w:sz w:val="18"/>
          <w:szCs w:val="18"/>
        </w:rPr>
      </w:pPr>
      <w:r w:rsidRPr="009020A6">
        <w:rPr>
          <w:rFonts w:ascii="Calibri" w:hAnsi="Calibri"/>
          <w:sz w:val="18"/>
          <w:szCs w:val="18"/>
        </w:rPr>
        <w:t xml:space="preserve">HERS rater must confirm that correct values are entered into the </w:t>
      </w:r>
      <w:r w:rsidR="000A05DB" w:rsidRPr="009020A6">
        <w:rPr>
          <w:rFonts w:ascii="Calibri" w:hAnsi="Calibri"/>
          <w:sz w:val="18"/>
          <w:szCs w:val="18"/>
        </w:rPr>
        <w:t>LMCI</w:t>
      </w:r>
      <w:r w:rsidRPr="009020A6">
        <w:rPr>
          <w:rFonts w:ascii="Calibri" w:hAnsi="Calibri"/>
          <w:sz w:val="18"/>
          <w:szCs w:val="18"/>
        </w:rPr>
        <w:t>. Enter the diameter of the liquid line installed on the system being verified, in inches (for example: 1/4”, 3/8”, etc.). This value must be compared to the standard liquid line diameter entered in E05 and used to determine if the Manufacturer’s Standard Charge entered in E03 is appropriate.</w:t>
      </w:r>
    </w:p>
    <w:p w14:paraId="54D40984" w14:textId="721CEF2C" w:rsidR="00675192" w:rsidRPr="009020A6" w:rsidRDefault="00675192" w:rsidP="00675192">
      <w:pPr>
        <w:pStyle w:val="ListParagraph"/>
        <w:numPr>
          <w:ilvl w:val="0"/>
          <w:numId w:val="15"/>
        </w:numPr>
        <w:rPr>
          <w:rFonts w:ascii="Calibri" w:hAnsi="Calibri"/>
          <w:sz w:val="18"/>
          <w:szCs w:val="18"/>
        </w:rPr>
      </w:pPr>
      <w:r w:rsidRPr="009020A6">
        <w:rPr>
          <w:rFonts w:ascii="Calibri" w:hAnsi="Calibri"/>
          <w:sz w:val="18"/>
          <w:szCs w:val="18"/>
        </w:rPr>
        <w:t xml:space="preserve">HERS rater must confirm that correct values are entered into the </w:t>
      </w:r>
      <w:r w:rsidR="000A05DB" w:rsidRPr="009020A6">
        <w:rPr>
          <w:rFonts w:ascii="Calibri" w:hAnsi="Calibri"/>
          <w:sz w:val="18"/>
          <w:szCs w:val="18"/>
        </w:rPr>
        <w:t>LMCI</w:t>
      </w:r>
      <w:r w:rsidRPr="009020A6">
        <w:rPr>
          <w:rFonts w:ascii="Calibri" w:hAnsi="Calibri"/>
          <w:sz w:val="18"/>
          <w:szCs w:val="18"/>
        </w:rPr>
        <w:t>. Enter the size of the indoor (evaporator) coil installed on the system being verified, in tons. This value must be compared to the standard coil size entered in E06 and used to determine if the Manufacturer’s Standard Charge entered in E03 is appropriate.</w:t>
      </w:r>
    </w:p>
    <w:p w14:paraId="54D40985" w14:textId="5B10680A" w:rsidR="00675192" w:rsidRPr="009020A6" w:rsidRDefault="00675192" w:rsidP="00675192">
      <w:pPr>
        <w:pStyle w:val="ListParagraph"/>
        <w:numPr>
          <w:ilvl w:val="0"/>
          <w:numId w:val="15"/>
        </w:numPr>
        <w:rPr>
          <w:rFonts w:ascii="Calibri" w:hAnsi="Calibri"/>
          <w:sz w:val="18"/>
          <w:szCs w:val="18"/>
        </w:rPr>
      </w:pPr>
      <w:r w:rsidRPr="009020A6">
        <w:rPr>
          <w:rFonts w:ascii="Calibri" w:hAnsi="Calibri"/>
          <w:sz w:val="18"/>
          <w:szCs w:val="18"/>
        </w:rPr>
        <w:t xml:space="preserve">HERS rater must confirm that correct values are entered into the </w:t>
      </w:r>
      <w:r w:rsidR="000A05DB" w:rsidRPr="009020A6">
        <w:rPr>
          <w:rFonts w:ascii="Calibri" w:hAnsi="Calibri"/>
          <w:sz w:val="18"/>
          <w:szCs w:val="18"/>
        </w:rPr>
        <w:t>LMCI</w:t>
      </w:r>
      <w:r w:rsidRPr="009020A6">
        <w:rPr>
          <w:rFonts w:ascii="Calibri" w:hAnsi="Calibri"/>
          <w:sz w:val="18"/>
          <w:szCs w:val="18"/>
        </w:rPr>
        <w:t xml:space="preserve">. Enter the Charge Adjustment to Standard Charge, in ounces. This is the amount of refrigerant that the manufacturer specifies to add to, or remove from, the Manufacturer’s Standard Charge entered in </w:t>
      </w:r>
      <w:r w:rsidRPr="009020A6">
        <w:rPr>
          <w:rFonts w:ascii="Calibri" w:hAnsi="Calibri"/>
          <w:sz w:val="18"/>
          <w:szCs w:val="18"/>
        </w:rPr>
        <w:lastRenderedPageBreak/>
        <w:t>E03. This value must come from manufacturer’s specifications using the standard values entered in E04 through E06 to the installed values entered in E07 through E09. If refrigerant is to be added, this value should be a positive number. If refrigerant is to be removed, this value should be a negative number. Rater should request to see manufacturer’s documentation to support this value.</w:t>
      </w:r>
    </w:p>
    <w:p w14:paraId="54D40986" w14:textId="1F74279E" w:rsidR="00675192" w:rsidRPr="009020A6" w:rsidRDefault="00675192" w:rsidP="00675192">
      <w:pPr>
        <w:pStyle w:val="ListParagraph"/>
        <w:numPr>
          <w:ilvl w:val="0"/>
          <w:numId w:val="15"/>
        </w:numPr>
        <w:rPr>
          <w:rFonts w:ascii="Calibri" w:hAnsi="Calibri"/>
          <w:sz w:val="18"/>
          <w:szCs w:val="18"/>
        </w:rPr>
      </w:pPr>
      <w:r w:rsidRPr="009020A6">
        <w:rPr>
          <w:rFonts w:ascii="Calibri" w:hAnsi="Calibri"/>
          <w:sz w:val="18"/>
          <w:szCs w:val="18"/>
        </w:rPr>
        <w:t xml:space="preserve">HERS rater must confirm that correct values are entered into the </w:t>
      </w:r>
      <w:r w:rsidR="000A05DB" w:rsidRPr="009020A6">
        <w:rPr>
          <w:rFonts w:ascii="Calibri" w:hAnsi="Calibri"/>
          <w:sz w:val="18"/>
          <w:szCs w:val="18"/>
        </w:rPr>
        <w:t>LMCI</w:t>
      </w:r>
      <w:r w:rsidRPr="009020A6">
        <w:rPr>
          <w:rFonts w:ascii="Calibri" w:hAnsi="Calibri"/>
          <w:sz w:val="18"/>
          <w:szCs w:val="18"/>
        </w:rPr>
        <w:t>. This value is calculated automatically. If “Charge Adjustment” was specified in E02, then the value shown here will be the same as the value shown in E10. This is the amount of weighed refrigerant that will be added or removed from the factory charged unit. If refrigerant is to be added, this value should be a positive number.  If refrigerant is to be removed, this value should be a negative number. If “Total Charge” was specified in E02, then the value shown here will be the value in E03 added to the value in E10. This is the total amount of refrigerant that will be in the system, all of which must be weighed before introducing into the system.</w:t>
      </w:r>
    </w:p>
    <w:p w14:paraId="54D40987" w14:textId="4620A606" w:rsidR="00675192" w:rsidRPr="009020A6" w:rsidRDefault="00675192" w:rsidP="00675192">
      <w:pPr>
        <w:pStyle w:val="ListParagraph"/>
        <w:numPr>
          <w:ilvl w:val="0"/>
          <w:numId w:val="15"/>
        </w:numPr>
        <w:rPr>
          <w:rFonts w:ascii="Calibri" w:hAnsi="Calibri"/>
          <w:sz w:val="18"/>
          <w:szCs w:val="18"/>
        </w:rPr>
      </w:pPr>
      <w:r w:rsidRPr="009020A6">
        <w:rPr>
          <w:rFonts w:ascii="Calibri" w:hAnsi="Calibri"/>
          <w:sz w:val="18"/>
          <w:szCs w:val="18"/>
        </w:rPr>
        <w:t xml:space="preserve">HERS rater must confirm that correct values are entered into the </w:t>
      </w:r>
      <w:r w:rsidR="000A05DB" w:rsidRPr="009020A6">
        <w:rPr>
          <w:rFonts w:ascii="Calibri" w:hAnsi="Calibri"/>
          <w:sz w:val="18"/>
          <w:szCs w:val="18"/>
        </w:rPr>
        <w:t>LMCI</w:t>
      </w:r>
      <w:r w:rsidRPr="009020A6">
        <w:rPr>
          <w:rFonts w:ascii="Calibri" w:hAnsi="Calibri"/>
          <w:sz w:val="18"/>
          <w:szCs w:val="18"/>
        </w:rPr>
        <w:t>. Enter the amount of refrigerant weighed and added to, or removed from, system. If refrigerant is to be added, this value should be a positive number. If refrigerant is to be removed from a factory charged system, this value should be a negative number. This value must match the value in E11 for the system to pass.</w:t>
      </w:r>
    </w:p>
    <w:p w14:paraId="54D40988" w14:textId="0EB75E76" w:rsidR="00675192" w:rsidRPr="009020A6" w:rsidRDefault="00675192" w:rsidP="00675192">
      <w:pPr>
        <w:pStyle w:val="ListParagraph"/>
        <w:numPr>
          <w:ilvl w:val="0"/>
          <w:numId w:val="15"/>
        </w:numPr>
        <w:rPr>
          <w:rFonts w:ascii="Calibri" w:hAnsi="Calibri"/>
          <w:sz w:val="18"/>
          <w:szCs w:val="18"/>
        </w:rPr>
      </w:pPr>
      <w:r w:rsidRPr="009020A6">
        <w:rPr>
          <w:rFonts w:ascii="Calibri" w:hAnsi="Calibri"/>
          <w:sz w:val="18"/>
          <w:szCs w:val="18"/>
        </w:rPr>
        <w:t>HERS rater to indicate whether system passes or not. If not, use the next line to provide notes as to why system did not pass.</w:t>
      </w:r>
    </w:p>
    <w:p w14:paraId="54D4098A" w14:textId="77777777" w:rsidR="00675192" w:rsidRPr="009020A6" w:rsidRDefault="00675192" w:rsidP="00272FAE">
      <w:pPr>
        <w:rPr>
          <w:rFonts w:ascii="Calibri" w:hAnsi="Calibri"/>
          <w:sz w:val="18"/>
          <w:szCs w:val="18"/>
        </w:rPr>
      </w:pPr>
    </w:p>
    <w:p w14:paraId="54D4098B" w14:textId="77777777" w:rsidR="00675192" w:rsidRPr="009020A6" w:rsidRDefault="00675192" w:rsidP="00675192">
      <w:pPr>
        <w:rPr>
          <w:rFonts w:asciiTheme="minorHAnsi" w:hAnsiTheme="minorHAnsi"/>
          <w:b/>
          <w:sz w:val="18"/>
          <w:szCs w:val="18"/>
        </w:rPr>
      </w:pPr>
      <w:r w:rsidRPr="009020A6">
        <w:rPr>
          <w:rFonts w:asciiTheme="minorHAnsi" w:hAnsiTheme="minorHAnsi"/>
          <w:b/>
          <w:sz w:val="18"/>
          <w:szCs w:val="18"/>
        </w:rPr>
        <w:t xml:space="preserve">Section E. Weigh </w:t>
      </w:r>
      <w:proofErr w:type="gramStart"/>
      <w:r w:rsidRPr="009020A6">
        <w:rPr>
          <w:rFonts w:asciiTheme="minorHAnsi" w:hAnsiTheme="minorHAnsi"/>
          <w:b/>
          <w:sz w:val="18"/>
          <w:szCs w:val="18"/>
        </w:rPr>
        <w:t>In</w:t>
      </w:r>
      <w:proofErr w:type="gramEnd"/>
      <w:r w:rsidRPr="009020A6">
        <w:rPr>
          <w:rFonts w:asciiTheme="minorHAnsi" w:hAnsiTheme="minorHAnsi"/>
          <w:b/>
          <w:sz w:val="18"/>
          <w:szCs w:val="18"/>
        </w:rPr>
        <w:t xml:space="preserve"> Charge Verification – Additional Requirements</w:t>
      </w:r>
    </w:p>
    <w:p w14:paraId="54D4098D" w14:textId="77777777" w:rsidR="00675192" w:rsidRPr="009020A6" w:rsidRDefault="00675192" w:rsidP="00675192">
      <w:pPr>
        <w:pStyle w:val="ListParagraph"/>
        <w:numPr>
          <w:ilvl w:val="0"/>
          <w:numId w:val="24"/>
        </w:numPr>
        <w:rPr>
          <w:rFonts w:asciiTheme="minorHAnsi" w:hAnsiTheme="minorHAnsi"/>
          <w:sz w:val="18"/>
          <w:szCs w:val="18"/>
        </w:rPr>
      </w:pPr>
      <w:r w:rsidRPr="009020A6">
        <w:rPr>
          <w:rFonts w:asciiTheme="minorHAnsi" w:hAnsiTheme="minorHAnsi"/>
          <w:sz w:val="18"/>
          <w:szCs w:val="18"/>
        </w:rPr>
        <w:t xml:space="preserve">The </w:t>
      </w:r>
      <w:r w:rsidR="000F773F" w:rsidRPr="009020A6">
        <w:rPr>
          <w:rFonts w:asciiTheme="minorHAnsi" w:hAnsiTheme="minorHAnsi"/>
          <w:sz w:val="18"/>
          <w:szCs w:val="18"/>
        </w:rPr>
        <w:t>Rater must confirm that</w:t>
      </w:r>
      <w:r w:rsidRPr="009020A6">
        <w:rPr>
          <w:rFonts w:asciiTheme="minorHAnsi" w:hAnsiTheme="minorHAnsi"/>
          <w:sz w:val="18"/>
          <w:szCs w:val="18"/>
        </w:rPr>
        <w:t xml:space="preserve"> a correction</w:t>
      </w:r>
      <w:r w:rsidR="000F773F" w:rsidRPr="009020A6">
        <w:rPr>
          <w:rFonts w:asciiTheme="minorHAnsi" w:hAnsiTheme="minorHAnsi"/>
          <w:sz w:val="18"/>
          <w:szCs w:val="18"/>
        </w:rPr>
        <w:t xml:space="preserve"> is made</w:t>
      </w:r>
      <w:r w:rsidRPr="009020A6">
        <w:rPr>
          <w:rFonts w:asciiTheme="minorHAnsi" w:hAnsiTheme="minorHAnsi"/>
          <w:sz w:val="18"/>
          <w:szCs w:val="18"/>
        </w:rPr>
        <w:t xml:space="preserve"> to the refrigerant weight to allow for the indoor coil when that information is supplied by the Manufacturer </w:t>
      </w:r>
      <w:r w:rsidR="000F773F" w:rsidRPr="009020A6">
        <w:rPr>
          <w:rFonts w:asciiTheme="minorHAnsi" w:hAnsiTheme="minorHAnsi"/>
          <w:sz w:val="18"/>
          <w:szCs w:val="18"/>
        </w:rPr>
        <w:t xml:space="preserve">as required by </w:t>
      </w:r>
      <w:r w:rsidRPr="009020A6">
        <w:rPr>
          <w:rFonts w:asciiTheme="minorHAnsi" w:hAnsiTheme="minorHAnsi"/>
          <w:sz w:val="18"/>
          <w:szCs w:val="18"/>
        </w:rPr>
        <w:t>Residential Appendix RA3.2.3.1.5.</w:t>
      </w:r>
    </w:p>
    <w:p w14:paraId="54D4098E" w14:textId="77777777" w:rsidR="00675192" w:rsidRPr="009020A6" w:rsidRDefault="000F773F" w:rsidP="00272FAE">
      <w:pPr>
        <w:pStyle w:val="ListParagraph"/>
        <w:numPr>
          <w:ilvl w:val="0"/>
          <w:numId w:val="24"/>
        </w:numPr>
        <w:rPr>
          <w:rFonts w:asciiTheme="minorHAnsi" w:hAnsiTheme="minorHAnsi"/>
          <w:sz w:val="18"/>
          <w:szCs w:val="18"/>
        </w:rPr>
      </w:pPr>
      <w:r w:rsidRPr="009020A6">
        <w:rPr>
          <w:rFonts w:asciiTheme="minorHAnsi" w:hAnsiTheme="minorHAnsi"/>
          <w:sz w:val="18"/>
          <w:szCs w:val="18"/>
        </w:rPr>
        <w:t xml:space="preserve">The Rater must confirm </w:t>
      </w:r>
      <w:r w:rsidR="00675192" w:rsidRPr="009020A6">
        <w:rPr>
          <w:rFonts w:asciiTheme="minorHAnsi" w:hAnsiTheme="minorHAnsi"/>
          <w:sz w:val="18"/>
          <w:szCs w:val="18"/>
        </w:rPr>
        <w:t>refrigerant lines</w:t>
      </w:r>
      <w:r w:rsidRPr="009020A6">
        <w:rPr>
          <w:rFonts w:asciiTheme="minorHAnsi" w:hAnsiTheme="minorHAnsi"/>
          <w:sz w:val="18"/>
          <w:szCs w:val="18"/>
        </w:rPr>
        <w:t xml:space="preserve"> were checked</w:t>
      </w:r>
      <w:r w:rsidR="00675192" w:rsidRPr="009020A6">
        <w:rPr>
          <w:rFonts w:asciiTheme="minorHAnsi" w:hAnsiTheme="minorHAnsi"/>
          <w:sz w:val="18"/>
          <w:szCs w:val="18"/>
        </w:rPr>
        <w:t xml:space="preserve"> for leaks by evacuating to 500 microns or less and rising by no more than 300 microns after 5 minutes </w:t>
      </w:r>
      <w:r w:rsidRPr="009020A6">
        <w:rPr>
          <w:rFonts w:asciiTheme="minorHAnsi" w:hAnsiTheme="minorHAnsi"/>
          <w:sz w:val="18"/>
          <w:szCs w:val="18"/>
        </w:rPr>
        <w:t>as</w:t>
      </w:r>
      <w:r w:rsidR="00675192" w:rsidRPr="009020A6">
        <w:rPr>
          <w:rFonts w:asciiTheme="minorHAnsi" w:hAnsiTheme="minorHAnsi"/>
          <w:sz w:val="18"/>
          <w:szCs w:val="18"/>
        </w:rPr>
        <w:t xml:space="preserve"> </w:t>
      </w:r>
      <w:r w:rsidRPr="009020A6">
        <w:rPr>
          <w:rFonts w:asciiTheme="minorHAnsi" w:hAnsiTheme="minorHAnsi"/>
          <w:sz w:val="18"/>
          <w:szCs w:val="18"/>
        </w:rPr>
        <w:t>required by</w:t>
      </w:r>
      <w:r w:rsidR="00675192" w:rsidRPr="009020A6">
        <w:rPr>
          <w:rFonts w:asciiTheme="minorHAnsi" w:hAnsiTheme="minorHAnsi"/>
          <w:sz w:val="18"/>
          <w:szCs w:val="18"/>
        </w:rPr>
        <w:t xml:space="preserve"> Residential Appendix RA3.2.3.1.5.</w:t>
      </w:r>
    </w:p>
    <w:p w14:paraId="54D409C8" w14:textId="77777777" w:rsidR="00786D26" w:rsidRPr="009020A6" w:rsidRDefault="00786D26" w:rsidP="000636B8">
      <w:pPr>
        <w:rPr>
          <w:rFonts w:ascii="Calibri" w:hAnsi="Calibri"/>
          <w:sz w:val="24"/>
          <w:szCs w:val="2"/>
        </w:rPr>
      </w:pPr>
    </w:p>
    <w:p w14:paraId="54D409C9" w14:textId="77777777" w:rsidR="00786D26" w:rsidRPr="009020A6" w:rsidRDefault="00786D26" w:rsidP="00A728D9">
      <w:pPr>
        <w:rPr>
          <w:rFonts w:ascii="Calibri" w:hAnsi="Calibri"/>
          <w:sz w:val="24"/>
          <w:szCs w:val="2"/>
        </w:rPr>
      </w:pPr>
    </w:p>
    <w:p w14:paraId="54D409CA" w14:textId="77777777" w:rsidR="00786D26" w:rsidRPr="009020A6" w:rsidRDefault="00786D26">
      <w:pPr>
        <w:rPr>
          <w:rFonts w:ascii="Calibri" w:hAnsi="Calibri"/>
          <w:sz w:val="24"/>
          <w:szCs w:val="2"/>
        </w:rPr>
        <w:sectPr w:rsidR="00786D26" w:rsidRPr="009020A6" w:rsidSect="00D51F70">
          <w:headerReference w:type="default" r:id="rId13"/>
          <w:footerReference w:type="default" r:id="rId14"/>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E13502" w:rsidRPr="009020A6" w14:paraId="54D409CD"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54D409CB" w14:textId="270D1D86" w:rsidR="00E13502" w:rsidRPr="009020A6" w:rsidRDefault="00E13502" w:rsidP="00170608">
            <w:pPr>
              <w:keepNext/>
              <w:rPr>
                <w:rFonts w:asciiTheme="minorHAnsi" w:hAnsiTheme="minorHAnsi"/>
                <w:b/>
                <w:szCs w:val="18"/>
              </w:rPr>
            </w:pPr>
            <w:r w:rsidRPr="009020A6">
              <w:rPr>
                <w:rFonts w:asciiTheme="minorHAnsi" w:hAnsiTheme="minorHAnsi"/>
                <w:b/>
                <w:szCs w:val="18"/>
              </w:rPr>
              <w:lastRenderedPageBreak/>
              <w:t>A. System Information</w:t>
            </w:r>
          </w:p>
          <w:p w14:paraId="54D409CC" w14:textId="6D8E14E9" w:rsidR="00E13502" w:rsidRPr="009020A6" w:rsidRDefault="00C9333E" w:rsidP="00170608">
            <w:pPr>
              <w:keepNext/>
              <w:rPr>
                <w:rFonts w:asciiTheme="minorHAnsi" w:hAnsiTheme="minorHAnsi"/>
                <w:sz w:val="18"/>
                <w:szCs w:val="18"/>
              </w:rPr>
            </w:pPr>
            <w:r w:rsidRPr="009020A6">
              <w:rPr>
                <w:rFonts w:ascii="Calibri" w:hAnsi="Calibri"/>
                <w:sz w:val="18"/>
                <w:szCs w:val="18"/>
              </w:rPr>
              <w:t>&lt;&lt;Static Text - see the top&gt;&gt;</w:t>
            </w:r>
          </w:p>
        </w:tc>
      </w:tr>
      <w:tr w:rsidR="00E13502" w:rsidRPr="009020A6" w14:paraId="54D409D1" w14:textId="77777777">
        <w:trPr>
          <w:cantSplit/>
          <w:trHeight w:val="360"/>
        </w:trPr>
        <w:tc>
          <w:tcPr>
            <w:tcW w:w="288" w:type="pct"/>
            <w:vAlign w:val="center"/>
          </w:tcPr>
          <w:p w14:paraId="54D409CE" w14:textId="77777777"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01</w:t>
            </w:r>
          </w:p>
        </w:tc>
        <w:tc>
          <w:tcPr>
            <w:tcW w:w="2212" w:type="pct"/>
          </w:tcPr>
          <w:p w14:paraId="54D409CF" w14:textId="1AE7E3EE" w:rsidR="00E13502" w:rsidRPr="009020A6" w:rsidRDefault="00976655"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Space Conditioning </w:t>
            </w:r>
            <w:r w:rsidR="00E13502" w:rsidRPr="009020A6">
              <w:rPr>
                <w:rFonts w:asciiTheme="minorHAnsi" w:hAnsiTheme="minorHAnsi"/>
                <w:sz w:val="18"/>
                <w:szCs w:val="18"/>
              </w:rPr>
              <w:t>System Identification or Name</w:t>
            </w:r>
          </w:p>
        </w:tc>
        <w:tc>
          <w:tcPr>
            <w:tcW w:w="2500" w:type="pct"/>
          </w:tcPr>
          <w:p w14:paraId="54D409D0" w14:textId="7EC51B96" w:rsidR="00E13502" w:rsidRPr="009020A6" w:rsidRDefault="00E13502">
            <w:pPr>
              <w:pStyle w:val="Header"/>
              <w:tabs>
                <w:tab w:val="clear" w:pos="4320"/>
                <w:tab w:val="clear" w:pos="8640"/>
              </w:tabs>
              <w:spacing w:after="60"/>
              <w:rPr>
                <w:rFonts w:asciiTheme="minorHAnsi" w:hAnsiTheme="minorHAnsi"/>
                <w:sz w:val="18"/>
                <w:szCs w:val="18"/>
              </w:rPr>
            </w:pPr>
            <w:r w:rsidRPr="009020A6">
              <w:rPr>
                <w:rFonts w:asciiTheme="minorHAnsi" w:hAnsiTheme="minorHAnsi"/>
                <w:sz w:val="18"/>
                <w:szCs w:val="18"/>
              </w:rPr>
              <w:t xml:space="preserve">&lt;&lt;auto filled text: referenced from </w:t>
            </w:r>
            <w:r w:rsidR="000A05DB" w:rsidRPr="009020A6">
              <w:rPr>
                <w:rFonts w:asciiTheme="minorHAnsi" w:hAnsiTheme="minorHAnsi"/>
                <w:sz w:val="18"/>
                <w:szCs w:val="18"/>
              </w:rPr>
              <w:t>LMCI</w:t>
            </w:r>
            <w:r w:rsidRPr="009020A6">
              <w:rPr>
                <w:rFonts w:asciiTheme="minorHAnsi" w:hAnsiTheme="minorHAnsi"/>
                <w:sz w:val="18"/>
                <w:szCs w:val="18"/>
              </w:rPr>
              <w:t xml:space="preserve">.  If installed system does not match this entry, it can be overwritten by </w:t>
            </w:r>
            <w:proofErr w:type="gramStart"/>
            <w:r w:rsidRPr="009020A6">
              <w:rPr>
                <w:rFonts w:asciiTheme="minorHAnsi" w:hAnsiTheme="minorHAnsi"/>
                <w:sz w:val="18"/>
                <w:szCs w:val="18"/>
              </w:rPr>
              <w:t>rater</w:t>
            </w:r>
            <w:proofErr w:type="gramEnd"/>
            <w:r w:rsidRPr="009020A6">
              <w:rPr>
                <w:rFonts w:asciiTheme="minorHAnsi" w:hAnsiTheme="minorHAnsi"/>
                <w:sz w:val="18"/>
                <w:szCs w:val="18"/>
              </w:rPr>
              <w:t xml:space="preserve"> but it will be flagged as a possible fail.&gt;&gt;</w:t>
            </w:r>
          </w:p>
        </w:tc>
      </w:tr>
      <w:tr w:rsidR="00E13502" w:rsidRPr="009020A6" w14:paraId="54D409D5" w14:textId="77777777">
        <w:trPr>
          <w:cantSplit/>
          <w:trHeight w:val="360"/>
        </w:trPr>
        <w:tc>
          <w:tcPr>
            <w:tcW w:w="288" w:type="pct"/>
            <w:vAlign w:val="center"/>
          </w:tcPr>
          <w:p w14:paraId="54D409D2" w14:textId="77777777"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02</w:t>
            </w:r>
          </w:p>
        </w:tc>
        <w:tc>
          <w:tcPr>
            <w:tcW w:w="2212" w:type="pct"/>
          </w:tcPr>
          <w:p w14:paraId="54D409D3" w14:textId="6484FFBF" w:rsidR="00E13502" w:rsidRPr="009020A6" w:rsidRDefault="00976655"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Space Conditioning </w:t>
            </w:r>
            <w:r w:rsidR="00E13502" w:rsidRPr="009020A6">
              <w:rPr>
                <w:rFonts w:asciiTheme="minorHAnsi" w:hAnsiTheme="minorHAnsi"/>
                <w:sz w:val="18"/>
                <w:szCs w:val="18"/>
              </w:rPr>
              <w:t>System Location or Area Served</w:t>
            </w:r>
          </w:p>
        </w:tc>
        <w:tc>
          <w:tcPr>
            <w:tcW w:w="2500" w:type="pct"/>
          </w:tcPr>
          <w:p w14:paraId="54D409D4" w14:textId="6AC04DE3" w:rsidR="00E13502" w:rsidRPr="009020A6" w:rsidRDefault="00E13502" w:rsidP="004A5E5A">
            <w:pPr>
              <w:spacing w:after="60"/>
              <w:rPr>
                <w:rFonts w:asciiTheme="minorHAnsi" w:hAnsiTheme="minorHAnsi"/>
                <w:sz w:val="18"/>
                <w:szCs w:val="18"/>
              </w:rPr>
            </w:pPr>
            <w:r w:rsidRPr="009020A6">
              <w:rPr>
                <w:rFonts w:asciiTheme="minorHAnsi" w:hAnsiTheme="minorHAnsi"/>
                <w:sz w:val="18"/>
                <w:szCs w:val="18"/>
              </w:rPr>
              <w:t xml:space="preserve">&lt;&lt;auto filled text: referenced from </w:t>
            </w:r>
            <w:r w:rsidR="000A05DB" w:rsidRPr="009020A6">
              <w:rPr>
                <w:rFonts w:asciiTheme="minorHAnsi" w:hAnsiTheme="minorHAnsi"/>
                <w:sz w:val="18"/>
                <w:szCs w:val="18"/>
              </w:rPr>
              <w:t>LMCI</w:t>
            </w:r>
            <w:r w:rsidRPr="009020A6">
              <w:rPr>
                <w:rFonts w:asciiTheme="minorHAnsi" w:hAnsiTheme="minorHAnsi"/>
                <w:sz w:val="18"/>
                <w:szCs w:val="18"/>
              </w:rPr>
              <w:t xml:space="preserve">.  If installed system does not match this entry, it can be overwritten by </w:t>
            </w:r>
            <w:proofErr w:type="gramStart"/>
            <w:r w:rsidRPr="009020A6">
              <w:rPr>
                <w:rFonts w:asciiTheme="minorHAnsi" w:hAnsiTheme="minorHAnsi"/>
                <w:sz w:val="18"/>
                <w:szCs w:val="18"/>
              </w:rPr>
              <w:t>rater</w:t>
            </w:r>
            <w:proofErr w:type="gramEnd"/>
            <w:r w:rsidRPr="009020A6">
              <w:rPr>
                <w:rFonts w:asciiTheme="minorHAnsi" w:hAnsiTheme="minorHAnsi"/>
                <w:sz w:val="18"/>
                <w:szCs w:val="18"/>
              </w:rPr>
              <w:t xml:space="preserve"> but it will be flagged as a possible fail.&gt;&gt;</w:t>
            </w:r>
          </w:p>
        </w:tc>
      </w:tr>
      <w:tr w:rsidR="00E13502" w:rsidRPr="009020A6" w14:paraId="54D409D9" w14:textId="77777777">
        <w:trPr>
          <w:cantSplit/>
          <w:trHeight w:val="360"/>
        </w:trPr>
        <w:tc>
          <w:tcPr>
            <w:tcW w:w="288" w:type="pct"/>
            <w:vAlign w:val="center"/>
          </w:tcPr>
          <w:p w14:paraId="54D409D6" w14:textId="77777777"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03</w:t>
            </w:r>
          </w:p>
        </w:tc>
        <w:tc>
          <w:tcPr>
            <w:tcW w:w="2212" w:type="pct"/>
          </w:tcPr>
          <w:p w14:paraId="54D409D7" w14:textId="73945C4B" w:rsidR="00E13502" w:rsidRPr="009020A6" w:rsidRDefault="00E13502"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Condenser (or package unit) </w:t>
            </w:r>
            <w:r w:rsidR="0068512E" w:rsidRPr="009020A6">
              <w:rPr>
                <w:rFonts w:asciiTheme="minorHAnsi" w:hAnsiTheme="minorHAnsi"/>
                <w:sz w:val="18"/>
                <w:szCs w:val="18"/>
              </w:rPr>
              <w:t>M</w:t>
            </w:r>
            <w:r w:rsidRPr="009020A6">
              <w:rPr>
                <w:rFonts w:asciiTheme="minorHAnsi" w:hAnsiTheme="minorHAnsi"/>
                <w:sz w:val="18"/>
                <w:szCs w:val="18"/>
              </w:rPr>
              <w:t xml:space="preserve">ake or </w:t>
            </w:r>
            <w:r w:rsidR="0068512E" w:rsidRPr="009020A6">
              <w:rPr>
                <w:rFonts w:asciiTheme="minorHAnsi" w:hAnsiTheme="minorHAnsi"/>
                <w:sz w:val="18"/>
                <w:szCs w:val="18"/>
              </w:rPr>
              <w:t>B</w:t>
            </w:r>
            <w:r w:rsidRPr="009020A6">
              <w:rPr>
                <w:rFonts w:asciiTheme="minorHAnsi" w:hAnsiTheme="minorHAnsi"/>
                <w:sz w:val="18"/>
                <w:szCs w:val="18"/>
              </w:rPr>
              <w:t>rand</w:t>
            </w:r>
          </w:p>
        </w:tc>
        <w:tc>
          <w:tcPr>
            <w:tcW w:w="2500" w:type="pct"/>
          </w:tcPr>
          <w:p w14:paraId="54D409D8" w14:textId="6E78FC2B" w:rsidR="00E13502" w:rsidRPr="009020A6" w:rsidRDefault="00E13502" w:rsidP="004A5E5A">
            <w:pPr>
              <w:spacing w:after="60"/>
              <w:rPr>
                <w:rFonts w:asciiTheme="minorHAnsi" w:hAnsiTheme="minorHAnsi"/>
                <w:sz w:val="18"/>
                <w:szCs w:val="18"/>
              </w:rPr>
            </w:pPr>
            <w:r w:rsidRPr="009020A6">
              <w:rPr>
                <w:rFonts w:asciiTheme="minorHAnsi" w:hAnsiTheme="minorHAnsi"/>
                <w:sz w:val="18"/>
                <w:szCs w:val="18"/>
              </w:rPr>
              <w:t xml:space="preserve">&lt;&lt;auto filled text: referenced from </w:t>
            </w:r>
            <w:r w:rsidR="000A05DB" w:rsidRPr="009020A6">
              <w:rPr>
                <w:rFonts w:asciiTheme="minorHAnsi" w:hAnsiTheme="minorHAnsi"/>
                <w:sz w:val="18"/>
                <w:szCs w:val="18"/>
              </w:rPr>
              <w:t>LMCI</w:t>
            </w:r>
            <w:r w:rsidRPr="009020A6">
              <w:rPr>
                <w:rFonts w:asciiTheme="minorHAnsi" w:hAnsiTheme="minorHAnsi"/>
                <w:sz w:val="18"/>
                <w:szCs w:val="18"/>
              </w:rPr>
              <w:t xml:space="preserve">.  If installed system does not match this entry, it can be overwritten by </w:t>
            </w:r>
            <w:proofErr w:type="gramStart"/>
            <w:r w:rsidRPr="009020A6">
              <w:rPr>
                <w:rFonts w:asciiTheme="minorHAnsi" w:hAnsiTheme="minorHAnsi"/>
                <w:sz w:val="18"/>
                <w:szCs w:val="18"/>
              </w:rPr>
              <w:t>rater</w:t>
            </w:r>
            <w:proofErr w:type="gramEnd"/>
            <w:r w:rsidRPr="009020A6">
              <w:rPr>
                <w:rFonts w:asciiTheme="minorHAnsi" w:hAnsiTheme="minorHAnsi"/>
                <w:sz w:val="18"/>
                <w:szCs w:val="18"/>
              </w:rPr>
              <w:t xml:space="preserve"> but it will be flagged as a possible fail.&gt;&gt;</w:t>
            </w:r>
          </w:p>
        </w:tc>
      </w:tr>
      <w:tr w:rsidR="00E13502" w:rsidRPr="009020A6" w14:paraId="54D409DD" w14:textId="77777777">
        <w:trPr>
          <w:cantSplit/>
          <w:trHeight w:val="360"/>
        </w:trPr>
        <w:tc>
          <w:tcPr>
            <w:tcW w:w="288" w:type="pct"/>
            <w:vAlign w:val="center"/>
          </w:tcPr>
          <w:p w14:paraId="54D409DA" w14:textId="77777777"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04</w:t>
            </w:r>
          </w:p>
        </w:tc>
        <w:tc>
          <w:tcPr>
            <w:tcW w:w="2212" w:type="pct"/>
          </w:tcPr>
          <w:p w14:paraId="54D409DB" w14:textId="1DA59AFD" w:rsidR="00E13502" w:rsidRPr="009020A6" w:rsidRDefault="00E13502"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Condenser (or package unit) </w:t>
            </w:r>
            <w:r w:rsidR="0068512E" w:rsidRPr="009020A6">
              <w:rPr>
                <w:rFonts w:asciiTheme="minorHAnsi" w:hAnsiTheme="minorHAnsi"/>
                <w:sz w:val="18"/>
                <w:szCs w:val="18"/>
              </w:rPr>
              <w:t>M</w:t>
            </w:r>
            <w:r w:rsidRPr="009020A6">
              <w:rPr>
                <w:rFonts w:asciiTheme="minorHAnsi" w:hAnsiTheme="minorHAnsi"/>
                <w:sz w:val="18"/>
                <w:szCs w:val="18"/>
              </w:rPr>
              <w:t xml:space="preserve">odel </w:t>
            </w:r>
            <w:r w:rsidR="0068512E" w:rsidRPr="009020A6">
              <w:rPr>
                <w:rFonts w:asciiTheme="minorHAnsi" w:hAnsiTheme="minorHAnsi"/>
                <w:sz w:val="18"/>
                <w:szCs w:val="18"/>
              </w:rPr>
              <w:t>N</w:t>
            </w:r>
            <w:r w:rsidRPr="009020A6">
              <w:rPr>
                <w:rFonts w:asciiTheme="minorHAnsi" w:hAnsiTheme="minorHAnsi"/>
                <w:sz w:val="18"/>
                <w:szCs w:val="18"/>
              </w:rPr>
              <w:t>umber</w:t>
            </w:r>
          </w:p>
        </w:tc>
        <w:tc>
          <w:tcPr>
            <w:tcW w:w="2500" w:type="pct"/>
          </w:tcPr>
          <w:p w14:paraId="54D409DC" w14:textId="326EDD61" w:rsidR="00E13502" w:rsidRPr="009020A6" w:rsidRDefault="00E13502" w:rsidP="004A5E5A">
            <w:pPr>
              <w:spacing w:after="60"/>
              <w:rPr>
                <w:rFonts w:asciiTheme="minorHAnsi" w:hAnsiTheme="minorHAnsi"/>
                <w:sz w:val="18"/>
                <w:szCs w:val="18"/>
              </w:rPr>
            </w:pPr>
            <w:r w:rsidRPr="009020A6">
              <w:rPr>
                <w:rFonts w:asciiTheme="minorHAnsi" w:hAnsiTheme="minorHAnsi"/>
                <w:sz w:val="18"/>
                <w:szCs w:val="18"/>
              </w:rPr>
              <w:t xml:space="preserve">&lt;&lt;auto filled text: referenced from </w:t>
            </w:r>
            <w:r w:rsidR="000A05DB" w:rsidRPr="009020A6">
              <w:rPr>
                <w:rFonts w:asciiTheme="minorHAnsi" w:hAnsiTheme="minorHAnsi"/>
                <w:sz w:val="18"/>
                <w:szCs w:val="18"/>
              </w:rPr>
              <w:t>LMCI</w:t>
            </w:r>
            <w:r w:rsidRPr="009020A6">
              <w:rPr>
                <w:rFonts w:asciiTheme="minorHAnsi" w:hAnsiTheme="minorHAnsi"/>
                <w:sz w:val="18"/>
                <w:szCs w:val="18"/>
              </w:rPr>
              <w:t xml:space="preserve">.  If installed system does not match this entry, it can be overwritten by </w:t>
            </w:r>
            <w:proofErr w:type="gramStart"/>
            <w:r w:rsidRPr="009020A6">
              <w:rPr>
                <w:rFonts w:asciiTheme="minorHAnsi" w:hAnsiTheme="minorHAnsi"/>
                <w:sz w:val="18"/>
                <w:szCs w:val="18"/>
              </w:rPr>
              <w:t>rater</w:t>
            </w:r>
            <w:proofErr w:type="gramEnd"/>
            <w:r w:rsidRPr="009020A6">
              <w:rPr>
                <w:rFonts w:asciiTheme="minorHAnsi" w:hAnsiTheme="minorHAnsi"/>
                <w:sz w:val="18"/>
                <w:szCs w:val="18"/>
              </w:rPr>
              <w:t xml:space="preserve"> but it will be flagged as a possible fail.&gt;&gt;</w:t>
            </w:r>
          </w:p>
        </w:tc>
      </w:tr>
      <w:tr w:rsidR="00E13502" w:rsidRPr="009020A6" w14:paraId="54D409E1" w14:textId="77777777">
        <w:trPr>
          <w:cantSplit/>
          <w:trHeight w:val="360"/>
        </w:trPr>
        <w:tc>
          <w:tcPr>
            <w:tcW w:w="288" w:type="pct"/>
            <w:vAlign w:val="center"/>
          </w:tcPr>
          <w:p w14:paraId="54D409DE" w14:textId="77777777"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05</w:t>
            </w:r>
          </w:p>
        </w:tc>
        <w:tc>
          <w:tcPr>
            <w:tcW w:w="2212" w:type="pct"/>
          </w:tcPr>
          <w:p w14:paraId="54D409DF" w14:textId="7537AB68"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Nominal Cooling Capacity (tons) of Condenser</w:t>
            </w:r>
          </w:p>
        </w:tc>
        <w:tc>
          <w:tcPr>
            <w:tcW w:w="2500" w:type="pct"/>
          </w:tcPr>
          <w:p w14:paraId="54D409E0" w14:textId="622FB178" w:rsidR="00E13502" w:rsidRPr="009020A6" w:rsidRDefault="00E13502" w:rsidP="004A5E5A">
            <w:pPr>
              <w:spacing w:after="60"/>
              <w:rPr>
                <w:rFonts w:asciiTheme="minorHAnsi" w:hAnsiTheme="minorHAnsi"/>
                <w:sz w:val="18"/>
                <w:szCs w:val="18"/>
              </w:rPr>
            </w:pPr>
            <w:r w:rsidRPr="009020A6">
              <w:rPr>
                <w:rFonts w:asciiTheme="minorHAnsi" w:hAnsiTheme="minorHAnsi"/>
                <w:sz w:val="18"/>
                <w:szCs w:val="18"/>
              </w:rPr>
              <w:t xml:space="preserve">&lt;&lt;auto filled text: referenced from </w:t>
            </w:r>
            <w:r w:rsidR="000A05DB" w:rsidRPr="009020A6">
              <w:rPr>
                <w:rFonts w:asciiTheme="minorHAnsi" w:hAnsiTheme="minorHAnsi"/>
                <w:sz w:val="18"/>
                <w:szCs w:val="18"/>
              </w:rPr>
              <w:t>LMCI</w:t>
            </w:r>
            <w:r w:rsidRPr="009020A6">
              <w:rPr>
                <w:rFonts w:asciiTheme="minorHAnsi" w:hAnsiTheme="minorHAnsi"/>
                <w:sz w:val="18"/>
                <w:szCs w:val="18"/>
              </w:rPr>
              <w:t xml:space="preserve">.  If installed system does not match this entry, it can be overwritten by </w:t>
            </w:r>
            <w:proofErr w:type="gramStart"/>
            <w:r w:rsidRPr="009020A6">
              <w:rPr>
                <w:rFonts w:asciiTheme="minorHAnsi" w:hAnsiTheme="minorHAnsi"/>
                <w:sz w:val="18"/>
                <w:szCs w:val="18"/>
              </w:rPr>
              <w:t>rater</w:t>
            </w:r>
            <w:proofErr w:type="gramEnd"/>
            <w:r w:rsidRPr="009020A6">
              <w:rPr>
                <w:rFonts w:asciiTheme="minorHAnsi" w:hAnsiTheme="minorHAnsi"/>
                <w:sz w:val="18"/>
                <w:szCs w:val="18"/>
              </w:rPr>
              <w:t xml:space="preserve"> but it will be flagged as a possible fail.&gt;&gt;</w:t>
            </w:r>
          </w:p>
        </w:tc>
      </w:tr>
      <w:tr w:rsidR="00E13502" w:rsidRPr="009020A6" w14:paraId="54D409E5" w14:textId="77777777">
        <w:trPr>
          <w:cantSplit/>
          <w:trHeight w:val="360"/>
        </w:trPr>
        <w:tc>
          <w:tcPr>
            <w:tcW w:w="288" w:type="pct"/>
            <w:vAlign w:val="center"/>
          </w:tcPr>
          <w:p w14:paraId="54D409E2" w14:textId="77777777"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06</w:t>
            </w:r>
          </w:p>
        </w:tc>
        <w:tc>
          <w:tcPr>
            <w:tcW w:w="2212" w:type="pct"/>
          </w:tcPr>
          <w:p w14:paraId="54D409E3" w14:textId="73B7AA44" w:rsidR="00E13502" w:rsidRPr="009020A6" w:rsidRDefault="00E13502"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Condenser (or package unit) </w:t>
            </w:r>
            <w:r w:rsidR="0068512E" w:rsidRPr="009020A6">
              <w:rPr>
                <w:rFonts w:asciiTheme="minorHAnsi" w:hAnsiTheme="minorHAnsi"/>
                <w:sz w:val="18"/>
                <w:szCs w:val="18"/>
              </w:rPr>
              <w:t>S</w:t>
            </w:r>
            <w:r w:rsidRPr="009020A6">
              <w:rPr>
                <w:rFonts w:asciiTheme="minorHAnsi" w:hAnsiTheme="minorHAnsi"/>
                <w:sz w:val="18"/>
                <w:szCs w:val="18"/>
              </w:rPr>
              <w:t xml:space="preserve">erial </w:t>
            </w:r>
            <w:r w:rsidR="0068512E" w:rsidRPr="009020A6">
              <w:rPr>
                <w:rFonts w:asciiTheme="minorHAnsi" w:hAnsiTheme="minorHAnsi"/>
                <w:sz w:val="18"/>
                <w:szCs w:val="18"/>
              </w:rPr>
              <w:t>N</w:t>
            </w:r>
            <w:r w:rsidRPr="009020A6">
              <w:rPr>
                <w:rFonts w:asciiTheme="minorHAnsi" w:hAnsiTheme="minorHAnsi"/>
                <w:sz w:val="18"/>
                <w:szCs w:val="18"/>
              </w:rPr>
              <w:t>umber</w:t>
            </w:r>
          </w:p>
        </w:tc>
        <w:tc>
          <w:tcPr>
            <w:tcW w:w="2500" w:type="pct"/>
          </w:tcPr>
          <w:p w14:paraId="54D409E4" w14:textId="5AB843A0" w:rsidR="00E13502" w:rsidRPr="009020A6" w:rsidRDefault="00E13502" w:rsidP="004A5E5A">
            <w:pPr>
              <w:spacing w:after="60"/>
              <w:rPr>
                <w:rFonts w:asciiTheme="minorHAnsi" w:hAnsiTheme="minorHAnsi"/>
                <w:sz w:val="18"/>
                <w:szCs w:val="18"/>
              </w:rPr>
            </w:pPr>
            <w:r w:rsidRPr="009020A6">
              <w:rPr>
                <w:rFonts w:asciiTheme="minorHAnsi" w:hAnsiTheme="minorHAnsi"/>
                <w:sz w:val="18"/>
                <w:szCs w:val="18"/>
              </w:rPr>
              <w:t xml:space="preserve">&lt;&lt;auto filled text: referenced from </w:t>
            </w:r>
            <w:r w:rsidR="000A05DB" w:rsidRPr="009020A6">
              <w:rPr>
                <w:rFonts w:asciiTheme="minorHAnsi" w:hAnsiTheme="minorHAnsi"/>
                <w:sz w:val="18"/>
                <w:szCs w:val="18"/>
              </w:rPr>
              <w:t>LMCI</w:t>
            </w:r>
            <w:r w:rsidRPr="009020A6">
              <w:rPr>
                <w:rFonts w:asciiTheme="minorHAnsi" w:hAnsiTheme="minorHAnsi"/>
                <w:sz w:val="18"/>
                <w:szCs w:val="18"/>
              </w:rPr>
              <w:t xml:space="preserve">.  If installed system does not match this entry, it can be overwritten by </w:t>
            </w:r>
            <w:proofErr w:type="gramStart"/>
            <w:r w:rsidRPr="009020A6">
              <w:rPr>
                <w:rFonts w:asciiTheme="minorHAnsi" w:hAnsiTheme="minorHAnsi"/>
                <w:sz w:val="18"/>
                <w:szCs w:val="18"/>
              </w:rPr>
              <w:t>rater</w:t>
            </w:r>
            <w:proofErr w:type="gramEnd"/>
            <w:r w:rsidRPr="009020A6">
              <w:rPr>
                <w:rFonts w:asciiTheme="minorHAnsi" w:hAnsiTheme="minorHAnsi"/>
                <w:sz w:val="18"/>
                <w:szCs w:val="18"/>
              </w:rPr>
              <w:t xml:space="preserve"> but it will be flagged as a possible fail.&gt;&gt;</w:t>
            </w:r>
          </w:p>
        </w:tc>
      </w:tr>
      <w:tr w:rsidR="00E13502" w:rsidRPr="009020A6" w14:paraId="54D409E9" w14:textId="77777777">
        <w:trPr>
          <w:cantSplit/>
          <w:trHeight w:val="360"/>
        </w:trPr>
        <w:tc>
          <w:tcPr>
            <w:tcW w:w="288" w:type="pct"/>
            <w:vAlign w:val="center"/>
          </w:tcPr>
          <w:p w14:paraId="54D409E6" w14:textId="77777777"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07</w:t>
            </w:r>
          </w:p>
        </w:tc>
        <w:tc>
          <w:tcPr>
            <w:tcW w:w="2212" w:type="pct"/>
          </w:tcPr>
          <w:p w14:paraId="54D409E7" w14:textId="680BEBB6"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Refrigerant Type</w:t>
            </w:r>
          </w:p>
        </w:tc>
        <w:tc>
          <w:tcPr>
            <w:tcW w:w="2500" w:type="pct"/>
          </w:tcPr>
          <w:p w14:paraId="54D409E8" w14:textId="6A0734B4" w:rsidR="00E13502" w:rsidRPr="009020A6" w:rsidRDefault="00E13502" w:rsidP="004A5E5A">
            <w:pPr>
              <w:pStyle w:val="Header"/>
              <w:tabs>
                <w:tab w:val="clear" w:pos="4320"/>
                <w:tab w:val="clear" w:pos="8640"/>
              </w:tabs>
              <w:spacing w:after="60"/>
              <w:rPr>
                <w:rFonts w:asciiTheme="minorHAnsi" w:hAnsiTheme="minorHAnsi"/>
                <w:sz w:val="18"/>
                <w:szCs w:val="18"/>
              </w:rPr>
            </w:pPr>
            <w:r w:rsidRPr="009020A6">
              <w:rPr>
                <w:rFonts w:asciiTheme="minorHAnsi" w:hAnsiTheme="minorHAnsi"/>
                <w:sz w:val="18"/>
                <w:szCs w:val="18"/>
              </w:rPr>
              <w:t xml:space="preserve">&lt;&lt;auto filled text: referenced from </w:t>
            </w:r>
            <w:r w:rsidR="000A05DB" w:rsidRPr="009020A6">
              <w:rPr>
                <w:rFonts w:asciiTheme="minorHAnsi" w:hAnsiTheme="minorHAnsi"/>
                <w:sz w:val="18"/>
                <w:szCs w:val="18"/>
              </w:rPr>
              <w:t>LMCI</w:t>
            </w:r>
            <w:r w:rsidRPr="009020A6">
              <w:rPr>
                <w:rFonts w:asciiTheme="minorHAnsi" w:hAnsiTheme="minorHAnsi"/>
                <w:sz w:val="18"/>
                <w:szCs w:val="18"/>
              </w:rPr>
              <w:t>. Possible entries are “R-22” or “R-410a”</w:t>
            </w:r>
            <w:r w:rsidR="00513A35" w:rsidRPr="009020A6">
              <w:rPr>
                <w:rFonts w:asciiTheme="minorHAnsi" w:hAnsiTheme="minorHAnsi"/>
                <w:sz w:val="18"/>
                <w:szCs w:val="18"/>
              </w:rPr>
              <w:t>, or other"</w:t>
            </w:r>
            <w:r w:rsidRPr="009020A6">
              <w:rPr>
                <w:rFonts w:asciiTheme="minorHAnsi" w:hAnsiTheme="minorHAnsi"/>
                <w:sz w:val="18"/>
                <w:szCs w:val="18"/>
              </w:rPr>
              <w:t xml:space="preserve">.  If installed system does not match this entry, it can be overwritten by </w:t>
            </w:r>
            <w:proofErr w:type="gramStart"/>
            <w:r w:rsidRPr="009020A6">
              <w:rPr>
                <w:rFonts w:asciiTheme="minorHAnsi" w:hAnsiTheme="minorHAnsi"/>
                <w:sz w:val="18"/>
                <w:szCs w:val="18"/>
              </w:rPr>
              <w:t>rater</w:t>
            </w:r>
            <w:proofErr w:type="gramEnd"/>
            <w:r w:rsidRPr="009020A6">
              <w:rPr>
                <w:rFonts w:asciiTheme="minorHAnsi" w:hAnsiTheme="minorHAnsi"/>
                <w:sz w:val="18"/>
                <w:szCs w:val="18"/>
              </w:rPr>
              <w:t xml:space="preserve"> but it will be flagged as a possible fail.&gt;&gt;</w:t>
            </w:r>
          </w:p>
        </w:tc>
      </w:tr>
      <w:tr w:rsidR="00E13502" w:rsidRPr="009020A6" w14:paraId="54D409ED" w14:textId="77777777">
        <w:trPr>
          <w:cantSplit/>
          <w:trHeight w:val="360"/>
        </w:trPr>
        <w:tc>
          <w:tcPr>
            <w:tcW w:w="288" w:type="pct"/>
            <w:vAlign w:val="center"/>
          </w:tcPr>
          <w:p w14:paraId="54D409EA" w14:textId="77777777"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08</w:t>
            </w:r>
          </w:p>
        </w:tc>
        <w:tc>
          <w:tcPr>
            <w:tcW w:w="2212" w:type="pct"/>
            <w:vAlign w:val="center"/>
          </w:tcPr>
          <w:p w14:paraId="54D409EB" w14:textId="2C5E8C72"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Other Refrigerant Type (if applicable)</w:t>
            </w:r>
          </w:p>
        </w:tc>
        <w:tc>
          <w:tcPr>
            <w:tcW w:w="2500" w:type="pct"/>
          </w:tcPr>
          <w:p w14:paraId="54D409EC" w14:textId="04A2FDFB" w:rsidR="00E13502" w:rsidRPr="009020A6" w:rsidRDefault="00513A35" w:rsidP="004A5E5A">
            <w:pPr>
              <w:spacing w:after="60"/>
              <w:rPr>
                <w:rFonts w:asciiTheme="minorHAnsi" w:hAnsiTheme="minorHAnsi"/>
                <w:sz w:val="18"/>
                <w:szCs w:val="18"/>
              </w:rPr>
            </w:pPr>
            <w:r w:rsidRPr="009020A6">
              <w:rPr>
                <w:rFonts w:ascii="Calibri" w:hAnsi="Calibri"/>
              </w:rPr>
              <w:t>&lt;&lt; if A07 value = R-22 or R-410A then value in this field = N/A; elseif value in A07= other, then user input text in this field to identify the refrigerant type&gt;&gt;</w:t>
            </w:r>
          </w:p>
        </w:tc>
      </w:tr>
      <w:tr w:rsidR="006A6F04" w:rsidRPr="009020A6" w14:paraId="48F3D969" w14:textId="77777777">
        <w:trPr>
          <w:cantSplit/>
          <w:trHeight w:val="360"/>
        </w:trPr>
        <w:tc>
          <w:tcPr>
            <w:tcW w:w="288" w:type="pct"/>
            <w:vAlign w:val="center"/>
          </w:tcPr>
          <w:p w14:paraId="211AC58A" w14:textId="4DE85B19" w:rsidR="006A6F04" w:rsidRPr="009020A6" w:rsidRDefault="006A6F04"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09</w:t>
            </w:r>
          </w:p>
        </w:tc>
        <w:tc>
          <w:tcPr>
            <w:tcW w:w="2212" w:type="pct"/>
            <w:vAlign w:val="center"/>
          </w:tcPr>
          <w:p w14:paraId="1B18F96E" w14:textId="423EB766" w:rsidR="006A6F04" w:rsidRPr="009020A6" w:rsidRDefault="006A6F04"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Liquid Line Filter Drier Installed According to Manufacturer’s Specifications (if applicable)</w:t>
            </w:r>
          </w:p>
        </w:tc>
        <w:tc>
          <w:tcPr>
            <w:tcW w:w="2500" w:type="pct"/>
          </w:tcPr>
          <w:p w14:paraId="2825B094" w14:textId="317DC697" w:rsidR="006A6F04" w:rsidRPr="009020A6" w:rsidRDefault="006A6F04" w:rsidP="00713095">
            <w:pPr>
              <w:spacing w:after="60"/>
              <w:rPr>
                <w:rFonts w:asciiTheme="minorHAnsi" w:hAnsiTheme="minorHAnsi"/>
                <w:sz w:val="18"/>
                <w:szCs w:val="18"/>
              </w:rPr>
            </w:pPr>
            <w:r w:rsidRPr="009020A6">
              <w:rPr>
                <w:rFonts w:asciiTheme="minorHAnsi" w:hAnsiTheme="minorHAnsi"/>
                <w:sz w:val="18"/>
                <w:szCs w:val="18"/>
              </w:rPr>
              <w:t xml:space="preserve">&lt;&lt;auto filled text: referenced from </w:t>
            </w:r>
            <w:r w:rsidR="000A05DB" w:rsidRPr="009020A6">
              <w:rPr>
                <w:rFonts w:asciiTheme="minorHAnsi" w:hAnsiTheme="minorHAnsi"/>
                <w:sz w:val="18"/>
                <w:szCs w:val="18"/>
              </w:rPr>
              <w:t>LMCI</w:t>
            </w:r>
            <w:r w:rsidRPr="009020A6">
              <w:rPr>
                <w:rFonts w:asciiTheme="minorHAnsi" w:hAnsiTheme="minorHAnsi"/>
                <w:sz w:val="18"/>
                <w:szCs w:val="18"/>
              </w:rPr>
              <w:t xml:space="preserve">. Possible entries are “Yes” or “NA”. If installed system does not match this entry, it can be overwritten by </w:t>
            </w:r>
            <w:proofErr w:type="gramStart"/>
            <w:r w:rsidRPr="009020A6">
              <w:rPr>
                <w:rFonts w:asciiTheme="minorHAnsi" w:hAnsiTheme="minorHAnsi"/>
                <w:sz w:val="18"/>
                <w:szCs w:val="18"/>
              </w:rPr>
              <w:t>rater</w:t>
            </w:r>
            <w:proofErr w:type="gramEnd"/>
            <w:r w:rsidRPr="009020A6">
              <w:rPr>
                <w:rFonts w:asciiTheme="minorHAnsi" w:hAnsiTheme="minorHAnsi"/>
                <w:sz w:val="18"/>
                <w:szCs w:val="18"/>
              </w:rPr>
              <w:t xml:space="preserve"> but it will be flagged as a possible fail.&gt;&gt;</w:t>
            </w:r>
          </w:p>
        </w:tc>
      </w:tr>
      <w:tr w:rsidR="00E13502" w:rsidRPr="009020A6" w14:paraId="54D409F1" w14:textId="77777777">
        <w:trPr>
          <w:cantSplit/>
          <w:trHeight w:val="360"/>
        </w:trPr>
        <w:tc>
          <w:tcPr>
            <w:tcW w:w="288" w:type="pct"/>
            <w:vAlign w:val="center"/>
          </w:tcPr>
          <w:p w14:paraId="54D409EE" w14:textId="509A5597" w:rsidR="00E13502" w:rsidRPr="009020A6" w:rsidRDefault="005E1D9C"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10</w:t>
            </w:r>
          </w:p>
        </w:tc>
        <w:tc>
          <w:tcPr>
            <w:tcW w:w="2212" w:type="pct"/>
            <w:vAlign w:val="center"/>
          </w:tcPr>
          <w:p w14:paraId="54D409EF" w14:textId="7B0E908E" w:rsidR="00E13502" w:rsidRPr="009020A6" w:rsidRDefault="00713095"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System Installation </w:t>
            </w:r>
            <w:r w:rsidR="00E13502" w:rsidRPr="009020A6">
              <w:rPr>
                <w:rFonts w:asciiTheme="minorHAnsi" w:hAnsiTheme="minorHAnsi"/>
                <w:sz w:val="18"/>
                <w:szCs w:val="18"/>
              </w:rPr>
              <w:t>Type</w:t>
            </w:r>
          </w:p>
        </w:tc>
        <w:tc>
          <w:tcPr>
            <w:tcW w:w="2500" w:type="pct"/>
          </w:tcPr>
          <w:p w14:paraId="54D409F0" w14:textId="41386998" w:rsidR="00E13502" w:rsidRPr="009020A6" w:rsidRDefault="00E13502" w:rsidP="00713095">
            <w:pPr>
              <w:spacing w:after="60"/>
              <w:rPr>
                <w:rFonts w:asciiTheme="minorHAnsi" w:hAnsiTheme="minorHAnsi"/>
                <w:sz w:val="18"/>
                <w:szCs w:val="18"/>
              </w:rPr>
            </w:pPr>
            <w:r w:rsidRPr="009020A6">
              <w:rPr>
                <w:rFonts w:asciiTheme="minorHAnsi" w:hAnsiTheme="minorHAnsi"/>
                <w:sz w:val="18"/>
                <w:szCs w:val="18"/>
              </w:rPr>
              <w:t xml:space="preserve">&lt;&lt;auto filled text: referenced from </w:t>
            </w:r>
            <w:r w:rsidR="000A05DB" w:rsidRPr="009020A6">
              <w:rPr>
                <w:rFonts w:asciiTheme="minorHAnsi" w:hAnsiTheme="minorHAnsi"/>
                <w:sz w:val="18"/>
                <w:szCs w:val="18"/>
              </w:rPr>
              <w:t>LMCI</w:t>
            </w:r>
            <w:r w:rsidRPr="009020A6">
              <w:rPr>
                <w:rFonts w:asciiTheme="minorHAnsi" w:hAnsiTheme="minorHAnsi"/>
                <w:sz w:val="18"/>
                <w:szCs w:val="18"/>
              </w:rPr>
              <w:t xml:space="preserve">. Possible entries are “New”, “Replacement”, or “Alteration”.  If installed system does not match this entry, it can be overwritten by </w:t>
            </w:r>
            <w:proofErr w:type="gramStart"/>
            <w:r w:rsidRPr="009020A6">
              <w:rPr>
                <w:rFonts w:asciiTheme="minorHAnsi" w:hAnsiTheme="minorHAnsi"/>
                <w:sz w:val="18"/>
                <w:szCs w:val="18"/>
              </w:rPr>
              <w:t>rater</w:t>
            </w:r>
            <w:proofErr w:type="gramEnd"/>
            <w:r w:rsidRPr="009020A6">
              <w:rPr>
                <w:rFonts w:asciiTheme="minorHAnsi" w:hAnsiTheme="minorHAnsi"/>
                <w:sz w:val="18"/>
                <w:szCs w:val="18"/>
              </w:rPr>
              <w:t xml:space="preserve"> but it will be flagged as a possible fail.&gt;&gt;</w:t>
            </w:r>
          </w:p>
        </w:tc>
      </w:tr>
      <w:tr w:rsidR="00E13502" w:rsidRPr="009020A6" w14:paraId="54D409F5" w14:textId="77777777">
        <w:trPr>
          <w:cantSplit/>
          <w:trHeight w:val="360"/>
        </w:trPr>
        <w:tc>
          <w:tcPr>
            <w:tcW w:w="288" w:type="pct"/>
            <w:vAlign w:val="center"/>
          </w:tcPr>
          <w:p w14:paraId="54D409F2" w14:textId="4BD2752B" w:rsidR="00E13502" w:rsidRPr="009020A6" w:rsidRDefault="005E1D9C" w:rsidP="00EF6C66">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11</w:t>
            </w:r>
          </w:p>
        </w:tc>
        <w:tc>
          <w:tcPr>
            <w:tcW w:w="2212" w:type="pct"/>
            <w:vAlign w:val="center"/>
          </w:tcPr>
          <w:p w14:paraId="07004A98" w14:textId="75FC9B04" w:rsidR="0068512E" w:rsidRPr="009020A6" w:rsidRDefault="00BE4F44"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Fault Indicator Display</w:t>
            </w:r>
            <w:r w:rsidR="00E13502" w:rsidRPr="009020A6">
              <w:rPr>
                <w:rFonts w:asciiTheme="minorHAnsi" w:hAnsiTheme="minorHAnsi"/>
                <w:sz w:val="18"/>
                <w:szCs w:val="18"/>
              </w:rPr>
              <w:t xml:space="preserve"> (</w:t>
            </w:r>
            <w:r w:rsidRPr="009020A6">
              <w:rPr>
                <w:rFonts w:asciiTheme="minorHAnsi" w:hAnsiTheme="minorHAnsi"/>
                <w:sz w:val="18"/>
                <w:szCs w:val="18"/>
              </w:rPr>
              <w:t>FID</w:t>
            </w:r>
            <w:r w:rsidR="00E13502" w:rsidRPr="009020A6">
              <w:rPr>
                <w:rFonts w:asciiTheme="minorHAnsi" w:hAnsiTheme="minorHAnsi"/>
                <w:sz w:val="18"/>
                <w:szCs w:val="18"/>
              </w:rPr>
              <w:t>) Status</w:t>
            </w:r>
          </w:p>
          <w:p w14:paraId="54D409F3" w14:textId="76D3D279"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(Note: Even systems with </w:t>
            </w:r>
            <w:proofErr w:type="gramStart"/>
            <w:r w:rsidRPr="009020A6">
              <w:rPr>
                <w:rFonts w:asciiTheme="minorHAnsi" w:hAnsiTheme="minorHAnsi"/>
                <w:sz w:val="18"/>
                <w:szCs w:val="18"/>
              </w:rPr>
              <w:t>a</w:t>
            </w:r>
            <w:proofErr w:type="gramEnd"/>
            <w:r w:rsidRPr="009020A6">
              <w:rPr>
                <w:rFonts w:asciiTheme="minorHAnsi" w:hAnsiTheme="minorHAnsi"/>
                <w:sz w:val="18"/>
                <w:szCs w:val="18"/>
              </w:rPr>
              <w:t xml:space="preserve"> </w:t>
            </w:r>
            <w:r w:rsidR="00BE4F44" w:rsidRPr="009020A6">
              <w:rPr>
                <w:rFonts w:asciiTheme="minorHAnsi" w:hAnsiTheme="minorHAnsi"/>
                <w:sz w:val="18"/>
                <w:szCs w:val="18"/>
              </w:rPr>
              <w:t>FID</w:t>
            </w:r>
            <w:r w:rsidRPr="009020A6">
              <w:rPr>
                <w:rFonts w:asciiTheme="minorHAnsi" w:hAnsiTheme="minorHAnsi"/>
                <w:sz w:val="18"/>
                <w:szCs w:val="18"/>
              </w:rPr>
              <w:t xml:space="preserve"> must have refrigerant charge verified by installer)</w:t>
            </w:r>
          </w:p>
        </w:tc>
        <w:tc>
          <w:tcPr>
            <w:tcW w:w="2500" w:type="pct"/>
          </w:tcPr>
          <w:p w14:paraId="54D409F4" w14:textId="2C37C4C9" w:rsidR="00E13502" w:rsidRPr="009020A6" w:rsidRDefault="00E13502" w:rsidP="004A5E5A">
            <w:pPr>
              <w:spacing w:after="60"/>
              <w:rPr>
                <w:rFonts w:asciiTheme="minorHAnsi" w:hAnsiTheme="minorHAnsi"/>
                <w:sz w:val="18"/>
                <w:szCs w:val="18"/>
              </w:rPr>
            </w:pPr>
            <w:r w:rsidRPr="009020A6">
              <w:rPr>
                <w:rFonts w:asciiTheme="minorHAnsi" w:hAnsiTheme="minorHAnsi"/>
                <w:sz w:val="18"/>
                <w:szCs w:val="18"/>
              </w:rPr>
              <w:t xml:space="preserve">&lt;&lt;auto filled text: referenced from </w:t>
            </w:r>
            <w:r w:rsidR="000A05DB" w:rsidRPr="009020A6">
              <w:rPr>
                <w:rFonts w:asciiTheme="minorHAnsi" w:hAnsiTheme="minorHAnsi"/>
                <w:sz w:val="18"/>
                <w:szCs w:val="18"/>
              </w:rPr>
              <w:t>LMCI</w:t>
            </w:r>
            <w:r w:rsidRPr="009020A6">
              <w:rPr>
                <w:rFonts w:asciiTheme="minorHAnsi" w:hAnsiTheme="minorHAnsi"/>
                <w:sz w:val="18"/>
                <w:szCs w:val="18"/>
              </w:rPr>
              <w:t xml:space="preserve">. Possible entries are “This system has a factory installed </w:t>
            </w:r>
            <w:r w:rsidR="00BE4F44" w:rsidRPr="009020A6">
              <w:rPr>
                <w:rFonts w:asciiTheme="minorHAnsi" w:hAnsiTheme="minorHAnsi"/>
                <w:sz w:val="18"/>
                <w:szCs w:val="18"/>
              </w:rPr>
              <w:t>FID</w:t>
            </w:r>
            <w:proofErr w:type="gramStart"/>
            <w:r w:rsidRPr="009020A6">
              <w:rPr>
                <w:rFonts w:asciiTheme="minorHAnsi" w:hAnsiTheme="minorHAnsi"/>
                <w:sz w:val="18"/>
                <w:szCs w:val="18"/>
              </w:rPr>
              <w:t>”;  or</w:t>
            </w:r>
            <w:proofErr w:type="gramEnd"/>
            <w:r w:rsidRPr="009020A6">
              <w:rPr>
                <w:rFonts w:asciiTheme="minorHAnsi" w:hAnsiTheme="minorHAnsi"/>
                <w:sz w:val="18"/>
                <w:szCs w:val="18"/>
              </w:rPr>
              <w:t xml:space="preserve"> “This system has a field installed </w:t>
            </w:r>
            <w:r w:rsidR="00BE4F44" w:rsidRPr="009020A6">
              <w:rPr>
                <w:rFonts w:asciiTheme="minorHAnsi" w:hAnsiTheme="minorHAnsi"/>
                <w:sz w:val="18"/>
                <w:szCs w:val="18"/>
              </w:rPr>
              <w:t>FID</w:t>
            </w:r>
            <w:r w:rsidRPr="009020A6">
              <w:rPr>
                <w:rFonts w:asciiTheme="minorHAnsi" w:hAnsiTheme="minorHAnsi"/>
                <w:sz w:val="18"/>
                <w:szCs w:val="18"/>
              </w:rPr>
              <w:t xml:space="preserve">”;  or “This system does not have a </w:t>
            </w:r>
            <w:r w:rsidR="00BE4F44" w:rsidRPr="009020A6">
              <w:rPr>
                <w:rFonts w:asciiTheme="minorHAnsi" w:hAnsiTheme="minorHAnsi"/>
                <w:sz w:val="18"/>
                <w:szCs w:val="18"/>
              </w:rPr>
              <w:t>FID</w:t>
            </w:r>
            <w:r w:rsidRPr="009020A6">
              <w:rPr>
                <w:rFonts w:asciiTheme="minorHAnsi" w:hAnsiTheme="minorHAnsi"/>
                <w:sz w:val="18"/>
                <w:szCs w:val="18"/>
              </w:rPr>
              <w:t xml:space="preserve"> device installed”</w:t>
            </w:r>
            <w:r w:rsidR="00713095" w:rsidRPr="009020A6">
              <w:rPr>
                <w:rFonts w:asciiTheme="minorHAnsi" w:hAnsiTheme="minorHAnsi"/>
                <w:sz w:val="18"/>
                <w:szCs w:val="18"/>
              </w:rPr>
              <w:t xml:space="preserve"> If installed system does not match this entry, it can be overwritten by rater but it will be flagged as a possible fail&gt;&gt;</w:t>
            </w:r>
            <w:r w:rsidRPr="009020A6">
              <w:rPr>
                <w:rFonts w:asciiTheme="minorHAnsi" w:hAnsiTheme="minorHAnsi"/>
                <w:sz w:val="18"/>
                <w:szCs w:val="18"/>
              </w:rPr>
              <w:t>&gt;&gt;</w:t>
            </w:r>
          </w:p>
        </w:tc>
      </w:tr>
      <w:tr w:rsidR="00E13502" w:rsidRPr="009020A6" w14:paraId="54D409F9" w14:textId="77777777">
        <w:trPr>
          <w:cantSplit/>
          <w:trHeight w:val="360"/>
        </w:trPr>
        <w:tc>
          <w:tcPr>
            <w:tcW w:w="288" w:type="pct"/>
            <w:vAlign w:val="center"/>
          </w:tcPr>
          <w:p w14:paraId="54D409F6" w14:textId="568A8CB9" w:rsidR="00E13502" w:rsidRPr="009020A6" w:rsidRDefault="005E1D9C" w:rsidP="00EF6C66">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12</w:t>
            </w:r>
          </w:p>
        </w:tc>
        <w:tc>
          <w:tcPr>
            <w:tcW w:w="2212" w:type="pct"/>
            <w:vAlign w:val="center"/>
          </w:tcPr>
          <w:p w14:paraId="54D409F7" w14:textId="222B78B5"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Is the system of a type that the minimum airflow can be verified </w:t>
            </w:r>
            <w:r w:rsidR="00CA4D9E" w:rsidRPr="009020A6">
              <w:rPr>
                <w:rFonts w:asciiTheme="minorHAnsi" w:hAnsiTheme="minorHAnsi"/>
                <w:sz w:val="18"/>
                <w:szCs w:val="18"/>
              </w:rPr>
              <w:t xml:space="preserve">for all indoor units </w:t>
            </w:r>
            <w:r w:rsidRPr="009020A6">
              <w:rPr>
                <w:rFonts w:asciiTheme="minorHAnsi" w:hAnsiTheme="minorHAnsi"/>
                <w:sz w:val="18"/>
                <w:szCs w:val="18"/>
              </w:rPr>
              <w:t>using an approved measurement procedure (RA3.3 or RA</w:t>
            </w:r>
            <w:r w:rsidR="00B0220E" w:rsidRPr="009020A6">
              <w:rPr>
                <w:rFonts w:asciiTheme="minorHAnsi" w:hAnsiTheme="minorHAnsi"/>
                <w:sz w:val="18"/>
                <w:szCs w:val="18"/>
              </w:rPr>
              <w:t>3.3.3</w:t>
            </w:r>
            <w:r w:rsidRPr="009020A6">
              <w:rPr>
                <w:rFonts w:asciiTheme="minorHAnsi" w:hAnsiTheme="minorHAnsi"/>
                <w:sz w:val="18"/>
                <w:szCs w:val="18"/>
              </w:rPr>
              <w:t>)?</w:t>
            </w:r>
          </w:p>
        </w:tc>
        <w:tc>
          <w:tcPr>
            <w:tcW w:w="2500" w:type="pct"/>
          </w:tcPr>
          <w:p w14:paraId="54D409F8" w14:textId="72852151" w:rsidR="00E13502" w:rsidRPr="009020A6" w:rsidRDefault="00E13502" w:rsidP="00EF6C66">
            <w:pPr>
              <w:spacing w:after="60"/>
              <w:rPr>
                <w:rFonts w:asciiTheme="minorHAnsi" w:hAnsiTheme="minorHAnsi"/>
                <w:sz w:val="18"/>
                <w:szCs w:val="18"/>
              </w:rPr>
            </w:pPr>
            <w:r w:rsidRPr="009020A6">
              <w:rPr>
                <w:rFonts w:asciiTheme="minorHAnsi" w:hAnsiTheme="minorHAnsi"/>
                <w:sz w:val="18"/>
                <w:szCs w:val="18"/>
              </w:rPr>
              <w:t xml:space="preserve">&lt;&lt;auto filled text: referenced from </w:t>
            </w:r>
            <w:r w:rsidR="000A05DB" w:rsidRPr="009020A6">
              <w:rPr>
                <w:rFonts w:asciiTheme="minorHAnsi" w:hAnsiTheme="minorHAnsi"/>
                <w:sz w:val="18"/>
                <w:szCs w:val="18"/>
              </w:rPr>
              <w:t>LMCI</w:t>
            </w:r>
            <w:r w:rsidRPr="009020A6">
              <w:rPr>
                <w:rFonts w:asciiTheme="minorHAnsi" w:hAnsiTheme="minorHAnsi"/>
                <w:sz w:val="18"/>
                <w:szCs w:val="18"/>
              </w:rPr>
              <w:t>. Possible entries are “yes” or “no”</w:t>
            </w:r>
            <w:r w:rsidR="00713095" w:rsidRPr="009020A6">
              <w:rPr>
                <w:rFonts w:asciiTheme="minorHAnsi" w:hAnsiTheme="minorHAnsi"/>
                <w:sz w:val="18"/>
                <w:szCs w:val="18"/>
              </w:rPr>
              <w:t xml:space="preserve"> If installed system does not match this entry, it can be overwritten by </w:t>
            </w:r>
            <w:proofErr w:type="gramStart"/>
            <w:r w:rsidR="00713095" w:rsidRPr="009020A6">
              <w:rPr>
                <w:rFonts w:asciiTheme="minorHAnsi" w:hAnsiTheme="minorHAnsi"/>
                <w:sz w:val="18"/>
                <w:szCs w:val="18"/>
              </w:rPr>
              <w:t>rater</w:t>
            </w:r>
            <w:proofErr w:type="gramEnd"/>
            <w:r w:rsidR="00713095" w:rsidRPr="009020A6">
              <w:rPr>
                <w:rFonts w:asciiTheme="minorHAnsi" w:hAnsiTheme="minorHAnsi"/>
                <w:sz w:val="18"/>
                <w:szCs w:val="18"/>
              </w:rPr>
              <w:t xml:space="preserve"> but it will be flagged as a possible fail&gt;&gt;</w:t>
            </w:r>
            <w:r w:rsidRPr="009020A6">
              <w:rPr>
                <w:rFonts w:asciiTheme="minorHAnsi" w:hAnsiTheme="minorHAnsi"/>
                <w:sz w:val="18"/>
                <w:szCs w:val="18"/>
              </w:rPr>
              <w:t>&gt;&gt;</w:t>
            </w:r>
          </w:p>
        </w:tc>
      </w:tr>
      <w:tr w:rsidR="00E13502" w:rsidRPr="009020A6" w14:paraId="54D409FD" w14:textId="77777777">
        <w:trPr>
          <w:cantSplit/>
          <w:trHeight w:val="360"/>
        </w:trPr>
        <w:tc>
          <w:tcPr>
            <w:tcW w:w="288" w:type="pct"/>
            <w:vAlign w:val="center"/>
          </w:tcPr>
          <w:p w14:paraId="54D409FA" w14:textId="1C4583E1" w:rsidR="00E13502" w:rsidRPr="009020A6" w:rsidRDefault="005E1D9C" w:rsidP="00EF6C66">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13</w:t>
            </w:r>
          </w:p>
        </w:tc>
        <w:tc>
          <w:tcPr>
            <w:tcW w:w="2212" w:type="pct"/>
            <w:vAlign w:val="center"/>
          </w:tcPr>
          <w:p w14:paraId="54D409FB" w14:textId="77777777"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tcPr>
          <w:p w14:paraId="54D409FC" w14:textId="785C1982" w:rsidR="00E13502" w:rsidRPr="009020A6" w:rsidRDefault="00E13502" w:rsidP="00EF6C66">
            <w:pPr>
              <w:spacing w:after="60"/>
              <w:rPr>
                <w:rFonts w:asciiTheme="minorHAnsi" w:hAnsiTheme="minorHAnsi"/>
                <w:sz w:val="18"/>
                <w:szCs w:val="18"/>
              </w:rPr>
            </w:pPr>
            <w:r w:rsidRPr="009020A6">
              <w:rPr>
                <w:rFonts w:asciiTheme="minorHAnsi" w:hAnsiTheme="minorHAnsi"/>
                <w:sz w:val="18"/>
                <w:szCs w:val="18"/>
              </w:rPr>
              <w:t xml:space="preserve">&lt;&lt;auto filled text: referenced from </w:t>
            </w:r>
            <w:r w:rsidR="000A05DB" w:rsidRPr="009020A6">
              <w:rPr>
                <w:rFonts w:asciiTheme="minorHAnsi" w:hAnsiTheme="minorHAnsi"/>
                <w:sz w:val="18"/>
                <w:szCs w:val="18"/>
              </w:rPr>
              <w:t>LMCI</w:t>
            </w:r>
            <w:r w:rsidRPr="009020A6">
              <w:rPr>
                <w:rFonts w:asciiTheme="minorHAnsi" w:hAnsiTheme="minorHAnsi"/>
                <w:sz w:val="18"/>
                <w:szCs w:val="18"/>
              </w:rPr>
              <w:t>. Possible entries are “yes” or “no”</w:t>
            </w:r>
            <w:r w:rsidR="00713095" w:rsidRPr="009020A6">
              <w:rPr>
                <w:rFonts w:asciiTheme="minorHAnsi" w:hAnsiTheme="minorHAnsi"/>
                <w:sz w:val="18"/>
                <w:szCs w:val="18"/>
              </w:rPr>
              <w:t xml:space="preserve"> If installed system does not match this entry, it can be overwritten by </w:t>
            </w:r>
            <w:proofErr w:type="gramStart"/>
            <w:r w:rsidR="00713095" w:rsidRPr="009020A6">
              <w:rPr>
                <w:rFonts w:asciiTheme="minorHAnsi" w:hAnsiTheme="minorHAnsi"/>
                <w:sz w:val="18"/>
                <w:szCs w:val="18"/>
              </w:rPr>
              <w:t>rater</w:t>
            </w:r>
            <w:proofErr w:type="gramEnd"/>
            <w:r w:rsidR="00713095" w:rsidRPr="009020A6">
              <w:rPr>
                <w:rFonts w:asciiTheme="minorHAnsi" w:hAnsiTheme="minorHAnsi"/>
                <w:sz w:val="18"/>
                <w:szCs w:val="18"/>
              </w:rPr>
              <w:t xml:space="preserve"> but it will be flagged as a possible fail&gt;&gt;</w:t>
            </w:r>
            <w:r w:rsidRPr="009020A6">
              <w:rPr>
                <w:rFonts w:asciiTheme="minorHAnsi" w:hAnsiTheme="minorHAnsi"/>
                <w:sz w:val="18"/>
                <w:szCs w:val="18"/>
              </w:rPr>
              <w:t>&gt;&gt;</w:t>
            </w:r>
          </w:p>
        </w:tc>
      </w:tr>
      <w:tr w:rsidR="00E13502" w:rsidRPr="009020A6" w14:paraId="54D40A01" w14:textId="77777777">
        <w:trPr>
          <w:cantSplit/>
          <w:trHeight w:val="360"/>
        </w:trPr>
        <w:tc>
          <w:tcPr>
            <w:tcW w:w="288" w:type="pct"/>
            <w:vAlign w:val="center"/>
          </w:tcPr>
          <w:p w14:paraId="54D409FE" w14:textId="31E10D14" w:rsidR="00E13502" w:rsidRPr="009020A6" w:rsidRDefault="005E1D9C"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14</w:t>
            </w:r>
          </w:p>
        </w:tc>
        <w:tc>
          <w:tcPr>
            <w:tcW w:w="2212" w:type="pct"/>
            <w:vAlign w:val="center"/>
          </w:tcPr>
          <w:p w14:paraId="54D409FF" w14:textId="58C5F623" w:rsidR="00E13502" w:rsidRPr="009020A6" w:rsidRDefault="00E13502"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Date of HERS Rater Refrigerant Charge Verification for this </w:t>
            </w:r>
            <w:r w:rsidR="0068512E" w:rsidRPr="009020A6">
              <w:rPr>
                <w:rFonts w:asciiTheme="minorHAnsi" w:hAnsiTheme="minorHAnsi"/>
                <w:sz w:val="18"/>
                <w:szCs w:val="18"/>
              </w:rPr>
              <w:t>S</w:t>
            </w:r>
            <w:r w:rsidRPr="009020A6">
              <w:rPr>
                <w:rFonts w:asciiTheme="minorHAnsi" w:hAnsiTheme="minorHAnsi"/>
                <w:sz w:val="18"/>
                <w:szCs w:val="18"/>
              </w:rPr>
              <w:t>ystem</w:t>
            </w:r>
          </w:p>
        </w:tc>
        <w:tc>
          <w:tcPr>
            <w:tcW w:w="2500" w:type="pct"/>
            <w:vAlign w:val="center"/>
          </w:tcPr>
          <w:p w14:paraId="54D40A00" w14:textId="77777777" w:rsidR="00E13502" w:rsidRPr="009020A6" w:rsidRDefault="00E13502" w:rsidP="004A5E5A">
            <w:pPr>
              <w:rPr>
                <w:rFonts w:asciiTheme="minorHAnsi" w:hAnsiTheme="minorHAnsi"/>
                <w:sz w:val="18"/>
                <w:szCs w:val="18"/>
              </w:rPr>
            </w:pPr>
            <w:r w:rsidRPr="009020A6">
              <w:rPr>
                <w:rFonts w:asciiTheme="minorHAnsi" w:hAnsiTheme="minorHAnsi"/>
                <w:sz w:val="18"/>
                <w:szCs w:val="18"/>
              </w:rPr>
              <w:t>&lt;&lt;user input: date: use validated date format&gt;&gt;</w:t>
            </w:r>
          </w:p>
        </w:tc>
      </w:tr>
      <w:tr w:rsidR="00E13502" w:rsidRPr="009020A6" w14:paraId="54D40A0B" w14:textId="77777777">
        <w:trPr>
          <w:cantSplit/>
          <w:trHeight w:val="360"/>
        </w:trPr>
        <w:tc>
          <w:tcPr>
            <w:tcW w:w="288" w:type="pct"/>
            <w:vAlign w:val="center"/>
          </w:tcPr>
          <w:p w14:paraId="54D40A02" w14:textId="21BF96E7" w:rsidR="00E13502" w:rsidRPr="009020A6" w:rsidRDefault="005E1D9C"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15</w:t>
            </w:r>
          </w:p>
        </w:tc>
        <w:tc>
          <w:tcPr>
            <w:tcW w:w="2212" w:type="pct"/>
            <w:vAlign w:val="center"/>
          </w:tcPr>
          <w:p w14:paraId="54D40A03" w14:textId="3D80750E" w:rsidR="00E13502" w:rsidRPr="009020A6" w:rsidRDefault="00E13502"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Refrigerant </w:t>
            </w:r>
            <w:r w:rsidR="0068512E" w:rsidRPr="009020A6">
              <w:rPr>
                <w:rFonts w:asciiTheme="minorHAnsi" w:hAnsiTheme="minorHAnsi"/>
                <w:sz w:val="18"/>
                <w:szCs w:val="18"/>
              </w:rPr>
              <w:t>C</w:t>
            </w:r>
            <w:r w:rsidRPr="009020A6">
              <w:rPr>
                <w:rFonts w:asciiTheme="minorHAnsi" w:hAnsiTheme="minorHAnsi"/>
                <w:sz w:val="18"/>
                <w:szCs w:val="18"/>
              </w:rPr>
              <w:t xml:space="preserve">harge </w:t>
            </w:r>
            <w:r w:rsidR="0068512E" w:rsidRPr="009020A6">
              <w:rPr>
                <w:rFonts w:asciiTheme="minorHAnsi" w:hAnsiTheme="minorHAnsi"/>
                <w:sz w:val="18"/>
                <w:szCs w:val="18"/>
              </w:rPr>
              <w:t>V</w:t>
            </w:r>
            <w:r w:rsidRPr="009020A6">
              <w:rPr>
                <w:rFonts w:asciiTheme="minorHAnsi" w:hAnsiTheme="minorHAnsi"/>
                <w:sz w:val="18"/>
                <w:szCs w:val="18"/>
              </w:rPr>
              <w:t xml:space="preserve">erification </w:t>
            </w:r>
            <w:r w:rsidR="0068512E" w:rsidRPr="009020A6">
              <w:rPr>
                <w:rFonts w:asciiTheme="minorHAnsi" w:hAnsiTheme="minorHAnsi"/>
                <w:sz w:val="18"/>
                <w:szCs w:val="18"/>
              </w:rPr>
              <w:t>M</w:t>
            </w:r>
            <w:r w:rsidRPr="009020A6">
              <w:rPr>
                <w:rFonts w:asciiTheme="minorHAnsi" w:hAnsiTheme="minorHAnsi"/>
                <w:sz w:val="18"/>
                <w:szCs w:val="18"/>
              </w:rPr>
              <w:t xml:space="preserve">ethod </w:t>
            </w:r>
            <w:r w:rsidR="0068512E" w:rsidRPr="009020A6">
              <w:rPr>
                <w:rFonts w:asciiTheme="minorHAnsi" w:hAnsiTheme="minorHAnsi"/>
                <w:sz w:val="18"/>
                <w:szCs w:val="18"/>
              </w:rPr>
              <w:t>U</w:t>
            </w:r>
            <w:r w:rsidRPr="009020A6">
              <w:rPr>
                <w:rFonts w:asciiTheme="minorHAnsi" w:hAnsiTheme="minorHAnsi"/>
                <w:sz w:val="18"/>
                <w:szCs w:val="18"/>
              </w:rPr>
              <w:t xml:space="preserve">sed by </w:t>
            </w:r>
            <w:r w:rsidR="0068512E" w:rsidRPr="009020A6">
              <w:rPr>
                <w:rFonts w:asciiTheme="minorHAnsi" w:hAnsiTheme="minorHAnsi"/>
                <w:sz w:val="18"/>
                <w:szCs w:val="18"/>
              </w:rPr>
              <w:t>I</w:t>
            </w:r>
            <w:r w:rsidRPr="009020A6">
              <w:rPr>
                <w:rFonts w:asciiTheme="minorHAnsi" w:hAnsiTheme="minorHAnsi"/>
                <w:sz w:val="18"/>
                <w:szCs w:val="18"/>
              </w:rPr>
              <w:t>nstaller</w:t>
            </w:r>
          </w:p>
        </w:tc>
        <w:tc>
          <w:tcPr>
            <w:tcW w:w="2500" w:type="pct"/>
          </w:tcPr>
          <w:p w14:paraId="54D40A04" w14:textId="004B7E73" w:rsidR="00E13502" w:rsidRPr="009020A6" w:rsidRDefault="00E13502" w:rsidP="004A5E5A">
            <w:pPr>
              <w:rPr>
                <w:rFonts w:asciiTheme="minorHAnsi" w:hAnsiTheme="minorHAnsi"/>
                <w:sz w:val="18"/>
                <w:szCs w:val="18"/>
              </w:rPr>
            </w:pPr>
            <w:r w:rsidRPr="009020A6">
              <w:rPr>
                <w:rFonts w:asciiTheme="minorHAnsi" w:hAnsiTheme="minorHAnsi"/>
                <w:sz w:val="18"/>
                <w:szCs w:val="18"/>
              </w:rPr>
              <w:t xml:space="preserve">&lt;&lt;auto filled text: referenced from </w:t>
            </w:r>
            <w:r w:rsidR="000A05DB" w:rsidRPr="009020A6">
              <w:rPr>
                <w:rFonts w:asciiTheme="minorHAnsi" w:hAnsiTheme="minorHAnsi"/>
                <w:sz w:val="18"/>
                <w:szCs w:val="18"/>
              </w:rPr>
              <w:t>LMCI</w:t>
            </w:r>
            <w:r w:rsidRPr="009020A6">
              <w:rPr>
                <w:rFonts w:asciiTheme="minorHAnsi" w:hAnsiTheme="minorHAnsi"/>
                <w:sz w:val="18"/>
                <w:szCs w:val="18"/>
              </w:rPr>
              <w:t xml:space="preserve">. Possible entries are: </w:t>
            </w:r>
          </w:p>
          <w:p w14:paraId="54D40A05" w14:textId="77777777" w:rsidR="00E13502" w:rsidRPr="009020A6" w:rsidRDefault="00E13502" w:rsidP="004A5E5A">
            <w:pPr>
              <w:pStyle w:val="ListParagraph"/>
              <w:numPr>
                <w:ilvl w:val="0"/>
                <w:numId w:val="18"/>
              </w:numPr>
              <w:spacing w:after="60"/>
              <w:rPr>
                <w:rFonts w:asciiTheme="minorHAnsi" w:hAnsiTheme="minorHAnsi"/>
                <w:sz w:val="18"/>
                <w:szCs w:val="18"/>
              </w:rPr>
            </w:pPr>
            <w:r w:rsidRPr="009020A6">
              <w:rPr>
                <w:rFonts w:asciiTheme="minorHAnsi" w:hAnsiTheme="minorHAnsi"/>
                <w:sz w:val="18"/>
                <w:szCs w:val="18"/>
              </w:rPr>
              <w:t xml:space="preserve">Superheat (outdoor temperature must be ≥ 55 </w:t>
            </w:r>
            <w:proofErr w:type="spellStart"/>
            <w:r w:rsidRPr="009020A6">
              <w:rPr>
                <w:rFonts w:asciiTheme="minorHAnsi" w:hAnsiTheme="minorHAnsi"/>
                <w:sz w:val="18"/>
                <w:szCs w:val="18"/>
              </w:rPr>
              <w:t>degF</w:t>
            </w:r>
            <w:proofErr w:type="spellEnd"/>
            <w:r w:rsidRPr="009020A6">
              <w:rPr>
                <w:rFonts w:asciiTheme="minorHAnsi" w:hAnsiTheme="minorHAnsi"/>
                <w:sz w:val="18"/>
                <w:szCs w:val="18"/>
              </w:rPr>
              <w:t xml:space="preserve">); or </w:t>
            </w:r>
          </w:p>
          <w:p w14:paraId="54D40A06" w14:textId="77777777" w:rsidR="00E13502" w:rsidRPr="009020A6" w:rsidRDefault="00E13502" w:rsidP="004A5E5A">
            <w:pPr>
              <w:pStyle w:val="ListParagraph"/>
              <w:numPr>
                <w:ilvl w:val="0"/>
                <w:numId w:val="18"/>
              </w:numPr>
              <w:spacing w:after="60"/>
              <w:rPr>
                <w:rFonts w:asciiTheme="minorHAnsi" w:hAnsiTheme="minorHAnsi"/>
                <w:sz w:val="18"/>
                <w:szCs w:val="18"/>
              </w:rPr>
            </w:pPr>
            <w:r w:rsidRPr="009020A6">
              <w:rPr>
                <w:rFonts w:asciiTheme="minorHAnsi" w:hAnsiTheme="minorHAnsi"/>
                <w:sz w:val="18"/>
                <w:szCs w:val="18"/>
              </w:rPr>
              <w:t xml:space="preserve">Subcooling (outdoor temperature must be ≥ 55 </w:t>
            </w:r>
            <w:proofErr w:type="spellStart"/>
            <w:r w:rsidRPr="009020A6">
              <w:rPr>
                <w:rFonts w:asciiTheme="minorHAnsi" w:hAnsiTheme="minorHAnsi"/>
                <w:sz w:val="18"/>
                <w:szCs w:val="18"/>
              </w:rPr>
              <w:t>degF</w:t>
            </w:r>
            <w:proofErr w:type="spellEnd"/>
            <w:r w:rsidRPr="009020A6">
              <w:rPr>
                <w:rFonts w:asciiTheme="minorHAnsi" w:hAnsiTheme="minorHAnsi"/>
                <w:sz w:val="18"/>
                <w:szCs w:val="18"/>
              </w:rPr>
              <w:t xml:space="preserve">); or </w:t>
            </w:r>
          </w:p>
          <w:p w14:paraId="54D40A07" w14:textId="7778BB1A" w:rsidR="00E13502" w:rsidRPr="009020A6" w:rsidRDefault="00E13502" w:rsidP="004A5E5A">
            <w:pPr>
              <w:pStyle w:val="ListParagraph"/>
              <w:numPr>
                <w:ilvl w:val="0"/>
                <w:numId w:val="18"/>
              </w:numPr>
              <w:spacing w:after="60"/>
              <w:rPr>
                <w:rFonts w:asciiTheme="minorHAnsi" w:hAnsiTheme="minorHAnsi"/>
                <w:sz w:val="18"/>
                <w:szCs w:val="18"/>
              </w:rPr>
            </w:pPr>
            <w:r w:rsidRPr="009020A6">
              <w:rPr>
                <w:rFonts w:asciiTheme="minorHAnsi" w:hAnsiTheme="minorHAnsi"/>
                <w:sz w:val="18"/>
                <w:szCs w:val="18"/>
              </w:rPr>
              <w:t>Weigh-in</w:t>
            </w:r>
            <w:r w:rsidR="002C1BFB" w:rsidRPr="009020A6">
              <w:rPr>
                <w:rFonts w:asciiTheme="minorHAnsi" w:hAnsiTheme="minorHAnsi"/>
                <w:sz w:val="18"/>
                <w:szCs w:val="18"/>
              </w:rPr>
              <w:t xml:space="preserve"> with Installer independent</w:t>
            </w:r>
            <w:r w:rsidRPr="009020A6">
              <w:rPr>
                <w:rFonts w:asciiTheme="minorHAnsi" w:hAnsiTheme="minorHAnsi"/>
                <w:sz w:val="18"/>
                <w:szCs w:val="18"/>
              </w:rPr>
              <w:t>; or</w:t>
            </w:r>
          </w:p>
          <w:p w14:paraId="6DAEC68F" w14:textId="713F2DB5" w:rsidR="002C1BFB" w:rsidRPr="009020A6" w:rsidRDefault="002C1BFB" w:rsidP="004A5E5A">
            <w:pPr>
              <w:pStyle w:val="ListParagraph"/>
              <w:numPr>
                <w:ilvl w:val="0"/>
                <w:numId w:val="18"/>
              </w:numPr>
              <w:spacing w:after="60"/>
              <w:rPr>
                <w:rFonts w:asciiTheme="minorHAnsi" w:hAnsiTheme="minorHAnsi"/>
                <w:sz w:val="18"/>
                <w:szCs w:val="18"/>
              </w:rPr>
            </w:pPr>
            <w:r w:rsidRPr="009020A6">
              <w:rPr>
                <w:rFonts w:asciiTheme="minorHAnsi" w:hAnsiTheme="minorHAnsi"/>
                <w:sz w:val="18"/>
                <w:szCs w:val="18"/>
              </w:rPr>
              <w:t>Weigh-in with HERS Rater observation</w:t>
            </w:r>
          </w:p>
          <w:p w14:paraId="54D40A09" w14:textId="77777777" w:rsidR="00E13502" w:rsidRPr="009020A6" w:rsidRDefault="00E13502" w:rsidP="004A5E5A">
            <w:pPr>
              <w:pStyle w:val="ListParagraph"/>
              <w:numPr>
                <w:ilvl w:val="0"/>
                <w:numId w:val="18"/>
              </w:numPr>
              <w:spacing w:after="60"/>
              <w:rPr>
                <w:rFonts w:asciiTheme="minorHAnsi" w:hAnsiTheme="minorHAnsi"/>
                <w:sz w:val="18"/>
                <w:szCs w:val="18"/>
              </w:rPr>
            </w:pPr>
            <w:r w:rsidRPr="009020A6">
              <w:rPr>
                <w:rFonts w:asciiTheme="minorHAnsi" w:hAnsiTheme="minorHAnsi"/>
                <w:sz w:val="18"/>
                <w:szCs w:val="18"/>
              </w:rPr>
              <w:t>New Package Unit Factory Charge &gt;&gt;</w:t>
            </w:r>
          </w:p>
          <w:p w14:paraId="54D40A0A" w14:textId="77777777" w:rsidR="00E13502" w:rsidRPr="009020A6" w:rsidRDefault="00E13502">
            <w:pPr>
              <w:ind w:left="360"/>
              <w:rPr>
                <w:rFonts w:asciiTheme="minorHAnsi" w:hAnsiTheme="minorHAnsi"/>
                <w:sz w:val="18"/>
                <w:szCs w:val="18"/>
              </w:rPr>
            </w:pPr>
          </w:p>
        </w:tc>
      </w:tr>
      <w:tr w:rsidR="00E13502" w:rsidRPr="009020A6" w14:paraId="54D40A0F" w14:textId="77777777">
        <w:trPr>
          <w:cantSplit/>
          <w:trHeight w:val="953"/>
        </w:trPr>
        <w:tc>
          <w:tcPr>
            <w:tcW w:w="288" w:type="pct"/>
            <w:vAlign w:val="center"/>
          </w:tcPr>
          <w:p w14:paraId="54D40A0C" w14:textId="4E0CDF34" w:rsidR="00E13502" w:rsidRPr="009020A6" w:rsidRDefault="005E1D9C"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lastRenderedPageBreak/>
              <w:t>16</w:t>
            </w:r>
          </w:p>
        </w:tc>
        <w:tc>
          <w:tcPr>
            <w:tcW w:w="2212" w:type="pct"/>
            <w:vAlign w:val="center"/>
          </w:tcPr>
          <w:p w14:paraId="54D40A0D" w14:textId="041779D9" w:rsidR="00E13502" w:rsidRPr="009020A6" w:rsidRDefault="00E13502" w:rsidP="00170608">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 xml:space="preserve">Person </w:t>
            </w:r>
            <w:r w:rsidR="0068512E" w:rsidRPr="009020A6">
              <w:rPr>
                <w:rFonts w:asciiTheme="minorHAnsi" w:hAnsiTheme="minorHAnsi"/>
                <w:sz w:val="18"/>
                <w:szCs w:val="18"/>
              </w:rPr>
              <w:t>W</w:t>
            </w:r>
            <w:r w:rsidRPr="009020A6">
              <w:rPr>
                <w:rFonts w:asciiTheme="minorHAnsi" w:hAnsiTheme="minorHAnsi"/>
                <w:sz w:val="18"/>
                <w:szCs w:val="18"/>
              </w:rPr>
              <w:t xml:space="preserve">ho </w:t>
            </w:r>
            <w:r w:rsidR="0068512E" w:rsidRPr="009020A6">
              <w:rPr>
                <w:rFonts w:asciiTheme="minorHAnsi" w:hAnsiTheme="minorHAnsi"/>
                <w:sz w:val="18"/>
                <w:szCs w:val="18"/>
              </w:rPr>
              <w:t>P</w:t>
            </w:r>
            <w:r w:rsidRPr="009020A6">
              <w:rPr>
                <w:rFonts w:asciiTheme="minorHAnsi" w:hAnsiTheme="minorHAnsi"/>
                <w:sz w:val="18"/>
                <w:szCs w:val="18"/>
              </w:rPr>
              <w:t xml:space="preserve">erformed the Refrigerant Charge Verification </w:t>
            </w:r>
            <w:r w:rsidR="0068512E" w:rsidRPr="009020A6">
              <w:rPr>
                <w:rFonts w:asciiTheme="minorHAnsi" w:hAnsiTheme="minorHAnsi"/>
                <w:sz w:val="18"/>
                <w:szCs w:val="18"/>
              </w:rPr>
              <w:t>R</w:t>
            </w:r>
            <w:r w:rsidRPr="009020A6">
              <w:rPr>
                <w:rFonts w:asciiTheme="minorHAnsi" w:hAnsiTheme="minorHAnsi"/>
                <w:sz w:val="18"/>
                <w:szCs w:val="18"/>
              </w:rPr>
              <w:t>eported on the Certificate of Installation</w:t>
            </w:r>
          </w:p>
        </w:tc>
        <w:tc>
          <w:tcPr>
            <w:tcW w:w="2500" w:type="pct"/>
            <w:vAlign w:val="center"/>
          </w:tcPr>
          <w:p w14:paraId="54D40A0E" w14:textId="6B3EBCBE" w:rsidR="00E13502" w:rsidRPr="009020A6" w:rsidRDefault="00E13502">
            <w:pPr>
              <w:rPr>
                <w:rFonts w:asciiTheme="minorHAnsi" w:hAnsiTheme="minorHAnsi"/>
                <w:sz w:val="18"/>
                <w:szCs w:val="18"/>
              </w:rPr>
            </w:pPr>
            <w:r w:rsidRPr="009020A6">
              <w:rPr>
                <w:rFonts w:asciiTheme="minorHAnsi" w:hAnsiTheme="minorHAnsi"/>
                <w:sz w:val="18"/>
                <w:szCs w:val="18"/>
              </w:rPr>
              <w:t xml:space="preserve">&lt;&lt;auto filled text: referenced from </w:t>
            </w:r>
            <w:r w:rsidR="000A05DB" w:rsidRPr="009020A6">
              <w:rPr>
                <w:rFonts w:asciiTheme="minorHAnsi" w:hAnsiTheme="minorHAnsi"/>
                <w:sz w:val="18"/>
                <w:szCs w:val="18"/>
              </w:rPr>
              <w:t>LMCI</w:t>
            </w:r>
            <w:r w:rsidRPr="009020A6">
              <w:rPr>
                <w:rFonts w:asciiTheme="minorHAnsi" w:hAnsiTheme="minorHAnsi"/>
                <w:sz w:val="18"/>
                <w:szCs w:val="18"/>
              </w:rPr>
              <w:t>.  Possible entries: HVAC System Installer or HERS Rater.&gt;&gt;</w:t>
            </w:r>
          </w:p>
        </w:tc>
      </w:tr>
      <w:tr w:rsidR="00E13502" w:rsidRPr="009020A6" w14:paraId="54D40A15" w14:textId="77777777">
        <w:trPr>
          <w:cantSplit/>
          <w:trHeight w:val="953"/>
        </w:trPr>
        <w:tc>
          <w:tcPr>
            <w:tcW w:w="288" w:type="pct"/>
            <w:vAlign w:val="center"/>
          </w:tcPr>
          <w:p w14:paraId="54D40A10" w14:textId="5EDBAC13" w:rsidR="00E13502" w:rsidRPr="009020A6" w:rsidRDefault="005E1D9C"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17</w:t>
            </w:r>
          </w:p>
        </w:tc>
        <w:tc>
          <w:tcPr>
            <w:tcW w:w="2212" w:type="pct"/>
            <w:vAlign w:val="center"/>
          </w:tcPr>
          <w:p w14:paraId="54D40A11" w14:textId="13AA328E"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HERS Verification Compliance Requirement Status</w:t>
            </w:r>
          </w:p>
        </w:tc>
        <w:tc>
          <w:tcPr>
            <w:tcW w:w="2500" w:type="pct"/>
            <w:vAlign w:val="center"/>
          </w:tcPr>
          <w:p w14:paraId="54D40A12" w14:textId="60DBC35A" w:rsidR="00E13502" w:rsidRPr="009020A6" w:rsidRDefault="00E13502" w:rsidP="00B306F6">
            <w:pPr>
              <w:rPr>
                <w:rFonts w:asciiTheme="minorHAnsi" w:hAnsiTheme="minorHAnsi"/>
                <w:sz w:val="18"/>
                <w:szCs w:val="18"/>
              </w:rPr>
            </w:pPr>
            <w:r w:rsidRPr="009020A6">
              <w:rPr>
                <w:rFonts w:asciiTheme="minorHAnsi" w:hAnsiTheme="minorHAnsi"/>
                <w:sz w:val="18"/>
                <w:szCs w:val="18"/>
              </w:rPr>
              <w:t xml:space="preserve">&lt;&lt;auto filled text: referenced from </w:t>
            </w:r>
            <w:r w:rsidR="000A05DB" w:rsidRPr="009020A6">
              <w:rPr>
                <w:rFonts w:asciiTheme="minorHAnsi" w:hAnsiTheme="minorHAnsi"/>
                <w:sz w:val="18"/>
                <w:szCs w:val="18"/>
              </w:rPr>
              <w:t>LMCI</w:t>
            </w:r>
            <w:r w:rsidRPr="009020A6">
              <w:rPr>
                <w:rFonts w:asciiTheme="minorHAnsi" w:hAnsiTheme="minorHAnsi"/>
                <w:sz w:val="18"/>
                <w:szCs w:val="18"/>
              </w:rPr>
              <w:t xml:space="preserve">.  Possible entries: </w:t>
            </w:r>
          </w:p>
          <w:p w14:paraId="54D40A13" w14:textId="77777777" w:rsidR="00E13502" w:rsidRPr="009020A6" w:rsidRDefault="00E13502">
            <w:pPr>
              <w:ind w:left="720"/>
              <w:rPr>
                <w:rFonts w:asciiTheme="minorHAnsi" w:hAnsiTheme="minorHAnsi"/>
                <w:sz w:val="18"/>
                <w:szCs w:val="18"/>
              </w:rPr>
            </w:pPr>
            <w:r w:rsidRPr="009020A6">
              <w:rPr>
                <w:rFonts w:asciiTheme="minorHAnsi" w:hAnsiTheme="minorHAnsi"/>
                <w:sz w:val="18"/>
                <w:szCs w:val="18"/>
              </w:rPr>
              <w:t>"System does not qualify for Group Sampling"; or</w:t>
            </w:r>
          </w:p>
          <w:p w14:paraId="54D40A14" w14:textId="77777777" w:rsidR="00E13502" w:rsidRPr="009020A6" w:rsidRDefault="00E13502" w:rsidP="00713095">
            <w:pPr>
              <w:ind w:left="720"/>
              <w:rPr>
                <w:rFonts w:asciiTheme="minorHAnsi" w:hAnsiTheme="minorHAnsi"/>
                <w:color w:val="FF0000"/>
                <w:sz w:val="18"/>
                <w:szCs w:val="18"/>
              </w:rPr>
            </w:pPr>
            <w:proofErr w:type="gramStart"/>
            <w:r w:rsidRPr="009020A6">
              <w:rPr>
                <w:rFonts w:asciiTheme="minorHAnsi" w:hAnsiTheme="minorHAnsi"/>
                <w:sz w:val="18"/>
                <w:szCs w:val="18"/>
              </w:rPr>
              <w:t>”System</w:t>
            </w:r>
            <w:proofErr w:type="gramEnd"/>
            <w:r w:rsidRPr="009020A6">
              <w:rPr>
                <w:rFonts w:asciiTheme="minorHAnsi" w:hAnsiTheme="minorHAnsi"/>
                <w:sz w:val="18"/>
                <w:szCs w:val="18"/>
              </w:rPr>
              <w:t xml:space="preserve"> qualifies for Group Sampling.”&gt;&gt;</w:t>
            </w:r>
          </w:p>
        </w:tc>
      </w:tr>
      <w:tr w:rsidR="00E13502" w:rsidRPr="009020A6" w14:paraId="54D40A31" w14:textId="77777777">
        <w:trPr>
          <w:cantSplit/>
          <w:trHeight w:val="953"/>
        </w:trPr>
        <w:tc>
          <w:tcPr>
            <w:tcW w:w="288" w:type="pct"/>
            <w:vAlign w:val="center"/>
          </w:tcPr>
          <w:p w14:paraId="54D40A16" w14:textId="77777777" w:rsidR="00E13502" w:rsidRPr="009020A6" w:rsidRDefault="00E13502" w:rsidP="004A5E5A">
            <w:pPr>
              <w:pStyle w:val="Header"/>
              <w:tabs>
                <w:tab w:val="clear" w:pos="4320"/>
                <w:tab w:val="clear" w:pos="8640"/>
              </w:tabs>
              <w:rPr>
                <w:rFonts w:asciiTheme="minorHAnsi" w:hAnsiTheme="minorHAnsi"/>
                <w:sz w:val="18"/>
                <w:szCs w:val="18"/>
              </w:rPr>
            </w:pPr>
          </w:p>
        </w:tc>
        <w:tc>
          <w:tcPr>
            <w:tcW w:w="2212" w:type="pct"/>
            <w:vAlign w:val="center"/>
          </w:tcPr>
          <w:p w14:paraId="54D40A17" w14:textId="77777777" w:rsidR="00E13502" w:rsidRPr="009020A6" w:rsidRDefault="00E13502" w:rsidP="004A5E5A">
            <w:pPr>
              <w:rPr>
                <w:rFonts w:asciiTheme="minorHAnsi" w:hAnsiTheme="minorHAnsi"/>
                <w:sz w:val="18"/>
                <w:szCs w:val="18"/>
              </w:rPr>
            </w:pPr>
            <w:r w:rsidRPr="009020A6">
              <w:rPr>
                <w:rFonts w:asciiTheme="minorHAnsi" w:hAnsiTheme="minorHAnsi"/>
                <w:sz w:val="18"/>
                <w:szCs w:val="18"/>
              </w:rPr>
              <w:t>Generate list for next row (this is hidden from user)</w:t>
            </w:r>
          </w:p>
        </w:tc>
        <w:tc>
          <w:tcPr>
            <w:tcW w:w="2500" w:type="pct"/>
            <w:vAlign w:val="center"/>
          </w:tcPr>
          <w:p w14:paraId="54D40A18" w14:textId="0DECC604" w:rsidR="00E13502" w:rsidRPr="009020A6" w:rsidRDefault="00E13502" w:rsidP="004A5E5A">
            <w:pPr>
              <w:widowControl w:val="0"/>
              <w:autoSpaceDE w:val="0"/>
              <w:autoSpaceDN w:val="0"/>
              <w:adjustRightInd w:val="0"/>
              <w:rPr>
                <w:rFonts w:asciiTheme="minorHAnsi" w:hAnsiTheme="minorHAnsi" w:cs="Helvetica"/>
                <w:sz w:val="18"/>
                <w:szCs w:val="18"/>
              </w:rPr>
            </w:pPr>
            <w:r w:rsidRPr="009020A6">
              <w:rPr>
                <w:rFonts w:asciiTheme="minorHAnsi" w:hAnsiTheme="minorHAnsi" w:cs="Helvetica"/>
                <w:sz w:val="18"/>
                <w:szCs w:val="18"/>
              </w:rPr>
              <w:t xml:space="preserve">If </w:t>
            </w:r>
            <w:r w:rsidR="00AC61CE" w:rsidRPr="009020A6">
              <w:rPr>
                <w:rFonts w:asciiTheme="minorHAnsi" w:hAnsiTheme="minorHAnsi" w:cs="Helvetica"/>
                <w:sz w:val="18"/>
                <w:szCs w:val="18"/>
              </w:rPr>
              <w:t>A11</w:t>
            </w:r>
            <w:r w:rsidRPr="009020A6">
              <w:rPr>
                <w:rFonts w:asciiTheme="minorHAnsi" w:hAnsiTheme="minorHAnsi" w:cs="Helvetica"/>
                <w:sz w:val="18"/>
                <w:szCs w:val="18"/>
              </w:rPr>
              <w:t xml:space="preserve"> = “no </w:t>
            </w:r>
            <w:r w:rsidR="00BE4F44" w:rsidRPr="009020A6">
              <w:rPr>
                <w:rFonts w:asciiTheme="minorHAnsi" w:hAnsiTheme="minorHAnsi" w:cs="Helvetica"/>
                <w:sz w:val="18"/>
                <w:szCs w:val="18"/>
              </w:rPr>
              <w:t>FID</w:t>
            </w:r>
            <w:r w:rsidRPr="009020A6">
              <w:rPr>
                <w:rFonts w:asciiTheme="minorHAnsi" w:hAnsiTheme="minorHAnsi" w:cs="Helvetica"/>
                <w:sz w:val="18"/>
                <w:szCs w:val="18"/>
              </w:rPr>
              <w:t xml:space="preserve">” and </w:t>
            </w:r>
            <w:r w:rsidR="00AC61CE" w:rsidRPr="009020A6">
              <w:rPr>
                <w:rFonts w:asciiTheme="minorHAnsi" w:hAnsiTheme="minorHAnsi" w:cs="Helvetica"/>
                <w:sz w:val="18"/>
                <w:szCs w:val="18"/>
              </w:rPr>
              <w:t>A15</w:t>
            </w:r>
            <w:r w:rsidRPr="009020A6">
              <w:rPr>
                <w:rFonts w:asciiTheme="minorHAnsi" w:hAnsiTheme="minorHAnsi" w:cs="Helvetica"/>
                <w:sz w:val="18"/>
                <w:szCs w:val="18"/>
              </w:rPr>
              <w:t xml:space="preserve"> = “Superheat”, then list =</w:t>
            </w:r>
          </w:p>
          <w:p w14:paraId="54D40A19" w14:textId="77777777" w:rsidR="00E13502" w:rsidRPr="009020A6" w:rsidRDefault="00E13502" w:rsidP="004A5E5A">
            <w:pPr>
              <w:widowControl w:val="0"/>
              <w:autoSpaceDE w:val="0"/>
              <w:autoSpaceDN w:val="0"/>
              <w:adjustRightInd w:val="0"/>
              <w:ind w:firstLine="720"/>
              <w:rPr>
                <w:rFonts w:asciiTheme="minorHAnsi" w:hAnsiTheme="minorHAnsi" w:cs="Helvetica"/>
                <w:sz w:val="18"/>
                <w:szCs w:val="18"/>
              </w:rPr>
            </w:pPr>
            <w:r w:rsidRPr="009020A6">
              <w:rPr>
                <w:rFonts w:asciiTheme="minorHAnsi" w:hAnsiTheme="minorHAnsi" w:cs="Helvetica"/>
                <w:sz w:val="18"/>
                <w:szCs w:val="18"/>
              </w:rPr>
              <w:t>Superheat</w:t>
            </w:r>
          </w:p>
          <w:p w14:paraId="54D40A1A" w14:textId="77777777" w:rsidR="00E13502" w:rsidRPr="009020A6" w:rsidRDefault="00E13502" w:rsidP="004A5E5A">
            <w:pPr>
              <w:widowControl w:val="0"/>
              <w:autoSpaceDE w:val="0"/>
              <w:autoSpaceDN w:val="0"/>
              <w:adjustRightInd w:val="0"/>
              <w:rPr>
                <w:rFonts w:asciiTheme="minorHAnsi" w:hAnsiTheme="minorHAnsi" w:cs="Helvetica"/>
                <w:sz w:val="18"/>
                <w:szCs w:val="18"/>
              </w:rPr>
            </w:pPr>
          </w:p>
          <w:p w14:paraId="54D40A1B" w14:textId="1FC9767C" w:rsidR="00E13502" w:rsidRPr="009020A6" w:rsidRDefault="00E13502" w:rsidP="004A5E5A">
            <w:pPr>
              <w:widowControl w:val="0"/>
              <w:autoSpaceDE w:val="0"/>
              <w:autoSpaceDN w:val="0"/>
              <w:adjustRightInd w:val="0"/>
              <w:rPr>
                <w:rFonts w:asciiTheme="minorHAnsi" w:hAnsiTheme="minorHAnsi" w:cs="Helvetica"/>
                <w:sz w:val="18"/>
                <w:szCs w:val="18"/>
              </w:rPr>
            </w:pPr>
            <w:r w:rsidRPr="009020A6">
              <w:rPr>
                <w:rFonts w:asciiTheme="minorHAnsi" w:hAnsiTheme="minorHAnsi" w:cs="Helvetica"/>
                <w:sz w:val="18"/>
                <w:szCs w:val="18"/>
              </w:rPr>
              <w:t xml:space="preserve">Else, If </w:t>
            </w:r>
            <w:r w:rsidR="00AC61CE" w:rsidRPr="009020A6">
              <w:rPr>
                <w:rFonts w:asciiTheme="minorHAnsi" w:hAnsiTheme="minorHAnsi" w:cs="Helvetica"/>
                <w:sz w:val="18"/>
                <w:szCs w:val="18"/>
              </w:rPr>
              <w:t>A11</w:t>
            </w:r>
            <w:r w:rsidRPr="009020A6">
              <w:rPr>
                <w:rFonts w:asciiTheme="minorHAnsi" w:hAnsiTheme="minorHAnsi" w:cs="Helvetica"/>
                <w:sz w:val="18"/>
                <w:szCs w:val="18"/>
              </w:rPr>
              <w:t xml:space="preserve"> = “no </w:t>
            </w:r>
            <w:r w:rsidR="00BE4F44" w:rsidRPr="009020A6">
              <w:rPr>
                <w:rFonts w:asciiTheme="minorHAnsi" w:hAnsiTheme="minorHAnsi" w:cs="Helvetica"/>
                <w:sz w:val="18"/>
                <w:szCs w:val="18"/>
              </w:rPr>
              <w:t>FID</w:t>
            </w:r>
            <w:r w:rsidRPr="009020A6">
              <w:rPr>
                <w:rFonts w:asciiTheme="minorHAnsi" w:hAnsiTheme="minorHAnsi" w:cs="Helvetica"/>
                <w:sz w:val="18"/>
                <w:szCs w:val="18"/>
              </w:rPr>
              <w:t xml:space="preserve">” and </w:t>
            </w:r>
            <w:r w:rsidR="00AC61CE" w:rsidRPr="009020A6">
              <w:rPr>
                <w:rFonts w:asciiTheme="minorHAnsi" w:hAnsiTheme="minorHAnsi" w:cs="Helvetica"/>
                <w:sz w:val="18"/>
                <w:szCs w:val="18"/>
              </w:rPr>
              <w:t>A15</w:t>
            </w:r>
            <w:r w:rsidRPr="009020A6">
              <w:rPr>
                <w:rFonts w:asciiTheme="minorHAnsi" w:hAnsiTheme="minorHAnsi" w:cs="Helvetica"/>
                <w:sz w:val="18"/>
                <w:szCs w:val="18"/>
              </w:rPr>
              <w:t xml:space="preserve"> = “Subcool</w:t>
            </w:r>
            <w:r w:rsidR="002C1BFB" w:rsidRPr="009020A6">
              <w:rPr>
                <w:rFonts w:asciiTheme="minorHAnsi" w:hAnsiTheme="minorHAnsi" w:cs="Helvetica"/>
                <w:sz w:val="18"/>
                <w:szCs w:val="18"/>
              </w:rPr>
              <w:t>ing</w:t>
            </w:r>
            <w:r w:rsidRPr="009020A6">
              <w:rPr>
                <w:rFonts w:asciiTheme="minorHAnsi" w:hAnsiTheme="minorHAnsi" w:cs="Helvetica"/>
                <w:sz w:val="18"/>
                <w:szCs w:val="18"/>
              </w:rPr>
              <w:t>”, then list =</w:t>
            </w:r>
          </w:p>
          <w:p w14:paraId="54D40A1C" w14:textId="0ED344F2" w:rsidR="00E13502" w:rsidRPr="009020A6" w:rsidRDefault="00E13502" w:rsidP="004A5E5A">
            <w:pPr>
              <w:widowControl w:val="0"/>
              <w:autoSpaceDE w:val="0"/>
              <w:autoSpaceDN w:val="0"/>
              <w:adjustRightInd w:val="0"/>
              <w:rPr>
                <w:rFonts w:asciiTheme="minorHAnsi" w:hAnsiTheme="minorHAnsi" w:cs="Helvetica"/>
                <w:sz w:val="18"/>
                <w:szCs w:val="18"/>
              </w:rPr>
            </w:pPr>
            <w:r w:rsidRPr="009020A6">
              <w:rPr>
                <w:rFonts w:asciiTheme="minorHAnsi" w:hAnsiTheme="minorHAnsi" w:cs="Helvetica"/>
                <w:sz w:val="18"/>
                <w:szCs w:val="18"/>
              </w:rPr>
              <w:tab/>
              <w:t>Subcool</w:t>
            </w:r>
            <w:r w:rsidR="002C1BFB" w:rsidRPr="009020A6">
              <w:rPr>
                <w:rFonts w:asciiTheme="minorHAnsi" w:hAnsiTheme="minorHAnsi" w:cs="Helvetica"/>
                <w:sz w:val="18"/>
                <w:szCs w:val="18"/>
              </w:rPr>
              <w:t>ing</w:t>
            </w:r>
          </w:p>
          <w:p w14:paraId="54D40A1E" w14:textId="3D4B72B2" w:rsidR="00E13502" w:rsidRPr="009020A6" w:rsidRDefault="00E13502" w:rsidP="004A5E5A">
            <w:pPr>
              <w:widowControl w:val="0"/>
              <w:autoSpaceDE w:val="0"/>
              <w:autoSpaceDN w:val="0"/>
              <w:adjustRightInd w:val="0"/>
              <w:rPr>
                <w:rFonts w:asciiTheme="minorHAnsi" w:hAnsiTheme="minorHAnsi" w:cs="Helvetica"/>
                <w:sz w:val="18"/>
                <w:szCs w:val="18"/>
              </w:rPr>
            </w:pPr>
            <w:r w:rsidRPr="009020A6">
              <w:rPr>
                <w:rFonts w:asciiTheme="minorHAnsi" w:hAnsiTheme="minorHAnsi" w:cs="Helvetica"/>
                <w:sz w:val="18"/>
                <w:szCs w:val="18"/>
              </w:rPr>
              <w:tab/>
            </w:r>
          </w:p>
          <w:p w14:paraId="54D40A1F" w14:textId="5A08BFD8" w:rsidR="00E13502" w:rsidRPr="009020A6" w:rsidRDefault="00E13502" w:rsidP="004A5E5A">
            <w:pPr>
              <w:widowControl w:val="0"/>
              <w:autoSpaceDE w:val="0"/>
              <w:autoSpaceDN w:val="0"/>
              <w:adjustRightInd w:val="0"/>
              <w:rPr>
                <w:rFonts w:asciiTheme="minorHAnsi" w:hAnsiTheme="minorHAnsi" w:cs="Helvetica"/>
                <w:sz w:val="18"/>
                <w:szCs w:val="18"/>
              </w:rPr>
            </w:pPr>
            <w:r w:rsidRPr="009020A6">
              <w:rPr>
                <w:rFonts w:asciiTheme="minorHAnsi" w:hAnsiTheme="minorHAnsi" w:cs="Helvetica"/>
                <w:sz w:val="18"/>
                <w:szCs w:val="18"/>
              </w:rPr>
              <w:t xml:space="preserve">Else, If </w:t>
            </w:r>
            <w:r w:rsidR="00AC61CE" w:rsidRPr="009020A6">
              <w:rPr>
                <w:rFonts w:asciiTheme="minorHAnsi" w:hAnsiTheme="minorHAnsi" w:cs="Helvetica"/>
                <w:sz w:val="18"/>
                <w:szCs w:val="18"/>
              </w:rPr>
              <w:t>A11</w:t>
            </w:r>
            <w:r w:rsidRPr="009020A6">
              <w:rPr>
                <w:rFonts w:asciiTheme="minorHAnsi" w:hAnsiTheme="minorHAnsi" w:cs="Helvetica"/>
                <w:sz w:val="18"/>
                <w:szCs w:val="18"/>
              </w:rPr>
              <w:t xml:space="preserve"> = “no </w:t>
            </w:r>
            <w:r w:rsidR="00BE4F44" w:rsidRPr="009020A6">
              <w:rPr>
                <w:rFonts w:asciiTheme="minorHAnsi" w:hAnsiTheme="minorHAnsi" w:cs="Helvetica"/>
                <w:sz w:val="18"/>
                <w:szCs w:val="18"/>
              </w:rPr>
              <w:t>FID</w:t>
            </w:r>
            <w:r w:rsidRPr="009020A6">
              <w:rPr>
                <w:rFonts w:asciiTheme="minorHAnsi" w:hAnsiTheme="minorHAnsi" w:cs="Helvetica"/>
                <w:sz w:val="18"/>
                <w:szCs w:val="18"/>
              </w:rPr>
              <w:t xml:space="preserve">” and </w:t>
            </w:r>
            <w:r w:rsidR="00AC61CE" w:rsidRPr="009020A6">
              <w:rPr>
                <w:rFonts w:asciiTheme="minorHAnsi" w:hAnsiTheme="minorHAnsi" w:cs="Helvetica"/>
                <w:sz w:val="18"/>
                <w:szCs w:val="18"/>
              </w:rPr>
              <w:t>A15</w:t>
            </w:r>
            <w:r w:rsidRPr="009020A6">
              <w:rPr>
                <w:rFonts w:asciiTheme="minorHAnsi" w:hAnsiTheme="minorHAnsi" w:cs="Helvetica"/>
                <w:sz w:val="18"/>
                <w:szCs w:val="18"/>
              </w:rPr>
              <w:t xml:space="preserve"> = “Weigh-In</w:t>
            </w:r>
            <w:r w:rsidR="002C1BFB" w:rsidRPr="009020A6">
              <w:rPr>
                <w:rFonts w:asciiTheme="minorHAnsi" w:hAnsiTheme="minorHAnsi" w:cs="Helvetica"/>
                <w:sz w:val="18"/>
                <w:szCs w:val="18"/>
              </w:rPr>
              <w:t xml:space="preserve"> with Installer independent</w:t>
            </w:r>
            <w:r w:rsidRPr="009020A6">
              <w:rPr>
                <w:rFonts w:asciiTheme="minorHAnsi" w:hAnsiTheme="minorHAnsi" w:cs="Helvetica"/>
                <w:sz w:val="18"/>
                <w:szCs w:val="18"/>
              </w:rPr>
              <w:t>”, then list =</w:t>
            </w:r>
          </w:p>
          <w:p w14:paraId="54D40A20" w14:textId="77777777" w:rsidR="00E13502" w:rsidRPr="009020A6" w:rsidRDefault="00E13502" w:rsidP="004A5E5A">
            <w:pPr>
              <w:widowControl w:val="0"/>
              <w:autoSpaceDE w:val="0"/>
              <w:autoSpaceDN w:val="0"/>
              <w:adjustRightInd w:val="0"/>
              <w:rPr>
                <w:rFonts w:asciiTheme="minorHAnsi" w:hAnsiTheme="minorHAnsi" w:cs="Helvetica"/>
                <w:sz w:val="18"/>
                <w:szCs w:val="18"/>
              </w:rPr>
            </w:pPr>
            <w:r w:rsidRPr="009020A6">
              <w:rPr>
                <w:rFonts w:asciiTheme="minorHAnsi" w:hAnsiTheme="minorHAnsi" w:cs="Helvetica"/>
                <w:sz w:val="18"/>
                <w:szCs w:val="18"/>
              </w:rPr>
              <w:tab/>
              <w:t>Superheat</w:t>
            </w:r>
          </w:p>
          <w:p w14:paraId="54D40A22" w14:textId="3A63BEBF" w:rsidR="00E13502" w:rsidRPr="009020A6" w:rsidRDefault="00E13502" w:rsidP="004A5E5A">
            <w:pPr>
              <w:widowControl w:val="0"/>
              <w:autoSpaceDE w:val="0"/>
              <w:autoSpaceDN w:val="0"/>
              <w:adjustRightInd w:val="0"/>
              <w:rPr>
                <w:rFonts w:asciiTheme="minorHAnsi" w:hAnsiTheme="minorHAnsi" w:cs="Helvetica"/>
                <w:sz w:val="18"/>
                <w:szCs w:val="18"/>
              </w:rPr>
            </w:pPr>
            <w:r w:rsidRPr="009020A6">
              <w:rPr>
                <w:rFonts w:asciiTheme="minorHAnsi" w:hAnsiTheme="minorHAnsi" w:cs="Helvetica"/>
                <w:sz w:val="18"/>
                <w:szCs w:val="18"/>
              </w:rPr>
              <w:tab/>
              <w:t>Subcool</w:t>
            </w:r>
            <w:r w:rsidR="002C1BFB" w:rsidRPr="009020A6">
              <w:rPr>
                <w:rFonts w:asciiTheme="minorHAnsi" w:hAnsiTheme="minorHAnsi" w:cs="Helvetica"/>
                <w:sz w:val="18"/>
                <w:szCs w:val="18"/>
              </w:rPr>
              <w:t>ing</w:t>
            </w:r>
          </w:p>
          <w:p w14:paraId="54D40A24" w14:textId="6F3780A0" w:rsidR="00E13502" w:rsidRPr="009020A6" w:rsidRDefault="00E13502" w:rsidP="004A5E5A">
            <w:pPr>
              <w:widowControl w:val="0"/>
              <w:autoSpaceDE w:val="0"/>
              <w:autoSpaceDN w:val="0"/>
              <w:adjustRightInd w:val="0"/>
              <w:rPr>
                <w:rFonts w:asciiTheme="minorHAnsi" w:hAnsiTheme="minorHAnsi" w:cs="Helvetica"/>
                <w:sz w:val="18"/>
                <w:szCs w:val="18"/>
              </w:rPr>
            </w:pPr>
            <w:r w:rsidRPr="009020A6">
              <w:rPr>
                <w:rFonts w:asciiTheme="minorHAnsi" w:hAnsiTheme="minorHAnsi" w:cs="Helvetica"/>
                <w:sz w:val="18"/>
                <w:szCs w:val="18"/>
              </w:rPr>
              <w:tab/>
            </w:r>
          </w:p>
          <w:p w14:paraId="04682497" w14:textId="733EFB24" w:rsidR="002C1BFB" w:rsidRPr="009020A6" w:rsidRDefault="005738A3" w:rsidP="004A5E5A">
            <w:pPr>
              <w:widowControl w:val="0"/>
              <w:autoSpaceDE w:val="0"/>
              <w:autoSpaceDN w:val="0"/>
              <w:adjustRightInd w:val="0"/>
              <w:rPr>
                <w:rFonts w:asciiTheme="minorHAnsi" w:hAnsiTheme="minorHAnsi" w:cs="Helvetica"/>
                <w:sz w:val="18"/>
                <w:szCs w:val="18"/>
              </w:rPr>
            </w:pPr>
            <w:r w:rsidRPr="009020A6">
              <w:rPr>
                <w:rFonts w:asciiTheme="minorHAnsi" w:hAnsiTheme="minorHAnsi" w:cs="Helvetica"/>
                <w:sz w:val="18"/>
                <w:szCs w:val="18"/>
              </w:rPr>
              <w:t>Else if A11 = “no F</w:t>
            </w:r>
            <w:r w:rsidR="002C1BFB" w:rsidRPr="009020A6">
              <w:rPr>
                <w:rFonts w:asciiTheme="minorHAnsi" w:hAnsiTheme="minorHAnsi" w:cs="Helvetica"/>
                <w:sz w:val="18"/>
                <w:szCs w:val="18"/>
              </w:rPr>
              <w:t>ID” and A1</w:t>
            </w:r>
            <w:r w:rsidR="00963E6C" w:rsidRPr="009020A6">
              <w:rPr>
                <w:rFonts w:asciiTheme="minorHAnsi" w:hAnsiTheme="minorHAnsi" w:cs="Helvetica"/>
                <w:sz w:val="18"/>
                <w:szCs w:val="18"/>
              </w:rPr>
              <w:t>5</w:t>
            </w:r>
            <w:r w:rsidR="002C1BFB" w:rsidRPr="009020A6">
              <w:rPr>
                <w:rFonts w:asciiTheme="minorHAnsi" w:hAnsiTheme="minorHAnsi" w:cs="Helvetica"/>
                <w:sz w:val="18"/>
                <w:szCs w:val="18"/>
              </w:rPr>
              <w:t xml:space="preserve"> = “Weigh-in with HERS Rater observation”, then list = </w:t>
            </w:r>
          </w:p>
          <w:p w14:paraId="0AE430B9" w14:textId="4F85FF94" w:rsidR="002C1BFB" w:rsidRPr="009020A6" w:rsidRDefault="002C1BFB" w:rsidP="002C1BFB">
            <w:pPr>
              <w:widowControl w:val="0"/>
              <w:autoSpaceDE w:val="0"/>
              <w:autoSpaceDN w:val="0"/>
              <w:adjustRightInd w:val="0"/>
              <w:ind w:left="695"/>
              <w:rPr>
                <w:rFonts w:asciiTheme="minorHAnsi" w:hAnsiTheme="minorHAnsi" w:cs="Helvetica"/>
                <w:sz w:val="18"/>
                <w:szCs w:val="18"/>
              </w:rPr>
            </w:pPr>
            <w:r w:rsidRPr="009020A6">
              <w:rPr>
                <w:rFonts w:asciiTheme="minorHAnsi" w:hAnsiTheme="minorHAnsi" w:cs="Helvetica"/>
                <w:sz w:val="18"/>
                <w:szCs w:val="18"/>
              </w:rPr>
              <w:t>Weigh-In Observation</w:t>
            </w:r>
          </w:p>
          <w:p w14:paraId="2A506D94" w14:textId="77777777" w:rsidR="002C1BFB" w:rsidRPr="009020A6" w:rsidRDefault="002C1BFB" w:rsidP="004A5E5A">
            <w:pPr>
              <w:widowControl w:val="0"/>
              <w:autoSpaceDE w:val="0"/>
              <w:autoSpaceDN w:val="0"/>
              <w:adjustRightInd w:val="0"/>
              <w:rPr>
                <w:rFonts w:asciiTheme="minorHAnsi" w:hAnsiTheme="minorHAnsi" w:cs="Helvetica"/>
                <w:sz w:val="18"/>
                <w:szCs w:val="18"/>
              </w:rPr>
            </w:pPr>
          </w:p>
          <w:p w14:paraId="54D40A25" w14:textId="2891782A" w:rsidR="00E13502" w:rsidRPr="009020A6" w:rsidRDefault="00E13502" w:rsidP="004A5E5A">
            <w:pPr>
              <w:widowControl w:val="0"/>
              <w:autoSpaceDE w:val="0"/>
              <w:autoSpaceDN w:val="0"/>
              <w:adjustRightInd w:val="0"/>
              <w:rPr>
                <w:rFonts w:asciiTheme="minorHAnsi" w:hAnsiTheme="minorHAnsi" w:cs="Helvetica"/>
                <w:sz w:val="18"/>
                <w:szCs w:val="18"/>
              </w:rPr>
            </w:pPr>
            <w:r w:rsidRPr="009020A6">
              <w:rPr>
                <w:rFonts w:asciiTheme="minorHAnsi" w:hAnsiTheme="minorHAnsi" w:cs="Helvetica"/>
                <w:sz w:val="18"/>
                <w:szCs w:val="18"/>
              </w:rPr>
              <w:t xml:space="preserve">Else, If </w:t>
            </w:r>
            <w:r w:rsidR="00AC61CE" w:rsidRPr="009020A6">
              <w:rPr>
                <w:rFonts w:asciiTheme="minorHAnsi" w:hAnsiTheme="minorHAnsi" w:cs="Helvetica"/>
                <w:sz w:val="18"/>
                <w:szCs w:val="18"/>
              </w:rPr>
              <w:t>A11</w:t>
            </w:r>
            <w:r w:rsidRPr="009020A6">
              <w:rPr>
                <w:rFonts w:asciiTheme="minorHAnsi" w:hAnsiTheme="minorHAnsi" w:cs="Helvetica"/>
                <w:sz w:val="18"/>
                <w:szCs w:val="18"/>
              </w:rPr>
              <w:t xml:space="preserve"> = “factory installed </w:t>
            </w:r>
            <w:r w:rsidR="00BE4F44" w:rsidRPr="009020A6">
              <w:rPr>
                <w:rFonts w:asciiTheme="minorHAnsi" w:hAnsiTheme="minorHAnsi" w:cs="Helvetica"/>
                <w:sz w:val="18"/>
                <w:szCs w:val="18"/>
              </w:rPr>
              <w:t>FID</w:t>
            </w:r>
            <w:r w:rsidRPr="009020A6">
              <w:rPr>
                <w:rFonts w:asciiTheme="minorHAnsi" w:hAnsiTheme="minorHAnsi" w:cs="Helvetica"/>
                <w:sz w:val="18"/>
                <w:szCs w:val="18"/>
              </w:rPr>
              <w:t xml:space="preserve">” or “field installed </w:t>
            </w:r>
            <w:r w:rsidR="00BE4F44" w:rsidRPr="009020A6">
              <w:rPr>
                <w:rFonts w:asciiTheme="minorHAnsi" w:hAnsiTheme="minorHAnsi" w:cs="Helvetica"/>
                <w:sz w:val="18"/>
                <w:szCs w:val="18"/>
              </w:rPr>
              <w:t>FID</w:t>
            </w:r>
            <w:r w:rsidRPr="009020A6">
              <w:rPr>
                <w:rFonts w:asciiTheme="minorHAnsi" w:hAnsiTheme="minorHAnsi" w:cs="Helvetica"/>
                <w:sz w:val="18"/>
                <w:szCs w:val="18"/>
              </w:rPr>
              <w:t>”, then list =</w:t>
            </w:r>
          </w:p>
          <w:p w14:paraId="54D40A26" w14:textId="6FBB9E13" w:rsidR="00E13502" w:rsidRPr="009020A6" w:rsidRDefault="00E13502" w:rsidP="004A5E5A">
            <w:pPr>
              <w:widowControl w:val="0"/>
              <w:autoSpaceDE w:val="0"/>
              <w:autoSpaceDN w:val="0"/>
              <w:adjustRightInd w:val="0"/>
              <w:rPr>
                <w:rFonts w:asciiTheme="minorHAnsi" w:hAnsiTheme="minorHAnsi" w:cs="Helvetica"/>
                <w:sz w:val="18"/>
                <w:szCs w:val="18"/>
              </w:rPr>
            </w:pPr>
            <w:r w:rsidRPr="009020A6">
              <w:rPr>
                <w:rFonts w:asciiTheme="minorHAnsi" w:hAnsiTheme="minorHAnsi" w:cs="Helvetica"/>
                <w:sz w:val="18"/>
                <w:szCs w:val="18"/>
              </w:rPr>
              <w:tab/>
            </w:r>
            <w:r w:rsidR="00BE4F44" w:rsidRPr="009020A6">
              <w:rPr>
                <w:rFonts w:asciiTheme="minorHAnsi" w:hAnsiTheme="minorHAnsi" w:cs="Helvetica"/>
                <w:sz w:val="18"/>
                <w:szCs w:val="18"/>
              </w:rPr>
              <w:t>FID</w:t>
            </w:r>
            <w:r w:rsidRPr="009020A6">
              <w:rPr>
                <w:rFonts w:asciiTheme="minorHAnsi" w:hAnsiTheme="minorHAnsi" w:cs="Helvetica"/>
                <w:sz w:val="18"/>
                <w:szCs w:val="18"/>
              </w:rPr>
              <w:t xml:space="preserve"> Verification</w:t>
            </w:r>
          </w:p>
          <w:p w14:paraId="54D40A27" w14:textId="77777777" w:rsidR="00E13502" w:rsidRPr="009020A6" w:rsidRDefault="00E13502" w:rsidP="004A5E5A">
            <w:pPr>
              <w:widowControl w:val="0"/>
              <w:autoSpaceDE w:val="0"/>
              <w:autoSpaceDN w:val="0"/>
              <w:adjustRightInd w:val="0"/>
              <w:rPr>
                <w:rFonts w:asciiTheme="minorHAnsi" w:hAnsiTheme="minorHAnsi" w:cs="Helvetica"/>
                <w:sz w:val="18"/>
                <w:szCs w:val="18"/>
              </w:rPr>
            </w:pPr>
          </w:p>
          <w:p w14:paraId="54D40A2E" w14:textId="288BC951" w:rsidR="00E13502" w:rsidRPr="009020A6" w:rsidRDefault="00E13502" w:rsidP="002C1BFB">
            <w:pPr>
              <w:widowControl w:val="0"/>
              <w:autoSpaceDE w:val="0"/>
              <w:autoSpaceDN w:val="0"/>
              <w:adjustRightInd w:val="0"/>
              <w:rPr>
                <w:rFonts w:asciiTheme="minorHAnsi" w:hAnsiTheme="minorHAnsi"/>
                <w:sz w:val="18"/>
                <w:szCs w:val="18"/>
              </w:rPr>
            </w:pPr>
            <w:r w:rsidRPr="009020A6">
              <w:rPr>
                <w:rFonts w:asciiTheme="minorHAnsi" w:hAnsiTheme="minorHAnsi" w:cs="Helvetica"/>
                <w:sz w:val="18"/>
                <w:szCs w:val="18"/>
              </w:rPr>
              <w:t xml:space="preserve">Else, If </w:t>
            </w:r>
            <w:r w:rsidR="00AC61CE" w:rsidRPr="009020A6">
              <w:rPr>
                <w:rFonts w:asciiTheme="minorHAnsi" w:hAnsiTheme="minorHAnsi" w:cs="Helvetica"/>
                <w:sz w:val="18"/>
                <w:szCs w:val="18"/>
              </w:rPr>
              <w:t>A15</w:t>
            </w:r>
            <w:r w:rsidRPr="009020A6">
              <w:rPr>
                <w:rFonts w:asciiTheme="minorHAnsi" w:hAnsiTheme="minorHAnsi" w:cs="Helvetica"/>
                <w:sz w:val="18"/>
                <w:szCs w:val="18"/>
              </w:rPr>
              <w:t xml:space="preserve"> = “New Package Unit Factory Charge”, then </w:t>
            </w:r>
            <w:r w:rsidR="002C1BFB" w:rsidRPr="009020A6">
              <w:rPr>
                <w:rFonts w:asciiTheme="minorHAnsi" w:hAnsiTheme="minorHAnsi" w:cs="Helvetica"/>
                <w:sz w:val="18"/>
                <w:szCs w:val="18"/>
              </w:rPr>
              <w:t xml:space="preserve">do not proceed. A </w:t>
            </w:r>
            <w:r w:rsidR="00250FA5" w:rsidRPr="009020A6">
              <w:rPr>
                <w:rFonts w:asciiTheme="minorHAnsi" w:hAnsiTheme="minorHAnsi" w:cs="Helvetica"/>
                <w:sz w:val="18"/>
                <w:szCs w:val="18"/>
              </w:rPr>
              <w:t>LMCV</w:t>
            </w:r>
            <w:r w:rsidR="002C1BFB" w:rsidRPr="009020A6">
              <w:rPr>
                <w:rFonts w:asciiTheme="minorHAnsi" w:hAnsiTheme="minorHAnsi" w:cs="Helvetica"/>
                <w:sz w:val="18"/>
                <w:szCs w:val="18"/>
              </w:rPr>
              <w:t xml:space="preserve">-MCH-25 is not required when a </w:t>
            </w:r>
            <w:r w:rsidR="000A05DB" w:rsidRPr="009020A6">
              <w:rPr>
                <w:rFonts w:asciiTheme="minorHAnsi" w:hAnsiTheme="minorHAnsi" w:cs="Helvetica"/>
                <w:sz w:val="18"/>
                <w:szCs w:val="18"/>
              </w:rPr>
              <w:t>LMCI</w:t>
            </w:r>
            <w:r w:rsidR="002C1BFB" w:rsidRPr="009020A6">
              <w:rPr>
                <w:rFonts w:asciiTheme="minorHAnsi" w:hAnsiTheme="minorHAnsi" w:cs="Helvetica"/>
                <w:sz w:val="18"/>
                <w:szCs w:val="18"/>
              </w:rPr>
              <w:t>-MCH-25f is used.</w:t>
            </w:r>
          </w:p>
          <w:p w14:paraId="54D40A2F" w14:textId="3D3B0FBE" w:rsidR="00E13502" w:rsidRPr="009020A6" w:rsidRDefault="00E13502" w:rsidP="004A5E5A">
            <w:pPr>
              <w:widowControl w:val="0"/>
              <w:autoSpaceDE w:val="0"/>
              <w:autoSpaceDN w:val="0"/>
              <w:adjustRightInd w:val="0"/>
              <w:rPr>
                <w:rFonts w:asciiTheme="minorHAnsi" w:hAnsiTheme="minorHAnsi" w:cs="Helvetica"/>
                <w:sz w:val="18"/>
                <w:szCs w:val="18"/>
              </w:rPr>
            </w:pPr>
            <w:r w:rsidRPr="009020A6">
              <w:rPr>
                <w:rFonts w:asciiTheme="minorHAnsi" w:hAnsiTheme="minorHAnsi" w:cs="Helvetica"/>
                <w:sz w:val="18"/>
                <w:szCs w:val="18"/>
              </w:rPr>
              <w:t xml:space="preserve">Else, If </w:t>
            </w:r>
            <w:r w:rsidR="00AC61CE" w:rsidRPr="009020A6">
              <w:rPr>
                <w:rFonts w:asciiTheme="minorHAnsi" w:hAnsiTheme="minorHAnsi" w:cs="Helvetica"/>
                <w:sz w:val="18"/>
                <w:szCs w:val="18"/>
              </w:rPr>
              <w:t>A12</w:t>
            </w:r>
            <w:r w:rsidRPr="009020A6">
              <w:rPr>
                <w:rFonts w:asciiTheme="minorHAnsi" w:hAnsiTheme="minorHAnsi" w:cs="Helvetica"/>
                <w:sz w:val="18"/>
                <w:szCs w:val="18"/>
              </w:rPr>
              <w:t xml:space="preserve"> = “No”, or </w:t>
            </w:r>
            <w:r w:rsidR="00AC61CE" w:rsidRPr="009020A6">
              <w:rPr>
                <w:rFonts w:asciiTheme="minorHAnsi" w:hAnsiTheme="minorHAnsi" w:cs="Helvetica"/>
                <w:sz w:val="18"/>
                <w:szCs w:val="18"/>
              </w:rPr>
              <w:t>A13</w:t>
            </w:r>
            <w:r w:rsidRPr="009020A6">
              <w:rPr>
                <w:rFonts w:asciiTheme="minorHAnsi" w:hAnsiTheme="minorHAnsi" w:cs="Helvetica"/>
                <w:sz w:val="18"/>
                <w:szCs w:val="18"/>
              </w:rPr>
              <w:t xml:space="preserve"> = “No”, then list =</w:t>
            </w:r>
          </w:p>
          <w:p w14:paraId="54D40A30" w14:textId="77777777" w:rsidR="00E13502" w:rsidRPr="009020A6" w:rsidRDefault="00E13502">
            <w:pPr>
              <w:widowControl w:val="0"/>
              <w:autoSpaceDE w:val="0"/>
              <w:autoSpaceDN w:val="0"/>
              <w:adjustRightInd w:val="0"/>
              <w:rPr>
                <w:rFonts w:asciiTheme="minorHAnsi" w:hAnsiTheme="minorHAnsi" w:cs="Helvetica"/>
                <w:sz w:val="18"/>
                <w:szCs w:val="18"/>
              </w:rPr>
            </w:pPr>
            <w:r w:rsidRPr="009020A6">
              <w:rPr>
                <w:rFonts w:asciiTheme="minorHAnsi" w:hAnsiTheme="minorHAnsi" w:cs="Helvetica"/>
                <w:sz w:val="18"/>
                <w:szCs w:val="18"/>
              </w:rPr>
              <w:tab/>
            </w:r>
            <w:r w:rsidRPr="009020A6">
              <w:rPr>
                <w:rFonts w:asciiTheme="minorHAnsi" w:hAnsiTheme="minorHAnsi" w:cs="Helvetica"/>
                <w:sz w:val="18"/>
                <w:szCs w:val="18"/>
              </w:rPr>
              <w:tab/>
              <w:t>Weigh-In Observation</w:t>
            </w:r>
          </w:p>
        </w:tc>
      </w:tr>
      <w:tr w:rsidR="00E13502" w:rsidRPr="009020A6" w14:paraId="54D40A36" w14:textId="77777777">
        <w:trPr>
          <w:cantSplit/>
          <w:trHeight w:val="953"/>
        </w:trPr>
        <w:tc>
          <w:tcPr>
            <w:tcW w:w="288" w:type="pct"/>
            <w:vAlign w:val="center"/>
          </w:tcPr>
          <w:p w14:paraId="54D40A32" w14:textId="6F2DEA64" w:rsidR="00E13502" w:rsidRPr="009020A6" w:rsidRDefault="005E1D9C"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18</w:t>
            </w:r>
          </w:p>
        </w:tc>
        <w:tc>
          <w:tcPr>
            <w:tcW w:w="2212" w:type="pct"/>
            <w:vAlign w:val="center"/>
          </w:tcPr>
          <w:p w14:paraId="54D40A33" w14:textId="03623853" w:rsidR="00E13502" w:rsidRPr="009020A6" w:rsidRDefault="00E13502" w:rsidP="00170608">
            <w:pPr>
              <w:rPr>
                <w:rFonts w:asciiTheme="minorHAnsi" w:hAnsiTheme="minorHAnsi"/>
                <w:sz w:val="18"/>
                <w:szCs w:val="18"/>
              </w:rPr>
            </w:pPr>
            <w:r w:rsidRPr="009020A6">
              <w:rPr>
                <w:rFonts w:asciiTheme="minorHAnsi" w:hAnsiTheme="minorHAnsi"/>
                <w:sz w:val="18"/>
                <w:szCs w:val="18"/>
              </w:rPr>
              <w:t xml:space="preserve">Refrigerant </w:t>
            </w:r>
            <w:r w:rsidR="0068512E" w:rsidRPr="009020A6">
              <w:rPr>
                <w:rFonts w:asciiTheme="minorHAnsi" w:hAnsiTheme="minorHAnsi"/>
                <w:sz w:val="18"/>
                <w:szCs w:val="18"/>
              </w:rPr>
              <w:t>C</w:t>
            </w:r>
            <w:r w:rsidRPr="009020A6">
              <w:rPr>
                <w:rFonts w:asciiTheme="minorHAnsi" w:hAnsiTheme="minorHAnsi"/>
                <w:sz w:val="18"/>
                <w:szCs w:val="18"/>
              </w:rPr>
              <w:t xml:space="preserve">harge </w:t>
            </w:r>
            <w:r w:rsidR="0068512E" w:rsidRPr="009020A6">
              <w:rPr>
                <w:rFonts w:asciiTheme="minorHAnsi" w:hAnsiTheme="minorHAnsi"/>
                <w:sz w:val="18"/>
                <w:szCs w:val="18"/>
              </w:rPr>
              <w:t>V</w:t>
            </w:r>
            <w:r w:rsidRPr="009020A6">
              <w:rPr>
                <w:rFonts w:asciiTheme="minorHAnsi" w:hAnsiTheme="minorHAnsi"/>
                <w:sz w:val="18"/>
                <w:szCs w:val="18"/>
              </w:rPr>
              <w:t xml:space="preserve">erification </w:t>
            </w:r>
            <w:r w:rsidR="0068512E" w:rsidRPr="009020A6">
              <w:rPr>
                <w:rFonts w:asciiTheme="minorHAnsi" w:hAnsiTheme="minorHAnsi"/>
                <w:sz w:val="18"/>
                <w:szCs w:val="18"/>
              </w:rPr>
              <w:t>M</w:t>
            </w:r>
            <w:r w:rsidRPr="009020A6">
              <w:rPr>
                <w:rFonts w:asciiTheme="minorHAnsi" w:hAnsiTheme="minorHAnsi"/>
                <w:sz w:val="18"/>
                <w:szCs w:val="18"/>
              </w:rPr>
              <w:t xml:space="preserve">ethod </w:t>
            </w:r>
            <w:r w:rsidR="0068512E" w:rsidRPr="009020A6">
              <w:rPr>
                <w:rFonts w:asciiTheme="minorHAnsi" w:hAnsiTheme="minorHAnsi"/>
                <w:sz w:val="18"/>
                <w:szCs w:val="18"/>
              </w:rPr>
              <w:t>U</w:t>
            </w:r>
            <w:r w:rsidRPr="009020A6">
              <w:rPr>
                <w:rFonts w:asciiTheme="minorHAnsi" w:hAnsiTheme="minorHAnsi"/>
                <w:sz w:val="18"/>
                <w:szCs w:val="18"/>
              </w:rPr>
              <w:t>sed by HERS Rater</w:t>
            </w:r>
          </w:p>
        </w:tc>
        <w:tc>
          <w:tcPr>
            <w:tcW w:w="2500" w:type="pct"/>
            <w:vAlign w:val="center"/>
          </w:tcPr>
          <w:p w14:paraId="54D40A34" w14:textId="77777777" w:rsidR="00E13502" w:rsidRPr="009020A6" w:rsidRDefault="00E13502" w:rsidP="00577FA7">
            <w:pPr>
              <w:spacing w:after="60"/>
              <w:rPr>
                <w:rFonts w:asciiTheme="minorHAnsi" w:hAnsiTheme="minorHAnsi"/>
                <w:sz w:val="18"/>
                <w:szCs w:val="18"/>
              </w:rPr>
            </w:pPr>
            <w:r w:rsidRPr="009020A6">
              <w:rPr>
                <w:rFonts w:asciiTheme="minorHAnsi" w:hAnsiTheme="minorHAnsi"/>
                <w:sz w:val="18"/>
                <w:szCs w:val="18"/>
              </w:rPr>
              <w:t>&lt;&lt;user pick one from list generated in previous row&gt;&gt;&gt;</w:t>
            </w:r>
          </w:p>
          <w:p w14:paraId="54D40A35" w14:textId="77777777" w:rsidR="00E13502" w:rsidRPr="009020A6" w:rsidRDefault="00E13502">
            <w:pPr>
              <w:spacing w:after="60"/>
              <w:rPr>
                <w:rFonts w:asciiTheme="minorHAnsi" w:hAnsiTheme="minorHAnsi"/>
                <w:sz w:val="18"/>
                <w:szCs w:val="18"/>
              </w:rPr>
            </w:pPr>
          </w:p>
        </w:tc>
      </w:tr>
      <w:tr w:rsidR="00E13502" w:rsidRPr="009020A6" w14:paraId="54D40A4B" w14:textId="77777777">
        <w:trPr>
          <w:cantSplit/>
          <w:trHeight w:val="953"/>
        </w:trPr>
        <w:tc>
          <w:tcPr>
            <w:tcW w:w="288" w:type="pct"/>
            <w:vAlign w:val="center"/>
          </w:tcPr>
          <w:p w14:paraId="54D40A37" w14:textId="792208B7" w:rsidR="00E13502" w:rsidRPr="009020A6" w:rsidDel="005B4BA0" w:rsidRDefault="00E13502" w:rsidP="004A5E5A">
            <w:pPr>
              <w:pStyle w:val="Header"/>
              <w:tabs>
                <w:tab w:val="clear" w:pos="4320"/>
                <w:tab w:val="clear" w:pos="8640"/>
              </w:tabs>
              <w:rPr>
                <w:rFonts w:asciiTheme="minorHAnsi" w:hAnsiTheme="minorHAnsi"/>
                <w:sz w:val="18"/>
                <w:szCs w:val="18"/>
              </w:rPr>
            </w:pPr>
          </w:p>
        </w:tc>
        <w:tc>
          <w:tcPr>
            <w:tcW w:w="2212" w:type="pct"/>
            <w:vAlign w:val="center"/>
          </w:tcPr>
          <w:p w14:paraId="54D40A38" w14:textId="77777777" w:rsidR="00E13502" w:rsidRPr="009020A6" w:rsidRDefault="00E13502" w:rsidP="004A5E5A">
            <w:pPr>
              <w:rPr>
                <w:rFonts w:asciiTheme="minorHAnsi" w:hAnsiTheme="minorHAnsi"/>
                <w:sz w:val="18"/>
                <w:szCs w:val="18"/>
              </w:rPr>
            </w:pPr>
            <w:r w:rsidRPr="009020A6">
              <w:rPr>
                <w:rFonts w:asciiTheme="minorHAnsi" w:hAnsiTheme="minorHAnsi"/>
                <w:sz w:val="18"/>
                <w:szCs w:val="18"/>
              </w:rPr>
              <w:t xml:space="preserve">determine compliance method for this </w:t>
            </w:r>
            <w:proofErr w:type="gramStart"/>
            <w:r w:rsidRPr="009020A6">
              <w:rPr>
                <w:rFonts w:asciiTheme="minorHAnsi" w:hAnsiTheme="minorHAnsi"/>
                <w:sz w:val="18"/>
                <w:szCs w:val="18"/>
              </w:rPr>
              <w:t>document;  display</w:t>
            </w:r>
            <w:proofErr w:type="gramEnd"/>
            <w:r w:rsidRPr="009020A6">
              <w:rPr>
                <w:rFonts w:asciiTheme="minorHAnsi" w:hAnsiTheme="minorHAnsi"/>
                <w:sz w:val="18"/>
                <w:szCs w:val="18"/>
              </w:rPr>
              <w:t xml:space="preserve"> applicable tables below;</w:t>
            </w:r>
          </w:p>
          <w:p w14:paraId="54D40A39" w14:textId="77777777" w:rsidR="00E13502" w:rsidRPr="009020A6" w:rsidRDefault="00E13502" w:rsidP="004A5E5A">
            <w:pPr>
              <w:pStyle w:val="Header"/>
              <w:tabs>
                <w:tab w:val="clear" w:pos="4320"/>
                <w:tab w:val="clear" w:pos="8640"/>
              </w:tabs>
              <w:rPr>
                <w:rFonts w:asciiTheme="minorHAnsi" w:hAnsiTheme="minorHAnsi"/>
                <w:sz w:val="18"/>
                <w:szCs w:val="18"/>
              </w:rPr>
            </w:pPr>
            <w:r w:rsidRPr="009020A6">
              <w:rPr>
                <w:rFonts w:asciiTheme="minorHAnsi" w:hAnsiTheme="minorHAnsi"/>
                <w:sz w:val="18"/>
                <w:szCs w:val="18"/>
              </w:rPr>
              <w:t>(</w:t>
            </w:r>
            <w:proofErr w:type="gramStart"/>
            <w:r w:rsidRPr="009020A6">
              <w:rPr>
                <w:rFonts w:asciiTheme="minorHAnsi" w:hAnsiTheme="minorHAnsi"/>
                <w:sz w:val="18"/>
                <w:szCs w:val="18"/>
              </w:rPr>
              <w:t>this</w:t>
            </w:r>
            <w:proofErr w:type="gramEnd"/>
            <w:r w:rsidRPr="009020A6">
              <w:rPr>
                <w:rFonts w:asciiTheme="minorHAnsi" w:hAnsiTheme="minorHAnsi"/>
                <w:sz w:val="18"/>
                <w:szCs w:val="18"/>
              </w:rPr>
              <w:t xml:space="preserve"> row not visible to user)</w:t>
            </w:r>
          </w:p>
        </w:tc>
        <w:tc>
          <w:tcPr>
            <w:tcW w:w="2500" w:type="pct"/>
            <w:vAlign w:val="center"/>
          </w:tcPr>
          <w:p w14:paraId="54D40A3A" w14:textId="77777777" w:rsidR="00E13502" w:rsidRPr="009020A6" w:rsidRDefault="00E13502" w:rsidP="004A5E5A">
            <w:pPr>
              <w:rPr>
                <w:rFonts w:asciiTheme="minorHAnsi" w:hAnsiTheme="minorHAnsi"/>
                <w:sz w:val="18"/>
                <w:szCs w:val="18"/>
              </w:rPr>
            </w:pPr>
            <w:r w:rsidRPr="009020A6">
              <w:rPr>
                <w:rFonts w:asciiTheme="minorHAnsi" w:hAnsiTheme="minorHAnsi"/>
                <w:sz w:val="18"/>
                <w:szCs w:val="18"/>
              </w:rPr>
              <w:t xml:space="preserve">&lt;&lt;calculated field:  </w:t>
            </w:r>
          </w:p>
          <w:p w14:paraId="54D40A3B" w14:textId="29B53EF5" w:rsidR="00E13502" w:rsidRPr="009020A6" w:rsidRDefault="00E13502">
            <w:pPr>
              <w:rPr>
                <w:rFonts w:asciiTheme="minorHAnsi" w:hAnsiTheme="minorHAnsi"/>
                <w:sz w:val="18"/>
                <w:szCs w:val="18"/>
              </w:rPr>
            </w:pPr>
            <w:r w:rsidRPr="009020A6">
              <w:rPr>
                <w:rFonts w:asciiTheme="minorHAnsi" w:hAnsiTheme="minorHAnsi"/>
                <w:sz w:val="18"/>
                <w:szCs w:val="18"/>
              </w:rPr>
              <w:t xml:space="preserve">If </w:t>
            </w:r>
            <w:r w:rsidR="00AC61CE" w:rsidRPr="009020A6">
              <w:rPr>
                <w:rFonts w:asciiTheme="minorHAnsi" w:hAnsiTheme="minorHAnsi"/>
                <w:sz w:val="18"/>
                <w:szCs w:val="18"/>
              </w:rPr>
              <w:t>A18</w:t>
            </w:r>
            <w:r w:rsidRPr="009020A6">
              <w:rPr>
                <w:rFonts w:asciiTheme="minorHAnsi" w:hAnsiTheme="minorHAnsi"/>
                <w:sz w:val="18"/>
                <w:szCs w:val="18"/>
              </w:rPr>
              <w:t>=</w:t>
            </w:r>
            <w:proofErr w:type="gramStart"/>
            <w:r w:rsidRPr="009020A6">
              <w:rPr>
                <w:rFonts w:asciiTheme="minorHAnsi" w:hAnsiTheme="minorHAnsi"/>
                <w:sz w:val="18"/>
                <w:szCs w:val="18"/>
              </w:rPr>
              <w:t>Superheat;  then</w:t>
            </w:r>
            <w:proofErr w:type="gramEnd"/>
            <w:r w:rsidRPr="009020A6">
              <w:rPr>
                <w:rFonts w:asciiTheme="minorHAnsi" w:hAnsiTheme="minorHAnsi"/>
                <w:sz w:val="18"/>
                <w:szCs w:val="18"/>
              </w:rPr>
              <w:t xml:space="preserve"> display method:</w:t>
            </w:r>
          </w:p>
          <w:p w14:paraId="54D40A3C" w14:textId="77777777" w:rsidR="00E13502" w:rsidRPr="009020A6" w:rsidRDefault="00E13502" w:rsidP="004A5E5A">
            <w:pPr>
              <w:rPr>
                <w:rFonts w:asciiTheme="minorHAnsi" w:hAnsiTheme="minorHAnsi"/>
                <w:sz w:val="18"/>
                <w:szCs w:val="18"/>
              </w:rPr>
            </w:pPr>
            <w:r w:rsidRPr="009020A6">
              <w:rPr>
                <w:rFonts w:asciiTheme="minorHAnsi" w:hAnsiTheme="minorHAnsi"/>
                <w:sz w:val="18"/>
                <w:szCs w:val="18"/>
              </w:rPr>
              <w:t xml:space="preserve">25a Superheat Charge Verification </w:t>
            </w:r>
            <w:proofErr w:type="gramStart"/>
            <w:r w:rsidRPr="009020A6">
              <w:rPr>
                <w:rFonts w:asciiTheme="minorHAnsi" w:hAnsiTheme="minorHAnsi"/>
                <w:sz w:val="18"/>
                <w:szCs w:val="18"/>
              </w:rPr>
              <w:t>Procedure;</w:t>
            </w:r>
            <w:proofErr w:type="gramEnd"/>
          </w:p>
          <w:p w14:paraId="54D40A3D" w14:textId="77777777" w:rsidR="00E13502" w:rsidRPr="009020A6" w:rsidRDefault="00E13502" w:rsidP="004A5E5A">
            <w:pPr>
              <w:rPr>
                <w:rFonts w:asciiTheme="minorHAnsi" w:hAnsiTheme="minorHAnsi"/>
                <w:sz w:val="18"/>
                <w:szCs w:val="18"/>
              </w:rPr>
            </w:pPr>
          </w:p>
          <w:p w14:paraId="54D40A3E" w14:textId="293CF4D4" w:rsidR="00E13502" w:rsidRPr="009020A6" w:rsidRDefault="00E13502" w:rsidP="004A5E5A">
            <w:pPr>
              <w:rPr>
                <w:rFonts w:asciiTheme="minorHAnsi" w:hAnsiTheme="minorHAnsi"/>
                <w:sz w:val="18"/>
                <w:szCs w:val="18"/>
              </w:rPr>
            </w:pPr>
            <w:r w:rsidRPr="009020A6">
              <w:rPr>
                <w:rFonts w:asciiTheme="minorHAnsi" w:hAnsiTheme="minorHAnsi"/>
                <w:sz w:val="18"/>
                <w:szCs w:val="18"/>
              </w:rPr>
              <w:t xml:space="preserve">elseif </w:t>
            </w:r>
            <w:r w:rsidR="00AC61CE" w:rsidRPr="009020A6">
              <w:rPr>
                <w:rFonts w:asciiTheme="minorHAnsi" w:hAnsiTheme="minorHAnsi"/>
                <w:sz w:val="18"/>
                <w:szCs w:val="18"/>
              </w:rPr>
              <w:t>A18</w:t>
            </w:r>
            <w:r w:rsidRPr="009020A6">
              <w:rPr>
                <w:rFonts w:asciiTheme="minorHAnsi" w:hAnsiTheme="minorHAnsi"/>
                <w:sz w:val="18"/>
                <w:szCs w:val="18"/>
              </w:rPr>
              <w:t xml:space="preserve">= </w:t>
            </w:r>
            <w:proofErr w:type="gramStart"/>
            <w:r w:rsidRPr="009020A6">
              <w:rPr>
                <w:rFonts w:asciiTheme="minorHAnsi" w:hAnsiTheme="minorHAnsi"/>
                <w:sz w:val="18"/>
                <w:szCs w:val="18"/>
              </w:rPr>
              <w:t>Subcooling;  then</w:t>
            </w:r>
            <w:proofErr w:type="gramEnd"/>
            <w:r w:rsidRPr="009020A6">
              <w:rPr>
                <w:rFonts w:asciiTheme="minorHAnsi" w:hAnsiTheme="minorHAnsi"/>
                <w:sz w:val="18"/>
                <w:szCs w:val="18"/>
              </w:rPr>
              <w:t xml:space="preserve"> display method:</w:t>
            </w:r>
          </w:p>
          <w:p w14:paraId="54D40A3F" w14:textId="77777777" w:rsidR="00E13502" w:rsidRPr="009020A6" w:rsidRDefault="00E13502" w:rsidP="004A5E5A">
            <w:pPr>
              <w:rPr>
                <w:rFonts w:asciiTheme="minorHAnsi" w:hAnsiTheme="minorHAnsi"/>
                <w:sz w:val="18"/>
                <w:szCs w:val="18"/>
              </w:rPr>
            </w:pPr>
            <w:r w:rsidRPr="009020A6">
              <w:rPr>
                <w:rFonts w:asciiTheme="minorHAnsi" w:hAnsiTheme="minorHAnsi"/>
                <w:sz w:val="18"/>
                <w:szCs w:val="18"/>
              </w:rPr>
              <w:t xml:space="preserve">25b. Subcooling Charge Verification </w:t>
            </w:r>
            <w:proofErr w:type="gramStart"/>
            <w:r w:rsidRPr="009020A6">
              <w:rPr>
                <w:rFonts w:asciiTheme="minorHAnsi" w:hAnsiTheme="minorHAnsi"/>
                <w:sz w:val="18"/>
                <w:szCs w:val="18"/>
              </w:rPr>
              <w:t>Method;</w:t>
            </w:r>
            <w:proofErr w:type="gramEnd"/>
          </w:p>
          <w:p w14:paraId="54D40A40" w14:textId="77777777" w:rsidR="00E13502" w:rsidRPr="009020A6" w:rsidRDefault="00E13502" w:rsidP="004A5E5A">
            <w:pPr>
              <w:rPr>
                <w:rFonts w:asciiTheme="minorHAnsi" w:hAnsiTheme="minorHAnsi"/>
                <w:sz w:val="18"/>
                <w:szCs w:val="18"/>
              </w:rPr>
            </w:pPr>
          </w:p>
          <w:p w14:paraId="54D40A41" w14:textId="228928DB" w:rsidR="00E13502" w:rsidRPr="009020A6" w:rsidRDefault="00E13502" w:rsidP="004A5E5A">
            <w:pPr>
              <w:rPr>
                <w:rFonts w:asciiTheme="minorHAnsi" w:hAnsiTheme="minorHAnsi"/>
                <w:sz w:val="18"/>
                <w:szCs w:val="18"/>
              </w:rPr>
            </w:pPr>
            <w:r w:rsidRPr="009020A6">
              <w:rPr>
                <w:rFonts w:asciiTheme="minorHAnsi" w:hAnsiTheme="minorHAnsi"/>
                <w:sz w:val="18"/>
                <w:szCs w:val="18"/>
              </w:rPr>
              <w:t xml:space="preserve">elseif </w:t>
            </w:r>
            <w:r w:rsidR="00AC61CE" w:rsidRPr="009020A6">
              <w:rPr>
                <w:rFonts w:asciiTheme="minorHAnsi" w:hAnsiTheme="minorHAnsi"/>
                <w:sz w:val="18"/>
                <w:szCs w:val="18"/>
              </w:rPr>
              <w:t>A18</w:t>
            </w:r>
            <w:r w:rsidRPr="009020A6">
              <w:rPr>
                <w:rFonts w:asciiTheme="minorHAnsi" w:hAnsiTheme="minorHAnsi"/>
                <w:sz w:val="18"/>
                <w:szCs w:val="18"/>
              </w:rPr>
              <w:t xml:space="preserve">= Weigh-in </w:t>
            </w:r>
            <w:proofErr w:type="gramStart"/>
            <w:r w:rsidRPr="009020A6">
              <w:rPr>
                <w:rFonts w:asciiTheme="minorHAnsi" w:hAnsiTheme="minorHAnsi"/>
                <w:sz w:val="18"/>
                <w:szCs w:val="18"/>
              </w:rPr>
              <w:t>Observation;  then</w:t>
            </w:r>
            <w:proofErr w:type="gramEnd"/>
            <w:r w:rsidRPr="009020A6">
              <w:rPr>
                <w:rFonts w:asciiTheme="minorHAnsi" w:hAnsiTheme="minorHAnsi"/>
                <w:sz w:val="18"/>
                <w:szCs w:val="18"/>
              </w:rPr>
              <w:t xml:space="preserve"> display method:</w:t>
            </w:r>
          </w:p>
          <w:p w14:paraId="54D40A42" w14:textId="77777777" w:rsidR="00E13502" w:rsidRPr="009020A6" w:rsidRDefault="00E13502" w:rsidP="004A5E5A">
            <w:pPr>
              <w:rPr>
                <w:rFonts w:asciiTheme="minorHAnsi" w:hAnsiTheme="minorHAnsi"/>
                <w:sz w:val="18"/>
                <w:szCs w:val="18"/>
              </w:rPr>
            </w:pPr>
            <w:r w:rsidRPr="009020A6">
              <w:rPr>
                <w:rFonts w:asciiTheme="minorHAnsi" w:hAnsiTheme="minorHAnsi"/>
                <w:sz w:val="18"/>
                <w:szCs w:val="18"/>
              </w:rPr>
              <w:t xml:space="preserve">25c. Weigh-in Observation </w:t>
            </w:r>
            <w:proofErr w:type="gramStart"/>
            <w:r w:rsidRPr="009020A6">
              <w:rPr>
                <w:rFonts w:asciiTheme="minorHAnsi" w:hAnsiTheme="minorHAnsi"/>
                <w:sz w:val="18"/>
                <w:szCs w:val="18"/>
              </w:rPr>
              <w:t>Procedure;</w:t>
            </w:r>
            <w:proofErr w:type="gramEnd"/>
          </w:p>
          <w:p w14:paraId="54D40A43" w14:textId="77777777" w:rsidR="00E13502" w:rsidRPr="009020A6" w:rsidRDefault="00E13502" w:rsidP="00577FA7">
            <w:pPr>
              <w:rPr>
                <w:rFonts w:asciiTheme="minorHAnsi" w:hAnsiTheme="minorHAnsi"/>
                <w:sz w:val="18"/>
                <w:szCs w:val="18"/>
              </w:rPr>
            </w:pPr>
          </w:p>
          <w:p w14:paraId="54D40A44" w14:textId="4B0559C5" w:rsidR="00E13502" w:rsidRPr="009020A6" w:rsidDel="00372506" w:rsidRDefault="00E13502" w:rsidP="00577FA7">
            <w:pPr>
              <w:rPr>
                <w:del w:id="4" w:author="Alhabibi, Haider@Energy" w:date="2022-08-01T19:26:00Z"/>
                <w:rFonts w:asciiTheme="minorHAnsi" w:hAnsiTheme="minorHAnsi"/>
                <w:sz w:val="18"/>
                <w:szCs w:val="18"/>
              </w:rPr>
            </w:pPr>
            <w:del w:id="5" w:author="Alhabibi, Haider@Energy" w:date="2022-08-01T19:26:00Z">
              <w:r w:rsidRPr="009020A6" w:rsidDel="00372506">
                <w:rPr>
                  <w:rFonts w:asciiTheme="minorHAnsi" w:hAnsiTheme="minorHAnsi"/>
                  <w:sz w:val="18"/>
                  <w:szCs w:val="18"/>
                </w:rPr>
                <w:delText xml:space="preserve">elseif </w:delText>
              </w:r>
              <w:r w:rsidR="00AC61CE" w:rsidRPr="009020A6" w:rsidDel="00372506">
                <w:rPr>
                  <w:rFonts w:asciiTheme="minorHAnsi" w:hAnsiTheme="minorHAnsi"/>
                  <w:sz w:val="18"/>
                  <w:szCs w:val="18"/>
                </w:rPr>
                <w:delText>A18</w:delText>
              </w:r>
              <w:r w:rsidRPr="009020A6" w:rsidDel="00372506">
                <w:rPr>
                  <w:rFonts w:asciiTheme="minorHAnsi" w:hAnsiTheme="minorHAnsi"/>
                  <w:sz w:val="18"/>
                  <w:szCs w:val="18"/>
                </w:rPr>
                <w:delText>=Winter Setup;  then display method:</w:delText>
              </w:r>
            </w:del>
          </w:p>
          <w:p w14:paraId="54D40A45" w14:textId="072C0CCF" w:rsidR="00E13502" w:rsidRPr="009020A6" w:rsidDel="00372506" w:rsidRDefault="00E13502" w:rsidP="00577FA7">
            <w:pPr>
              <w:rPr>
                <w:del w:id="6" w:author="Alhabibi, Haider@Energy" w:date="2022-08-01T19:26:00Z"/>
                <w:rFonts w:asciiTheme="minorHAnsi" w:hAnsiTheme="minorHAnsi"/>
                <w:sz w:val="18"/>
                <w:szCs w:val="18"/>
              </w:rPr>
            </w:pPr>
            <w:del w:id="7" w:author="Alhabibi, Haider@Energy" w:date="2022-08-01T19:26:00Z">
              <w:r w:rsidRPr="009020A6" w:rsidDel="00372506">
                <w:rPr>
                  <w:rFonts w:asciiTheme="minorHAnsi" w:hAnsiTheme="minorHAnsi"/>
                  <w:sz w:val="18"/>
                  <w:szCs w:val="18"/>
                </w:rPr>
                <w:delText>25e. Winter Setup for Standard Charge Verification;</w:delText>
              </w:r>
            </w:del>
          </w:p>
          <w:p w14:paraId="54D40A46" w14:textId="77777777" w:rsidR="00E13502" w:rsidRPr="009020A6" w:rsidRDefault="00E13502" w:rsidP="00577FA7">
            <w:pPr>
              <w:rPr>
                <w:rFonts w:asciiTheme="minorHAnsi" w:hAnsiTheme="minorHAnsi"/>
                <w:sz w:val="18"/>
                <w:szCs w:val="18"/>
              </w:rPr>
            </w:pPr>
          </w:p>
          <w:p w14:paraId="54D40A47" w14:textId="2526EB86" w:rsidR="00E13502" w:rsidRPr="009020A6" w:rsidRDefault="00E13502" w:rsidP="00577FA7">
            <w:pPr>
              <w:rPr>
                <w:rFonts w:asciiTheme="minorHAnsi" w:hAnsiTheme="minorHAnsi"/>
                <w:sz w:val="18"/>
                <w:szCs w:val="18"/>
              </w:rPr>
            </w:pPr>
            <w:r w:rsidRPr="009020A6">
              <w:rPr>
                <w:rFonts w:asciiTheme="minorHAnsi" w:hAnsiTheme="minorHAnsi"/>
                <w:sz w:val="18"/>
                <w:szCs w:val="18"/>
              </w:rPr>
              <w:t xml:space="preserve">elseif </w:t>
            </w:r>
            <w:r w:rsidR="00AC61CE" w:rsidRPr="009020A6">
              <w:rPr>
                <w:rFonts w:asciiTheme="minorHAnsi" w:hAnsiTheme="minorHAnsi"/>
                <w:sz w:val="18"/>
                <w:szCs w:val="18"/>
              </w:rPr>
              <w:t>A18</w:t>
            </w:r>
            <w:r w:rsidRPr="009020A6">
              <w:rPr>
                <w:rFonts w:asciiTheme="minorHAnsi" w:hAnsiTheme="minorHAnsi"/>
                <w:sz w:val="18"/>
                <w:szCs w:val="18"/>
              </w:rPr>
              <w:t xml:space="preserve">= </w:t>
            </w:r>
            <w:r w:rsidR="00BE4F44" w:rsidRPr="009020A6">
              <w:rPr>
                <w:rFonts w:asciiTheme="minorHAnsi" w:hAnsiTheme="minorHAnsi"/>
                <w:sz w:val="18"/>
                <w:szCs w:val="18"/>
              </w:rPr>
              <w:t>FID</w:t>
            </w:r>
            <w:r w:rsidRPr="009020A6">
              <w:rPr>
                <w:rFonts w:asciiTheme="minorHAnsi" w:hAnsiTheme="minorHAnsi"/>
                <w:sz w:val="18"/>
                <w:szCs w:val="18"/>
              </w:rPr>
              <w:t xml:space="preserve"> </w:t>
            </w:r>
            <w:proofErr w:type="gramStart"/>
            <w:r w:rsidRPr="009020A6">
              <w:rPr>
                <w:rFonts w:asciiTheme="minorHAnsi" w:hAnsiTheme="minorHAnsi"/>
                <w:sz w:val="18"/>
                <w:szCs w:val="18"/>
              </w:rPr>
              <w:t>Verification;  then</w:t>
            </w:r>
            <w:proofErr w:type="gramEnd"/>
            <w:r w:rsidRPr="009020A6">
              <w:rPr>
                <w:rFonts w:asciiTheme="minorHAnsi" w:hAnsiTheme="minorHAnsi"/>
                <w:sz w:val="18"/>
                <w:szCs w:val="18"/>
              </w:rPr>
              <w:t xml:space="preserve"> display method: </w:t>
            </w:r>
          </w:p>
          <w:p w14:paraId="54D40A48" w14:textId="61262A73" w:rsidR="00E13502" w:rsidRPr="009020A6" w:rsidRDefault="00E13502" w:rsidP="00577FA7">
            <w:pPr>
              <w:rPr>
                <w:rFonts w:asciiTheme="minorHAnsi" w:hAnsiTheme="minorHAnsi"/>
                <w:sz w:val="18"/>
                <w:szCs w:val="18"/>
              </w:rPr>
            </w:pPr>
            <w:r w:rsidRPr="009020A6">
              <w:rPr>
                <w:rFonts w:asciiTheme="minorHAnsi" w:hAnsiTheme="minorHAnsi"/>
                <w:sz w:val="18"/>
                <w:szCs w:val="18"/>
              </w:rPr>
              <w:t xml:space="preserve">25d. </w:t>
            </w:r>
            <w:r w:rsidR="00BE4F44" w:rsidRPr="009020A6">
              <w:rPr>
                <w:rFonts w:asciiTheme="minorHAnsi" w:hAnsiTheme="minorHAnsi"/>
                <w:sz w:val="18"/>
                <w:szCs w:val="18"/>
              </w:rPr>
              <w:t>FID</w:t>
            </w:r>
            <w:r w:rsidRPr="009020A6">
              <w:rPr>
                <w:rFonts w:asciiTheme="minorHAnsi" w:hAnsiTheme="minorHAnsi"/>
                <w:sz w:val="18"/>
                <w:szCs w:val="18"/>
              </w:rPr>
              <w:t xml:space="preserve"> Verification </w:t>
            </w:r>
            <w:proofErr w:type="gramStart"/>
            <w:r w:rsidRPr="009020A6">
              <w:rPr>
                <w:rFonts w:asciiTheme="minorHAnsi" w:hAnsiTheme="minorHAnsi"/>
                <w:sz w:val="18"/>
                <w:szCs w:val="18"/>
              </w:rPr>
              <w:t>Method;</w:t>
            </w:r>
            <w:proofErr w:type="gramEnd"/>
          </w:p>
          <w:p w14:paraId="54D40A49" w14:textId="77777777" w:rsidR="00E13502" w:rsidRPr="009020A6" w:rsidRDefault="00E13502" w:rsidP="004A5E5A">
            <w:pPr>
              <w:rPr>
                <w:rFonts w:asciiTheme="minorHAnsi" w:hAnsiTheme="minorHAnsi"/>
                <w:sz w:val="18"/>
                <w:szCs w:val="18"/>
              </w:rPr>
            </w:pPr>
          </w:p>
          <w:p w14:paraId="54D40A4A" w14:textId="77777777" w:rsidR="00E13502" w:rsidRPr="009020A6" w:rsidRDefault="00E13502">
            <w:pPr>
              <w:rPr>
                <w:rFonts w:asciiTheme="minorHAnsi" w:hAnsiTheme="minorHAnsi"/>
                <w:sz w:val="18"/>
                <w:szCs w:val="18"/>
              </w:rPr>
            </w:pPr>
          </w:p>
        </w:tc>
      </w:tr>
    </w:tbl>
    <w:p w14:paraId="54D40A4D" w14:textId="77777777" w:rsidR="00E13502" w:rsidRPr="009020A6" w:rsidRDefault="00E13502" w:rsidP="007F234C">
      <w:pPr>
        <w:keepNext/>
        <w:spacing w:after="60"/>
        <w:rPr>
          <w:rFonts w:asciiTheme="majorHAnsi" w:hAnsiTheme="majorHAnsi"/>
          <w:b/>
        </w:rPr>
      </w:pPr>
    </w:p>
    <w:tbl>
      <w:tblPr>
        <w:tblStyle w:val="TableGrid"/>
        <w:tblW w:w="0" w:type="auto"/>
        <w:tblLook w:val="00A0" w:firstRow="1" w:lastRow="0" w:firstColumn="1" w:lastColumn="0" w:noHBand="0" w:noVBand="0"/>
      </w:tblPr>
      <w:tblGrid>
        <w:gridCol w:w="10790"/>
      </w:tblGrid>
      <w:tr w:rsidR="007F234C" w:rsidRPr="009020A6" w14:paraId="54D40A51" w14:textId="77777777">
        <w:tc>
          <w:tcPr>
            <w:tcW w:w="11016" w:type="dxa"/>
          </w:tcPr>
          <w:p w14:paraId="54D40A50" w14:textId="72F09E88" w:rsidR="007F234C" w:rsidRPr="009020A6" w:rsidRDefault="004D3E1A" w:rsidP="00170608">
            <w:pPr>
              <w:keepNext/>
              <w:rPr>
                <w:rFonts w:asciiTheme="majorHAnsi" w:hAnsiTheme="majorHAnsi"/>
                <w:b/>
              </w:rPr>
            </w:pPr>
            <w:r w:rsidRPr="009020A6">
              <w:rPr>
                <w:rFonts w:asciiTheme="minorHAnsi" w:hAnsiTheme="minorHAnsi"/>
                <w:b/>
                <w:szCs w:val="18"/>
              </w:rPr>
              <w:t xml:space="preserve">MCH-25c </w:t>
            </w:r>
            <w:r w:rsidR="000675E9" w:rsidRPr="009020A6">
              <w:rPr>
                <w:rFonts w:asciiTheme="minorHAnsi" w:hAnsiTheme="minorHAnsi"/>
                <w:b/>
                <w:szCs w:val="18"/>
              </w:rPr>
              <w:t>-</w:t>
            </w:r>
            <w:r w:rsidRPr="009020A6">
              <w:rPr>
                <w:rFonts w:asciiTheme="minorHAnsi" w:hAnsiTheme="minorHAnsi"/>
                <w:b/>
                <w:szCs w:val="18"/>
              </w:rPr>
              <w:t xml:space="preserve"> Refrigerant Charge Verification </w:t>
            </w:r>
            <w:r w:rsidR="000675E9" w:rsidRPr="009020A6">
              <w:rPr>
                <w:rFonts w:asciiTheme="minorHAnsi" w:hAnsiTheme="minorHAnsi"/>
                <w:b/>
                <w:szCs w:val="18"/>
              </w:rPr>
              <w:t>-</w:t>
            </w:r>
            <w:r w:rsidRPr="009020A6">
              <w:rPr>
                <w:rFonts w:asciiTheme="minorHAnsi" w:hAnsiTheme="minorHAnsi"/>
                <w:b/>
                <w:szCs w:val="18"/>
              </w:rPr>
              <w:t xml:space="preserve"> Weigh </w:t>
            </w:r>
            <w:proofErr w:type="gramStart"/>
            <w:r w:rsidRPr="009020A6">
              <w:rPr>
                <w:rFonts w:asciiTheme="minorHAnsi" w:hAnsiTheme="minorHAnsi"/>
                <w:b/>
                <w:szCs w:val="18"/>
              </w:rPr>
              <w:t>In</w:t>
            </w:r>
            <w:proofErr w:type="gramEnd"/>
            <w:r w:rsidR="002C1BFB" w:rsidRPr="009020A6">
              <w:rPr>
                <w:rFonts w:asciiTheme="minorHAnsi" w:hAnsiTheme="minorHAnsi"/>
                <w:b/>
                <w:szCs w:val="18"/>
              </w:rPr>
              <w:t xml:space="preserve"> Observation Procedure</w:t>
            </w:r>
          </w:p>
        </w:tc>
      </w:tr>
    </w:tbl>
    <w:p w14:paraId="54D40A52" w14:textId="77777777" w:rsidR="007F234C" w:rsidRPr="009020A6" w:rsidRDefault="007F234C" w:rsidP="007F234C">
      <w:pPr>
        <w:pStyle w:val="Header"/>
        <w:tabs>
          <w:tab w:val="clear" w:pos="4320"/>
          <w:tab w:val="clear" w:pos="8640"/>
        </w:tabs>
        <w:rPr>
          <w:rFonts w:ascii="Calibri" w:hAnsi="Calibri"/>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7F234C" w:rsidRPr="009020A6" w14:paraId="54D40A55" w14:textId="77777777">
        <w:trPr>
          <w:cantSplit/>
          <w:trHeight w:val="233"/>
        </w:trPr>
        <w:tc>
          <w:tcPr>
            <w:tcW w:w="5000" w:type="pct"/>
            <w:gridSpan w:val="3"/>
            <w:vAlign w:val="center"/>
          </w:tcPr>
          <w:p w14:paraId="54D40A53" w14:textId="26E06297" w:rsidR="007F234C" w:rsidRPr="009020A6" w:rsidRDefault="007F234C" w:rsidP="00D209BF">
            <w:pPr>
              <w:pStyle w:val="Header"/>
              <w:keepNext/>
              <w:tabs>
                <w:tab w:val="clear" w:pos="4320"/>
                <w:tab w:val="clear" w:pos="8640"/>
              </w:tabs>
              <w:rPr>
                <w:rFonts w:asciiTheme="minorHAnsi" w:hAnsiTheme="minorHAnsi"/>
                <w:b/>
                <w:szCs w:val="18"/>
              </w:rPr>
            </w:pPr>
            <w:r w:rsidRPr="009020A6">
              <w:rPr>
                <w:rFonts w:asciiTheme="minorHAnsi" w:hAnsiTheme="minorHAnsi"/>
                <w:b/>
                <w:szCs w:val="18"/>
              </w:rPr>
              <w:lastRenderedPageBreak/>
              <w:t>B. Measurement Access Hole (MAH) Verification</w:t>
            </w:r>
          </w:p>
          <w:p w14:paraId="54D40A54" w14:textId="7FDC7BBD" w:rsidR="007F234C" w:rsidRPr="009020A6" w:rsidRDefault="00C9333E" w:rsidP="00D209BF">
            <w:pPr>
              <w:pStyle w:val="Header"/>
              <w:keepNext/>
              <w:tabs>
                <w:tab w:val="clear" w:pos="4320"/>
                <w:tab w:val="clear" w:pos="8640"/>
              </w:tabs>
              <w:rPr>
                <w:rFonts w:asciiTheme="minorHAnsi" w:hAnsiTheme="minorHAnsi"/>
                <w:sz w:val="18"/>
                <w:szCs w:val="18"/>
              </w:rPr>
            </w:pPr>
            <w:r w:rsidRPr="009020A6">
              <w:rPr>
                <w:rFonts w:ascii="Calibri" w:hAnsi="Calibri"/>
                <w:sz w:val="18"/>
                <w:szCs w:val="18"/>
              </w:rPr>
              <w:t>&lt;&lt;Static Text - see the top&gt;&gt;</w:t>
            </w:r>
          </w:p>
        </w:tc>
      </w:tr>
      <w:tr w:rsidR="007F234C" w:rsidRPr="009020A6" w14:paraId="54D40A5F" w14:textId="77777777">
        <w:trPr>
          <w:cantSplit/>
          <w:trHeight w:val="233"/>
        </w:trPr>
        <w:tc>
          <w:tcPr>
            <w:tcW w:w="204" w:type="pct"/>
            <w:vAlign w:val="center"/>
          </w:tcPr>
          <w:p w14:paraId="54D40A56" w14:textId="77777777" w:rsidR="007F234C" w:rsidRPr="009020A6" w:rsidRDefault="007F234C" w:rsidP="00D209BF">
            <w:pPr>
              <w:pStyle w:val="IndexHeading"/>
              <w:keepNext/>
              <w:ind w:left="-115"/>
              <w:jc w:val="center"/>
              <w:rPr>
                <w:rFonts w:asciiTheme="minorHAnsi" w:hAnsiTheme="minorHAnsi"/>
                <w:b w:val="0"/>
                <w:bCs/>
                <w:sz w:val="18"/>
                <w:szCs w:val="18"/>
              </w:rPr>
            </w:pPr>
            <w:r w:rsidRPr="009020A6">
              <w:rPr>
                <w:rFonts w:asciiTheme="minorHAnsi" w:hAnsiTheme="minorHAnsi"/>
                <w:b w:val="0"/>
                <w:bCs/>
                <w:sz w:val="18"/>
                <w:szCs w:val="18"/>
              </w:rPr>
              <w:t>01</w:t>
            </w:r>
          </w:p>
        </w:tc>
        <w:tc>
          <w:tcPr>
            <w:tcW w:w="2296" w:type="pct"/>
            <w:tcMar>
              <w:left w:w="115" w:type="dxa"/>
              <w:right w:w="101" w:type="dxa"/>
            </w:tcMar>
            <w:vAlign w:val="center"/>
          </w:tcPr>
          <w:p w14:paraId="54D40A57" w14:textId="6A17673F" w:rsidR="007F234C" w:rsidRPr="009020A6" w:rsidRDefault="007F234C" w:rsidP="00170608">
            <w:pPr>
              <w:keepNext/>
              <w:rPr>
                <w:rFonts w:asciiTheme="minorHAnsi" w:hAnsiTheme="minorHAnsi"/>
                <w:sz w:val="18"/>
                <w:szCs w:val="18"/>
              </w:rPr>
            </w:pPr>
            <w:r w:rsidRPr="009020A6">
              <w:rPr>
                <w:rFonts w:asciiTheme="minorHAnsi" w:hAnsiTheme="minorHAnsi"/>
                <w:sz w:val="18"/>
                <w:szCs w:val="18"/>
              </w:rPr>
              <w:t xml:space="preserve">Method </w:t>
            </w:r>
            <w:r w:rsidR="0068512E" w:rsidRPr="009020A6">
              <w:rPr>
                <w:rFonts w:asciiTheme="minorHAnsi" w:hAnsiTheme="minorHAnsi"/>
                <w:sz w:val="18"/>
                <w:szCs w:val="18"/>
              </w:rPr>
              <w:t>U</w:t>
            </w:r>
            <w:r w:rsidRPr="009020A6">
              <w:rPr>
                <w:rFonts w:asciiTheme="minorHAnsi" w:hAnsiTheme="minorHAnsi"/>
                <w:sz w:val="18"/>
                <w:szCs w:val="18"/>
              </w:rPr>
              <w:t xml:space="preserve">sed to </w:t>
            </w:r>
            <w:r w:rsidR="0068512E" w:rsidRPr="009020A6">
              <w:rPr>
                <w:rFonts w:asciiTheme="minorHAnsi" w:hAnsiTheme="minorHAnsi"/>
                <w:sz w:val="18"/>
                <w:szCs w:val="18"/>
              </w:rPr>
              <w:t>D</w:t>
            </w:r>
            <w:r w:rsidRPr="009020A6">
              <w:rPr>
                <w:rFonts w:asciiTheme="minorHAnsi" w:hAnsiTheme="minorHAnsi"/>
                <w:sz w:val="18"/>
                <w:szCs w:val="18"/>
              </w:rPr>
              <w:t xml:space="preserve">emonstrate </w:t>
            </w:r>
            <w:r w:rsidR="0068512E" w:rsidRPr="009020A6">
              <w:rPr>
                <w:rFonts w:asciiTheme="minorHAnsi" w:hAnsiTheme="minorHAnsi"/>
                <w:sz w:val="18"/>
                <w:szCs w:val="18"/>
              </w:rPr>
              <w:t>C</w:t>
            </w:r>
            <w:r w:rsidRPr="009020A6">
              <w:rPr>
                <w:rFonts w:asciiTheme="minorHAnsi" w:hAnsiTheme="minorHAnsi"/>
                <w:sz w:val="18"/>
                <w:szCs w:val="18"/>
              </w:rPr>
              <w:t xml:space="preserve">ompliance with the Measurement Access Hole (MAH) </w:t>
            </w:r>
            <w:r w:rsidR="0068512E" w:rsidRPr="009020A6">
              <w:rPr>
                <w:rFonts w:asciiTheme="minorHAnsi" w:hAnsiTheme="minorHAnsi"/>
                <w:sz w:val="18"/>
                <w:szCs w:val="18"/>
              </w:rPr>
              <w:t>R</w:t>
            </w:r>
            <w:r w:rsidRPr="009020A6">
              <w:rPr>
                <w:rFonts w:asciiTheme="minorHAnsi" w:hAnsiTheme="minorHAnsi"/>
                <w:sz w:val="18"/>
                <w:szCs w:val="18"/>
              </w:rPr>
              <w:t>equirement</w:t>
            </w:r>
          </w:p>
        </w:tc>
        <w:tc>
          <w:tcPr>
            <w:tcW w:w="2500" w:type="pct"/>
            <w:tcMar>
              <w:left w:w="115" w:type="dxa"/>
              <w:right w:w="101" w:type="dxa"/>
            </w:tcMar>
            <w:vAlign w:val="center"/>
          </w:tcPr>
          <w:p w14:paraId="54D40A58" w14:textId="13FECE94" w:rsidR="00F140A8" w:rsidRPr="009020A6" w:rsidRDefault="007F234C" w:rsidP="00F140A8">
            <w:pPr>
              <w:pStyle w:val="Header"/>
              <w:keepNext/>
              <w:tabs>
                <w:tab w:val="clear" w:pos="4320"/>
                <w:tab w:val="clear" w:pos="8640"/>
              </w:tabs>
              <w:rPr>
                <w:rFonts w:asciiTheme="minorHAnsi" w:hAnsiTheme="minorHAnsi"/>
                <w:sz w:val="18"/>
                <w:szCs w:val="18"/>
              </w:rPr>
            </w:pPr>
            <w:r w:rsidRPr="009020A6">
              <w:rPr>
                <w:rFonts w:asciiTheme="minorHAnsi" w:hAnsiTheme="minorHAnsi"/>
                <w:sz w:val="18"/>
                <w:szCs w:val="18"/>
              </w:rPr>
              <w:t>&lt;&lt;</w:t>
            </w:r>
            <w:r w:rsidR="00F140A8" w:rsidRPr="009020A6">
              <w:rPr>
                <w:rFonts w:asciiTheme="minorHAnsi" w:hAnsiTheme="minorHAnsi"/>
                <w:sz w:val="18"/>
                <w:szCs w:val="18"/>
              </w:rPr>
              <w:t xml:space="preserve"> if </w:t>
            </w:r>
            <w:r w:rsidR="00AC61CE" w:rsidRPr="009020A6">
              <w:rPr>
                <w:rFonts w:asciiTheme="minorHAnsi" w:hAnsiTheme="minorHAnsi"/>
                <w:sz w:val="18"/>
                <w:szCs w:val="18"/>
              </w:rPr>
              <w:t>A12</w:t>
            </w:r>
            <w:r w:rsidR="00F140A8" w:rsidRPr="009020A6">
              <w:rPr>
                <w:rFonts w:asciiTheme="minorHAnsi" w:hAnsiTheme="minorHAnsi"/>
                <w:sz w:val="18"/>
                <w:szCs w:val="18"/>
              </w:rPr>
              <w:t>=no, then display result=</w:t>
            </w:r>
            <w:r w:rsidR="00F140A8" w:rsidRPr="009020A6">
              <w:rPr>
                <w:rFonts w:asciiTheme="minorHAnsi" w:hAnsiTheme="minorHAnsi"/>
                <w:b/>
                <w:sz w:val="18"/>
                <w:szCs w:val="18"/>
              </w:rPr>
              <w:t>The airflow rate measurement procedures in RA3.3 or RA</w:t>
            </w:r>
            <w:r w:rsidR="00B0220E" w:rsidRPr="009020A6">
              <w:rPr>
                <w:rFonts w:asciiTheme="minorHAnsi" w:hAnsiTheme="minorHAnsi"/>
                <w:b/>
                <w:sz w:val="18"/>
                <w:szCs w:val="18"/>
              </w:rPr>
              <w:t>3.3.3</w:t>
            </w:r>
            <w:r w:rsidR="00F140A8" w:rsidRPr="009020A6">
              <w:rPr>
                <w:rFonts w:asciiTheme="minorHAnsi" w:hAnsiTheme="minorHAnsi"/>
                <w:b/>
                <w:sz w:val="18"/>
                <w:szCs w:val="18"/>
              </w:rPr>
              <w:t xml:space="preserve"> are not applicable to this system, therefore compliance shall use HERS Rater observation (RA3.2.3.2) of the installer's weigh-in charging </w:t>
            </w:r>
            <w:proofErr w:type="gramStart"/>
            <w:r w:rsidR="00F140A8" w:rsidRPr="009020A6">
              <w:rPr>
                <w:rFonts w:asciiTheme="minorHAnsi" w:hAnsiTheme="minorHAnsi"/>
                <w:b/>
                <w:sz w:val="18"/>
                <w:szCs w:val="18"/>
              </w:rPr>
              <w:t>procedure(</w:t>
            </w:r>
            <w:proofErr w:type="gramEnd"/>
            <w:r w:rsidR="00F140A8" w:rsidRPr="009020A6">
              <w:rPr>
                <w:rFonts w:asciiTheme="minorHAnsi" w:hAnsiTheme="minorHAnsi"/>
                <w:b/>
                <w:sz w:val="18"/>
                <w:szCs w:val="18"/>
              </w:rPr>
              <w:t>RA3.2.3.1); and compliance with MAH installation shall not be required.</w:t>
            </w:r>
          </w:p>
          <w:p w14:paraId="54D40A59" w14:textId="77777777" w:rsidR="00F140A8" w:rsidRPr="009020A6" w:rsidRDefault="00F140A8" w:rsidP="00D209BF">
            <w:pPr>
              <w:pStyle w:val="Header"/>
              <w:keepNext/>
              <w:tabs>
                <w:tab w:val="clear" w:pos="4320"/>
                <w:tab w:val="clear" w:pos="8640"/>
              </w:tabs>
              <w:rPr>
                <w:rFonts w:asciiTheme="minorHAnsi" w:hAnsiTheme="minorHAnsi"/>
                <w:sz w:val="18"/>
                <w:szCs w:val="18"/>
              </w:rPr>
            </w:pPr>
          </w:p>
          <w:p w14:paraId="54D40A5A" w14:textId="4883FE31" w:rsidR="007F234C" w:rsidRPr="009020A6" w:rsidRDefault="00F140A8" w:rsidP="00D209BF">
            <w:pPr>
              <w:pStyle w:val="Header"/>
              <w:keepNext/>
              <w:tabs>
                <w:tab w:val="clear" w:pos="4320"/>
                <w:tab w:val="clear" w:pos="8640"/>
              </w:tabs>
              <w:rPr>
                <w:rFonts w:asciiTheme="minorHAnsi" w:hAnsiTheme="minorHAnsi"/>
                <w:sz w:val="18"/>
                <w:szCs w:val="18"/>
              </w:rPr>
            </w:pPr>
            <w:r w:rsidRPr="009020A6">
              <w:rPr>
                <w:rFonts w:asciiTheme="minorHAnsi" w:hAnsiTheme="minorHAnsi"/>
                <w:sz w:val="18"/>
                <w:szCs w:val="18"/>
              </w:rPr>
              <w:t xml:space="preserve">else display </w:t>
            </w:r>
            <w:r w:rsidR="007F234C" w:rsidRPr="009020A6">
              <w:rPr>
                <w:rFonts w:asciiTheme="minorHAnsi" w:hAnsiTheme="minorHAnsi"/>
                <w:sz w:val="18"/>
                <w:szCs w:val="18"/>
              </w:rPr>
              <w:t xml:space="preserve">auto filled text referenced from </w:t>
            </w:r>
            <w:r w:rsidR="000A05DB" w:rsidRPr="009020A6">
              <w:rPr>
                <w:rFonts w:asciiTheme="minorHAnsi" w:hAnsiTheme="minorHAnsi"/>
                <w:sz w:val="18"/>
                <w:szCs w:val="18"/>
              </w:rPr>
              <w:t>LMCI</w:t>
            </w:r>
            <w:r w:rsidR="00D34B0F" w:rsidRPr="009020A6">
              <w:rPr>
                <w:rFonts w:asciiTheme="minorHAnsi" w:hAnsiTheme="minorHAnsi"/>
                <w:sz w:val="18"/>
                <w:szCs w:val="18"/>
              </w:rPr>
              <w:t>-MCH-25</w:t>
            </w:r>
            <w:r w:rsidRPr="009020A6">
              <w:rPr>
                <w:rFonts w:asciiTheme="minorHAnsi" w:hAnsiTheme="minorHAnsi"/>
                <w:sz w:val="18"/>
                <w:szCs w:val="18"/>
              </w:rPr>
              <w:t xml:space="preserve"> as default; allow user to override the default to select one from list:</w:t>
            </w:r>
          </w:p>
          <w:p w14:paraId="54D40A5B" w14:textId="77777777" w:rsidR="007F234C" w:rsidRPr="009020A6" w:rsidRDefault="007F234C" w:rsidP="00D209BF">
            <w:pPr>
              <w:pStyle w:val="Header"/>
              <w:keepNext/>
              <w:numPr>
                <w:ilvl w:val="0"/>
                <w:numId w:val="20"/>
              </w:numPr>
              <w:tabs>
                <w:tab w:val="clear" w:pos="4320"/>
                <w:tab w:val="clear" w:pos="8640"/>
              </w:tabs>
              <w:rPr>
                <w:rFonts w:asciiTheme="minorHAnsi" w:hAnsiTheme="minorHAnsi"/>
                <w:sz w:val="18"/>
                <w:szCs w:val="18"/>
              </w:rPr>
            </w:pPr>
            <w:r w:rsidRPr="009020A6">
              <w:rPr>
                <w:rFonts w:asciiTheme="minorHAnsi" w:hAnsiTheme="minorHAnsi"/>
                <w:sz w:val="18"/>
                <w:szCs w:val="18"/>
              </w:rPr>
              <w:t xml:space="preserve">"MAH installed and labeled consistent with Figure 3.2-1"; or </w:t>
            </w:r>
          </w:p>
          <w:p w14:paraId="54D40A5C" w14:textId="77777777" w:rsidR="007F234C" w:rsidRPr="009020A6" w:rsidRDefault="007F234C" w:rsidP="00D209BF">
            <w:pPr>
              <w:pStyle w:val="Header"/>
              <w:keepNext/>
              <w:numPr>
                <w:ilvl w:val="0"/>
                <w:numId w:val="20"/>
              </w:numPr>
              <w:tabs>
                <w:tab w:val="clear" w:pos="4320"/>
                <w:tab w:val="clear" w:pos="8640"/>
              </w:tabs>
              <w:rPr>
                <w:rFonts w:asciiTheme="minorHAnsi" w:hAnsiTheme="minorHAnsi"/>
                <w:sz w:val="18"/>
                <w:szCs w:val="18"/>
              </w:rPr>
            </w:pPr>
            <w:r w:rsidRPr="009020A6">
              <w:rPr>
                <w:rFonts w:asciiTheme="minorHAnsi" w:hAnsiTheme="minorHAnsi"/>
                <w:sz w:val="18"/>
                <w:szCs w:val="18"/>
              </w:rPr>
              <w:t>"Return side of system is located entirely within conditioned space such that an accurate return air dry-bulb temperature can be taken at the return grille"; or</w:t>
            </w:r>
          </w:p>
          <w:p w14:paraId="54D40A5D" w14:textId="77777777" w:rsidR="007F234C" w:rsidRPr="009020A6" w:rsidRDefault="007F234C" w:rsidP="00D209BF">
            <w:pPr>
              <w:pStyle w:val="ListParagraph"/>
              <w:keepNext/>
              <w:numPr>
                <w:ilvl w:val="0"/>
                <w:numId w:val="20"/>
              </w:numPr>
              <w:rPr>
                <w:rFonts w:asciiTheme="minorHAnsi" w:hAnsiTheme="minorHAnsi"/>
                <w:sz w:val="18"/>
                <w:szCs w:val="18"/>
              </w:rPr>
            </w:pPr>
            <w:r w:rsidRPr="009020A6">
              <w:rPr>
                <w:rFonts w:asciiTheme="minorHAnsi" w:hAnsiTheme="minorHAnsi"/>
                <w:sz w:val="18"/>
                <w:szCs w:val="18"/>
              </w:rPr>
              <w:t>"MAH cannot be installed consistent with Figure 3.2-1.  An alternative location has been provided and clearly labeled"&gt;&gt;</w:t>
            </w:r>
          </w:p>
          <w:p w14:paraId="54D40A5E" w14:textId="77777777" w:rsidR="007F234C" w:rsidRPr="009020A6" w:rsidRDefault="001D1937" w:rsidP="00D209BF">
            <w:pPr>
              <w:pStyle w:val="ListParagraph"/>
              <w:keepNext/>
              <w:numPr>
                <w:ilvl w:val="0"/>
                <w:numId w:val="20"/>
              </w:numPr>
              <w:rPr>
                <w:rFonts w:asciiTheme="minorHAnsi" w:hAnsiTheme="minorHAnsi"/>
                <w:sz w:val="18"/>
                <w:szCs w:val="18"/>
              </w:rPr>
            </w:pPr>
            <w:r w:rsidRPr="009020A6">
              <w:rPr>
                <w:rFonts w:asciiTheme="minorHAnsi" w:hAnsiTheme="minorHAnsi"/>
                <w:sz w:val="18"/>
                <w:szCs w:val="18"/>
              </w:rPr>
              <w:t>MAH is not installed. System does not comply</w:t>
            </w:r>
            <w:r w:rsidR="00D34B0F" w:rsidRPr="009020A6">
              <w:rPr>
                <w:rFonts w:asciiTheme="minorHAnsi" w:hAnsiTheme="minorHAnsi"/>
                <w:color w:val="FF0000"/>
                <w:sz w:val="18"/>
                <w:szCs w:val="18"/>
              </w:rPr>
              <w:t>&gt;&gt;</w:t>
            </w:r>
          </w:p>
        </w:tc>
      </w:tr>
    </w:tbl>
    <w:p w14:paraId="54D40A60" w14:textId="77777777" w:rsidR="007F234C" w:rsidRPr="009020A6" w:rsidRDefault="007F234C" w:rsidP="007F234C">
      <w:pPr>
        <w:pStyle w:val="Header"/>
        <w:tabs>
          <w:tab w:val="clear" w:pos="4320"/>
          <w:tab w:val="clear" w:pos="8640"/>
          <w:tab w:val="left" w:pos="360"/>
        </w:tabs>
        <w:rPr>
          <w:rFonts w:ascii="Calibri" w:hAnsi="Calibri"/>
        </w:rPr>
      </w:pPr>
    </w:p>
    <w:p w14:paraId="54D40A79" w14:textId="77777777" w:rsidR="007F234C" w:rsidRPr="009020A6" w:rsidRDefault="007F234C" w:rsidP="007F234C">
      <w:pPr>
        <w:rPr>
          <w:rFonts w:asciiTheme="majorHAnsi" w:hAnsiTheme="majorHAnsi"/>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290"/>
        <w:gridCol w:w="3438"/>
        <w:gridCol w:w="4583"/>
      </w:tblGrid>
      <w:tr w:rsidR="00976655" w:rsidRPr="009020A6" w14:paraId="42525731" w14:textId="77777777" w:rsidTr="00976655">
        <w:trPr>
          <w:cantSplit/>
        </w:trPr>
        <w:tc>
          <w:tcPr>
            <w:tcW w:w="10998" w:type="dxa"/>
            <w:gridSpan w:val="4"/>
          </w:tcPr>
          <w:p w14:paraId="7FD5DAF8" w14:textId="787C129A" w:rsidR="00976655" w:rsidRPr="009020A6" w:rsidRDefault="00976655" w:rsidP="00976655">
            <w:pPr>
              <w:keepNext/>
              <w:rPr>
                <w:rFonts w:ascii="Calibri" w:hAnsi="Calibri"/>
                <w:b/>
              </w:rPr>
            </w:pPr>
            <w:r w:rsidRPr="009020A6">
              <w:rPr>
                <w:rFonts w:ascii="Calibri" w:hAnsi="Calibri"/>
                <w:b/>
              </w:rPr>
              <w:lastRenderedPageBreak/>
              <w:t>C. Minimum System Airflow Rate Verification</w:t>
            </w:r>
          </w:p>
          <w:p w14:paraId="57646A64" w14:textId="17DF9C14" w:rsidR="00976655" w:rsidRPr="009020A6" w:rsidRDefault="00C9333E" w:rsidP="00976655">
            <w:pPr>
              <w:keepNext/>
              <w:rPr>
                <w:rFonts w:ascii="Calibri" w:hAnsi="Calibri"/>
                <w:sz w:val="18"/>
              </w:rPr>
            </w:pPr>
            <w:r w:rsidRPr="009020A6">
              <w:rPr>
                <w:rFonts w:ascii="Calibri" w:hAnsi="Calibri"/>
                <w:sz w:val="18"/>
                <w:szCs w:val="18"/>
              </w:rPr>
              <w:t>&lt;&lt;Static Text - see the top&gt;&gt;</w:t>
            </w:r>
            <w:r w:rsidR="00976655" w:rsidRPr="009020A6">
              <w:rPr>
                <w:rFonts w:ascii="Calibri" w:hAnsi="Calibri"/>
                <w:sz w:val="18"/>
              </w:rPr>
              <w:t>&lt;&lt;require 1 row of data for each indoor unit listed in the "HERS Verification Requirements for Duct Systems" table on the MCH-01&gt;</w:t>
            </w:r>
          </w:p>
        </w:tc>
      </w:tr>
      <w:tr w:rsidR="00976655" w:rsidRPr="009020A6" w14:paraId="33BCA702" w14:textId="77777777" w:rsidTr="00976655">
        <w:trPr>
          <w:cantSplit/>
          <w:trHeight w:val="305"/>
        </w:trPr>
        <w:tc>
          <w:tcPr>
            <w:tcW w:w="2808" w:type="dxa"/>
            <w:gridSpan w:val="2"/>
            <w:vAlign w:val="center"/>
          </w:tcPr>
          <w:p w14:paraId="6BE7DCF9" w14:textId="77777777" w:rsidR="00976655" w:rsidRPr="009020A6" w:rsidRDefault="00976655" w:rsidP="00976655">
            <w:pPr>
              <w:keepNext/>
              <w:jc w:val="center"/>
              <w:rPr>
                <w:rFonts w:ascii="Calibri" w:hAnsi="Calibri"/>
                <w:sz w:val="18"/>
                <w:szCs w:val="18"/>
              </w:rPr>
            </w:pPr>
            <w:r w:rsidRPr="009020A6">
              <w:rPr>
                <w:rFonts w:ascii="Calibri" w:hAnsi="Calibri"/>
                <w:sz w:val="18"/>
                <w:szCs w:val="18"/>
              </w:rPr>
              <w:t>01</w:t>
            </w:r>
          </w:p>
        </w:tc>
        <w:tc>
          <w:tcPr>
            <w:tcW w:w="3510" w:type="dxa"/>
          </w:tcPr>
          <w:p w14:paraId="3915250F" w14:textId="77777777" w:rsidR="00976655" w:rsidRPr="009020A6" w:rsidRDefault="00976655" w:rsidP="00976655">
            <w:pPr>
              <w:keepNext/>
              <w:jc w:val="center"/>
              <w:rPr>
                <w:rFonts w:ascii="Calibri" w:hAnsi="Calibri"/>
                <w:sz w:val="18"/>
                <w:szCs w:val="18"/>
              </w:rPr>
            </w:pPr>
            <w:r w:rsidRPr="009020A6">
              <w:rPr>
                <w:rFonts w:ascii="Calibri" w:hAnsi="Calibri"/>
                <w:sz w:val="18"/>
                <w:szCs w:val="18"/>
              </w:rPr>
              <w:t>02</w:t>
            </w:r>
          </w:p>
        </w:tc>
        <w:tc>
          <w:tcPr>
            <w:tcW w:w="4680" w:type="dxa"/>
            <w:vAlign w:val="center"/>
          </w:tcPr>
          <w:p w14:paraId="7B3B79CD" w14:textId="77777777" w:rsidR="00976655" w:rsidRPr="009020A6" w:rsidRDefault="00976655" w:rsidP="00976655">
            <w:pPr>
              <w:keepNext/>
              <w:jc w:val="center"/>
              <w:rPr>
                <w:rFonts w:ascii="Calibri" w:hAnsi="Calibri"/>
                <w:sz w:val="18"/>
                <w:szCs w:val="18"/>
              </w:rPr>
            </w:pPr>
            <w:r w:rsidRPr="009020A6">
              <w:rPr>
                <w:rFonts w:ascii="Calibri" w:hAnsi="Calibri"/>
                <w:sz w:val="18"/>
                <w:szCs w:val="18"/>
              </w:rPr>
              <w:t>03</w:t>
            </w:r>
          </w:p>
        </w:tc>
      </w:tr>
      <w:tr w:rsidR="00976655" w:rsidRPr="009020A6" w14:paraId="440C7480" w14:textId="77777777" w:rsidTr="00976655">
        <w:trPr>
          <w:cantSplit/>
          <w:trHeight w:val="882"/>
        </w:trPr>
        <w:tc>
          <w:tcPr>
            <w:tcW w:w="2808" w:type="dxa"/>
            <w:gridSpan w:val="2"/>
            <w:tcBorders>
              <w:top w:val="nil"/>
            </w:tcBorders>
            <w:vAlign w:val="bottom"/>
          </w:tcPr>
          <w:p w14:paraId="675FC32D" w14:textId="77777777" w:rsidR="00976655" w:rsidRPr="009020A6" w:rsidRDefault="00976655" w:rsidP="00976655">
            <w:pPr>
              <w:keepNext/>
              <w:jc w:val="center"/>
              <w:rPr>
                <w:rFonts w:ascii="Calibri" w:hAnsi="Calibri"/>
                <w:sz w:val="18"/>
                <w:szCs w:val="18"/>
              </w:rPr>
            </w:pPr>
            <w:r w:rsidRPr="009020A6">
              <w:rPr>
                <w:rFonts w:ascii="Calibri" w:hAnsi="Calibri"/>
                <w:sz w:val="18"/>
                <w:szCs w:val="18"/>
              </w:rPr>
              <w:t>Indoor Unit Name or Description of Area Served</w:t>
            </w:r>
          </w:p>
        </w:tc>
        <w:tc>
          <w:tcPr>
            <w:tcW w:w="3510" w:type="dxa"/>
            <w:tcBorders>
              <w:top w:val="nil"/>
            </w:tcBorders>
            <w:vAlign w:val="bottom"/>
          </w:tcPr>
          <w:p w14:paraId="5FCF922D" w14:textId="77777777" w:rsidR="00976655" w:rsidRPr="009020A6" w:rsidRDefault="00976655" w:rsidP="00976655">
            <w:pPr>
              <w:keepNext/>
              <w:jc w:val="center"/>
              <w:rPr>
                <w:rFonts w:ascii="Calibri" w:hAnsi="Calibri"/>
                <w:sz w:val="18"/>
                <w:szCs w:val="18"/>
              </w:rPr>
            </w:pPr>
            <w:r w:rsidRPr="009020A6">
              <w:rPr>
                <w:rFonts w:ascii="Calibri" w:hAnsi="Calibri"/>
              </w:rPr>
              <w:t>Minimum Required System Airflow Rate (cfm)</w:t>
            </w:r>
          </w:p>
        </w:tc>
        <w:tc>
          <w:tcPr>
            <w:tcW w:w="4680" w:type="dxa"/>
            <w:tcBorders>
              <w:top w:val="nil"/>
            </w:tcBorders>
            <w:vAlign w:val="bottom"/>
          </w:tcPr>
          <w:p w14:paraId="3927B9B7" w14:textId="77777777" w:rsidR="00976655" w:rsidRPr="009020A6" w:rsidRDefault="00976655" w:rsidP="00976655">
            <w:pPr>
              <w:keepNext/>
              <w:jc w:val="center"/>
              <w:rPr>
                <w:rFonts w:ascii="Calibri" w:hAnsi="Calibri"/>
                <w:sz w:val="18"/>
                <w:szCs w:val="18"/>
              </w:rPr>
            </w:pPr>
            <w:r w:rsidRPr="009020A6">
              <w:rPr>
                <w:rFonts w:ascii="Calibri" w:hAnsi="Calibri"/>
                <w:sz w:val="18"/>
                <w:szCs w:val="18"/>
              </w:rPr>
              <w:t>System Airflow Rate Verification Status</w:t>
            </w:r>
          </w:p>
        </w:tc>
      </w:tr>
      <w:tr w:rsidR="00976655" w:rsidRPr="009020A6" w14:paraId="0EFC6864" w14:textId="77777777" w:rsidTr="00976655">
        <w:trPr>
          <w:cantSplit/>
          <w:trHeight w:val="2816"/>
        </w:trPr>
        <w:tc>
          <w:tcPr>
            <w:tcW w:w="2808" w:type="dxa"/>
            <w:gridSpan w:val="2"/>
          </w:tcPr>
          <w:p w14:paraId="2CDE363B" w14:textId="77777777" w:rsidR="00976655" w:rsidRPr="009020A6" w:rsidRDefault="00976655" w:rsidP="00976655">
            <w:pPr>
              <w:keepNext/>
              <w:rPr>
                <w:rFonts w:ascii="Calibri" w:hAnsi="Calibri"/>
                <w:sz w:val="14"/>
                <w:szCs w:val="14"/>
              </w:rPr>
            </w:pPr>
            <w:r w:rsidRPr="009020A6">
              <w:rPr>
                <w:rFonts w:ascii="Calibri" w:hAnsi="Calibri"/>
                <w:sz w:val="14"/>
                <w:szCs w:val="14"/>
              </w:rPr>
              <w:t>&lt;&lt;reference value from the "HERS Verification Requirements for Duct Systems" table on the MCH-01 for the "SC System Description of Area Served" value in A02&gt;&gt;</w:t>
            </w:r>
          </w:p>
        </w:tc>
        <w:tc>
          <w:tcPr>
            <w:tcW w:w="3510" w:type="dxa"/>
          </w:tcPr>
          <w:p w14:paraId="1E417729" w14:textId="787366E8" w:rsidR="00B3776F" w:rsidRPr="009020A6" w:rsidRDefault="00976655" w:rsidP="00B3776F">
            <w:pPr>
              <w:keepNext/>
              <w:rPr>
                <w:rFonts w:ascii="Calibri" w:hAnsi="Calibri"/>
                <w:sz w:val="14"/>
                <w:szCs w:val="14"/>
              </w:rPr>
            </w:pPr>
            <w:r w:rsidRPr="009020A6">
              <w:rPr>
                <w:rFonts w:ascii="Calibri" w:hAnsi="Calibri"/>
                <w:sz w:val="14"/>
                <w:szCs w:val="14"/>
              </w:rPr>
              <w:t>&lt;</w:t>
            </w:r>
            <w:r w:rsidR="00B3776F" w:rsidRPr="009020A6">
              <w:rPr>
                <w:rFonts w:ascii="Calibri" w:hAnsi="Calibri"/>
                <w:sz w:val="14"/>
                <w:szCs w:val="14"/>
              </w:rPr>
              <w:t xml:space="preserve">&lt;if the </w:t>
            </w:r>
            <w:r w:rsidR="000A05DB" w:rsidRPr="009020A6">
              <w:rPr>
                <w:rFonts w:ascii="Calibri" w:hAnsi="Calibri"/>
                <w:sz w:val="14"/>
                <w:szCs w:val="14"/>
              </w:rPr>
              <w:t>LMCI</w:t>
            </w:r>
            <w:r w:rsidR="00B3776F" w:rsidRPr="009020A6">
              <w:rPr>
                <w:rFonts w:ascii="Calibri" w:hAnsi="Calibri"/>
                <w:sz w:val="14"/>
                <w:szCs w:val="14"/>
              </w:rPr>
              <w:t xml:space="preserve">-MCH-01 indicates </w:t>
            </w:r>
            <w:proofErr w:type="gramStart"/>
            <w:r w:rsidR="00B3776F" w:rsidRPr="009020A6">
              <w:rPr>
                <w:rFonts w:ascii="Calibri" w:hAnsi="Calibri"/>
                <w:sz w:val="14"/>
                <w:szCs w:val="14"/>
              </w:rPr>
              <w:t>a</w:t>
            </w:r>
            <w:proofErr w:type="gramEnd"/>
            <w:r w:rsidR="00B3776F" w:rsidRPr="009020A6">
              <w:rPr>
                <w:rFonts w:ascii="Calibri" w:hAnsi="Calibri"/>
                <w:sz w:val="14"/>
                <w:szCs w:val="14"/>
              </w:rPr>
              <w:t xml:space="preserve"> MCH-28 is required for alternate minimum airflow rate compliance, then text value in this field=Verification of Table 150.0-B or C Alternative Return Duct Design Criteria is Required; </w:t>
            </w:r>
          </w:p>
          <w:p w14:paraId="63D34634" w14:textId="3F010B7A" w:rsidR="00976655" w:rsidRPr="009020A6" w:rsidRDefault="00976655" w:rsidP="00976655">
            <w:pPr>
              <w:keepNext/>
              <w:rPr>
                <w:rFonts w:ascii="Calibri" w:hAnsi="Calibri"/>
                <w:sz w:val="14"/>
                <w:szCs w:val="14"/>
              </w:rPr>
            </w:pPr>
            <w:r w:rsidRPr="009020A6">
              <w:rPr>
                <w:rFonts w:ascii="Calibri" w:hAnsi="Calibri"/>
                <w:sz w:val="14"/>
                <w:szCs w:val="14"/>
              </w:rPr>
              <w:t xml:space="preserve"> </w:t>
            </w:r>
          </w:p>
          <w:p w14:paraId="405AFBCC" w14:textId="456911AD" w:rsidR="00E26EBF" w:rsidRPr="009020A6" w:rsidRDefault="00B3776F" w:rsidP="00E26EBF">
            <w:pPr>
              <w:keepNext/>
              <w:rPr>
                <w:rFonts w:ascii="Calibri" w:hAnsi="Calibri"/>
                <w:sz w:val="14"/>
                <w:szCs w:val="14"/>
              </w:rPr>
            </w:pPr>
            <w:r w:rsidRPr="009020A6">
              <w:rPr>
                <w:rFonts w:ascii="Calibri" w:hAnsi="Calibri"/>
                <w:sz w:val="14"/>
                <w:szCs w:val="14"/>
              </w:rPr>
              <w:t xml:space="preserve">Else </w:t>
            </w:r>
            <w:r w:rsidR="00E26EBF" w:rsidRPr="009020A6">
              <w:rPr>
                <w:rFonts w:ascii="Calibri" w:hAnsi="Calibri"/>
                <w:sz w:val="14"/>
                <w:szCs w:val="14"/>
              </w:rPr>
              <w:t xml:space="preserve">reference </w:t>
            </w:r>
            <w:r w:rsidRPr="009020A6">
              <w:rPr>
                <w:rFonts w:ascii="Calibri" w:hAnsi="Calibri"/>
                <w:sz w:val="14"/>
                <w:szCs w:val="14"/>
              </w:rPr>
              <w:t xml:space="preserve">numeric </w:t>
            </w:r>
            <w:proofErr w:type="spellStart"/>
            <w:r w:rsidRPr="009020A6">
              <w:rPr>
                <w:rFonts w:ascii="Calibri" w:hAnsi="Calibri"/>
                <w:sz w:val="14"/>
                <w:szCs w:val="14"/>
              </w:rPr>
              <w:t>xxxx</w:t>
            </w:r>
            <w:proofErr w:type="spellEnd"/>
            <w:r w:rsidRPr="009020A6">
              <w:rPr>
                <w:rFonts w:ascii="Calibri" w:hAnsi="Calibri"/>
                <w:sz w:val="14"/>
                <w:szCs w:val="14"/>
              </w:rPr>
              <w:t xml:space="preserve"> </w:t>
            </w:r>
            <w:r w:rsidR="00E26EBF" w:rsidRPr="009020A6">
              <w:rPr>
                <w:rFonts w:ascii="Calibri" w:hAnsi="Calibri"/>
                <w:sz w:val="14"/>
                <w:szCs w:val="14"/>
              </w:rPr>
              <w:t>value from applicable MCH-23 field for the indoor unit in E01 according to the following list:</w:t>
            </w:r>
          </w:p>
          <w:p w14:paraId="7D7A9C5E" w14:textId="77777777" w:rsidR="00E26EBF" w:rsidRPr="009020A6" w:rsidRDefault="00E26EBF" w:rsidP="00E26EBF">
            <w:pPr>
              <w:keepNext/>
              <w:rPr>
                <w:rFonts w:ascii="Calibri" w:hAnsi="Calibri"/>
                <w:sz w:val="14"/>
                <w:szCs w:val="14"/>
              </w:rPr>
            </w:pPr>
            <w:r w:rsidRPr="009020A6">
              <w:rPr>
                <w:rFonts w:ascii="Calibri" w:hAnsi="Calibri"/>
                <w:sz w:val="14"/>
                <w:szCs w:val="14"/>
              </w:rPr>
              <w:t>MCH-23</w:t>
            </w:r>
            <w:proofErr w:type="gramStart"/>
            <w:r w:rsidRPr="009020A6">
              <w:rPr>
                <w:rFonts w:ascii="Calibri" w:hAnsi="Calibri"/>
                <w:sz w:val="14"/>
                <w:szCs w:val="14"/>
              </w:rPr>
              <w:t>a  field</w:t>
            </w:r>
            <w:proofErr w:type="gramEnd"/>
            <w:r w:rsidRPr="009020A6">
              <w:rPr>
                <w:rFonts w:ascii="Calibri" w:hAnsi="Calibri"/>
                <w:sz w:val="14"/>
                <w:szCs w:val="14"/>
              </w:rPr>
              <w:t xml:space="preserve"> D02</w:t>
            </w:r>
          </w:p>
          <w:p w14:paraId="63CDCB7D" w14:textId="77777777" w:rsidR="00E26EBF" w:rsidRPr="009020A6" w:rsidRDefault="00E26EBF" w:rsidP="00E26EBF">
            <w:pPr>
              <w:keepNext/>
              <w:rPr>
                <w:rFonts w:ascii="Calibri" w:hAnsi="Calibri"/>
                <w:sz w:val="14"/>
                <w:szCs w:val="14"/>
              </w:rPr>
            </w:pPr>
            <w:r w:rsidRPr="009020A6">
              <w:rPr>
                <w:rFonts w:ascii="Calibri" w:hAnsi="Calibri"/>
                <w:sz w:val="14"/>
                <w:szCs w:val="14"/>
              </w:rPr>
              <w:t>MCH-23</w:t>
            </w:r>
            <w:proofErr w:type="gramStart"/>
            <w:r w:rsidRPr="009020A6">
              <w:rPr>
                <w:rFonts w:ascii="Calibri" w:hAnsi="Calibri"/>
                <w:sz w:val="14"/>
                <w:szCs w:val="14"/>
              </w:rPr>
              <w:t>b  field</w:t>
            </w:r>
            <w:proofErr w:type="gramEnd"/>
            <w:r w:rsidRPr="009020A6">
              <w:rPr>
                <w:rFonts w:ascii="Calibri" w:hAnsi="Calibri"/>
                <w:sz w:val="14"/>
                <w:szCs w:val="14"/>
              </w:rPr>
              <w:t xml:space="preserve"> E03</w:t>
            </w:r>
          </w:p>
          <w:p w14:paraId="690478AA" w14:textId="77777777" w:rsidR="00E26EBF" w:rsidRPr="009020A6" w:rsidRDefault="00E26EBF" w:rsidP="00E26EBF">
            <w:pPr>
              <w:keepNext/>
              <w:rPr>
                <w:rFonts w:ascii="Calibri" w:hAnsi="Calibri"/>
                <w:sz w:val="14"/>
                <w:szCs w:val="14"/>
              </w:rPr>
            </w:pPr>
            <w:r w:rsidRPr="009020A6">
              <w:rPr>
                <w:rFonts w:ascii="Calibri" w:hAnsi="Calibri"/>
                <w:sz w:val="14"/>
                <w:szCs w:val="14"/>
              </w:rPr>
              <w:t>MCH-23</w:t>
            </w:r>
            <w:proofErr w:type="gramStart"/>
            <w:r w:rsidRPr="009020A6">
              <w:rPr>
                <w:rFonts w:ascii="Calibri" w:hAnsi="Calibri"/>
                <w:sz w:val="14"/>
                <w:szCs w:val="14"/>
              </w:rPr>
              <w:t>c  field</w:t>
            </w:r>
            <w:proofErr w:type="gramEnd"/>
            <w:r w:rsidRPr="009020A6">
              <w:rPr>
                <w:rFonts w:ascii="Calibri" w:hAnsi="Calibri"/>
                <w:sz w:val="14"/>
                <w:szCs w:val="14"/>
              </w:rPr>
              <w:t xml:space="preserve"> E02</w:t>
            </w:r>
          </w:p>
          <w:p w14:paraId="6B95EE11" w14:textId="77777777" w:rsidR="00E26EBF" w:rsidRPr="009020A6" w:rsidRDefault="00E26EBF" w:rsidP="00E26EBF">
            <w:pPr>
              <w:keepNext/>
              <w:rPr>
                <w:rFonts w:ascii="Calibri" w:hAnsi="Calibri"/>
                <w:sz w:val="14"/>
                <w:szCs w:val="14"/>
              </w:rPr>
            </w:pPr>
            <w:r w:rsidRPr="009020A6">
              <w:rPr>
                <w:rFonts w:ascii="Calibri" w:hAnsi="Calibri"/>
                <w:sz w:val="14"/>
                <w:szCs w:val="14"/>
              </w:rPr>
              <w:t>(MCH-23d is not applicable)</w:t>
            </w:r>
          </w:p>
          <w:p w14:paraId="71DAF9FC" w14:textId="77777777" w:rsidR="00E26EBF" w:rsidRPr="009020A6" w:rsidRDefault="00E26EBF" w:rsidP="00E26EBF">
            <w:pPr>
              <w:keepNext/>
              <w:rPr>
                <w:rFonts w:ascii="Calibri" w:hAnsi="Calibri"/>
                <w:sz w:val="14"/>
                <w:szCs w:val="14"/>
              </w:rPr>
            </w:pPr>
            <w:r w:rsidRPr="009020A6">
              <w:rPr>
                <w:rFonts w:ascii="Calibri" w:hAnsi="Calibri"/>
                <w:sz w:val="14"/>
                <w:szCs w:val="14"/>
              </w:rPr>
              <w:t>MCH-23</w:t>
            </w:r>
            <w:proofErr w:type="gramStart"/>
            <w:r w:rsidRPr="009020A6">
              <w:rPr>
                <w:rFonts w:ascii="Calibri" w:hAnsi="Calibri"/>
                <w:sz w:val="14"/>
                <w:szCs w:val="14"/>
              </w:rPr>
              <w:t>e  field</w:t>
            </w:r>
            <w:proofErr w:type="gramEnd"/>
            <w:r w:rsidRPr="009020A6">
              <w:rPr>
                <w:rFonts w:ascii="Calibri" w:hAnsi="Calibri"/>
                <w:sz w:val="14"/>
                <w:szCs w:val="14"/>
              </w:rPr>
              <w:t xml:space="preserve"> D02</w:t>
            </w:r>
          </w:p>
          <w:p w14:paraId="78B52377" w14:textId="77777777" w:rsidR="00E26EBF" w:rsidRPr="009020A6" w:rsidRDefault="00E26EBF" w:rsidP="00E26EBF">
            <w:pPr>
              <w:keepNext/>
              <w:rPr>
                <w:rFonts w:ascii="Calibri" w:hAnsi="Calibri"/>
                <w:sz w:val="14"/>
                <w:szCs w:val="14"/>
              </w:rPr>
            </w:pPr>
            <w:r w:rsidRPr="009020A6">
              <w:rPr>
                <w:rFonts w:ascii="Calibri" w:hAnsi="Calibri"/>
                <w:sz w:val="14"/>
                <w:szCs w:val="14"/>
              </w:rPr>
              <w:t>MCH-23</w:t>
            </w:r>
            <w:proofErr w:type="gramStart"/>
            <w:r w:rsidRPr="009020A6">
              <w:rPr>
                <w:rFonts w:ascii="Calibri" w:hAnsi="Calibri"/>
                <w:sz w:val="14"/>
                <w:szCs w:val="14"/>
              </w:rPr>
              <w:t>f  field</w:t>
            </w:r>
            <w:proofErr w:type="gramEnd"/>
            <w:r w:rsidRPr="009020A6">
              <w:rPr>
                <w:rFonts w:ascii="Calibri" w:hAnsi="Calibri"/>
                <w:sz w:val="14"/>
                <w:szCs w:val="14"/>
              </w:rPr>
              <w:t xml:space="preserve"> D02&gt;&gt;</w:t>
            </w:r>
          </w:p>
          <w:p w14:paraId="7B0EEB89" w14:textId="30E38C28" w:rsidR="00976655" w:rsidRPr="009020A6" w:rsidRDefault="00976655" w:rsidP="00976655">
            <w:pPr>
              <w:keepNext/>
              <w:rPr>
                <w:rFonts w:ascii="Calibri" w:hAnsi="Calibri"/>
                <w:sz w:val="14"/>
                <w:szCs w:val="14"/>
              </w:rPr>
            </w:pPr>
          </w:p>
        </w:tc>
        <w:tc>
          <w:tcPr>
            <w:tcW w:w="4680" w:type="dxa"/>
          </w:tcPr>
          <w:p w14:paraId="4EDFE544" w14:textId="77777777" w:rsidR="00976655" w:rsidRPr="009020A6" w:rsidRDefault="00976655" w:rsidP="00976655">
            <w:pPr>
              <w:keepNext/>
              <w:rPr>
                <w:rFonts w:asciiTheme="minorHAnsi" w:hAnsiTheme="minorHAnsi"/>
                <w:sz w:val="18"/>
                <w:szCs w:val="18"/>
              </w:rPr>
            </w:pPr>
            <w:r w:rsidRPr="009020A6">
              <w:rPr>
                <w:rFonts w:asciiTheme="minorHAnsi" w:hAnsiTheme="minorHAnsi"/>
                <w:sz w:val="18"/>
                <w:szCs w:val="18"/>
              </w:rPr>
              <w:t>&lt;&lt;calculated field:</w:t>
            </w:r>
          </w:p>
          <w:p w14:paraId="7E6B2F53" w14:textId="77777777" w:rsidR="00976655" w:rsidRPr="009020A6" w:rsidRDefault="00976655" w:rsidP="00976655">
            <w:pPr>
              <w:keepNext/>
              <w:spacing w:afterLines="60" w:after="144"/>
              <w:rPr>
                <w:rFonts w:asciiTheme="minorHAnsi" w:hAnsiTheme="minorHAnsi"/>
                <w:sz w:val="18"/>
                <w:szCs w:val="18"/>
              </w:rPr>
            </w:pPr>
            <w:r w:rsidRPr="009020A6">
              <w:rPr>
                <w:rFonts w:asciiTheme="minorHAnsi" w:hAnsiTheme="minorHAnsi"/>
                <w:sz w:val="18"/>
                <w:szCs w:val="18"/>
              </w:rPr>
              <w:t xml:space="preserve">if A12=no, then display result= </w:t>
            </w:r>
            <w:r w:rsidRPr="009020A6">
              <w:rPr>
                <w:rFonts w:asciiTheme="minorHAnsi" w:hAnsiTheme="minorHAnsi"/>
                <w:b/>
                <w:sz w:val="18"/>
                <w:szCs w:val="18"/>
              </w:rPr>
              <w:t>The airflow rate measurement procedures in RA3.3 or RA3.3.3 are not applicable to this system, therefore compliance shall use HERS Rater observation (RA3.2.3.2) of the installer's weigh-in charging procedure (RA3.2.3.1</w:t>
            </w:r>
            <w:proofErr w:type="gramStart"/>
            <w:r w:rsidRPr="009020A6">
              <w:rPr>
                <w:rFonts w:asciiTheme="minorHAnsi" w:hAnsiTheme="minorHAnsi"/>
                <w:b/>
                <w:sz w:val="18"/>
                <w:szCs w:val="18"/>
              </w:rPr>
              <w:t>)</w:t>
            </w:r>
            <w:r w:rsidRPr="009020A6">
              <w:rPr>
                <w:rFonts w:asciiTheme="minorHAnsi" w:hAnsiTheme="minorHAnsi"/>
                <w:sz w:val="18"/>
                <w:szCs w:val="18"/>
              </w:rPr>
              <w:t>;</w:t>
            </w:r>
            <w:proofErr w:type="gramEnd"/>
            <w:r w:rsidRPr="009020A6">
              <w:rPr>
                <w:rFonts w:asciiTheme="minorHAnsi" w:hAnsiTheme="minorHAnsi"/>
                <w:sz w:val="18"/>
                <w:szCs w:val="18"/>
              </w:rPr>
              <w:t xml:space="preserve"> </w:t>
            </w:r>
          </w:p>
          <w:p w14:paraId="71038A3F" w14:textId="7E3FC298" w:rsidR="00976655" w:rsidRPr="009020A6" w:rsidRDefault="00976655" w:rsidP="00976655">
            <w:pPr>
              <w:keepNext/>
              <w:spacing w:afterLines="60" w:after="144"/>
              <w:rPr>
                <w:rFonts w:asciiTheme="minorHAnsi" w:hAnsiTheme="minorHAnsi"/>
                <w:sz w:val="18"/>
                <w:szCs w:val="18"/>
              </w:rPr>
            </w:pPr>
            <w:r w:rsidRPr="009020A6">
              <w:rPr>
                <w:rFonts w:asciiTheme="minorHAnsi" w:hAnsiTheme="minorHAnsi"/>
                <w:sz w:val="18"/>
                <w:szCs w:val="18"/>
              </w:rPr>
              <w:t xml:space="preserve">elseif the </w:t>
            </w:r>
            <w:r w:rsidR="000A05DB" w:rsidRPr="009020A6">
              <w:rPr>
                <w:rFonts w:asciiTheme="minorHAnsi" w:hAnsiTheme="minorHAnsi"/>
                <w:sz w:val="18"/>
                <w:szCs w:val="18"/>
              </w:rPr>
              <w:t>LMCI</w:t>
            </w:r>
            <w:r w:rsidRPr="009020A6">
              <w:rPr>
                <w:rFonts w:asciiTheme="minorHAnsi" w:hAnsiTheme="minorHAnsi"/>
                <w:sz w:val="18"/>
                <w:szCs w:val="18"/>
              </w:rPr>
              <w:t xml:space="preserve">-MCH-01 indicates </w:t>
            </w:r>
            <w:proofErr w:type="gramStart"/>
            <w:r w:rsidRPr="009020A6">
              <w:rPr>
                <w:rFonts w:asciiTheme="minorHAnsi" w:hAnsiTheme="minorHAnsi"/>
                <w:sz w:val="18"/>
                <w:szCs w:val="18"/>
              </w:rPr>
              <w:t>a</w:t>
            </w:r>
            <w:proofErr w:type="gramEnd"/>
            <w:r w:rsidRPr="009020A6">
              <w:rPr>
                <w:rFonts w:asciiTheme="minorHAnsi" w:hAnsiTheme="minorHAnsi"/>
                <w:sz w:val="18"/>
                <w:szCs w:val="18"/>
              </w:rPr>
              <w:t xml:space="preserve"> MCH-28 is required for alternate minimum airflow rate compliance, then</w:t>
            </w:r>
          </w:p>
          <w:p w14:paraId="2FDB7FE9" w14:textId="6F194C35" w:rsidR="00976655" w:rsidRPr="009020A6" w:rsidRDefault="00976655" w:rsidP="00976655">
            <w:pPr>
              <w:keepNext/>
              <w:spacing w:afterLines="60" w:after="144"/>
              <w:ind w:left="720"/>
              <w:rPr>
                <w:rFonts w:asciiTheme="minorHAnsi" w:hAnsiTheme="minorHAnsi"/>
                <w:sz w:val="18"/>
                <w:szCs w:val="18"/>
              </w:rPr>
            </w:pPr>
            <w:r w:rsidRPr="009020A6">
              <w:rPr>
                <w:rFonts w:asciiTheme="minorHAnsi" w:hAnsiTheme="minorHAnsi"/>
                <w:sz w:val="18"/>
                <w:szCs w:val="18"/>
              </w:rPr>
              <w:t xml:space="preserve">if the system has a registered </w:t>
            </w:r>
            <w:r w:rsidR="00250FA5" w:rsidRPr="009020A6">
              <w:rPr>
                <w:rFonts w:asciiTheme="minorHAnsi" w:hAnsiTheme="minorHAnsi"/>
                <w:sz w:val="18"/>
                <w:szCs w:val="18"/>
              </w:rPr>
              <w:t>LMCV</w:t>
            </w:r>
            <w:r w:rsidRPr="009020A6">
              <w:rPr>
                <w:rFonts w:asciiTheme="minorHAnsi" w:hAnsiTheme="minorHAnsi"/>
                <w:sz w:val="18"/>
                <w:szCs w:val="18"/>
              </w:rPr>
              <w:t>-MCH-28 that indicates compliance with Table 150.0-C or D return duct design requirements, then result =</w:t>
            </w:r>
            <w:r w:rsidRPr="009020A6">
              <w:rPr>
                <w:rFonts w:asciiTheme="minorHAnsi" w:hAnsiTheme="minorHAnsi"/>
                <w:b/>
                <w:sz w:val="18"/>
                <w:szCs w:val="18"/>
              </w:rPr>
              <w:t>system complies using Table 150.0-C or D alternative return duct design criteria</w:t>
            </w:r>
            <w:r w:rsidRPr="009020A6">
              <w:rPr>
                <w:rFonts w:asciiTheme="minorHAnsi" w:hAnsiTheme="minorHAnsi"/>
                <w:sz w:val="18"/>
                <w:szCs w:val="18"/>
              </w:rPr>
              <w:t>.</w:t>
            </w:r>
          </w:p>
          <w:p w14:paraId="12C6CC36" w14:textId="388D8B5C" w:rsidR="00976655" w:rsidRPr="009020A6" w:rsidRDefault="00976655" w:rsidP="00976655">
            <w:pPr>
              <w:keepNext/>
              <w:spacing w:afterLines="60" w:after="144"/>
              <w:ind w:left="720"/>
              <w:rPr>
                <w:rFonts w:asciiTheme="minorHAnsi" w:hAnsiTheme="minorHAnsi"/>
                <w:sz w:val="18"/>
                <w:szCs w:val="18"/>
              </w:rPr>
            </w:pPr>
            <w:r w:rsidRPr="009020A6">
              <w:rPr>
                <w:rFonts w:asciiTheme="minorHAnsi" w:hAnsiTheme="minorHAnsi"/>
                <w:sz w:val="18"/>
                <w:szCs w:val="18"/>
              </w:rPr>
              <w:t>else result=</w:t>
            </w:r>
            <w:r w:rsidRPr="009020A6">
              <w:rPr>
                <w:rFonts w:asciiTheme="minorHAnsi" w:hAnsiTheme="minorHAnsi"/>
                <w:b/>
                <w:sz w:val="18"/>
                <w:szCs w:val="18"/>
              </w:rPr>
              <w:t xml:space="preserve">System does not comply.  A registered </w:t>
            </w:r>
            <w:r w:rsidR="00250FA5" w:rsidRPr="009020A6">
              <w:rPr>
                <w:rFonts w:asciiTheme="minorHAnsi" w:hAnsiTheme="minorHAnsi"/>
                <w:b/>
                <w:sz w:val="18"/>
                <w:szCs w:val="18"/>
              </w:rPr>
              <w:t>LMCV</w:t>
            </w:r>
            <w:r w:rsidRPr="009020A6">
              <w:rPr>
                <w:rFonts w:asciiTheme="minorHAnsi" w:hAnsiTheme="minorHAnsi"/>
                <w:b/>
                <w:sz w:val="18"/>
                <w:szCs w:val="18"/>
              </w:rPr>
              <w:t xml:space="preserve">-MCH-28 is required </w:t>
            </w:r>
            <w:r w:rsidRPr="009020A6">
              <w:rPr>
                <w:rFonts w:asciiTheme="minorHAnsi" w:hAnsiTheme="minorHAnsi"/>
                <w:sz w:val="18"/>
                <w:szCs w:val="18"/>
              </w:rPr>
              <w:t>(do not allow this MCH-25 to be registered).</w:t>
            </w:r>
          </w:p>
          <w:p w14:paraId="6F9500CA" w14:textId="292816E0" w:rsidR="00976655" w:rsidRPr="009020A6" w:rsidRDefault="00976655" w:rsidP="00976655">
            <w:pPr>
              <w:keepNext/>
              <w:spacing w:afterLines="60" w:after="144"/>
              <w:rPr>
                <w:rFonts w:asciiTheme="minorHAnsi" w:hAnsiTheme="minorHAnsi"/>
                <w:sz w:val="18"/>
                <w:szCs w:val="18"/>
              </w:rPr>
            </w:pPr>
            <w:r w:rsidRPr="009020A6">
              <w:rPr>
                <w:rFonts w:asciiTheme="minorHAnsi" w:hAnsiTheme="minorHAnsi"/>
                <w:sz w:val="18"/>
                <w:szCs w:val="18"/>
              </w:rPr>
              <w:t xml:space="preserve">elseif the </w:t>
            </w:r>
            <w:r w:rsidR="000A05DB" w:rsidRPr="009020A6">
              <w:rPr>
                <w:rFonts w:asciiTheme="minorHAnsi" w:hAnsiTheme="minorHAnsi"/>
                <w:sz w:val="18"/>
                <w:szCs w:val="18"/>
              </w:rPr>
              <w:t>LMCI</w:t>
            </w:r>
            <w:r w:rsidRPr="009020A6">
              <w:rPr>
                <w:rFonts w:asciiTheme="minorHAnsi" w:hAnsiTheme="minorHAnsi"/>
                <w:sz w:val="18"/>
                <w:szCs w:val="18"/>
              </w:rPr>
              <w:t xml:space="preserve">-MCH-01 indicates </w:t>
            </w:r>
            <w:proofErr w:type="gramStart"/>
            <w:r w:rsidRPr="009020A6">
              <w:rPr>
                <w:rFonts w:asciiTheme="minorHAnsi" w:hAnsiTheme="minorHAnsi"/>
                <w:sz w:val="18"/>
                <w:szCs w:val="18"/>
              </w:rPr>
              <w:t>a</w:t>
            </w:r>
            <w:proofErr w:type="gramEnd"/>
            <w:r w:rsidRPr="009020A6">
              <w:rPr>
                <w:rFonts w:asciiTheme="minorHAnsi" w:hAnsiTheme="minorHAnsi"/>
                <w:sz w:val="18"/>
                <w:szCs w:val="18"/>
              </w:rPr>
              <w:t xml:space="preserve"> MCH-23 is required for minimum airflow rate compliance, then</w:t>
            </w:r>
          </w:p>
          <w:p w14:paraId="424C4908" w14:textId="22417351" w:rsidR="00976655" w:rsidRPr="009020A6" w:rsidRDefault="00976655" w:rsidP="00976655">
            <w:pPr>
              <w:keepNext/>
              <w:spacing w:afterLines="60" w:after="144"/>
              <w:ind w:left="720"/>
              <w:rPr>
                <w:rFonts w:asciiTheme="minorHAnsi" w:hAnsiTheme="minorHAnsi"/>
                <w:sz w:val="18"/>
                <w:szCs w:val="18"/>
              </w:rPr>
            </w:pPr>
            <w:r w:rsidRPr="009020A6">
              <w:rPr>
                <w:rFonts w:asciiTheme="minorHAnsi" w:hAnsiTheme="minorHAnsi"/>
                <w:sz w:val="18"/>
                <w:szCs w:val="18"/>
              </w:rPr>
              <w:t xml:space="preserve">if this system has a registered </w:t>
            </w:r>
            <w:r w:rsidR="00250FA5" w:rsidRPr="009020A6">
              <w:rPr>
                <w:rFonts w:asciiTheme="minorHAnsi" w:hAnsiTheme="minorHAnsi"/>
                <w:sz w:val="18"/>
                <w:szCs w:val="18"/>
              </w:rPr>
              <w:t>LMCV</w:t>
            </w:r>
            <w:r w:rsidRPr="009020A6">
              <w:rPr>
                <w:rFonts w:asciiTheme="minorHAnsi" w:hAnsiTheme="minorHAnsi"/>
                <w:sz w:val="18"/>
                <w:szCs w:val="18"/>
              </w:rPr>
              <w:t>-MCH-23a</w:t>
            </w:r>
            <w:r w:rsidR="00CA4D9E" w:rsidRPr="009020A6">
              <w:rPr>
                <w:rFonts w:asciiTheme="minorHAnsi" w:hAnsiTheme="minorHAnsi"/>
                <w:sz w:val="18"/>
                <w:szCs w:val="18"/>
              </w:rPr>
              <w:t>,</w:t>
            </w:r>
            <w:r w:rsidRPr="009020A6">
              <w:rPr>
                <w:rFonts w:asciiTheme="minorHAnsi" w:hAnsiTheme="minorHAnsi"/>
                <w:sz w:val="18"/>
                <w:szCs w:val="18"/>
              </w:rPr>
              <w:t xml:space="preserve"> </w:t>
            </w:r>
            <w:r w:rsidR="00250FA5" w:rsidRPr="009020A6">
              <w:rPr>
                <w:rFonts w:asciiTheme="minorHAnsi" w:hAnsiTheme="minorHAnsi"/>
                <w:sz w:val="18"/>
                <w:szCs w:val="18"/>
              </w:rPr>
              <w:t>LMCV</w:t>
            </w:r>
            <w:r w:rsidRPr="009020A6">
              <w:rPr>
                <w:rFonts w:asciiTheme="minorHAnsi" w:hAnsiTheme="minorHAnsi"/>
                <w:sz w:val="18"/>
                <w:szCs w:val="18"/>
              </w:rPr>
              <w:t>-MCH-23b</w:t>
            </w:r>
            <w:r w:rsidR="00CA4D9E" w:rsidRPr="009020A6">
              <w:rPr>
                <w:rFonts w:ascii="Calibri" w:hAnsi="Calibri"/>
                <w:sz w:val="18"/>
                <w:szCs w:val="18"/>
              </w:rPr>
              <w:t xml:space="preserve">, </w:t>
            </w:r>
            <w:r w:rsidR="000A05DB" w:rsidRPr="009020A6">
              <w:rPr>
                <w:rFonts w:ascii="Calibri" w:hAnsi="Calibri"/>
                <w:sz w:val="18"/>
                <w:szCs w:val="18"/>
              </w:rPr>
              <w:t>LMCI</w:t>
            </w:r>
            <w:r w:rsidR="00CA4D9E" w:rsidRPr="009020A6">
              <w:rPr>
                <w:rFonts w:ascii="Calibri" w:hAnsi="Calibri"/>
                <w:sz w:val="18"/>
                <w:szCs w:val="18"/>
              </w:rPr>
              <w:t xml:space="preserve">-MCH-23e or </w:t>
            </w:r>
            <w:r w:rsidR="000A05DB" w:rsidRPr="009020A6">
              <w:rPr>
                <w:rFonts w:ascii="Calibri" w:hAnsi="Calibri"/>
                <w:sz w:val="18"/>
                <w:szCs w:val="18"/>
              </w:rPr>
              <w:t>LMCI</w:t>
            </w:r>
            <w:r w:rsidR="00CA4D9E" w:rsidRPr="009020A6">
              <w:rPr>
                <w:rFonts w:ascii="Calibri" w:hAnsi="Calibri"/>
                <w:sz w:val="18"/>
                <w:szCs w:val="18"/>
              </w:rPr>
              <w:t>-MCH-23f</w:t>
            </w:r>
            <w:r w:rsidRPr="009020A6">
              <w:rPr>
                <w:rFonts w:asciiTheme="minorHAnsi" w:hAnsiTheme="minorHAnsi"/>
                <w:sz w:val="18"/>
                <w:szCs w:val="18"/>
              </w:rPr>
              <w:t xml:space="preserve"> that meets the compliance criterion in C01, then result = </w:t>
            </w:r>
            <w:r w:rsidRPr="009020A6">
              <w:rPr>
                <w:rFonts w:asciiTheme="minorHAnsi" w:hAnsiTheme="minorHAnsi"/>
                <w:b/>
                <w:sz w:val="18"/>
                <w:szCs w:val="18"/>
              </w:rPr>
              <w:t xml:space="preserve">System complies with minimum airflow rate </w:t>
            </w:r>
            <w:proofErr w:type="gramStart"/>
            <w:r w:rsidRPr="009020A6">
              <w:rPr>
                <w:rFonts w:asciiTheme="minorHAnsi" w:hAnsiTheme="minorHAnsi"/>
                <w:b/>
                <w:sz w:val="18"/>
                <w:szCs w:val="18"/>
              </w:rPr>
              <w:t>requirements</w:t>
            </w:r>
            <w:r w:rsidRPr="009020A6">
              <w:rPr>
                <w:rFonts w:asciiTheme="minorHAnsi" w:hAnsiTheme="minorHAnsi"/>
                <w:sz w:val="18"/>
                <w:szCs w:val="18"/>
              </w:rPr>
              <w:t>;</w:t>
            </w:r>
            <w:proofErr w:type="gramEnd"/>
          </w:p>
          <w:p w14:paraId="039A974B" w14:textId="77777777" w:rsidR="00976655" w:rsidRPr="009020A6" w:rsidRDefault="00976655" w:rsidP="00976655">
            <w:pPr>
              <w:keepNext/>
              <w:spacing w:afterLines="60" w:after="144"/>
              <w:ind w:left="720"/>
              <w:rPr>
                <w:rFonts w:asciiTheme="minorHAnsi" w:hAnsiTheme="minorHAnsi"/>
                <w:sz w:val="18"/>
                <w:szCs w:val="18"/>
              </w:rPr>
            </w:pPr>
            <w:r w:rsidRPr="009020A6">
              <w:rPr>
                <w:rFonts w:asciiTheme="minorHAnsi" w:hAnsiTheme="minorHAnsi"/>
                <w:sz w:val="18"/>
                <w:szCs w:val="18"/>
              </w:rPr>
              <w:t>elseif A10=Alteration, then</w:t>
            </w:r>
          </w:p>
          <w:p w14:paraId="5CAAD47D" w14:textId="43F19F8D" w:rsidR="00976655" w:rsidRPr="009020A6" w:rsidRDefault="00976655" w:rsidP="00976655">
            <w:pPr>
              <w:keepNext/>
              <w:spacing w:afterLines="60" w:after="144"/>
              <w:ind w:left="1440"/>
              <w:rPr>
                <w:rFonts w:asciiTheme="minorHAnsi" w:hAnsiTheme="minorHAnsi"/>
                <w:sz w:val="18"/>
                <w:szCs w:val="18"/>
              </w:rPr>
            </w:pPr>
            <w:r w:rsidRPr="009020A6">
              <w:rPr>
                <w:rFonts w:asciiTheme="minorHAnsi" w:hAnsiTheme="minorHAnsi"/>
                <w:sz w:val="18"/>
                <w:szCs w:val="18"/>
              </w:rPr>
              <w:t xml:space="preserve">if the system complies with the alternative airflow compliance method on a registered </w:t>
            </w:r>
            <w:r w:rsidR="00250FA5" w:rsidRPr="009020A6">
              <w:rPr>
                <w:rFonts w:asciiTheme="minorHAnsi" w:hAnsiTheme="minorHAnsi"/>
                <w:sz w:val="18"/>
                <w:szCs w:val="18"/>
              </w:rPr>
              <w:t>LMCV</w:t>
            </w:r>
            <w:r w:rsidRPr="009020A6">
              <w:rPr>
                <w:rFonts w:asciiTheme="minorHAnsi" w:hAnsiTheme="minorHAnsi"/>
                <w:sz w:val="18"/>
                <w:szCs w:val="18"/>
              </w:rPr>
              <w:t>-MCH23</w:t>
            </w:r>
            <w:proofErr w:type="gramStart"/>
            <w:r w:rsidRPr="009020A6">
              <w:rPr>
                <w:rFonts w:asciiTheme="minorHAnsi" w:hAnsiTheme="minorHAnsi"/>
                <w:sz w:val="18"/>
                <w:szCs w:val="18"/>
              </w:rPr>
              <w:t>c;  then</w:t>
            </w:r>
            <w:proofErr w:type="gramEnd"/>
            <w:r w:rsidRPr="009020A6">
              <w:rPr>
                <w:rFonts w:asciiTheme="minorHAnsi" w:hAnsiTheme="minorHAnsi"/>
                <w:sz w:val="18"/>
                <w:szCs w:val="18"/>
              </w:rPr>
              <w:t xml:space="preserve"> result =</w:t>
            </w:r>
            <w:r w:rsidRPr="009020A6">
              <w:rPr>
                <w:rFonts w:asciiTheme="minorHAnsi" w:hAnsiTheme="minorHAnsi"/>
                <w:b/>
                <w:sz w:val="18"/>
                <w:szCs w:val="18"/>
              </w:rPr>
              <w:t>system complies using the alternative remedial actions specified in RA3.3.3.1.5</w:t>
            </w:r>
            <w:r w:rsidRPr="009020A6">
              <w:rPr>
                <w:rFonts w:asciiTheme="minorHAnsi" w:hAnsiTheme="minorHAnsi"/>
                <w:sz w:val="18"/>
                <w:szCs w:val="18"/>
              </w:rPr>
              <w:t xml:space="preserve">. </w:t>
            </w:r>
            <w:r w:rsidRPr="009020A6">
              <w:rPr>
                <w:rFonts w:asciiTheme="minorHAnsi" w:hAnsiTheme="minorHAnsi"/>
                <w:b/>
                <w:sz w:val="18"/>
                <w:szCs w:val="18"/>
              </w:rPr>
              <w:t>This System does not qualify for Group Sampling.</w:t>
            </w:r>
          </w:p>
          <w:p w14:paraId="13CBDD7B" w14:textId="2782B5BF" w:rsidR="00976655" w:rsidRPr="009020A6" w:rsidRDefault="00976655" w:rsidP="00976655">
            <w:pPr>
              <w:keepNext/>
              <w:spacing w:afterLines="60" w:after="144"/>
              <w:ind w:left="720"/>
              <w:rPr>
                <w:rFonts w:ascii="Calibri" w:hAnsi="Calibri"/>
                <w:sz w:val="16"/>
                <w:szCs w:val="16"/>
              </w:rPr>
            </w:pPr>
            <w:r w:rsidRPr="009020A6">
              <w:rPr>
                <w:rFonts w:asciiTheme="minorHAnsi" w:hAnsiTheme="minorHAnsi"/>
                <w:sz w:val="18"/>
                <w:szCs w:val="18"/>
              </w:rPr>
              <w:t>else result=</w:t>
            </w:r>
            <w:r w:rsidRPr="009020A6">
              <w:rPr>
                <w:rFonts w:asciiTheme="minorHAnsi" w:hAnsiTheme="minorHAnsi"/>
                <w:b/>
                <w:sz w:val="18"/>
                <w:szCs w:val="18"/>
              </w:rPr>
              <w:t xml:space="preserve">System does not comply. A registered </w:t>
            </w:r>
            <w:r w:rsidR="00250FA5" w:rsidRPr="009020A6">
              <w:rPr>
                <w:rFonts w:asciiTheme="minorHAnsi" w:hAnsiTheme="minorHAnsi"/>
                <w:b/>
                <w:sz w:val="18"/>
                <w:szCs w:val="18"/>
              </w:rPr>
              <w:t>LMCV</w:t>
            </w:r>
            <w:r w:rsidRPr="009020A6">
              <w:rPr>
                <w:rFonts w:asciiTheme="minorHAnsi" w:hAnsiTheme="minorHAnsi"/>
                <w:b/>
                <w:sz w:val="18"/>
                <w:szCs w:val="18"/>
              </w:rPr>
              <w:t xml:space="preserve">-MCH-23 for this system is </w:t>
            </w:r>
            <w:proofErr w:type="gramStart"/>
            <w:r w:rsidRPr="009020A6">
              <w:rPr>
                <w:rFonts w:asciiTheme="minorHAnsi" w:hAnsiTheme="minorHAnsi"/>
                <w:b/>
                <w:sz w:val="18"/>
                <w:szCs w:val="18"/>
              </w:rPr>
              <w:t xml:space="preserve">required </w:t>
            </w:r>
            <w:r w:rsidRPr="009020A6">
              <w:rPr>
                <w:rFonts w:asciiTheme="minorHAnsi" w:hAnsiTheme="minorHAnsi"/>
                <w:sz w:val="18"/>
                <w:szCs w:val="18"/>
              </w:rPr>
              <w:t>.</w:t>
            </w:r>
            <w:proofErr w:type="gramEnd"/>
            <w:r w:rsidRPr="009020A6">
              <w:rPr>
                <w:rFonts w:asciiTheme="minorHAnsi" w:hAnsiTheme="minorHAnsi"/>
                <w:sz w:val="18"/>
                <w:szCs w:val="18"/>
              </w:rPr>
              <w:t xml:space="preserve"> (</w:t>
            </w:r>
            <w:proofErr w:type="gramStart"/>
            <w:r w:rsidRPr="009020A6">
              <w:rPr>
                <w:rFonts w:asciiTheme="minorHAnsi" w:hAnsiTheme="minorHAnsi"/>
                <w:sz w:val="18"/>
                <w:szCs w:val="18"/>
              </w:rPr>
              <w:t>do</w:t>
            </w:r>
            <w:proofErr w:type="gramEnd"/>
            <w:r w:rsidRPr="009020A6">
              <w:rPr>
                <w:rFonts w:asciiTheme="minorHAnsi" w:hAnsiTheme="minorHAnsi"/>
                <w:sz w:val="18"/>
                <w:szCs w:val="18"/>
              </w:rPr>
              <w:t xml:space="preserve"> not allow this MCH-25 to be registered).</w:t>
            </w:r>
          </w:p>
        </w:tc>
      </w:tr>
      <w:tr w:rsidR="00976655" w:rsidRPr="009020A6" w14:paraId="47E62984" w14:textId="77777777" w:rsidTr="00976655">
        <w:trPr>
          <w:cantSplit/>
          <w:trHeight w:val="197"/>
        </w:trPr>
        <w:tc>
          <w:tcPr>
            <w:tcW w:w="2808" w:type="dxa"/>
            <w:gridSpan w:val="2"/>
          </w:tcPr>
          <w:p w14:paraId="043D7A5B" w14:textId="77777777" w:rsidR="00976655" w:rsidRPr="009020A6" w:rsidRDefault="00976655" w:rsidP="00976655">
            <w:pPr>
              <w:keepNext/>
              <w:rPr>
                <w:rFonts w:ascii="Calibri" w:hAnsi="Calibri"/>
                <w:sz w:val="16"/>
                <w:szCs w:val="16"/>
              </w:rPr>
            </w:pPr>
          </w:p>
        </w:tc>
        <w:tc>
          <w:tcPr>
            <w:tcW w:w="3510" w:type="dxa"/>
          </w:tcPr>
          <w:p w14:paraId="458BA71C" w14:textId="77777777" w:rsidR="00976655" w:rsidRPr="009020A6" w:rsidRDefault="00976655" w:rsidP="00976655">
            <w:pPr>
              <w:keepNext/>
              <w:rPr>
                <w:rFonts w:ascii="Calibri" w:hAnsi="Calibri"/>
                <w:sz w:val="16"/>
                <w:szCs w:val="16"/>
              </w:rPr>
            </w:pPr>
          </w:p>
        </w:tc>
        <w:tc>
          <w:tcPr>
            <w:tcW w:w="4680" w:type="dxa"/>
          </w:tcPr>
          <w:p w14:paraId="1996C3E7" w14:textId="77777777" w:rsidR="00976655" w:rsidRPr="009020A6" w:rsidRDefault="00976655" w:rsidP="00976655">
            <w:pPr>
              <w:keepNext/>
              <w:rPr>
                <w:rFonts w:ascii="Calibri" w:hAnsi="Calibri"/>
                <w:sz w:val="16"/>
                <w:szCs w:val="16"/>
              </w:rPr>
            </w:pPr>
          </w:p>
        </w:tc>
      </w:tr>
      <w:tr w:rsidR="00976655" w:rsidRPr="009020A6" w14:paraId="45F2A09D" w14:textId="77777777" w:rsidTr="00976655">
        <w:tblPrEx>
          <w:tblLook w:val="0000" w:firstRow="0" w:lastRow="0" w:firstColumn="0" w:lastColumn="0" w:noHBand="0" w:noVBand="0"/>
        </w:tblPrEx>
        <w:trPr>
          <w:trHeight w:val="360"/>
        </w:trPr>
        <w:tc>
          <w:tcPr>
            <w:tcW w:w="467" w:type="dxa"/>
            <w:vAlign w:val="center"/>
          </w:tcPr>
          <w:p w14:paraId="63D39A6C" w14:textId="77777777" w:rsidR="00976655" w:rsidRPr="009020A6" w:rsidRDefault="00976655" w:rsidP="00976655">
            <w:pPr>
              <w:keepNext/>
              <w:jc w:val="center"/>
              <w:rPr>
                <w:rFonts w:ascii="Calibri" w:hAnsi="Calibri"/>
              </w:rPr>
            </w:pPr>
            <w:r w:rsidRPr="009020A6">
              <w:rPr>
                <w:rFonts w:ascii="Calibri" w:hAnsi="Calibri"/>
              </w:rPr>
              <w:t>04</w:t>
            </w:r>
          </w:p>
        </w:tc>
        <w:tc>
          <w:tcPr>
            <w:tcW w:w="10531" w:type="dxa"/>
            <w:gridSpan w:val="3"/>
          </w:tcPr>
          <w:p w14:paraId="47D80989" w14:textId="5C832BD7" w:rsidR="00976655" w:rsidRPr="009020A6" w:rsidRDefault="00976655">
            <w:pPr>
              <w:keepNext/>
              <w:rPr>
                <w:rFonts w:ascii="Calibri" w:hAnsi="Calibri"/>
              </w:rPr>
            </w:pPr>
            <w:r w:rsidRPr="009020A6">
              <w:rPr>
                <w:rFonts w:ascii="Calibri" w:hAnsi="Calibri"/>
                <w:sz w:val="18"/>
              </w:rPr>
              <w:t xml:space="preserve">Compliance Statement: &lt;&lt; If all indoor units listed in C01 indicate a compliant result in C03, then text result= "SC system complies with Minimum System Airflow Rate Verification"; else text result= "SC system does not comply with </w:t>
            </w:r>
            <w:proofErr w:type="spellStart"/>
            <w:r w:rsidRPr="009020A6">
              <w:rPr>
                <w:rFonts w:ascii="Calibri" w:hAnsi="Calibri"/>
                <w:sz w:val="18"/>
              </w:rPr>
              <w:t>with</w:t>
            </w:r>
            <w:proofErr w:type="spellEnd"/>
            <w:r w:rsidRPr="009020A6">
              <w:rPr>
                <w:rFonts w:ascii="Calibri" w:hAnsi="Calibri"/>
                <w:sz w:val="18"/>
              </w:rPr>
              <w:t xml:space="preserve"> Minimum System Airflow Rate Verification", and do not allow this MCH-25 to be registered</w:t>
            </w:r>
            <w:r w:rsidR="00C9333E" w:rsidRPr="009020A6">
              <w:rPr>
                <w:rFonts w:ascii="Calibri" w:hAnsi="Calibri"/>
                <w:sz w:val="18"/>
              </w:rPr>
              <w:t>&gt;&gt;</w:t>
            </w:r>
          </w:p>
        </w:tc>
      </w:tr>
      <w:tr w:rsidR="00976655" w:rsidRPr="009020A6" w14:paraId="4ABD721B" w14:textId="77777777" w:rsidTr="00976655">
        <w:trPr>
          <w:cantSplit/>
        </w:trPr>
        <w:tc>
          <w:tcPr>
            <w:tcW w:w="10998" w:type="dxa"/>
            <w:gridSpan w:val="4"/>
          </w:tcPr>
          <w:p w14:paraId="08088AB2" w14:textId="77777777" w:rsidR="00976655" w:rsidRPr="009020A6" w:rsidRDefault="00976655" w:rsidP="00976655">
            <w:pPr>
              <w:rPr>
                <w:rFonts w:ascii="Calibri" w:hAnsi="Calibri"/>
                <w:sz w:val="18"/>
                <w:szCs w:val="18"/>
              </w:rPr>
            </w:pPr>
            <w:r w:rsidRPr="009020A6">
              <w:rPr>
                <w:rFonts w:ascii="Calibri" w:hAnsi="Calibri"/>
                <w:sz w:val="18"/>
                <w:szCs w:val="18"/>
              </w:rPr>
              <w:t>Notes:</w:t>
            </w:r>
          </w:p>
        </w:tc>
      </w:tr>
    </w:tbl>
    <w:p w14:paraId="21DE55EC" w14:textId="7676A867" w:rsidR="00976655" w:rsidRPr="009020A6" w:rsidRDefault="00976655" w:rsidP="007F234C">
      <w:pPr>
        <w:rPr>
          <w:rFonts w:asciiTheme="majorHAnsi" w:hAnsiTheme="majorHAnsi"/>
        </w:rPr>
      </w:pPr>
    </w:p>
    <w:p w14:paraId="412776F2" w14:textId="77777777" w:rsidR="00976655" w:rsidRPr="009020A6" w:rsidRDefault="00976655" w:rsidP="007F234C">
      <w:pPr>
        <w:rPr>
          <w:rFonts w:asciiTheme="majorHAnsi" w:hAnsiTheme="majorHAnsi"/>
        </w:rPr>
      </w:pPr>
    </w:p>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7"/>
        <w:gridCol w:w="4848"/>
        <w:gridCol w:w="5395"/>
        <w:gridCol w:w="13"/>
      </w:tblGrid>
      <w:tr w:rsidR="007F234C" w:rsidRPr="009020A6" w14:paraId="54D40A7C" w14:textId="77777777" w:rsidTr="00A12ED8">
        <w:trPr>
          <w:gridAfter w:val="1"/>
          <w:wAfter w:w="6" w:type="pct"/>
          <w:cantSplit/>
          <w:trHeight w:val="432"/>
        </w:trPr>
        <w:tc>
          <w:tcPr>
            <w:tcW w:w="4994" w:type="pct"/>
            <w:gridSpan w:val="3"/>
            <w:vAlign w:val="center"/>
          </w:tcPr>
          <w:p w14:paraId="54D40A7A" w14:textId="010A7E63" w:rsidR="007F234C" w:rsidRPr="009020A6" w:rsidRDefault="007F234C" w:rsidP="00170608">
            <w:pPr>
              <w:keepNext/>
              <w:rPr>
                <w:rFonts w:asciiTheme="minorHAnsi" w:hAnsiTheme="minorHAnsi"/>
                <w:b/>
                <w:szCs w:val="18"/>
              </w:rPr>
            </w:pPr>
            <w:r w:rsidRPr="009020A6">
              <w:rPr>
                <w:rFonts w:asciiTheme="minorHAnsi" w:hAnsiTheme="minorHAnsi"/>
                <w:b/>
                <w:szCs w:val="18"/>
              </w:rPr>
              <w:lastRenderedPageBreak/>
              <w:t xml:space="preserve">D. Weigh </w:t>
            </w:r>
            <w:proofErr w:type="gramStart"/>
            <w:r w:rsidRPr="009020A6">
              <w:rPr>
                <w:rFonts w:asciiTheme="minorHAnsi" w:hAnsiTheme="minorHAnsi"/>
                <w:b/>
                <w:szCs w:val="18"/>
              </w:rPr>
              <w:t>In</w:t>
            </w:r>
            <w:proofErr w:type="gramEnd"/>
            <w:r w:rsidRPr="009020A6">
              <w:rPr>
                <w:rFonts w:asciiTheme="minorHAnsi" w:hAnsiTheme="minorHAnsi"/>
                <w:b/>
                <w:szCs w:val="18"/>
              </w:rPr>
              <w:t xml:space="preserve"> Charge Procedure</w:t>
            </w:r>
          </w:p>
          <w:p w14:paraId="54D40A7B" w14:textId="7C84BA40" w:rsidR="007F234C" w:rsidRPr="009020A6" w:rsidRDefault="00C9333E" w:rsidP="00170608">
            <w:pPr>
              <w:keepNext/>
              <w:rPr>
                <w:rFonts w:asciiTheme="minorHAnsi" w:hAnsiTheme="minorHAnsi"/>
                <w:sz w:val="18"/>
                <w:szCs w:val="18"/>
              </w:rPr>
            </w:pPr>
            <w:r w:rsidRPr="009020A6">
              <w:rPr>
                <w:rFonts w:ascii="Calibri" w:hAnsi="Calibri"/>
                <w:sz w:val="18"/>
                <w:szCs w:val="18"/>
              </w:rPr>
              <w:t>&lt;&lt;Static Text - see the top&gt;&gt;</w:t>
            </w:r>
          </w:p>
        </w:tc>
      </w:tr>
      <w:tr w:rsidR="007F234C" w:rsidRPr="009020A6" w14:paraId="54D40A80" w14:textId="77777777" w:rsidTr="00A12ED8">
        <w:trPr>
          <w:gridAfter w:val="1"/>
          <w:wAfter w:w="6" w:type="pct"/>
          <w:cantSplit/>
          <w:trHeight w:val="432"/>
        </w:trPr>
        <w:tc>
          <w:tcPr>
            <w:tcW w:w="253" w:type="pct"/>
            <w:vAlign w:val="center"/>
          </w:tcPr>
          <w:p w14:paraId="54D40A7D" w14:textId="77777777" w:rsidR="007F234C" w:rsidRPr="009020A6" w:rsidRDefault="007F234C" w:rsidP="007F234C">
            <w:pPr>
              <w:pStyle w:val="FootnoteText"/>
              <w:keepNext/>
              <w:jc w:val="center"/>
              <w:rPr>
                <w:rFonts w:asciiTheme="minorHAnsi" w:hAnsiTheme="minorHAnsi"/>
                <w:sz w:val="18"/>
                <w:szCs w:val="18"/>
              </w:rPr>
            </w:pPr>
            <w:r w:rsidRPr="009020A6">
              <w:rPr>
                <w:rFonts w:asciiTheme="minorHAnsi" w:hAnsiTheme="minorHAnsi"/>
                <w:sz w:val="18"/>
                <w:szCs w:val="18"/>
              </w:rPr>
              <w:t>01</w:t>
            </w:r>
          </w:p>
        </w:tc>
        <w:tc>
          <w:tcPr>
            <w:tcW w:w="2244" w:type="pct"/>
            <w:vAlign w:val="center"/>
          </w:tcPr>
          <w:p w14:paraId="502B0493" w14:textId="183DE423" w:rsidR="0068512E" w:rsidRPr="009020A6" w:rsidRDefault="007F234C" w:rsidP="00D51F70">
            <w:pPr>
              <w:keepNext/>
              <w:rPr>
                <w:rFonts w:asciiTheme="minorHAnsi" w:hAnsiTheme="minorHAnsi"/>
                <w:sz w:val="18"/>
                <w:szCs w:val="18"/>
              </w:rPr>
            </w:pPr>
            <w:r w:rsidRPr="009020A6">
              <w:rPr>
                <w:rFonts w:asciiTheme="minorHAnsi" w:hAnsiTheme="minorHAnsi"/>
                <w:sz w:val="18"/>
                <w:szCs w:val="18"/>
              </w:rPr>
              <w:t xml:space="preserve">Measured Condenser </w:t>
            </w:r>
            <w:r w:rsidR="0068512E" w:rsidRPr="009020A6">
              <w:rPr>
                <w:rFonts w:asciiTheme="minorHAnsi" w:hAnsiTheme="minorHAnsi"/>
                <w:sz w:val="18"/>
                <w:szCs w:val="18"/>
              </w:rPr>
              <w:t>A</w:t>
            </w:r>
            <w:r w:rsidRPr="009020A6">
              <w:rPr>
                <w:rFonts w:asciiTheme="minorHAnsi" w:hAnsiTheme="minorHAnsi"/>
                <w:sz w:val="18"/>
                <w:szCs w:val="18"/>
              </w:rPr>
              <w:t xml:space="preserve">ir </w:t>
            </w:r>
            <w:r w:rsidR="0068512E" w:rsidRPr="009020A6">
              <w:rPr>
                <w:rFonts w:asciiTheme="minorHAnsi" w:hAnsiTheme="minorHAnsi"/>
                <w:sz w:val="18"/>
                <w:szCs w:val="18"/>
              </w:rPr>
              <w:t>E</w:t>
            </w:r>
            <w:r w:rsidRPr="009020A6">
              <w:rPr>
                <w:rFonts w:asciiTheme="minorHAnsi" w:hAnsiTheme="minorHAnsi"/>
                <w:sz w:val="18"/>
                <w:szCs w:val="18"/>
              </w:rPr>
              <w:t xml:space="preserve">ntering </w:t>
            </w:r>
            <w:r w:rsidR="0068512E" w:rsidRPr="009020A6">
              <w:rPr>
                <w:rFonts w:asciiTheme="minorHAnsi" w:hAnsiTheme="minorHAnsi"/>
                <w:sz w:val="18"/>
                <w:szCs w:val="18"/>
              </w:rPr>
              <w:t>D</w:t>
            </w:r>
            <w:r w:rsidRPr="009020A6">
              <w:rPr>
                <w:rFonts w:asciiTheme="minorHAnsi" w:hAnsiTheme="minorHAnsi"/>
                <w:sz w:val="18"/>
                <w:szCs w:val="18"/>
              </w:rPr>
              <w:t xml:space="preserve">ry-bulb </w:t>
            </w:r>
            <w:r w:rsidR="0068512E" w:rsidRPr="009020A6">
              <w:rPr>
                <w:rFonts w:asciiTheme="minorHAnsi" w:hAnsiTheme="minorHAnsi"/>
                <w:sz w:val="18"/>
                <w:szCs w:val="18"/>
              </w:rPr>
              <w:t>T</w:t>
            </w:r>
            <w:r w:rsidRPr="009020A6">
              <w:rPr>
                <w:rFonts w:asciiTheme="minorHAnsi" w:hAnsiTheme="minorHAnsi"/>
                <w:sz w:val="18"/>
                <w:szCs w:val="18"/>
              </w:rPr>
              <w:t xml:space="preserve">emperature </w:t>
            </w:r>
          </w:p>
          <w:p w14:paraId="54D40A7E" w14:textId="31D63698" w:rsidR="007F234C" w:rsidRPr="009020A6" w:rsidRDefault="007F234C" w:rsidP="00D51F70">
            <w:pPr>
              <w:keepNext/>
              <w:rPr>
                <w:rFonts w:asciiTheme="minorHAnsi" w:hAnsiTheme="minorHAnsi"/>
                <w:sz w:val="18"/>
                <w:szCs w:val="18"/>
              </w:rPr>
            </w:pPr>
            <w:r w:rsidRPr="009020A6">
              <w:rPr>
                <w:rFonts w:asciiTheme="minorHAnsi" w:hAnsiTheme="minorHAnsi"/>
                <w:sz w:val="18"/>
                <w:szCs w:val="18"/>
              </w:rPr>
              <w:t xml:space="preserve">(T </w:t>
            </w:r>
            <w:r w:rsidRPr="009020A6">
              <w:rPr>
                <w:rFonts w:asciiTheme="minorHAnsi" w:hAnsiTheme="minorHAnsi"/>
                <w:sz w:val="18"/>
                <w:szCs w:val="18"/>
                <w:vertAlign w:val="subscript"/>
              </w:rPr>
              <w:t xml:space="preserve">condenser, </w:t>
            </w:r>
            <w:proofErr w:type="spellStart"/>
            <w:r w:rsidRPr="009020A6">
              <w:rPr>
                <w:rFonts w:asciiTheme="minorHAnsi" w:hAnsiTheme="minorHAnsi"/>
                <w:sz w:val="18"/>
                <w:szCs w:val="18"/>
                <w:vertAlign w:val="subscript"/>
              </w:rPr>
              <w:t>db</w:t>
            </w:r>
            <w:proofErr w:type="spellEnd"/>
            <w:r w:rsidRPr="009020A6">
              <w:rPr>
                <w:rFonts w:asciiTheme="minorHAnsi" w:hAnsiTheme="minorHAnsi"/>
                <w:sz w:val="18"/>
                <w:szCs w:val="18"/>
              </w:rPr>
              <w:t>)</w:t>
            </w:r>
          </w:p>
        </w:tc>
        <w:tc>
          <w:tcPr>
            <w:tcW w:w="2497" w:type="pct"/>
            <w:vAlign w:val="center"/>
          </w:tcPr>
          <w:p w14:paraId="54D40A7F" w14:textId="0AEA28EE" w:rsidR="007F234C" w:rsidRPr="009020A6" w:rsidRDefault="007F234C" w:rsidP="007F234C">
            <w:pPr>
              <w:keepNext/>
              <w:spacing w:after="60"/>
              <w:rPr>
                <w:rFonts w:asciiTheme="minorHAnsi" w:hAnsiTheme="minorHAnsi"/>
                <w:sz w:val="18"/>
                <w:szCs w:val="18"/>
              </w:rPr>
            </w:pPr>
            <w:r w:rsidRPr="009020A6">
              <w:rPr>
                <w:rFonts w:asciiTheme="minorHAnsi" w:hAnsiTheme="minorHAnsi"/>
                <w:sz w:val="18"/>
                <w:szCs w:val="18"/>
              </w:rPr>
              <w:t xml:space="preserve">&lt;&lt;reference from </w:t>
            </w:r>
            <w:r w:rsidR="005E773A" w:rsidRPr="009020A6">
              <w:rPr>
                <w:rFonts w:asciiTheme="minorHAnsi" w:hAnsiTheme="minorHAnsi"/>
                <w:sz w:val="18"/>
                <w:szCs w:val="18"/>
              </w:rPr>
              <w:t>LMCI</w:t>
            </w:r>
            <w:r w:rsidRPr="009020A6">
              <w:rPr>
                <w:rFonts w:asciiTheme="minorHAnsi" w:hAnsiTheme="minorHAnsi"/>
                <w:sz w:val="18"/>
                <w:szCs w:val="18"/>
              </w:rPr>
              <w:t>.  Rater to have observed the collection of this data.&gt;&gt;</w:t>
            </w:r>
          </w:p>
        </w:tc>
      </w:tr>
      <w:tr w:rsidR="007F234C" w:rsidRPr="009020A6" w14:paraId="54D40A84" w14:textId="77777777" w:rsidTr="00A12ED8">
        <w:trPr>
          <w:gridAfter w:val="1"/>
          <w:wAfter w:w="6" w:type="pct"/>
          <w:cantSplit/>
          <w:trHeight w:val="432"/>
        </w:trPr>
        <w:tc>
          <w:tcPr>
            <w:tcW w:w="253" w:type="pct"/>
            <w:vAlign w:val="center"/>
          </w:tcPr>
          <w:p w14:paraId="54D40A81" w14:textId="77777777" w:rsidR="007F234C" w:rsidRPr="009020A6" w:rsidRDefault="007F234C" w:rsidP="007F234C">
            <w:pPr>
              <w:jc w:val="center"/>
              <w:rPr>
                <w:rFonts w:asciiTheme="minorHAnsi" w:hAnsiTheme="minorHAnsi"/>
                <w:sz w:val="18"/>
                <w:szCs w:val="18"/>
              </w:rPr>
            </w:pPr>
            <w:r w:rsidRPr="009020A6">
              <w:rPr>
                <w:rFonts w:asciiTheme="minorHAnsi" w:hAnsiTheme="minorHAnsi"/>
                <w:sz w:val="18"/>
                <w:szCs w:val="18"/>
              </w:rPr>
              <w:t>02</w:t>
            </w:r>
          </w:p>
        </w:tc>
        <w:tc>
          <w:tcPr>
            <w:tcW w:w="2244" w:type="pct"/>
            <w:vAlign w:val="center"/>
          </w:tcPr>
          <w:p w14:paraId="54D40A82" w14:textId="01F92FC7" w:rsidR="007F234C" w:rsidRPr="009020A6" w:rsidRDefault="007F234C" w:rsidP="00170608">
            <w:pPr>
              <w:rPr>
                <w:rFonts w:asciiTheme="minorHAnsi" w:hAnsiTheme="minorHAnsi"/>
                <w:sz w:val="18"/>
                <w:szCs w:val="18"/>
              </w:rPr>
            </w:pPr>
            <w:r w:rsidRPr="009020A6">
              <w:rPr>
                <w:rFonts w:asciiTheme="minorHAnsi" w:hAnsiTheme="minorHAnsi"/>
                <w:sz w:val="18"/>
                <w:szCs w:val="18"/>
              </w:rPr>
              <w:t xml:space="preserve">Specify the </w:t>
            </w:r>
            <w:r w:rsidR="0068512E" w:rsidRPr="009020A6">
              <w:rPr>
                <w:rFonts w:asciiTheme="minorHAnsi" w:hAnsiTheme="minorHAnsi"/>
                <w:sz w:val="18"/>
                <w:szCs w:val="18"/>
              </w:rPr>
              <w:t>M</w:t>
            </w:r>
            <w:r w:rsidRPr="009020A6">
              <w:rPr>
                <w:rFonts w:asciiTheme="minorHAnsi" w:hAnsiTheme="minorHAnsi"/>
                <w:sz w:val="18"/>
                <w:szCs w:val="18"/>
              </w:rPr>
              <w:t xml:space="preserve">ethod of </w:t>
            </w:r>
            <w:r w:rsidR="0068512E" w:rsidRPr="009020A6">
              <w:rPr>
                <w:rFonts w:asciiTheme="minorHAnsi" w:hAnsiTheme="minorHAnsi"/>
                <w:sz w:val="18"/>
                <w:szCs w:val="18"/>
              </w:rPr>
              <w:t>W</w:t>
            </w:r>
            <w:r w:rsidRPr="009020A6">
              <w:rPr>
                <w:rFonts w:asciiTheme="minorHAnsi" w:hAnsiTheme="minorHAnsi"/>
                <w:sz w:val="18"/>
                <w:szCs w:val="18"/>
              </w:rPr>
              <w:t>eigh-in</w:t>
            </w:r>
          </w:p>
        </w:tc>
        <w:tc>
          <w:tcPr>
            <w:tcW w:w="2497" w:type="pct"/>
            <w:vAlign w:val="center"/>
          </w:tcPr>
          <w:p w14:paraId="54D40A83" w14:textId="5430F9B8" w:rsidR="007F234C" w:rsidRPr="009020A6" w:rsidRDefault="007F234C" w:rsidP="007F234C">
            <w:pPr>
              <w:rPr>
                <w:rFonts w:asciiTheme="minorHAnsi" w:hAnsiTheme="minorHAnsi"/>
                <w:sz w:val="18"/>
                <w:szCs w:val="18"/>
              </w:rPr>
            </w:pPr>
            <w:r w:rsidRPr="009020A6">
              <w:rPr>
                <w:rFonts w:asciiTheme="minorHAnsi" w:hAnsiTheme="minorHAnsi"/>
                <w:sz w:val="18"/>
                <w:szCs w:val="18"/>
              </w:rPr>
              <w:t xml:space="preserve">&lt;&lt;reference from </w:t>
            </w:r>
            <w:r w:rsidR="005E773A" w:rsidRPr="009020A6">
              <w:rPr>
                <w:rFonts w:asciiTheme="minorHAnsi" w:hAnsiTheme="minorHAnsi"/>
                <w:sz w:val="18"/>
                <w:szCs w:val="18"/>
              </w:rPr>
              <w:t>LMCI</w:t>
            </w:r>
            <w:r w:rsidRPr="009020A6">
              <w:rPr>
                <w:rFonts w:asciiTheme="minorHAnsi" w:hAnsiTheme="minorHAnsi"/>
                <w:sz w:val="18"/>
                <w:szCs w:val="18"/>
              </w:rPr>
              <w:t>.  Rater to have observed the collection of this data.&gt;&gt;</w:t>
            </w:r>
          </w:p>
        </w:tc>
      </w:tr>
      <w:tr w:rsidR="007F234C" w:rsidRPr="009020A6" w14:paraId="54D40A88" w14:textId="77777777" w:rsidTr="00A12ED8">
        <w:trPr>
          <w:gridAfter w:val="1"/>
          <w:wAfter w:w="6" w:type="pct"/>
          <w:cantSplit/>
          <w:trHeight w:val="432"/>
        </w:trPr>
        <w:tc>
          <w:tcPr>
            <w:tcW w:w="253" w:type="pct"/>
            <w:vAlign w:val="center"/>
          </w:tcPr>
          <w:p w14:paraId="54D40A85" w14:textId="77777777" w:rsidR="007F234C" w:rsidRPr="009020A6" w:rsidRDefault="007F234C" w:rsidP="007F234C">
            <w:pPr>
              <w:jc w:val="center"/>
              <w:rPr>
                <w:rFonts w:asciiTheme="minorHAnsi" w:hAnsiTheme="minorHAnsi"/>
                <w:sz w:val="18"/>
                <w:szCs w:val="18"/>
              </w:rPr>
            </w:pPr>
            <w:r w:rsidRPr="009020A6">
              <w:rPr>
                <w:rFonts w:asciiTheme="minorHAnsi" w:hAnsiTheme="minorHAnsi"/>
                <w:sz w:val="18"/>
                <w:szCs w:val="18"/>
              </w:rPr>
              <w:t>03</w:t>
            </w:r>
          </w:p>
        </w:tc>
        <w:tc>
          <w:tcPr>
            <w:tcW w:w="2244" w:type="pct"/>
            <w:vAlign w:val="center"/>
          </w:tcPr>
          <w:p w14:paraId="54D40A86" w14:textId="4FAA8E81" w:rsidR="007F234C" w:rsidRPr="009020A6" w:rsidRDefault="007F234C" w:rsidP="00170608">
            <w:pPr>
              <w:rPr>
                <w:rFonts w:asciiTheme="minorHAnsi" w:hAnsiTheme="minorHAnsi"/>
                <w:sz w:val="18"/>
                <w:szCs w:val="18"/>
              </w:rPr>
            </w:pPr>
            <w:r w:rsidRPr="009020A6">
              <w:rPr>
                <w:rFonts w:asciiTheme="minorHAnsi" w:hAnsiTheme="minorHAnsi"/>
                <w:sz w:val="18"/>
                <w:szCs w:val="18"/>
              </w:rPr>
              <w:t xml:space="preserve">Manufacturer’s Standard </w:t>
            </w:r>
            <w:r w:rsidR="0068512E" w:rsidRPr="009020A6">
              <w:rPr>
                <w:rFonts w:asciiTheme="minorHAnsi" w:hAnsiTheme="minorHAnsi"/>
                <w:sz w:val="18"/>
                <w:szCs w:val="18"/>
              </w:rPr>
              <w:t>C</w:t>
            </w:r>
            <w:r w:rsidRPr="009020A6">
              <w:rPr>
                <w:rFonts w:asciiTheme="minorHAnsi" w:hAnsiTheme="minorHAnsi"/>
                <w:sz w:val="18"/>
                <w:szCs w:val="18"/>
              </w:rPr>
              <w:t xml:space="preserve">harge for </w:t>
            </w:r>
            <w:r w:rsidR="0068512E" w:rsidRPr="009020A6">
              <w:rPr>
                <w:rFonts w:asciiTheme="minorHAnsi" w:hAnsiTheme="minorHAnsi"/>
                <w:sz w:val="18"/>
                <w:szCs w:val="18"/>
              </w:rPr>
              <w:t>C</w:t>
            </w:r>
            <w:r w:rsidRPr="009020A6">
              <w:rPr>
                <w:rFonts w:asciiTheme="minorHAnsi" w:hAnsiTheme="minorHAnsi"/>
                <w:sz w:val="18"/>
                <w:szCs w:val="18"/>
              </w:rPr>
              <w:t>ondenser (</w:t>
            </w:r>
            <w:proofErr w:type="spellStart"/>
            <w:r w:rsidRPr="009020A6">
              <w:rPr>
                <w:rFonts w:asciiTheme="minorHAnsi" w:hAnsiTheme="minorHAnsi"/>
                <w:sz w:val="18"/>
                <w:szCs w:val="18"/>
              </w:rPr>
              <w:t>lbs</w:t>
            </w:r>
            <w:proofErr w:type="spellEnd"/>
            <w:r w:rsidRPr="009020A6">
              <w:rPr>
                <w:rFonts w:asciiTheme="minorHAnsi" w:hAnsiTheme="minorHAnsi"/>
                <w:sz w:val="18"/>
                <w:szCs w:val="18"/>
              </w:rPr>
              <w:t>)</w:t>
            </w:r>
          </w:p>
        </w:tc>
        <w:tc>
          <w:tcPr>
            <w:tcW w:w="2497" w:type="pct"/>
            <w:vAlign w:val="center"/>
          </w:tcPr>
          <w:p w14:paraId="54D40A87" w14:textId="75E8D7B7" w:rsidR="007F234C" w:rsidRPr="009020A6" w:rsidRDefault="007F234C" w:rsidP="007F234C">
            <w:pPr>
              <w:rPr>
                <w:rFonts w:asciiTheme="minorHAnsi" w:hAnsiTheme="minorHAnsi"/>
                <w:sz w:val="18"/>
                <w:szCs w:val="18"/>
              </w:rPr>
            </w:pPr>
            <w:r w:rsidRPr="009020A6">
              <w:rPr>
                <w:rFonts w:asciiTheme="minorHAnsi" w:hAnsiTheme="minorHAnsi"/>
                <w:sz w:val="18"/>
                <w:szCs w:val="18"/>
              </w:rPr>
              <w:t xml:space="preserve">&lt;&lt;reference from </w:t>
            </w:r>
            <w:r w:rsidR="005E773A" w:rsidRPr="009020A6">
              <w:rPr>
                <w:rFonts w:asciiTheme="minorHAnsi" w:hAnsiTheme="minorHAnsi"/>
                <w:sz w:val="18"/>
                <w:szCs w:val="18"/>
              </w:rPr>
              <w:t>LMCI</w:t>
            </w:r>
            <w:r w:rsidRPr="009020A6">
              <w:rPr>
                <w:rFonts w:asciiTheme="minorHAnsi" w:hAnsiTheme="minorHAnsi"/>
                <w:sz w:val="18"/>
                <w:szCs w:val="18"/>
              </w:rPr>
              <w:t>.  Rater to have observed the collection of this data.&gt;&gt;</w:t>
            </w:r>
          </w:p>
        </w:tc>
      </w:tr>
      <w:tr w:rsidR="007F234C" w:rsidRPr="009020A6" w14:paraId="54D40A8C" w14:textId="77777777" w:rsidTr="00A12ED8">
        <w:trPr>
          <w:gridAfter w:val="1"/>
          <w:wAfter w:w="6" w:type="pct"/>
          <w:cantSplit/>
          <w:trHeight w:val="432"/>
        </w:trPr>
        <w:tc>
          <w:tcPr>
            <w:tcW w:w="253" w:type="pct"/>
            <w:vAlign w:val="center"/>
          </w:tcPr>
          <w:p w14:paraId="54D40A89" w14:textId="77777777" w:rsidR="007F234C" w:rsidRPr="009020A6" w:rsidRDefault="007F234C" w:rsidP="007F234C">
            <w:pPr>
              <w:jc w:val="center"/>
              <w:rPr>
                <w:rFonts w:asciiTheme="minorHAnsi" w:hAnsiTheme="minorHAnsi"/>
                <w:sz w:val="18"/>
                <w:szCs w:val="18"/>
              </w:rPr>
            </w:pPr>
            <w:r w:rsidRPr="009020A6">
              <w:rPr>
                <w:rFonts w:asciiTheme="minorHAnsi" w:hAnsiTheme="minorHAnsi"/>
                <w:sz w:val="18"/>
                <w:szCs w:val="18"/>
              </w:rPr>
              <w:t>04</w:t>
            </w:r>
          </w:p>
        </w:tc>
        <w:tc>
          <w:tcPr>
            <w:tcW w:w="2244" w:type="pct"/>
            <w:vAlign w:val="center"/>
          </w:tcPr>
          <w:p w14:paraId="54D40A8A" w14:textId="5D29C0F5" w:rsidR="007F234C" w:rsidRPr="009020A6" w:rsidRDefault="007F234C" w:rsidP="00170608">
            <w:pPr>
              <w:rPr>
                <w:rFonts w:asciiTheme="minorHAnsi" w:hAnsiTheme="minorHAnsi"/>
                <w:sz w:val="18"/>
                <w:szCs w:val="18"/>
              </w:rPr>
            </w:pPr>
            <w:r w:rsidRPr="009020A6">
              <w:rPr>
                <w:rFonts w:asciiTheme="minorHAnsi" w:hAnsiTheme="minorHAnsi"/>
                <w:sz w:val="18"/>
                <w:szCs w:val="18"/>
              </w:rPr>
              <w:t xml:space="preserve">Manufacturer’s Standard </w:t>
            </w:r>
            <w:r w:rsidR="0068512E" w:rsidRPr="009020A6">
              <w:rPr>
                <w:rFonts w:asciiTheme="minorHAnsi" w:hAnsiTheme="minorHAnsi"/>
                <w:sz w:val="18"/>
                <w:szCs w:val="18"/>
              </w:rPr>
              <w:t>L</w:t>
            </w:r>
            <w:r w:rsidRPr="009020A6">
              <w:rPr>
                <w:rFonts w:asciiTheme="minorHAnsi" w:hAnsiTheme="minorHAnsi"/>
                <w:sz w:val="18"/>
                <w:szCs w:val="18"/>
              </w:rPr>
              <w:t xml:space="preserve">iquid </w:t>
            </w:r>
            <w:r w:rsidR="0068512E" w:rsidRPr="009020A6">
              <w:rPr>
                <w:rFonts w:asciiTheme="minorHAnsi" w:hAnsiTheme="minorHAnsi"/>
                <w:sz w:val="18"/>
                <w:szCs w:val="18"/>
              </w:rPr>
              <w:t>L</w:t>
            </w:r>
            <w:r w:rsidRPr="009020A6">
              <w:rPr>
                <w:rFonts w:asciiTheme="minorHAnsi" w:hAnsiTheme="minorHAnsi"/>
                <w:sz w:val="18"/>
                <w:szCs w:val="18"/>
              </w:rPr>
              <w:t xml:space="preserve">ine </w:t>
            </w:r>
            <w:r w:rsidR="0068512E" w:rsidRPr="009020A6">
              <w:rPr>
                <w:rFonts w:asciiTheme="minorHAnsi" w:hAnsiTheme="minorHAnsi"/>
                <w:sz w:val="18"/>
                <w:szCs w:val="18"/>
              </w:rPr>
              <w:t>L</w:t>
            </w:r>
            <w:r w:rsidRPr="009020A6">
              <w:rPr>
                <w:rFonts w:asciiTheme="minorHAnsi" w:hAnsiTheme="minorHAnsi"/>
                <w:sz w:val="18"/>
                <w:szCs w:val="18"/>
              </w:rPr>
              <w:t>ength (ft)</w:t>
            </w:r>
          </w:p>
        </w:tc>
        <w:tc>
          <w:tcPr>
            <w:tcW w:w="2497" w:type="pct"/>
            <w:vAlign w:val="center"/>
          </w:tcPr>
          <w:p w14:paraId="54D40A8B" w14:textId="00A87973" w:rsidR="007F234C" w:rsidRPr="009020A6" w:rsidRDefault="007F234C" w:rsidP="007F234C">
            <w:pPr>
              <w:rPr>
                <w:rFonts w:asciiTheme="minorHAnsi" w:hAnsiTheme="minorHAnsi"/>
                <w:sz w:val="18"/>
                <w:szCs w:val="18"/>
              </w:rPr>
            </w:pPr>
            <w:r w:rsidRPr="009020A6">
              <w:rPr>
                <w:rFonts w:asciiTheme="minorHAnsi" w:hAnsiTheme="minorHAnsi"/>
                <w:sz w:val="18"/>
                <w:szCs w:val="18"/>
              </w:rPr>
              <w:t xml:space="preserve">&lt;&lt;reference from </w:t>
            </w:r>
            <w:r w:rsidR="005E773A" w:rsidRPr="009020A6">
              <w:rPr>
                <w:rFonts w:asciiTheme="minorHAnsi" w:hAnsiTheme="minorHAnsi"/>
                <w:sz w:val="18"/>
                <w:szCs w:val="18"/>
              </w:rPr>
              <w:t>LMCI</w:t>
            </w:r>
            <w:r w:rsidRPr="009020A6">
              <w:rPr>
                <w:rFonts w:asciiTheme="minorHAnsi" w:hAnsiTheme="minorHAnsi"/>
                <w:sz w:val="18"/>
                <w:szCs w:val="18"/>
              </w:rPr>
              <w:t>.  Rater to have observed the collection of this data.&gt;&gt;</w:t>
            </w:r>
          </w:p>
        </w:tc>
      </w:tr>
      <w:tr w:rsidR="007F234C" w:rsidRPr="009020A6" w14:paraId="54D40A90" w14:textId="77777777" w:rsidTr="00A12ED8">
        <w:trPr>
          <w:gridAfter w:val="1"/>
          <w:wAfter w:w="6" w:type="pct"/>
          <w:cantSplit/>
          <w:trHeight w:val="432"/>
        </w:trPr>
        <w:tc>
          <w:tcPr>
            <w:tcW w:w="253" w:type="pct"/>
            <w:vAlign w:val="center"/>
          </w:tcPr>
          <w:p w14:paraId="54D40A8D" w14:textId="77777777" w:rsidR="007F234C" w:rsidRPr="009020A6" w:rsidRDefault="007F234C" w:rsidP="007F234C">
            <w:pPr>
              <w:jc w:val="center"/>
              <w:rPr>
                <w:rFonts w:asciiTheme="minorHAnsi" w:hAnsiTheme="minorHAnsi"/>
                <w:sz w:val="18"/>
                <w:szCs w:val="18"/>
              </w:rPr>
            </w:pPr>
            <w:r w:rsidRPr="009020A6">
              <w:rPr>
                <w:rFonts w:asciiTheme="minorHAnsi" w:hAnsiTheme="minorHAnsi"/>
                <w:sz w:val="18"/>
                <w:szCs w:val="18"/>
              </w:rPr>
              <w:t>05</w:t>
            </w:r>
          </w:p>
        </w:tc>
        <w:tc>
          <w:tcPr>
            <w:tcW w:w="2244" w:type="pct"/>
            <w:vAlign w:val="center"/>
          </w:tcPr>
          <w:p w14:paraId="54D40A8E" w14:textId="25DC5C89" w:rsidR="007F234C" w:rsidRPr="009020A6" w:rsidRDefault="007F234C" w:rsidP="00170608">
            <w:pPr>
              <w:rPr>
                <w:rFonts w:asciiTheme="minorHAnsi" w:hAnsiTheme="minorHAnsi"/>
                <w:sz w:val="18"/>
                <w:szCs w:val="18"/>
              </w:rPr>
            </w:pPr>
            <w:r w:rsidRPr="009020A6">
              <w:rPr>
                <w:rFonts w:asciiTheme="minorHAnsi" w:hAnsiTheme="minorHAnsi"/>
                <w:sz w:val="18"/>
                <w:szCs w:val="18"/>
              </w:rPr>
              <w:t xml:space="preserve">Manufacturer’s Standard </w:t>
            </w:r>
            <w:r w:rsidR="0068512E" w:rsidRPr="009020A6">
              <w:rPr>
                <w:rFonts w:asciiTheme="minorHAnsi" w:hAnsiTheme="minorHAnsi"/>
                <w:sz w:val="18"/>
                <w:szCs w:val="18"/>
              </w:rPr>
              <w:t>L</w:t>
            </w:r>
            <w:r w:rsidRPr="009020A6">
              <w:rPr>
                <w:rFonts w:asciiTheme="minorHAnsi" w:hAnsiTheme="minorHAnsi"/>
                <w:sz w:val="18"/>
                <w:szCs w:val="18"/>
              </w:rPr>
              <w:t xml:space="preserve">iquid </w:t>
            </w:r>
            <w:r w:rsidR="0068512E" w:rsidRPr="009020A6">
              <w:rPr>
                <w:rFonts w:asciiTheme="minorHAnsi" w:hAnsiTheme="minorHAnsi"/>
                <w:sz w:val="18"/>
                <w:szCs w:val="18"/>
              </w:rPr>
              <w:t>L</w:t>
            </w:r>
            <w:r w:rsidRPr="009020A6">
              <w:rPr>
                <w:rFonts w:asciiTheme="minorHAnsi" w:hAnsiTheme="minorHAnsi"/>
                <w:sz w:val="18"/>
                <w:szCs w:val="18"/>
              </w:rPr>
              <w:t xml:space="preserve">ine </w:t>
            </w:r>
            <w:r w:rsidR="0068512E" w:rsidRPr="009020A6">
              <w:rPr>
                <w:rFonts w:asciiTheme="minorHAnsi" w:hAnsiTheme="minorHAnsi"/>
                <w:sz w:val="18"/>
                <w:szCs w:val="18"/>
              </w:rPr>
              <w:t>D</w:t>
            </w:r>
            <w:r w:rsidRPr="009020A6">
              <w:rPr>
                <w:rFonts w:asciiTheme="minorHAnsi" w:hAnsiTheme="minorHAnsi"/>
                <w:sz w:val="18"/>
                <w:szCs w:val="18"/>
              </w:rPr>
              <w:t>iameter (in)</w:t>
            </w:r>
          </w:p>
        </w:tc>
        <w:tc>
          <w:tcPr>
            <w:tcW w:w="2497" w:type="pct"/>
            <w:vAlign w:val="center"/>
          </w:tcPr>
          <w:p w14:paraId="54D40A8F" w14:textId="5A47EEE4" w:rsidR="007F234C" w:rsidRPr="009020A6" w:rsidRDefault="007F234C" w:rsidP="007F234C">
            <w:pPr>
              <w:rPr>
                <w:rFonts w:asciiTheme="minorHAnsi" w:hAnsiTheme="minorHAnsi"/>
                <w:sz w:val="18"/>
                <w:szCs w:val="18"/>
              </w:rPr>
            </w:pPr>
            <w:r w:rsidRPr="009020A6">
              <w:rPr>
                <w:rFonts w:asciiTheme="minorHAnsi" w:hAnsiTheme="minorHAnsi"/>
                <w:sz w:val="18"/>
                <w:szCs w:val="18"/>
              </w:rPr>
              <w:t xml:space="preserve">&lt;&lt;reference from </w:t>
            </w:r>
            <w:r w:rsidR="005E773A" w:rsidRPr="009020A6">
              <w:rPr>
                <w:rFonts w:asciiTheme="minorHAnsi" w:hAnsiTheme="minorHAnsi"/>
                <w:sz w:val="18"/>
                <w:szCs w:val="18"/>
              </w:rPr>
              <w:t>LMCI</w:t>
            </w:r>
            <w:r w:rsidRPr="009020A6">
              <w:rPr>
                <w:rFonts w:asciiTheme="minorHAnsi" w:hAnsiTheme="minorHAnsi"/>
                <w:sz w:val="18"/>
                <w:szCs w:val="18"/>
              </w:rPr>
              <w:t>.  Rater to have observed the collection of this data.&gt;&gt;</w:t>
            </w:r>
          </w:p>
        </w:tc>
      </w:tr>
      <w:tr w:rsidR="007F234C" w:rsidRPr="009020A6" w14:paraId="54D40A94" w14:textId="77777777" w:rsidTr="00A12ED8">
        <w:trPr>
          <w:gridAfter w:val="1"/>
          <w:wAfter w:w="6" w:type="pct"/>
          <w:cantSplit/>
          <w:trHeight w:val="432"/>
        </w:trPr>
        <w:tc>
          <w:tcPr>
            <w:tcW w:w="253" w:type="pct"/>
            <w:vAlign w:val="center"/>
          </w:tcPr>
          <w:p w14:paraId="54D40A91" w14:textId="77777777" w:rsidR="007F234C" w:rsidRPr="009020A6" w:rsidRDefault="007F234C" w:rsidP="007F234C">
            <w:pPr>
              <w:jc w:val="center"/>
              <w:rPr>
                <w:rFonts w:asciiTheme="minorHAnsi" w:hAnsiTheme="minorHAnsi"/>
                <w:sz w:val="18"/>
                <w:szCs w:val="18"/>
              </w:rPr>
            </w:pPr>
            <w:r w:rsidRPr="009020A6">
              <w:rPr>
                <w:rFonts w:asciiTheme="minorHAnsi" w:hAnsiTheme="minorHAnsi"/>
                <w:sz w:val="18"/>
                <w:szCs w:val="18"/>
              </w:rPr>
              <w:t>06</w:t>
            </w:r>
          </w:p>
        </w:tc>
        <w:tc>
          <w:tcPr>
            <w:tcW w:w="2244" w:type="pct"/>
            <w:vAlign w:val="center"/>
          </w:tcPr>
          <w:p w14:paraId="54D40A92" w14:textId="11D6ABF8" w:rsidR="007F234C" w:rsidRPr="009020A6" w:rsidRDefault="007F234C" w:rsidP="00170608">
            <w:pPr>
              <w:rPr>
                <w:rFonts w:asciiTheme="minorHAnsi" w:hAnsiTheme="minorHAnsi"/>
                <w:sz w:val="18"/>
                <w:szCs w:val="18"/>
              </w:rPr>
            </w:pPr>
            <w:r w:rsidRPr="009020A6">
              <w:rPr>
                <w:rFonts w:asciiTheme="minorHAnsi" w:hAnsiTheme="minorHAnsi"/>
                <w:sz w:val="18"/>
                <w:szCs w:val="18"/>
              </w:rPr>
              <w:t xml:space="preserve">Manufacturer’s Standard </w:t>
            </w:r>
            <w:r w:rsidR="0068512E" w:rsidRPr="009020A6">
              <w:rPr>
                <w:rFonts w:asciiTheme="minorHAnsi" w:hAnsiTheme="minorHAnsi"/>
                <w:sz w:val="18"/>
                <w:szCs w:val="18"/>
              </w:rPr>
              <w:t>I</w:t>
            </w:r>
            <w:r w:rsidRPr="009020A6">
              <w:rPr>
                <w:rFonts w:asciiTheme="minorHAnsi" w:hAnsiTheme="minorHAnsi"/>
                <w:sz w:val="18"/>
                <w:szCs w:val="18"/>
              </w:rPr>
              <w:t xml:space="preserve">ndoor </w:t>
            </w:r>
            <w:r w:rsidR="0068512E" w:rsidRPr="009020A6">
              <w:rPr>
                <w:rFonts w:asciiTheme="minorHAnsi" w:hAnsiTheme="minorHAnsi"/>
                <w:sz w:val="18"/>
                <w:szCs w:val="18"/>
              </w:rPr>
              <w:t>C</w:t>
            </w:r>
            <w:r w:rsidRPr="009020A6">
              <w:rPr>
                <w:rFonts w:asciiTheme="minorHAnsi" w:hAnsiTheme="minorHAnsi"/>
                <w:sz w:val="18"/>
                <w:szCs w:val="18"/>
              </w:rPr>
              <w:t xml:space="preserve">oil </w:t>
            </w:r>
            <w:r w:rsidR="0068512E" w:rsidRPr="009020A6">
              <w:rPr>
                <w:rFonts w:asciiTheme="minorHAnsi" w:hAnsiTheme="minorHAnsi"/>
                <w:sz w:val="18"/>
                <w:szCs w:val="18"/>
              </w:rPr>
              <w:t>S</w:t>
            </w:r>
            <w:r w:rsidRPr="009020A6">
              <w:rPr>
                <w:rFonts w:asciiTheme="minorHAnsi" w:hAnsiTheme="minorHAnsi"/>
                <w:sz w:val="18"/>
                <w:szCs w:val="18"/>
              </w:rPr>
              <w:t>ize (tons)</w:t>
            </w:r>
          </w:p>
        </w:tc>
        <w:tc>
          <w:tcPr>
            <w:tcW w:w="2497" w:type="pct"/>
            <w:vAlign w:val="center"/>
          </w:tcPr>
          <w:p w14:paraId="54D40A93" w14:textId="14A490ED" w:rsidR="007F234C" w:rsidRPr="009020A6" w:rsidRDefault="007F234C" w:rsidP="007F234C">
            <w:pPr>
              <w:rPr>
                <w:rFonts w:asciiTheme="minorHAnsi" w:hAnsiTheme="minorHAnsi"/>
                <w:sz w:val="18"/>
                <w:szCs w:val="18"/>
              </w:rPr>
            </w:pPr>
            <w:r w:rsidRPr="009020A6">
              <w:rPr>
                <w:rFonts w:asciiTheme="minorHAnsi" w:hAnsiTheme="minorHAnsi"/>
                <w:sz w:val="18"/>
                <w:szCs w:val="18"/>
              </w:rPr>
              <w:t xml:space="preserve">&lt;&lt;reference from </w:t>
            </w:r>
            <w:r w:rsidR="005E773A" w:rsidRPr="009020A6">
              <w:rPr>
                <w:rFonts w:asciiTheme="minorHAnsi" w:hAnsiTheme="minorHAnsi"/>
                <w:sz w:val="18"/>
                <w:szCs w:val="18"/>
              </w:rPr>
              <w:t>LMCI</w:t>
            </w:r>
            <w:r w:rsidRPr="009020A6">
              <w:rPr>
                <w:rFonts w:asciiTheme="minorHAnsi" w:hAnsiTheme="minorHAnsi"/>
                <w:sz w:val="18"/>
                <w:szCs w:val="18"/>
              </w:rPr>
              <w:t>.  Rater to have observed the collection of this data.&gt;&gt;</w:t>
            </w:r>
          </w:p>
        </w:tc>
      </w:tr>
      <w:tr w:rsidR="007F234C" w:rsidRPr="009020A6" w14:paraId="54D40A98" w14:textId="77777777" w:rsidTr="00A12ED8">
        <w:trPr>
          <w:gridAfter w:val="1"/>
          <w:wAfter w:w="6" w:type="pct"/>
          <w:cantSplit/>
          <w:trHeight w:val="432"/>
        </w:trPr>
        <w:tc>
          <w:tcPr>
            <w:tcW w:w="253" w:type="pct"/>
            <w:vAlign w:val="center"/>
          </w:tcPr>
          <w:p w14:paraId="54D40A95" w14:textId="77777777" w:rsidR="007F234C" w:rsidRPr="009020A6" w:rsidRDefault="007F234C" w:rsidP="007F234C">
            <w:pPr>
              <w:jc w:val="center"/>
              <w:rPr>
                <w:rFonts w:asciiTheme="minorHAnsi" w:hAnsiTheme="minorHAnsi"/>
                <w:sz w:val="18"/>
                <w:szCs w:val="18"/>
              </w:rPr>
            </w:pPr>
            <w:r w:rsidRPr="009020A6">
              <w:rPr>
                <w:rFonts w:asciiTheme="minorHAnsi" w:hAnsiTheme="minorHAnsi"/>
                <w:sz w:val="18"/>
                <w:szCs w:val="18"/>
              </w:rPr>
              <w:t>07</w:t>
            </w:r>
          </w:p>
        </w:tc>
        <w:tc>
          <w:tcPr>
            <w:tcW w:w="2244" w:type="pct"/>
            <w:vAlign w:val="center"/>
          </w:tcPr>
          <w:p w14:paraId="54D40A96" w14:textId="73900569" w:rsidR="007F234C" w:rsidRPr="009020A6" w:rsidDel="0082384D" w:rsidRDefault="007F234C" w:rsidP="00170608">
            <w:pPr>
              <w:rPr>
                <w:rFonts w:asciiTheme="minorHAnsi" w:hAnsiTheme="minorHAnsi"/>
                <w:sz w:val="18"/>
                <w:szCs w:val="18"/>
              </w:rPr>
            </w:pPr>
            <w:r w:rsidRPr="009020A6">
              <w:rPr>
                <w:rFonts w:asciiTheme="minorHAnsi" w:hAnsiTheme="minorHAnsi"/>
                <w:sz w:val="18"/>
                <w:szCs w:val="18"/>
              </w:rPr>
              <w:t xml:space="preserve">Installed </w:t>
            </w:r>
            <w:r w:rsidR="0068512E" w:rsidRPr="009020A6">
              <w:rPr>
                <w:rFonts w:asciiTheme="minorHAnsi" w:hAnsiTheme="minorHAnsi"/>
                <w:sz w:val="18"/>
                <w:szCs w:val="18"/>
              </w:rPr>
              <w:t>L</w:t>
            </w:r>
            <w:r w:rsidRPr="009020A6">
              <w:rPr>
                <w:rFonts w:asciiTheme="minorHAnsi" w:hAnsiTheme="minorHAnsi"/>
                <w:sz w:val="18"/>
                <w:szCs w:val="18"/>
              </w:rPr>
              <w:t xml:space="preserve">iquid </w:t>
            </w:r>
            <w:r w:rsidR="0068512E" w:rsidRPr="009020A6">
              <w:rPr>
                <w:rFonts w:asciiTheme="minorHAnsi" w:hAnsiTheme="minorHAnsi"/>
                <w:sz w:val="18"/>
                <w:szCs w:val="18"/>
              </w:rPr>
              <w:t>L</w:t>
            </w:r>
            <w:r w:rsidRPr="009020A6">
              <w:rPr>
                <w:rFonts w:asciiTheme="minorHAnsi" w:hAnsiTheme="minorHAnsi"/>
                <w:sz w:val="18"/>
                <w:szCs w:val="18"/>
              </w:rPr>
              <w:t xml:space="preserve">ine </w:t>
            </w:r>
            <w:r w:rsidR="0068512E" w:rsidRPr="009020A6">
              <w:rPr>
                <w:rFonts w:asciiTheme="minorHAnsi" w:hAnsiTheme="minorHAnsi"/>
                <w:sz w:val="18"/>
                <w:szCs w:val="18"/>
              </w:rPr>
              <w:t>L</w:t>
            </w:r>
            <w:r w:rsidRPr="009020A6">
              <w:rPr>
                <w:rFonts w:asciiTheme="minorHAnsi" w:hAnsiTheme="minorHAnsi"/>
                <w:sz w:val="18"/>
                <w:szCs w:val="18"/>
              </w:rPr>
              <w:t>ength (ft)</w:t>
            </w:r>
          </w:p>
        </w:tc>
        <w:tc>
          <w:tcPr>
            <w:tcW w:w="2497" w:type="pct"/>
            <w:vAlign w:val="center"/>
          </w:tcPr>
          <w:p w14:paraId="54D40A97" w14:textId="085888DA" w:rsidR="007F234C" w:rsidRPr="009020A6" w:rsidRDefault="007F234C" w:rsidP="007F234C">
            <w:pPr>
              <w:rPr>
                <w:rFonts w:asciiTheme="minorHAnsi" w:hAnsiTheme="minorHAnsi"/>
                <w:sz w:val="18"/>
                <w:szCs w:val="18"/>
              </w:rPr>
            </w:pPr>
            <w:r w:rsidRPr="009020A6">
              <w:rPr>
                <w:rFonts w:asciiTheme="minorHAnsi" w:hAnsiTheme="minorHAnsi"/>
                <w:sz w:val="18"/>
                <w:szCs w:val="18"/>
              </w:rPr>
              <w:t xml:space="preserve">&lt;&lt;reference from </w:t>
            </w:r>
            <w:r w:rsidR="005E773A" w:rsidRPr="009020A6">
              <w:rPr>
                <w:rFonts w:asciiTheme="minorHAnsi" w:hAnsiTheme="minorHAnsi"/>
                <w:sz w:val="18"/>
                <w:szCs w:val="18"/>
              </w:rPr>
              <w:t>LMCI</w:t>
            </w:r>
            <w:r w:rsidRPr="009020A6">
              <w:rPr>
                <w:rFonts w:asciiTheme="minorHAnsi" w:hAnsiTheme="minorHAnsi"/>
                <w:sz w:val="18"/>
                <w:szCs w:val="18"/>
              </w:rPr>
              <w:t>.  Rater to have observed the collection of this data.&gt;&gt;</w:t>
            </w:r>
          </w:p>
        </w:tc>
      </w:tr>
      <w:tr w:rsidR="007F234C" w:rsidRPr="009020A6" w14:paraId="54D40A9C" w14:textId="77777777" w:rsidTr="00A12ED8">
        <w:trPr>
          <w:gridAfter w:val="1"/>
          <w:wAfter w:w="6" w:type="pct"/>
          <w:cantSplit/>
          <w:trHeight w:val="432"/>
        </w:trPr>
        <w:tc>
          <w:tcPr>
            <w:tcW w:w="253" w:type="pct"/>
            <w:vAlign w:val="center"/>
          </w:tcPr>
          <w:p w14:paraId="54D40A99" w14:textId="77777777" w:rsidR="007F234C" w:rsidRPr="009020A6" w:rsidRDefault="007F234C" w:rsidP="007F234C">
            <w:pPr>
              <w:jc w:val="center"/>
              <w:rPr>
                <w:rFonts w:asciiTheme="minorHAnsi" w:hAnsiTheme="minorHAnsi"/>
                <w:sz w:val="18"/>
                <w:szCs w:val="18"/>
              </w:rPr>
            </w:pPr>
            <w:r w:rsidRPr="009020A6">
              <w:rPr>
                <w:rFonts w:asciiTheme="minorHAnsi" w:hAnsiTheme="minorHAnsi"/>
                <w:sz w:val="18"/>
                <w:szCs w:val="18"/>
              </w:rPr>
              <w:t>08</w:t>
            </w:r>
          </w:p>
        </w:tc>
        <w:tc>
          <w:tcPr>
            <w:tcW w:w="2244" w:type="pct"/>
            <w:vAlign w:val="center"/>
          </w:tcPr>
          <w:p w14:paraId="54D40A9A" w14:textId="772C6F73" w:rsidR="007F234C" w:rsidRPr="009020A6" w:rsidRDefault="007F234C" w:rsidP="00170608">
            <w:pPr>
              <w:rPr>
                <w:rFonts w:asciiTheme="minorHAnsi" w:hAnsiTheme="minorHAnsi"/>
                <w:sz w:val="18"/>
                <w:szCs w:val="18"/>
              </w:rPr>
            </w:pPr>
            <w:r w:rsidRPr="009020A6">
              <w:rPr>
                <w:rFonts w:asciiTheme="minorHAnsi" w:hAnsiTheme="minorHAnsi"/>
                <w:sz w:val="18"/>
                <w:szCs w:val="18"/>
              </w:rPr>
              <w:t xml:space="preserve">Installed </w:t>
            </w:r>
            <w:r w:rsidR="0068512E" w:rsidRPr="009020A6">
              <w:rPr>
                <w:rFonts w:asciiTheme="minorHAnsi" w:hAnsiTheme="minorHAnsi"/>
                <w:sz w:val="18"/>
                <w:szCs w:val="18"/>
              </w:rPr>
              <w:t>L</w:t>
            </w:r>
            <w:r w:rsidRPr="009020A6">
              <w:rPr>
                <w:rFonts w:asciiTheme="minorHAnsi" w:hAnsiTheme="minorHAnsi"/>
                <w:sz w:val="18"/>
                <w:szCs w:val="18"/>
              </w:rPr>
              <w:t xml:space="preserve">iquid </w:t>
            </w:r>
            <w:r w:rsidR="0068512E" w:rsidRPr="009020A6">
              <w:rPr>
                <w:rFonts w:asciiTheme="minorHAnsi" w:hAnsiTheme="minorHAnsi"/>
                <w:sz w:val="18"/>
                <w:szCs w:val="18"/>
              </w:rPr>
              <w:t>L</w:t>
            </w:r>
            <w:r w:rsidRPr="009020A6">
              <w:rPr>
                <w:rFonts w:asciiTheme="minorHAnsi" w:hAnsiTheme="minorHAnsi"/>
                <w:sz w:val="18"/>
                <w:szCs w:val="18"/>
              </w:rPr>
              <w:t xml:space="preserve">ine </w:t>
            </w:r>
            <w:r w:rsidR="0068512E" w:rsidRPr="009020A6">
              <w:rPr>
                <w:rFonts w:asciiTheme="minorHAnsi" w:hAnsiTheme="minorHAnsi"/>
                <w:sz w:val="18"/>
                <w:szCs w:val="18"/>
              </w:rPr>
              <w:t>D</w:t>
            </w:r>
            <w:r w:rsidRPr="009020A6">
              <w:rPr>
                <w:rFonts w:asciiTheme="minorHAnsi" w:hAnsiTheme="minorHAnsi"/>
                <w:sz w:val="18"/>
                <w:szCs w:val="18"/>
              </w:rPr>
              <w:t>iameter (in)</w:t>
            </w:r>
          </w:p>
        </w:tc>
        <w:tc>
          <w:tcPr>
            <w:tcW w:w="2497" w:type="pct"/>
            <w:vAlign w:val="center"/>
          </w:tcPr>
          <w:p w14:paraId="54D40A9B" w14:textId="4786C1E0" w:rsidR="007F234C" w:rsidRPr="009020A6" w:rsidRDefault="00097F48" w:rsidP="007F234C">
            <w:pPr>
              <w:rPr>
                <w:rFonts w:asciiTheme="minorHAnsi" w:hAnsiTheme="minorHAnsi"/>
                <w:sz w:val="18"/>
                <w:szCs w:val="18"/>
              </w:rPr>
            </w:pPr>
            <w:r w:rsidRPr="009020A6">
              <w:rPr>
                <w:rFonts w:asciiTheme="minorHAnsi" w:hAnsiTheme="minorHAnsi"/>
                <w:sz w:val="18"/>
                <w:szCs w:val="18"/>
              </w:rPr>
              <w:t xml:space="preserve">&lt;&lt;reference from </w:t>
            </w:r>
            <w:r w:rsidR="005E773A" w:rsidRPr="009020A6">
              <w:rPr>
                <w:rFonts w:asciiTheme="minorHAnsi" w:hAnsiTheme="minorHAnsi"/>
                <w:sz w:val="18"/>
                <w:szCs w:val="18"/>
              </w:rPr>
              <w:t>LMCI</w:t>
            </w:r>
            <w:r w:rsidRPr="009020A6">
              <w:rPr>
                <w:rFonts w:asciiTheme="minorHAnsi" w:hAnsiTheme="minorHAnsi"/>
                <w:sz w:val="18"/>
                <w:szCs w:val="18"/>
              </w:rPr>
              <w:t>.  Rater to have observed the collection of this data.&gt;&gt;</w:t>
            </w:r>
          </w:p>
        </w:tc>
      </w:tr>
      <w:tr w:rsidR="007F234C" w:rsidRPr="009020A6" w14:paraId="54D40AA0" w14:textId="77777777" w:rsidTr="00A12ED8">
        <w:trPr>
          <w:gridAfter w:val="1"/>
          <w:wAfter w:w="6" w:type="pct"/>
          <w:cantSplit/>
          <w:trHeight w:val="432"/>
        </w:trPr>
        <w:tc>
          <w:tcPr>
            <w:tcW w:w="253" w:type="pct"/>
            <w:vAlign w:val="center"/>
          </w:tcPr>
          <w:p w14:paraId="54D40A9D" w14:textId="77777777" w:rsidR="007F234C" w:rsidRPr="009020A6" w:rsidRDefault="007F234C" w:rsidP="007F234C">
            <w:pPr>
              <w:jc w:val="center"/>
              <w:rPr>
                <w:rFonts w:asciiTheme="minorHAnsi" w:hAnsiTheme="minorHAnsi"/>
                <w:sz w:val="18"/>
                <w:szCs w:val="18"/>
              </w:rPr>
            </w:pPr>
            <w:r w:rsidRPr="009020A6">
              <w:rPr>
                <w:rFonts w:asciiTheme="minorHAnsi" w:hAnsiTheme="minorHAnsi"/>
                <w:sz w:val="18"/>
                <w:szCs w:val="18"/>
              </w:rPr>
              <w:t>09</w:t>
            </w:r>
          </w:p>
        </w:tc>
        <w:tc>
          <w:tcPr>
            <w:tcW w:w="2244" w:type="pct"/>
            <w:vAlign w:val="center"/>
          </w:tcPr>
          <w:p w14:paraId="54D40A9E" w14:textId="7EBC749A" w:rsidR="007F234C" w:rsidRPr="009020A6" w:rsidDel="0082384D" w:rsidRDefault="007F234C" w:rsidP="00170608">
            <w:pPr>
              <w:rPr>
                <w:rFonts w:asciiTheme="minorHAnsi" w:hAnsiTheme="minorHAnsi"/>
                <w:sz w:val="18"/>
                <w:szCs w:val="18"/>
              </w:rPr>
            </w:pPr>
            <w:r w:rsidRPr="009020A6">
              <w:rPr>
                <w:rFonts w:asciiTheme="minorHAnsi" w:hAnsiTheme="minorHAnsi"/>
                <w:sz w:val="18"/>
                <w:szCs w:val="18"/>
              </w:rPr>
              <w:t xml:space="preserve">Installed </w:t>
            </w:r>
            <w:r w:rsidR="0068512E" w:rsidRPr="009020A6">
              <w:rPr>
                <w:rFonts w:asciiTheme="minorHAnsi" w:hAnsiTheme="minorHAnsi"/>
                <w:sz w:val="18"/>
                <w:szCs w:val="18"/>
              </w:rPr>
              <w:t>I</w:t>
            </w:r>
            <w:r w:rsidRPr="009020A6">
              <w:rPr>
                <w:rFonts w:asciiTheme="minorHAnsi" w:hAnsiTheme="minorHAnsi"/>
                <w:sz w:val="18"/>
                <w:szCs w:val="18"/>
              </w:rPr>
              <w:t xml:space="preserve">ndoor </w:t>
            </w:r>
            <w:r w:rsidR="0068512E" w:rsidRPr="009020A6">
              <w:rPr>
                <w:rFonts w:asciiTheme="minorHAnsi" w:hAnsiTheme="minorHAnsi"/>
                <w:sz w:val="18"/>
                <w:szCs w:val="18"/>
              </w:rPr>
              <w:t>C</w:t>
            </w:r>
            <w:r w:rsidRPr="009020A6">
              <w:rPr>
                <w:rFonts w:asciiTheme="minorHAnsi" w:hAnsiTheme="minorHAnsi"/>
                <w:sz w:val="18"/>
                <w:szCs w:val="18"/>
              </w:rPr>
              <w:t xml:space="preserve">oil </w:t>
            </w:r>
            <w:r w:rsidR="0068512E" w:rsidRPr="009020A6">
              <w:rPr>
                <w:rFonts w:asciiTheme="minorHAnsi" w:hAnsiTheme="minorHAnsi"/>
                <w:sz w:val="18"/>
                <w:szCs w:val="18"/>
              </w:rPr>
              <w:t>S</w:t>
            </w:r>
            <w:r w:rsidRPr="009020A6">
              <w:rPr>
                <w:rFonts w:asciiTheme="minorHAnsi" w:hAnsiTheme="minorHAnsi"/>
                <w:sz w:val="18"/>
                <w:szCs w:val="18"/>
              </w:rPr>
              <w:t>ize (tons)</w:t>
            </w:r>
          </w:p>
        </w:tc>
        <w:tc>
          <w:tcPr>
            <w:tcW w:w="2497" w:type="pct"/>
            <w:vAlign w:val="center"/>
          </w:tcPr>
          <w:p w14:paraId="54D40A9F" w14:textId="17C88E70" w:rsidR="007F234C" w:rsidRPr="009020A6" w:rsidRDefault="007F234C" w:rsidP="007F234C">
            <w:pPr>
              <w:rPr>
                <w:rFonts w:asciiTheme="minorHAnsi" w:hAnsiTheme="minorHAnsi"/>
                <w:sz w:val="18"/>
                <w:szCs w:val="18"/>
              </w:rPr>
            </w:pPr>
            <w:r w:rsidRPr="009020A6">
              <w:rPr>
                <w:rFonts w:asciiTheme="minorHAnsi" w:hAnsiTheme="minorHAnsi"/>
                <w:sz w:val="18"/>
                <w:szCs w:val="18"/>
              </w:rPr>
              <w:t xml:space="preserve">&lt;&lt;reference from </w:t>
            </w:r>
            <w:r w:rsidR="005E773A" w:rsidRPr="009020A6">
              <w:rPr>
                <w:rFonts w:asciiTheme="minorHAnsi" w:hAnsiTheme="minorHAnsi"/>
                <w:sz w:val="18"/>
                <w:szCs w:val="18"/>
              </w:rPr>
              <w:t>LMCI</w:t>
            </w:r>
            <w:r w:rsidRPr="009020A6">
              <w:rPr>
                <w:rFonts w:asciiTheme="minorHAnsi" w:hAnsiTheme="minorHAnsi"/>
                <w:sz w:val="18"/>
                <w:szCs w:val="18"/>
              </w:rPr>
              <w:t>.  Rater to have observed the collection of this data.&gt;&gt;</w:t>
            </w:r>
          </w:p>
        </w:tc>
      </w:tr>
      <w:tr w:rsidR="007F234C" w:rsidRPr="009020A6" w14:paraId="54D40AA4" w14:textId="77777777" w:rsidTr="00A12ED8">
        <w:trPr>
          <w:gridAfter w:val="1"/>
          <w:wAfter w:w="6" w:type="pct"/>
          <w:cantSplit/>
          <w:trHeight w:val="432"/>
        </w:trPr>
        <w:tc>
          <w:tcPr>
            <w:tcW w:w="253" w:type="pct"/>
            <w:vAlign w:val="center"/>
          </w:tcPr>
          <w:p w14:paraId="54D40AA1" w14:textId="77777777" w:rsidR="007F234C" w:rsidRPr="009020A6" w:rsidRDefault="007F234C" w:rsidP="007F234C">
            <w:pPr>
              <w:jc w:val="center"/>
              <w:rPr>
                <w:rFonts w:asciiTheme="minorHAnsi" w:hAnsiTheme="minorHAnsi"/>
                <w:sz w:val="18"/>
                <w:szCs w:val="18"/>
              </w:rPr>
            </w:pPr>
            <w:r w:rsidRPr="009020A6">
              <w:rPr>
                <w:rFonts w:asciiTheme="minorHAnsi" w:hAnsiTheme="minorHAnsi"/>
                <w:sz w:val="18"/>
                <w:szCs w:val="18"/>
              </w:rPr>
              <w:t>10</w:t>
            </w:r>
          </w:p>
        </w:tc>
        <w:tc>
          <w:tcPr>
            <w:tcW w:w="2244" w:type="pct"/>
            <w:vAlign w:val="center"/>
          </w:tcPr>
          <w:p w14:paraId="54D40AA2" w14:textId="1ED23275" w:rsidR="007F234C" w:rsidRPr="009020A6" w:rsidRDefault="007F234C" w:rsidP="00170608">
            <w:pPr>
              <w:rPr>
                <w:rFonts w:asciiTheme="minorHAnsi" w:hAnsiTheme="minorHAnsi"/>
                <w:sz w:val="18"/>
                <w:szCs w:val="18"/>
              </w:rPr>
            </w:pPr>
            <w:r w:rsidRPr="009020A6">
              <w:rPr>
                <w:rFonts w:asciiTheme="minorHAnsi" w:hAnsiTheme="minorHAnsi"/>
                <w:sz w:val="18"/>
                <w:szCs w:val="18"/>
              </w:rPr>
              <w:t xml:space="preserve">Charge </w:t>
            </w:r>
            <w:r w:rsidR="0068512E" w:rsidRPr="009020A6">
              <w:rPr>
                <w:rFonts w:asciiTheme="minorHAnsi" w:hAnsiTheme="minorHAnsi"/>
                <w:sz w:val="18"/>
                <w:szCs w:val="18"/>
              </w:rPr>
              <w:t>A</w:t>
            </w:r>
            <w:r w:rsidRPr="009020A6">
              <w:rPr>
                <w:rFonts w:asciiTheme="minorHAnsi" w:hAnsiTheme="minorHAnsi"/>
                <w:sz w:val="18"/>
                <w:szCs w:val="18"/>
              </w:rPr>
              <w:t xml:space="preserve">djustment </w:t>
            </w:r>
            <w:r w:rsidR="00E85CEC" w:rsidRPr="009020A6">
              <w:rPr>
                <w:rFonts w:asciiTheme="minorHAnsi" w:hAnsiTheme="minorHAnsi"/>
                <w:sz w:val="18"/>
                <w:szCs w:val="18"/>
              </w:rPr>
              <w:t xml:space="preserve">to </w:t>
            </w:r>
            <w:r w:rsidR="0068512E" w:rsidRPr="009020A6">
              <w:rPr>
                <w:rFonts w:asciiTheme="minorHAnsi" w:hAnsiTheme="minorHAnsi"/>
                <w:sz w:val="18"/>
                <w:szCs w:val="18"/>
              </w:rPr>
              <w:t>S</w:t>
            </w:r>
            <w:r w:rsidR="00E85CEC" w:rsidRPr="009020A6">
              <w:rPr>
                <w:rFonts w:asciiTheme="minorHAnsi" w:hAnsiTheme="minorHAnsi"/>
                <w:sz w:val="18"/>
                <w:szCs w:val="18"/>
              </w:rPr>
              <w:t xml:space="preserve">tandard </w:t>
            </w:r>
            <w:r w:rsidR="0068512E" w:rsidRPr="009020A6">
              <w:rPr>
                <w:rFonts w:asciiTheme="minorHAnsi" w:hAnsiTheme="minorHAnsi"/>
                <w:sz w:val="18"/>
                <w:szCs w:val="18"/>
              </w:rPr>
              <w:t>C</w:t>
            </w:r>
            <w:r w:rsidR="00E85CEC" w:rsidRPr="009020A6">
              <w:rPr>
                <w:rFonts w:asciiTheme="minorHAnsi" w:hAnsiTheme="minorHAnsi"/>
                <w:sz w:val="18"/>
                <w:szCs w:val="18"/>
              </w:rPr>
              <w:t xml:space="preserve">harge </w:t>
            </w:r>
            <w:r w:rsidRPr="009020A6">
              <w:rPr>
                <w:rFonts w:asciiTheme="minorHAnsi" w:hAnsiTheme="minorHAnsi"/>
                <w:sz w:val="18"/>
                <w:szCs w:val="18"/>
              </w:rPr>
              <w:t xml:space="preserve">from </w:t>
            </w:r>
            <w:r w:rsidR="0068512E" w:rsidRPr="009020A6">
              <w:rPr>
                <w:rFonts w:asciiTheme="minorHAnsi" w:hAnsiTheme="minorHAnsi"/>
                <w:sz w:val="18"/>
                <w:szCs w:val="18"/>
              </w:rPr>
              <w:t>M</w:t>
            </w:r>
            <w:r w:rsidRPr="009020A6">
              <w:rPr>
                <w:rFonts w:asciiTheme="minorHAnsi" w:hAnsiTheme="minorHAnsi"/>
                <w:sz w:val="18"/>
                <w:szCs w:val="18"/>
              </w:rPr>
              <w:t xml:space="preserve">anufacturer’s </w:t>
            </w:r>
            <w:r w:rsidR="0068512E" w:rsidRPr="009020A6">
              <w:rPr>
                <w:rFonts w:asciiTheme="minorHAnsi" w:hAnsiTheme="minorHAnsi"/>
                <w:sz w:val="18"/>
                <w:szCs w:val="18"/>
              </w:rPr>
              <w:t>S</w:t>
            </w:r>
            <w:r w:rsidRPr="009020A6">
              <w:rPr>
                <w:rFonts w:asciiTheme="minorHAnsi" w:hAnsiTheme="minorHAnsi"/>
                <w:sz w:val="18"/>
                <w:szCs w:val="18"/>
              </w:rPr>
              <w:t>pecifications (ounces, positive = add, negative = remove)</w:t>
            </w:r>
          </w:p>
        </w:tc>
        <w:tc>
          <w:tcPr>
            <w:tcW w:w="2497" w:type="pct"/>
            <w:vAlign w:val="center"/>
          </w:tcPr>
          <w:p w14:paraId="54D40AA3" w14:textId="040D0CEC" w:rsidR="007F234C" w:rsidRPr="009020A6" w:rsidRDefault="007F234C" w:rsidP="007F234C">
            <w:pPr>
              <w:rPr>
                <w:rFonts w:asciiTheme="minorHAnsi" w:hAnsiTheme="minorHAnsi"/>
                <w:sz w:val="18"/>
                <w:szCs w:val="18"/>
              </w:rPr>
            </w:pPr>
            <w:r w:rsidRPr="009020A6">
              <w:rPr>
                <w:rFonts w:asciiTheme="minorHAnsi" w:hAnsiTheme="minorHAnsi"/>
                <w:sz w:val="18"/>
                <w:szCs w:val="18"/>
              </w:rPr>
              <w:t xml:space="preserve">&lt;&lt;reference from </w:t>
            </w:r>
            <w:r w:rsidR="005E773A" w:rsidRPr="009020A6">
              <w:rPr>
                <w:rFonts w:asciiTheme="minorHAnsi" w:hAnsiTheme="minorHAnsi"/>
                <w:sz w:val="18"/>
                <w:szCs w:val="18"/>
              </w:rPr>
              <w:t>LMCI</w:t>
            </w:r>
            <w:r w:rsidRPr="009020A6">
              <w:rPr>
                <w:rFonts w:asciiTheme="minorHAnsi" w:hAnsiTheme="minorHAnsi"/>
                <w:sz w:val="18"/>
                <w:szCs w:val="18"/>
              </w:rPr>
              <w:t>.  Rater to have observed the collection of this data.&gt;&gt;</w:t>
            </w:r>
          </w:p>
        </w:tc>
      </w:tr>
      <w:tr w:rsidR="00A12ED8" w:rsidRPr="009020A6" w14:paraId="54D40AA8" w14:textId="77777777" w:rsidTr="00A12ED8">
        <w:trPr>
          <w:gridAfter w:val="1"/>
          <w:wAfter w:w="6" w:type="pct"/>
          <w:cantSplit/>
          <w:trHeight w:val="432"/>
        </w:trPr>
        <w:tc>
          <w:tcPr>
            <w:tcW w:w="253" w:type="pct"/>
            <w:tcBorders>
              <w:top w:val="single" w:sz="4" w:space="0" w:color="auto"/>
              <w:left w:val="single" w:sz="4" w:space="0" w:color="auto"/>
              <w:bottom w:val="single" w:sz="4" w:space="0" w:color="auto"/>
              <w:right w:val="single" w:sz="4" w:space="0" w:color="auto"/>
            </w:tcBorders>
            <w:vAlign w:val="center"/>
          </w:tcPr>
          <w:p w14:paraId="54D40AA5" w14:textId="77777777" w:rsidR="00A12ED8" w:rsidRPr="009020A6" w:rsidRDefault="00A12ED8" w:rsidP="00A12ED8">
            <w:pPr>
              <w:jc w:val="center"/>
              <w:rPr>
                <w:rFonts w:asciiTheme="minorHAnsi" w:hAnsiTheme="minorHAnsi"/>
                <w:sz w:val="18"/>
                <w:szCs w:val="18"/>
              </w:rPr>
            </w:pPr>
            <w:r w:rsidRPr="009020A6">
              <w:rPr>
                <w:rFonts w:asciiTheme="minorHAnsi" w:hAnsiTheme="minorHAnsi"/>
                <w:sz w:val="18"/>
                <w:szCs w:val="18"/>
              </w:rPr>
              <w:t>11</w:t>
            </w:r>
          </w:p>
        </w:tc>
        <w:tc>
          <w:tcPr>
            <w:tcW w:w="2244" w:type="pct"/>
            <w:tcBorders>
              <w:top w:val="single" w:sz="4" w:space="0" w:color="auto"/>
              <w:left w:val="single" w:sz="4" w:space="0" w:color="auto"/>
              <w:bottom w:val="single" w:sz="4" w:space="0" w:color="auto"/>
              <w:right w:val="single" w:sz="4" w:space="0" w:color="auto"/>
            </w:tcBorders>
            <w:vAlign w:val="center"/>
          </w:tcPr>
          <w:p w14:paraId="54D40AA6" w14:textId="00E66562" w:rsidR="00A12ED8" w:rsidRPr="009020A6" w:rsidRDefault="00A12ED8" w:rsidP="00170608">
            <w:pPr>
              <w:rPr>
                <w:rFonts w:asciiTheme="minorHAnsi" w:hAnsiTheme="minorHAnsi"/>
                <w:sz w:val="18"/>
                <w:szCs w:val="18"/>
              </w:rPr>
            </w:pPr>
            <w:r w:rsidRPr="009020A6">
              <w:rPr>
                <w:rFonts w:asciiTheme="minorHAnsi" w:hAnsiTheme="minorHAnsi"/>
                <w:sz w:val="18"/>
                <w:szCs w:val="18"/>
              </w:rPr>
              <w:t xml:space="preserve">Refrigerant </w:t>
            </w:r>
            <w:r w:rsidR="0068512E" w:rsidRPr="009020A6">
              <w:rPr>
                <w:rFonts w:asciiTheme="minorHAnsi" w:hAnsiTheme="minorHAnsi"/>
                <w:sz w:val="18"/>
                <w:szCs w:val="18"/>
              </w:rPr>
              <w:t>R</w:t>
            </w:r>
            <w:r w:rsidRPr="009020A6">
              <w:rPr>
                <w:rFonts w:asciiTheme="minorHAnsi" w:hAnsiTheme="minorHAnsi"/>
                <w:sz w:val="18"/>
                <w:szCs w:val="18"/>
              </w:rPr>
              <w:t xml:space="preserve">equired to be </w:t>
            </w:r>
            <w:r w:rsidR="0068512E" w:rsidRPr="009020A6">
              <w:rPr>
                <w:rFonts w:asciiTheme="minorHAnsi" w:hAnsiTheme="minorHAnsi"/>
                <w:sz w:val="18"/>
                <w:szCs w:val="18"/>
              </w:rPr>
              <w:t>W</w:t>
            </w:r>
            <w:r w:rsidRPr="009020A6">
              <w:rPr>
                <w:rFonts w:asciiTheme="minorHAnsi" w:hAnsiTheme="minorHAnsi"/>
                <w:sz w:val="18"/>
                <w:szCs w:val="18"/>
              </w:rPr>
              <w:t>eighed</w:t>
            </w:r>
            <w:r w:rsidR="0068512E" w:rsidRPr="009020A6">
              <w:rPr>
                <w:rFonts w:asciiTheme="minorHAnsi" w:hAnsiTheme="minorHAnsi"/>
                <w:sz w:val="18"/>
                <w:szCs w:val="18"/>
              </w:rPr>
              <w:t>-</w:t>
            </w:r>
            <w:r w:rsidRPr="009020A6">
              <w:rPr>
                <w:rFonts w:asciiTheme="minorHAnsi" w:hAnsiTheme="minorHAnsi"/>
                <w:sz w:val="18"/>
                <w:szCs w:val="18"/>
              </w:rPr>
              <w:t xml:space="preserve">in by the </w:t>
            </w:r>
            <w:r w:rsidR="0068512E" w:rsidRPr="009020A6">
              <w:rPr>
                <w:rFonts w:asciiTheme="minorHAnsi" w:hAnsiTheme="minorHAnsi"/>
                <w:sz w:val="18"/>
                <w:szCs w:val="18"/>
              </w:rPr>
              <w:t>I</w:t>
            </w:r>
            <w:r w:rsidRPr="009020A6">
              <w:rPr>
                <w:rFonts w:asciiTheme="minorHAnsi" w:hAnsiTheme="minorHAnsi"/>
                <w:sz w:val="18"/>
                <w:szCs w:val="18"/>
              </w:rPr>
              <w:t>nstaller (</w:t>
            </w:r>
            <w:proofErr w:type="spellStart"/>
            <w:r w:rsidRPr="009020A6">
              <w:rPr>
                <w:rFonts w:asciiTheme="minorHAnsi" w:hAnsiTheme="minorHAnsi"/>
                <w:sz w:val="18"/>
                <w:szCs w:val="18"/>
              </w:rPr>
              <w:t>lbs</w:t>
            </w:r>
            <w:proofErr w:type="spellEnd"/>
            <w:r w:rsidRPr="009020A6">
              <w:rPr>
                <w:rFonts w:asciiTheme="minorHAnsi" w:hAnsiTheme="minorHAnsi"/>
                <w:sz w:val="18"/>
                <w:szCs w:val="18"/>
              </w:rPr>
              <w:t>, oz)</w:t>
            </w:r>
          </w:p>
        </w:tc>
        <w:tc>
          <w:tcPr>
            <w:tcW w:w="2497" w:type="pct"/>
            <w:tcBorders>
              <w:top w:val="single" w:sz="4" w:space="0" w:color="auto"/>
              <w:left w:val="single" w:sz="4" w:space="0" w:color="auto"/>
              <w:bottom w:val="single" w:sz="4" w:space="0" w:color="auto"/>
              <w:right w:val="single" w:sz="4" w:space="0" w:color="auto"/>
            </w:tcBorders>
            <w:vAlign w:val="center"/>
          </w:tcPr>
          <w:p w14:paraId="54D40AA7" w14:textId="03B56FFD" w:rsidR="00A12ED8" w:rsidRPr="009020A6" w:rsidRDefault="00A12ED8" w:rsidP="00A12ED8">
            <w:pPr>
              <w:rPr>
                <w:rFonts w:asciiTheme="minorHAnsi" w:hAnsiTheme="minorHAnsi"/>
                <w:sz w:val="18"/>
                <w:szCs w:val="18"/>
              </w:rPr>
            </w:pPr>
            <w:r w:rsidRPr="009020A6">
              <w:rPr>
                <w:rFonts w:asciiTheme="minorHAnsi" w:hAnsiTheme="minorHAnsi"/>
                <w:sz w:val="18"/>
                <w:szCs w:val="18"/>
              </w:rPr>
              <w:t xml:space="preserve">&lt;&lt;reference from </w:t>
            </w:r>
            <w:r w:rsidR="005E773A" w:rsidRPr="009020A6">
              <w:rPr>
                <w:rFonts w:asciiTheme="minorHAnsi" w:hAnsiTheme="minorHAnsi"/>
                <w:sz w:val="18"/>
                <w:szCs w:val="18"/>
              </w:rPr>
              <w:t>LMCI</w:t>
            </w:r>
            <w:r w:rsidRPr="009020A6">
              <w:rPr>
                <w:rFonts w:asciiTheme="minorHAnsi" w:hAnsiTheme="minorHAnsi"/>
                <w:sz w:val="18"/>
                <w:szCs w:val="18"/>
              </w:rPr>
              <w:t>.  Rater to have observed the collection of this data.&gt;&gt;</w:t>
            </w:r>
          </w:p>
        </w:tc>
      </w:tr>
      <w:tr w:rsidR="00A12ED8" w:rsidRPr="009020A6" w14:paraId="54D40AAC" w14:textId="77777777" w:rsidTr="00A12ED8">
        <w:trPr>
          <w:gridAfter w:val="1"/>
          <w:wAfter w:w="6" w:type="pct"/>
          <w:cantSplit/>
          <w:trHeight w:val="432"/>
        </w:trPr>
        <w:tc>
          <w:tcPr>
            <w:tcW w:w="253" w:type="pct"/>
            <w:tcBorders>
              <w:top w:val="single" w:sz="4" w:space="0" w:color="auto"/>
              <w:left w:val="single" w:sz="4" w:space="0" w:color="auto"/>
              <w:bottom w:val="single" w:sz="4" w:space="0" w:color="auto"/>
              <w:right w:val="single" w:sz="4" w:space="0" w:color="auto"/>
            </w:tcBorders>
            <w:vAlign w:val="center"/>
          </w:tcPr>
          <w:p w14:paraId="54D40AA9" w14:textId="77777777" w:rsidR="00A12ED8" w:rsidRPr="009020A6" w:rsidRDefault="00A12ED8" w:rsidP="00A12ED8">
            <w:pPr>
              <w:jc w:val="center"/>
              <w:rPr>
                <w:rFonts w:asciiTheme="minorHAnsi" w:hAnsiTheme="minorHAnsi"/>
                <w:sz w:val="18"/>
                <w:szCs w:val="18"/>
              </w:rPr>
            </w:pPr>
            <w:r w:rsidRPr="009020A6">
              <w:rPr>
                <w:rFonts w:asciiTheme="minorHAnsi" w:hAnsiTheme="minorHAnsi"/>
                <w:sz w:val="18"/>
                <w:szCs w:val="18"/>
              </w:rPr>
              <w:t>12</w:t>
            </w:r>
          </w:p>
        </w:tc>
        <w:tc>
          <w:tcPr>
            <w:tcW w:w="2244" w:type="pct"/>
            <w:tcBorders>
              <w:top w:val="single" w:sz="4" w:space="0" w:color="auto"/>
              <w:left w:val="single" w:sz="4" w:space="0" w:color="auto"/>
              <w:bottom w:val="single" w:sz="4" w:space="0" w:color="auto"/>
              <w:right w:val="single" w:sz="4" w:space="0" w:color="auto"/>
            </w:tcBorders>
            <w:vAlign w:val="center"/>
          </w:tcPr>
          <w:p w14:paraId="54D40AAA" w14:textId="21CC20E4" w:rsidR="00A12ED8" w:rsidRPr="009020A6" w:rsidRDefault="00A12ED8" w:rsidP="00170608">
            <w:pPr>
              <w:rPr>
                <w:rFonts w:asciiTheme="minorHAnsi" w:hAnsiTheme="minorHAnsi"/>
                <w:sz w:val="18"/>
                <w:szCs w:val="18"/>
              </w:rPr>
            </w:pPr>
            <w:r w:rsidRPr="009020A6">
              <w:rPr>
                <w:rFonts w:asciiTheme="minorHAnsi" w:hAnsiTheme="minorHAnsi"/>
                <w:sz w:val="18"/>
                <w:szCs w:val="18"/>
              </w:rPr>
              <w:t xml:space="preserve">Refrigerant </w:t>
            </w:r>
            <w:r w:rsidR="00170608" w:rsidRPr="009020A6">
              <w:rPr>
                <w:rFonts w:asciiTheme="minorHAnsi" w:hAnsiTheme="minorHAnsi"/>
                <w:sz w:val="18"/>
                <w:szCs w:val="18"/>
              </w:rPr>
              <w:t>W</w:t>
            </w:r>
            <w:r w:rsidRPr="009020A6">
              <w:rPr>
                <w:rFonts w:asciiTheme="minorHAnsi" w:hAnsiTheme="minorHAnsi"/>
                <w:sz w:val="18"/>
                <w:szCs w:val="18"/>
              </w:rPr>
              <w:t>eighed</w:t>
            </w:r>
            <w:r w:rsidR="00170608" w:rsidRPr="009020A6">
              <w:rPr>
                <w:rFonts w:asciiTheme="minorHAnsi" w:hAnsiTheme="minorHAnsi"/>
                <w:sz w:val="18"/>
                <w:szCs w:val="18"/>
              </w:rPr>
              <w:t>-</w:t>
            </w:r>
            <w:r w:rsidRPr="009020A6">
              <w:rPr>
                <w:rFonts w:asciiTheme="minorHAnsi" w:hAnsiTheme="minorHAnsi"/>
                <w:sz w:val="18"/>
                <w:szCs w:val="18"/>
              </w:rPr>
              <w:t>in by Installer (</w:t>
            </w:r>
            <w:proofErr w:type="spellStart"/>
            <w:r w:rsidRPr="009020A6">
              <w:rPr>
                <w:rFonts w:asciiTheme="minorHAnsi" w:hAnsiTheme="minorHAnsi"/>
                <w:sz w:val="18"/>
                <w:szCs w:val="18"/>
              </w:rPr>
              <w:t>lbs</w:t>
            </w:r>
            <w:proofErr w:type="spellEnd"/>
            <w:r w:rsidRPr="009020A6">
              <w:rPr>
                <w:rFonts w:asciiTheme="minorHAnsi" w:hAnsiTheme="minorHAnsi"/>
                <w:sz w:val="18"/>
                <w:szCs w:val="18"/>
              </w:rPr>
              <w:t>, oz)</w:t>
            </w:r>
          </w:p>
        </w:tc>
        <w:tc>
          <w:tcPr>
            <w:tcW w:w="2497" w:type="pct"/>
            <w:tcBorders>
              <w:top w:val="single" w:sz="4" w:space="0" w:color="auto"/>
              <w:left w:val="single" w:sz="4" w:space="0" w:color="auto"/>
              <w:bottom w:val="single" w:sz="4" w:space="0" w:color="auto"/>
              <w:right w:val="single" w:sz="4" w:space="0" w:color="auto"/>
            </w:tcBorders>
            <w:vAlign w:val="center"/>
          </w:tcPr>
          <w:p w14:paraId="54D40AAB" w14:textId="6295DD81" w:rsidR="00A12ED8" w:rsidRPr="009020A6" w:rsidRDefault="00A12ED8" w:rsidP="00A12ED8">
            <w:pPr>
              <w:rPr>
                <w:rFonts w:asciiTheme="minorHAnsi" w:hAnsiTheme="minorHAnsi"/>
                <w:sz w:val="18"/>
                <w:szCs w:val="18"/>
              </w:rPr>
            </w:pPr>
            <w:r w:rsidRPr="009020A6">
              <w:rPr>
                <w:rFonts w:asciiTheme="minorHAnsi" w:hAnsiTheme="minorHAnsi"/>
                <w:sz w:val="18"/>
                <w:szCs w:val="18"/>
              </w:rPr>
              <w:t xml:space="preserve">&lt;&lt;reference from </w:t>
            </w:r>
            <w:r w:rsidR="005E773A" w:rsidRPr="009020A6">
              <w:rPr>
                <w:rFonts w:asciiTheme="minorHAnsi" w:hAnsiTheme="minorHAnsi"/>
                <w:sz w:val="18"/>
                <w:szCs w:val="18"/>
              </w:rPr>
              <w:t>LMCI</w:t>
            </w:r>
            <w:r w:rsidRPr="009020A6">
              <w:rPr>
                <w:rFonts w:asciiTheme="minorHAnsi" w:hAnsiTheme="minorHAnsi"/>
                <w:sz w:val="18"/>
                <w:szCs w:val="18"/>
              </w:rPr>
              <w:t>.  Rater to have observed the collection of this data.&gt;&gt;</w:t>
            </w:r>
          </w:p>
        </w:tc>
      </w:tr>
      <w:tr w:rsidR="00A12ED8" w:rsidRPr="009020A6" w14:paraId="54D40AB0" w14:textId="77777777" w:rsidTr="00A12ED8">
        <w:tblPrEx>
          <w:tblCellMar>
            <w:left w:w="115" w:type="dxa"/>
            <w:right w:w="115" w:type="dxa"/>
          </w:tblCellMar>
        </w:tblPrEx>
        <w:trPr>
          <w:trHeight w:val="288"/>
        </w:trPr>
        <w:tc>
          <w:tcPr>
            <w:tcW w:w="253" w:type="pct"/>
            <w:vAlign w:val="center"/>
          </w:tcPr>
          <w:p w14:paraId="54D40AAD" w14:textId="77777777" w:rsidR="00A12ED8" w:rsidRPr="009020A6" w:rsidRDefault="00E85CEC" w:rsidP="00E85CEC">
            <w:pPr>
              <w:jc w:val="center"/>
              <w:rPr>
                <w:rFonts w:asciiTheme="minorHAnsi" w:hAnsiTheme="minorHAnsi"/>
                <w:sz w:val="18"/>
                <w:szCs w:val="18"/>
              </w:rPr>
            </w:pPr>
            <w:r w:rsidRPr="009020A6">
              <w:rPr>
                <w:rFonts w:asciiTheme="minorHAnsi" w:hAnsiTheme="minorHAnsi"/>
                <w:sz w:val="18"/>
                <w:szCs w:val="18"/>
              </w:rPr>
              <w:t>13</w:t>
            </w:r>
          </w:p>
        </w:tc>
        <w:tc>
          <w:tcPr>
            <w:tcW w:w="2244" w:type="pct"/>
            <w:vAlign w:val="center"/>
          </w:tcPr>
          <w:p w14:paraId="49842776" w14:textId="77777777" w:rsidR="00A12ED8" w:rsidRPr="009020A6" w:rsidRDefault="00A12ED8" w:rsidP="00E85CEC">
            <w:pPr>
              <w:rPr>
                <w:rFonts w:asciiTheme="minorHAnsi" w:hAnsiTheme="minorHAnsi"/>
                <w:sz w:val="18"/>
                <w:szCs w:val="18"/>
              </w:rPr>
            </w:pPr>
            <w:r w:rsidRPr="009020A6">
              <w:rPr>
                <w:rFonts w:asciiTheme="minorHAnsi" w:hAnsiTheme="minorHAnsi"/>
                <w:sz w:val="18"/>
                <w:szCs w:val="18"/>
              </w:rPr>
              <w:t>Verification Status</w:t>
            </w:r>
            <w:r w:rsidR="00170608" w:rsidRPr="009020A6">
              <w:rPr>
                <w:rFonts w:asciiTheme="minorHAnsi" w:hAnsiTheme="minorHAnsi"/>
                <w:sz w:val="18"/>
                <w:szCs w:val="18"/>
              </w:rPr>
              <w:t>:</w:t>
            </w:r>
          </w:p>
          <w:p w14:paraId="54D40AAE" w14:textId="34DEDA41" w:rsidR="00170608" w:rsidRPr="009020A6" w:rsidRDefault="00170608" w:rsidP="00E85CEC">
            <w:pPr>
              <w:rPr>
                <w:rFonts w:asciiTheme="minorHAnsi" w:hAnsiTheme="minorHAnsi"/>
                <w:sz w:val="18"/>
                <w:szCs w:val="18"/>
              </w:rPr>
            </w:pPr>
            <w:r w:rsidRPr="009020A6">
              <w:rPr>
                <w:rFonts w:asciiTheme="minorHAnsi" w:hAnsiTheme="minorHAnsi"/>
                <w:sz w:val="18"/>
                <w:szCs w:val="18"/>
              </w:rPr>
              <w:t>(Note: If Verification Status for this table indicates “Fail”, the reason shall be described in the correction notes for this table.)</w:t>
            </w:r>
          </w:p>
        </w:tc>
        <w:tc>
          <w:tcPr>
            <w:tcW w:w="2503" w:type="pct"/>
            <w:gridSpan w:val="2"/>
            <w:vAlign w:val="center"/>
          </w:tcPr>
          <w:p w14:paraId="54D40AAF" w14:textId="77777777" w:rsidR="00A12ED8" w:rsidRPr="009020A6" w:rsidRDefault="00A12ED8" w:rsidP="00C11E80">
            <w:pPr>
              <w:spacing w:before="120" w:after="60"/>
              <w:rPr>
                <w:rFonts w:asciiTheme="minorHAnsi" w:hAnsiTheme="minorHAnsi"/>
                <w:sz w:val="18"/>
                <w:szCs w:val="18"/>
              </w:rPr>
            </w:pPr>
            <w:r w:rsidRPr="009020A6">
              <w:rPr>
                <w:rFonts w:asciiTheme="minorHAnsi" w:hAnsiTheme="minorHAnsi"/>
                <w:sz w:val="18"/>
                <w:szCs w:val="18"/>
              </w:rPr>
              <w:t xml:space="preserve">&lt;&lt;user input, pull down list: </w:t>
            </w:r>
            <w:r w:rsidR="00C11E80" w:rsidRPr="009020A6">
              <w:rPr>
                <w:rFonts w:asciiTheme="minorHAnsi" w:hAnsiTheme="minorHAnsi"/>
                <w:sz w:val="18"/>
                <w:szCs w:val="18"/>
              </w:rPr>
              <w:t xml:space="preserve">System </w:t>
            </w:r>
            <w:proofErr w:type="gramStart"/>
            <w:r w:rsidR="00C11E80" w:rsidRPr="009020A6">
              <w:rPr>
                <w:rFonts w:asciiTheme="minorHAnsi" w:hAnsiTheme="minorHAnsi"/>
                <w:sz w:val="18"/>
                <w:szCs w:val="18"/>
              </w:rPr>
              <w:t>Complies;  System</w:t>
            </w:r>
            <w:proofErr w:type="gramEnd"/>
            <w:r w:rsidR="00C11E80" w:rsidRPr="009020A6">
              <w:rPr>
                <w:rFonts w:asciiTheme="minorHAnsi" w:hAnsiTheme="minorHAnsi"/>
                <w:sz w:val="18"/>
                <w:szCs w:val="18"/>
              </w:rPr>
              <w:t xml:space="preserve"> does not Comply</w:t>
            </w:r>
            <w:r w:rsidRPr="009020A6">
              <w:rPr>
                <w:rFonts w:asciiTheme="minorHAnsi" w:hAnsiTheme="minorHAnsi"/>
                <w:sz w:val="18"/>
                <w:szCs w:val="18"/>
              </w:rPr>
              <w:t>&gt;&gt;</w:t>
            </w:r>
          </w:p>
        </w:tc>
      </w:tr>
      <w:tr w:rsidR="00A12ED8" w:rsidRPr="009020A6" w14:paraId="54D40AB4" w14:textId="77777777" w:rsidTr="00A12ED8">
        <w:tblPrEx>
          <w:tblCellMar>
            <w:left w:w="115" w:type="dxa"/>
            <w:right w:w="115" w:type="dxa"/>
          </w:tblCellMar>
        </w:tblPrEx>
        <w:trPr>
          <w:trHeight w:val="288"/>
        </w:trPr>
        <w:tc>
          <w:tcPr>
            <w:tcW w:w="5000" w:type="pct"/>
            <w:gridSpan w:val="4"/>
            <w:vAlign w:val="center"/>
          </w:tcPr>
          <w:p w14:paraId="54D40AB3" w14:textId="0E23CC93" w:rsidR="00A12ED8" w:rsidRPr="009020A6" w:rsidRDefault="00A12ED8" w:rsidP="00170608">
            <w:pPr>
              <w:spacing w:before="120" w:after="60"/>
              <w:rPr>
                <w:rFonts w:asciiTheme="minorHAnsi" w:hAnsiTheme="minorHAnsi"/>
                <w:sz w:val="18"/>
                <w:szCs w:val="18"/>
              </w:rPr>
            </w:pPr>
            <w:r w:rsidRPr="009020A6">
              <w:rPr>
                <w:rFonts w:asciiTheme="minorHAnsi" w:hAnsiTheme="minorHAnsi"/>
                <w:sz w:val="18"/>
                <w:szCs w:val="18"/>
              </w:rPr>
              <w:t>Correction Notes</w:t>
            </w:r>
            <w:r w:rsidR="00170608" w:rsidRPr="009020A6">
              <w:rPr>
                <w:rFonts w:asciiTheme="minorHAnsi" w:hAnsiTheme="minorHAnsi"/>
                <w:sz w:val="18"/>
                <w:szCs w:val="18"/>
              </w:rPr>
              <w:t xml:space="preserve">: </w:t>
            </w:r>
            <w:r w:rsidRPr="009020A6">
              <w:rPr>
                <w:rFonts w:asciiTheme="minorHAnsi" w:hAnsiTheme="minorHAnsi"/>
                <w:sz w:val="18"/>
                <w:szCs w:val="18"/>
              </w:rPr>
              <w:t>&lt;&lt;user input, text, 200 characters&gt;&gt;</w:t>
            </w:r>
          </w:p>
        </w:tc>
      </w:tr>
      <w:tr w:rsidR="00A12ED8" w:rsidRPr="009020A6" w14:paraId="54D40AB6" w14:textId="77777777" w:rsidTr="00A12ED8">
        <w:tblPrEx>
          <w:tblCellMar>
            <w:left w:w="115" w:type="dxa"/>
            <w:right w:w="115" w:type="dxa"/>
          </w:tblCellMar>
        </w:tblPrEx>
        <w:trPr>
          <w:trHeight w:val="288"/>
        </w:trPr>
        <w:tc>
          <w:tcPr>
            <w:tcW w:w="5000" w:type="pct"/>
            <w:gridSpan w:val="4"/>
            <w:vAlign w:val="center"/>
          </w:tcPr>
          <w:p w14:paraId="54D40AB5" w14:textId="77777777" w:rsidR="00A12ED8" w:rsidRPr="009020A6" w:rsidRDefault="00A12ED8" w:rsidP="00170608">
            <w:pPr>
              <w:rPr>
                <w:rFonts w:asciiTheme="minorHAnsi" w:hAnsiTheme="minorHAnsi"/>
                <w:b/>
                <w:sz w:val="18"/>
                <w:szCs w:val="18"/>
              </w:rPr>
            </w:pPr>
            <w:r w:rsidRPr="009020A6">
              <w:rPr>
                <w:rFonts w:asciiTheme="minorHAnsi" w:hAnsiTheme="minorHAnsi"/>
                <w:b/>
                <w:sz w:val="18"/>
                <w:szCs w:val="18"/>
              </w:rPr>
              <w:t>The responsible person’s signature on this compliance document affirms that all applicable requirements in this table have been met</w:t>
            </w:r>
            <w:r w:rsidR="00965347" w:rsidRPr="009020A6">
              <w:rPr>
                <w:rFonts w:asciiTheme="minorHAnsi" w:hAnsiTheme="minorHAnsi"/>
                <w:b/>
                <w:sz w:val="18"/>
                <w:szCs w:val="18"/>
              </w:rPr>
              <w:t xml:space="preserve"> unless otherwise noted in the Verification Status and the Corrections Notes in this table</w:t>
            </w:r>
            <w:r w:rsidRPr="009020A6">
              <w:rPr>
                <w:rFonts w:asciiTheme="minorHAnsi" w:hAnsiTheme="minorHAnsi"/>
                <w:b/>
                <w:sz w:val="18"/>
                <w:szCs w:val="18"/>
              </w:rPr>
              <w:t>.</w:t>
            </w:r>
          </w:p>
        </w:tc>
      </w:tr>
    </w:tbl>
    <w:p w14:paraId="54D40AB9" w14:textId="77777777" w:rsidR="007F234C" w:rsidRPr="009020A6" w:rsidRDefault="007F234C" w:rsidP="00170608">
      <w:pPr>
        <w:pStyle w:val="Header"/>
        <w:tabs>
          <w:tab w:val="clear" w:pos="4320"/>
          <w:tab w:val="clear" w:pos="8640"/>
          <w:tab w:val="left" w:pos="360"/>
        </w:tabs>
        <w:ind w:left="274" w:hanging="274"/>
        <w:rPr>
          <w:rFonts w:asciiTheme="majorHAnsi" w:hAnsiTheme="majorHAnsi"/>
        </w:rPr>
      </w:pPr>
    </w:p>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7"/>
        <w:gridCol w:w="4848"/>
        <w:gridCol w:w="5395"/>
        <w:gridCol w:w="13"/>
      </w:tblGrid>
      <w:tr w:rsidR="00E85CEC" w:rsidRPr="009020A6" w14:paraId="54D40ABB" w14:textId="77777777" w:rsidTr="00170608">
        <w:trPr>
          <w:gridAfter w:val="1"/>
          <w:wAfter w:w="6" w:type="pct"/>
          <w:trHeight w:val="206"/>
        </w:trPr>
        <w:tc>
          <w:tcPr>
            <w:tcW w:w="4994" w:type="pct"/>
            <w:gridSpan w:val="3"/>
          </w:tcPr>
          <w:p w14:paraId="54D40ABA" w14:textId="787AE9C3" w:rsidR="00E85CEC" w:rsidRPr="009020A6" w:rsidRDefault="00812F96" w:rsidP="00E85CEC">
            <w:pPr>
              <w:keepNext/>
              <w:rPr>
                <w:rFonts w:asciiTheme="minorHAnsi" w:hAnsiTheme="minorHAnsi"/>
                <w:sz w:val="18"/>
                <w:szCs w:val="18"/>
              </w:rPr>
            </w:pPr>
            <w:r w:rsidRPr="009020A6">
              <w:rPr>
                <w:rFonts w:asciiTheme="minorHAnsi" w:hAnsiTheme="minorHAnsi" w:cs="Arial"/>
                <w:b/>
                <w:caps/>
                <w:szCs w:val="18"/>
              </w:rPr>
              <w:t>E</w:t>
            </w:r>
            <w:r w:rsidR="00E85CEC" w:rsidRPr="009020A6">
              <w:rPr>
                <w:rFonts w:asciiTheme="minorHAnsi" w:hAnsiTheme="minorHAnsi" w:cs="Arial"/>
                <w:b/>
                <w:caps/>
                <w:szCs w:val="18"/>
              </w:rPr>
              <w:t xml:space="preserve">. </w:t>
            </w:r>
            <w:r w:rsidR="00170608" w:rsidRPr="009020A6">
              <w:rPr>
                <w:rFonts w:asciiTheme="minorHAnsi" w:hAnsiTheme="minorHAnsi"/>
                <w:b/>
                <w:szCs w:val="18"/>
              </w:rPr>
              <w:t xml:space="preserve">Weigh </w:t>
            </w:r>
            <w:proofErr w:type="gramStart"/>
            <w:r w:rsidR="00170608" w:rsidRPr="009020A6">
              <w:rPr>
                <w:rFonts w:asciiTheme="minorHAnsi" w:hAnsiTheme="minorHAnsi"/>
                <w:b/>
                <w:szCs w:val="18"/>
              </w:rPr>
              <w:t>In</w:t>
            </w:r>
            <w:proofErr w:type="gramEnd"/>
            <w:r w:rsidR="00170608" w:rsidRPr="009020A6">
              <w:rPr>
                <w:rFonts w:asciiTheme="minorHAnsi" w:hAnsiTheme="minorHAnsi"/>
                <w:b/>
                <w:szCs w:val="18"/>
              </w:rPr>
              <w:t xml:space="preserve"> Charge Procedure – Additional Requirements</w:t>
            </w:r>
          </w:p>
        </w:tc>
      </w:tr>
      <w:tr w:rsidR="00E85CEC" w:rsidRPr="009020A6" w14:paraId="54D40ABE" w14:textId="77777777" w:rsidTr="00E85CEC">
        <w:trPr>
          <w:gridAfter w:val="1"/>
          <w:wAfter w:w="6" w:type="pct"/>
          <w:trHeight w:val="326"/>
        </w:trPr>
        <w:tc>
          <w:tcPr>
            <w:tcW w:w="253" w:type="pct"/>
            <w:vAlign w:val="center"/>
          </w:tcPr>
          <w:p w14:paraId="54D40ABC" w14:textId="77777777" w:rsidR="00E85CEC" w:rsidRPr="009020A6" w:rsidRDefault="00E85CEC" w:rsidP="00E85CEC">
            <w:pPr>
              <w:keepNext/>
              <w:jc w:val="center"/>
              <w:rPr>
                <w:rFonts w:asciiTheme="minorHAnsi" w:hAnsiTheme="minorHAnsi"/>
                <w:sz w:val="18"/>
                <w:szCs w:val="18"/>
              </w:rPr>
            </w:pPr>
            <w:r w:rsidRPr="009020A6">
              <w:rPr>
                <w:rFonts w:asciiTheme="minorHAnsi" w:hAnsiTheme="minorHAnsi"/>
                <w:sz w:val="18"/>
                <w:szCs w:val="18"/>
              </w:rPr>
              <w:t>01</w:t>
            </w:r>
          </w:p>
        </w:tc>
        <w:tc>
          <w:tcPr>
            <w:tcW w:w="4741" w:type="pct"/>
            <w:gridSpan w:val="2"/>
            <w:vAlign w:val="center"/>
          </w:tcPr>
          <w:p w14:paraId="54D40ABD" w14:textId="2F169ED3" w:rsidR="00E85CEC" w:rsidRPr="009020A6" w:rsidRDefault="00B965F3" w:rsidP="00E85CEC">
            <w:pPr>
              <w:keepNext/>
              <w:rPr>
                <w:rFonts w:asciiTheme="minorHAnsi" w:hAnsiTheme="minorHAnsi"/>
                <w:sz w:val="18"/>
                <w:szCs w:val="18"/>
              </w:rPr>
            </w:pPr>
            <w:r w:rsidRPr="009020A6">
              <w:rPr>
                <w:rFonts w:asciiTheme="minorHAnsi" w:hAnsiTheme="minorHAnsi"/>
                <w:sz w:val="18"/>
                <w:szCs w:val="18"/>
              </w:rPr>
              <w:t>The indoor coil correction to refrigerant weight is used if it is supplied by the manufacturer</w:t>
            </w:r>
            <w:r w:rsidR="00BC7F9C" w:rsidRPr="009020A6">
              <w:rPr>
                <w:rFonts w:asciiTheme="minorHAnsi" w:hAnsiTheme="minorHAnsi"/>
                <w:sz w:val="18"/>
                <w:szCs w:val="18"/>
              </w:rPr>
              <w:t>.</w:t>
            </w:r>
          </w:p>
        </w:tc>
      </w:tr>
      <w:tr w:rsidR="00E85CEC" w:rsidRPr="009020A6" w14:paraId="54D40AC1" w14:textId="77777777" w:rsidTr="00E85CEC">
        <w:trPr>
          <w:gridAfter w:val="1"/>
          <w:wAfter w:w="6" w:type="pct"/>
          <w:trHeight w:val="432"/>
        </w:trPr>
        <w:tc>
          <w:tcPr>
            <w:tcW w:w="253" w:type="pct"/>
          </w:tcPr>
          <w:p w14:paraId="54D40ABF" w14:textId="77777777" w:rsidR="00E85CEC" w:rsidRPr="009020A6" w:rsidRDefault="00E85CEC" w:rsidP="00E85CEC">
            <w:pPr>
              <w:keepNext/>
              <w:jc w:val="center"/>
              <w:rPr>
                <w:rFonts w:asciiTheme="minorHAnsi" w:hAnsiTheme="minorHAnsi"/>
                <w:sz w:val="18"/>
                <w:szCs w:val="18"/>
              </w:rPr>
            </w:pPr>
            <w:r w:rsidRPr="009020A6">
              <w:rPr>
                <w:rFonts w:asciiTheme="minorHAnsi" w:hAnsiTheme="minorHAnsi"/>
                <w:sz w:val="18"/>
                <w:szCs w:val="18"/>
              </w:rPr>
              <w:t>02</w:t>
            </w:r>
          </w:p>
        </w:tc>
        <w:tc>
          <w:tcPr>
            <w:tcW w:w="4741" w:type="pct"/>
            <w:gridSpan w:val="2"/>
          </w:tcPr>
          <w:p w14:paraId="54D40AC0" w14:textId="77777777" w:rsidR="00E85CEC" w:rsidRPr="009020A6" w:rsidRDefault="00E85CEC" w:rsidP="00E85CEC">
            <w:pPr>
              <w:keepNext/>
              <w:rPr>
                <w:rFonts w:asciiTheme="minorHAnsi" w:hAnsiTheme="minorHAnsi"/>
                <w:sz w:val="18"/>
                <w:szCs w:val="18"/>
              </w:rPr>
            </w:pPr>
            <w:r w:rsidRPr="009020A6">
              <w:rPr>
                <w:rFonts w:asciiTheme="minorHAnsi" w:hAnsiTheme="minorHAnsi"/>
                <w:sz w:val="18"/>
                <w:szCs w:val="18"/>
              </w:rPr>
              <w:t>Prior to introducing refrigerant, system is evacuated to 500 microns or less and, when isolated, has risen no more than 300 microns after 5 minutes.</w:t>
            </w:r>
          </w:p>
        </w:tc>
      </w:tr>
      <w:tr w:rsidR="00E85CEC" w:rsidRPr="009020A6" w14:paraId="54D40AC5" w14:textId="77777777" w:rsidTr="00E85CEC">
        <w:tblPrEx>
          <w:tblCellMar>
            <w:left w:w="115" w:type="dxa"/>
            <w:right w:w="115" w:type="dxa"/>
          </w:tblCellMar>
        </w:tblPrEx>
        <w:trPr>
          <w:trHeight w:val="288"/>
        </w:trPr>
        <w:tc>
          <w:tcPr>
            <w:tcW w:w="253" w:type="pct"/>
            <w:vAlign w:val="center"/>
          </w:tcPr>
          <w:p w14:paraId="54D40AC2" w14:textId="77777777" w:rsidR="00E85CEC" w:rsidRPr="009020A6" w:rsidRDefault="00E85CEC" w:rsidP="00E85CEC">
            <w:pPr>
              <w:keepNext/>
              <w:jc w:val="center"/>
              <w:rPr>
                <w:rFonts w:asciiTheme="minorHAnsi" w:hAnsiTheme="minorHAnsi"/>
                <w:sz w:val="18"/>
                <w:szCs w:val="18"/>
              </w:rPr>
            </w:pPr>
            <w:r w:rsidRPr="009020A6">
              <w:rPr>
                <w:rFonts w:asciiTheme="minorHAnsi" w:hAnsiTheme="minorHAnsi"/>
                <w:sz w:val="18"/>
                <w:szCs w:val="18"/>
              </w:rPr>
              <w:t>03</w:t>
            </w:r>
          </w:p>
        </w:tc>
        <w:tc>
          <w:tcPr>
            <w:tcW w:w="2244" w:type="pct"/>
            <w:vAlign w:val="center"/>
          </w:tcPr>
          <w:p w14:paraId="1F12808F" w14:textId="77777777" w:rsidR="00E85CEC" w:rsidRPr="009020A6" w:rsidRDefault="00E85CEC" w:rsidP="00170608">
            <w:pPr>
              <w:keepNext/>
              <w:rPr>
                <w:rFonts w:asciiTheme="minorHAnsi" w:hAnsiTheme="minorHAnsi"/>
                <w:sz w:val="18"/>
                <w:szCs w:val="18"/>
              </w:rPr>
            </w:pPr>
            <w:r w:rsidRPr="009020A6">
              <w:rPr>
                <w:rFonts w:asciiTheme="minorHAnsi" w:hAnsiTheme="minorHAnsi"/>
                <w:sz w:val="18"/>
                <w:szCs w:val="18"/>
              </w:rPr>
              <w:t>Verification Status</w:t>
            </w:r>
            <w:r w:rsidR="00170608" w:rsidRPr="009020A6">
              <w:rPr>
                <w:rFonts w:asciiTheme="minorHAnsi" w:hAnsiTheme="minorHAnsi"/>
                <w:sz w:val="18"/>
                <w:szCs w:val="18"/>
              </w:rPr>
              <w:t xml:space="preserve">: </w:t>
            </w:r>
          </w:p>
          <w:p w14:paraId="54D40AC3" w14:textId="5DCD7166" w:rsidR="00170608" w:rsidRPr="009020A6" w:rsidRDefault="00170608" w:rsidP="00170608">
            <w:pPr>
              <w:keepNext/>
              <w:rPr>
                <w:rFonts w:asciiTheme="minorHAnsi" w:hAnsiTheme="minorHAnsi"/>
                <w:sz w:val="18"/>
                <w:szCs w:val="18"/>
              </w:rPr>
            </w:pPr>
            <w:r w:rsidRPr="009020A6">
              <w:rPr>
                <w:rFonts w:asciiTheme="minorHAnsi" w:hAnsiTheme="minorHAnsi"/>
                <w:sz w:val="18"/>
                <w:szCs w:val="18"/>
              </w:rPr>
              <w:t>(Note: If Verification Status for this table indicates “Fail”, the reason shall be described in the correction notes for this table.)</w:t>
            </w:r>
          </w:p>
        </w:tc>
        <w:tc>
          <w:tcPr>
            <w:tcW w:w="2503" w:type="pct"/>
            <w:gridSpan w:val="2"/>
            <w:vAlign w:val="center"/>
          </w:tcPr>
          <w:p w14:paraId="54D40AC4" w14:textId="77777777" w:rsidR="00E85CEC" w:rsidRPr="009020A6" w:rsidRDefault="00E85CEC" w:rsidP="00E85CEC">
            <w:pPr>
              <w:keepNext/>
              <w:spacing w:before="120" w:after="60"/>
              <w:rPr>
                <w:rFonts w:asciiTheme="minorHAnsi" w:hAnsiTheme="minorHAnsi"/>
                <w:sz w:val="18"/>
                <w:szCs w:val="18"/>
              </w:rPr>
            </w:pPr>
            <w:r w:rsidRPr="009020A6">
              <w:rPr>
                <w:rFonts w:asciiTheme="minorHAnsi" w:hAnsiTheme="minorHAnsi"/>
                <w:sz w:val="18"/>
                <w:szCs w:val="18"/>
              </w:rPr>
              <w:t>&lt;&lt;user input, pull down list: “Pass”, “Fail”&gt;&gt;</w:t>
            </w:r>
          </w:p>
        </w:tc>
      </w:tr>
      <w:tr w:rsidR="00E85CEC" w:rsidRPr="009020A6" w14:paraId="54D40AC9" w14:textId="77777777" w:rsidTr="00E85CEC">
        <w:tblPrEx>
          <w:tblCellMar>
            <w:left w:w="115" w:type="dxa"/>
            <w:right w:w="115" w:type="dxa"/>
          </w:tblCellMar>
        </w:tblPrEx>
        <w:trPr>
          <w:trHeight w:val="288"/>
        </w:trPr>
        <w:tc>
          <w:tcPr>
            <w:tcW w:w="5000" w:type="pct"/>
            <w:gridSpan w:val="4"/>
            <w:vAlign w:val="center"/>
          </w:tcPr>
          <w:p w14:paraId="54D40AC8" w14:textId="6A3ECABA" w:rsidR="00E85CEC" w:rsidRPr="009020A6" w:rsidRDefault="00E85CEC" w:rsidP="00170608">
            <w:pPr>
              <w:keepNext/>
              <w:spacing w:before="120" w:after="60"/>
              <w:rPr>
                <w:rFonts w:asciiTheme="minorHAnsi" w:hAnsiTheme="minorHAnsi"/>
                <w:sz w:val="18"/>
                <w:szCs w:val="18"/>
              </w:rPr>
            </w:pPr>
            <w:r w:rsidRPr="009020A6">
              <w:rPr>
                <w:rFonts w:asciiTheme="minorHAnsi" w:hAnsiTheme="minorHAnsi"/>
                <w:sz w:val="18"/>
                <w:szCs w:val="18"/>
              </w:rPr>
              <w:t>Correction Notes:</w:t>
            </w:r>
            <w:r w:rsidR="00170608" w:rsidRPr="009020A6">
              <w:rPr>
                <w:rFonts w:asciiTheme="minorHAnsi" w:hAnsiTheme="minorHAnsi"/>
                <w:sz w:val="18"/>
                <w:szCs w:val="18"/>
              </w:rPr>
              <w:t xml:space="preserve"> </w:t>
            </w:r>
            <w:r w:rsidRPr="009020A6">
              <w:rPr>
                <w:rFonts w:asciiTheme="minorHAnsi" w:hAnsiTheme="minorHAnsi"/>
                <w:sz w:val="18"/>
                <w:szCs w:val="18"/>
              </w:rPr>
              <w:t>&lt;&lt;user input, text, 200 characters&gt;&gt;</w:t>
            </w:r>
          </w:p>
        </w:tc>
      </w:tr>
      <w:tr w:rsidR="00E85CEC" w:rsidRPr="009020A6" w14:paraId="54D40ACB" w14:textId="77777777" w:rsidTr="00170608">
        <w:tblPrEx>
          <w:tblCellMar>
            <w:left w:w="115" w:type="dxa"/>
            <w:right w:w="115" w:type="dxa"/>
          </w:tblCellMar>
        </w:tblPrEx>
        <w:trPr>
          <w:trHeight w:val="440"/>
        </w:trPr>
        <w:tc>
          <w:tcPr>
            <w:tcW w:w="5000" w:type="pct"/>
            <w:gridSpan w:val="4"/>
            <w:vAlign w:val="center"/>
          </w:tcPr>
          <w:p w14:paraId="54D40ACA" w14:textId="77777777" w:rsidR="00E85CEC" w:rsidRPr="009020A6" w:rsidRDefault="00E85CEC" w:rsidP="00170608">
            <w:pPr>
              <w:keepNext/>
              <w:rPr>
                <w:rFonts w:asciiTheme="minorHAnsi" w:hAnsiTheme="minorHAnsi"/>
                <w:b/>
                <w:sz w:val="18"/>
                <w:szCs w:val="18"/>
              </w:rPr>
            </w:pPr>
            <w:r w:rsidRPr="009020A6">
              <w:rPr>
                <w:rFonts w:asciiTheme="minorHAnsi" w:hAnsiTheme="minorHAnsi"/>
                <w:b/>
                <w:sz w:val="18"/>
                <w:szCs w:val="18"/>
              </w:rPr>
              <w:t>The responsible person’s signature on this compliance document affirms that all applicable requirements in this table have been met</w:t>
            </w:r>
            <w:r w:rsidR="00965347" w:rsidRPr="009020A6">
              <w:rPr>
                <w:rFonts w:asciiTheme="minorHAnsi" w:hAnsiTheme="minorHAnsi"/>
                <w:b/>
                <w:sz w:val="18"/>
                <w:szCs w:val="18"/>
              </w:rPr>
              <w:t xml:space="preserve"> unless otherwise noted in the Verification Status and the Corrections Notes in this table</w:t>
            </w:r>
            <w:r w:rsidRPr="009020A6">
              <w:rPr>
                <w:rFonts w:asciiTheme="minorHAnsi" w:hAnsiTheme="minorHAnsi"/>
                <w:b/>
                <w:sz w:val="18"/>
                <w:szCs w:val="18"/>
              </w:rPr>
              <w:t>.</w:t>
            </w:r>
          </w:p>
        </w:tc>
      </w:tr>
    </w:tbl>
    <w:p w14:paraId="54D40ACD" w14:textId="77777777" w:rsidR="007F234C" w:rsidRPr="009020A6" w:rsidRDefault="007F234C"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C11E80" w:rsidRPr="009020A6" w14:paraId="54D40AD0" w14:textId="77777777" w:rsidTr="00F140A8">
        <w:trPr>
          <w:cantSplit/>
          <w:trHeight w:val="432"/>
        </w:trPr>
        <w:tc>
          <w:tcPr>
            <w:tcW w:w="5000" w:type="pct"/>
            <w:gridSpan w:val="2"/>
            <w:vAlign w:val="center"/>
          </w:tcPr>
          <w:p w14:paraId="54D40ACE" w14:textId="05F43B8F" w:rsidR="00C11E80" w:rsidRPr="009020A6" w:rsidRDefault="00C11E80" w:rsidP="00170608">
            <w:pPr>
              <w:keepNext/>
              <w:rPr>
                <w:rFonts w:asciiTheme="minorHAnsi" w:hAnsiTheme="minorHAnsi"/>
                <w:b/>
                <w:szCs w:val="18"/>
              </w:rPr>
            </w:pPr>
            <w:r w:rsidRPr="009020A6">
              <w:rPr>
                <w:rFonts w:asciiTheme="minorHAnsi" w:hAnsiTheme="minorHAnsi"/>
                <w:b/>
                <w:szCs w:val="18"/>
              </w:rPr>
              <w:t>F. Determination of HERS Verification Compliance</w:t>
            </w:r>
          </w:p>
          <w:p w14:paraId="54D40ACF" w14:textId="2B942529" w:rsidR="00C11E80" w:rsidRPr="009020A6" w:rsidRDefault="007164DC" w:rsidP="00170608">
            <w:pPr>
              <w:keepNext/>
              <w:rPr>
                <w:rFonts w:asciiTheme="minorHAnsi" w:hAnsiTheme="minorHAnsi"/>
                <w:sz w:val="18"/>
                <w:szCs w:val="18"/>
              </w:rPr>
            </w:pPr>
            <w:r w:rsidRPr="009020A6">
              <w:rPr>
                <w:rFonts w:ascii="Calibri" w:hAnsi="Calibri"/>
                <w:sz w:val="18"/>
                <w:szCs w:val="18"/>
              </w:rPr>
              <w:t>&lt;&lt;Static Text - see the top&gt;&gt;</w:t>
            </w:r>
          </w:p>
        </w:tc>
      </w:tr>
      <w:tr w:rsidR="00C11E80" w:rsidRPr="009020A6" w14:paraId="54D40AD3" w14:textId="77777777" w:rsidTr="00F140A8">
        <w:trPr>
          <w:cantSplit/>
          <w:trHeight w:val="432"/>
        </w:trPr>
        <w:tc>
          <w:tcPr>
            <w:tcW w:w="253" w:type="pct"/>
            <w:vAlign w:val="center"/>
          </w:tcPr>
          <w:p w14:paraId="54D40AD1" w14:textId="77777777" w:rsidR="00C11E80" w:rsidRPr="009020A6" w:rsidDel="00C76C40" w:rsidRDefault="00C11E80" w:rsidP="00F140A8">
            <w:pPr>
              <w:keepNext/>
              <w:rPr>
                <w:rFonts w:asciiTheme="minorHAnsi" w:hAnsiTheme="minorHAnsi"/>
                <w:sz w:val="18"/>
                <w:szCs w:val="18"/>
              </w:rPr>
            </w:pPr>
            <w:r w:rsidRPr="009020A6">
              <w:rPr>
                <w:rFonts w:asciiTheme="minorHAnsi" w:hAnsiTheme="minorHAnsi"/>
                <w:sz w:val="18"/>
                <w:szCs w:val="18"/>
              </w:rPr>
              <w:t>01</w:t>
            </w:r>
          </w:p>
        </w:tc>
        <w:tc>
          <w:tcPr>
            <w:tcW w:w="4747" w:type="pct"/>
            <w:vAlign w:val="center"/>
          </w:tcPr>
          <w:p w14:paraId="54D40AD2" w14:textId="0FFF9EBB" w:rsidR="00C11E80" w:rsidRPr="009020A6" w:rsidRDefault="00C11E80" w:rsidP="00C11E80">
            <w:pPr>
              <w:keepNext/>
              <w:spacing w:after="60"/>
              <w:rPr>
                <w:rFonts w:asciiTheme="minorHAnsi" w:hAnsiTheme="minorHAnsi"/>
                <w:sz w:val="18"/>
                <w:szCs w:val="18"/>
              </w:rPr>
            </w:pPr>
            <w:r w:rsidRPr="009020A6">
              <w:rPr>
                <w:rFonts w:asciiTheme="minorHAnsi" w:hAnsiTheme="minorHAnsi"/>
                <w:sz w:val="18"/>
                <w:szCs w:val="18"/>
              </w:rPr>
              <w:t>&lt;&lt;if B01≠ System does not comply; andC02≠ System does not comply; and D13≠ System does not comply</w:t>
            </w:r>
            <w:r w:rsidR="002C1BFB" w:rsidRPr="009020A6">
              <w:rPr>
                <w:rFonts w:asciiTheme="minorHAnsi" w:hAnsiTheme="minorHAnsi"/>
                <w:sz w:val="18"/>
                <w:szCs w:val="18"/>
              </w:rPr>
              <w:t xml:space="preserve"> and E03 ≠ Fail</w:t>
            </w:r>
            <w:r w:rsidRPr="009020A6">
              <w:rPr>
                <w:rFonts w:asciiTheme="minorHAnsi" w:hAnsiTheme="minorHAnsi"/>
                <w:sz w:val="18"/>
                <w:szCs w:val="18"/>
              </w:rPr>
              <w:t>; then display:</w:t>
            </w:r>
            <w:r w:rsidR="00DC1986" w:rsidRPr="009020A6">
              <w:rPr>
                <w:rFonts w:asciiTheme="minorHAnsi" w:hAnsiTheme="minorHAnsi"/>
                <w:sz w:val="18"/>
                <w:szCs w:val="18"/>
              </w:rPr>
              <w:t xml:space="preserve"> Complies: All specified verification protocol requirements on this document are </w:t>
            </w:r>
            <w:proofErr w:type="gramStart"/>
            <w:r w:rsidR="00DC1986" w:rsidRPr="009020A6">
              <w:rPr>
                <w:rFonts w:asciiTheme="minorHAnsi" w:hAnsiTheme="minorHAnsi"/>
                <w:sz w:val="18"/>
                <w:szCs w:val="18"/>
              </w:rPr>
              <w:t>met;  else</w:t>
            </w:r>
            <w:proofErr w:type="gramEnd"/>
            <w:r w:rsidR="00DC1986" w:rsidRPr="009020A6">
              <w:rPr>
                <w:rFonts w:asciiTheme="minorHAnsi" w:hAnsiTheme="minorHAnsi"/>
                <w:sz w:val="18"/>
                <w:szCs w:val="18"/>
              </w:rPr>
              <w:t xml:space="preserve"> display: Does not comply: One or more specified verification protocol requirements on this document are not met</w:t>
            </w:r>
            <w:r w:rsidR="00DC1986" w:rsidRPr="009020A6" w:rsidDel="00DC1986">
              <w:rPr>
                <w:rFonts w:asciiTheme="minorHAnsi" w:hAnsiTheme="minorHAnsi"/>
                <w:sz w:val="18"/>
                <w:szCs w:val="18"/>
              </w:rPr>
              <w:t xml:space="preserve"> </w:t>
            </w:r>
            <w:r w:rsidRPr="009020A6">
              <w:rPr>
                <w:rFonts w:asciiTheme="minorHAnsi" w:hAnsiTheme="minorHAnsi"/>
                <w:sz w:val="18"/>
                <w:szCs w:val="18"/>
              </w:rPr>
              <w:t>&gt;&gt;</w:t>
            </w:r>
          </w:p>
        </w:tc>
      </w:tr>
    </w:tbl>
    <w:p w14:paraId="54D40AD4" w14:textId="77777777" w:rsidR="00C11E80" w:rsidRPr="009020A6" w:rsidRDefault="00C11E80" w:rsidP="00242D77"/>
    <w:p w14:paraId="54D40AD5" w14:textId="77777777" w:rsidR="00C11E80" w:rsidRPr="009020A6" w:rsidDel="004A5E5A" w:rsidRDefault="00C11E80" w:rsidP="00242D77"/>
    <w:p w14:paraId="54D40B05" w14:textId="77777777" w:rsidR="00B51A66" w:rsidRPr="009020A6" w:rsidRDefault="00B51A66"/>
    <w:sectPr w:rsidR="00B51A66" w:rsidRPr="009020A6" w:rsidSect="00D51F70">
      <w:headerReference w:type="default" r:id="rId1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CB6CF" w14:textId="77777777" w:rsidR="00DE4D70" w:rsidRDefault="00DE4D70">
      <w:r>
        <w:separator/>
      </w:r>
    </w:p>
  </w:endnote>
  <w:endnote w:type="continuationSeparator" w:id="0">
    <w:p w14:paraId="450AC846" w14:textId="77777777" w:rsidR="00DE4D70" w:rsidRDefault="00DE4D70">
      <w:r>
        <w:continuationSeparator/>
      </w:r>
    </w:p>
  </w:endnote>
  <w:endnote w:type="continuationNotice" w:id="1">
    <w:p w14:paraId="4A3F26E5" w14:textId="77777777" w:rsidR="00DE4D70" w:rsidRDefault="00DE4D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40B1E" w14:textId="2AFE477C" w:rsidR="00326450" w:rsidRPr="00A404B1" w:rsidRDefault="00326450" w:rsidP="00170608">
    <w:pPr>
      <w:pStyle w:val="Footer"/>
    </w:pPr>
    <w:r w:rsidRPr="00A404B1">
      <w:t xml:space="preserve">Registration Number:                                                           Registration Date/Time:                                           HERS Provider:                       </w:t>
    </w:r>
  </w:p>
  <w:p w14:paraId="54D40B1F" w14:textId="014FAE7E" w:rsidR="00326450" w:rsidRPr="00A404B1" w:rsidRDefault="00326450" w:rsidP="00170608">
    <w:pPr>
      <w:pStyle w:val="Footer"/>
    </w:pPr>
    <w:r w:rsidRPr="00A404B1">
      <w:t>CA Building Energy Efficiency Standards - 20</w:t>
    </w:r>
    <w:r w:rsidR="00BF6DB1">
      <w:t>22</w:t>
    </w:r>
    <w:r w:rsidRPr="00A404B1">
      <w:t xml:space="preserve"> </w:t>
    </w:r>
    <w:r w:rsidR="0087062D">
      <w:t>Low</w:t>
    </w:r>
    <w:r w:rsidR="002E2A06">
      <w:t>-</w:t>
    </w:r>
    <w:r w:rsidR="00372506">
      <w:t>R</w:t>
    </w:r>
    <w:r w:rsidR="002E2A06">
      <w:t>ise Multifamily</w:t>
    </w:r>
    <w:r w:rsidR="0087062D" w:rsidRPr="00A404B1">
      <w:t xml:space="preserve"> </w:t>
    </w:r>
    <w:r w:rsidRPr="00A404B1">
      <w:t>Compliance</w:t>
    </w:r>
    <w:r w:rsidRPr="00A404B1">
      <w:tab/>
    </w:r>
    <w:r w:rsidR="00277EB1">
      <w:t>January</w:t>
    </w:r>
    <w:r w:rsidR="00277EB1" w:rsidRPr="00550A6E">
      <w:t xml:space="preserve"> </w:t>
    </w:r>
    <w:r w:rsidR="00CA4D9E" w:rsidRPr="00550A6E">
      <w:t>20</w:t>
    </w:r>
    <w:r w:rsidR="00BF6DB1">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40B27" w14:textId="14CBFF50" w:rsidR="00326450" w:rsidRPr="00A404B1" w:rsidRDefault="00326450" w:rsidP="00170608">
    <w:pPr>
      <w:pStyle w:val="Footer"/>
    </w:pPr>
    <w:r w:rsidRPr="00A404B1">
      <w:t>CA Building Energy Efficiency Standards - 20</w:t>
    </w:r>
    <w:r w:rsidR="00BF6DB1">
      <w:t>22</w:t>
    </w:r>
    <w:r w:rsidRPr="00A404B1">
      <w:t xml:space="preserve"> </w:t>
    </w:r>
    <w:r w:rsidR="00277EB1">
      <w:t>Low-</w:t>
    </w:r>
    <w:r w:rsidR="00372506">
      <w:t>R</w:t>
    </w:r>
    <w:r w:rsidR="00277EB1">
      <w:t>ise Multifamily</w:t>
    </w:r>
    <w:r w:rsidR="00277EB1" w:rsidRPr="00A404B1">
      <w:t xml:space="preserve"> </w:t>
    </w:r>
    <w:r w:rsidRPr="00A404B1">
      <w:t>Compliance</w:t>
    </w:r>
    <w:r w:rsidRPr="00A404B1">
      <w:tab/>
    </w:r>
    <w:r w:rsidR="00277EB1">
      <w:t>January</w:t>
    </w:r>
    <w:r w:rsidR="00277EB1" w:rsidRPr="00550A6E">
      <w:t xml:space="preserve"> </w:t>
    </w:r>
    <w:r w:rsidR="00CA4D9E" w:rsidRPr="00550A6E">
      <w:t>20</w:t>
    </w:r>
    <w:r w:rsidR="00BF6DB1">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49281" w14:textId="77777777" w:rsidR="00DE4D70" w:rsidRDefault="00DE4D70">
      <w:r>
        <w:separator/>
      </w:r>
    </w:p>
  </w:footnote>
  <w:footnote w:type="continuationSeparator" w:id="0">
    <w:p w14:paraId="62B59910" w14:textId="77777777" w:rsidR="00DE4D70" w:rsidRDefault="00DE4D70">
      <w:r>
        <w:continuationSeparator/>
      </w:r>
    </w:p>
  </w:footnote>
  <w:footnote w:type="continuationNotice" w:id="1">
    <w:p w14:paraId="6F03A046" w14:textId="77777777" w:rsidR="00DE4D70" w:rsidRDefault="00DE4D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57F5F" w14:textId="77777777" w:rsidR="004064BB" w:rsidRPr="00226A7A" w:rsidRDefault="004064BB" w:rsidP="004064BB">
    <w:pPr>
      <w:tabs>
        <w:tab w:val="center" w:pos="4320"/>
        <w:tab w:val="right" w:pos="8640"/>
      </w:tabs>
      <w:ind w:left="360"/>
      <w:jc w:val="center"/>
      <w:rPr>
        <w:rFonts w:ascii="Calibri" w:hAnsi="Calibri" w:cs="Calibri"/>
        <w:b/>
        <w:noProof/>
        <w:sz w:val="28"/>
        <w:szCs w:val="28"/>
      </w:rPr>
    </w:pPr>
    <w:r w:rsidRPr="00226A7A">
      <w:rPr>
        <w:rFonts w:ascii="Calibri" w:hAnsi="Calibri" w:cs="Calibri"/>
        <w:noProof/>
        <w:sz w:val="28"/>
        <w:szCs w:val="28"/>
      </w:rPr>
      <w:drawing>
        <wp:anchor distT="0" distB="0" distL="114300" distR="114300" simplePos="0" relativeHeight="251659264" behindDoc="0" locked="0" layoutInCell="1" allowOverlap="1" wp14:anchorId="393665D7" wp14:editId="76EDAC17">
          <wp:simplePos x="0" y="0"/>
          <wp:positionH relativeFrom="column">
            <wp:posOffset>0</wp:posOffset>
          </wp:positionH>
          <wp:positionV relativeFrom="paragraph">
            <wp:posOffset>47625</wp:posOffset>
          </wp:positionV>
          <wp:extent cx="2532380" cy="566420"/>
          <wp:effectExtent l="0" t="0" r="0" b="0"/>
          <wp:wrapNone/>
          <wp:docPr id="3" name="Picture 3"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226A7A">
      <w:rPr>
        <w:rFonts w:ascii="Calibri" w:hAnsi="Calibri" w:cs="Calibri"/>
        <w:b/>
        <w:noProof/>
        <w:sz w:val="28"/>
        <w:szCs w:val="28"/>
      </w:rPr>
      <w:t>REFRIGERANT CHARGE VERIFICATION</w:t>
    </w:r>
  </w:p>
  <w:p w14:paraId="6D045D77" w14:textId="77777777" w:rsidR="004064BB" w:rsidRPr="00226A7A" w:rsidRDefault="004064BB" w:rsidP="004064BB">
    <w:pPr>
      <w:tabs>
        <w:tab w:val="center" w:pos="4320"/>
        <w:tab w:val="right" w:pos="8640"/>
      </w:tabs>
      <w:ind w:left="360"/>
      <w:rPr>
        <w:rFonts w:ascii="Arial" w:hAnsi="Arial" w:cs="Arial"/>
        <w:sz w:val="24"/>
        <w:szCs w:val="24"/>
      </w:rPr>
    </w:pPr>
    <w:r w:rsidRPr="00226A7A">
      <w:rPr>
        <w:rFonts w:ascii="Arial" w:hAnsi="Arial" w:cs="Arial"/>
        <w:sz w:val="24"/>
        <w:szCs w:val="24"/>
      </w:rPr>
      <w:ptab w:relativeTo="margin" w:alignment="center" w:leader="none"/>
    </w:r>
    <w:r w:rsidRPr="00226A7A">
      <w:rPr>
        <w:rFonts w:ascii="Arial" w:hAnsi="Arial" w:cs="Arial"/>
        <w:sz w:val="24"/>
        <w:szCs w:val="24"/>
      </w:rPr>
      <w:ptab w:relativeTo="margin" w:alignment="right" w:leader="none"/>
    </w:r>
    <w:r w:rsidRPr="00226A7A">
      <w:rPr>
        <w:rFonts w:ascii="Calibri" w:hAnsi="Calibri" w:cs="Calibri"/>
        <w:sz w:val="28"/>
        <w:szCs w:val="28"/>
      </w:rPr>
      <w:t>CEC-</w:t>
    </w:r>
    <w:r w:rsidRPr="00A664FF">
      <w:t xml:space="preserve"> </w:t>
    </w:r>
    <w:r w:rsidRPr="00A664FF">
      <w:rPr>
        <w:rFonts w:ascii="Calibri" w:hAnsi="Calibri" w:cs="Calibri"/>
        <w:sz w:val="28"/>
        <w:szCs w:val="28"/>
      </w:rPr>
      <w:t>LMCV-MCH-25-H</w:t>
    </w:r>
  </w:p>
  <w:p w14:paraId="5B828508" w14:textId="77777777" w:rsidR="004064BB" w:rsidRPr="00226A7A" w:rsidRDefault="004064BB" w:rsidP="004064BB">
    <w:pPr>
      <w:spacing w:after="160" w:line="259" w:lineRule="auto"/>
      <w:ind w:left="360"/>
      <w:rPr>
        <w:rFonts w:ascii="Calibri" w:eastAsia="Calibri" w:hAnsi="Calibri" w:cs="Calibri"/>
        <w:b/>
        <w:bCs/>
        <w:i/>
        <w:iCs/>
        <w:sz w:val="28"/>
        <w:szCs w:val="28"/>
      </w:rPr>
    </w:pPr>
    <w:r w:rsidRPr="00226A7A">
      <w:rPr>
        <w:rFonts w:ascii="Arial" w:eastAsia="Calibri" w:hAnsi="Arial" w:cs="Arial"/>
        <w:sz w:val="24"/>
        <w:szCs w:val="22"/>
      </w:rPr>
      <w:ptab w:relativeTo="margin" w:alignment="center" w:leader="none"/>
    </w:r>
    <w:r w:rsidRPr="00226A7A">
      <w:rPr>
        <w:rFonts w:ascii="Calibri" w:eastAsia="Calibri" w:hAnsi="Calibri" w:cs="Calibri"/>
        <w:b/>
        <w:bCs/>
        <w:i/>
        <w:iCs/>
        <w:sz w:val="28"/>
        <w:szCs w:val="28"/>
      </w:rPr>
      <w:t>SAMPLE FORM – NOT VALID FOR SUBMISSION TO BUILDING DEPARTMENTS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326450" w:rsidRPr="00F85124" w14:paraId="54D40B22" w14:textId="77777777">
      <w:trPr>
        <w:cantSplit/>
        <w:trHeight w:val="288"/>
      </w:trPr>
      <w:tc>
        <w:tcPr>
          <w:tcW w:w="4016" w:type="pct"/>
          <w:gridSpan w:val="2"/>
          <w:tcBorders>
            <w:right w:val="nil"/>
          </w:tcBorders>
          <w:vAlign w:val="center"/>
        </w:tcPr>
        <w:p w14:paraId="54D40B20" w14:textId="77777777" w:rsidR="00326450" w:rsidRPr="008638D5" w:rsidRDefault="00326450" w:rsidP="00C84871">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790E4C">
            <w:rPr>
              <w:rFonts w:ascii="Calibri" w:hAnsi="Calibri"/>
              <w:b w:val="0"/>
              <w:sz w:val="20"/>
            </w:rPr>
            <w:t>USER INSTRUCTIONS</w:t>
          </w:r>
        </w:p>
      </w:tc>
      <w:tc>
        <w:tcPr>
          <w:tcW w:w="984" w:type="pct"/>
          <w:tcBorders>
            <w:left w:val="nil"/>
          </w:tcBorders>
          <w:tcMar>
            <w:left w:w="115" w:type="dxa"/>
            <w:right w:w="115" w:type="dxa"/>
          </w:tcMar>
          <w:vAlign w:val="center"/>
        </w:tcPr>
        <w:p w14:paraId="54D40B21" w14:textId="53990F25" w:rsidR="00326450" w:rsidRPr="00962907" w:rsidRDefault="00250FA5" w:rsidP="00BA34B9">
          <w:pPr>
            <w:pStyle w:val="Heading1"/>
            <w:jc w:val="right"/>
            <w:rPr>
              <w:rFonts w:ascii="Calibri" w:hAnsi="Calibri"/>
              <w:b w:val="0"/>
              <w:bCs/>
              <w:sz w:val="20"/>
            </w:rPr>
          </w:pPr>
          <w:r>
            <w:rPr>
              <w:rFonts w:ascii="Calibri" w:hAnsi="Calibri"/>
              <w:b w:val="0"/>
              <w:bCs/>
              <w:sz w:val="20"/>
            </w:rPr>
            <w:t>LMCV</w:t>
          </w:r>
          <w:r w:rsidR="00326450" w:rsidRPr="00962907">
            <w:rPr>
              <w:rFonts w:ascii="Calibri" w:hAnsi="Calibri"/>
              <w:b w:val="0"/>
              <w:bCs/>
              <w:sz w:val="20"/>
            </w:rPr>
            <w:t>-MCH-25-H</w:t>
          </w:r>
        </w:p>
      </w:tc>
    </w:tr>
    <w:tr w:rsidR="00326450" w:rsidRPr="00F85124" w14:paraId="54D40B25" w14:textId="77777777">
      <w:trPr>
        <w:cantSplit/>
        <w:trHeight w:val="288"/>
      </w:trPr>
      <w:tc>
        <w:tcPr>
          <w:tcW w:w="2500" w:type="pct"/>
          <w:tcBorders>
            <w:right w:val="nil"/>
          </w:tcBorders>
        </w:tcPr>
        <w:p w14:paraId="54D40B23" w14:textId="77777777" w:rsidR="00326450" w:rsidRPr="00962907" w:rsidRDefault="00326450"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p>
      </w:tc>
      <w:tc>
        <w:tcPr>
          <w:tcW w:w="2500" w:type="pct"/>
          <w:gridSpan w:val="2"/>
          <w:tcBorders>
            <w:left w:val="nil"/>
          </w:tcBorders>
        </w:tcPr>
        <w:p w14:paraId="54D40B24" w14:textId="661A0B17" w:rsidR="00326450" w:rsidRPr="00962907" w:rsidRDefault="00326450"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E26EBF" w:rsidRPr="00E26EBF">
            <w:rPr>
              <w:rFonts w:ascii="Calibri" w:hAnsi="Calibri"/>
              <w:bCs/>
              <w:noProof/>
            </w:rPr>
            <w:t>3</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A4740">
            <w:rPr>
              <w:rFonts w:ascii="Calibri" w:hAnsi="Calibri"/>
              <w:bCs/>
              <w:noProof/>
            </w:rPr>
            <w:t>3</w:t>
          </w:r>
          <w:r>
            <w:rPr>
              <w:rFonts w:ascii="Calibri" w:hAnsi="Calibri"/>
              <w:bCs/>
              <w:noProof/>
            </w:rPr>
            <w:fldChar w:fldCharType="end"/>
          </w:r>
          <w:r w:rsidRPr="00962907">
            <w:rPr>
              <w:rFonts w:ascii="Calibri" w:hAnsi="Calibri"/>
              <w:bCs/>
            </w:rPr>
            <w:t>)</w:t>
          </w:r>
        </w:p>
      </w:tc>
    </w:tr>
  </w:tbl>
  <w:p w14:paraId="54D40B26" w14:textId="77777777" w:rsidR="00326450" w:rsidRDefault="00326450" w:rsidP="00BA34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326450" w:rsidRPr="00F85124" w14:paraId="54D40B2A" w14:textId="77777777">
      <w:trPr>
        <w:cantSplit/>
        <w:trHeight w:val="288"/>
      </w:trPr>
      <w:tc>
        <w:tcPr>
          <w:tcW w:w="4016" w:type="pct"/>
          <w:gridSpan w:val="2"/>
          <w:tcBorders>
            <w:right w:val="nil"/>
          </w:tcBorders>
          <w:vAlign w:val="center"/>
        </w:tcPr>
        <w:p w14:paraId="54D40B28" w14:textId="77777777" w:rsidR="00326450" w:rsidRPr="008638D5" w:rsidRDefault="00326450" w:rsidP="00C84871">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C3169C">
            <w:rPr>
              <w:rFonts w:ascii="Calibri" w:hAnsi="Calibri"/>
              <w:b w:val="0"/>
              <w:sz w:val="20"/>
            </w:rPr>
            <w:t>DATA FIELD DEFINITIONS AND CALCULATIONS</w:t>
          </w:r>
        </w:p>
      </w:tc>
      <w:tc>
        <w:tcPr>
          <w:tcW w:w="984" w:type="pct"/>
          <w:tcBorders>
            <w:left w:val="nil"/>
          </w:tcBorders>
          <w:tcMar>
            <w:left w:w="115" w:type="dxa"/>
            <w:right w:w="115" w:type="dxa"/>
          </w:tcMar>
          <w:vAlign w:val="center"/>
        </w:tcPr>
        <w:p w14:paraId="54D40B29" w14:textId="0E0B5FD1" w:rsidR="00326450" w:rsidRPr="00962907" w:rsidRDefault="00250FA5" w:rsidP="00BA34B9">
          <w:pPr>
            <w:pStyle w:val="Heading1"/>
            <w:jc w:val="right"/>
            <w:rPr>
              <w:rFonts w:ascii="Calibri" w:hAnsi="Calibri"/>
              <w:b w:val="0"/>
              <w:bCs/>
              <w:sz w:val="20"/>
            </w:rPr>
          </w:pPr>
          <w:r>
            <w:rPr>
              <w:rFonts w:ascii="Calibri" w:hAnsi="Calibri"/>
              <w:b w:val="0"/>
              <w:bCs/>
              <w:sz w:val="20"/>
            </w:rPr>
            <w:t>LMCV</w:t>
          </w:r>
          <w:r w:rsidR="00326450" w:rsidRPr="00962907">
            <w:rPr>
              <w:rFonts w:ascii="Calibri" w:hAnsi="Calibri"/>
              <w:b w:val="0"/>
              <w:bCs/>
              <w:sz w:val="20"/>
            </w:rPr>
            <w:t>-MCH-25-H</w:t>
          </w:r>
        </w:p>
      </w:tc>
    </w:tr>
    <w:tr w:rsidR="00326450" w:rsidRPr="00F85124" w14:paraId="54D40B2D" w14:textId="77777777">
      <w:trPr>
        <w:cantSplit/>
        <w:trHeight w:val="288"/>
      </w:trPr>
      <w:tc>
        <w:tcPr>
          <w:tcW w:w="2500" w:type="pct"/>
          <w:tcBorders>
            <w:right w:val="nil"/>
          </w:tcBorders>
        </w:tcPr>
        <w:p w14:paraId="54D40B2B" w14:textId="77777777" w:rsidR="00326450" w:rsidRPr="00962907" w:rsidRDefault="00326450"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r>
            <w:rPr>
              <w:rFonts w:ascii="Calibri" w:hAnsi="Calibri"/>
              <w:bCs/>
            </w:rPr>
            <w:t>c</w:t>
          </w:r>
        </w:p>
      </w:tc>
      <w:tc>
        <w:tcPr>
          <w:tcW w:w="2500" w:type="pct"/>
          <w:gridSpan w:val="2"/>
          <w:tcBorders>
            <w:left w:val="nil"/>
          </w:tcBorders>
        </w:tcPr>
        <w:p w14:paraId="54D40B2C" w14:textId="1BFD46B4" w:rsidR="00326450" w:rsidRPr="00962907" w:rsidRDefault="00326450"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E26EBF" w:rsidRPr="00E26EBF">
            <w:rPr>
              <w:rFonts w:ascii="Calibri" w:hAnsi="Calibri"/>
              <w:bCs/>
              <w:noProof/>
            </w:rPr>
            <w:t>4</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A4740">
            <w:rPr>
              <w:rFonts w:ascii="Calibri" w:hAnsi="Calibri"/>
              <w:bCs/>
              <w:noProof/>
            </w:rPr>
            <w:t>5</w:t>
          </w:r>
          <w:r>
            <w:rPr>
              <w:rFonts w:ascii="Calibri" w:hAnsi="Calibri"/>
              <w:bCs/>
              <w:noProof/>
            </w:rPr>
            <w:fldChar w:fldCharType="end"/>
          </w:r>
          <w:r w:rsidRPr="00962907">
            <w:rPr>
              <w:rFonts w:ascii="Calibri" w:hAnsi="Calibri"/>
              <w:bCs/>
            </w:rPr>
            <w:t>)</w:t>
          </w:r>
        </w:p>
      </w:tc>
    </w:tr>
  </w:tbl>
  <w:p w14:paraId="54D40B2E" w14:textId="77777777" w:rsidR="00326450" w:rsidRDefault="00326450" w:rsidP="00BA34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A64074DA"/>
    <w:lvl w:ilvl="0" w:tplc="065416CA">
      <w:start w:val="1"/>
      <w:numFmt w:val="decimal"/>
      <w:lvlText w:val="%1."/>
      <w:lvlJc w:val="left"/>
      <w:pPr>
        <w:ind w:left="720" w:hanging="360"/>
      </w:pPr>
      <w:rPr>
        <w:rFonts w:ascii="Calibri" w:eastAsia="Times New Roman" w:hAnsi="Calibri" w:cs="Times New Roman" w:hint="default"/>
        <w:sz w:val="24"/>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6"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EA80728"/>
    <w:multiLevelType w:val="hybridMultilevel"/>
    <w:tmpl w:val="4560CBAA"/>
    <w:lvl w:ilvl="0" w:tplc="ED2A2C7A">
      <w:start w:val="1"/>
      <w:numFmt w:val="decimal"/>
      <w:lvlText w:val="%1."/>
      <w:lvlJc w:val="left"/>
      <w:pPr>
        <w:ind w:left="1080" w:hanging="720"/>
      </w:pPr>
      <w:rPr>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850564F"/>
    <w:multiLevelType w:val="hybridMultilevel"/>
    <w:tmpl w:val="1D127AC4"/>
    <w:lvl w:ilvl="0" w:tplc="14401C08">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B3090A"/>
    <w:multiLevelType w:val="hybridMultilevel"/>
    <w:tmpl w:val="6630B5C6"/>
    <w:lvl w:ilvl="0" w:tplc="12C43974">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54EE6986"/>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num w:numId="1" w16cid:durableId="2126343909">
    <w:abstractNumId w:val="1"/>
  </w:num>
  <w:num w:numId="2" w16cid:durableId="1820460416">
    <w:abstractNumId w:val="0"/>
  </w:num>
  <w:num w:numId="3" w16cid:durableId="2124421877">
    <w:abstractNumId w:val="1"/>
  </w:num>
  <w:num w:numId="4" w16cid:durableId="406997684">
    <w:abstractNumId w:val="0"/>
  </w:num>
  <w:num w:numId="5" w16cid:durableId="366370259">
    <w:abstractNumId w:val="1"/>
  </w:num>
  <w:num w:numId="6" w16cid:durableId="1789275753">
    <w:abstractNumId w:val="0"/>
  </w:num>
  <w:num w:numId="7" w16cid:durableId="1069690357">
    <w:abstractNumId w:val="0"/>
  </w:num>
  <w:num w:numId="8" w16cid:durableId="96683605">
    <w:abstractNumId w:val="1"/>
  </w:num>
  <w:num w:numId="9" w16cid:durableId="659040921">
    <w:abstractNumId w:val="5"/>
  </w:num>
  <w:num w:numId="10" w16cid:durableId="1822649101">
    <w:abstractNumId w:val="10"/>
  </w:num>
  <w:num w:numId="11" w16cid:durableId="526524295">
    <w:abstractNumId w:val="19"/>
  </w:num>
  <w:num w:numId="12" w16cid:durableId="1971663910">
    <w:abstractNumId w:val="18"/>
  </w:num>
  <w:num w:numId="13" w16cid:durableId="1633048766">
    <w:abstractNumId w:val="8"/>
  </w:num>
  <w:num w:numId="14" w16cid:durableId="127473701">
    <w:abstractNumId w:val="12"/>
  </w:num>
  <w:num w:numId="15" w16cid:durableId="2001619782">
    <w:abstractNumId w:val="21"/>
  </w:num>
  <w:num w:numId="16" w16cid:durableId="941692222">
    <w:abstractNumId w:val="4"/>
  </w:num>
  <w:num w:numId="17" w16cid:durableId="794451688">
    <w:abstractNumId w:val="16"/>
  </w:num>
  <w:num w:numId="18" w16cid:durableId="1111322445">
    <w:abstractNumId w:val="14"/>
  </w:num>
  <w:num w:numId="19" w16cid:durableId="117653354">
    <w:abstractNumId w:val="3"/>
  </w:num>
  <w:num w:numId="20" w16cid:durableId="2027636022">
    <w:abstractNumId w:val="22"/>
  </w:num>
  <w:num w:numId="21" w16cid:durableId="1228030587">
    <w:abstractNumId w:val="11"/>
  </w:num>
  <w:num w:numId="22" w16cid:durableId="1462848955">
    <w:abstractNumId w:val="2"/>
  </w:num>
  <w:num w:numId="23" w16cid:durableId="1578854830">
    <w:abstractNumId w:val="7"/>
  </w:num>
  <w:num w:numId="24" w16cid:durableId="2050640318">
    <w:abstractNumId w:val="20"/>
  </w:num>
  <w:num w:numId="25" w16cid:durableId="1498182716">
    <w:abstractNumId w:val="15"/>
  </w:num>
  <w:num w:numId="26" w16cid:durableId="1999070913">
    <w:abstractNumId w:val="6"/>
  </w:num>
  <w:num w:numId="27" w16cid:durableId="1461848309">
    <w:abstractNumId w:val="13"/>
  </w:num>
  <w:num w:numId="28" w16cid:durableId="1585647856">
    <w:abstractNumId w:val="17"/>
  </w:num>
  <w:num w:numId="29" w16cid:durableId="16451551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17859343">
    <w:abstractNumId w:val="16"/>
    <w:lvlOverride w:ilvl="0">
      <w:startOverride w:val="1"/>
    </w:lvlOverride>
    <w:lvlOverride w:ilvl="1"/>
    <w:lvlOverride w:ilvl="2"/>
    <w:lvlOverride w:ilvl="3"/>
    <w:lvlOverride w:ilvl="4"/>
    <w:lvlOverride w:ilvl="5"/>
    <w:lvlOverride w:ilvl="6"/>
    <w:lvlOverride w:ilvl="7"/>
    <w:lvlOverride w:ilvl="8"/>
  </w:num>
  <w:num w:numId="31" w16cid:durableId="1094594174">
    <w:abstractNumId w:val="23"/>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A5E"/>
    <w:rsid w:val="00007D1A"/>
    <w:rsid w:val="000170B3"/>
    <w:rsid w:val="0002343B"/>
    <w:rsid w:val="00025A12"/>
    <w:rsid w:val="00037CA9"/>
    <w:rsid w:val="00044F33"/>
    <w:rsid w:val="000636B8"/>
    <w:rsid w:val="000655C8"/>
    <w:rsid w:val="00066535"/>
    <w:rsid w:val="000675E9"/>
    <w:rsid w:val="000730B3"/>
    <w:rsid w:val="00075B8A"/>
    <w:rsid w:val="00087546"/>
    <w:rsid w:val="00091E69"/>
    <w:rsid w:val="00097C1B"/>
    <w:rsid w:val="00097F48"/>
    <w:rsid w:val="000A05DB"/>
    <w:rsid w:val="000C3005"/>
    <w:rsid w:val="000E27BA"/>
    <w:rsid w:val="000E27FC"/>
    <w:rsid w:val="000E75EC"/>
    <w:rsid w:val="000F4B46"/>
    <w:rsid w:val="000F773F"/>
    <w:rsid w:val="00105348"/>
    <w:rsid w:val="00112DDA"/>
    <w:rsid w:val="001377CE"/>
    <w:rsid w:val="00140978"/>
    <w:rsid w:val="00141D06"/>
    <w:rsid w:val="001518E1"/>
    <w:rsid w:val="0016359B"/>
    <w:rsid w:val="00170608"/>
    <w:rsid w:val="00184895"/>
    <w:rsid w:val="001919CD"/>
    <w:rsid w:val="00193B12"/>
    <w:rsid w:val="001B3F29"/>
    <w:rsid w:val="001B4445"/>
    <w:rsid w:val="001D1937"/>
    <w:rsid w:val="001D40A4"/>
    <w:rsid w:val="001D6CBF"/>
    <w:rsid w:val="001E7669"/>
    <w:rsid w:val="00204DF9"/>
    <w:rsid w:val="002056C3"/>
    <w:rsid w:val="002121F2"/>
    <w:rsid w:val="002137F8"/>
    <w:rsid w:val="002221E0"/>
    <w:rsid w:val="00235B1E"/>
    <w:rsid w:val="00235B32"/>
    <w:rsid w:val="00235C07"/>
    <w:rsid w:val="0023655E"/>
    <w:rsid w:val="00242D77"/>
    <w:rsid w:val="00250FA5"/>
    <w:rsid w:val="00262C04"/>
    <w:rsid w:val="00271EB8"/>
    <w:rsid w:val="00272FAE"/>
    <w:rsid w:val="00275BA1"/>
    <w:rsid w:val="00277EB1"/>
    <w:rsid w:val="00285C64"/>
    <w:rsid w:val="00292E0E"/>
    <w:rsid w:val="002A4813"/>
    <w:rsid w:val="002A542E"/>
    <w:rsid w:val="002B3F8C"/>
    <w:rsid w:val="002B5074"/>
    <w:rsid w:val="002B57AA"/>
    <w:rsid w:val="002C1BFB"/>
    <w:rsid w:val="002E260C"/>
    <w:rsid w:val="002E2A06"/>
    <w:rsid w:val="002E2C46"/>
    <w:rsid w:val="002E441C"/>
    <w:rsid w:val="002E4FAF"/>
    <w:rsid w:val="002F4F74"/>
    <w:rsid w:val="002F74E4"/>
    <w:rsid w:val="00301325"/>
    <w:rsid w:val="00307FA1"/>
    <w:rsid w:val="00326450"/>
    <w:rsid w:val="00333C8B"/>
    <w:rsid w:val="00341451"/>
    <w:rsid w:val="003456CB"/>
    <w:rsid w:val="003501F5"/>
    <w:rsid w:val="0036166B"/>
    <w:rsid w:val="003705F4"/>
    <w:rsid w:val="003708C8"/>
    <w:rsid w:val="00372216"/>
    <w:rsid w:val="00372506"/>
    <w:rsid w:val="003727FF"/>
    <w:rsid w:val="0038563E"/>
    <w:rsid w:val="00393C7A"/>
    <w:rsid w:val="00393D2F"/>
    <w:rsid w:val="003975B8"/>
    <w:rsid w:val="003A4765"/>
    <w:rsid w:val="003B3803"/>
    <w:rsid w:val="003B75F0"/>
    <w:rsid w:val="003C28DA"/>
    <w:rsid w:val="003C4BF1"/>
    <w:rsid w:val="003C583C"/>
    <w:rsid w:val="003F2927"/>
    <w:rsid w:val="003F45E3"/>
    <w:rsid w:val="00402D77"/>
    <w:rsid w:val="00404178"/>
    <w:rsid w:val="004064BB"/>
    <w:rsid w:val="00407FBE"/>
    <w:rsid w:val="00411871"/>
    <w:rsid w:val="004144EF"/>
    <w:rsid w:val="00417344"/>
    <w:rsid w:val="00426302"/>
    <w:rsid w:val="004350BF"/>
    <w:rsid w:val="00444467"/>
    <w:rsid w:val="00454D38"/>
    <w:rsid w:val="00466B16"/>
    <w:rsid w:val="00470E69"/>
    <w:rsid w:val="004710BC"/>
    <w:rsid w:val="00473B68"/>
    <w:rsid w:val="00475E8E"/>
    <w:rsid w:val="0047691A"/>
    <w:rsid w:val="00482796"/>
    <w:rsid w:val="00491563"/>
    <w:rsid w:val="004A27DE"/>
    <w:rsid w:val="004A4740"/>
    <w:rsid w:val="004A5E5A"/>
    <w:rsid w:val="004B2C9A"/>
    <w:rsid w:val="004B57F8"/>
    <w:rsid w:val="004C166D"/>
    <w:rsid w:val="004C1875"/>
    <w:rsid w:val="004C42AA"/>
    <w:rsid w:val="004D30F8"/>
    <w:rsid w:val="004D3E1A"/>
    <w:rsid w:val="004D737D"/>
    <w:rsid w:val="004F225B"/>
    <w:rsid w:val="004F3D4C"/>
    <w:rsid w:val="00510B70"/>
    <w:rsid w:val="00513460"/>
    <w:rsid w:val="00513A35"/>
    <w:rsid w:val="0051471E"/>
    <w:rsid w:val="00537078"/>
    <w:rsid w:val="00545965"/>
    <w:rsid w:val="00550A6E"/>
    <w:rsid w:val="00556A3C"/>
    <w:rsid w:val="00565165"/>
    <w:rsid w:val="005738A3"/>
    <w:rsid w:val="00576B0E"/>
    <w:rsid w:val="00577FA7"/>
    <w:rsid w:val="00583C51"/>
    <w:rsid w:val="00596D7E"/>
    <w:rsid w:val="005A33E4"/>
    <w:rsid w:val="005A74D6"/>
    <w:rsid w:val="005B15E7"/>
    <w:rsid w:val="005B2375"/>
    <w:rsid w:val="005B28F5"/>
    <w:rsid w:val="005B4BA0"/>
    <w:rsid w:val="005C1273"/>
    <w:rsid w:val="005C1562"/>
    <w:rsid w:val="005C7D08"/>
    <w:rsid w:val="005D47C1"/>
    <w:rsid w:val="005E1D9C"/>
    <w:rsid w:val="005E773A"/>
    <w:rsid w:val="005E7AFE"/>
    <w:rsid w:val="005F4AE1"/>
    <w:rsid w:val="0060271A"/>
    <w:rsid w:val="00622073"/>
    <w:rsid w:val="006649BC"/>
    <w:rsid w:val="00675192"/>
    <w:rsid w:val="0068512E"/>
    <w:rsid w:val="00685385"/>
    <w:rsid w:val="006858D2"/>
    <w:rsid w:val="006A6F04"/>
    <w:rsid w:val="006A7580"/>
    <w:rsid w:val="006B37BF"/>
    <w:rsid w:val="006C13DC"/>
    <w:rsid w:val="006D7B00"/>
    <w:rsid w:val="00704AE4"/>
    <w:rsid w:val="00713095"/>
    <w:rsid w:val="007164DC"/>
    <w:rsid w:val="0072091A"/>
    <w:rsid w:val="0072305B"/>
    <w:rsid w:val="00723BB9"/>
    <w:rsid w:val="007309DA"/>
    <w:rsid w:val="0073493F"/>
    <w:rsid w:val="007377E9"/>
    <w:rsid w:val="007420AC"/>
    <w:rsid w:val="00745E2D"/>
    <w:rsid w:val="007503B7"/>
    <w:rsid w:val="007536A9"/>
    <w:rsid w:val="00763849"/>
    <w:rsid w:val="00777469"/>
    <w:rsid w:val="00777B2F"/>
    <w:rsid w:val="00777FF0"/>
    <w:rsid w:val="00782D53"/>
    <w:rsid w:val="00786D26"/>
    <w:rsid w:val="00790E4C"/>
    <w:rsid w:val="007A0F75"/>
    <w:rsid w:val="007A1ACE"/>
    <w:rsid w:val="007D7EB7"/>
    <w:rsid w:val="007E0798"/>
    <w:rsid w:val="007E7C8E"/>
    <w:rsid w:val="007F234C"/>
    <w:rsid w:val="007F5E7D"/>
    <w:rsid w:val="00805125"/>
    <w:rsid w:val="00812F96"/>
    <w:rsid w:val="00815131"/>
    <w:rsid w:val="00815F5F"/>
    <w:rsid w:val="0082587D"/>
    <w:rsid w:val="00837FDC"/>
    <w:rsid w:val="00846743"/>
    <w:rsid w:val="00861CA4"/>
    <w:rsid w:val="008638D5"/>
    <w:rsid w:val="0087062D"/>
    <w:rsid w:val="008803E3"/>
    <w:rsid w:val="008A4806"/>
    <w:rsid w:val="008B266E"/>
    <w:rsid w:val="008B5F7E"/>
    <w:rsid w:val="008C4797"/>
    <w:rsid w:val="008E2C77"/>
    <w:rsid w:val="008E515C"/>
    <w:rsid w:val="008F089C"/>
    <w:rsid w:val="008F1377"/>
    <w:rsid w:val="008F3C96"/>
    <w:rsid w:val="008F5524"/>
    <w:rsid w:val="009020A6"/>
    <w:rsid w:val="00902FC7"/>
    <w:rsid w:val="00903563"/>
    <w:rsid w:val="00913E23"/>
    <w:rsid w:val="00922386"/>
    <w:rsid w:val="0093076C"/>
    <w:rsid w:val="009369AA"/>
    <w:rsid w:val="0094659A"/>
    <w:rsid w:val="00956D4E"/>
    <w:rsid w:val="00957B8E"/>
    <w:rsid w:val="00962907"/>
    <w:rsid w:val="00963E6C"/>
    <w:rsid w:val="009640E1"/>
    <w:rsid w:val="00965347"/>
    <w:rsid w:val="00966549"/>
    <w:rsid w:val="00975991"/>
    <w:rsid w:val="00976655"/>
    <w:rsid w:val="00987FE0"/>
    <w:rsid w:val="00995757"/>
    <w:rsid w:val="009967DD"/>
    <w:rsid w:val="009A2D6B"/>
    <w:rsid w:val="009B39AA"/>
    <w:rsid w:val="009B7BC8"/>
    <w:rsid w:val="009D17DC"/>
    <w:rsid w:val="009F44CD"/>
    <w:rsid w:val="00A01C12"/>
    <w:rsid w:val="00A0303F"/>
    <w:rsid w:val="00A045A0"/>
    <w:rsid w:val="00A1093E"/>
    <w:rsid w:val="00A12ED8"/>
    <w:rsid w:val="00A160C2"/>
    <w:rsid w:val="00A16520"/>
    <w:rsid w:val="00A26CD5"/>
    <w:rsid w:val="00A352B2"/>
    <w:rsid w:val="00A404B1"/>
    <w:rsid w:val="00A405A2"/>
    <w:rsid w:val="00A43309"/>
    <w:rsid w:val="00A46086"/>
    <w:rsid w:val="00A52899"/>
    <w:rsid w:val="00A56DE9"/>
    <w:rsid w:val="00A60C2B"/>
    <w:rsid w:val="00A728D9"/>
    <w:rsid w:val="00A841BB"/>
    <w:rsid w:val="00A91DB2"/>
    <w:rsid w:val="00AA0486"/>
    <w:rsid w:val="00AA1BB2"/>
    <w:rsid w:val="00AA30C7"/>
    <w:rsid w:val="00AA57D0"/>
    <w:rsid w:val="00AB471A"/>
    <w:rsid w:val="00AC61CE"/>
    <w:rsid w:val="00AC6FC1"/>
    <w:rsid w:val="00AD6D16"/>
    <w:rsid w:val="00AF14B1"/>
    <w:rsid w:val="00B0220E"/>
    <w:rsid w:val="00B1130B"/>
    <w:rsid w:val="00B142AE"/>
    <w:rsid w:val="00B15504"/>
    <w:rsid w:val="00B15612"/>
    <w:rsid w:val="00B260DC"/>
    <w:rsid w:val="00B306F6"/>
    <w:rsid w:val="00B33389"/>
    <w:rsid w:val="00B3776F"/>
    <w:rsid w:val="00B43E25"/>
    <w:rsid w:val="00B47B80"/>
    <w:rsid w:val="00B51A66"/>
    <w:rsid w:val="00B60E60"/>
    <w:rsid w:val="00B66DBD"/>
    <w:rsid w:val="00B7604B"/>
    <w:rsid w:val="00B76965"/>
    <w:rsid w:val="00B818A5"/>
    <w:rsid w:val="00B827A3"/>
    <w:rsid w:val="00B87A6E"/>
    <w:rsid w:val="00B965F3"/>
    <w:rsid w:val="00BA34B9"/>
    <w:rsid w:val="00BA7A5A"/>
    <w:rsid w:val="00BB2180"/>
    <w:rsid w:val="00BB7376"/>
    <w:rsid w:val="00BC72AF"/>
    <w:rsid w:val="00BC7AC0"/>
    <w:rsid w:val="00BC7F9C"/>
    <w:rsid w:val="00BE11B0"/>
    <w:rsid w:val="00BE13DA"/>
    <w:rsid w:val="00BE194A"/>
    <w:rsid w:val="00BE314F"/>
    <w:rsid w:val="00BE4946"/>
    <w:rsid w:val="00BE4F44"/>
    <w:rsid w:val="00BE610D"/>
    <w:rsid w:val="00BF6DB1"/>
    <w:rsid w:val="00C019D0"/>
    <w:rsid w:val="00C11E80"/>
    <w:rsid w:val="00C13A22"/>
    <w:rsid w:val="00C148D0"/>
    <w:rsid w:val="00C170C9"/>
    <w:rsid w:val="00C22810"/>
    <w:rsid w:val="00C24001"/>
    <w:rsid w:val="00C3169C"/>
    <w:rsid w:val="00C36E8A"/>
    <w:rsid w:val="00C427D9"/>
    <w:rsid w:val="00C446C3"/>
    <w:rsid w:val="00C45324"/>
    <w:rsid w:val="00C468DD"/>
    <w:rsid w:val="00C621A0"/>
    <w:rsid w:val="00C65938"/>
    <w:rsid w:val="00C76C40"/>
    <w:rsid w:val="00C84871"/>
    <w:rsid w:val="00C8731F"/>
    <w:rsid w:val="00C90F53"/>
    <w:rsid w:val="00C9333E"/>
    <w:rsid w:val="00C937CA"/>
    <w:rsid w:val="00CA1423"/>
    <w:rsid w:val="00CA1A15"/>
    <w:rsid w:val="00CA4D9E"/>
    <w:rsid w:val="00CB70E4"/>
    <w:rsid w:val="00CB71B7"/>
    <w:rsid w:val="00CC1E11"/>
    <w:rsid w:val="00CC7090"/>
    <w:rsid w:val="00CD09C8"/>
    <w:rsid w:val="00CD6746"/>
    <w:rsid w:val="00CE0378"/>
    <w:rsid w:val="00CF3C01"/>
    <w:rsid w:val="00D00D72"/>
    <w:rsid w:val="00D14688"/>
    <w:rsid w:val="00D1674A"/>
    <w:rsid w:val="00D209BF"/>
    <w:rsid w:val="00D23804"/>
    <w:rsid w:val="00D249F2"/>
    <w:rsid w:val="00D26602"/>
    <w:rsid w:val="00D32CBC"/>
    <w:rsid w:val="00D34488"/>
    <w:rsid w:val="00D34B0F"/>
    <w:rsid w:val="00D417EC"/>
    <w:rsid w:val="00D430BF"/>
    <w:rsid w:val="00D51F70"/>
    <w:rsid w:val="00D54215"/>
    <w:rsid w:val="00D61CD0"/>
    <w:rsid w:val="00D6647A"/>
    <w:rsid w:val="00D830CC"/>
    <w:rsid w:val="00DA2320"/>
    <w:rsid w:val="00DA3E22"/>
    <w:rsid w:val="00DB20ED"/>
    <w:rsid w:val="00DB3D21"/>
    <w:rsid w:val="00DC0270"/>
    <w:rsid w:val="00DC11C0"/>
    <w:rsid w:val="00DC1986"/>
    <w:rsid w:val="00DC3921"/>
    <w:rsid w:val="00DC3BD6"/>
    <w:rsid w:val="00DD2E7C"/>
    <w:rsid w:val="00DD5BF6"/>
    <w:rsid w:val="00DE0C35"/>
    <w:rsid w:val="00DE2F84"/>
    <w:rsid w:val="00DE3AD2"/>
    <w:rsid w:val="00DE4D70"/>
    <w:rsid w:val="00DE7982"/>
    <w:rsid w:val="00DF0B3C"/>
    <w:rsid w:val="00E00874"/>
    <w:rsid w:val="00E02B30"/>
    <w:rsid w:val="00E05304"/>
    <w:rsid w:val="00E13502"/>
    <w:rsid w:val="00E1559D"/>
    <w:rsid w:val="00E26EBF"/>
    <w:rsid w:val="00E5504E"/>
    <w:rsid w:val="00E63DCC"/>
    <w:rsid w:val="00E72527"/>
    <w:rsid w:val="00E76396"/>
    <w:rsid w:val="00E85CEC"/>
    <w:rsid w:val="00E92807"/>
    <w:rsid w:val="00E948DB"/>
    <w:rsid w:val="00EA0D26"/>
    <w:rsid w:val="00EA2549"/>
    <w:rsid w:val="00EA698C"/>
    <w:rsid w:val="00EB6373"/>
    <w:rsid w:val="00EC2C36"/>
    <w:rsid w:val="00EC37DE"/>
    <w:rsid w:val="00ED33D0"/>
    <w:rsid w:val="00ED59AB"/>
    <w:rsid w:val="00ED5C66"/>
    <w:rsid w:val="00EF6C66"/>
    <w:rsid w:val="00F10646"/>
    <w:rsid w:val="00F1064B"/>
    <w:rsid w:val="00F140A8"/>
    <w:rsid w:val="00F221A0"/>
    <w:rsid w:val="00F22DD7"/>
    <w:rsid w:val="00F27F97"/>
    <w:rsid w:val="00F3264F"/>
    <w:rsid w:val="00F509AD"/>
    <w:rsid w:val="00F53366"/>
    <w:rsid w:val="00F54ACB"/>
    <w:rsid w:val="00F56566"/>
    <w:rsid w:val="00F662EE"/>
    <w:rsid w:val="00F76625"/>
    <w:rsid w:val="00F76C26"/>
    <w:rsid w:val="00F77D48"/>
    <w:rsid w:val="00F85124"/>
    <w:rsid w:val="00F85C25"/>
    <w:rsid w:val="00F959D8"/>
    <w:rsid w:val="00FB2F89"/>
    <w:rsid w:val="00FB3143"/>
    <w:rsid w:val="00FC58B2"/>
    <w:rsid w:val="00FC64E2"/>
    <w:rsid w:val="00FD400B"/>
    <w:rsid w:val="00FD7A8D"/>
    <w:rsid w:val="00FE1135"/>
    <w:rsid w:val="00FE3247"/>
    <w:rsid w:val="00FF0509"/>
    <w:rsid w:val="00FF7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4D40868"/>
  <w15:docId w15:val="{9D15DAA5-FAF1-46C6-AED8-2F42D6448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iPriority="99" w:unhideWhenUsed="1"/>
    <w:lsdException w:name="List Number 2" w:semiHidden="1"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nhideWhenUsed="1"/>
    <w:lsdException w:name="FollowedHyperlink" w:semiHidden="1" w:unhideWhenUsed="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9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99"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numPr>
        <w:ilvl w:val="1"/>
        <w:numId w:val="3"/>
      </w:numPr>
      <w:pBdr>
        <w:top w:val="single" w:sz="4" w:space="1" w:color="auto"/>
      </w:pBdr>
      <w:tabs>
        <w:tab w:val="clear" w:pos="1800"/>
        <w:tab w:val="num" w:pos="-2606"/>
        <w:tab w:val="num" w:pos="1080"/>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4"/>
      </w:numPr>
      <w:tabs>
        <w:tab w:val="left" w:pos="-2600"/>
        <w:tab w:val="num" w:pos="1800"/>
      </w:tabs>
      <w:spacing w:before="480"/>
      <w:ind w:left="180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3705F4"/>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cs="Times New Roman"/>
      <w:sz w:val="22"/>
      <w:lang w:val="en-US" w:eastAsia="en-US" w:bidi="ar-SA"/>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numPr>
        <w:ilvl w:val="0"/>
        <w:numId w:val="0"/>
      </w:numPr>
      <w:pBdr>
        <w:top w:val="none" w:sz="0" w:space="0" w:color="auto"/>
      </w:pBdr>
      <w:tabs>
        <w:tab w:val="clear" w:pos="1800"/>
      </w:tabs>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170608"/>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170608"/>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character" w:customStyle="1" w:styleId="BalloonTextChar1">
    <w:name w:val="Balloon Text Char1"/>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99"/>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sz w:val="20"/>
      <w:szCs w:val="20"/>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 w:type="table" w:customStyle="1" w:styleId="TableGrid2">
    <w:name w:val="Table Grid2"/>
    <w:basedOn w:val="TableNormal"/>
    <w:next w:val="TableGrid"/>
    <w:uiPriority w:val="39"/>
    <w:rsid w:val="00E92807"/>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6C1ABE-5922-4EF2-B2EE-44BF490317CB}"/>
</file>

<file path=customXml/itemProps2.xml><?xml version="1.0" encoding="utf-8"?>
<ds:datastoreItem xmlns:ds="http://schemas.openxmlformats.org/officeDocument/2006/customXml" ds:itemID="{5007D71C-051D-4843-8FA7-FF06CC3E3C86}">
  <ds:schemaRefs>
    <ds:schemaRef ds:uri="http://schemas.microsoft.com/sharepoint/v3/contenttype/forms"/>
  </ds:schemaRefs>
</ds:datastoreItem>
</file>

<file path=customXml/itemProps3.xml><?xml version="1.0" encoding="utf-8"?>
<ds:datastoreItem xmlns:ds="http://schemas.openxmlformats.org/officeDocument/2006/customXml" ds:itemID="{C8CF3BB0-AE62-4017-9CE8-E3F08B5FE407}">
  <ds:schemaRefs>
    <ds:schemaRef ds:uri="http://schemas.microsoft.com/office/infopath/2007/PartnerControls"/>
    <ds:schemaRef ds:uri="http://schemas.microsoft.com/office/2006/documentManagement/types"/>
    <ds:schemaRef ds:uri="http://purl.org/dc/dcmitype/"/>
    <ds:schemaRef ds:uri="http://purl.org/dc/terms/"/>
    <ds:schemaRef ds:uri="785685f2-c2e1-4352-89aa-3faca8eaba52"/>
    <ds:schemaRef ds:uri="http://www.w3.org/XML/1998/namespace"/>
    <ds:schemaRef ds:uri="http://purl.org/dc/elements/1.1/"/>
    <ds:schemaRef ds:uri="http://schemas.microsoft.com/office/2006/metadata/properties"/>
    <ds:schemaRef ds:uri="http://schemas.openxmlformats.org/package/2006/metadata/core-properties"/>
    <ds:schemaRef ds:uri="5067c814-4b34-462c-a21d-c185ff6548d2"/>
  </ds:schemaRefs>
</ds:datastoreItem>
</file>

<file path=customXml/itemProps4.xml><?xml version="1.0" encoding="utf-8"?>
<ds:datastoreItem xmlns:ds="http://schemas.openxmlformats.org/officeDocument/2006/customXml" ds:itemID="{59B06C24-A8EE-41F1-ACCB-21A1D9C72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12</Pages>
  <Words>5266</Words>
  <Characters>30022</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A</vt:lpstr>
    </vt:vector>
  </TitlesOfParts>
  <Company>California Energy Commission</Company>
  <LinksUpToDate>false</LinksUpToDate>
  <CharactersWithSpaces>35218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creator>dtam</dc:creator>
  <cp:lastModifiedBy>Alhabibi, Haider@Energy</cp:lastModifiedBy>
  <cp:revision>28</cp:revision>
  <cp:lastPrinted>2013-05-28T14:04:00Z</cp:lastPrinted>
  <dcterms:created xsi:type="dcterms:W3CDTF">2020-03-06T16:47:00Z</dcterms:created>
  <dcterms:modified xsi:type="dcterms:W3CDTF">2022-11-04T22:58:00Z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