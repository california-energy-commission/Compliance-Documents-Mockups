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F3BCD" w14:textId="77777777" w:rsidR="008F63B2" w:rsidRPr="00844DC8" w:rsidRDefault="008F63B2" w:rsidP="008F63B2">
      <w:pPr>
        <w:rPr>
          <w:rFonts w:asciiTheme="minorHAnsi" w:hAnsiTheme="minorHAnsi" w:cstheme="minorHAnsi"/>
          <w:b/>
        </w:rPr>
      </w:pPr>
      <w:r w:rsidRPr="00844DC8">
        <w:rPr>
          <w:rFonts w:asciiTheme="minorHAnsi" w:hAnsiTheme="minorHAnsi" w:cstheme="minorHAnsi"/>
          <w:b/>
        </w:rPr>
        <w:t>CERTIFICATE OF COMPLIANCE</w:t>
      </w:r>
    </w:p>
    <w:p w14:paraId="55B5F04D" w14:textId="56D8183B" w:rsidR="008F63B2" w:rsidRPr="00844DC8" w:rsidRDefault="008F63B2" w:rsidP="008F63B2">
      <w:pPr>
        <w:rPr>
          <w:rFonts w:asciiTheme="minorHAnsi" w:hAnsiTheme="minorHAnsi" w:cstheme="minorHAnsi"/>
          <w:b/>
        </w:rPr>
      </w:pPr>
      <w:r w:rsidRPr="00844DC8">
        <w:rPr>
          <w:rFonts w:asciiTheme="minorHAnsi" w:hAnsiTheme="minorHAnsi" w:cstheme="minorHAnsi"/>
          <w:b/>
        </w:rPr>
        <w:t>Note:</w:t>
      </w:r>
      <w:r w:rsidRPr="00844DC8">
        <w:rPr>
          <w:rFonts w:asciiTheme="minorHAnsi" w:hAnsiTheme="minorHAnsi" w:cstheme="minorHAnsi"/>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D64BC7" w:rsidRPr="008528CE" w14:paraId="5DB61F24" w14:textId="77777777" w:rsidTr="006D7685">
        <w:trPr>
          <w:trHeight w:val="288"/>
        </w:trPr>
        <w:tc>
          <w:tcPr>
            <w:tcW w:w="7177" w:type="dxa"/>
          </w:tcPr>
          <w:p w14:paraId="24E95205" w14:textId="00B90149" w:rsidR="00D64BC7" w:rsidRPr="008528CE" w:rsidRDefault="00D64BC7" w:rsidP="008528CE">
            <w:pPr>
              <w:rPr>
                <w:rFonts w:ascii="Calibri" w:hAnsi="Calibri"/>
              </w:rPr>
            </w:pPr>
            <w:r w:rsidRPr="008528CE">
              <w:rPr>
                <w:rFonts w:ascii="Calibri" w:hAnsi="Calibri"/>
              </w:rPr>
              <w:t>Project Name:</w:t>
            </w:r>
          </w:p>
        </w:tc>
        <w:tc>
          <w:tcPr>
            <w:tcW w:w="7201" w:type="dxa"/>
          </w:tcPr>
          <w:p w14:paraId="25FC5E30" w14:textId="77777777" w:rsidR="00D64BC7" w:rsidRPr="008528CE" w:rsidRDefault="00D64BC7" w:rsidP="008528CE">
            <w:pPr>
              <w:rPr>
                <w:rFonts w:ascii="Calibri" w:hAnsi="Calibri"/>
              </w:rPr>
            </w:pPr>
            <w:r w:rsidRPr="008528CE">
              <w:rPr>
                <w:rFonts w:ascii="Calibri" w:hAnsi="Calibri"/>
              </w:rPr>
              <w:t>Enforcement Agency:</w:t>
            </w:r>
          </w:p>
        </w:tc>
      </w:tr>
      <w:tr w:rsidR="00D64BC7" w:rsidRPr="008528CE" w14:paraId="549CD8EB" w14:textId="77777777" w:rsidTr="006D7685">
        <w:trPr>
          <w:trHeight w:val="288"/>
        </w:trPr>
        <w:tc>
          <w:tcPr>
            <w:tcW w:w="7177" w:type="dxa"/>
          </w:tcPr>
          <w:p w14:paraId="2ED5A1C3" w14:textId="77777777" w:rsidR="00D64BC7" w:rsidRPr="008528CE" w:rsidRDefault="00D64BC7" w:rsidP="008528CE">
            <w:pPr>
              <w:rPr>
                <w:rFonts w:ascii="Calibri" w:hAnsi="Calibri"/>
                <w:vertAlign w:val="superscript"/>
              </w:rPr>
            </w:pPr>
            <w:r w:rsidRPr="008528CE">
              <w:rPr>
                <w:rFonts w:ascii="Calibri" w:hAnsi="Calibri"/>
              </w:rPr>
              <w:t>Dwelling Address:</w:t>
            </w:r>
          </w:p>
        </w:tc>
        <w:tc>
          <w:tcPr>
            <w:tcW w:w="7201" w:type="dxa"/>
          </w:tcPr>
          <w:p w14:paraId="54AB8F14" w14:textId="77777777" w:rsidR="00D64BC7" w:rsidRPr="008528CE" w:rsidRDefault="00D64BC7" w:rsidP="008528CE">
            <w:pPr>
              <w:rPr>
                <w:rFonts w:ascii="Calibri" w:hAnsi="Calibri"/>
                <w:vertAlign w:val="superscript"/>
              </w:rPr>
            </w:pPr>
            <w:r w:rsidRPr="008528CE">
              <w:rPr>
                <w:rFonts w:ascii="Calibri" w:hAnsi="Calibri"/>
              </w:rPr>
              <w:t>Permit Number:</w:t>
            </w:r>
          </w:p>
        </w:tc>
      </w:tr>
      <w:tr w:rsidR="00D64BC7" w:rsidRPr="008528CE" w14:paraId="2EECE2CD" w14:textId="77777777" w:rsidTr="006D7685">
        <w:trPr>
          <w:trHeight w:val="288"/>
        </w:trPr>
        <w:tc>
          <w:tcPr>
            <w:tcW w:w="7177" w:type="dxa"/>
          </w:tcPr>
          <w:p w14:paraId="203A835E" w14:textId="77777777" w:rsidR="00D64BC7" w:rsidRPr="008528CE" w:rsidRDefault="00D64BC7" w:rsidP="008528CE">
            <w:pPr>
              <w:rPr>
                <w:rFonts w:ascii="Calibri" w:hAnsi="Calibri"/>
              </w:rPr>
            </w:pPr>
            <w:r w:rsidRPr="008528CE">
              <w:rPr>
                <w:rFonts w:ascii="Calibri" w:hAnsi="Calibri"/>
              </w:rPr>
              <w:t>City and Zip Code:</w:t>
            </w:r>
          </w:p>
        </w:tc>
        <w:tc>
          <w:tcPr>
            <w:tcW w:w="7201" w:type="dxa"/>
          </w:tcPr>
          <w:p w14:paraId="7FCE785F" w14:textId="41E6A35D" w:rsidR="00D64BC7" w:rsidRPr="008528CE" w:rsidRDefault="0061424D" w:rsidP="008528CE">
            <w:pPr>
              <w:rPr>
                <w:rFonts w:ascii="Calibri" w:hAnsi="Calibri"/>
              </w:rPr>
            </w:pPr>
            <w:r w:rsidRPr="0061424D">
              <w:rPr>
                <w:rFonts w:asciiTheme="minorHAnsi" w:hAnsiTheme="minorHAnsi" w:cstheme="minorHAnsi"/>
              </w:rPr>
              <w:t>Permit Application Date</w:t>
            </w:r>
            <w:r w:rsidR="00D64BC7" w:rsidRPr="008528CE">
              <w:rPr>
                <w:rFonts w:ascii="Calibri" w:hAnsi="Calibri"/>
              </w:rPr>
              <w:t>:</w:t>
            </w:r>
          </w:p>
        </w:tc>
      </w:tr>
    </w:tbl>
    <w:p w14:paraId="3A95C95F" w14:textId="77777777" w:rsidR="004F6C2A" w:rsidRPr="008528CE" w:rsidRDefault="004F6C2A" w:rsidP="008528C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63"/>
        <w:gridCol w:w="4911"/>
        <w:gridCol w:w="399"/>
        <w:gridCol w:w="3973"/>
        <w:gridCol w:w="2492"/>
      </w:tblGrid>
      <w:tr w:rsidR="00756B1B" w:rsidRPr="008528CE" w14:paraId="154805FF" w14:textId="77777777" w:rsidTr="20CEE395">
        <w:trPr>
          <w:trHeight w:val="317"/>
          <w:tblHeader/>
        </w:trPr>
        <w:tc>
          <w:tcPr>
            <w:tcW w:w="14390" w:type="dxa"/>
            <w:gridSpan w:val="6"/>
            <w:tcBorders>
              <w:top w:val="single" w:sz="4" w:space="0" w:color="auto"/>
              <w:left w:val="single" w:sz="4" w:space="0" w:color="auto"/>
              <w:right w:val="single" w:sz="4" w:space="0" w:color="auto"/>
            </w:tcBorders>
            <w:shd w:val="clear" w:color="auto" w:fill="auto"/>
            <w:vAlign w:val="center"/>
          </w:tcPr>
          <w:p w14:paraId="154805FE" w14:textId="6EF16556" w:rsidR="00756B1B" w:rsidRPr="008528CE" w:rsidRDefault="00756B1B" w:rsidP="008528CE">
            <w:pPr>
              <w:pStyle w:val="Heading7"/>
              <w:rPr>
                <w:bCs/>
                <w:color w:val="000000" w:themeColor="text1"/>
                <w:szCs w:val="16"/>
              </w:rPr>
            </w:pPr>
            <w:r w:rsidRPr="008528CE">
              <w:rPr>
                <w:rFonts w:asciiTheme="minorHAnsi" w:eastAsia="Calibri" w:hAnsiTheme="minorHAnsi" w:cstheme="minorBidi"/>
                <w:sz w:val="20"/>
                <w:szCs w:val="20"/>
              </w:rPr>
              <w:t xml:space="preserve">A. </w:t>
            </w:r>
            <w:r w:rsidR="004603FB" w:rsidRPr="008528CE">
              <w:rPr>
                <w:rFonts w:asciiTheme="minorHAnsi" w:eastAsia="Calibri" w:hAnsiTheme="minorHAnsi" w:cstheme="minorBidi"/>
                <w:sz w:val="20"/>
                <w:szCs w:val="20"/>
              </w:rPr>
              <w:t>General Information</w:t>
            </w:r>
          </w:p>
        </w:tc>
      </w:tr>
      <w:tr w:rsidR="00756B1B" w:rsidRPr="008528CE" w14:paraId="15480606" w14:textId="77777777" w:rsidTr="20CEE395">
        <w:trPr>
          <w:trHeight w:val="245"/>
        </w:trPr>
        <w:tc>
          <w:tcPr>
            <w:tcW w:w="452" w:type="dxa"/>
            <w:tcBorders>
              <w:left w:val="single" w:sz="4" w:space="0" w:color="auto"/>
              <w:right w:val="single" w:sz="4" w:space="0" w:color="auto"/>
            </w:tcBorders>
            <w:shd w:val="clear" w:color="auto" w:fill="auto"/>
            <w:vAlign w:val="center"/>
          </w:tcPr>
          <w:p w14:paraId="15480600" w14:textId="77777777" w:rsidR="00756B1B" w:rsidRPr="008528CE" w:rsidRDefault="00756B1B" w:rsidP="008528CE">
            <w:pPr>
              <w:jc w:val="center"/>
              <w:rPr>
                <w:rFonts w:ascii="Calibri" w:eastAsia="Calibri" w:hAnsi="Calibri"/>
                <w:sz w:val="18"/>
                <w:szCs w:val="18"/>
              </w:rPr>
            </w:pPr>
            <w:r w:rsidRPr="008528CE">
              <w:rPr>
                <w:rFonts w:ascii="Calibri" w:eastAsia="Calibri" w:hAnsi="Calibri"/>
                <w:sz w:val="18"/>
                <w:szCs w:val="18"/>
              </w:rPr>
              <w:t>01</w:t>
            </w:r>
          </w:p>
        </w:tc>
        <w:tc>
          <w:tcPr>
            <w:tcW w:w="2163" w:type="dxa"/>
            <w:tcBorders>
              <w:left w:val="single" w:sz="4" w:space="0" w:color="auto"/>
              <w:right w:val="single" w:sz="4" w:space="0" w:color="auto"/>
            </w:tcBorders>
            <w:shd w:val="clear" w:color="auto" w:fill="auto"/>
            <w:vAlign w:val="center"/>
          </w:tcPr>
          <w:p w14:paraId="15480601" w14:textId="77777777" w:rsidR="00756B1B" w:rsidRPr="008528CE" w:rsidRDefault="00756B1B" w:rsidP="008528CE">
            <w:pPr>
              <w:rPr>
                <w:rFonts w:ascii="Calibri" w:hAnsi="Calibri"/>
                <w:sz w:val="18"/>
                <w:szCs w:val="18"/>
              </w:rPr>
            </w:pPr>
            <w:r w:rsidRPr="008528CE">
              <w:rPr>
                <w:rFonts w:ascii="Calibri" w:eastAsia="Calibri" w:hAnsi="Calibri"/>
                <w:sz w:val="18"/>
                <w:szCs w:val="18"/>
              </w:rPr>
              <w:t>Project Name:</w:t>
            </w:r>
          </w:p>
        </w:tc>
        <w:tc>
          <w:tcPr>
            <w:tcW w:w="4911" w:type="dxa"/>
            <w:tcBorders>
              <w:left w:val="single" w:sz="4" w:space="0" w:color="auto"/>
            </w:tcBorders>
            <w:shd w:val="clear" w:color="auto" w:fill="auto"/>
          </w:tcPr>
          <w:p w14:paraId="15480602" w14:textId="77777777" w:rsidR="00756B1B" w:rsidRPr="008528CE" w:rsidRDefault="00756B1B" w:rsidP="008528CE">
            <w:pPr>
              <w:rPr>
                <w:rFonts w:ascii="Calibri" w:hAnsi="Calibri"/>
                <w:sz w:val="18"/>
                <w:szCs w:val="18"/>
              </w:rPr>
            </w:pPr>
          </w:p>
        </w:tc>
        <w:tc>
          <w:tcPr>
            <w:tcW w:w="399" w:type="dxa"/>
            <w:tcBorders>
              <w:left w:val="single" w:sz="4" w:space="0" w:color="auto"/>
              <w:right w:val="single" w:sz="4" w:space="0" w:color="auto"/>
            </w:tcBorders>
            <w:shd w:val="clear" w:color="auto" w:fill="auto"/>
            <w:vAlign w:val="center"/>
          </w:tcPr>
          <w:p w14:paraId="15480603" w14:textId="77777777" w:rsidR="00756B1B" w:rsidRPr="008528CE" w:rsidRDefault="00756B1B" w:rsidP="008528CE">
            <w:pPr>
              <w:jc w:val="center"/>
              <w:rPr>
                <w:rFonts w:ascii="Calibri" w:hAnsi="Calibri"/>
                <w:sz w:val="18"/>
                <w:szCs w:val="18"/>
              </w:rPr>
            </w:pPr>
            <w:r w:rsidRPr="008528CE">
              <w:rPr>
                <w:rFonts w:ascii="Calibri" w:hAnsi="Calibri"/>
                <w:sz w:val="18"/>
                <w:szCs w:val="18"/>
              </w:rPr>
              <w:t>02</w:t>
            </w:r>
          </w:p>
        </w:tc>
        <w:tc>
          <w:tcPr>
            <w:tcW w:w="3973" w:type="dxa"/>
            <w:tcBorders>
              <w:left w:val="single" w:sz="4" w:space="0" w:color="auto"/>
            </w:tcBorders>
            <w:shd w:val="clear" w:color="auto" w:fill="auto"/>
            <w:vAlign w:val="center"/>
          </w:tcPr>
          <w:p w14:paraId="15480604" w14:textId="77777777" w:rsidR="00756B1B" w:rsidRPr="008528CE" w:rsidRDefault="00756B1B" w:rsidP="008528CE">
            <w:pPr>
              <w:rPr>
                <w:rFonts w:ascii="Calibri" w:hAnsi="Calibri"/>
                <w:sz w:val="18"/>
                <w:szCs w:val="18"/>
              </w:rPr>
            </w:pPr>
            <w:r w:rsidRPr="008528CE">
              <w:rPr>
                <w:rFonts w:ascii="Calibri" w:hAnsi="Calibri"/>
                <w:sz w:val="18"/>
                <w:szCs w:val="18"/>
              </w:rPr>
              <w:t>Date</w:t>
            </w:r>
            <w:r w:rsidR="00114CC4" w:rsidRPr="008528CE">
              <w:rPr>
                <w:rFonts w:ascii="Calibri" w:hAnsi="Calibri"/>
                <w:sz w:val="18"/>
                <w:szCs w:val="18"/>
              </w:rPr>
              <w:t xml:space="preserve"> Prepared</w:t>
            </w:r>
            <w:r w:rsidRPr="008528CE">
              <w:rPr>
                <w:rFonts w:ascii="Calibri" w:hAnsi="Calibri"/>
                <w:sz w:val="18"/>
                <w:szCs w:val="18"/>
              </w:rPr>
              <w:t>:</w:t>
            </w:r>
          </w:p>
        </w:tc>
        <w:tc>
          <w:tcPr>
            <w:tcW w:w="2492" w:type="dxa"/>
            <w:tcBorders>
              <w:right w:val="single" w:sz="4" w:space="0" w:color="auto"/>
            </w:tcBorders>
            <w:shd w:val="clear" w:color="auto" w:fill="auto"/>
          </w:tcPr>
          <w:p w14:paraId="15480605" w14:textId="77777777" w:rsidR="00756B1B" w:rsidRPr="008528CE" w:rsidRDefault="00756B1B" w:rsidP="008528CE">
            <w:pPr>
              <w:rPr>
                <w:rFonts w:ascii="Calibri" w:hAnsi="Calibri"/>
                <w:sz w:val="18"/>
                <w:szCs w:val="18"/>
              </w:rPr>
            </w:pPr>
          </w:p>
        </w:tc>
      </w:tr>
      <w:tr w:rsidR="00114CC4" w:rsidRPr="008528CE" w14:paraId="1548060D" w14:textId="77777777" w:rsidTr="20CEE395">
        <w:trPr>
          <w:trHeight w:val="245"/>
        </w:trPr>
        <w:tc>
          <w:tcPr>
            <w:tcW w:w="452" w:type="dxa"/>
            <w:tcBorders>
              <w:left w:val="single" w:sz="4" w:space="0" w:color="auto"/>
              <w:right w:val="single" w:sz="4" w:space="0" w:color="auto"/>
            </w:tcBorders>
            <w:shd w:val="clear" w:color="auto" w:fill="auto"/>
            <w:vAlign w:val="center"/>
          </w:tcPr>
          <w:p w14:paraId="15480607" w14:textId="77777777" w:rsidR="00114CC4" w:rsidRPr="008528CE" w:rsidRDefault="00114CC4" w:rsidP="008528CE">
            <w:pPr>
              <w:jc w:val="center"/>
              <w:rPr>
                <w:rFonts w:ascii="Arial" w:hAnsi="Arial"/>
                <w:b/>
                <w:bCs/>
                <w:color w:val="000000" w:themeColor="text1"/>
                <w:sz w:val="16"/>
                <w:szCs w:val="16"/>
              </w:rPr>
            </w:pPr>
            <w:r w:rsidRPr="008528CE">
              <w:rPr>
                <w:rFonts w:ascii="Calibri" w:eastAsia="Calibri" w:hAnsi="Calibri"/>
                <w:sz w:val="18"/>
                <w:szCs w:val="18"/>
              </w:rPr>
              <w:t>03</w:t>
            </w:r>
          </w:p>
        </w:tc>
        <w:tc>
          <w:tcPr>
            <w:tcW w:w="2163" w:type="dxa"/>
            <w:tcBorders>
              <w:left w:val="single" w:sz="4" w:space="0" w:color="auto"/>
            </w:tcBorders>
            <w:shd w:val="clear" w:color="auto" w:fill="auto"/>
            <w:vAlign w:val="center"/>
          </w:tcPr>
          <w:p w14:paraId="15480608" w14:textId="77777777" w:rsidR="00114CC4" w:rsidRPr="008528CE" w:rsidRDefault="00114CC4" w:rsidP="008528CE">
            <w:pPr>
              <w:rPr>
                <w:rFonts w:ascii="Calibri" w:hAnsi="Calibri"/>
                <w:sz w:val="18"/>
                <w:szCs w:val="18"/>
              </w:rPr>
            </w:pPr>
            <w:r w:rsidRPr="008528CE">
              <w:rPr>
                <w:rFonts w:ascii="Calibri" w:eastAsia="Calibri" w:hAnsi="Calibri"/>
                <w:sz w:val="18"/>
                <w:szCs w:val="18"/>
              </w:rPr>
              <w:t>Project Location:</w:t>
            </w:r>
          </w:p>
        </w:tc>
        <w:tc>
          <w:tcPr>
            <w:tcW w:w="4911" w:type="dxa"/>
            <w:shd w:val="clear" w:color="auto" w:fill="auto"/>
          </w:tcPr>
          <w:p w14:paraId="15480609" w14:textId="77777777" w:rsidR="00114CC4" w:rsidRPr="008528CE" w:rsidRDefault="00114CC4" w:rsidP="008528CE">
            <w:pPr>
              <w:rPr>
                <w:rFonts w:ascii="Calibri" w:hAnsi="Calibri"/>
                <w:sz w:val="18"/>
                <w:szCs w:val="18"/>
              </w:rPr>
            </w:pPr>
          </w:p>
        </w:tc>
        <w:tc>
          <w:tcPr>
            <w:tcW w:w="399" w:type="dxa"/>
            <w:shd w:val="clear" w:color="auto" w:fill="auto"/>
            <w:vAlign w:val="center"/>
          </w:tcPr>
          <w:p w14:paraId="1548060A" w14:textId="77777777" w:rsidR="00114CC4" w:rsidRPr="008528CE" w:rsidRDefault="00114CC4" w:rsidP="008528CE">
            <w:pPr>
              <w:jc w:val="center"/>
              <w:rPr>
                <w:rFonts w:ascii="Calibri" w:hAnsi="Calibri"/>
                <w:sz w:val="18"/>
                <w:szCs w:val="18"/>
              </w:rPr>
            </w:pPr>
            <w:r w:rsidRPr="008528CE">
              <w:rPr>
                <w:rFonts w:ascii="Calibri" w:hAnsi="Calibri"/>
                <w:sz w:val="18"/>
                <w:szCs w:val="18"/>
              </w:rPr>
              <w:t>04</w:t>
            </w:r>
          </w:p>
        </w:tc>
        <w:tc>
          <w:tcPr>
            <w:tcW w:w="3973" w:type="dxa"/>
            <w:shd w:val="clear" w:color="auto" w:fill="auto"/>
            <w:vAlign w:val="center"/>
          </w:tcPr>
          <w:p w14:paraId="1548060B" w14:textId="77777777" w:rsidR="00114CC4" w:rsidRPr="008528CE" w:rsidRDefault="00114CC4" w:rsidP="008528CE">
            <w:pPr>
              <w:rPr>
                <w:rFonts w:ascii="Calibri" w:hAnsi="Calibri"/>
                <w:sz w:val="18"/>
                <w:szCs w:val="18"/>
              </w:rPr>
            </w:pPr>
            <w:r w:rsidRPr="008528CE">
              <w:rPr>
                <w:rFonts w:ascii="Calibri" w:hAnsi="Calibri"/>
                <w:sz w:val="18"/>
                <w:szCs w:val="18"/>
              </w:rPr>
              <w:t>Building Front Orientation (deg):</w:t>
            </w:r>
          </w:p>
        </w:tc>
        <w:tc>
          <w:tcPr>
            <w:tcW w:w="2492" w:type="dxa"/>
            <w:tcBorders>
              <w:right w:val="single" w:sz="4" w:space="0" w:color="auto"/>
            </w:tcBorders>
            <w:shd w:val="clear" w:color="auto" w:fill="auto"/>
          </w:tcPr>
          <w:p w14:paraId="1548060C" w14:textId="77777777" w:rsidR="00114CC4" w:rsidRPr="008528CE" w:rsidRDefault="00114CC4" w:rsidP="008528CE">
            <w:pPr>
              <w:rPr>
                <w:rFonts w:ascii="Calibri" w:hAnsi="Calibri"/>
                <w:sz w:val="18"/>
                <w:szCs w:val="18"/>
              </w:rPr>
            </w:pPr>
          </w:p>
        </w:tc>
      </w:tr>
      <w:tr w:rsidR="00114CC4" w:rsidRPr="008528CE" w14:paraId="15480614" w14:textId="77777777" w:rsidTr="20CEE395">
        <w:trPr>
          <w:trHeight w:val="245"/>
        </w:trPr>
        <w:tc>
          <w:tcPr>
            <w:tcW w:w="452" w:type="dxa"/>
            <w:tcBorders>
              <w:left w:val="single" w:sz="4" w:space="0" w:color="auto"/>
              <w:right w:val="single" w:sz="4" w:space="0" w:color="auto"/>
            </w:tcBorders>
            <w:shd w:val="clear" w:color="auto" w:fill="auto"/>
            <w:vAlign w:val="center"/>
          </w:tcPr>
          <w:p w14:paraId="1548060E" w14:textId="77777777" w:rsidR="00114CC4" w:rsidRPr="008528CE" w:rsidRDefault="00114CC4" w:rsidP="008528CE">
            <w:pPr>
              <w:jc w:val="center"/>
              <w:rPr>
                <w:rFonts w:ascii="Calibri" w:hAnsi="Calibri"/>
                <w:sz w:val="18"/>
                <w:szCs w:val="18"/>
              </w:rPr>
            </w:pPr>
            <w:r w:rsidRPr="008528CE">
              <w:rPr>
                <w:rFonts w:ascii="Calibri" w:hAnsi="Calibri"/>
                <w:sz w:val="18"/>
                <w:szCs w:val="18"/>
              </w:rPr>
              <w:t>05</w:t>
            </w:r>
          </w:p>
        </w:tc>
        <w:tc>
          <w:tcPr>
            <w:tcW w:w="2163" w:type="dxa"/>
            <w:tcBorders>
              <w:left w:val="single" w:sz="4" w:space="0" w:color="auto"/>
              <w:right w:val="single" w:sz="4" w:space="0" w:color="auto"/>
            </w:tcBorders>
            <w:shd w:val="clear" w:color="auto" w:fill="auto"/>
            <w:vAlign w:val="center"/>
          </w:tcPr>
          <w:p w14:paraId="1548060F" w14:textId="77777777" w:rsidR="00114CC4" w:rsidRPr="008528CE" w:rsidRDefault="00114CC4" w:rsidP="008528CE">
            <w:pPr>
              <w:rPr>
                <w:rFonts w:ascii="Calibri" w:hAnsi="Calibri"/>
                <w:sz w:val="18"/>
                <w:szCs w:val="18"/>
              </w:rPr>
            </w:pPr>
            <w:r w:rsidRPr="008528CE">
              <w:rPr>
                <w:rFonts w:ascii="Calibri" w:hAnsi="Calibri"/>
                <w:sz w:val="18"/>
                <w:szCs w:val="18"/>
              </w:rPr>
              <w:t>CA City:</w:t>
            </w:r>
          </w:p>
        </w:tc>
        <w:tc>
          <w:tcPr>
            <w:tcW w:w="4911" w:type="dxa"/>
            <w:tcBorders>
              <w:left w:val="single" w:sz="4" w:space="0" w:color="auto"/>
            </w:tcBorders>
            <w:shd w:val="clear" w:color="auto" w:fill="auto"/>
          </w:tcPr>
          <w:p w14:paraId="15480610" w14:textId="77777777" w:rsidR="00114CC4" w:rsidRPr="008528CE" w:rsidRDefault="00114CC4" w:rsidP="008528CE">
            <w:pPr>
              <w:tabs>
                <w:tab w:val="left" w:pos="1194"/>
              </w:tabs>
              <w:rPr>
                <w:rFonts w:ascii="Calibri" w:hAnsi="Calibri"/>
                <w:sz w:val="18"/>
                <w:szCs w:val="18"/>
              </w:rPr>
            </w:pPr>
          </w:p>
        </w:tc>
        <w:tc>
          <w:tcPr>
            <w:tcW w:w="399" w:type="dxa"/>
            <w:shd w:val="clear" w:color="auto" w:fill="auto"/>
            <w:vAlign w:val="center"/>
          </w:tcPr>
          <w:p w14:paraId="15480611" w14:textId="77777777" w:rsidR="00114CC4" w:rsidRPr="008528CE" w:rsidRDefault="00114CC4" w:rsidP="008528CE">
            <w:pPr>
              <w:jc w:val="center"/>
              <w:rPr>
                <w:rFonts w:ascii="Calibri" w:hAnsi="Calibri"/>
                <w:sz w:val="18"/>
                <w:szCs w:val="18"/>
              </w:rPr>
            </w:pPr>
            <w:r w:rsidRPr="008528CE">
              <w:rPr>
                <w:rFonts w:ascii="Calibri" w:hAnsi="Calibri"/>
                <w:sz w:val="18"/>
                <w:szCs w:val="18"/>
              </w:rPr>
              <w:t>06</w:t>
            </w:r>
          </w:p>
        </w:tc>
        <w:tc>
          <w:tcPr>
            <w:tcW w:w="3973" w:type="dxa"/>
            <w:shd w:val="clear" w:color="auto" w:fill="auto"/>
            <w:vAlign w:val="center"/>
          </w:tcPr>
          <w:p w14:paraId="15480612" w14:textId="77777777" w:rsidR="00114CC4" w:rsidRPr="008528CE" w:rsidRDefault="00114CC4" w:rsidP="008528CE">
            <w:pPr>
              <w:rPr>
                <w:rFonts w:ascii="Calibri" w:hAnsi="Calibri"/>
                <w:sz w:val="18"/>
                <w:szCs w:val="18"/>
              </w:rPr>
            </w:pPr>
            <w:r w:rsidRPr="008528CE">
              <w:rPr>
                <w:rFonts w:ascii="Calibri" w:hAnsi="Calibri"/>
                <w:sz w:val="18"/>
                <w:szCs w:val="18"/>
              </w:rPr>
              <w:t>Number of Dwelling Units</w:t>
            </w:r>
            <w:r w:rsidR="003C6EB4" w:rsidRPr="008528CE">
              <w:rPr>
                <w:rFonts w:ascii="Calibri" w:hAnsi="Calibri"/>
                <w:sz w:val="18"/>
                <w:szCs w:val="18"/>
              </w:rPr>
              <w:t xml:space="preserve"> with Additions</w:t>
            </w:r>
            <w:r w:rsidRPr="008528CE">
              <w:rPr>
                <w:rFonts w:ascii="Calibri" w:hAnsi="Calibri"/>
                <w:sz w:val="18"/>
                <w:szCs w:val="18"/>
              </w:rPr>
              <w:t>:</w:t>
            </w:r>
          </w:p>
        </w:tc>
        <w:tc>
          <w:tcPr>
            <w:tcW w:w="2492" w:type="dxa"/>
            <w:tcBorders>
              <w:right w:val="single" w:sz="4" w:space="0" w:color="auto"/>
            </w:tcBorders>
            <w:shd w:val="clear" w:color="auto" w:fill="auto"/>
          </w:tcPr>
          <w:p w14:paraId="15480613" w14:textId="77777777" w:rsidR="00114CC4" w:rsidRPr="008528CE" w:rsidRDefault="00114CC4" w:rsidP="008528CE">
            <w:pPr>
              <w:rPr>
                <w:rFonts w:ascii="Calibri" w:hAnsi="Calibri"/>
                <w:sz w:val="18"/>
                <w:szCs w:val="18"/>
              </w:rPr>
            </w:pPr>
          </w:p>
        </w:tc>
      </w:tr>
      <w:tr w:rsidR="00114CC4" w:rsidRPr="008528CE" w14:paraId="1548061B" w14:textId="77777777" w:rsidTr="20CEE395">
        <w:trPr>
          <w:trHeight w:val="245"/>
        </w:trPr>
        <w:tc>
          <w:tcPr>
            <w:tcW w:w="452" w:type="dxa"/>
            <w:tcBorders>
              <w:left w:val="single" w:sz="4" w:space="0" w:color="auto"/>
              <w:right w:val="single" w:sz="4" w:space="0" w:color="auto"/>
            </w:tcBorders>
            <w:shd w:val="clear" w:color="auto" w:fill="auto"/>
            <w:vAlign w:val="center"/>
          </w:tcPr>
          <w:p w14:paraId="15480615" w14:textId="77777777" w:rsidR="00114CC4" w:rsidRPr="008528CE" w:rsidRDefault="00114CC4" w:rsidP="008528CE">
            <w:pPr>
              <w:jc w:val="center"/>
              <w:rPr>
                <w:rFonts w:ascii="Calibri" w:hAnsi="Calibri"/>
                <w:sz w:val="18"/>
                <w:szCs w:val="18"/>
              </w:rPr>
            </w:pPr>
            <w:r w:rsidRPr="008528CE">
              <w:rPr>
                <w:rFonts w:ascii="Calibri" w:hAnsi="Calibri"/>
                <w:sz w:val="18"/>
                <w:szCs w:val="18"/>
              </w:rPr>
              <w:t>07</w:t>
            </w:r>
          </w:p>
        </w:tc>
        <w:tc>
          <w:tcPr>
            <w:tcW w:w="2163" w:type="dxa"/>
            <w:tcBorders>
              <w:left w:val="single" w:sz="4" w:space="0" w:color="auto"/>
              <w:right w:val="single" w:sz="4" w:space="0" w:color="auto"/>
            </w:tcBorders>
            <w:shd w:val="clear" w:color="auto" w:fill="auto"/>
            <w:vAlign w:val="center"/>
          </w:tcPr>
          <w:p w14:paraId="15480616" w14:textId="77777777" w:rsidR="00114CC4" w:rsidRPr="008528CE" w:rsidRDefault="00114CC4" w:rsidP="008528CE">
            <w:pPr>
              <w:rPr>
                <w:rFonts w:ascii="Calibri" w:hAnsi="Calibri"/>
                <w:sz w:val="18"/>
                <w:szCs w:val="18"/>
              </w:rPr>
            </w:pPr>
            <w:r w:rsidRPr="008528CE">
              <w:rPr>
                <w:rFonts w:ascii="Calibri" w:hAnsi="Calibri"/>
                <w:sz w:val="18"/>
                <w:szCs w:val="18"/>
              </w:rPr>
              <w:t>Zip Code:</w:t>
            </w:r>
          </w:p>
        </w:tc>
        <w:tc>
          <w:tcPr>
            <w:tcW w:w="4911" w:type="dxa"/>
            <w:tcBorders>
              <w:left w:val="single" w:sz="4" w:space="0" w:color="auto"/>
            </w:tcBorders>
            <w:shd w:val="clear" w:color="auto" w:fill="auto"/>
          </w:tcPr>
          <w:p w14:paraId="15480617" w14:textId="77777777" w:rsidR="00114CC4" w:rsidRPr="008528CE" w:rsidRDefault="00114CC4" w:rsidP="008528CE">
            <w:pPr>
              <w:rPr>
                <w:rFonts w:ascii="Calibri" w:hAnsi="Calibri"/>
                <w:sz w:val="18"/>
                <w:szCs w:val="18"/>
              </w:rPr>
            </w:pPr>
          </w:p>
        </w:tc>
        <w:tc>
          <w:tcPr>
            <w:tcW w:w="399" w:type="dxa"/>
            <w:shd w:val="clear" w:color="auto" w:fill="auto"/>
            <w:vAlign w:val="center"/>
          </w:tcPr>
          <w:p w14:paraId="15480618" w14:textId="77777777" w:rsidR="00114CC4" w:rsidRPr="008528CE" w:rsidRDefault="00114CC4" w:rsidP="008528CE">
            <w:pPr>
              <w:jc w:val="center"/>
              <w:rPr>
                <w:rFonts w:ascii="Calibri" w:hAnsi="Calibri"/>
                <w:sz w:val="18"/>
                <w:szCs w:val="18"/>
              </w:rPr>
            </w:pPr>
            <w:r w:rsidRPr="008528CE">
              <w:rPr>
                <w:rFonts w:ascii="Calibri" w:hAnsi="Calibri"/>
                <w:sz w:val="18"/>
                <w:szCs w:val="18"/>
              </w:rPr>
              <w:t>08</w:t>
            </w:r>
          </w:p>
        </w:tc>
        <w:tc>
          <w:tcPr>
            <w:tcW w:w="3973" w:type="dxa"/>
            <w:shd w:val="clear" w:color="auto" w:fill="auto"/>
            <w:vAlign w:val="center"/>
          </w:tcPr>
          <w:p w14:paraId="15480619" w14:textId="77777777" w:rsidR="00114CC4" w:rsidRPr="008528CE" w:rsidRDefault="00114CC4" w:rsidP="008528CE">
            <w:pPr>
              <w:rPr>
                <w:rFonts w:ascii="Calibri" w:hAnsi="Calibri"/>
                <w:sz w:val="18"/>
                <w:szCs w:val="18"/>
              </w:rPr>
            </w:pPr>
            <w:r w:rsidRPr="008528CE">
              <w:rPr>
                <w:rFonts w:ascii="Calibri" w:hAnsi="Calibri"/>
                <w:sz w:val="18"/>
                <w:szCs w:val="18"/>
              </w:rPr>
              <w:t>Fuel Type:</w:t>
            </w:r>
          </w:p>
        </w:tc>
        <w:tc>
          <w:tcPr>
            <w:tcW w:w="2492" w:type="dxa"/>
            <w:tcBorders>
              <w:right w:val="single" w:sz="4" w:space="0" w:color="auto"/>
            </w:tcBorders>
            <w:shd w:val="clear" w:color="auto" w:fill="auto"/>
          </w:tcPr>
          <w:p w14:paraId="1548061A" w14:textId="77777777" w:rsidR="00114CC4" w:rsidRPr="008528CE" w:rsidRDefault="00114CC4" w:rsidP="008528CE">
            <w:pPr>
              <w:rPr>
                <w:rFonts w:ascii="Calibri" w:hAnsi="Calibri"/>
                <w:sz w:val="18"/>
                <w:szCs w:val="18"/>
              </w:rPr>
            </w:pPr>
          </w:p>
        </w:tc>
      </w:tr>
      <w:tr w:rsidR="00114CC4" w:rsidRPr="008528CE" w14:paraId="15480622" w14:textId="77777777" w:rsidTr="20CEE395">
        <w:trPr>
          <w:trHeight w:val="245"/>
        </w:trPr>
        <w:tc>
          <w:tcPr>
            <w:tcW w:w="452" w:type="dxa"/>
            <w:tcBorders>
              <w:left w:val="single" w:sz="4" w:space="0" w:color="auto"/>
              <w:right w:val="single" w:sz="4" w:space="0" w:color="auto"/>
            </w:tcBorders>
            <w:shd w:val="clear" w:color="auto" w:fill="auto"/>
            <w:vAlign w:val="center"/>
          </w:tcPr>
          <w:p w14:paraId="1548061C" w14:textId="77777777" w:rsidR="00114CC4" w:rsidRPr="008528CE" w:rsidRDefault="00114CC4" w:rsidP="008528CE">
            <w:pPr>
              <w:jc w:val="center"/>
              <w:rPr>
                <w:rFonts w:ascii="Calibri" w:hAnsi="Calibri"/>
                <w:sz w:val="18"/>
                <w:szCs w:val="18"/>
              </w:rPr>
            </w:pPr>
            <w:r w:rsidRPr="008528CE">
              <w:rPr>
                <w:rFonts w:ascii="Calibri" w:hAnsi="Calibri"/>
                <w:sz w:val="18"/>
                <w:szCs w:val="18"/>
              </w:rPr>
              <w:t>09</w:t>
            </w:r>
          </w:p>
        </w:tc>
        <w:tc>
          <w:tcPr>
            <w:tcW w:w="2163" w:type="dxa"/>
            <w:tcBorders>
              <w:left w:val="single" w:sz="4" w:space="0" w:color="auto"/>
              <w:right w:val="single" w:sz="4" w:space="0" w:color="auto"/>
            </w:tcBorders>
            <w:shd w:val="clear" w:color="auto" w:fill="auto"/>
            <w:vAlign w:val="center"/>
          </w:tcPr>
          <w:p w14:paraId="1548061D" w14:textId="77777777" w:rsidR="00114CC4" w:rsidRPr="008528CE" w:rsidRDefault="00114CC4" w:rsidP="008528CE">
            <w:pPr>
              <w:rPr>
                <w:rFonts w:ascii="Calibri" w:hAnsi="Calibri"/>
                <w:sz w:val="18"/>
                <w:szCs w:val="18"/>
              </w:rPr>
            </w:pPr>
            <w:r w:rsidRPr="008528CE">
              <w:rPr>
                <w:rFonts w:ascii="Calibri" w:hAnsi="Calibri"/>
                <w:sz w:val="18"/>
                <w:szCs w:val="18"/>
              </w:rPr>
              <w:t>Climate Zone:</w:t>
            </w:r>
          </w:p>
        </w:tc>
        <w:tc>
          <w:tcPr>
            <w:tcW w:w="4911" w:type="dxa"/>
            <w:tcBorders>
              <w:left w:val="single" w:sz="4" w:space="0" w:color="auto"/>
            </w:tcBorders>
            <w:shd w:val="clear" w:color="auto" w:fill="auto"/>
          </w:tcPr>
          <w:p w14:paraId="1548061E" w14:textId="77777777" w:rsidR="00114CC4" w:rsidRPr="008528CE" w:rsidRDefault="00114CC4" w:rsidP="008528CE">
            <w:pPr>
              <w:rPr>
                <w:rFonts w:ascii="Calibri" w:hAnsi="Calibri"/>
                <w:sz w:val="18"/>
                <w:szCs w:val="18"/>
              </w:rPr>
            </w:pPr>
          </w:p>
        </w:tc>
        <w:tc>
          <w:tcPr>
            <w:tcW w:w="399" w:type="dxa"/>
            <w:shd w:val="clear" w:color="auto" w:fill="auto"/>
            <w:vAlign w:val="center"/>
          </w:tcPr>
          <w:p w14:paraId="1548061F" w14:textId="77777777" w:rsidR="00114CC4" w:rsidRPr="008528CE" w:rsidRDefault="00114CC4" w:rsidP="008528CE">
            <w:pPr>
              <w:jc w:val="center"/>
              <w:rPr>
                <w:rFonts w:ascii="Calibri" w:hAnsi="Calibri"/>
                <w:sz w:val="18"/>
                <w:szCs w:val="18"/>
              </w:rPr>
            </w:pPr>
            <w:r w:rsidRPr="008528CE">
              <w:rPr>
                <w:rFonts w:ascii="Calibri" w:hAnsi="Calibri"/>
                <w:sz w:val="18"/>
                <w:szCs w:val="18"/>
              </w:rPr>
              <w:t>10</w:t>
            </w:r>
          </w:p>
        </w:tc>
        <w:tc>
          <w:tcPr>
            <w:tcW w:w="3973" w:type="dxa"/>
            <w:shd w:val="clear" w:color="auto" w:fill="auto"/>
            <w:vAlign w:val="center"/>
          </w:tcPr>
          <w:p w14:paraId="15480620" w14:textId="77777777" w:rsidR="00114CC4" w:rsidRPr="008528CE" w:rsidRDefault="00114CC4" w:rsidP="008528CE">
            <w:pPr>
              <w:rPr>
                <w:rFonts w:ascii="Calibri" w:hAnsi="Calibri"/>
                <w:sz w:val="18"/>
                <w:szCs w:val="18"/>
              </w:rPr>
            </w:pPr>
            <w:r w:rsidRPr="008528CE">
              <w:rPr>
                <w:rFonts w:ascii="Calibri" w:hAnsi="Calibri"/>
                <w:sz w:val="18"/>
                <w:szCs w:val="18"/>
              </w:rPr>
              <w:t>Total Conditioned Floor Area</w:t>
            </w:r>
            <w:r w:rsidR="00E75212" w:rsidRPr="008528CE">
              <w:rPr>
                <w:rFonts w:ascii="Calibri" w:hAnsi="Calibri"/>
                <w:sz w:val="18"/>
                <w:szCs w:val="18"/>
              </w:rPr>
              <w:t xml:space="preserve"> (</w:t>
            </w:r>
            <w:r w:rsidR="00FE3431" w:rsidRPr="008528CE">
              <w:rPr>
                <w:rFonts w:ascii="Calibri" w:hAnsi="Calibri"/>
                <w:sz w:val="18"/>
                <w:szCs w:val="18"/>
              </w:rPr>
              <w:t>ft</w:t>
            </w:r>
            <w:r w:rsidR="00E75212" w:rsidRPr="008528CE">
              <w:rPr>
                <w:rFonts w:ascii="Calibri" w:hAnsi="Calibri"/>
                <w:sz w:val="18"/>
                <w:szCs w:val="18"/>
                <w:vertAlign w:val="superscript"/>
              </w:rPr>
              <w:t>2</w:t>
            </w:r>
            <w:r w:rsidR="00E75212" w:rsidRPr="008528CE">
              <w:rPr>
                <w:rFonts w:ascii="Calibri" w:hAnsi="Calibri"/>
                <w:sz w:val="18"/>
                <w:szCs w:val="18"/>
              </w:rPr>
              <w:t>)</w:t>
            </w:r>
            <w:r w:rsidRPr="008528CE">
              <w:rPr>
                <w:rFonts w:ascii="Calibri" w:hAnsi="Calibri"/>
                <w:sz w:val="18"/>
                <w:szCs w:val="18"/>
              </w:rPr>
              <w:t xml:space="preserve"> (Addition):</w:t>
            </w:r>
          </w:p>
        </w:tc>
        <w:tc>
          <w:tcPr>
            <w:tcW w:w="2492" w:type="dxa"/>
            <w:tcBorders>
              <w:right w:val="single" w:sz="4" w:space="0" w:color="auto"/>
            </w:tcBorders>
            <w:shd w:val="clear" w:color="auto" w:fill="auto"/>
          </w:tcPr>
          <w:p w14:paraId="15480621" w14:textId="77777777" w:rsidR="00114CC4" w:rsidRPr="008528CE" w:rsidRDefault="00114CC4" w:rsidP="008528CE">
            <w:pPr>
              <w:rPr>
                <w:rFonts w:ascii="Calibri" w:hAnsi="Calibri"/>
                <w:sz w:val="18"/>
                <w:szCs w:val="18"/>
              </w:rPr>
            </w:pPr>
          </w:p>
        </w:tc>
      </w:tr>
      <w:tr w:rsidR="00114CC4" w:rsidRPr="008528CE" w14:paraId="15480629" w14:textId="77777777" w:rsidTr="20CEE395">
        <w:trPr>
          <w:trHeight w:val="245"/>
        </w:trPr>
        <w:tc>
          <w:tcPr>
            <w:tcW w:w="452" w:type="dxa"/>
            <w:tcBorders>
              <w:left w:val="single" w:sz="4" w:space="0" w:color="auto"/>
              <w:right w:val="single" w:sz="4" w:space="0" w:color="auto"/>
            </w:tcBorders>
            <w:shd w:val="clear" w:color="auto" w:fill="auto"/>
            <w:vAlign w:val="center"/>
          </w:tcPr>
          <w:p w14:paraId="15480623" w14:textId="77777777" w:rsidR="00114CC4" w:rsidRPr="008528CE" w:rsidRDefault="00114CC4" w:rsidP="008528CE">
            <w:pPr>
              <w:jc w:val="center"/>
              <w:rPr>
                <w:rFonts w:ascii="Calibri" w:hAnsi="Calibri"/>
                <w:sz w:val="18"/>
                <w:szCs w:val="18"/>
              </w:rPr>
            </w:pPr>
            <w:r w:rsidRPr="008528CE">
              <w:rPr>
                <w:rFonts w:ascii="Calibri" w:hAnsi="Calibri"/>
                <w:sz w:val="18"/>
                <w:szCs w:val="18"/>
              </w:rPr>
              <w:t>11</w:t>
            </w:r>
          </w:p>
        </w:tc>
        <w:tc>
          <w:tcPr>
            <w:tcW w:w="2163" w:type="dxa"/>
            <w:tcBorders>
              <w:left w:val="single" w:sz="4" w:space="0" w:color="auto"/>
              <w:right w:val="single" w:sz="4" w:space="0" w:color="auto"/>
            </w:tcBorders>
            <w:shd w:val="clear" w:color="auto" w:fill="auto"/>
            <w:vAlign w:val="center"/>
          </w:tcPr>
          <w:p w14:paraId="15480624" w14:textId="5A51A094" w:rsidR="00114CC4" w:rsidRPr="008528CE" w:rsidRDefault="00114CC4" w:rsidP="008528CE">
            <w:pPr>
              <w:rPr>
                <w:rFonts w:ascii="Calibri" w:hAnsi="Calibri"/>
                <w:sz w:val="18"/>
                <w:szCs w:val="18"/>
              </w:rPr>
            </w:pPr>
            <w:r w:rsidRPr="008528CE">
              <w:rPr>
                <w:rFonts w:ascii="Calibri" w:hAnsi="Calibri"/>
                <w:sz w:val="18"/>
                <w:szCs w:val="18"/>
              </w:rPr>
              <w:t>Building Type</w:t>
            </w:r>
            <w:r w:rsidR="0037735E" w:rsidRPr="008528CE">
              <w:rPr>
                <w:rFonts w:ascii="Calibri" w:hAnsi="Calibri"/>
                <w:sz w:val="18"/>
                <w:szCs w:val="18"/>
              </w:rPr>
              <w:t>:</w:t>
            </w:r>
          </w:p>
        </w:tc>
        <w:tc>
          <w:tcPr>
            <w:tcW w:w="4911" w:type="dxa"/>
            <w:tcBorders>
              <w:left w:val="single" w:sz="4" w:space="0" w:color="auto"/>
            </w:tcBorders>
            <w:shd w:val="clear" w:color="auto" w:fill="auto"/>
          </w:tcPr>
          <w:p w14:paraId="15480625" w14:textId="77777777" w:rsidR="00114CC4" w:rsidRPr="008528CE" w:rsidRDefault="00114CC4" w:rsidP="008528CE">
            <w:pPr>
              <w:rPr>
                <w:rFonts w:ascii="Calibri" w:hAnsi="Calibri"/>
                <w:b/>
                <w:sz w:val="18"/>
                <w:szCs w:val="18"/>
              </w:rPr>
            </w:pPr>
          </w:p>
        </w:tc>
        <w:tc>
          <w:tcPr>
            <w:tcW w:w="399" w:type="dxa"/>
            <w:shd w:val="clear" w:color="auto" w:fill="auto"/>
            <w:vAlign w:val="center"/>
          </w:tcPr>
          <w:p w14:paraId="15480626" w14:textId="77777777" w:rsidR="00114CC4" w:rsidRPr="008528CE" w:rsidRDefault="00114CC4" w:rsidP="008528CE">
            <w:pPr>
              <w:jc w:val="center"/>
              <w:rPr>
                <w:rFonts w:ascii="Calibri" w:hAnsi="Calibri"/>
                <w:sz w:val="18"/>
                <w:szCs w:val="18"/>
              </w:rPr>
            </w:pPr>
            <w:r w:rsidRPr="008528CE">
              <w:rPr>
                <w:rFonts w:ascii="Calibri" w:hAnsi="Calibri"/>
                <w:sz w:val="18"/>
                <w:szCs w:val="18"/>
              </w:rPr>
              <w:t>12</w:t>
            </w:r>
          </w:p>
        </w:tc>
        <w:tc>
          <w:tcPr>
            <w:tcW w:w="3973" w:type="dxa"/>
            <w:shd w:val="clear" w:color="auto" w:fill="auto"/>
            <w:vAlign w:val="center"/>
          </w:tcPr>
          <w:p w14:paraId="15480627" w14:textId="77777777" w:rsidR="00114CC4" w:rsidRPr="008528CE" w:rsidRDefault="00114CC4" w:rsidP="008528CE">
            <w:pPr>
              <w:rPr>
                <w:rFonts w:ascii="Calibri" w:hAnsi="Calibri"/>
                <w:sz w:val="18"/>
                <w:szCs w:val="18"/>
              </w:rPr>
            </w:pPr>
            <w:r w:rsidRPr="008528CE">
              <w:rPr>
                <w:rFonts w:ascii="Calibri" w:hAnsi="Calibri"/>
                <w:sz w:val="18"/>
                <w:szCs w:val="18"/>
              </w:rPr>
              <w:t>Slab Area</w:t>
            </w:r>
            <w:r w:rsidR="00E75212" w:rsidRPr="008528CE">
              <w:rPr>
                <w:rFonts w:ascii="Calibri" w:hAnsi="Calibri"/>
                <w:sz w:val="18"/>
                <w:szCs w:val="18"/>
              </w:rPr>
              <w:t xml:space="preserve"> (</w:t>
            </w:r>
            <w:r w:rsidR="00FE3431" w:rsidRPr="008528CE">
              <w:rPr>
                <w:rFonts w:ascii="Calibri" w:hAnsi="Calibri"/>
                <w:sz w:val="18"/>
                <w:szCs w:val="18"/>
              </w:rPr>
              <w:t>ft</w:t>
            </w:r>
            <w:r w:rsidR="00E75212" w:rsidRPr="008528CE">
              <w:rPr>
                <w:rFonts w:ascii="Calibri" w:hAnsi="Calibri"/>
                <w:sz w:val="18"/>
                <w:szCs w:val="18"/>
                <w:vertAlign w:val="superscript"/>
              </w:rPr>
              <w:t>2</w:t>
            </w:r>
            <w:r w:rsidR="00E75212" w:rsidRPr="008528CE">
              <w:rPr>
                <w:rFonts w:ascii="Calibri" w:hAnsi="Calibri"/>
                <w:sz w:val="18"/>
                <w:szCs w:val="18"/>
              </w:rPr>
              <w:t>)</w:t>
            </w:r>
            <w:r w:rsidRPr="008528CE">
              <w:rPr>
                <w:rFonts w:ascii="Calibri" w:hAnsi="Calibri"/>
                <w:sz w:val="18"/>
                <w:szCs w:val="18"/>
              </w:rPr>
              <w:t>:</w:t>
            </w:r>
          </w:p>
        </w:tc>
        <w:tc>
          <w:tcPr>
            <w:tcW w:w="2492" w:type="dxa"/>
            <w:tcBorders>
              <w:right w:val="single" w:sz="4" w:space="0" w:color="auto"/>
            </w:tcBorders>
            <w:shd w:val="clear" w:color="auto" w:fill="auto"/>
          </w:tcPr>
          <w:p w14:paraId="15480628" w14:textId="77777777" w:rsidR="00114CC4" w:rsidRPr="008528CE" w:rsidRDefault="00114CC4" w:rsidP="008528CE">
            <w:pPr>
              <w:rPr>
                <w:rFonts w:ascii="Calibri" w:hAnsi="Calibri"/>
                <w:sz w:val="18"/>
                <w:szCs w:val="18"/>
              </w:rPr>
            </w:pPr>
          </w:p>
        </w:tc>
      </w:tr>
      <w:tr w:rsidR="00114CC4" w:rsidRPr="008528CE" w14:paraId="15480630" w14:textId="77777777" w:rsidTr="20CEE395">
        <w:trPr>
          <w:trHeight w:val="245"/>
        </w:trPr>
        <w:tc>
          <w:tcPr>
            <w:tcW w:w="452" w:type="dxa"/>
            <w:tcBorders>
              <w:left w:val="single" w:sz="4" w:space="0" w:color="auto"/>
              <w:right w:val="single" w:sz="4" w:space="0" w:color="auto"/>
            </w:tcBorders>
            <w:shd w:val="clear" w:color="auto" w:fill="auto"/>
            <w:vAlign w:val="center"/>
          </w:tcPr>
          <w:p w14:paraId="1548062A" w14:textId="77777777" w:rsidR="00114CC4" w:rsidRPr="008528CE" w:rsidRDefault="00114CC4" w:rsidP="008528CE">
            <w:pPr>
              <w:jc w:val="center"/>
              <w:rPr>
                <w:rFonts w:ascii="Calibri" w:hAnsi="Calibri"/>
                <w:sz w:val="18"/>
                <w:szCs w:val="18"/>
              </w:rPr>
            </w:pPr>
            <w:r w:rsidRPr="008528CE">
              <w:rPr>
                <w:rFonts w:ascii="Calibri" w:hAnsi="Calibri"/>
                <w:sz w:val="18"/>
                <w:szCs w:val="18"/>
              </w:rPr>
              <w:t>13</w:t>
            </w:r>
          </w:p>
        </w:tc>
        <w:tc>
          <w:tcPr>
            <w:tcW w:w="2163" w:type="dxa"/>
            <w:tcBorders>
              <w:left w:val="single" w:sz="4" w:space="0" w:color="auto"/>
              <w:right w:val="single" w:sz="4" w:space="0" w:color="auto"/>
            </w:tcBorders>
            <w:shd w:val="clear" w:color="auto" w:fill="auto"/>
            <w:vAlign w:val="center"/>
          </w:tcPr>
          <w:p w14:paraId="1548062B" w14:textId="77777777" w:rsidR="00114CC4" w:rsidRPr="008528CE" w:rsidRDefault="00D11A0C" w:rsidP="008528CE">
            <w:pPr>
              <w:rPr>
                <w:rFonts w:ascii="Calibri" w:hAnsi="Calibri"/>
                <w:sz w:val="18"/>
                <w:szCs w:val="18"/>
              </w:rPr>
            </w:pPr>
            <w:r w:rsidRPr="008528CE">
              <w:rPr>
                <w:rFonts w:ascii="Calibri" w:hAnsi="Calibri"/>
                <w:sz w:val="18"/>
                <w:szCs w:val="18"/>
              </w:rPr>
              <w:t>Project Scope</w:t>
            </w:r>
            <w:r w:rsidR="00114CC4" w:rsidRPr="008528CE">
              <w:rPr>
                <w:rFonts w:ascii="Calibri" w:hAnsi="Calibri"/>
                <w:sz w:val="18"/>
                <w:szCs w:val="18"/>
              </w:rPr>
              <w:t xml:space="preserve">:  </w:t>
            </w:r>
          </w:p>
        </w:tc>
        <w:tc>
          <w:tcPr>
            <w:tcW w:w="4911" w:type="dxa"/>
            <w:tcBorders>
              <w:left w:val="single" w:sz="4" w:space="0" w:color="auto"/>
            </w:tcBorders>
            <w:shd w:val="clear" w:color="auto" w:fill="auto"/>
            <w:vAlign w:val="center"/>
          </w:tcPr>
          <w:p w14:paraId="1548062C" w14:textId="77777777" w:rsidR="00114CC4" w:rsidRPr="008528CE" w:rsidRDefault="00114CC4" w:rsidP="008528CE">
            <w:pPr>
              <w:rPr>
                <w:rFonts w:ascii="Calibri" w:hAnsi="Calibri"/>
                <w:sz w:val="18"/>
                <w:szCs w:val="18"/>
              </w:rPr>
            </w:pPr>
          </w:p>
        </w:tc>
        <w:tc>
          <w:tcPr>
            <w:tcW w:w="399" w:type="dxa"/>
            <w:shd w:val="clear" w:color="auto" w:fill="auto"/>
            <w:vAlign w:val="center"/>
          </w:tcPr>
          <w:p w14:paraId="1548062D" w14:textId="2DC11395" w:rsidR="00114CC4" w:rsidRPr="008528CE" w:rsidRDefault="0094294D" w:rsidP="008528CE">
            <w:pPr>
              <w:jc w:val="center"/>
              <w:rPr>
                <w:rFonts w:ascii="Calibri" w:hAnsi="Calibri"/>
                <w:sz w:val="18"/>
                <w:szCs w:val="18"/>
              </w:rPr>
            </w:pPr>
            <w:r w:rsidRPr="008528CE">
              <w:rPr>
                <w:rFonts w:ascii="Calibri" w:hAnsi="Calibri"/>
                <w:sz w:val="18"/>
                <w:szCs w:val="18"/>
              </w:rPr>
              <w:t>14</w:t>
            </w:r>
          </w:p>
        </w:tc>
        <w:tc>
          <w:tcPr>
            <w:tcW w:w="3973" w:type="dxa"/>
            <w:tcBorders>
              <w:right w:val="single" w:sz="4" w:space="0" w:color="auto"/>
            </w:tcBorders>
            <w:shd w:val="clear" w:color="auto" w:fill="auto"/>
            <w:vAlign w:val="center"/>
          </w:tcPr>
          <w:p w14:paraId="1548062E" w14:textId="4C73A782" w:rsidR="0094294D" w:rsidRPr="008528CE" w:rsidRDefault="0046795D" w:rsidP="008528CE">
            <w:pPr>
              <w:rPr>
                <w:rFonts w:ascii="Calibri" w:hAnsi="Calibri"/>
                <w:sz w:val="18"/>
                <w:szCs w:val="18"/>
              </w:rPr>
            </w:pPr>
            <w:r w:rsidRPr="008528CE">
              <w:rPr>
                <w:rFonts w:ascii="Calibri" w:hAnsi="Calibri"/>
                <w:sz w:val="18"/>
                <w:szCs w:val="18"/>
              </w:rPr>
              <w:t>Fenestration Exceptions</w:t>
            </w:r>
            <w:r w:rsidR="0037735E" w:rsidRPr="008528CE">
              <w:rPr>
                <w:rFonts w:ascii="Calibri" w:hAnsi="Calibri"/>
                <w:sz w:val="18"/>
                <w:szCs w:val="18"/>
              </w:rPr>
              <w:t>:</w:t>
            </w:r>
          </w:p>
        </w:tc>
        <w:tc>
          <w:tcPr>
            <w:tcW w:w="2492" w:type="dxa"/>
            <w:tcBorders>
              <w:left w:val="single" w:sz="4" w:space="0" w:color="auto"/>
              <w:right w:val="single" w:sz="4" w:space="0" w:color="auto"/>
            </w:tcBorders>
            <w:shd w:val="clear" w:color="auto" w:fill="auto"/>
            <w:vAlign w:val="bottom"/>
          </w:tcPr>
          <w:p w14:paraId="1548062F" w14:textId="77777777" w:rsidR="00114CC4" w:rsidRPr="008528CE" w:rsidRDefault="00114CC4" w:rsidP="008528CE">
            <w:pPr>
              <w:rPr>
                <w:rFonts w:ascii="Calibri" w:hAnsi="Calibri"/>
                <w:sz w:val="18"/>
                <w:szCs w:val="18"/>
              </w:rPr>
            </w:pPr>
          </w:p>
        </w:tc>
      </w:tr>
    </w:tbl>
    <w:p w14:paraId="15480631" w14:textId="531E2D16" w:rsidR="0043745C" w:rsidRPr="008528CE" w:rsidRDefault="0043745C" w:rsidP="008528CE">
      <w:pPr>
        <w:rPr>
          <w:rFonts w:ascii="Calibri" w:hAnsi="Calibr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1459"/>
        <w:gridCol w:w="1170"/>
        <w:gridCol w:w="999"/>
        <w:gridCol w:w="1209"/>
        <w:gridCol w:w="876"/>
        <w:gridCol w:w="33"/>
        <w:gridCol w:w="1080"/>
        <w:gridCol w:w="887"/>
        <w:gridCol w:w="1088"/>
        <w:gridCol w:w="998"/>
        <w:gridCol w:w="1360"/>
        <w:gridCol w:w="2504"/>
      </w:tblGrid>
      <w:tr w:rsidR="00850B00" w:rsidRPr="008528CE" w14:paraId="15480633" w14:textId="77777777" w:rsidTr="00984115">
        <w:trPr>
          <w:cantSplit/>
          <w:trHeight w:val="312"/>
          <w:tblHeader/>
        </w:trPr>
        <w:tc>
          <w:tcPr>
            <w:tcW w:w="14390" w:type="dxa"/>
            <w:gridSpan w:val="13"/>
            <w:shd w:val="clear" w:color="auto" w:fill="auto"/>
            <w:vAlign w:val="center"/>
          </w:tcPr>
          <w:p w14:paraId="15480632" w14:textId="193E0813" w:rsidR="0050532B" w:rsidRPr="008528CE" w:rsidRDefault="00850B00" w:rsidP="008528CE">
            <w:pPr>
              <w:keepNext/>
              <w:rPr>
                <w:rFonts w:ascii="Calibri" w:eastAsia="Calibri" w:hAnsi="Calibri"/>
                <w:b/>
                <w:sz w:val="22"/>
                <w:szCs w:val="22"/>
              </w:rPr>
            </w:pPr>
            <w:r w:rsidRPr="008528CE">
              <w:rPr>
                <w:rFonts w:ascii="Calibri" w:eastAsia="Calibri" w:hAnsi="Calibri"/>
                <w:b/>
                <w:sz w:val="20"/>
                <w:szCs w:val="22"/>
              </w:rPr>
              <w:t xml:space="preserve">B. </w:t>
            </w:r>
            <w:r w:rsidR="008F4AD1" w:rsidRPr="008528CE">
              <w:rPr>
                <w:rFonts w:ascii="Calibri" w:eastAsia="Calibri" w:hAnsi="Calibri"/>
                <w:b/>
                <w:sz w:val="20"/>
                <w:szCs w:val="22"/>
              </w:rPr>
              <w:t>Building Insulation</w:t>
            </w:r>
            <w:r w:rsidR="004603FB" w:rsidRPr="008528CE">
              <w:rPr>
                <w:rFonts w:ascii="Calibri" w:eastAsia="Calibri" w:hAnsi="Calibri"/>
                <w:b/>
                <w:sz w:val="20"/>
                <w:szCs w:val="22"/>
              </w:rPr>
              <w:t xml:space="preserve"> Details</w:t>
            </w:r>
            <w:r w:rsidRPr="008528CE">
              <w:rPr>
                <w:rFonts w:ascii="Calibri" w:eastAsia="Calibri" w:hAnsi="Calibri"/>
                <w:b/>
                <w:sz w:val="20"/>
                <w:szCs w:val="22"/>
              </w:rPr>
              <w:t xml:space="preserve"> – Framed</w:t>
            </w:r>
            <w:r w:rsidR="00596C30" w:rsidRPr="008528CE">
              <w:rPr>
                <w:rFonts w:ascii="Calibri" w:eastAsia="Calibri" w:hAnsi="Calibri"/>
                <w:b/>
                <w:sz w:val="20"/>
                <w:szCs w:val="22"/>
              </w:rPr>
              <w:t xml:space="preserve"> </w:t>
            </w:r>
            <w:r w:rsidRPr="008528CE">
              <w:rPr>
                <w:rFonts w:ascii="Calibri" w:eastAsia="Calibri" w:hAnsi="Calibri"/>
                <w:sz w:val="20"/>
                <w:szCs w:val="22"/>
              </w:rPr>
              <w:t>(Section 150.2(a))</w:t>
            </w:r>
          </w:p>
        </w:tc>
      </w:tr>
      <w:tr w:rsidR="00984115" w:rsidRPr="008528CE" w14:paraId="1548063F" w14:textId="77777777" w:rsidTr="008528CE">
        <w:trPr>
          <w:cantSplit/>
          <w:trHeight w:val="45"/>
        </w:trPr>
        <w:tc>
          <w:tcPr>
            <w:tcW w:w="728" w:type="dxa"/>
            <w:vAlign w:val="bottom"/>
          </w:tcPr>
          <w:p w14:paraId="15480634"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01</w:t>
            </w:r>
          </w:p>
        </w:tc>
        <w:tc>
          <w:tcPr>
            <w:tcW w:w="1460" w:type="dxa"/>
            <w:vAlign w:val="bottom"/>
          </w:tcPr>
          <w:p w14:paraId="15480635"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02</w:t>
            </w:r>
          </w:p>
        </w:tc>
        <w:tc>
          <w:tcPr>
            <w:tcW w:w="1170" w:type="dxa"/>
            <w:vAlign w:val="bottom"/>
          </w:tcPr>
          <w:p w14:paraId="15480636"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03</w:t>
            </w:r>
          </w:p>
        </w:tc>
        <w:tc>
          <w:tcPr>
            <w:tcW w:w="999" w:type="dxa"/>
            <w:vAlign w:val="bottom"/>
          </w:tcPr>
          <w:p w14:paraId="15480637"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04</w:t>
            </w:r>
          </w:p>
        </w:tc>
        <w:tc>
          <w:tcPr>
            <w:tcW w:w="1209" w:type="dxa"/>
            <w:vAlign w:val="bottom"/>
          </w:tcPr>
          <w:p w14:paraId="15480638"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05</w:t>
            </w:r>
          </w:p>
        </w:tc>
        <w:tc>
          <w:tcPr>
            <w:tcW w:w="909" w:type="dxa"/>
            <w:gridSpan w:val="2"/>
          </w:tcPr>
          <w:p w14:paraId="2352D6BA" w14:textId="1696EC24" w:rsidR="00984115" w:rsidRPr="008528CE" w:rsidDel="00773279"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06</w:t>
            </w:r>
            <w:ins w:id="0" w:author="Alhabibi, Haider@Energy" w:date="2022-07-08T08:49:00Z">
              <w:r w:rsidR="004E34CC">
                <w:rPr>
                  <w:rFonts w:ascii="Calibri" w:hAnsi="Calibri"/>
                  <w:sz w:val="18"/>
                  <w:szCs w:val="18"/>
                </w:rPr>
                <w:t>a</w:t>
              </w:r>
            </w:ins>
          </w:p>
        </w:tc>
        <w:tc>
          <w:tcPr>
            <w:tcW w:w="1080" w:type="dxa"/>
          </w:tcPr>
          <w:p w14:paraId="15480639" w14:textId="01FE40F4" w:rsidR="00984115" w:rsidRPr="008528CE" w:rsidDel="00773279" w:rsidRDefault="00BA270F" w:rsidP="008528CE">
            <w:pPr>
              <w:tabs>
                <w:tab w:val="left" w:pos="540"/>
                <w:tab w:val="left" w:pos="900"/>
                <w:tab w:val="left" w:pos="3420"/>
              </w:tabs>
              <w:jc w:val="center"/>
              <w:rPr>
                <w:rFonts w:ascii="Calibri" w:hAnsi="Calibri"/>
                <w:sz w:val="18"/>
                <w:szCs w:val="18"/>
              </w:rPr>
            </w:pPr>
            <w:ins w:id="1" w:author="Alhabibi, Haider@Energy" w:date="2022-07-08T08:49:00Z">
              <w:r>
                <w:rPr>
                  <w:rFonts w:ascii="Calibri" w:hAnsi="Calibri"/>
                  <w:sz w:val="18"/>
                  <w:szCs w:val="18"/>
                </w:rPr>
                <w:t>06b</w:t>
              </w:r>
            </w:ins>
          </w:p>
        </w:tc>
        <w:tc>
          <w:tcPr>
            <w:tcW w:w="884" w:type="dxa"/>
          </w:tcPr>
          <w:p w14:paraId="1548063A"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07</w:t>
            </w:r>
          </w:p>
        </w:tc>
        <w:tc>
          <w:tcPr>
            <w:tcW w:w="1088" w:type="dxa"/>
            <w:vAlign w:val="bottom"/>
          </w:tcPr>
          <w:p w14:paraId="1548063B"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08</w:t>
            </w:r>
          </w:p>
        </w:tc>
        <w:tc>
          <w:tcPr>
            <w:tcW w:w="998" w:type="dxa"/>
            <w:vAlign w:val="bottom"/>
          </w:tcPr>
          <w:p w14:paraId="1548063C"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09</w:t>
            </w:r>
          </w:p>
        </w:tc>
        <w:tc>
          <w:tcPr>
            <w:tcW w:w="1360" w:type="dxa"/>
            <w:vAlign w:val="bottom"/>
          </w:tcPr>
          <w:p w14:paraId="1548063D"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10</w:t>
            </w:r>
          </w:p>
        </w:tc>
        <w:tc>
          <w:tcPr>
            <w:tcW w:w="2505" w:type="dxa"/>
            <w:vAlign w:val="bottom"/>
          </w:tcPr>
          <w:p w14:paraId="1548063E" w14:textId="77777777" w:rsidR="00984115" w:rsidRPr="008528CE" w:rsidRDefault="00984115"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11</w:t>
            </w:r>
          </w:p>
        </w:tc>
      </w:tr>
      <w:tr w:rsidR="00C032D1" w:rsidRPr="008528CE" w14:paraId="1548064A" w14:textId="77777777" w:rsidTr="00984115">
        <w:trPr>
          <w:cantSplit/>
          <w:trHeight w:val="266"/>
        </w:trPr>
        <w:tc>
          <w:tcPr>
            <w:tcW w:w="728" w:type="dxa"/>
            <w:vMerge w:val="restart"/>
            <w:vAlign w:val="bottom"/>
          </w:tcPr>
          <w:p w14:paraId="15480640"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Tag/ID</w:t>
            </w:r>
          </w:p>
        </w:tc>
        <w:tc>
          <w:tcPr>
            <w:tcW w:w="1460" w:type="dxa"/>
            <w:vMerge w:val="restart"/>
            <w:vAlign w:val="bottom"/>
          </w:tcPr>
          <w:p w14:paraId="15480641"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Assembly Type</w:t>
            </w:r>
          </w:p>
        </w:tc>
        <w:tc>
          <w:tcPr>
            <w:tcW w:w="1170" w:type="dxa"/>
            <w:vMerge w:val="restart"/>
            <w:vAlign w:val="bottom"/>
          </w:tcPr>
          <w:p w14:paraId="15480642"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Frame Type</w:t>
            </w:r>
          </w:p>
        </w:tc>
        <w:tc>
          <w:tcPr>
            <w:tcW w:w="999" w:type="dxa"/>
            <w:vMerge w:val="restart"/>
            <w:vAlign w:val="bottom"/>
          </w:tcPr>
          <w:p w14:paraId="15480643"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Frame Depth</w:t>
            </w:r>
          </w:p>
          <w:p w14:paraId="15480644"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(inches)</w:t>
            </w:r>
          </w:p>
        </w:tc>
        <w:tc>
          <w:tcPr>
            <w:tcW w:w="1209" w:type="dxa"/>
            <w:vMerge w:val="restart"/>
            <w:vAlign w:val="bottom"/>
          </w:tcPr>
          <w:p w14:paraId="15480645"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Frame Spacing</w:t>
            </w:r>
          </w:p>
          <w:p w14:paraId="15480646"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(inches)</w:t>
            </w:r>
          </w:p>
        </w:tc>
        <w:tc>
          <w:tcPr>
            <w:tcW w:w="4959" w:type="dxa"/>
            <w:gridSpan w:val="6"/>
            <w:vAlign w:val="bottom"/>
          </w:tcPr>
          <w:p w14:paraId="15480647" w14:textId="77777777" w:rsidR="00850B00" w:rsidRPr="008528CE" w:rsidRDefault="00850B00" w:rsidP="008528CE">
            <w:pPr>
              <w:tabs>
                <w:tab w:val="left" w:pos="540"/>
                <w:tab w:val="left" w:pos="900"/>
                <w:tab w:val="left" w:pos="3420"/>
              </w:tabs>
              <w:jc w:val="center"/>
              <w:rPr>
                <w:rFonts w:ascii="Calibri" w:hAnsi="Calibri"/>
                <w:b/>
                <w:sz w:val="18"/>
                <w:szCs w:val="18"/>
              </w:rPr>
            </w:pPr>
            <w:r w:rsidRPr="008528CE">
              <w:rPr>
                <w:rFonts w:ascii="Calibri" w:hAnsi="Calibri"/>
                <w:b/>
                <w:sz w:val="18"/>
                <w:szCs w:val="18"/>
              </w:rPr>
              <w:t>Proposed</w:t>
            </w:r>
          </w:p>
        </w:tc>
        <w:tc>
          <w:tcPr>
            <w:tcW w:w="1360" w:type="dxa"/>
            <w:vAlign w:val="bottom"/>
          </w:tcPr>
          <w:p w14:paraId="15480648" w14:textId="77777777" w:rsidR="00850B00" w:rsidRPr="008528CE" w:rsidRDefault="00850B00" w:rsidP="008528CE">
            <w:pPr>
              <w:tabs>
                <w:tab w:val="left" w:pos="540"/>
                <w:tab w:val="left" w:pos="900"/>
                <w:tab w:val="left" w:pos="3420"/>
              </w:tabs>
              <w:jc w:val="center"/>
              <w:rPr>
                <w:rFonts w:ascii="Calibri" w:hAnsi="Calibri"/>
                <w:b/>
                <w:sz w:val="18"/>
                <w:szCs w:val="18"/>
              </w:rPr>
            </w:pPr>
            <w:r w:rsidRPr="008528CE">
              <w:rPr>
                <w:rFonts w:ascii="Calibri" w:hAnsi="Calibri"/>
                <w:b/>
                <w:sz w:val="18"/>
                <w:szCs w:val="18"/>
              </w:rPr>
              <w:t xml:space="preserve">Required </w:t>
            </w:r>
          </w:p>
        </w:tc>
        <w:tc>
          <w:tcPr>
            <w:tcW w:w="2505" w:type="dxa"/>
            <w:vMerge w:val="restart"/>
            <w:vAlign w:val="bottom"/>
          </w:tcPr>
          <w:p w14:paraId="15480649"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Comments</w:t>
            </w:r>
          </w:p>
        </w:tc>
      </w:tr>
      <w:tr w:rsidR="00C032D1" w:rsidRPr="008528CE" w14:paraId="15480657" w14:textId="77777777" w:rsidTr="00984115">
        <w:trPr>
          <w:cantSplit/>
          <w:trHeight w:val="288"/>
        </w:trPr>
        <w:tc>
          <w:tcPr>
            <w:tcW w:w="728" w:type="dxa"/>
            <w:vMerge/>
            <w:vAlign w:val="bottom"/>
          </w:tcPr>
          <w:p w14:paraId="1548064B"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60" w:type="dxa"/>
            <w:vMerge/>
            <w:vAlign w:val="bottom"/>
          </w:tcPr>
          <w:p w14:paraId="1548064C"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70" w:type="dxa"/>
            <w:vMerge/>
            <w:vAlign w:val="bottom"/>
          </w:tcPr>
          <w:p w14:paraId="1548064D"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999" w:type="dxa"/>
            <w:vMerge/>
            <w:vAlign w:val="bottom"/>
          </w:tcPr>
          <w:p w14:paraId="1548064E"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209" w:type="dxa"/>
            <w:vMerge/>
            <w:vAlign w:val="bottom"/>
          </w:tcPr>
          <w:p w14:paraId="1548064F"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76" w:type="dxa"/>
            <w:vMerge w:val="restart"/>
            <w:vAlign w:val="bottom"/>
          </w:tcPr>
          <w:p w14:paraId="15480650"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 xml:space="preserve">Cavity </w:t>
            </w:r>
            <w:r w:rsidRPr="008528CE">
              <w:rPr>
                <w:rFonts w:ascii="Calibri" w:hAnsi="Calibri"/>
                <w:sz w:val="18"/>
                <w:szCs w:val="18"/>
              </w:rPr>
              <w:br/>
              <w:t>R-value</w:t>
            </w:r>
          </w:p>
        </w:tc>
        <w:tc>
          <w:tcPr>
            <w:tcW w:w="1110" w:type="dxa"/>
            <w:gridSpan w:val="2"/>
            <w:vMerge w:val="restart"/>
            <w:vAlign w:val="bottom"/>
          </w:tcPr>
          <w:p w14:paraId="15480651"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 xml:space="preserve">Continuous Insulation </w:t>
            </w:r>
          </w:p>
          <w:p w14:paraId="15480652"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R-value</w:t>
            </w:r>
          </w:p>
        </w:tc>
        <w:tc>
          <w:tcPr>
            <w:tcW w:w="887" w:type="dxa"/>
            <w:vMerge w:val="restart"/>
            <w:vAlign w:val="bottom"/>
          </w:tcPr>
          <w:p w14:paraId="15480653"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U-Factor</w:t>
            </w:r>
          </w:p>
        </w:tc>
        <w:tc>
          <w:tcPr>
            <w:tcW w:w="2086" w:type="dxa"/>
            <w:gridSpan w:val="2"/>
            <w:vAlign w:val="bottom"/>
          </w:tcPr>
          <w:p w14:paraId="15480654"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Appendix JA4</w:t>
            </w:r>
            <w:r w:rsidR="00193018" w:rsidRPr="008528CE">
              <w:rPr>
                <w:rFonts w:ascii="Calibri" w:hAnsi="Calibri"/>
                <w:sz w:val="18"/>
                <w:szCs w:val="18"/>
              </w:rPr>
              <w:t xml:space="preserve"> Reference</w:t>
            </w:r>
          </w:p>
        </w:tc>
        <w:tc>
          <w:tcPr>
            <w:tcW w:w="1360" w:type="dxa"/>
            <w:vMerge w:val="restart"/>
            <w:vAlign w:val="bottom"/>
          </w:tcPr>
          <w:p w14:paraId="15480655" w14:textId="7BC88BFA"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U-Factor</w:t>
            </w:r>
            <w:r w:rsidR="009B7923" w:rsidRPr="008528CE">
              <w:rPr>
                <w:rFonts w:ascii="Calibri" w:hAnsi="Calibri"/>
                <w:sz w:val="18"/>
                <w:szCs w:val="18"/>
              </w:rPr>
              <w:t xml:space="preserve"> from Table 150.1-A </w:t>
            </w:r>
          </w:p>
        </w:tc>
        <w:tc>
          <w:tcPr>
            <w:tcW w:w="2505" w:type="dxa"/>
            <w:vMerge/>
            <w:vAlign w:val="bottom"/>
          </w:tcPr>
          <w:p w14:paraId="15480656" w14:textId="77777777" w:rsidR="00850B00" w:rsidRPr="008528CE" w:rsidRDefault="00850B00" w:rsidP="008528CE">
            <w:pPr>
              <w:tabs>
                <w:tab w:val="left" w:pos="540"/>
                <w:tab w:val="left" w:pos="900"/>
                <w:tab w:val="left" w:pos="3420"/>
              </w:tabs>
              <w:jc w:val="center"/>
              <w:rPr>
                <w:rFonts w:ascii="Calibri" w:hAnsi="Calibri"/>
                <w:sz w:val="18"/>
                <w:szCs w:val="18"/>
              </w:rPr>
            </w:pPr>
          </w:p>
        </w:tc>
      </w:tr>
      <w:tr w:rsidR="00C032D1" w:rsidRPr="008528CE" w14:paraId="15480664" w14:textId="77777777" w:rsidTr="00984115">
        <w:trPr>
          <w:cantSplit/>
          <w:trHeight w:val="288"/>
        </w:trPr>
        <w:tc>
          <w:tcPr>
            <w:tcW w:w="728" w:type="dxa"/>
            <w:vMerge/>
            <w:vAlign w:val="bottom"/>
          </w:tcPr>
          <w:p w14:paraId="15480658"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60" w:type="dxa"/>
            <w:vMerge/>
            <w:vAlign w:val="bottom"/>
          </w:tcPr>
          <w:p w14:paraId="15480659"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70" w:type="dxa"/>
            <w:vMerge/>
            <w:vAlign w:val="bottom"/>
          </w:tcPr>
          <w:p w14:paraId="1548065A"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999" w:type="dxa"/>
            <w:vMerge/>
            <w:vAlign w:val="bottom"/>
          </w:tcPr>
          <w:p w14:paraId="1548065B"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209" w:type="dxa"/>
            <w:vMerge/>
            <w:vAlign w:val="bottom"/>
          </w:tcPr>
          <w:p w14:paraId="1548065C"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76" w:type="dxa"/>
            <w:vMerge/>
            <w:vAlign w:val="bottom"/>
          </w:tcPr>
          <w:p w14:paraId="1548065D"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10" w:type="dxa"/>
            <w:gridSpan w:val="2"/>
            <w:vMerge/>
            <w:vAlign w:val="bottom"/>
          </w:tcPr>
          <w:p w14:paraId="1548065E"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87" w:type="dxa"/>
            <w:vMerge/>
            <w:vAlign w:val="bottom"/>
          </w:tcPr>
          <w:p w14:paraId="1548065F"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88" w:type="dxa"/>
            <w:vAlign w:val="bottom"/>
          </w:tcPr>
          <w:p w14:paraId="15480660"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Table</w:t>
            </w:r>
          </w:p>
        </w:tc>
        <w:tc>
          <w:tcPr>
            <w:tcW w:w="998" w:type="dxa"/>
            <w:vAlign w:val="bottom"/>
          </w:tcPr>
          <w:p w14:paraId="15480661"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Cell</w:t>
            </w:r>
          </w:p>
        </w:tc>
        <w:tc>
          <w:tcPr>
            <w:tcW w:w="1360" w:type="dxa"/>
            <w:vMerge/>
            <w:vAlign w:val="bottom"/>
          </w:tcPr>
          <w:p w14:paraId="15480662"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505" w:type="dxa"/>
            <w:vMerge/>
            <w:vAlign w:val="bottom"/>
          </w:tcPr>
          <w:p w14:paraId="15480663" w14:textId="77777777" w:rsidR="00850B00" w:rsidRPr="008528CE" w:rsidRDefault="00850B00" w:rsidP="008528CE">
            <w:pPr>
              <w:tabs>
                <w:tab w:val="left" w:pos="540"/>
                <w:tab w:val="left" w:pos="900"/>
                <w:tab w:val="left" w:pos="3420"/>
              </w:tabs>
              <w:jc w:val="center"/>
              <w:rPr>
                <w:rFonts w:ascii="Calibri" w:hAnsi="Calibri"/>
                <w:sz w:val="18"/>
                <w:szCs w:val="18"/>
              </w:rPr>
            </w:pPr>
          </w:p>
        </w:tc>
      </w:tr>
      <w:tr w:rsidR="00C032D1" w:rsidRPr="008528CE" w14:paraId="15480671" w14:textId="77777777" w:rsidTr="00984115">
        <w:trPr>
          <w:cantSplit/>
          <w:trHeight w:val="45"/>
        </w:trPr>
        <w:tc>
          <w:tcPr>
            <w:tcW w:w="728" w:type="dxa"/>
            <w:vAlign w:val="bottom"/>
          </w:tcPr>
          <w:p w14:paraId="15480665"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60" w:type="dxa"/>
            <w:vAlign w:val="bottom"/>
          </w:tcPr>
          <w:p w14:paraId="15480666"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70" w:type="dxa"/>
            <w:vAlign w:val="bottom"/>
          </w:tcPr>
          <w:p w14:paraId="15480667"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999" w:type="dxa"/>
            <w:vAlign w:val="bottom"/>
          </w:tcPr>
          <w:p w14:paraId="15480668"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209" w:type="dxa"/>
            <w:vAlign w:val="bottom"/>
          </w:tcPr>
          <w:p w14:paraId="15480669"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76" w:type="dxa"/>
            <w:vAlign w:val="bottom"/>
          </w:tcPr>
          <w:p w14:paraId="1548066A"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10" w:type="dxa"/>
            <w:gridSpan w:val="2"/>
            <w:vAlign w:val="bottom"/>
          </w:tcPr>
          <w:p w14:paraId="1548066B"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87" w:type="dxa"/>
            <w:vAlign w:val="bottom"/>
          </w:tcPr>
          <w:p w14:paraId="1548066C"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88" w:type="dxa"/>
            <w:vAlign w:val="bottom"/>
          </w:tcPr>
          <w:p w14:paraId="1548066D"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998" w:type="dxa"/>
            <w:vAlign w:val="bottom"/>
          </w:tcPr>
          <w:p w14:paraId="1548066E"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360" w:type="dxa"/>
            <w:vAlign w:val="bottom"/>
          </w:tcPr>
          <w:p w14:paraId="1548066F"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505" w:type="dxa"/>
            <w:vAlign w:val="bottom"/>
          </w:tcPr>
          <w:p w14:paraId="15480670" w14:textId="77777777" w:rsidR="00850B00" w:rsidRPr="008528CE" w:rsidRDefault="00850B00" w:rsidP="008528CE">
            <w:pPr>
              <w:tabs>
                <w:tab w:val="left" w:pos="540"/>
                <w:tab w:val="left" w:pos="900"/>
                <w:tab w:val="left" w:pos="3420"/>
              </w:tabs>
              <w:jc w:val="center"/>
              <w:rPr>
                <w:rFonts w:ascii="Calibri" w:hAnsi="Calibri"/>
                <w:sz w:val="18"/>
                <w:szCs w:val="18"/>
              </w:rPr>
            </w:pPr>
          </w:p>
        </w:tc>
      </w:tr>
      <w:tr w:rsidR="00C032D1" w:rsidRPr="008528CE" w14:paraId="1548067E" w14:textId="77777777" w:rsidTr="00984115">
        <w:trPr>
          <w:cantSplit/>
          <w:trHeight w:val="45"/>
        </w:trPr>
        <w:tc>
          <w:tcPr>
            <w:tcW w:w="728" w:type="dxa"/>
            <w:vAlign w:val="bottom"/>
          </w:tcPr>
          <w:p w14:paraId="15480672"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60" w:type="dxa"/>
            <w:vAlign w:val="bottom"/>
          </w:tcPr>
          <w:p w14:paraId="15480673"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70" w:type="dxa"/>
            <w:vAlign w:val="bottom"/>
          </w:tcPr>
          <w:p w14:paraId="15480674"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999" w:type="dxa"/>
            <w:vAlign w:val="bottom"/>
          </w:tcPr>
          <w:p w14:paraId="15480675"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209" w:type="dxa"/>
            <w:vAlign w:val="bottom"/>
          </w:tcPr>
          <w:p w14:paraId="15480676"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76" w:type="dxa"/>
          </w:tcPr>
          <w:p w14:paraId="15480677"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10" w:type="dxa"/>
            <w:gridSpan w:val="2"/>
            <w:vAlign w:val="bottom"/>
          </w:tcPr>
          <w:p w14:paraId="15480678"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87" w:type="dxa"/>
            <w:vAlign w:val="bottom"/>
          </w:tcPr>
          <w:p w14:paraId="15480679"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88" w:type="dxa"/>
            <w:vAlign w:val="bottom"/>
          </w:tcPr>
          <w:p w14:paraId="1548067A"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998" w:type="dxa"/>
            <w:vAlign w:val="bottom"/>
          </w:tcPr>
          <w:p w14:paraId="1548067B"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360" w:type="dxa"/>
            <w:vAlign w:val="bottom"/>
          </w:tcPr>
          <w:p w14:paraId="1548067C"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505" w:type="dxa"/>
            <w:vAlign w:val="bottom"/>
          </w:tcPr>
          <w:p w14:paraId="1548067D" w14:textId="77777777" w:rsidR="00850B00" w:rsidRPr="008528CE" w:rsidRDefault="00850B00" w:rsidP="008528CE">
            <w:pPr>
              <w:tabs>
                <w:tab w:val="left" w:pos="540"/>
                <w:tab w:val="left" w:pos="900"/>
                <w:tab w:val="left" w:pos="3420"/>
              </w:tabs>
              <w:jc w:val="center"/>
              <w:rPr>
                <w:rFonts w:ascii="Calibri" w:hAnsi="Calibri"/>
                <w:sz w:val="18"/>
                <w:szCs w:val="18"/>
              </w:rPr>
            </w:pPr>
          </w:p>
        </w:tc>
      </w:tr>
      <w:tr w:rsidR="004F10AE" w:rsidRPr="008528CE" w14:paraId="7695CAD4" w14:textId="77777777" w:rsidTr="00984115">
        <w:trPr>
          <w:cantSplit/>
          <w:trHeight w:val="980"/>
        </w:trPr>
        <w:tc>
          <w:tcPr>
            <w:tcW w:w="14390" w:type="dxa"/>
            <w:gridSpan w:val="13"/>
            <w:vAlign w:val="center"/>
          </w:tcPr>
          <w:p w14:paraId="525D8C8B" w14:textId="5962F0A8" w:rsidR="004F10AE" w:rsidRPr="008528CE" w:rsidRDefault="004F10AE" w:rsidP="008528CE">
            <w:pPr>
              <w:keepNext/>
              <w:tabs>
                <w:tab w:val="left" w:pos="540"/>
                <w:tab w:val="left" w:pos="900"/>
                <w:tab w:val="left" w:pos="3420"/>
              </w:tabs>
              <w:rPr>
                <w:rFonts w:ascii="Calibri" w:hAnsi="Calibri"/>
                <w:b/>
                <w:sz w:val="18"/>
                <w:szCs w:val="18"/>
              </w:rPr>
            </w:pPr>
            <w:r w:rsidRPr="008528CE">
              <w:rPr>
                <w:rFonts w:ascii="Calibri" w:hAnsi="Calibri"/>
                <w:b/>
                <w:sz w:val="18"/>
                <w:szCs w:val="18"/>
              </w:rPr>
              <w:t>Note:</w:t>
            </w:r>
          </w:p>
          <w:p w14:paraId="39BE37FE" w14:textId="599A9993" w:rsidR="004F10AE" w:rsidRPr="008528CE" w:rsidRDefault="004F10AE" w:rsidP="008528CE">
            <w:pPr>
              <w:pStyle w:val="ListParagraph"/>
              <w:numPr>
                <w:ilvl w:val="0"/>
                <w:numId w:val="64"/>
              </w:numPr>
              <w:tabs>
                <w:tab w:val="left" w:pos="540"/>
                <w:tab w:val="left" w:pos="900"/>
                <w:tab w:val="left" w:pos="3420"/>
              </w:tabs>
              <w:rPr>
                <w:rFonts w:ascii="Calibri" w:hAnsi="Calibri"/>
                <w:sz w:val="18"/>
                <w:szCs w:val="18"/>
              </w:rPr>
            </w:pPr>
            <w:r w:rsidRPr="008528CE">
              <w:rPr>
                <w:rFonts w:ascii="Calibri" w:hAnsi="Calibri"/>
                <w:sz w:val="18"/>
                <w:szCs w:val="18"/>
              </w:rPr>
              <w:t>Where insulation is installed above the roofing membrane</w:t>
            </w:r>
            <w:r w:rsidR="00B64148" w:rsidRPr="008528CE">
              <w:rPr>
                <w:rFonts w:ascii="Calibri" w:hAnsi="Calibri"/>
                <w:sz w:val="18"/>
                <w:szCs w:val="18"/>
              </w:rPr>
              <w:t>,</w:t>
            </w:r>
            <w:r w:rsidRPr="008528CE">
              <w:rPr>
                <w:rFonts w:ascii="Calibri" w:hAnsi="Calibri"/>
                <w:sz w:val="18"/>
                <w:szCs w:val="18"/>
              </w:rPr>
              <w:t xml:space="preserve"> or above the layer used to seal the roof from water penetration</w:t>
            </w:r>
            <w:r w:rsidR="00B64148" w:rsidRPr="008528CE">
              <w:rPr>
                <w:rFonts w:ascii="Calibri" w:hAnsi="Calibri"/>
                <w:sz w:val="18"/>
                <w:szCs w:val="18"/>
              </w:rPr>
              <w:t>,</w:t>
            </w:r>
            <w:r w:rsidRPr="008528CE">
              <w:rPr>
                <w:rFonts w:ascii="Calibri" w:hAnsi="Calibri"/>
                <w:sz w:val="18"/>
                <w:szCs w:val="18"/>
              </w:rPr>
              <w:t xml:space="preserve"> the insulation shall have a maximum water absorption of 0.3 percent by volume when tested according to </w:t>
            </w:r>
            <w:r w:rsidR="008F0F50" w:rsidRPr="008528CE">
              <w:rPr>
                <w:rFonts w:ascii="Calibri" w:hAnsi="Calibri"/>
                <w:sz w:val="18"/>
                <w:szCs w:val="18"/>
              </w:rPr>
              <w:t>American Society for Testing and Materials (</w:t>
            </w:r>
            <w:r w:rsidRPr="008528CE">
              <w:rPr>
                <w:rFonts w:ascii="Calibri" w:hAnsi="Calibri"/>
                <w:sz w:val="18"/>
                <w:szCs w:val="18"/>
              </w:rPr>
              <w:t>ASTM</w:t>
            </w:r>
            <w:r w:rsidR="008F0F50" w:rsidRPr="008528CE">
              <w:rPr>
                <w:rFonts w:ascii="Calibri" w:hAnsi="Calibri"/>
                <w:sz w:val="18"/>
                <w:szCs w:val="18"/>
              </w:rPr>
              <w:t>)</w:t>
            </w:r>
            <w:r w:rsidRPr="008528CE">
              <w:rPr>
                <w:rFonts w:ascii="Calibri" w:hAnsi="Calibri"/>
                <w:sz w:val="18"/>
                <w:szCs w:val="18"/>
              </w:rPr>
              <w:t xml:space="preserve"> Standard C272.</w:t>
            </w:r>
          </w:p>
          <w:p w14:paraId="6BFA2622" w14:textId="4C9178BA" w:rsidR="00DA23C4" w:rsidRPr="008528CE" w:rsidRDefault="00DA23C4" w:rsidP="008528CE">
            <w:pPr>
              <w:pStyle w:val="ListParagraph"/>
              <w:numPr>
                <w:ilvl w:val="0"/>
                <w:numId w:val="64"/>
              </w:numPr>
              <w:tabs>
                <w:tab w:val="left" w:pos="540"/>
                <w:tab w:val="left" w:pos="900"/>
                <w:tab w:val="left" w:pos="3420"/>
              </w:tabs>
              <w:rPr>
                <w:rFonts w:ascii="Calibri" w:hAnsi="Calibri"/>
                <w:sz w:val="18"/>
                <w:szCs w:val="18"/>
              </w:rPr>
            </w:pPr>
            <w:r w:rsidRPr="008528CE">
              <w:rPr>
                <w:rFonts w:ascii="Calibri" w:hAnsi="Calibri"/>
                <w:sz w:val="18"/>
                <w:szCs w:val="18"/>
              </w:rPr>
              <w:t>Extensions of existing wood-framed walls may retain the dimensions of the existing walls and shall install cavity insulation of R-15 in a 2x4 framing</w:t>
            </w:r>
            <w:r w:rsidR="008F0F50" w:rsidRPr="008528CE">
              <w:rPr>
                <w:rFonts w:ascii="Calibri" w:hAnsi="Calibri"/>
                <w:sz w:val="18"/>
                <w:szCs w:val="18"/>
              </w:rPr>
              <w:t>,</w:t>
            </w:r>
            <w:r w:rsidRPr="008528CE">
              <w:rPr>
                <w:rFonts w:ascii="Calibri" w:hAnsi="Calibri"/>
                <w:sz w:val="18"/>
                <w:szCs w:val="18"/>
              </w:rPr>
              <w:t xml:space="preserve"> and R-</w:t>
            </w:r>
            <w:r w:rsidR="000A2D52" w:rsidRPr="008528CE">
              <w:rPr>
                <w:rFonts w:ascii="Calibri" w:hAnsi="Calibri"/>
                <w:sz w:val="18"/>
                <w:szCs w:val="18"/>
              </w:rPr>
              <w:t>2</w:t>
            </w:r>
            <w:r w:rsidR="00426663" w:rsidRPr="008528CE">
              <w:rPr>
                <w:rFonts w:ascii="Calibri" w:hAnsi="Calibri"/>
                <w:sz w:val="18"/>
                <w:szCs w:val="18"/>
              </w:rPr>
              <w:t>1</w:t>
            </w:r>
            <w:r w:rsidRPr="008528CE">
              <w:rPr>
                <w:rFonts w:ascii="Calibri" w:hAnsi="Calibri"/>
                <w:sz w:val="18"/>
                <w:szCs w:val="18"/>
              </w:rPr>
              <w:t xml:space="preserve"> in a 2x6 framing.</w:t>
            </w:r>
          </w:p>
        </w:tc>
      </w:tr>
    </w:tbl>
    <w:p w14:paraId="1548067F" w14:textId="356807C0" w:rsidR="00870558" w:rsidRDefault="00870558" w:rsidP="008528CE">
      <w:pPr>
        <w:rPr>
          <w:ins w:id="2" w:author="Alhabibi, Haider@Energy" w:date="2022-06-20T10:08:00Z"/>
          <w:rFonts w:ascii="Calibri" w:hAnsi="Calibri"/>
          <w:sz w:val="20"/>
          <w:szCs w:val="18"/>
        </w:rPr>
      </w:pPr>
    </w:p>
    <w:p w14:paraId="72FE0FD6" w14:textId="77777777" w:rsidR="00870558" w:rsidRDefault="00870558">
      <w:pPr>
        <w:rPr>
          <w:ins w:id="3" w:author="Alhabibi, Haider@Energy" w:date="2022-06-20T10:08:00Z"/>
          <w:rFonts w:ascii="Calibri" w:hAnsi="Calibri"/>
          <w:sz w:val="20"/>
          <w:szCs w:val="18"/>
        </w:rPr>
      </w:pPr>
      <w:ins w:id="4" w:author="Alhabibi, Haider@Energy" w:date="2022-06-20T10:08:00Z">
        <w:r>
          <w:rPr>
            <w:rFonts w:ascii="Calibri" w:hAnsi="Calibri"/>
            <w:sz w:val="20"/>
            <w:szCs w:val="18"/>
          </w:rPr>
          <w:br w:type="page"/>
        </w:r>
      </w:ins>
    </w:p>
    <w:p w14:paraId="440CAD7A" w14:textId="1B8D5506" w:rsidR="00850B00" w:rsidRPr="008528CE" w:rsidDel="00870558" w:rsidRDefault="00850B00" w:rsidP="008528CE">
      <w:pPr>
        <w:rPr>
          <w:del w:id="5" w:author="Alhabibi, Haider@Energy" w:date="2022-06-20T10:08:00Z"/>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1"/>
        <w:gridCol w:w="1451"/>
        <w:gridCol w:w="1993"/>
        <w:gridCol w:w="998"/>
        <w:gridCol w:w="1089"/>
        <w:gridCol w:w="1089"/>
        <w:gridCol w:w="997"/>
        <w:gridCol w:w="848"/>
        <w:gridCol w:w="848"/>
        <w:gridCol w:w="1298"/>
        <w:gridCol w:w="3048"/>
      </w:tblGrid>
      <w:tr w:rsidR="00850B00" w:rsidRPr="008528CE" w14:paraId="15480681" w14:textId="77777777" w:rsidTr="000514D5">
        <w:trPr>
          <w:cantSplit/>
          <w:trHeight w:val="312"/>
          <w:tblHeader/>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5480680" w14:textId="57AEF62C" w:rsidR="00850B00" w:rsidRPr="008528CE" w:rsidRDefault="00850B00" w:rsidP="008528CE">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8528CE">
              <w:rPr>
                <w:rFonts w:ascii="Calibri" w:eastAsia="Calibri" w:hAnsi="Calibri"/>
                <w:b/>
                <w:sz w:val="20"/>
                <w:szCs w:val="22"/>
              </w:rPr>
              <w:t xml:space="preserve">C. </w:t>
            </w:r>
            <w:r w:rsidR="008F4AD1" w:rsidRPr="008528CE">
              <w:rPr>
                <w:rFonts w:ascii="Calibri" w:eastAsia="Calibri" w:hAnsi="Calibri"/>
                <w:b/>
                <w:sz w:val="20"/>
                <w:szCs w:val="22"/>
              </w:rPr>
              <w:t>Building Insulation</w:t>
            </w:r>
            <w:r w:rsidR="004603FB" w:rsidRPr="008528CE">
              <w:rPr>
                <w:rFonts w:ascii="Calibri" w:eastAsia="Calibri" w:hAnsi="Calibri"/>
                <w:b/>
                <w:sz w:val="20"/>
                <w:szCs w:val="22"/>
              </w:rPr>
              <w:t xml:space="preserve"> Details</w:t>
            </w:r>
            <w:r w:rsidR="00D50923" w:rsidRPr="008528CE">
              <w:rPr>
                <w:rFonts w:ascii="Calibri" w:eastAsia="Calibri" w:hAnsi="Calibri"/>
                <w:b/>
                <w:sz w:val="20"/>
                <w:szCs w:val="22"/>
              </w:rPr>
              <w:t xml:space="preserve"> – Non</w:t>
            </w:r>
            <w:r w:rsidRPr="008528CE">
              <w:rPr>
                <w:rFonts w:ascii="Calibri" w:eastAsia="Calibri" w:hAnsi="Calibri"/>
                <w:b/>
                <w:sz w:val="20"/>
                <w:szCs w:val="22"/>
              </w:rPr>
              <w:t xml:space="preserve">framed </w:t>
            </w:r>
            <w:r w:rsidRPr="008528CE">
              <w:rPr>
                <w:rFonts w:ascii="Calibri" w:eastAsia="Calibri" w:hAnsi="Calibri"/>
                <w:sz w:val="20"/>
                <w:szCs w:val="22"/>
              </w:rPr>
              <w:t>(Section 150.1(c)1)</w:t>
            </w:r>
          </w:p>
        </w:tc>
      </w:tr>
      <w:tr w:rsidR="00C032D1" w:rsidRPr="008528CE" w14:paraId="1548068D"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82" w14:textId="77777777" w:rsidR="00850B00" w:rsidRPr="008528CE"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683" w14:textId="77777777" w:rsidR="00850B00" w:rsidRPr="008528CE"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684" w14:textId="77777777" w:rsidR="00850B00" w:rsidRPr="008528CE"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3</w:t>
            </w:r>
          </w:p>
        </w:tc>
        <w:tc>
          <w:tcPr>
            <w:tcW w:w="1013" w:type="dxa"/>
            <w:tcBorders>
              <w:top w:val="single" w:sz="4" w:space="0" w:color="auto"/>
              <w:left w:val="single" w:sz="4" w:space="0" w:color="auto"/>
              <w:bottom w:val="single" w:sz="4" w:space="0" w:color="auto"/>
              <w:right w:val="single" w:sz="4" w:space="0" w:color="auto"/>
            </w:tcBorders>
            <w:vAlign w:val="bottom"/>
          </w:tcPr>
          <w:p w14:paraId="15480685" w14:textId="77777777" w:rsidR="00850B00" w:rsidRPr="008528CE"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4</w:t>
            </w:r>
          </w:p>
        </w:tc>
        <w:tc>
          <w:tcPr>
            <w:tcW w:w="1105" w:type="dxa"/>
            <w:tcBorders>
              <w:top w:val="single" w:sz="4" w:space="0" w:color="auto"/>
              <w:left w:val="single" w:sz="4" w:space="0" w:color="auto"/>
              <w:bottom w:val="single" w:sz="4" w:space="0" w:color="auto"/>
              <w:right w:val="single" w:sz="4" w:space="0" w:color="auto"/>
            </w:tcBorders>
            <w:vAlign w:val="bottom"/>
          </w:tcPr>
          <w:p w14:paraId="15480686" w14:textId="77777777" w:rsidR="00850B00" w:rsidRPr="008528CE" w:rsidDel="00773279"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5</w:t>
            </w:r>
          </w:p>
        </w:tc>
        <w:tc>
          <w:tcPr>
            <w:tcW w:w="1105" w:type="dxa"/>
            <w:tcBorders>
              <w:top w:val="single" w:sz="4" w:space="0" w:color="auto"/>
              <w:left w:val="single" w:sz="4" w:space="0" w:color="auto"/>
              <w:bottom w:val="single" w:sz="4" w:space="0" w:color="auto"/>
              <w:right w:val="single" w:sz="4" w:space="0" w:color="auto"/>
            </w:tcBorders>
            <w:vAlign w:val="bottom"/>
          </w:tcPr>
          <w:p w14:paraId="15480687" w14:textId="77777777" w:rsidR="00850B00" w:rsidRPr="008528CE"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6</w:t>
            </w:r>
          </w:p>
        </w:tc>
        <w:tc>
          <w:tcPr>
            <w:tcW w:w="1012" w:type="dxa"/>
            <w:tcBorders>
              <w:top w:val="single" w:sz="4" w:space="0" w:color="auto"/>
              <w:left w:val="single" w:sz="4" w:space="0" w:color="auto"/>
              <w:bottom w:val="single" w:sz="4" w:space="0" w:color="auto"/>
              <w:right w:val="single" w:sz="4" w:space="0" w:color="auto"/>
            </w:tcBorders>
            <w:vAlign w:val="bottom"/>
          </w:tcPr>
          <w:p w14:paraId="15480688" w14:textId="77777777" w:rsidR="00850B00" w:rsidRPr="008528CE" w:rsidRDefault="00BE5FED"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7</w:t>
            </w:r>
          </w:p>
        </w:tc>
        <w:tc>
          <w:tcPr>
            <w:tcW w:w="860" w:type="dxa"/>
            <w:tcBorders>
              <w:top w:val="single" w:sz="4" w:space="0" w:color="auto"/>
              <w:left w:val="single" w:sz="4" w:space="0" w:color="auto"/>
              <w:bottom w:val="single" w:sz="4" w:space="0" w:color="auto"/>
              <w:right w:val="single" w:sz="4" w:space="0" w:color="auto"/>
            </w:tcBorders>
            <w:vAlign w:val="bottom"/>
          </w:tcPr>
          <w:p w14:paraId="15480689" w14:textId="77777777" w:rsidR="00850B00" w:rsidRPr="008528CE" w:rsidRDefault="00BE5FED" w:rsidP="008528CE">
            <w:pPr>
              <w:tabs>
                <w:tab w:val="left" w:pos="540"/>
                <w:tab w:val="left" w:pos="900"/>
                <w:tab w:val="left" w:pos="3420"/>
              </w:tabs>
              <w:ind w:left="540" w:hanging="540"/>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8</w:t>
            </w:r>
          </w:p>
        </w:tc>
        <w:tc>
          <w:tcPr>
            <w:tcW w:w="860" w:type="dxa"/>
            <w:tcBorders>
              <w:top w:val="single" w:sz="4" w:space="0" w:color="auto"/>
              <w:left w:val="single" w:sz="4" w:space="0" w:color="auto"/>
              <w:bottom w:val="single" w:sz="4" w:space="0" w:color="auto"/>
              <w:right w:val="single" w:sz="4" w:space="0" w:color="auto"/>
            </w:tcBorders>
            <w:vAlign w:val="bottom"/>
          </w:tcPr>
          <w:p w14:paraId="1548068A" w14:textId="77777777" w:rsidR="00850B00" w:rsidRPr="008528CE" w:rsidRDefault="00BE5FED" w:rsidP="008528CE">
            <w:pPr>
              <w:tabs>
                <w:tab w:val="left" w:pos="540"/>
                <w:tab w:val="left" w:pos="900"/>
                <w:tab w:val="left" w:pos="3420"/>
              </w:tabs>
              <w:ind w:left="540" w:hanging="540"/>
              <w:jc w:val="center"/>
              <w:rPr>
                <w:rFonts w:ascii="Calibri" w:hAnsi="Calibri"/>
                <w:sz w:val="18"/>
                <w:szCs w:val="18"/>
              </w:rPr>
            </w:pPr>
            <w:r w:rsidRPr="008528CE">
              <w:rPr>
                <w:rFonts w:ascii="Calibri" w:hAnsi="Calibri"/>
                <w:sz w:val="18"/>
                <w:szCs w:val="18"/>
              </w:rPr>
              <w:t>0</w:t>
            </w:r>
            <w:r w:rsidR="00850B00" w:rsidRPr="008528CE">
              <w:rPr>
                <w:rFonts w:ascii="Calibri" w:hAnsi="Calibri"/>
                <w:sz w:val="18"/>
                <w:szCs w:val="18"/>
              </w:rPr>
              <w:t>9</w:t>
            </w:r>
          </w:p>
        </w:tc>
        <w:tc>
          <w:tcPr>
            <w:tcW w:w="1318" w:type="dxa"/>
            <w:tcBorders>
              <w:top w:val="single" w:sz="4" w:space="0" w:color="auto"/>
              <w:left w:val="single" w:sz="4" w:space="0" w:color="auto"/>
              <w:bottom w:val="single" w:sz="4" w:space="0" w:color="auto"/>
              <w:right w:val="single" w:sz="4" w:space="0" w:color="auto"/>
            </w:tcBorders>
            <w:vAlign w:val="bottom"/>
          </w:tcPr>
          <w:p w14:paraId="1548068B"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10</w:t>
            </w:r>
          </w:p>
        </w:tc>
        <w:tc>
          <w:tcPr>
            <w:tcW w:w="3102" w:type="dxa"/>
            <w:tcBorders>
              <w:top w:val="single" w:sz="4" w:space="0" w:color="auto"/>
              <w:left w:val="single" w:sz="4" w:space="0" w:color="auto"/>
              <w:bottom w:val="single" w:sz="4" w:space="0" w:color="auto"/>
              <w:right w:val="single" w:sz="4" w:space="0" w:color="auto"/>
            </w:tcBorders>
          </w:tcPr>
          <w:p w14:paraId="1548068C"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11</w:t>
            </w:r>
          </w:p>
        </w:tc>
      </w:tr>
      <w:tr w:rsidR="00C032D1" w:rsidRPr="008528CE" w14:paraId="15480696" w14:textId="77777777" w:rsidTr="00B64148">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68E"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68F" w14:textId="4EB6446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690"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4" w:space="0" w:color="auto"/>
            </w:tcBorders>
            <w:vAlign w:val="bottom"/>
          </w:tcPr>
          <w:p w14:paraId="15480691"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Thickness</w:t>
            </w:r>
          </w:p>
          <w:p w14:paraId="15480692"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(inches)</w:t>
            </w:r>
          </w:p>
        </w:tc>
        <w:tc>
          <w:tcPr>
            <w:tcW w:w="4942" w:type="dxa"/>
            <w:gridSpan w:val="5"/>
            <w:tcBorders>
              <w:top w:val="single" w:sz="4" w:space="0" w:color="auto"/>
              <w:left w:val="single" w:sz="4" w:space="0" w:color="auto"/>
              <w:bottom w:val="single" w:sz="4" w:space="0" w:color="auto"/>
              <w:right w:val="single" w:sz="4" w:space="0" w:color="auto"/>
            </w:tcBorders>
            <w:vAlign w:val="bottom"/>
          </w:tcPr>
          <w:p w14:paraId="15480693" w14:textId="77777777" w:rsidR="00850B00" w:rsidRPr="008528CE" w:rsidRDefault="00850B00" w:rsidP="008528CE">
            <w:pPr>
              <w:tabs>
                <w:tab w:val="left" w:pos="540"/>
                <w:tab w:val="left" w:pos="900"/>
                <w:tab w:val="left" w:pos="3420"/>
              </w:tabs>
              <w:jc w:val="center"/>
              <w:rPr>
                <w:rFonts w:ascii="Calibri" w:hAnsi="Calibri"/>
                <w:b/>
                <w:sz w:val="18"/>
                <w:szCs w:val="18"/>
              </w:rPr>
            </w:pPr>
            <w:r w:rsidRPr="008528CE">
              <w:rPr>
                <w:rFonts w:ascii="Calibri" w:hAnsi="Calibri"/>
                <w:b/>
                <w:sz w:val="18"/>
                <w:szCs w:val="18"/>
              </w:rPr>
              <w:t>Proposed</w:t>
            </w:r>
          </w:p>
        </w:tc>
        <w:tc>
          <w:tcPr>
            <w:tcW w:w="1318" w:type="dxa"/>
            <w:tcBorders>
              <w:top w:val="single" w:sz="4" w:space="0" w:color="auto"/>
              <w:left w:val="single" w:sz="4" w:space="0" w:color="auto"/>
              <w:bottom w:val="single" w:sz="4" w:space="0" w:color="auto"/>
              <w:right w:val="single" w:sz="4" w:space="0" w:color="auto"/>
            </w:tcBorders>
            <w:vAlign w:val="bottom"/>
          </w:tcPr>
          <w:p w14:paraId="15480694" w14:textId="77777777" w:rsidR="00850B00" w:rsidRPr="008528CE" w:rsidRDefault="00850B00" w:rsidP="008528CE">
            <w:pPr>
              <w:tabs>
                <w:tab w:val="left" w:pos="540"/>
                <w:tab w:val="left" w:pos="900"/>
                <w:tab w:val="left" w:pos="3420"/>
              </w:tabs>
              <w:jc w:val="center"/>
              <w:rPr>
                <w:rFonts w:ascii="Calibri" w:hAnsi="Calibri"/>
                <w:b/>
                <w:sz w:val="18"/>
                <w:szCs w:val="18"/>
              </w:rPr>
            </w:pPr>
            <w:r w:rsidRPr="008528CE">
              <w:rPr>
                <w:rFonts w:ascii="Calibri" w:hAnsi="Calibri"/>
                <w:b/>
                <w:sz w:val="18"/>
                <w:szCs w:val="18"/>
              </w:rPr>
              <w:t xml:space="preserve">Required </w:t>
            </w:r>
          </w:p>
        </w:tc>
        <w:tc>
          <w:tcPr>
            <w:tcW w:w="3102" w:type="dxa"/>
            <w:vMerge w:val="restart"/>
            <w:tcBorders>
              <w:top w:val="single" w:sz="4" w:space="0" w:color="auto"/>
              <w:left w:val="single" w:sz="4" w:space="0" w:color="auto"/>
              <w:bottom w:val="single" w:sz="4" w:space="0" w:color="auto"/>
              <w:right w:val="single" w:sz="4" w:space="0" w:color="auto"/>
            </w:tcBorders>
            <w:vAlign w:val="bottom"/>
          </w:tcPr>
          <w:p w14:paraId="15480695" w14:textId="77777777" w:rsidR="00850B00" w:rsidRPr="008528CE" w:rsidRDefault="00850B00" w:rsidP="008528CE">
            <w:pPr>
              <w:tabs>
                <w:tab w:val="left" w:pos="540"/>
                <w:tab w:val="left" w:pos="900"/>
                <w:tab w:val="left" w:pos="3420"/>
              </w:tabs>
              <w:ind w:left="540" w:hanging="540"/>
              <w:jc w:val="center"/>
              <w:rPr>
                <w:rFonts w:ascii="Calibri" w:hAnsi="Calibri"/>
                <w:sz w:val="18"/>
                <w:szCs w:val="18"/>
              </w:rPr>
            </w:pPr>
            <w:r w:rsidRPr="008528CE">
              <w:rPr>
                <w:rFonts w:ascii="Calibri" w:hAnsi="Calibri"/>
                <w:sz w:val="18"/>
                <w:szCs w:val="18"/>
              </w:rPr>
              <w:t>Comments</w:t>
            </w:r>
          </w:p>
        </w:tc>
      </w:tr>
      <w:tr w:rsidR="00C032D1" w:rsidRPr="008528CE" w14:paraId="154806A1"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97"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98"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99"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9A"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B"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Core Insulation R-value</w:t>
            </w: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C"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Continuous Insulation R-value</w:t>
            </w:r>
          </w:p>
        </w:tc>
        <w:tc>
          <w:tcPr>
            <w:tcW w:w="1012" w:type="dxa"/>
            <w:vMerge w:val="restart"/>
            <w:tcBorders>
              <w:top w:val="single" w:sz="4" w:space="0" w:color="auto"/>
              <w:left w:val="single" w:sz="4" w:space="0" w:color="auto"/>
              <w:bottom w:val="single" w:sz="4" w:space="0" w:color="auto"/>
              <w:right w:val="single" w:sz="4" w:space="0" w:color="auto"/>
            </w:tcBorders>
            <w:vAlign w:val="bottom"/>
          </w:tcPr>
          <w:p w14:paraId="1548069D"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U-Factor</w:t>
            </w:r>
          </w:p>
        </w:tc>
        <w:tc>
          <w:tcPr>
            <w:tcW w:w="1720" w:type="dxa"/>
            <w:gridSpan w:val="2"/>
            <w:tcBorders>
              <w:top w:val="single" w:sz="4" w:space="0" w:color="auto"/>
              <w:left w:val="single" w:sz="4" w:space="0" w:color="auto"/>
              <w:bottom w:val="single" w:sz="4" w:space="0" w:color="auto"/>
              <w:right w:val="single" w:sz="4" w:space="0" w:color="auto"/>
            </w:tcBorders>
            <w:vAlign w:val="bottom"/>
          </w:tcPr>
          <w:p w14:paraId="1548069E" w14:textId="3C050677" w:rsidR="00850B00" w:rsidRPr="008528CE" w:rsidRDefault="006A0C33"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 xml:space="preserve">Joint </w:t>
            </w:r>
            <w:r w:rsidR="00850B00" w:rsidRPr="008528CE">
              <w:rPr>
                <w:rFonts w:ascii="Calibri" w:hAnsi="Calibri"/>
                <w:sz w:val="18"/>
                <w:szCs w:val="18"/>
              </w:rPr>
              <w:t xml:space="preserve">Appendix JA4 </w:t>
            </w:r>
            <w:r w:rsidR="00193018" w:rsidRPr="008528CE">
              <w:rPr>
                <w:rFonts w:ascii="Calibri" w:hAnsi="Calibri"/>
                <w:sz w:val="18"/>
                <w:szCs w:val="18"/>
              </w:rPr>
              <w:t>Reference</w:t>
            </w:r>
          </w:p>
        </w:tc>
        <w:tc>
          <w:tcPr>
            <w:tcW w:w="1318" w:type="dxa"/>
            <w:vMerge w:val="restart"/>
            <w:tcBorders>
              <w:top w:val="single" w:sz="4" w:space="0" w:color="auto"/>
              <w:left w:val="single" w:sz="4" w:space="0" w:color="auto"/>
              <w:bottom w:val="single" w:sz="4" w:space="0" w:color="auto"/>
              <w:right w:val="single" w:sz="4" w:space="0" w:color="auto"/>
            </w:tcBorders>
            <w:vAlign w:val="bottom"/>
          </w:tcPr>
          <w:p w14:paraId="1548069F" w14:textId="6E26D5AA"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 xml:space="preserve">U-Factor from </w:t>
            </w:r>
            <w:r w:rsidR="00B55605" w:rsidRPr="008528CE">
              <w:rPr>
                <w:rFonts w:ascii="Calibri" w:hAnsi="Calibri"/>
                <w:sz w:val="18"/>
                <w:szCs w:val="18"/>
              </w:rPr>
              <w:t xml:space="preserve">Table 150.1-A </w:t>
            </w: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0" w14:textId="77777777" w:rsidR="00850B00" w:rsidRPr="008528CE" w:rsidRDefault="00850B00" w:rsidP="008528CE">
            <w:pPr>
              <w:tabs>
                <w:tab w:val="left" w:pos="540"/>
                <w:tab w:val="left" w:pos="900"/>
                <w:tab w:val="left" w:pos="3420"/>
              </w:tabs>
              <w:ind w:left="540" w:hanging="540"/>
              <w:jc w:val="center"/>
              <w:rPr>
                <w:rFonts w:ascii="Calibri" w:hAnsi="Calibri"/>
                <w:sz w:val="18"/>
                <w:szCs w:val="18"/>
              </w:rPr>
            </w:pPr>
          </w:p>
        </w:tc>
      </w:tr>
      <w:tr w:rsidR="00C032D1" w:rsidRPr="008528CE" w14:paraId="154806AD"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A2"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A3"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A4"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A5"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6"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7"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4" w:space="0" w:color="auto"/>
              <w:bottom w:val="single" w:sz="4" w:space="0" w:color="auto"/>
              <w:right w:val="single" w:sz="4" w:space="0" w:color="auto"/>
            </w:tcBorders>
            <w:vAlign w:val="bottom"/>
          </w:tcPr>
          <w:p w14:paraId="154806A8"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A9"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Table</w:t>
            </w:r>
          </w:p>
        </w:tc>
        <w:tc>
          <w:tcPr>
            <w:tcW w:w="860" w:type="dxa"/>
            <w:tcBorders>
              <w:top w:val="single" w:sz="4" w:space="0" w:color="auto"/>
              <w:left w:val="single" w:sz="4" w:space="0" w:color="auto"/>
              <w:bottom w:val="single" w:sz="4" w:space="0" w:color="auto"/>
              <w:right w:val="single" w:sz="4" w:space="0" w:color="auto"/>
            </w:tcBorders>
            <w:vAlign w:val="bottom"/>
          </w:tcPr>
          <w:p w14:paraId="154806AA" w14:textId="77777777" w:rsidR="00850B00" w:rsidRPr="008528CE" w:rsidRDefault="00850B00" w:rsidP="008528CE">
            <w:pPr>
              <w:tabs>
                <w:tab w:val="left" w:pos="540"/>
                <w:tab w:val="left" w:pos="900"/>
                <w:tab w:val="left" w:pos="3420"/>
              </w:tabs>
              <w:jc w:val="center"/>
              <w:rPr>
                <w:rFonts w:ascii="Calibri" w:hAnsi="Calibri"/>
                <w:sz w:val="18"/>
                <w:szCs w:val="18"/>
              </w:rPr>
            </w:pPr>
            <w:r w:rsidRPr="008528CE">
              <w:rPr>
                <w:rFonts w:ascii="Calibri" w:hAnsi="Calibri"/>
                <w:sz w:val="18"/>
                <w:szCs w:val="18"/>
              </w:rPr>
              <w:t>Cell</w:t>
            </w:r>
          </w:p>
        </w:tc>
        <w:tc>
          <w:tcPr>
            <w:tcW w:w="1318" w:type="dxa"/>
            <w:vMerge/>
            <w:tcBorders>
              <w:top w:val="single" w:sz="4" w:space="0" w:color="auto"/>
              <w:left w:val="single" w:sz="4" w:space="0" w:color="auto"/>
              <w:bottom w:val="single" w:sz="4" w:space="0" w:color="auto"/>
              <w:right w:val="single" w:sz="4" w:space="0" w:color="auto"/>
            </w:tcBorders>
            <w:vAlign w:val="bottom"/>
          </w:tcPr>
          <w:p w14:paraId="154806AB"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C" w14:textId="77777777" w:rsidR="00850B00" w:rsidRPr="008528CE" w:rsidRDefault="00850B00" w:rsidP="008528CE">
            <w:pPr>
              <w:tabs>
                <w:tab w:val="left" w:pos="540"/>
                <w:tab w:val="left" w:pos="900"/>
                <w:tab w:val="left" w:pos="3420"/>
              </w:tabs>
              <w:ind w:left="540" w:hanging="540"/>
              <w:jc w:val="center"/>
              <w:rPr>
                <w:rFonts w:ascii="Calibri" w:hAnsi="Calibri"/>
                <w:sz w:val="18"/>
                <w:szCs w:val="18"/>
              </w:rPr>
            </w:pPr>
          </w:p>
        </w:tc>
      </w:tr>
      <w:tr w:rsidR="00C032D1" w:rsidRPr="008528CE" w14:paraId="154806B9"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AE"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AF"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0"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1"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2"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3"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B4"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5"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6"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B7"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B8" w14:textId="77777777" w:rsidR="00850B00" w:rsidRPr="008528CE" w:rsidRDefault="00850B00" w:rsidP="008528CE">
            <w:pPr>
              <w:tabs>
                <w:tab w:val="left" w:pos="540"/>
                <w:tab w:val="left" w:pos="900"/>
                <w:tab w:val="left" w:pos="3420"/>
              </w:tabs>
              <w:jc w:val="center"/>
              <w:rPr>
                <w:rFonts w:ascii="Calibri" w:hAnsi="Calibri"/>
                <w:sz w:val="18"/>
                <w:szCs w:val="18"/>
              </w:rPr>
            </w:pPr>
          </w:p>
        </w:tc>
      </w:tr>
      <w:tr w:rsidR="00C032D1" w:rsidRPr="008528CE" w14:paraId="154806C5" w14:textId="77777777" w:rsidTr="00DD5086">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BA"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BB"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C"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D"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E"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F"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C0"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1"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2"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C3" w14:textId="77777777" w:rsidR="00850B00" w:rsidRPr="008528CE" w:rsidRDefault="00850B00" w:rsidP="008528CE">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C4" w14:textId="77777777" w:rsidR="00850B00" w:rsidRPr="008528CE" w:rsidRDefault="00850B00" w:rsidP="008528CE">
            <w:pPr>
              <w:tabs>
                <w:tab w:val="left" w:pos="540"/>
                <w:tab w:val="left" w:pos="900"/>
                <w:tab w:val="left" w:pos="3420"/>
              </w:tabs>
              <w:jc w:val="center"/>
              <w:rPr>
                <w:rFonts w:ascii="Calibri" w:hAnsi="Calibri"/>
                <w:sz w:val="18"/>
                <w:szCs w:val="18"/>
              </w:rPr>
            </w:pPr>
          </w:p>
        </w:tc>
      </w:tr>
      <w:tr w:rsidR="004F10AE" w:rsidRPr="008528CE" w14:paraId="18768D88" w14:textId="77777777" w:rsidTr="00DD5086">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2A8ADCCD" w14:textId="77777777" w:rsidR="004F10AE" w:rsidRPr="008528CE" w:rsidRDefault="004F10AE" w:rsidP="008528CE">
            <w:pPr>
              <w:keepNext/>
              <w:tabs>
                <w:tab w:val="left" w:pos="540"/>
                <w:tab w:val="left" w:pos="900"/>
                <w:tab w:val="left" w:pos="3420"/>
              </w:tabs>
              <w:rPr>
                <w:rFonts w:ascii="Calibri" w:hAnsi="Calibri"/>
                <w:b/>
                <w:sz w:val="18"/>
                <w:szCs w:val="18"/>
              </w:rPr>
            </w:pPr>
            <w:r w:rsidRPr="008528CE">
              <w:rPr>
                <w:rFonts w:ascii="Calibri" w:hAnsi="Calibri"/>
                <w:b/>
                <w:sz w:val="18"/>
                <w:szCs w:val="18"/>
              </w:rPr>
              <w:t>Note:</w:t>
            </w:r>
          </w:p>
          <w:p w14:paraId="6FB89D47" w14:textId="025E18FD" w:rsidR="004F10AE" w:rsidRPr="008528CE" w:rsidRDefault="004F10AE" w:rsidP="008528CE">
            <w:pPr>
              <w:pStyle w:val="ListParagraph"/>
              <w:numPr>
                <w:ilvl w:val="0"/>
                <w:numId w:val="63"/>
              </w:numPr>
              <w:tabs>
                <w:tab w:val="left" w:pos="540"/>
                <w:tab w:val="left" w:pos="900"/>
                <w:tab w:val="left" w:pos="3420"/>
              </w:tabs>
              <w:rPr>
                <w:rFonts w:ascii="Calibri" w:hAnsi="Calibri"/>
                <w:sz w:val="18"/>
                <w:szCs w:val="18"/>
              </w:rPr>
            </w:pPr>
            <w:r w:rsidRPr="008528CE">
              <w:rPr>
                <w:rFonts w:ascii="Calibri" w:hAnsi="Calibri"/>
                <w:sz w:val="18"/>
                <w:szCs w:val="18"/>
              </w:rPr>
              <w:t>Where insulation is installed above the roofing membrane</w:t>
            </w:r>
            <w:r w:rsidR="00B64148" w:rsidRPr="008528CE">
              <w:rPr>
                <w:rFonts w:ascii="Calibri" w:hAnsi="Calibri"/>
                <w:sz w:val="18"/>
                <w:szCs w:val="18"/>
              </w:rPr>
              <w:t>,</w:t>
            </w:r>
            <w:r w:rsidRPr="008528CE">
              <w:rPr>
                <w:rFonts w:ascii="Calibri" w:hAnsi="Calibri"/>
                <w:sz w:val="18"/>
                <w:szCs w:val="18"/>
              </w:rPr>
              <w:t xml:space="preserve"> or above the layer used to seal the roof from water penetration</w:t>
            </w:r>
            <w:r w:rsidR="00B64148" w:rsidRPr="008528CE">
              <w:rPr>
                <w:rFonts w:ascii="Calibri" w:hAnsi="Calibri"/>
                <w:sz w:val="18"/>
                <w:szCs w:val="18"/>
              </w:rPr>
              <w:t>,</w:t>
            </w:r>
            <w:r w:rsidRPr="008528CE">
              <w:rPr>
                <w:rFonts w:ascii="Calibri" w:hAnsi="Calibri"/>
                <w:sz w:val="18"/>
                <w:szCs w:val="18"/>
              </w:rPr>
              <w:t xml:space="preserve"> the insulation shall have a maximum water absorption of 0.3 percent by volume when tested according to </w:t>
            </w:r>
            <w:r w:rsidR="008F0F50" w:rsidRPr="008528CE">
              <w:rPr>
                <w:rFonts w:ascii="Calibri" w:hAnsi="Calibri"/>
                <w:sz w:val="18"/>
                <w:szCs w:val="18"/>
              </w:rPr>
              <w:t>American Society for Testing and Materials (</w:t>
            </w:r>
            <w:r w:rsidRPr="008528CE">
              <w:rPr>
                <w:rFonts w:ascii="Calibri" w:hAnsi="Calibri"/>
                <w:sz w:val="18"/>
                <w:szCs w:val="18"/>
              </w:rPr>
              <w:t>ASTM</w:t>
            </w:r>
            <w:r w:rsidR="008F0F50" w:rsidRPr="008528CE">
              <w:rPr>
                <w:rFonts w:ascii="Calibri" w:hAnsi="Calibri"/>
                <w:sz w:val="18"/>
                <w:szCs w:val="18"/>
              </w:rPr>
              <w:t>)</w:t>
            </w:r>
            <w:r w:rsidRPr="008528CE">
              <w:rPr>
                <w:rFonts w:ascii="Calibri" w:hAnsi="Calibri"/>
                <w:sz w:val="18"/>
                <w:szCs w:val="18"/>
              </w:rPr>
              <w:t xml:space="preserve"> Standard C272.</w:t>
            </w:r>
          </w:p>
        </w:tc>
      </w:tr>
    </w:tbl>
    <w:p w14:paraId="154806C6" w14:textId="4726D0A2" w:rsidR="00AF2775" w:rsidRPr="008528CE" w:rsidRDefault="00AF2775" w:rsidP="008528CE">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Style w:val="TableGrid"/>
        <w:tblW w:w="14432" w:type="dxa"/>
        <w:tblLayout w:type="fixed"/>
        <w:tblLook w:val="04A0" w:firstRow="1" w:lastRow="0" w:firstColumn="1" w:lastColumn="0" w:noHBand="0" w:noVBand="1"/>
        <w:tblDescription w:val="Opaque Surface Details - Mass Walls"/>
      </w:tblPr>
      <w:tblGrid>
        <w:gridCol w:w="1096"/>
        <w:gridCol w:w="817"/>
        <w:gridCol w:w="932"/>
        <w:gridCol w:w="1027"/>
        <w:gridCol w:w="727"/>
        <w:gridCol w:w="702"/>
        <w:gridCol w:w="902"/>
        <w:gridCol w:w="1003"/>
        <w:gridCol w:w="902"/>
        <w:gridCol w:w="994"/>
        <w:gridCol w:w="710"/>
        <w:gridCol w:w="808"/>
        <w:gridCol w:w="902"/>
        <w:gridCol w:w="1003"/>
        <w:gridCol w:w="902"/>
        <w:gridCol w:w="998"/>
        <w:gridCol w:w="7"/>
      </w:tblGrid>
      <w:tr w:rsidR="00824C9A" w:rsidRPr="008528CE" w14:paraId="6FE3E8F5" w14:textId="77777777" w:rsidTr="008451F9">
        <w:trPr>
          <w:trHeight w:val="244"/>
          <w:tblHeader/>
        </w:trPr>
        <w:tc>
          <w:tcPr>
            <w:tcW w:w="14432" w:type="dxa"/>
            <w:gridSpan w:val="17"/>
          </w:tcPr>
          <w:p w14:paraId="4A6DC323" w14:textId="62DFD93C" w:rsidR="00824C9A" w:rsidRPr="008528CE" w:rsidRDefault="00824C9A" w:rsidP="008528CE">
            <w:pPr>
              <w:rPr>
                <w:rFonts w:asciiTheme="minorHAnsi" w:hAnsiTheme="minorHAnsi"/>
                <w:sz w:val="20"/>
                <w:szCs w:val="18"/>
              </w:rPr>
            </w:pPr>
            <w:r w:rsidRPr="008528CE">
              <w:rPr>
                <w:rFonts w:asciiTheme="minorHAnsi" w:hAnsiTheme="minorHAnsi"/>
                <w:b/>
                <w:sz w:val="20"/>
                <w:szCs w:val="18"/>
              </w:rPr>
              <w:t xml:space="preserve">D. </w:t>
            </w:r>
            <w:r w:rsidR="008F4AD1" w:rsidRPr="008528CE">
              <w:rPr>
                <w:rFonts w:asciiTheme="minorHAnsi" w:hAnsiTheme="minorHAnsi"/>
                <w:b/>
                <w:sz w:val="20"/>
                <w:szCs w:val="18"/>
              </w:rPr>
              <w:t>Building Insulation</w:t>
            </w:r>
            <w:r w:rsidRPr="008528CE">
              <w:rPr>
                <w:rFonts w:asciiTheme="minorHAnsi" w:hAnsiTheme="minorHAnsi"/>
                <w:b/>
                <w:sz w:val="20"/>
                <w:szCs w:val="18"/>
              </w:rPr>
              <w:t xml:space="preserve"> Details – Mass Walls </w:t>
            </w:r>
            <w:r w:rsidRPr="008528CE">
              <w:rPr>
                <w:rFonts w:asciiTheme="minorHAnsi" w:hAnsiTheme="minorHAnsi"/>
                <w:sz w:val="20"/>
                <w:szCs w:val="18"/>
              </w:rPr>
              <w:t>(</w:t>
            </w:r>
            <w:r w:rsidR="00582BED" w:rsidRPr="008528CE">
              <w:rPr>
                <w:rFonts w:asciiTheme="minorHAnsi" w:hAnsiTheme="minorHAnsi"/>
                <w:sz w:val="20"/>
                <w:szCs w:val="18"/>
              </w:rPr>
              <w:t xml:space="preserve">Section </w:t>
            </w:r>
            <w:r w:rsidRPr="008528CE">
              <w:rPr>
                <w:rFonts w:asciiTheme="minorHAnsi" w:hAnsiTheme="minorHAnsi"/>
                <w:sz w:val="20"/>
                <w:szCs w:val="18"/>
              </w:rPr>
              <w:t>150.1(c)1Bii)</w:t>
            </w:r>
          </w:p>
        </w:tc>
      </w:tr>
      <w:tr w:rsidR="00824C9A" w:rsidRPr="008528CE" w14:paraId="00C1D247" w14:textId="77777777" w:rsidTr="00D30ED5">
        <w:trPr>
          <w:gridAfter w:val="1"/>
          <w:wAfter w:w="7" w:type="dxa"/>
          <w:trHeight w:val="263"/>
        </w:trPr>
        <w:tc>
          <w:tcPr>
            <w:tcW w:w="1096" w:type="dxa"/>
            <w:vAlign w:val="bottom"/>
          </w:tcPr>
          <w:p w14:paraId="156CF7A4"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01</w:t>
            </w:r>
          </w:p>
        </w:tc>
        <w:tc>
          <w:tcPr>
            <w:tcW w:w="817" w:type="dxa"/>
            <w:vAlign w:val="bottom"/>
          </w:tcPr>
          <w:p w14:paraId="10651324"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02</w:t>
            </w:r>
          </w:p>
        </w:tc>
        <w:tc>
          <w:tcPr>
            <w:tcW w:w="932" w:type="dxa"/>
            <w:vAlign w:val="bottom"/>
          </w:tcPr>
          <w:p w14:paraId="109C0746"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03</w:t>
            </w:r>
          </w:p>
        </w:tc>
        <w:tc>
          <w:tcPr>
            <w:tcW w:w="1027" w:type="dxa"/>
            <w:vAlign w:val="bottom"/>
          </w:tcPr>
          <w:p w14:paraId="4CCFCEF0"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04</w:t>
            </w:r>
          </w:p>
        </w:tc>
        <w:tc>
          <w:tcPr>
            <w:tcW w:w="727" w:type="dxa"/>
            <w:vAlign w:val="bottom"/>
          </w:tcPr>
          <w:p w14:paraId="5B42A41A"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05</w:t>
            </w:r>
          </w:p>
        </w:tc>
        <w:tc>
          <w:tcPr>
            <w:tcW w:w="702" w:type="dxa"/>
            <w:vAlign w:val="bottom"/>
          </w:tcPr>
          <w:p w14:paraId="269E6E43"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06</w:t>
            </w:r>
          </w:p>
        </w:tc>
        <w:tc>
          <w:tcPr>
            <w:tcW w:w="902" w:type="dxa"/>
            <w:vAlign w:val="bottom"/>
          </w:tcPr>
          <w:p w14:paraId="26F8BAA3"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07</w:t>
            </w:r>
          </w:p>
        </w:tc>
        <w:tc>
          <w:tcPr>
            <w:tcW w:w="1003" w:type="dxa"/>
            <w:vAlign w:val="bottom"/>
          </w:tcPr>
          <w:p w14:paraId="2F1CBED5"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08</w:t>
            </w:r>
          </w:p>
        </w:tc>
        <w:tc>
          <w:tcPr>
            <w:tcW w:w="902" w:type="dxa"/>
            <w:vAlign w:val="bottom"/>
          </w:tcPr>
          <w:p w14:paraId="7CD1AD05"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09</w:t>
            </w:r>
          </w:p>
        </w:tc>
        <w:tc>
          <w:tcPr>
            <w:tcW w:w="994" w:type="dxa"/>
            <w:vAlign w:val="bottom"/>
          </w:tcPr>
          <w:p w14:paraId="12E78923"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10</w:t>
            </w:r>
          </w:p>
        </w:tc>
        <w:tc>
          <w:tcPr>
            <w:tcW w:w="710" w:type="dxa"/>
          </w:tcPr>
          <w:p w14:paraId="5784C1FB"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11</w:t>
            </w:r>
          </w:p>
        </w:tc>
        <w:tc>
          <w:tcPr>
            <w:tcW w:w="808" w:type="dxa"/>
          </w:tcPr>
          <w:p w14:paraId="1B1291DA"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12</w:t>
            </w:r>
          </w:p>
        </w:tc>
        <w:tc>
          <w:tcPr>
            <w:tcW w:w="902" w:type="dxa"/>
            <w:vAlign w:val="bottom"/>
          </w:tcPr>
          <w:p w14:paraId="32721F9A"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13</w:t>
            </w:r>
          </w:p>
        </w:tc>
        <w:tc>
          <w:tcPr>
            <w:tcW w:w="1003" w:type="dxa"/>
            <w:vAlign w:val="bottom"/>
          </w:tcPr>
          <w:p w14:paraId="5F3334C1"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14</w:t>
            </w:r>
          </w:p>
        </w:tc>
        <w:tc>
          <w:tcPr>
            <w:tcW w:w="902" w:type="dxa"/>
            <w:vAlign w:val="bottom"/>
          </w:tcPr>
          <w:p w14:paraId="4A7BB9D6"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15</w:t>
            </w:r>
          </w:p>
        </w:tc>
        <w:tc>
          <w:tcPr>
            <w:tcW w:w="998" w:type="dxa"/>
            <w:vAlign w:val="bottom"/>
          </w:tcPr>
          <w:p w14:paraId="07952BE6"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16</w:t>
            </w:r>
          </w:p>
        </w:tc>
      </w:tr>
      <w:tr w:rsidR="00824C9A" w:rsidRPr="008528CE" w14:paraId="75B9AC66" w14:textId="77777777" w:rsidTr="00D30ED5">
        <w:trPr>
          <w:trHeight w:val="244"/>
        </w:trPr>
        <w:tc>
          <w:tcPr>
            <w:tcW w:w="1096" w:type="dxa"/>
            <w:vMerge w:val="restart"/>
            <w:vAlign w:val="bottom"/>
          </w:tcPr>
          <w:p w14:paraId="26AC985B"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Tag/ID</w:t>
            </w:r>
          </w:p>
        </w:tc>
        <w:tc>
          <w:tcPr>
            <w:tcW w:w="817" w:type="dxa"/>
            <w:vMerge w:val="restart"/>
            <w:vAlign w:val="bottom"/>
          </w:tcPr>
          <w:p w14:paraId="465D9521"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Above or Below Grade?</w:t>
            </w:r>
          </w:p>
        </w:tc>
        <w:tc>
          <w:tcPr>
            <w:tcW w:w="8707" w:type="dxa"/>
            <w:gridSpan w:val="10"/>
            <w:vAlign w:val="bottom"/>
          </w:tcPr>
          <w:p w14:paraId="0F2EEF91" w14:textId="77777777" w:rsidR="00824C9A" w:rsidRPr="008528CE" w:rsidRDefault="00824C9A" w:rsidP="008528CE">
            <w:pPr>
              <w:jc w:val="center"/>
              <w:rPr>
                <w:rFonts w:asciiTheme="minorHAnsi" w:hAnsiTheme="minorHAnsi"/>
                <w:b/>
                <w:sz w:val="18"/>
                <w:szCs w:val="18"/>
              </w:rPr>
            </w:pPr>
            <w:r w:rsidRPr="008528CE">
              <w:rPr>
                <w:rFonts w:asciiTheme="minorHAnsi" w:hAnsiTheme="minorHAnsi"/>
                <w:b/>
                <w:sz w:val="18"/>
                <w:szCs w:val="18"/>
              </w:rPr>
              <w:t>Proposed</w:t>
            </w:r>
          </w:p>
        </w:tc>
        <w:tc>
          <w:tcPr>
            <w:tcW w:w="3812" w:type="dxa"/>
            <w:gridSpan w:val="5"/>
            <w:vAlign w:val="bottom"/>
          </w:tcPr>
          <w:p w14:paraId="16A93DEF" w14:textId="77777777" w:rsidR="00824C9A" w:rsidRPr="008528CE" w:rsidRDefault="00824C9A" w:rsidP="008528CE">
            <w:pPr>
              <w:jc w:val="center"/>
              <w:rPr>
                <w:rFonts w:asciiTheme="minorHAnsi" w:hAnsiTheme="minorHAnsi"/>
                <w:b/>
                <w:sz w:val="18"/>
                <w:szCs w:val="18"/>
              </w:rPr>
            </w:pPr>
            <w:r w:rsidRPr="008528CE">
              <w:rPr>
                <w:rFonts w:asciiTheme="minorHAnsi" w:hAnsiTheme="minorHAnsi"/>
                <w:b/>
                <w:sz w:val="18"/>
                <w:szCs w:val="18"/>
              </w:rPr>
              <w:t>Required</w:t>
            </w:r>
          </w:p>
        </w:tc>
      </w:tr>
      <w:tr w:rsidR="00824C9A" w:rsidRPr="008528CE" w14:paraId="29B8E280" w14:textId="77777777" w:rsidTr="00D30ED5">
        <w:trPr>
          <w:gridAfter w:val="1"/>
          <w:wAfter w:w="7" w:type="dxa"/>
          <w:trHeight w:val="384"/>
        </w:trPr>
        <w:tc>
          <w:tcPr>
            <w:tcW w:w="1096" w:type="dxa"/>
            <w:vMerge/>
            <w:vAlign w:val="bottom"/>
          </w:tcPr>
          <w:p w14:paraId="6F17B632" w14:textId="77777777" w:rsidR="00824C9A" w:rsidRPr="008528CE" w:rsidRDefault="00824C9A" w:rsidP="008528CE">
            <w:pPr>
              <w:jc w:val="center"/>
              <w:rPr>
                <w:rFonts w:asciiTheme="minorHAnsi" w:hAnsiTheme="minorHAnsi"/>
                <w:sz w:val="18"/>
                <w:szCs w:val="18"/>
              </w:rPr>
            </w:pPr>
          </w:p>
        </w:tc>
        <w:tc>
          <w:tcPr>
            <w:tcW w:w="817" w:type="dxa"/>
            <w:vMerge/>
            <w:vAlign w:val="bottom"/>
          </w:tcPr>
          <w:p w14:paraId="7BB580CA" w14:textId="77777777" w:rsidR="00824C9A" w:rsidRPr="008528CE" w:rsidRDefault="00824C9A" w:rsidP="008528CE">
            <w:pPr>
              <w:jc w:val="center"/>
              <w:rPr>
                <w:rFonts w:asciiTheme="minorHAnsi" w:hAnsiTheme="minorHAnsi"/>
                <w:sz w:val="18"/>
                <w:szCs w:val="18"/>
              </w:rPr>
            </w:pPr>
          </w:p>
        </w:tc>
        <w:tc>
          <w:tcPr>
            <w:tcW w:w="932" w:type="dxa"/>
            <w:vMerge w:val="restart"/>
            <w:vAlign w:val="bottom"/>
          </w:tcPr>
          <w:p w14:paraId="7D1AC37C"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Mass Type</w:t>
            </w:r>
          </w:p>
        </w:tc>
        <w:tc>
          <w:tcPr>
            <w:tcW w:w="1027" w:type="dxa"/>
            <w:vMerge w:val="restart"/>
            <w:vAlign w:val="bottom"/>
          </w:tcPr>
          <w:p w14:paraId="06CA60DD"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Mass Thickness (inches)</w:t>
            </w:r>
          </w:p>
        </w:tc>
        <w:tc>
          <w:tcPr>
            <w:tcW w:w="1429" w:type="dxa"/>
            <w:gridSpan w:val="2"/>
            <w:vAlign w:val="bottom"/>
          </w:tcPr>
          <w:p w14:paraId="1CF2B8A8" w14:textId="385A75C8" w:rsidR="00824C9A" w:rsidRPr="008528CE" w:rsidRDefault="00770D90" w:rsidP="008528CE">
            <w:pPr>
              <w:jc w:val="center"/>
              <w:rPr>
                <w:rFonts w:asciiTheme="minorHAnsi" w:hAnsiTheme="minorHAnsi"/>
                <w:sz w:val="18"/>
                <w:szCs w:val="18"/>
              </w:rPr>
            </w:pPr>
            <w:r w:rsidRPr="008528CE">
              <w:rPr>
                <w:rFonts w:asciiTheme="minorHAnsi" w:hAnsiTheme="minorHAnsi"/>
                <w:sz w:val="18"/>
                <w:szCs w:val="18"/>
              </w:rPr>
              <w:t>Mass Wall</w:t>
            </w:r>
            <w:r w:rsidRPr="008528CE">
              <w:rPr>
                <w:rFonts w:asciiTheme="minorHAnsi" w:hAnsiTheme="minorHAnsi"/>
                <w:sz w:val="18"/>
                <w:szCs w:val="18"/>
              </w:rPr>
              <w:br/>
            </w:r>
            <w:r w:rsidR="000571A7" w:rsidRPr="008528CE">
              <w:rPr>
                <w:rFonts w:asciiTheme="minorHAnsi" w:hAnsiTheme="minorHAnsi"/>
                <w:sz w:val="18"/>
                <w:szCs w:val="18"/>
              </w:rPr>
              <w:t xml:space="preserve">Joint </w:t>
            </w:r>
            <w:r w:rsidR="00824C9A" w:rsidRPr="008528CE">
              <w:rPr>
                <w:rFonts w:asciiTheme="minorHAnsi" w:hAnsiTheme="minorHAnsi"/>
                <w:sz w:val="18"/>
                <w:szCs w:val="18"/>
              </w:rPr>
              <w:t>Appendix JA4 Reference</w:t>
            </w:r>
          </w:p>
        </w:tc>
        <w:tc>
          <w:tcPr>
            <w:tcW w:w="1905" w:type="dxa"/>
            <w:gridSpan w:val="2"/>
            <w:vAlign w:val="bottom"/>
          </w:tcPr>
          <w:p w14:paraId="26A2CB9E"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Exterior Insulation</w:t>
            </w:r>
          </w:p>
        </w:tc>
        <w:tc>
          <w:tcPr>
            <w:tcW w:w="1896" w:type="dxa"/>
            <w:gridSpan w:val="2"/>
            <w:vAlign w:val="bottom"/>
          </w:tcPr>
          <w:p w14:paraId="4E6A23EB"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Interior Insulation</w:t>
            </w:r>
          </w:p>
        </w:tc>
        <w:tc>
          <w:tcPr>
            <w:tcW w:w="1518" w:type="dxa"/>
            <w:gridSpan w:val="2"/>
          </w:tcPr>
          <w:p w14:paraId="58F0DF10" w14:textId="77B76E88" w:rsidR="00824C9A" w:rsidRPr="008528CE" w:rsidRDefault="00770D90" w:rsidP="008528CE">
            <w:pPr>
              <w:jc w:val="center"/>
              <w:rPr>
                <w:rFonts w:asciiTheme="minorHAnsi" w:hAnsiTheme="minorHAnsi"/>
                <w:sz w:val="18"/>
                <w:szCs w:val="18"/>
              </w:rPr>
            </w:pPr>
            <w:r w:rsidRPr="008528CE">
              <w:rPr>
                <w:rFonts w:asciiTheme="minorHAnsi" w:hAnsiTheme="minorHAnsi"/>
                <w:sz w:val="18"/>
                <w:szCs w:val="18"/>
              </w:rPr>
              <w:t>Insulation Layer</w:t>
            </w:r>
            <w:r w:rsidRPr="008528CE">
              <w:rPr>
                <w:rFonts w:asciiTheme="minorHAnsi" w:hAnsiTheme="minorHAnsi"/>
                <w:sz w:val="18"/>
                <w:szCs w:val="18"/>
              </w:rPr>
              <w:br/>
            </w:r>
            <w:r w:rsidR="000571A7" w:rsidRPr="008528CE">
              <w:rPr>
                <w:rFonts w:asciiTheme="minorHAnsi" w:hAnsiTheme="minorHAnsi"/>
                <w:sz w:val="18"/>
                <w:szCs w:val="18"/>
              </w:rPr>
              <w:t xml:space="preserve">Joint </w:t>
            </w:r>
            <w:r w:rsidR="00824C9A" w:rsidRPr="008528CE">
              <w:rPr>
                <w:rFonts w:asciiTheme="minorHAnsi" w:hAnsiTheme="minorHAnsi"/>
                <w:sz w:val="18"/>
                <w:szCs w:val="18"/>
              </w:rPr>
              <w:t>Appendix JA4 Reference</w:t>
            </w:r>
          </w:p>
        </w:tc>
        <w:tc>
          <w:tcPr>
            <w:tcW w:w="1905" w:type="dxa"/>
            <w:gridSpan w:val="2"/>
            <w:vAlign w:val="bottom"/>
          </w:tcPr>
          <w:p w14:paraId="2BAA49D9"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Exterior Insulation</w:t>
            </w:r>
          </w:p>
        </w:tc>
        <w:tc>
          <w:tcPr>
            <w:tcW w:w="1900" w:type="dxa"/>
            <w:gridSpan w:val="2"/>
            <w:vAlign w:val="bottom"/>
          </w:tcPr>
          <w:p w14:paraId="3EDFC5ED"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Interior Insulation</w:t>
            </w:r>
          </w:p>
        </w:tc>
      </w:tr>
      <w:tr w:rsidR="00824C9A" w:rsidRPr="008528CE" w14:paraId="3B29B5ED" w14:textId="77777777" w:rsidTr="00D30ED5">
        <w:trPr>
          <w:gridAfter w:val="1"/>
          <w:wAfter w:w="7" w:type="dxa"/>
          <w:trHeight w:val="384"/>
        </w:trPr>
        <w:tc>
          <w:tcPr>
            <w:tcW w:w="1096" w:type="dxa"/>
            <w:vMerge/>
            <w:vAlign w:val="bottom"/>
          </w:tcPr>
          <w:p w14:paraId="34D61454" w14:textId="77777777" w:rsidR="00824C9A" w:rsidRPr="008528CE" w:rsidRDefault="00824C9A" w:rsidP="008528CE">
            <w:pPr>
              <w:jc w:val="center"/>
              <w:rPr>
                <w:rFonts w:asciiTheme="minorHAnsi" w:hAnsiTheme="minorHAnsi"/>
                <w:sz w:val="18"/>
                <w:szCs w:val="18"/>
              </w:rPr>
            </w:pPr>
          </w:p>
        </w:tc>
        <w:tc>
          <w:tcPr>
            <w:tcW w:w="817" w:type="dxa"/>
            <w:vMerge/>
            <w:vAlign w:val="bottom"/>
          </w:tcPr>
          <w:p w14:paraId="13D6AD77" w14:textId="77777777" w:rsidR="00824C9A" w:rsidRPr="008528CE" w:rsidRDefault="00824C9A" w:rsidP="008528CE">
            <w:pPr>
              <w:jc w:val="center"/>
              <w:rPr>
                <w:rFonts w:asciiTheme="minorHAnsi" w:hAnsiTheme="minorHAnsi"/>
                <w:sz w:val="18"/>
                <w:szCs w:val="18"/>
              </w:rPr>
            </w:pPr>
          </w:p>
        </w:tc>
        <w:tc>
          <w:tcPr>
            <w:tcW w:w="932" w:type="dxa"/>
            <w:vMerge/>
            <w:vAlign w:val="bottom"/>
          </w:tcPr>
          <w:p w14:paraId="2DC964A1" w14:textId="77777777" w:rsidR="00824C9A" w:rsidRPr="008528CE" w:rsidRDefault="00824C9A" w:rsidP="008528CE">
            <w:pPr>
              <w:jc w:val="center"/>
              <w:rPr>
                <w:rFonts w:asciiTheme="minorHAnsi" w:hAnsiTheme="minorHAnsi"/>
                <w:sz w:val="18"/>
                <w:szCs w:val="18"/>
              </w:rPr>
            </w:pPr>
          </w:p>
        </w:tc>
        <w:tc>
          <w:tcPr>
            <w:tcW w:w="1027" w:type="dxa"/>
            <w:vMerge/>
            <w:vAlign w:val="bottom"/>
          </w:tcPr>
          <w:p w14:paraId="22264962" w14:textId="77777777" w:rsidR="00824C9A" w:rsidRPr="008528CE" w:rsidRDefault="00824C9A" w:rsidP="008528CE">
            <w:pPr>
              <w:jc w:val="center"/>
              <w:rPr>
                <w:rFonts w:asciiTheme="minorHAnsi" w:hAnsiTheme="minorHAnsi"/>
                <w:sz w:val="18"/>
                <w:szCs w:val="18"/>
              </w:rPr>
            </w:pPr>
          </w:p>
        </w:tc>
        <w:tc>
          <w:tcPr>
            <w:tcW w:w="727" w:type="dxa"/>
            <w:vAlign w:val="bottom"/>
          </w:tcPr>
          <w:p w14:paraId="31DA06B9"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Table</w:t>
            </w:r>
          </w:p>
        </w:tc>
        <w:tc>
          <w:tcPr>
            <w:tcW w:w="702" w:type="dxa"/>
            <w:vAlign w:val="bottom"/>
          </w:tcPr>
          <w:p w14:paraId="1440C40C"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Cell</w:t>
            </w:r>
          </w:p>
        </w:tc>
        <w:tc>
          <w:tcPr>
            <w:tcW w:w="902" w:type="dxa"/>
            <w:vAlign w:val="bottom"/>
          </w:tcPr>
          <w:p w14:paraId="13ADB5DC"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R-value</w:t>
            </w:r>
          </w:p>
        </w:tc>
        <w:tc>
          <w:tcPr>
            <w:tcW w:w="1003" w:type="dxa"/>
            <w:vAlign w:val="bottom"/>
          </w:tcPr>
          <w:p w14:paraId="0A2686ED"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U-factor</w:t>
            </w:r>
          </w:p>
        </w:tc>
        <w:tc>
          <w:tcPr>
            <w:tcW w:w="902" w:type="dxa"/>
            <w:vAlign w:val="bottom"/>
          </w:tcPr>
          <w:p w14:paraId="0312E8F3"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R-value</w:t>
            </w:r>
          </w:p>
        </w:tc>
        <w:tc>
          <w:tcPr>
            <w:tcW w:w="994" w:type="dxa"/>
            <w:vAlign w:val="bottom"/>
          </w:tcPr>
          <w:p w14:paraId="077F6442"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U-factor</w:t>
            </w:r>
          </w:p>
        </w:tc>
        <w:tc>
          <w:tcPr>
            <w:tcW w:w="710" w:type="dxa"/>
            <w:vAlign w:val="bottom"/>
          </w:tcPr>
          <w:p w14:paraId="3D35F160"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Table</w:t>
            </w:r>
          </w:p>
        </w:tc>
        <w:tc>
          <w:tcPr>
            <w:tcW w:w="808" w:type="dxa"/>
            <w:vAlign w:val="bottom"/>
          </w:tcPr>
          <w:p w14:paraId="5979BF97"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Cell</w:t>
            </w:r>
          </w:p>
        </w:tc>
        <w:tc>
          <w:tcPr>
            <w:tcW w:w="902" w:type="dxa"/>
            <w:vAlign w:val="bottom"/>
          </w:tcPr>
          <w:p w14:paraId="2EB7D89A"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R-value</w:t>
            </w:r>
          </w:p>
        </w:tc>
        <w:tc>
          <w:tcPr>
            <w:tcW w:w="1003" w:type="dxa"/>
            <w:vAlign w:val="bottom"/>
          </w:tcPr>
          <w:p w14:paraId="5DFD5021"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U-factor</w:t>
            </w:r>
          </w:p>
        </w:tc>
        <w:tc>
          <w:tcPr>
            <w:tcW w:w="902" w:type="dxa"/>
            <w:vAlign w:val="bottom"/>
          </w:tcPr>
          <w:p w14:paraId="59F7E711"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R-value</w:t>
            </w:r>
          </w:p>
        </w:tc>
        <w:tc>
          <w:tcPr>
            <w:tcW w:w="998" w:type="dxa"/>
            <w:vAlign w:val="bottom"/>
          </w:tcPr>
          <w:p w14:paraId="1668524B" w14:textId="77777777" w:rsidR="00824C9A" w:rsidRPr="008528CE" w:rsidRDefault="00824C9A" w:rsidP="008528CE">
            <w:pPr>
              <w:jc w:val="center"/>
              <w:rPr>
                <w:rFonts w:asciiTheme="minorHAnsi" w:hAnsiTheme="minorHAnsi"/>
                <w:sz w:val="18"/>
                <w:szCs w:val="18"/>
              </w:rPr>
            </w:pPr>
            <w:r w:rsidRPr="008528CE">
              <w:rPr>
                <w:rFonts w:asciiTheme="minorHAnsi" w:hAnsiTheme="minorHAnsi"/>
                <w:sz w:val="18"/>
                <w:szCs w:val="18"/>
              </w:rPr>
              <w:t>U-factor</w:t>
            </w:r>
          </w:p>
        </w:tc>
      </w:tr>
      <w:tr w:rsidR="00824C9A" w:rsidRPr="008528CE" w14:paraId="04E71399" w14:textId="77777777" w:rsidTr="00D30ED5">
        <w:trPr>
          <w:gridAfter w:val="1"/>
          <w:wAfter w:w="7" w:type="dxa"/>
          <w:trHeight w:val="244"/>
        </w:trPr>
        <w:tc>
          <w:tcPr>
            <w:tcW w:w="1096" w:type="dxa"/>
          </w:tcPr>
          <w:p w14:paraId="4A352528" w14:textId="77777777" w:rsidR="00824C9A" w:rsidRPr="008528CE" w:rsidRDefault="00824C9A" w:rsidP="008528CE">
            <w:pPr>
              <w:rPr>
                <w:rFonts w:asciiTheme="minorHAnsi" w:hAnsiTheme="minorHAnsi"/>
                <w:sz w:val="18"/>
                <w:szCs w:val="18"/>
              </w:rPr>
            </w:pPr>
          </w:p>
        </w:tc>
        <w:tc>
          <w:tcPr>
            <w:tcW w:w="817" w:type="dxa"/>
          </w:tcPr>
          <w:p w14:paraId="73DF441F" w14:textId="77777777" w:rsidR="00824C9A" w:rsidRPr="008528CE" w:rsidRDefault="00824C9A" w:rsidP="008528CE">
            <w:pPr>
              <w:rPr>
                <w:rFonts w:asciiTheme="minorHAnsi" w:hAnsiTheme="minorHAnsi"/>
                <w:sz w:val="18"/>
                <w:szCs w:val="18"/>
              </w:rPr>
            </w:pPr>
          </w:p>
        </w:tc>
        <w:tc>
          <w:tcPr>
            <w:tcW w:w="932" w:type="dxa"/>
          </w:tcPr>
          <w:p w14:paraId="57455C3C" w14:textId="77777777" w:rsidR="00824C9A" w:rsidRPr="008528CE" w:rsidRDefault="00824C9A" w:rsidP="008528CE">
            <w:pPr>
              <w:rPr>
                <w:rFonts w:asciiTheme="minorHAnsi" w:hAnsiTheme="minorHAnsi"/>
                <w:sz w:val="18"/>
                <w:szCs w:val="18"/>
              </w:rPr>
            </w:pPr>
          </w:p>
        </w:tc>
        <w:tc>
          <w:tcPr>
            <w:tcW w:w="1027" w:type="dxa"/>
          </w:tcPr>
          <w:p w14:paraId="1AF0571F" w14:textId="77777777" w:rsidR="00824C9A" w:rsidRPr="008528CE" w:rsidRDefault="00824C9A" w:rsidP="008528CE">
            <w:pPr>
              <w:rPr>
                <w:rFonts w:asciiTheme="minorHAnsi" w:hAnsiTheme="minorHAnsi"/>
                <w:sz w:val="18"/>
                <w:szCs w:val="18"/>
              </w:rPr>
            </w:pPr>
          </w:p>
        </w:tc>
        <w:tc>
          <w:tcPr>
            <w:tcW w:w="727" w:type="dxa"/>
          </w:tcPr>
          <w:p w14:paraId="114AF444" w14:textId="77777777" w:rsidR="00824C9A" w:rsidRPr="008528CE" w:rsidRDefault="00824C9A" w:rsidP="008528CE">
            <w:pPr>
              <w:rPr>
                <w:rFonts w:asciiTheme="minorHAnsi" w:hAnsiTheme="minorHAnsi"/>
                <w:sz w:val="18"/>
                <w:szCs w:val="18"/>
              </w:rPr>
            </w:pPr>
          </w:p>
        </w:tc>
        <w:tc>
          <w:tcPr>
            <w:tcW w:w="702" w:type="dxa"/>
          </w:tcPr>
          <w:p w14:paraId="03898A6E" w14:textId="77777777" w:rsidR="00824C9A" w:rsidRPr="008528CE" w:rsidRDefault="00824C9A" w:rsidP="008528CE">
            <w:pPr>
              <w:rPr>
                <w:rFonts w:asciiTheme="minorHAnsi" w:hAnsiTheme="minorHAnsi"/>
                <w:sz w:val="18"/>
                <w:szCs w:val="18"/>
              </w:rPr>
            </w:pPr>
          </w:p>
        </w:tc>
        <w:tc>
          <w:tcPr>
            <w:tcW w:w="902" w:type="dxa"/>
          </w:tcPr>
          <w:p w14:paraId="4E905A81" w14:textId="77777777" w:rsidR="00824C9A" w:rsidRPr="008528CE" w:rsidRDefault="00824C9A" w:rsidP="008528CE">
            <w:pPr>
              <w:rPr>
                <w:rFonts w:asciiTheme="minorHAnsi" w:hAnsiTheme="minorHAnsi"/>
                <w:sz w:val="18"/>
                <w:szCs w:val="18"/>
              </w:rPr>
            </w:pPr>
          </w:p>
        </w:tc>
        <w:tc>
          <w:tcPr>
            <w:tcW w:w="1003" w:type="dxa"/>
          </w:tcPr>
          <w:p w14:paraId="12ECD7B7" w14:textId="77777777" w:rsidR="00824C9A" w:rsidRPr="008528CE" w:rsidRDefault="00824C9A" w:rsidP="008528CE">
            <w:pPr>
              <w:rPr>
                <w:rFonts w:asciiTheme="minorHAnsi" w:hAnsiTheme="minorHAnsi"/>
                <w:sz w:val="18"/>
                <w:szCs w:val="18"/>
              </w:rPr>
            </w:pPr>
          </w:p>
        </w:tc>
        <w:tc>
          <w:tcPr>
            <w:tcW w:w="902" w:type="dxa"/>
          </w:tcPr>
          <w:p w14:paraId="231C3A95" w14:textId="77777777" w:rsidR="00824C9A" w:rsidRPr="008528CE" w:rsidRDefault="00824C9A" w:rsidP="008528CE">
            <w:pPr>
              <w:rPr>
                <w:rFonts w:asciiTheme="minorHAnsi" w:hAnsiTheme="minorHAnsi"/>
                <w:sz w:val="18"/>
                <w:szCs w:val="18"/>
              </w:rPr>
            </w:pPr>
          </w:p>
        </w:tc>
        <w:tc>
          <w:tcPr>
            <w:tcW w:w="994" w:type="dxa"/>
          </w:tcPr>
          <w:p w14:paraId="0D003B53" w14:textId="77777777" w:rsidR="00824C9A" w:rsidRPr="008528CE" w:rsidRDefault="00824C9A" w:rsidP="008528CE">
            <w:pPr>
              <w:rPr>
                <w:rFonts w:asciiTheme="minorHAnsi" w:hAnsiTheme="minorHAnsi"/>
                <w:sz w:val="18"/>
                <w:szCs w:val="18"/>
              </w:rPr>
            </w:pPr>
          </w:p>
        </w:tc>
        <w:tc>
          <w:tcPr>
            <w:tcW w:w="710" w:type="dxa"/>
          </w:tcPr>
          <w:p w14:paraId="5CF0A6C8" w14:textId="77777777" w:rsidR="00824C9A" w:rsidRPr="008528CE" w:rsidRDefault="00824C9A" w:rsidP="008528CE">
            <w:pPr>
              <w:rPr>
                <w:rFonts w:asciiTheme="minorHAnsi" w:hAnsiTheme="minorHAnsi"/>
                <w:sz w:val="18"/>
                <w:szCs w:val="18"/>
              </w:rPr>
            </w:pPr>
          </w:p>
        </w:tc>
        <w:tc>
          <w:tcPr>
            <w:tcW w:w="808" w:type="dxa"/>
          </w:tcPr>
          <w:p w14:paraId="173B3960" w14:textId="77777777" w:rsidR="00824C9A" w:rsidRPr="008528CE" w:rsidRDefault="00824C9A" w:rsidP="008528CE">
            <w:pPr>
              <w:rPr>
                <w:rFonts w:asciiTheme="minorHAnsi" w:hAnsiTheme="minorHAnsi"/>
                <w:sz w:val="18"/>
                <w:szCs w:val="18"/>
              </w:rPr>
            </w:pPr>
          </w:p>
        </w:tc>
        <w:tc>
          <w:tcPr>
            <w:tcW w:w="902" w:type="dxa"/>
          </w:tcPr>
          <w:p w14:paraId="5614CEDF" w14:textId="77777777" w:rsidR="00824C9A" w:rsidRPr="008528CE" w:rsidRDefault="00824C9A" w:rsidP="008528CE">
            <w:pPr>
              <w:rPr>
                <w:rFonts w:asciiTheme="minorHAnsi" w:hAnsiTheme="minorHAnsi"/>
                <w:sz w:val="18"/>
                <w:szCs w:val="18"/>
              </w:rPr>
            </w:pPr>
          </w:p>
        </w:tc>
        <w:tc>
          <w:tcPr>
            <w:tcW w:w="1003" w:type="dxa"/>
          </w:tcPr>
          <w:p w14:paraId="77512749" w14:textId="77777777" w:rsidR="00824C9A" w:rsidRPr="008528CE" w:rsidRDefault="00824C9A" w:rsidP="008528CE">
            <w:pPr>
              <w:rPr>
                <w:rFonts w:asciiTheme="minorHAnsi" w:hAnsiTheme="minorHAnsi"/>
                <w:sz w:val="18"/>
                <w:szCs w:val="18"/>
              </w:rPr>
            </w:pPr>
          </w:p>
        </w:tc>
        <w:tc>
          <w:tcPr>
            <w:tcW w:w="902" w:type="dxa"/>
          </w:tcPr>
          <w:p w14:paraId="7F5D1965" w14:textId="77777777" w:rsidR="00824C9A" w:rsidRPr="008528CE" w:rsidRDefault="00824C9A" w:rsidP="008528CE">
            <w:pPr>
              <w:rPr>
                <w:rFonts w:asciiTheme="minorHAnsi" w:hAnsiTheme="minorHAnsi"/>
                <w:sz w:val="18"/>
                <w:szCs w:val="18"/>
              </w:rPr>
            </w:pPr>
          </w:p>
        </w:tc>
        <w:tc>
          <w:tcPr>
            <w:tcW w:w="998" w:type="dxa"/>
          </w:tcPr>
          <w:p w14:paraId="31A43DE4" w14:textId="77777777" w:rsidR="00824C9A" w:rsidRPr="008528CE" w:rsidRDefault="00824C9A" w:rsidP="008528CE">
            <w:pPr>
              <w:rPr>
                <w:rFonts w:asciiTheme="minorHAnsi" w:hAnsiTheme="minorHAnsi"/>
                <w:sz w:val="18"/>
                <w:szCs w:val="18"/>
              </w:rPr>
            </w:pPr>
          </w:p>
        </w:tc>
      </w:tr>
      <w:tr w:rsidR="00824C9A" w:rsidRPr="008528CE" w14:paraId="4221B25B" w14:textId="77777777" w:rsidTr="00D30ED5">
        <w:trPr>
          <w:gridAfter w:val="1"/>
          <w:wAfter w:w="7" w:type="dxa"/>
          <w:trHeight w:val="244"/>
        </w:trPr>
        <w:tc>
          <w:tcPr>
            <w:tcW w:w="1096" w:type="dxa"/>
          </w:tcPr>
          <w:p w14:paraId="2FE777CD" w14:textId="77777777" w:rsidR="00824C9A" w:rsidRPr="008528CE" w:rsidRDefault="00824C9A" w:rsidP="008528CE">
            <w:pPr>
              <w:rPr>
                <w:rFonts w:asciiTheme="minorHAnsi" w:hAnsiTheme="minorHAnsi"/>
                <w:sz w:val="18"/>
                <w:szCs w:val="18"/>
              </w:rPr>
            </w:pPr>
          </w:p>
        </w:tc>
        <w:tc>
          <w:tcPr>
            <w:tcW w:w="817" w:type="dxa"/>
          </w:tcPr>
          <w:p w14:paraId="5DEBB52F" w14:textId="77777777" w:rsidR="00824C9A" w:rsidRPr="008528CE" w:rsidRDefault="00824C9A" w:rsidP="008528CE">
            <w:pPr>
              <w:rPr>
                <w:rFonts w:asciiTheme="minorHAnsi" w:hAnsiTheme="minorHAnsi"/>
                <w:sz w:val="18"/>
                <w:szCs w:val="18"/>
              </w:rPr>
            </w:pPr>
          </w:p>
        </w:tc>
        <w:tc>
          <w:tcPr>
            <w:tcW w:w="932" w:type="dxa"/>
          </w:tcPr>
          <w:p w14:paraId="3692B161" w14:textId="77777777" w:rsidR="00824C9A" w:rsidRPr="008528CE" w:rsidRDefault="00824C9A" w:rsidP="008528CE">
            <w:pPr>
              <w:rPr>
                <w:rFonts w:asciiTheme="minorHAnsi" w:hAnsiTheme="minorHAnsi"/>
                <w:sz w:val="18"/>
                <w:szCs w:val="18"/>
              </w:rPr>
            </w:pPr>
          </w:p>
        </w:tc>
        <w:tc>
          <w:tcPr>
            <w:tcW w:w="1027" w:type="dxa"/>
          </w:tcPr>
          <w:p w14:paraId="34AB9FE5" w14:textId="77777777" w:rsidR="00824C9A" w:rsidRPr="008528CE" w:rsidRDefault="00824C9A" w:rsidP="008528CE">
            <w:pPr>
              <w:rPr>
                <w:rFonts w:asciiTheme="minorHAnsi" w:hAnsiTheme="minorHAnsi"/>
                <w:sz w:val="18"/>
                <w:szCs w:val="18"/>
              </w:rPr>
            </w:pPr>
          </w:p>
        </w:tc>
        <w:tc>
          <w:tcPr>
            <w:tcW w:w="727" w:type="dxa"/>
          </w:tcPr>
          <w:p w14:paraId="3721DCDF" w14:textId="77777777" w:rsidR="00824C9A" w:rsidRPr="008528CE" w:rsidRDefault="00824C9A" w:rsidP="008528CE">
            <w:pPr>
              <w:rPr>
                <w:rFonts w:asciiTheme="minorHAnsi" w:hAnsiTheme="minorHAnsi"/>
                <w:sz w:val="18"/>
                <w:szCs w:val="18"/>
              </w:rPr>
            </w:pPr>
          </w:p>
        </w:tc>
        <w:tc>
          <w:tcPr>
            <w:tcW w:w="702" w:type="dxa"/>
          </w:tcPr>
          <w:p w14:paraId="29233832" w14:textId="77777777" w:rsidR="00824C9A" w:rsidRPr="008528CE" w:rsidRDefault="00824C9A" w:rsidP="008528CE">
            <w:pPr>
              <w:rPr>
                <w:rFonts w:asciiTheme="minorHAnsi" w:hAnsiTheme="minorHAnsi"/>
                <w:sz w:val="18"/>
                <w:szCs w:val="18"/>
              </w:rPr>
            </w:pPr>
          </w:p>
        </w:tc>
        <w:tc>
          <w:tcPr>
            <w:tcW w:w="902" w:type="dxa"/>
          </w:tcPr>
          <w:p w14:paraId="472FA031" w14:textId="77777777" w:rsidR="00824C9A" w:rsidRPr="008528CE" w:rsidRDefault="00824C9A" w:rsidP="008528CE">
            <w:pPr>
              <w:rPr>
                <w:rFonts w:asciiTheme="minorHAnsi" w:hAnsiTheme="minorHAnsi"/>
                <w:sz w:val="18"/>
                <w:szCs w:val="18"/>
              </w:rPr>
            </w:pPr>
          </w:p>
        </w:tc>
        <w:tc>
          <w:tcPr>
            <w:tcW w:w="1003" w:type="dxa"/>
          </w:tcPr>
          <w:p w14:paraId="09216354" w14:textId="77777777" w:rsidR="00824C9A" w:rsidRPr="008528CE" w:rsidRDefault="00824C9A" w:rsidP="008528CE">
            <w:pPr>
              <w:rPr>
                <w:rFonts w:asciiTheme="minorHAnsi" w:hAnsiTheme="minorHAnsi"/>
                <w:sz w:val="18"/>
                <w:szCs w:val="18"/>
              </w:rPr>
            </w:pPr>
          </w:p>
        </w:tc>
        <w:tc>
          <w:tcPr>
            <w:tcW w:w="902" w:type="dxa"/>
          </w:tcPr>
          <w:p w14:paraId="60EC33BA" w14:textId="77777777" w:rsidR="00824C9A" w:rsidRPr="008528CE" w:rsidRDefault="00824C9A" w:rsidP="008528CE">
            <w:pPr>
              <w:rPr>
                <w:rFonts w:asciiTheme="minorHAnsi" w:hAnsiTheme="minorHAnsi"/>
                <w:sz w:val="18"/>
                <w:szCs w:val="18"/>
              </w:rPr>
            </w:pPr>
          </w:p>
        </w:tc>
        <w:tc>
          <w:tcPr>
            <w:tcW w:w="994" w:type="dxa"/>
          </w:tcPr>
          <w:p w14:paraId="608958D6" w14:textId="77777777" w:rsidR="00824C9A" w:rsidRPr="008528CE" w:rsidRDefault="00824C9A" w:rsidP="008528CE">
            <w:pPr>
              <w:rPr>
                <w:rFonts w:asciiTheme="minorHAnsi" w:hAnsiTheme="minorHAnsi"/>
                <w:sz w:val="18"/>
                <w:szCs w:val="18"/>
              </w:rPr>
            </w:pPr>
          </w:p>
        </w:tc>
        <w:tc>
          <w:tcPr>
            <w:tcW w:w="710" w:type="dxa"/>
          </w:tcPr>
          <w:p w14:paraId="1021E3A9" w14:textId="77777777" w:rsidR="00824C9A" w:rsidRPr="008528CE" w:rsidRDefault="00824C9A" w:rsidP="008528CE">
            <w:pPr>
              <w:rPr>
                <w:rFonts w:asciiTheme="minorHAnsi" w:hAnsiTheme="minorHAnsi"/>
                <w:sz w:val="18"/>
                <w:szCs w:val="18"/>
              </w:rPr>
            </w:pPr>
          </w:p>
        </w:tc>
        <w:tc>
          <w:tcPr>
            <w:tcW w:w="808" w:type="dxa"/>
          </w:tcPr>
          <w:p w14:paraId="7F277CAB" w14:textId="77777777" w:rsidR="00824C9A" w:rsidRPr="008528CE" w:rsidRDefault="00824C9A" w:rsidP="008528CE">
            <w:pPr>
              <w:rPr>
                <w:rFonts w:asciiTheme="minorHAnsi" w:hAnsiTheme="minorHAnsi"/>
                <w:sz w:val="18"/>
                <w:szCs w:val="18"/>
              </w:rPr>
            </w:pPr>
          </w:p>
        </w:tc>
        <w:tc>
          <w:tcPr>
            <w:tcW w:w="902" w:type="dxa"/>
          </w:tcPr>
          <w:p w14:paraId="28E6A7C1" w14:textId="77777777" w:rsidR="00824C9A" w:rsidRPr="008528CE" w:rsidRDefault="00824C9A" w:rsidP="008528CE">
            <w:pPr>
              <w:rPr>
                <w:rFonts w:asciiTheme="minorHAnsi" w:hAnsiTheme="minorHAnsi"/>
                <w:sz w:val="18"/>
                <w:szCs w:val="18"/>
              </w:rPr>
            </w:pPr>
          </w:p>
        </w:tc>
        <w:tc>
          <w:tcPr>
            <w:tcW w:w="1003" w:type="dxa"/>
          </w:tcPr>
          <w:p w14:paraId="33BE65DD" w14:textId="77777777" w:rsidR="00824C9A" w:rsidRPr="008528CE" w:rsidRDefault="00824C9A" w:rsidP="008528CE">
            <w:pPr>
              <w:rPr>
                <w:rFonts w:asciiTheme="minorHAnsi" w:hAnsiTheme="minorHAnsi"/>
                <w:sz w:val="18"/>
                <w:szCs w:val="18"/>
              </w:rPr>
            </w:pPr>
          </w:p>
        </w:tc>
        <w:tc>
          <w:tcPr>
            <w:tcW w:w="902" w:type="dxa"/>
          </w:tcPr>
          <w:p w14:paraId="2A56A574" w14:textId="77777777" w:rsidR="00824C9A" w:rsidRPr="008528CE" w:rsidRDefault="00824C9A" w:rsidP="008528CE">
            <w:pPr>
              <w:rPr>
                <w:rFonts w:asciiTheme="minorHAnsi" w:hAnsiTheme="minorHAnsi"/>
                <w:sz w:val="18"/>
                <w:szCs w:val="18"/>
              </w:rPr>
            </w:pPr>
          </w:p>
        </w:tc>
        <w:tc>
          <w:tcPr>
            <w:tcW w:w="998" w:type="dxa"/>
          </w:tcPr>
          <w:p w14:paraId="591628A2" w14:textId="77777777" w:rsidR="00824C9A" w:rsidRPr="008528CE" w:rsidRDefault="00824C9A" w:rsidP="008528CE">
            <w:pPr>
              <w:rPr>
                <w:rFonts w:asciiTheme="minorHAnsi" w:hAnsiTheme="minorHAnsi"/>
                <w:sz w:val="18"/>
                <w:szCs w:val="18"/>
              </w:rPr>
            </w:pPr>
          </w:p>
        </w:tc>
      </w:tr>
      <w:tr w:rsidR="00824C9A" w:rsidRPr="008528CE" w14:paraId="7E5708BD" w14:textId="77777777" w:rsidTr="00824C9A">
        <w:trPr>
          <w:trHeight w:val="288"/>
        </w:trPr>
        <w:tc>
          <w:tcPr>
            <w:tcW w:w="14432" w:type="dxa"/>
            <w:gridSpan w:val="17"/>
          </w:tcPr>
          <w:p w14:paraId="21C42F4B" w14:textId="409DC404" w:rsidR="00824C9A" w:rsidRPr="008528CE" w:rsidRDefault="00824C9A" w:rsidP="008528CE">
            <w:pPr>
              <w:rPr>
                <w:rFonts w:asciiTheme="minorHAnsi" w:hAnsiTheme="minorHAnsi"/>
                <w:sz w:val="18"/>
                <w:szCs w:val="18"/>
              </w:rPr>
            </w:pPr>
            <w:r w:rsidRPr="008528CE">
              <w:rPr>
                <w:rFonts w:asciiTheme="minorHAnsi" w:hAnsiTheme="minorHAnsi"/>
                <w:b/>
                <w:sz w:val="18"/>
                <w:szCs w:val="18"/>
              </w:rPr>
              <w:t>Note</w:t>
            </w:r>
            <w:r w:rsidRPr="008528CE">
              <w:rPr>
                <w:rFonts w:asciiTheme="minorHAnsi" w:hAnsiTheme="minorHAnsi"/>
                <w:sz w:val="18"/>
                <w:szCs w:val="18"/>
              </w:rPr>
              <w:t xml:space="preserve">: When insulation is added to the outside of a mass wall and/or when the inside is furred and insulated, the performance data may be adjusted using Equation 4-4 in the </w:t>
            </w:r>
            <w:r w:rsidR="008F0F50" w:rsidRPr="008528CE">
              <w:rPr>
                <w:rFonts w:asciiTheme="minorHAnsi" w:hAnsiTheme="minorHAnsi"/>
                <w:sz w:val="18"/>
                <w:szCs w:val="18"/>
              </w:rPr>
              <w:t xml:space="preserve">Reference Appendices, </w:t>
            </w:r>
            <w:r w:rsidRPr="008528CE">
              <w:rPr>
                <w:rFonts w:asciiTheme="minorHAnsi" w:hAnsiTheme="minorHAnsi"/>
                <w:sz w:val="18"/>
                <w:szCs w:val="18"/>
              </w:rPr>
              <w:t xml:space="preserve">Joint </w:t>
            </w:r>
            <w:r w:rsidR="008F0F50" w:rsidRPr="008528CE">
              <w:rPr>
                <w:rFonts w:asciiTheme="minorHAnsi" w:hAnsiTheme="minorHAnsi"/>
                <w:sz w:val="18"/>
                <w:szCs w:val="18"/>
              </w:rPr>
              <w:t>Appendix</w:t>
            </w:r>
            <w:r w:rsidR="00582BED" w:rsidRPr="008528CE">
              <w:rPr>
                <w:rFonts w:asciiTheme="minorHAnsi" w:hAnsiTheme="minorHAnsi"/>
                <w:sz w:val="18"/>
                <w:szCs w:val="18"/>
              </w:rPr>
              <w:t>,</w:t>
            </w:r>
            <w:r w:rsidR="008F0F50" w:rsidRPr="008528CE">
              <w:rPr>
                <w:rFonts w:asciiTheme="minorHAnsi" w:hAnsiTheme="minorHAnsi"/>
                <w:sz w:val="18"/>
                <w:szCs w:val="18"/>
              </w:rPr>
              <w:t xml:space="preserve"> JA4</w:t>
            </w:r>
            <w:r w:rsidRPr="008528CE">
              <w:rPr>
                <w:rFonts w:asciiTheme="minorHAnsi" w:hAnsiTheme="minorHAnsi"/>
                <w:sz w:val="18"/>
                <w:szCs w:val="18"/>
              </w:rPr>
              <w:t>.</w:t>
            </w:r>
          </w:p>
        </w:tc>
      </w:tr>
    </w:tbl>
    <w:p w14:paraId="7D21F21D" w14:textId="6BDEA99D" w:rsidR="00824C9A" w:rsidRPr="008528CE" w:rsidRDefault="00824C9A" w:rsidP="008528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99"/>
        <w:gridCol w:w="1439"/>
        <w:gridCol w:w="1439"/>
        <w:gridCol w:w="1439"/>
        <w:gridCol w:w="1439"/>
        <w:gridCol w:w="5635"/>
      </w:tblGrid>
      <w:tr w:rsidR="003865C6" w:rsidRPr="008528CE" w14:paraId="1548071B" w14:textId="77777777" w:rsidTr="000514D5">
        <w:trPr>
          <w:cantSplit/>
          <w:trHeight w:val="317"/>
          <w:tblHeader/>
          <w:hidden/>
        </w:trPr>
        <w:tc>
          <w:tcPr>
            <w:tcW w:w="1440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48071A" w14:textId="5EB6EC6C" w:rsidR="003865C6" w:rsidRPr="008528CE" w:rsidRDefault="003865C6" w:rsidP="008528CE">
            <w:pPr>
              <w:keepNext/>
              <w:rPr>
                <w:rFonts w:ascii="Calibri" w:hAnsi="Calibri"/>
                <w:b/>
                <w:sz w:val="22"/>
                <w:szCs w:val="22"/>
              </w:rPr>
            </w:pPr>
            <w:r w:rsidRPr="008528CE">
              <w:rPr>
                <w:rFonts w:ascii="Calibri" w:hAnsi="Calibri"/>
                <w:vanish/>
              </w:rPr>
              <w:br w:type="page"/>
            </w:r>
            <w:r w:rsidRPr="008528CE">
              <w:rPr>
                <w:rFonts w:ascii="Calibri" w:eastAsia="Calibri" w:hAnsi="Calibri"/>
                <w:b/>
                <w:sz w:val="20"/>
                <w:szCs w:val="22"/>
              </w:rPr>
              <w:t xml:space="preserve">E. </w:t>
            </w:r>
            <w:r w:rsidR="004603FB" w:rsidRPr="008528CE">
              <w:rPr>
                <w:rFonts w:ascii="Calibri" w:eastAsia="Calibri" w:hAnsi="Calibri"/>
                <w:b/>
                <w:sz w:val="20"/>
                <w:szCs w:val="22"/>
              </w:rPr>
              <w:t xml:space="preserve">Slab </w:t>
            </w:r>
            <w:r w:rsidR="008F4AD1" w:rsidRPr="008528CE">
              <w:rPr>
                <w:rFonts w:ascii="Calibri" w:eastAsia="Calibri" w:hAnsi="Calibri"/>
                <w:b/>
                <w:sz w:val="20"/>
                <w:szCs w:val="22"/>
              </w:rPr>
              <w:t>On Grade/</w:t>
            </w:r>
            <w:r w:rsidR="001B2987" w:rsidRPr="008528CE">
              <w:rPr>
                <w:rFonts w:ascii="Calibri" w:eastAsia="Calibri" w:hAnsi="Calibri"/>
                <w:b/>
                <w:sz w:val="20"/>
                <w:szCs w:val="22"/>
              </w:rPr>
              <w:t xml:space="preserve">Concrete Raised Floor </w:t>
            </w:r>
            <w:r w:rsidR="004603FB" w:rsidRPr="008528CE">
              <w:rPr>
                <w:rFonts w:ascii="Calibri" w:eastAsia="Calibri" w:hAnsi="Calibri"/>
                <w:b/>
                <w:sz w:val="20"/>
                <w:szCs w:val="22"/>
              </w:rPr>
              <w:t>Insulation</w:t>
            </w:r>
            <w:r w:rsidRPr="008528CE">
              <w:rPr>
                <w:rFonts w:ascii="Calibri" w:eastAsia="Calibri" w:hAnsi="Calibri"/>
                <w:b/>
                <w:sz w:val="20"/>
                <w:szCs w:val="22"/>
              </w:rPr>
              <w:t xml:space="preserve"> </w:t>
            </w:r>
            <w:r w:rsidRPr="008528CE">
              <w:rPr>
                <w:rFonts w:ascii="Calibri" w:eastAsia="Calibri" w:hAnsi="Calibri"/>
                <w:sz w:val="20"/>
                <w:szCs w:val="22"/>
              </w:rPr>
              <w:t>(Table 150.1-A)</w:t>
            </w:r>
          </w:p>
        </w:tc>
      </w:tr>
      <w:tr w:rsidR="0090181E" w:rsidRPr="008528CE" w14:paraId="15480722" w14:textId="77777777" w:rsidTr="00B64148">
        <w:trPr>
          <w:cantSplit/>
          <w:trHeight w:val="264"/>
        </w:trPr>
        <w:tc>
          <w:tcPr>
            <w:tcW w:w="3001" w:type="dxa"/>
            <w:tcBorders>
              <w:top w:val="single" w:sz="4" w:space="0" w:color="auto"/>
              <w:left w:val="single" w:sz="4" w:space="0" w:color="auto"/>
              <w:bottom w:val="single" w:sz="4" w:space="0" w:color="auto"/>
              <w:right w:val="single" w:sz="4" w:space="0" w:color="auto"/>
            </w:tcBorders>
            <w:vAlign w:val="center"/>
          </w:tcPr>
          <w:p w14:paraId="1548071C" w14:textId="77777777" w:rsidR="0090181E" w:rsidRPr="008528CE" w:rsidRDefault="00BE5FE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w:t>
            </w:r>
            <w:r w:rsidR="0090181E" w:rsidRPr="008528CE">
              <w:rPr>
                <w:rFonts w:ascii="Calibri" w:hAnsi="Calibri"/>
                <w:sz w:val="18"/>
                <w:szCs w:val="22"/>
              </w:rPr>
              <w:t>1</w:t>
            </w:r>
          </w:p>
        </w:tc>
        <w:tc>
          <w:tcPr>
            <w:tcW w:w="1440" w:type="dxa"/>
            <w:tcBorders>
              <w:top w:val="single" w:sz="4" w:space="0" w:color="auto"/>
              <w:left w:val="single" w:sz="4" w:space="0" w:color="auto"/>
              <w:bottom w:val="single" w:sz="4" w:space="0" w:color="auto"/>
              <w:right w:val="single" w:sz="4" w:space="0" w:color="auto"/>
            </w:tcBorders>
            <w:vAlign w:val="center"/>
          </w:tcPr>
          <w:p w14:paraId="1548071D" w14:textId="77777777" w:rsidR="0090181E" w:rsidRPr="008528CE" w:rsidRDefault="00BE5FE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w:t>
            </w:r>
            <w:r w:rsidR="0090181E" w:rsidRPr="008528CE">
              <w:rPr>
                <w:rFonts w:ascii="Calibri" w:hAnsi="Calibri"/>
                <w:sz w:val="18"/>
                <w:szCs w:val="22"/>
              </w:rPr>
              <w:t>2</w:t>
            </w:r>
          </w:p>
        </w:tc>
        <w:tc>
          <w:tcPr>
            <w:tcW w:w="1440" w:type="dxa"/>
            <w:tcBorders>
              <w:top w:val="single" w:sz="4" w:space="0" w:color="auto"/>
              <w:left w:val="single" w:sz="4" w:space="0" w:color="auto"/>
              <w:bottom w:val="single" w:sz="4" w:space="0" w:color="auto"/>
              <w:right w:val="single" w:sz="4" w:space="0" w:color="auto"/>
            </w:tcBorders>
            <w:vAlign w:val="center"/>
          </w:tcPr>
          <w:p w14:paraId="1548071E" w14:textId="77777777" w:rsidR="0090181E" w:rsidRPr="008528CE" w:rsidRDefault="00BE5FE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w:t>
            </w:r>
            <w:r w:rsidR="0090181E" w:rsidRPr="008528CE">
              <w:rPr>
                <w:rFonts w:ascii="Calibri" w:hAnsi="Calibri"/>
                <w:sz w:val="18"/>
                <w:szCs w:val="22"/>
              </w:rPr>
              <w:t>3</w:t>
            </w:r>
          </w:p>
        </w:tc>
        <w:tc>
          <w:tcPr>
            <w:tcW w:w="1440" w:type="dxa"/>
            <w:tcBorders>
              <w:top w:val="single" w:sz="4" w:space="0" w:color="auto"/>
              <w:left w:val="single" w:sz="4" w:space="0" w:color="auto"/>
              <w:bottom w:val="single" w:sz="4" w:space="0" w:color="auto"/>
              <w:right w:val="single" w:sz="4" w:space="0" w:color="auto"/>
            </w:tcBorders>
            <w:vAlign w:val="center"/>
          </w:tcPr>
          <w:p w14:paraId="1548071F" w14:textId="77777777" w:rsidR="0090181E" w:rsidRPr="008528CE" w:rsidRDefault="00BE5FE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w:t>
            </w:r>
            <w:r w:rsidR="0090181E" w:rsidRPr="008528CE">
              <w:rPr>
                <w:rFonts w:ascii="Calibri" w:hAnsi="Calibri"/>
                <w:sz w:val="18"/>
                <w:szCs w:val="22"/>
              </w:rPr>
              <w:t>4</w:t>
            </w:r>
          </w:p>
        </w:tc>
        <w:tc>
          <w:tcPr>
            <w:tcW w:w="1440" w:type="dxa"/>
            <w:tcBorders>
              <w:top w:val="single" w:sz="4" w:space="0" w:color="auto"/>
              <w:left w:val="single" w:sz="4" w:space="0" w:color="auto"/>
              <w:bottom w:val="single" w:sz="4" w:space="0" w:color="auto"/>
              <w:right w:val="single" w:sz="4" w:space="0" w:color="auto"/>
            </w:tcBorders>
            <w:vAlign w:val="center"/>
          </w:tcPr>
          <w:p w14:paraId="15480720" w14:textId="77777777" w:rsidR="0090181E" w:rsidRPr="008528CE" w:rsidRDefault="00BE5FE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w:t>
            </w:r>
            <w:r w:rsidR="0090181E" w:rsidRPr="008528CE">
              <w:rPr>
                <w:rFonts w:ascii="Calibri" w:hAnsi="Calibri"/>
                <w:sz w:val="18"/>
                <w:szCs w:val="22"/>
              </w:rPr>
              <w:t>5</w:t>
            </w:r>
          </w:p>
        </w:tc>
        <w:tc>
          <w:tcPr>
            <w:tcW w:w="5640" w:type="dxa"/>
            <w:tcBorders>
              <w:top w:val="single" w:sz="4" w:space="0" w:color="auto"/>
              <w:left w:val="single" w:sz="4" w:space="0" w:color="auto"/>
              <w:bottom w:val="single" w:sz="4" w:space="0" w:color="auto"/>
              <w:right w:val="single" w:sz="4" w:space="0" w:color="auto"/>
            </w:tcBorders>
            <w:vAlign w:val="center"/>
          </w:tcPr>
          <w:p w14:paraId="15480721" w14:textId="77777777" w:rsidR="0090181E" w:rsidRPr="008528CE" w:rsidRDefault="00BE5FE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w:t>
            </w:r>
            <w:r w:rsidR="0090181E" w:rsidRPr="008528CE">
              <w:rPr>
                <w:rFonts w:ascii="Calibri" w:hAnsi="Calibri"/>
                <w:sz w:val="18"/>
                <w:szCs w:val="22"/>
              </w:rPr>
              <w:t>6</w:t>
            </w:r>
          </w:p>
        </w:tc>
      </w:tr>
      <w:tr w:rsidR="00F077FE" w:rsidRPr="008528CE" w14:paraId="15480727" w14:textId="77777777" w:rsidTr="00B64148">
        <w:trPr>
          <w:cantSplit/>
          <w:trHeight w:val="288"/>
        </w:trPr>
        <w:tc>
          <w:tcPr>
            <w:tcW w:w="3001" w:type="dxa"/>
            <w:vMerge w:val="restart"/>
            <w:tcBorders>
              <w:top w:val="single" w:sz="4" w:space="0" w:color="auto"/>
              <w:left w:val="single" w:sz="4" w:space="0" w:color="auto"/>
              <w:bottom w:val="single" w:sz="4" w:space="0" w:color="auto"/>
              <w:right w:val="single" w:sz="4" w:space="0" w:color="auto"/>
            </w:tcBorders>
            <w:vAlign w:val="bottom"/>
          </w:tcPr>
          <w:p w14:paraId="15480723" w14:textId="77777777" w:rsidR="00F077FE" w:rsidRPr="008528CE" w:rsidRDefault="00F077FE"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Floor Type</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4" w14:textId="77777777" w:rsidR="00F077FE" w:rsidRPr="008528CE" w:rsidRDefault="009064F8" w:rsidP="008528CE">
            <w:pPr>
              <w:keepNext/>
              <w:tabs>
                <w:tab w:val="left" w:pos="540"/>
                <w:tab w:val="left" w:pos="900"/>
                <w:tab w:val="left" w:pos="3420"/>
              </w:tabs>
              <w:jc w:val="center"/>
              <w:rPr>
                <w:rFonts w:ascii="Calibri" w:hAnsi="Calibri"/>
                <w:sz w:val="18"/>
                <w:szCs w:val="18"/>
              </w:rPr>
            </w:pPr>
            <w:r w:rsidRPr="008528CE">
              <w:rPr>
                <w:rFonts w:ascii="Calibri" w:hAnsi="Calibri"/>
                <w:b/>
                <w:sz w:val="18"/>
                <w:szCs w:val="18"/>
              </w:rPr>
              <w:t>Proposed</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5" w14:textId="77777777" w:rsidR="0050532B" w:rsidRPr="008528CE" w:rsidRDefault="009064F8" w:rsidP="008528CE">
            <w:pPr>
              <w:keepNext/>
              <w:tabs>
                <w:tab w:val="left" w:pos="540"/>
                <w:tab w:val="left" w:pos="900"/>
                <w:tab w:val="left" w:pos="2844"/>
              </w:tabs>
              <w:jc w:val="center"/>
              <w:rPr>
                <w:rFonts w:ascii="Calibri" w:hAnsi="Calibri"/>
                <w:sz w:val="18"/>
                <w:szCs w:val="18"/>
              </w:rPr>
            </w:pPr>
            <w:r w:rsidRPr="008528CE">
              <w:rPr>
                <w:rFonts w:ascii="Calibri" w:hAnsi="Calibri"/>
                <w:b/>
                <w:sz w:val="18"/>
                <w:szCs w:val="18"/>
              </w:rPr>
              <w:t>Required</w:t>
            </w:r>
          </w:p>
        </w:tc>
        <w:tc>
          <w:tcPr>
            <w:tcW w:w="5640" w:type="dxa"/>
            <w:vMerge w:val="restart"/>
            <w:tcBorders>
              <w:top w:val="single" w:sz="4" w:space="0" w:color="auto"/>
              <w:left w:val="single" w:sz="4" w:space="0" w:color="auto"/>
              <w:bottom w:val="single" w:sz="4" w:space="0" w:color="auto"/>
              <w:right w:val="single" w:sz="4" w:space="0" w:color="auto"/>
            </w:tcBorders>
            <w:vAlign w:val="bottom"/>
          </w:tcPr>
          <w:p w14:paraId="15480726" w14:textId="77777777" w:rsidR="00F077FE" w:rsidRPr="008528CE" w:rsidRDefault="00F077FE"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Comments</w:t>
            </w:r>
          </w:p>
        </w:tc>
      </w:tr>
      <w:tr w:rsidR="00F077FE" w:rsidRPr="008528CE" w14:paraId="1548072E" w14:textId="77777777" w:rsidTr="00B64148">
        <w:trPr>
          <w:cantSplit/>
          <w:trHeight w:val="288"/>
        </w:trPr>
        <w:tc>
          <w:tcPr>
            <w:tcW w:w="3001" w:type="dxa"/>
            <w:vMerge/>
            <w:tcBorders>
              <w:top w:val="single" w:sz="4" w:space="0" w:color="auto"/>
              <w:left w:val="single" w:sz="4" w:space="0" w:color="auto"/>
              <w:bottom w:val="single" w:sz="4" w:space="0" w:color="auto"/>
              <w:right w:val="single" w:sz="4" w:space="0" w:color="auto"/>
            </w:tcBorders>
            <w:vAlign w:val="bottom"/>
          </w:tcPr>
          <w:p w14:paraId="15480728" w14:textId="77777777" w:rsidR="00F077FE" w:rsidRPr="008528CE" w:rsidRDefault="00F077FE" w:rsidP="008528CE">
            <w:pPr>
              <w:keepNext/>
              <w:tabs>
                <w:tab w:val="left" w:pos="540"/>
                <w:tab w:val="left" w:pos="900"/>
                <w:tab w:val="left" w:pos="3420"/>
              </w:tabs>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055CFC9F" w14:textId="77777777" w:rsidR="002B562D" w:rsidRPr="008528CE" w:rsidRDefault="002B562D"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Insulation</w:t>
            </w:r>
          </w:p>
          <w:p w14:paraId="15480729" w14:textId="56F4B8A9" w:rsidR="0050532B" w:rsidRPr="008528CE" w:rsidRDefault="00F077FE"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R-value</w:t>
            </w:r>
          </w:p>
        </w:tc>
        <w:tc>
          <w:tcPr>
            <w:tcW w:w="1440" w:type="dxa"/>
            <w:tcBorders>
              <w:top w:val="single" w:sz="4" w:space="0" w:color="auto"/>
              <w:left w:val="single" w:sz="4" w:space="0" w:color="auto"/>
              <w:bottom w:val="single" w:sz="4" w:space="0" w:color="auto"/>
              <w:right w:val="single" w:sz="4" w:space="0" w:color="auto"/>
            </w:tcBorders>
            <w:vAlign w:val="bottom"/>
          </w:tcPr>
          <w:p w14:paraId="5CA0B9B4" w14:textId="77777777" w:rsidR="002B562D" w:rsidRPr="008528CE" w:rsidRDefault="002B562D"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Insulation</w:t>
            </w:r>
          </w:p>
          <w:p w14:paraId="1548072A" w14:textId="10D87F85" w:rsidR="0050532B" w:rsidRPr="008528CE" w:rsidRDefault="00F077FE"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U-factor</w:t>
            </w:r>
          </w:p>
        </w:tc>
        <w:tc>
          <w:tcPr>
            <w:tcW w:w="1440" w:type="dxa"/>
            <w:tcBorders>
              <w:top w:val="single" w:sz="4" w:space="0" w:color="auto"/>
              <w:left w:val="single" w:sz="4" w:space="0" w:color="auto"/>
              <w:bottom w:val="single" w:sz="4" w:space="0" w:color="auto"/>
              <w:right w:val="single" w:sz="4" w:space="0" w:color="auto"/>
            </w:tcBorders>
            <w:vAlign w:val="bottom"/>
          </w:tcPr>
          <w:p w14:paraId="1548072B" w14:textId="77777777" w:rsidR="00F077FE" w:rsidRPr="008528CE" w:rsidRDefault="00F077FE" w:rsidP="008528CE">
            <w:pPr>
              <w:keepNext/>
              <w:tabs>
                <w:tab w:val="left" w:pos="540"/>
                <w:tab w:val="left" w:pos="900"/>
                <w:tab w:val="left" w:pos="2844"/>
              </w:tabs>
              <w:jc w:val="center"/>
              <w:rPr>
                <w:rFonts w:ascii="Calibri" w:hAnsi="Calibri"/>
                <w:sz w:val="18"/>
                <w:szCs w:val="18"/>
              </w:rPr>
            </w:pPr>
            <w:r w:rsidRPr="008528CE">
              <w:rPr>
                <w:rFonts w:ascii="Calibri" w:hAnsi="Calibri"/>
                <w:sz w:val="18"/>
                <w:szCs w:val="18"/>
              </w:rPr>
              <w:t xml:space="preserve">Insulation </w:t>
            </w:r>
            <w:r w:rsidRPr="008528CE">
              <w:rPr>
                <w:rFonts w:ascii="Calibri" w:hAnsi="Calibri"/>
                <w:sz w:val="18"/>
                <w:szCs w:val="18"/>
              </w:rPr>
              <w:br/>
              <w:t>R-value</w:t>
            </w:r>
          </w:p>
        </w:tc>
        <w:tc>
          <w:tcPr>
            <w:tcW w:w="1440" w:type="dxa"/>
            <w:tcBorders>
              <w:top w:val="single" w:sz="4" w:space="0" w:color="auto"/>
              <w:left w:val="single" w:sz="4" w:space="0" w:color="auto"/>
              <w:bottom w:val="single" w:sz="4" w:space="0" w:color="auto"/>
              <w:right w:val="single" w:sz="4" w:space="0" w:color="auto"/>
            </w:tcBorders>
            <w:vAlign w:val="bottom"/>
          </w:tcPr>
          <w:p w14:paraId="1548072C" w14:textId="77777777" w:rsidR="00F077FE" w:rsidRPr="008528CE" w:rsidRDefault="00F077FE" w:rsidP="008528CE">
            <w:pPr>
              <w:keepNext/>
              <w:tabs>
                <w:tab w:val="left" w:pos="540"/>
                <w:tab w:val="left" w:pos="900"/>
                <w:tab w:val="left" w:pos="2844"/>
              </w:tabs>
              <w:jc w:val="center"/>
              <w:rPr>
                <w:rFonts w:ascii="Calibri" w:hAnsi="Calibri"/>
                <w:sz w:val="18"/>
                <w:szCs w:val="18"/>
              </w:rPr>
            </w:pPr>
            <w:r w:rsidRPr="008528CE">
              <w:rPr>
                <w:rFonts w:ascii="Calibri" w:hAnsi="Calibri"/>
                <w:sz w:val="18"/>
                <w:szCs w:val="18"/>
              </w:rPr>
              <w:t xml:space="preserve">Insulation </w:t>
            </w:r>
            <w:r w:rsidRPr="008528CE">
              <w:rPr>
                <w:rFonts w:ascii="Calibri" w:hAnsi="Calibri"/>
                <w:sz w:val="18"/>
                <w:szCs w:val="18"/>
              </w:rPr>
              <w:br/>
              <w:t>U-factor</w:t>
            </w:r>
          </w:p>
        </w:tc>
        <w:tc>
          <w:tcPr>
            <w:tcW w:w="5640" w:type="dxa"/>
            <w:vMerge/>
            <w:tcBorders>
              <w:top w:val="single" w:sz="4" w:space="0" w:color="auto"/>
              <w:left w:val="single" w:sz="4" w:space="0" w:color="auto"/>
              <w:bottom w:val="single" w:sz="4" w:space="0" w:color="auto"/>
              <w:right w:val="single" w:sz="4" w:space="0" w:color="auto"/>
            </w:tcBorders>
            <w:vAlign w:val="bottom"/>
          </w:tcPr>
          <w:p w14:paraId="1548072D" w14:textId="77777777" w:rsidR="00F077FE" w:rsidRPr="008528CE" w:rsidRDefault="00F077FE" w:rsidP="008528CE">
            <w:pPr>
              <w:keepNext/>
              <w:tabs>
                <w:tab w:val="left" w:pos="540"/>
                <w:tab w:val="left" w:pos="900"/>
                <w:tab w:val="left" w:pos="3420"/>
              </w:tabs>
              <w:jc w:val="center"/>
              <w:rPr>
                <w:rFonts w:ascii="Calibri" w:hAnsi="Calibri"/>
                <w:sz w:val="18"/>
                <w:szCs w:val="18"/>
              </w:rPr>
            </w:pPr>
          </w:p>
        </w:tc>
      </w:tr>
      <w:tr w:rsidR="00F077FE" w:rsidRPr="008528CE" w14:paraId="15480735" w14:textId="77777777" w:rsidTr="00B64148">
        <w:trPr>
          <w:cantSplit/>
          <w:trHeight w:val="320"/>
        </w:trPr>
        <w:tc>
          <w:tcPr>
            <w:tcW w:w="3001" w:type="dxa"/>
            <w:tcBorders>
              <w:top w:val="single" w:sz="4" w:space="0" w:color="auto"/>
              <w:left w:val="single" w:sz="4" w:space="0" w:color="auto"/>
              <w:bottom w:val="single" w:sz="4" w:space="0" w:color="auto"/>
              <w:right w:val="single" w:sz="4" w:space="0" w:color="auto"/>
            </w:tcBorders>
            <w:vAlign w:val="bottom"/>
          </w:tcPr>
          <w:p w14:paraId="1548072F" w14:textId="77777777" w:rsidR="00F077FE" w:rsidRPr="008528CE" w:rsidRDefault="00F077FE"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0" w14:textId="77777777" w:rsidR="00F077FE" w:rsidRPr="008528CE" w:rsidRDefault="00F077FE"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1" w14:textId="77777777" w:rsidR="00F077FE" w:rsidRPr="008528CE" w:rsidRDefault="00F077FE"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2" w14:textId="77777777" w:rsidR="00F077FE" w:rsidRPr="008528CE" w:rsidRDefault="00F077FE"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3" w14:textId="77777777" w:rsidR="00F077FE" w:rsidRPr="008528CE" w:rsidRDefault="00F077FE"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40" w:type="dxa"/>
            <w:tcBorders>
              <w:top w:val="single" w:sz="4" w:space="0" w:color="auto"/>
              <w:left w:val="single" w:sz="4" w:space="0" w:color="auto"/>
              <w:bottom w:val="single" w:sz="4" w:space="0" w:color="auto"/>
              <w:right w:val="single" w:sz="4" w:space="0" w:color="auto"/>
            </w:tcBorders>
            <w:vAlign w:val="bottom"/>
          </w:tcPr>
          <w:p w14:paraId="15480734" w14:textId="77777777" w:rsidR="00F077FE" w:rsidRPr="008528CE" w:rsidRDefault="00F077FE"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F077FE" w:rsidRPr="008528CE" w14:paraId="15480737" w14:textId="77777777" w:rsidTr="00B64148">
        <w:trPr>
          <w:cantSplit/>
          <w:trHeight w:val="228"/>
        </w:trPr>
        <w:tc>
          <w:tcPr>
            <w:tcW w:w="14401" w:type="dxa"/>
            <w:gridSpan w:val="6"/>
            <w:tcBorders>
              <w:top w:val="single" w:sz="4" w:space="0" w:color="auto"/>
              <w:left w:val="single" w:sz="4" w:space="0" w:color="auto"/>
              <w:bottom w:val="single" w:sz="4" w:space="0" w:color="auto"/>
              <w:right w:val="single" w:sz="4" w:space="0" w:color="auto"/>
            </w:tcBorders>
            <w:vAlign w:val="center"/>
          </w:tcPr>
          <w:p w14:paraId="15480736" w14:textId="0F09C950" w:rsidR="00F077FE" w:rsidRPr="008528CE" w:rsidRDefault="004F10AE" w:rsidP="008528CE">
            <w:pPr>
              <w:tabs>
                <w:tab w:val="left" w:pos="0"/>
                <w:tab w:val="left" w:pos="2700"/>
                <w:tab w:val="left" w:pos="3420"/>
                <w:tab w:val="left" w:pos="3780"/>
                <w:tab w:val="left" w:pos="5760"/>
                <w:tab w:val="left" w:pos="7212"/>
              </w:tabs>
              <w:spacing w:line="276" w:lineRule="auto"/>
              <w:rPr>
                <w:rFonts w:ascii="Calibri" w:hAnsi="Calibri"/>
                <w:noProof/>
                <w:sz w:val="18"/>
                <w:szCs w:val="18"/>
              </w:rPr>
            </w:pPr>
            <w:r w:rsidRPr="008528CE">
              <w:rPr>
                <w:rFonts w:ascii="Calibri" w:hAnsi="Calibri"/>
                <w:b/>
                <w:noProof/>
                <w:sz w:val="18"/>
                <w:szCs w:val="18"/>
              </w:rPr>
              <w:t>Note:</w:t>
            </w:r>
            <w:r w:rsidR="00DD34B7" w:rsidRPr="008528CE">
              <w:rPr>
                <w:rFonts w:ascii="Calibri" w:hAnsi="Calibri"/>
                <w:noProof/>
                <w:sz w:val="18"/>
                <w:szCs w:val="18"/>
              </w:rPr>
              <w:t xml:space="preserve"> </w:t>
            </w:r>
            <w:r w:rsidR="00F077FE" w:rsidRPr="008528CE">
              <w:rPr>
                <w:rFonts w:ascii="Calibri" w:hAnsi="Calibri"/>
                <w:noProof/>
                <w:sz w:val="18"/>
                <w:szCs w:val="18"/>
              </w:rPr>
              <w:t xml:space="preserve">Heated slab floors require mandatory slab insulation (see Table 110.8-A). </w:t>
            </w:r>
          </w:p>
        </w:tc>
      </w:tr>
    </w:tbl>
    <w:p w14:paraId="63F777AB" w14:textId="040D7FEC" w:rsidR="00870558" w:rsidRDefault="00870558" w:rsidP="008528CE">
      <w:pPr>
        <w:rPr>
          <w:ins w:id="6" w:author="Alhabibi, Haider@Energy" w:date="2022-06-20T10:09:00Z"/>
          <w:sz w:val="20"/>
        </w:rPr>
      </w:pPr>
    </w:p>
    <w:p w14:paraId="14F13423" w14:textId="77777777" w:rsidR="00870558" w:rsidRDefault="00870558">
      <w:pPr>
        <w:rPr>
          <w:ins w:id="7" w:author="Alhabibi, Haider@Energy" w:date="2022-06-20T10:09:00Z"/>
          <w:sz w:val="20"/>
        </w:rPr>
      </w:pPr>
      <w:ins w:id="8" w:author="Alhabibi, Haider@Energy" w:date="2022-06-20T10:09:00Z">
        <w:r>
          <w:rPr>
            <w:sz w:val="20"/>
          </w:rPr>
          <w:br w:type="page"/>
        </w:r>
      </w:ins>
    </w:p>
    <w:p w14:paraId="5643D9F5" w14:textId="77777777" w:rsidR="00192AD4" w:rsidRPr="008528CE" w:rsidRDefault="00192AD4" w:rsidP="008528CE">
      <w:pPr>
        <w:rPr>
          <w:sz w:val="20"/>
        </w:rPr>
      </w:pPr>
    </w:p>
    <w:tbl>
      <w:tblPr>
        <w:tblW w:w="4983" w:type="pct"/>
        <w:tblInd w:w="2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557"/>
        <w:gridCol w:w="7784"/>
      </w:tblGrid>
      <w:tr w:rsidR="00F077FE" w:rsidRPr="008528CE" w14:paraId="1548073A" w14:textId="77777777" w:rsidTr="000514D5">
        <w:trPr>
          <w:cantSplit/>
          <w:trHeight w:val="317"/>
          <w:tblHeader/>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739" w14:textId="5E003D03" w:rsidR="00F077FE" w:rsidRPr="008528CE" w:rsidRDefault="00F077FE" w:rsidP="008528CE">
            <w:pPr>
              <w:keepNext/>
              <w:rPr>
                <w:rFonts w:ascii="Calibri" w:eastAsia="Calibri" w:hAnsi="Calibri"/>
                <w:b/>
                <w:sz w:val="20"/>
                <w:szCs w:val="20"/>
              </w:rPr>
            </w:pPr>
            <w:r w:rsidRPr="008528CE">
              <w:rPr>
                <w:rFonts w:ascii="Calibri" w:eastAsia="Calibri" w:hAnsi="Calibri"/>
                <w:b/>
                <w:sz w:val="20"/>
                <w:szCs w:val="20"/>
              </w:rPr>
              <w:t xml:space="preserve">F. </w:t>
            </w:r>
            <w:r w:rsidR="004603FB" w:rsidRPr="008528CE">
              <w:rPr>
                <w:rFonts w:ascii="Calibri" w:eastAsia="Calibri" w:hAnsi="Calibri"/>
                <w:b/>
                <w:sz w:val="20"/>
                <w:szCs w:val="20"/>
              </w:rPr>
              <w:t>Radiant Barrier</w:t>
            </w:r>
            <w:r w:rsidRPr="008528CE">
              <w:rPr>
                <w:rFonts w:ascii="Calibri" w:eastAsia="Calibri" w:hAnsi="Calibri"/>
                <w:b/>
                <w:sz w:val="20"/>
                <w:szCs w:val="20"/>
              </w:rPr>
              <w:t xml:space="preserve"> </w:t>
            </w:r>
            <w:r w:rsidRPr="008528CE">
              <w:rPr>
                <w:rFonts w:ascii="Calibri" w:eastAsia="Calibri" w:hAnsi="Calibri"/>
                <w:sz w:val="20"/>
                <w:szCs w:val="20"/>
              </w:rPr>
              <w:t>(Section 150.1(c)2</w:t>
            </w:r>
            <w:r w:rsidR="0094294D" w:rsidRPr="008528CE">
              <w:rPr>
                <w:rFonts w:ascii="Calibri" w:eastAsia="Calibri" w:hAnsi="Calibri"/>
                <w:sz w:val="20"/>
                <w:szCs w:val="20"/>
              </w:rPr>
              <w:t>)</w:t>
            </w:r>
          </w:p>
        </w:tc>
      </w:tr>
      <w:tr w:rsidR="00F077FE" w:rsidRPr="008528CE" w14:paraId="1548073D"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B" w14:textId="77777777" w:rsidR="00F077FE" w:rsidRPr="008528CE" w:rsidRDefault="00BE5FED" w:rsidP="008528CE">
            <w:pPr>
              <w:jc w:val="center"/>
              <w:rPr>
                <w:rFonts w:ascii="Calibri" w:hAnsi="Calibri"/>
                <w:sz w:val="18"/>
                <w:szCs w:val="20"/>
              </w:rPr>
            </w:pPr>
            <w:r w:rsidRPr="008528CE">
              <w:rPr>
                <w:rFonts w:ascii="Calibri" w:hAnsi="Calibri"/>
                <w:sz w:val="18"/>
                <w:szCs w:val="20"/>
              </w:rPr>
              <w:t>0</w:t>
            </w:r>
            <w:r w:rsidR="00F077FE" w:rsidRPr="008528CE">
              <w:rPr>
                <w:rFonts w:ascii="Calibri" w:hAnsi="Calibri"/>
                <w:sz w:val="18"/>
                <w:szCs w:val="20"/>
              </w:rPr>
              <w:t>1</w:t>
            </w:r>
          </w:p>
        </w:tc>
        <w:tc>
          <w:tcPr>
            <w:tcW w:w="7914" w:type="dxa"/>
            <w:tcBorders>
              <w:top w:val="single" w:sz="4" w:space="0" w:color="auto"/>
              <w:left w:val="single" w:sz="4" w:space="0" w:color="auto"/>
              <w:bottom w:val="single" w:sz="4" w:space="0" w:color="auto"/>
              <w:right w:val="single" w:sz="4" w:space="0" w:color="auto"/>
            </w:tcBorders>
            <w:vAlign w:val="center"/>
          </w:tcPr>
          <w:p w14:paraId="1548073C" w14:textId="77777777" w:rsidR="00F077FE" w:rsidRPr="008528CE" w:rsidRDefault="00BE5FED" w:rsidP="008528CE">
            <w:pPr>
              <w:jc w:val="center"/>
              <w:rPr>
                <w:rFonts w:ascii="Calibri" w:hAnsi="Calibri"/>
                <w:sz w:val="18"/>
                <w:szCs w:val="20"/>
              </w:rPr>
            </w:pPr>
            <w:r w:rsidRPr="008528CE">
              <w:rPr>
                <w:rFonts w:ascii="Calibri" w:hAnsi="Calibri"/>
                <w:sz w:val="18"/>
                <w:szCs w:val="20"/>
              </w:rPr>
              <w:t>0</w:t>
            </w:r>
            <w:r w:rsidR="00F077FE" w:rsidRPr="008528CE">
              <w:rPr>
                <w:rFonts w:ascii="Calibri" w:hAnsi="Calibri"/>
                <w:sz w:val="18"/>
                <w:szCs w:val="20"/>
              </w:rPr>
              <w:t>2</w:t>
            </w:r>
          </w:p>
        </w:tc>
      </w:tr>
      <w:tr w:rsidR="00F077FE" w:rsidRPr="008528CE" w14:paraId="15480740"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E" w14:textId="77777777" w:rsidR="00F077FE" w:rsidRPr="008528CE" w:rsidRDefault="00F077FE" w:rsidP="008528CE">
            <w:pPr>
              <w:jc w:val="center"/>
              <w:rPr>
                <w:rFonts w:ascii="Calibri" w:hAnsi="Calibri"/>
                <w:sz w:val="18"/>
                <w:szCs w:val="20"/>
              </w:rPr>
            </w:pPr>
            <w:r w:rsidRPr="008528CE">
              <w:rPr>
                <w:rFonts w:ascii="Calibri" w:hAnsi="Calibri"/>
                <w:sz w:val="18"/>
                <w:szCs w:val="20"/>
              </w:rPr>
              <w:t>Radiant Barrier installed below the roof deck and on all gable end walls</w:t>
            </w:r>
          </w:p>
        </w:tc>
        <w:tc>
          <w:tcPr>
            <w:tcW w:w="7914" w:type="dxa"/>
            <w:tcBorders>
              <w:top w:val="single" w:sz="4" w:space="0" w:color="auto"/>
              <w:left w:val="single" w:sz="4" w:space="0" w:color="auto"/>
              <w:bottom w:val="single" w:sz="4" w:space="0" w:color="auto"/>
              <w:right w:val="single" w:sz="4" w:space="0" w:color="auto"/>
            </w:tcBorders>
            <w:vAlign w:val="center"/>
          </w:tcPr>
          <w:p w14:paraId="1548073F" w14:textId="77777777" w:rsidR="00F077FE" w:rsidRPr="008528CE" w:rsidRDefault="00F077FE" w:rsidP="008528CE">
            <w:pPr>
              <w:jc w:val="center"/>
              <w:rPr>
                <w:rFonts w:ascii="Calibri" w:hAnsi="Calibri"/>
                <w:sz w:val="18"/>
                <w:szCs w:val="20"/>
              </w:rPr>
            </w:pPr>
            <w:r w:rsidRPr="008528CE">
              <w:rPr>
                <w:rFonts w:ascii="Calibri" w:hAnsi="Calibri"/>
                <w:sz w:val="18"/>
                <w:szCs w:val="20"/>
              </w:rPr>
              <w:t>Comment</w:t>
            </w:r>
          </w:p>
        </w:tc>
      </w:tr>
      <w:tr w:rsidR="00F077FE" w:rsidRPr="008528CE" w14:paraId="15480743"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41" w14:textId="77777777" w:rsidR="00F077FE" w:rsidRPr="008528CE" w:rsidRDefault="00F077FE" w:rsidP="008528CE">
            <w:pPr>
              <w:jc w:val="center"/>
              <w:rPr>
                <w:rFonts w:ascii="Calibri" w:hAnsi="Calibri"/>
                <w:sz w:val="20"/>
                <w:szCs w:val="20"/>
              </w:rPr>
            </w:pPr>
          </w:p>
        </w:tc>
        <w:tc>
          <w:tcPr>
            <w:tcW w:w="7914" w:type="dxa"/>
            <w:tcBorders>
              <w:top w:val="single" w:sz="4" w:space="0" w:color="auto"/>
              <w:left w:val="single" w:sz="4" w:space="0" w:color="auto"/>
              <w:bottom w:val="single" w:sz="4" w:space="0" w:color="auto"/>
              <w:right w:val="single" w:sz="4" w:space="0" w:color="auto"/>
            </w:tcBorders>
            <w:vAlign w:val="center"/>
          </w:tcPr>
          <w:p w14:paraId="15480742" w14:textId="77777777" w:rsidR="00F077FE" w:rsidRPr="008528CE" w:rsidRDefault="00F077FE" w:rsidP="008528CE">
            <w:pPr>
              <w:jc w:val="center"/>
              <w:rPr>
                <w:rFonts w:ascii="Calibri" w:hAnsi="Calibri"/>
                <w:sz w:val="20"/>
                <w:szCs w:val="20"/>
              </w:rPr>
            </w:pPr>
          </w:p>
        </w:tc>
      </w:tr>
      <w:tr w:rsidR="003865BA" w:rsidRPr="008528CE" w14:paraId="15480748" w14:textId="77777777" w:rsidTr="004603FB">
        <w:trPr>
          <w:cantSplit/>
          <w:trHeight w:val="203"/>
        </w:trPr>
        <w:tc>
          <w:tcPr>
            <w:tcW w:w="14580" w:type="dxa"/>
            <w:gridSpan w:val="2"/>
            <w:tcBorders>
              <w:top w:val="single" w:sz="4" w:space="0" w:color="auto"/>
              <w:left w:val="single" w:sz="4" w:space="0" w:color="auto"/>
              <w:bottom w:val="single" w:sz="4" w:space="0" w:color="auto"/>
              <w:right w:val="single" w:sz="4" w:space="0" w:color="auto"/>
            </w:tcBorders>
            <w:vAlign w:val="center"/>
          </w:tcPr>
          <w:p w14:paraId="15480744" w14:textId="77777777" w:rsidR="003865BA" w:rsidRPr="008528CE" w:rsidRDefault="003865BA" w:rsidP="008528CE">
            <w:pPr>
              <w:keepNext/>
              <w:rPr>
                <w:rFonts w:ascii="Calibri" w:hAnsi="Calibri"/>
                <w:b/>
                <w:sz w:val="18"/>
                <w:szCs w:val="18"/>
              </w:rPr>
            </w:pPr>
            <w:r w:rsidRPr="008528CE">
              <w:rPr>
                <w:rFonts w:ascii="Calibri" w:hAnsi="Calibri"/>
                <w:b/>
                <w:sz w:val="18"/>
                <w:szCs w:val="18"/>
              </w:rPr>
              <w:t>A radiant barrier is required (for Climate Zones 2-15)</w:t>
            </w:r>
          </w:p>
          <w:p w14:paraId="15480745" w14:textId="4A25CAEF" w:rsidR="003865BA" w:rsidRPr="008528CE" w:rsidRDefault="003865BA" w:rsidP="008528CE">
            <w:pPr>
              <w:pStyle w:val="ListParagraph"/>
              <w:numPr>
                <w:ilvl w:val="0"/>
                <w:numId w:val="4"/>
              </w:numPr>
              <w:rPr>
                <w:rFonts w:asciiTheme="minorHAnsi" w:hAnsiTheme="minorHAnsi" w:cs="ArialMT"/>
                <w:sz w:val="18"/>
                <w:szCs w:val="20"/>
              </w:rPr>
            </w:pPr>
            <w:r w:rsidRPr="008528CE">
              <w:rPr>
                <w:rFonts w:asciiTheme="minorHAnsi" w:hAnsiTheme="minorHAnsi" w:cs="ArialMT"/>
                <w:sz w:val="18"/>
                <w:szCs w:val="20"/>
              </w:rPr>
              <w:t xml:space="preserve">Radiant barriers shall meet specific eligibility and installation criteria to receive energy credit for compliance with the Building Energy Efficiency Standards for low-rise residential buildings.  Refer to </w:t>
            </w:r>
            <w:r w:rsidR="00582BED" w:rsidRPr="008528CE">
              <w:rPr>
                <w:rFonts w:asciiTheme="minorHAnsi" w:hAnsiTheme="minorHAnsi" w:cs="ArialMT"/>
                <w:sz w:val="18"/>
                <w:szCs w:val="20"/>
              </w:rPr>
              <w:t xml:space="preserve">Reference Appendices, Residential Appendix, </w:t>
            </w:r>
            <w:r w:rsidRPr="008528CE">
              <w:rPr>
                <w:rFonts w:asciiTheme="minorHAnsi" w:hAnsiTheme="minorHAnsi" w:cs="ArialMT"/>
                <w:sz w:val="18"/>
                <w:szCs w:val="20"/>
              </w:rPr>
              <w:t>RA4.2.1</w:t>
            </w:r>
          </w:p>
          <w:p w14:paraId="15480746" w14:textId="0E252705" w:rsidR="003865BA" w:rsidRPr="008528CE" w:rsidRDefault="003865BA" w:rsidP="008528CE">
            <w:pPr>
              <w:pStyle w:val="ListParagraph"/>
              <w:numPr>
                <w:ilvl w:val="0"/>
                <w:numId w:val="4"/>
              </w:numPr>
              <w:rPr>
                <w:rFonts w:asciiTheme="minorHAnsi" w:hAnsiTheme="minorHAnsi" w:cs="ArialMT"/>
                <w:sz w:val="18"/>
                <w:szCs w:val="20"/>
              </w:rPr>
            </w:pPr>
            <w:r w:rsidRPr="008528CE">
              <w:rPr>
                <w:rFonts w:asciiTheme="minorHAnsi" w:hAnsiTheme="minorHAnsi" w:cs="ArialMT"/>
                <w:sz w:val="18"/>
                <w:szCs w:val="20"/>
              </w:rPr>
              <w:t xml:space="preserve">The emittance of the radiant barrier shall be less than or equal to 0.05 as tested in accordance with </w:t>
            </w:r>
            <w:r w:rsidR="00582BED" w:rsidRPr="008528CE">
              <w:rPr>
                <w:rFonts w:asciiTheme="minorHAnsi" w:hAnsiTheme="minorHAnsi" w:cs="ArialMT"/>
                <w:sz w:val="18"/>
                <w:szCs w:val="20"/>
              </w:rPr>
              <w:t>American Society for Testing and Materials (</w:t>
            </w:r>
            <w:r w:rsidRPr="008528CE">
              <w:rPr>
                <w:rFonts w:asciiTheme="minorHAnsi" w:hAnsiTheme="minorHAnsi" w:cs="ArialMT"/>
                <w:sz w:val="18"/>
                <w:szCs w:val="20"/>
              </w:rPr>
              <w:t>ASTM</w:t>
            </w:r>
            <w:r w:rsidR="00582BED" w:rsidRPr="008528CE">
              <w:rPr>
                <w:rFonts w:asciiTheme="minorHAnsi" w:hAnsiTheme="minorHAnsi" w:cs="ArialMT"/>
                <w:sz w:val="18"/>
                <w:szCs w:val="20"/>
              </w:rPr>
              <w:t>)</w:t>
            </w:r>
            <w:r w:rsidRPr="008528CE">
              <w:rPr>
                <w:rFonts w:asciiTheme="minorHAnsi" w:hAnsiTheme="minorHAnsi" w:cs="ArialMT"/>
                <w:sz w:val="18"/>
                <w:szCs w:val="20"/>
              </w:rPr>
              <w:t xml:space="preserve"> C1371 or ASTM E408.</w:t>
            </w:r>
          </w:p>
          <w:p w14:paraId="15480747" w14:textId="30C2D48F" w:rsidR="00F076B0" w:rsidRPr="008528CE" w:rsidRDefault="003865BA" w:rsidP="008528CE">
            <w:pPr>
              <w:pStyle w:val="ListParagraph"/>
              <w:numPr>
                <w:ilvl w:val="0"/>
                <w:numId w:val="4"/>
              </w:numPr>
              <w:rPr>
                <w:rFonts w:ascii="Calibri" w:hAnsi="Calibri"/>
                <w:sz w:val="18"/>
                <w:szCs w:val="20"/>
              </w:rPr>
            </w:pPr>
            <w:r w:rsidRPr="008528CE">
              <w:rPr>
                <w:rFonts w:asciiTheme="minorHAnsi" w:hAnsiTheme="minorHAnsi" w:cs="ArialMT"/>
                <w:bCs/>
                <w:iCs/>
                <w:sz w:val="18"/>
                <w:szCs w:val="20"/>
              </w:rPr>
              <w:t>For Prescriptive Compliance the attic shall be ventilated to p</w:t>
            </w:r>
            <w:r w:rsidRPr="008528CE">
              <w:rPr>
                <w:rFonts w:asciiTheme="minorHAnsi" w:hAnsiTheme="minorHAnsi" w:cs="ArialMT"/>
                <w:sz w:val="18"/>
                <w:szCs w:val="20"/>
              </w:rPr>
              <w:t xml:space="preserve">rovide a minimum free ventilation area of not less than </w:t>
            </w:r>
            <w:r w:rsidR="00B64148" w:rsidRPr="008528CE">
              <w:rPr>
                <w:rFonts w:asciiTheme="minorHAnsi" w:hAnsiTheme="minorHAnsi" w:cs="ArialMT"/>
                <w:sz w:val="18"/>
                <w:szCs w:val="20"/>
              </w:rPr>
              <w:t xml:space="preserve">1 </w:t>
            </w:r>
            <w:r w:rsidR="00CA32DC" w:rsidRPr="008528CE">
              <w:rPr>
                <w:rFonts w:ascii="Calibri" w:hAnsi="Calibri" w:cs="Arial"/>
                <w:sz w:val="18"/>
                <w:szCs w:val="20"/>
              </w:rPr>
              <w:t>square foot</w:t>
            </w:r>
            <w:r w:rsidR="00B8455B" w:rsidRPr="008528CE">
              <w:rPr>
                <w:rFonts w:ascii="Calibri" w:hAnsi="Calibri" w:cs="Arial"/>
                <w:sz w:val="18"/>
                <w:szCs w:val="20"/>
              </w:rPr>
              <w:t xml:space="preserve"> (ft</w:t>
            </w:r>
            <w:r w:rsidR="00B8455B" w:rsidRPr="008528CE">
              <w:rPr>
                <w:rFonts w:ascii="Calibri" w:hAnsi="Calibri" w:cs="Arial"/>
                <w:sz w:val="18"/>
                <w:szCs w:val="20"/>
                <w:vertAlign w:val="superscript"/>
              </w:rPr>
              <w:t>2</w:t>
            </w:r>
            <w:r w:rsidR="00B8455B" w:rsidRPr="008528CE">
              <w:rPr>
                <w:rFonts w:ascii="Calibri" w:hAnsi="Calibri" w:cs="Arial"/>
                <w:sz w:val="18"/>
                <w:szCs w:val="20"/>
              </w:rPr>
              <w:t>)</w:t>
            </w:r>
            <w:r w:rsidR="00CA32DC" w:rsidRPr="008528CE">
              <w:rPr>
                <w:rFonts w:asciiTheme="minorHAnsi" w:hAnsiTheme="minorHAnsi" w:cs="ArialMT"/>
                <w:sz w:val="18"/>
                <w:szCs w:val="20"/>
              </w:rPr>
              <w:t xml:space="preserve"> </w:t>
            </w:r>
            <w:r w:rsidRPr="008528CE">
              <w:rPr>
                <w:rFonts w:asciiTheme="minorHAnsi" w:hAnsiTheme="minorHAnsi" w:cs="ArialMT"/>
                <w:sz w:val="18"/>
                <w:szCs w:val="20"/>
              </w:rPr>
              <w:t xml:space="preserve">of vent area for each 300 </w:t>
            </w:r>
            <w:r w:rsidR="00CA32DC" w:rsidRPr="008528CE">
              <w:rPr>
                <w:rFonts w:asciiTheme="minorHAnsi" w:hAnsiTheme="minorHAnsi" w:cs="ArialMT"/>
                <w:sz w:val="18"/>
                <w:szCs w:val="20"/>
              </w:rPr>
              <w:t>square feet</w:t>
            </w:r>
            <w:r w:rsidR="00B8455B" w:rsidRPr="008528CE">
              <w:rPr>
                <w:rFonts w:asciiTheme="minorHAnsi" w:hAnsiTheme="minorHAnsi" w:cs="ArialMT"/>
                <w:sz w:val="18"/>
                <w:szCs w:val="20"/>
              </w:rPr>
              <w:t xml:space="preserve"> (ft</w:t>
            </w:r>
            <w:r w:rsidR="00B8455B" w:rsidRPr="008528CE">
              <w:rPr>
                <w:rFonts w:asciiTheme="minorHAnsi" w:hAnsiTheme="minorHAnsi" w:cs="ArialMT"/>
                <w:sz w:val="18"/>
                <w:szCs w:val="20"/>
                <w:vertAlign w:val="superscript"/>
              </w:rPr>
              <w:t>2</w:t>
            </w:r>
            <w:r w:rsidR="00B8455B" w:rsidRPr="008528CE">
              <w:rPr>
                <w:rFonts w:asciiTheme="minorHAnsi" w:hAnsiTheme="minorHAnsi" w:cs="ArialMT"/>
                <w:sz w:val="18"/>
                <w:szCs w:val="20"/>
              </w:rPr>
              <w:t>)</w:t>
            </w:r>
            <w:r w:rsidR="00CA32DC" w:rsidRPr="008528CE">
              <w:rPr>
                <w:rFonts w:asciiTheme="minorHAnsi" w:hAnsiTheme="minorHAnsi" w:cs="ArialMT"/>
                <w:sz w:val="18"/>
                <w:szCs w:val="20"/>
              </w:rPr>
              <w:t xml:space="preserve"> </w:t>
            </w:r>
            <w:r w:rsidRPr="008528CE">
              <w:rPr>
                <w:rFonts w:asciiTheme="minorHAnsi" w:hAnsiTheme="minorHAnsi" w:cs="ArialMT"/>
                <w:sz w:val="18"/>
                <w:szCs w:val="20"/>
              </w:rPr>
              <w:t xml:space="preserve">of attic floor area with </w:t>
            </w:r>
            <w:r w:rsidR="000A2D52" w:rsidRPr="008528CE">
              <w:rPr>
                <w:rFonts w:asciiTheme="minorHAnsi" w:hAnsiTheme="minorHAnsi" w:cs="ArialMT"/>
                <w:sz w:val="18"/>
                <w:szCs w:val="20"/>
              </w:rPr>
              <w:t>a minimum of</w:t>
            </w:r>
            <w:r w:rsidRPr="008528CE">
              <w:rPr>
                <w:rFonts w:asciiTheme="minorHAnsi" w:hAnsiTheme="minorHAnsi" w:cs="ArialMT"/>
                <w:sz w:val="18"/>
                <w:szCs w:val="20"/>
              </w:rPr>
              <w:t xml:space="preserve"> </w:t>
            </w:r>
            <w:r w:rsidR="000A2D52" w:rsidRPr="008528CE">
              <w:rPr>
                <w:rFonts w:asciiTheme="minorHAnsi" w:hAnsiTheme="minorHAnsi" w:cs="ArialMT"/>
                <w:sz w:val="18"/>
                <w:szCs w:val="20"/>
              </w:rPr>
              <w:t>4</w:t>
            </w:r>
            <w:r w:rsidRPr="008528CE">
              <w:rPr>
                <w:rFonts w:asciiTheme="minorHAnsi" w:hAnsiTheme="minorHAnsi" w:cs="ArialMT"/>
                <w:sz w:val="18"/>
                <w:szCs w:val="20"/>
              </w:rPr>
              <w:t>0</w:t>
            </w:r>
            <w:r w:rsidR="000A2D52" w:rsidRPr="008528CE">
              <w:rPr>
                <w:rFonts w:asciiTheme="minorHAnsi" w:hAnsiTheme="minorHAnsi" w:cs="ArialMT"/>
                <w:sz w:val="18"/>
                <w:szCs w:val="20"/>
              </w:rPr>
              <w:t xml:space="preserve"> percent to no more than 50 percent</w:t>
            </w:r>
            <w:r w:rsidRPr="008528CE">
              <w:rPr>
                <w:rFonts w:asciiTheme="minorHAnsi" w:hAnsiTheme="minorHAnsi" w:cs="ArialMT"/>
                <w:sz w:val="18"/>
                <w:szCs w:val="20"/>
              </w:rPr>
              <w:t xml:space="preserve"> upper vents.</w:t>
            </w:r>
            <w:r w:rsidRPr="008528CE">
              <w:rPr>
                <w:rFonts w:asciiTheme="minorHAnsi" w:hAnsiTheme="minorHAnsi" w:cs="ArialMT"/>
                <w:bCs/>
                <w:iCs/>
                <w:sz w:val="18"/>
                <w:szCs w:val="20"/>
              </w:rPr>
              <w:t xml:space="preserve"> </w:t>
            </w:r>
            <w:r w:rsidRPr="008528CE">
              <w:rPr>
                <w:rFonts w:asciiTheme="minorHAnsi" w:hAnsiTheme="minorHAnsi" w:cs="ArialMT"/>
                <w:sz w:val="18"/>
                <w:szCs w:val="20"/>
              </w:rPr>
              <w:t>Ridge vents or gable end vents are recommended to achieve the best performance. The material should be cut to allow for full airflow to the venting.</w:t>
            </w:r>
          </w:p>
        </w:tc>
      </w:tr>
    </w:tbl>
    <w:p w14:paraId="15480749" w14:textId="77777777" w:rsidR="00A844AA" w:rsidRPr="008528CE" w:rsidRDefault="00A844AA" w:rsidP="008528CE"/>
    <w:tbl>
      <w:tblPr>
        <w:tblW w:w="4993" w:type="pct"/>
        <w:tblInd w:w="-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740"/>
        <w:gridCol w:w="974"/>
        <w:gridCol w:w="886"/>
        <w:gridCol w:w="1062"/>
        <w:gridCol w:w="1063"/>
        <w:gridCol w:w="1415"/>
        <w:gridCol w:w="1238"/>
        <w:gridCol w:w="1239"/>
        <w:gridCol w:w="1151"/>
        <w:gridCol w:w="1062"/>
        <w:gridCol w:w="1151"/>
        <w:gridCol w:w="1415"/>
        <w:gridCol w:w="974"/>
      </w:tblGrid>
      <w:tr w:rsidR="003C6CEF" w:rsidRPr="008528CE" w14:paraId="1548074C" w14:textId="77777777" w:rsidTr="000514D5">
        <w:trPr>
          <w:cantSplit/>
          <w:trHeight w:val="238"/>
          <w:tblHeader/>
        </w:trPr>
        <w:tc>
          <w:tcPr>
            <w:tcW w:w="14369" w:type="dxa"/>
            <w:gridSpan w:val="13"/>
            <w:tcBorders>
              <w:top w:val="single" w:sz="4" w:space="0" w:color="auto"/>
              <w:left w:val="single" w:sz="4" w:space="0" w:color="auto"/>
              <w:bottom w:val="single" w:sz="4" w:space="0" w:color="auto"/>
              <w:right w:val="single" w:sz="4" w:space="0" w:color="auto"/>
            </w:tcBorders>
            <w:vAlign w:val="center"/>
          </w:tcPr>
          <w:p w14:paraId="1548074B" w14:textId="1CCFB672" w:rsidR="003C6CEF" w:rsidRPr="008528CE" w:rsidRDefault="003C6CEF" w:rsidP="008528CE">
            <w:pPr>
              <w:keepNext/>
              <w:rPr>
                <w:rFonts w:ascii="Calibri" w:hAnsi="Calibri"/>
                <w:b/>
                <w:sz w:val="20"/>
                <w:szCs w:val="22"/>
              </w:rPr>
            </w:pPr>
            <w:r w:rsidRPr="008528CE">
              <w:rPr>
                <w:rFonts w:ascii="Calibri" w:hAnsi="Calibri"/>
                <w:b/>
                <w:sz w:val="20"/>
                <w:szCs w:val="22"/>
              </w:rPr>
              <w:t xml:space="preserve">G. </w:t>
            </w:r>
            <w:r w:rsidR="004603FB" w:rsidRPr="008528CE">
              <w:rPr>
                <w:rFonts w:ascii="Calibri" w:hAnsi="Calibri"/>
                <w:b/>
                <w:sz w:val="20"/>
                <w:szCs w:val="22"/>
              </w:rPr>
              <w:t>Roofing Products</w:t>
            </w:r>
            <w:r w:rsidRPr="008528CE">
              <w:rPr>
                <w:rFonts w:ascii="Calibri" w:hAnsi="Calibri"/>
                <w:b/>
                <w:sz w:val="20"/>
                <w:szCs w:val="22"/>
              </w:rPr>
              <w:t xml:space="preserve"> (</w:t>
            </w:r>
            <w:r w:rsidR="004603FB" w:rsidRPr="008528CE">
              <w:rPr>
                <w:rFonts w:ascii="Calibri" w:hAnsi="Calibri"/>
                <w:b/>
                <w:sz w:val="20"/>
                <w:szCs w:val="22"/>
              </w:rPr>
              <w:t>Cool Roof</w:t>
            </w:r>
            <w:r w:rsidRPr="008528CE">
              <w:rPr>
                <w:rFonts w:ascii="Calibri" w:hAnsi="Calibri"/>
                <w:b/>
                <w:sz w:val="20"/>
                <w:szCs w:val="22"/>
              </w:rPr>
              <w:t xml:space="preserve">) </w:t>
            </w:r>
            <w:r w:rsidRPr="008528CE">
              <w:rPr>
                <w:rFonts w:ascii="Calibri" w:hAnsi="Calibri"/>
                <w:sz w:val="20"/>
                <w:szCs w:val="22"/>
              </w:rPr>
              <w:t>(Section 150.1(c)11)</w:t>
            </w:r>
          </w:p>
        </w:tc>
      </w:tr>
      <w:tr w:rsidR="003C6CEF" w:rsidRPr="008528CE" w14:paraId="1548075A"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41"/>
        </w:trPr>
        <w:tc>
          <w:tcPr>
            <w:tcW w:w="739" w:type="dxa"/>
            <w:tcBorders>
              <w:top w:val="single" w:sz="4" w:space="0" w:color="auto"/>
              <w:left w:val="single" w:sz="4" w:space="0" w:color="auto"/>
              <w:bottom w:val="single" w:sz="4" w:space="0" w:color="auto"/>
              <w:right w:val="single" w:sz="4" w:space="0" w:color="auto"/>
            </w:tcBorders>
          </w:tcPr>
          <w:p w14:paraId="1548074D"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01</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4E"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02</w:t>
            </w: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4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03</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50"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04</w:t>
            </w: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51"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05</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52"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sz w:val="18"/>
              </w:rPr>
            </w:pPr>
            <w:r w:rsidRPr="008528CE">
              <w:rPr>
                <w:rFonts w:ascii="Calibri" w:hAnsi="Calibri"/>
                <w:b w:val="0"/>
                <w:sz w:val="18"/>
              </w:rPr>
              <w:t>06</w:t>
            </w: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53"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sz w:val="18"/>
              </w:rPr>
            </w:pPr>
            <w:r w:rsidRPr="008528CE">
              <w:rPr>
                <w:rFonts w:ascii="Calibri" w:hAnsi="Calibri"/>
                <w:b w:val="0"/>
                <w:sz w:val="18"/>
              </w:rPr>
              <w:t>07</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54"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08</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55"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09</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56"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10</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57"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11</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58"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12</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59"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13</w:t>
            </w:r>
          </w:p>
        </w:tc>
      </w:tr>
      <w:tr w:rsidR="003C6CEF" w:rsidRPr="008528CE" w14:paraId="15480763"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149"/>
        </w:trPr>
        <w:tc>
          <w:tcPr>
            <w:tcW w:w="739" w:type="dxa"/>
            <w:vMerge w:val="restart"/>
            <w:tcBorders>
              <w:top w:val="single" w:sz="4" w:space="0" w:color="auto"/>
              <w:left w:val="single" w:sz="4" w:space="0" w:color="auto"/>
              <w:bottom w:val="single" w:sz="4" w:space="0" w:color="auto"/>
              <w:right w:val="single" w:sz="4" w:space="0" w:color="auto"/>
            </w:tcBorders>
            <w:vAlign w:val="bottom"/>
          </w:tcPr>
          <w:p w14:paraId="1548075B"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Tag/ID</w:t>
            </w:r>
          </w:p>
        </w:tc>
        <w:tc>
          <w:tcPr>
            <w:tcW w:w="974"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C" w14:textId="3BFAAAC5" w:rsidR="003C6CEF" w:rsidRPr="008528CE" w:rsidRDefault="00793236"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Exception</w:t>
            </w:r>
          </w:p>
        </w:tc>
        <w:tc>
          <w:tcPr>
            <w:tcW w:w="886"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D" w14:textId="77777777" w:rsidR="003C6CEF" w:rsidRPr="008528CE" w:rsidRDefault="003C6CEF" w:rsidP="008528CE">
            <w:pPr>
              <w:keepNext/>
              <w:tabs>
                <w:tab w:val="left" w:pos="7200"/>
                <w:tab w:val="left" w:pos="9990"/>
                <w:tab w:val="left" w:pos="10980"/>
                <w:tab w:val="right" w:pos="11430"/>
              </w:tabs>
              <w:jc w:val="center"/>
              <w:rPr>
                <w:rFonts w:ascii="Calibri" w:hAnsi="Calibri"/>
                <w:b/>
                <w:sz w:val="18"/>
              </w:rPr>
            </w:pPr>
            <w:r w:rsidRPr="008528CE">
              <w:rPr>
                <w:rFonts w:ascii="Calibri" w:hAnsi="Calibri"/>
                <w:noProof/>
                <w:sz w:val="18"/>
                <w:szCs w:val="18"/>
              </w:rPr>
              <w:t>Roof Pitch</w:t>
            </w:r>
          </w:p>
        </w:tc>
        <w:tc>
          <w:tcPr>
            <w:tcW w:w="1062"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E" w14:textId="091775C6"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22"/>
              </w:rPr>
            </w:pPr>
            <w:r w:rsidRPr="008528CE">
              <w:rPr>
                <w:rFonts w:ascii="Calibri" w:hAnsi="Calibri"/>
                <w:b w:val="0"/>
                <w:color w:val="auto"/>
                <w:sz w:val="18"/>
                <w:szCs w:val="18"/>
              </w:rPr>
              <w:t xml:space="preserve">Method of </w:t>
            </w:r>
            <w:r w:rsidR="00B64148" w:rsidRPr="008528CE">
              <w:rPr>
                <w:rFonts w:ascii="Calibri" w:hAnsi="Calibri"/>
                <w:b w:val="0"/>
                <w:color w:val="auto"/>
                <w:sz w:val="18"/>
                <w:szCs w:val="18"/>
              </w:rPr>
              <w:t>C</w:t>
            </w:r>
            <w:r w:rsidRPr="008528CE">
              <w:rPr>
                <w:rFonts w:ascii="Calibri" w:hAnsi="Calibri"/>
                <w:b w:val="0"/>
                <w:color w:val="auto"/>
                <w:sz w:val="18"/>
                <w:szCs w:val="18"/>
              </w:rPr>
              <w:t>ompliance</w:t>
            </w:r>
          </w:p>
        </w:tc>
        <w:tc>
          <w:tcPr>
            <w:tcW w:w="1063"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8528CE">
              <w:rPr>
                <w:rFonts w:ascii="Calibri" w:hAnsi="Calibri"/>
                <w:b w:val="0"/>
                <w:color w:val="auto"/>
                <w:sz w:val="18"/>
              </w:rPr>
              <w:t>Product Type</w:t>
            </w: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60"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20"/>
                <w:szCs w:val="20"/>
              </w:rPr>
            </w:pPr>
            <w:r w:rsidRPr="008528CE">
              <w:rPr>
                <w:rFonts w:ascii="Calibri" w:hAnsi="Calibri"/>
                <w:b w:val="0"/>
                <w:color w:val="auto"/>
                <w:sz w:val="18"/>
              </w:rPr>
              <w:t>CRRC Product ID Number</w:t>
            </w:r>
          </w:p>
        </w:tc>
        <w:tc>
          <w:tcPr>
            <w:tcW w:w="469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15480761"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color w:val="auto"/>
                <w:sz w:val="18"/>
              </w:rPr>
            </w:pPr>
            <w:r w:rsidRPr="008528CE">
              <w:rPr>
                <w:rFonts w:ascii="Calibri" w:hAnsi="Calibri"/>
                <w:color w:val="auto"/>
                <w:sz w:val="18"/>
              </w:rPr>
              <w:t>Proposed</w:t>
            </w:r>
          </w:p>
        </w:tc>
        <w:tc>
          <w:tcPr>
            <w:tcW w:w="354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5480762"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color w:val="auto"/>
                <w:sz w:val="18"/>
              </w:rPr>
              <w:t>Required</w:t>
            </w:r>
          </w:p>
        </w:tc>
      </w:tr>
      <w:tr w:rsidR="003C6CEF" w:rsidRPr="008528CE" w14:paraId="15480772"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483"/>
        </w:trPr>
        <w:tc>
          <w:tcPr>
            <w:tcW w:w="739" w:type="dxa"/>
            <w:vMerge/>
            <w:tcBorders>
              <w:top w:val="single" w:sz="4" w:space="0" w:color="auto"/>
              <w:left w:val="single" w:sz="4" w:space="0" w:color="auto"/>
              <w:bottom w:val="single" w:sz="4" w:space="0" w:color="auto"/>
              <w:right w:val="single" w:sz="4" w:space="0" w:color="auto"/>
            </w:tcBorders>
          </w:tcPr>
          <w:p w14:paraId="15480764"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p>
        </w:tc>
        <w:tc>
          <w:tcPr>
            <w:tcW w:w="974"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5"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p>
        </w:tc>
        <w:tc>
          <w:tcPr>
            <w:tcW w:w="886"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6"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p>
        </w:tc>
        <w:tc>
          <w:tcPr>
            <w:tcW w:w="1062"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7"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63"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8"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15"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9"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6A"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Initial Solar Reflectance</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6B"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Aged Solar Reflectance</w:t>
            </w:r>
            <w:r w:rsidRPr="008528CE" w:rsidDel="00484660">
              <w:rPr>
                <w:rFonts w:ascii="Calibri" w:hAnsi="Calibri"/>
                <w:b w:val="0"/>
                <w:color w:val="auto"/>
                <w:sz w:val="18"/>
              </w:rPr>
              <w:t xml:space="preserve"> </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6C" w14:textId="77777777" w:rsidR="003C6CEF" w:rsidRPr="008528CE" w:rsidRDefault="003C6CEF" w:rsidP="008528CE">
            <w:pPr>
              <w:jc w:val="center"/>
              <w:rPr>
                <w:b/>
                <w:sz w:val="18"/>
                <w:szCs w:val="18"/>
              </w:rPr>
            </w:pPr>
            <w:r w:rsidRPr="008528CE">
              <w:rPr>
                <w:rFonts w:ascii="Calibri" w:hAnsi="Calibri"/>
                <w:sz w:val="18"/>
              </w:rPr>
              <w:t>Thermal Emittance</w:t>
            </w:r>
            <w:r w:rsidRPr="008528CE" w:rsidDel="00484660">
              <w:rPr>
                <w:rFonts w:ascii="Calibri" w:hAnsi="Calibri"/>
                <w:sz w:val="18"/>
              </w:rPr>
              <w:t xml:space="preserve"> </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6D"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cs="Calibri"/>
                <w:b w:val="0"/>
                <w:color w:val="auto"/>
                <w:sz w:val="18"/>
              </w:rPr>
            </w:pPr>
            <w:r w:rsidRPr="008528CE">
              <w:rPr>
                <w:rFonts w:ascii="Calibri" w:hAnsi="Calibri" w:cs="Calibri"/>
                <w:b w:val="0"/>
                <w:color w:val="auto"/>
                <w:sz w:val="18"/>
              </w:rPr>
              <w:t>SRI</w:t>
            </w:r>
          </w:p>
          <w:p w14:paraId="1548076E"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cs="Calibri"/>
                <w:b w:val="0"/>
                <w:sz w:val="18"/>
                <w:szCs w:val="18"/>
              </w:rPr>
              <w:t>(Optional)</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6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Aged Solar Reflectance</w:t>
            </w:r>
            <w:r w:rsidRPr="008528CE" w:rsidDel="00484660">
              <w:rPr>
                <w:rFonts w:ascii="Calibri" w:hAnsi="Calibri"/>
                <w:b w:val="0"/>
                <w:color w:val="auto"/>
                <w:sz w:val="18"/>
              </w:rPr>
              <w:t xml:space="preserve"> </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0"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Thermal Emittance</w:t>
            </w:r>
            <w:r w:rsidRPr="008528CE" w:rsidDel="00484660">
              <w:rPr>
                <w:rFonts w:ascii="Calibri" w:hAnsi="Calibri"/>
                <w:b w:val="0"/>
                <w:color w:val="auto"/>
                <w:sz w:val="18"/>
              </w:rPr>
              <w:t xml:space="preserve"> </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1"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SRI (Optional)</w:t>
            </w:r>
          </w:p>
        </w:tc>
      </w:tr>
      <w:tr w:rsidR="003C6CEF" w:rsidRPr="008528CE" w14:paraId="15480780"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82"/>
        </w:trPr>
        <w:tc>
          <w:tcPr>
            <w:tcW w:w="739" w:type="dxa"/>
            <w:tcBorders>
              <w:top w:val="single" w:sz="4" w:space="0" w:color="auto"/>
              <w:left w:val="single" w:sz="4" w:space="0" w:color="auto"/>
              <w:bottom w:val="single" w:sz="4" w:space="0" w:color="auto"/>
              <w:right w:val="single" w:sz="4" w:space="0" w:color="auto"/>
            </w:tcBorders>
          </w:tcPr>
          <w:p w14:paraId="15480773" w14:textId="77777777" w:rsidR="003C6CEF" w:rsidRPr="008528CE" w:rsidRDefault="003C6CEF" w:rsidP="008528CE">
            <w:pPr>
              <w:keepNext/>
              <w:tabs>
                <w:tab w:val="left" w:pos="7200"/>
                <w:tab w:val="left" w:pos="9990"/>
                <w:tab w:val="left" w:pos="10980"/>
                <w:tab w:val="right" w:pos="11430"/>
              </w:tabs>
              <w:spacing w:line="200" w:lineRule="exact"/>
              <w:jc w:val="center"/>
              <w:rPr>
                <w:rFonts w:ascii="Calibri" w:hAnsi="Calibri"/>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4" w14:textId="77777777" w:rsidR="003C6CEF" w:rsidRPr="008528CE" w:rsidRDefault="003C6CEF" w:rsidP="008528CE">
            <w:pPr>
              <w:keepNext/>
              <w:tabs>
                <w:tab w:val="left" w:pos="7200"/>
                <w:tab w:val="left" w:pos="9990"/>
                <w:tab w:val="left" w:pos="10980"/>
                <w:tab w:val="right" w:pos="11430"/>
              </w:tabs>
              <w:spacing w:line="200" w:lineRule="exact"/>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75" w14:textId="77777777" w:rsidR="003C6CEF" w:rsidRPr="008528CE" w:rsidRDefault="003C6CEF" w:rsidP="008528CE">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76"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77"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8" w14:textId="77777777" w:rsidR="003C6CEF" w:rsidRPr="008528CE" w:rsidRDefault="003C6CEF" w:rsidP="008528CE">
            <w:pPr>
              <w:pStyle w:val="Heading7"/>
              <w:jc w:val="center"/>
              <w:rPr>
                <w:rFonts w:ascii="Calibri" w:hAnsi="Calibri"/>
                <w:noProof/>
                <w:sz w:val="18"/>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79"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7A" w14:textId="77777777" w:rsidR="003C6CEF" w:rsidRPr="008528CE" w:rsidRDefault="003C6CEF" w:rsidP="008528CE">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7B" w14:textId="77777777" w:rsidR="003C6CEF" w:rsidRPr="008528CE" w:rsidRDefault="003C6CEF" w:rsidP="008528CE">
            <w:pPr>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7C" w14:textId="77777777" w:rsidR="003C6CEF" w:rsidRPr="008528CE" w:rsidRDefault="003C6CEF" w:rsidP="008528CE">
            <w:pPr>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7D" w14:textId="77777777" w:rsidR="003C6CEF" w:rsidRPr="008528CE" w:rsidRDefault="003C6CEF" w:rsidP="008528CE">
            <w:pPr>
              <w:jc w:val="center"/>
              <w:rPr>
                <w:rFonts w:ascii="Calibri" w:hAnsi="Calibri"/>
                <w:noProof/>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E"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8528CE" w14:paraId="1548078E"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64"/>
        </w:trPr>
        <w:tc>
          <w:tcPr>
            <w:tcW w:w="739" w:type="dxa"/>
            <w:tcBorders>
              <w:top w:val="single" w:sz="4" w:space="0" w:color="auto"/>
              <w:left w:val="single" w:sz="4" w:space="0" w:color="auto"/>
              <w:bottom w:val="single" w:sz="4" w:space="0" w:color="auto"/>
              <w:right w:val="single" w:sz="4" w:space="0" w:color="auto"/>
            </w:tcBorders>
          </w:tcPr>
          <w:p w14:paraId="15480781" w14:textId="77777777" w:rsidR="003C6CEF" w:rsidRPr="008528CE" w:rsidRDefault="003C6CEF" w:rsidP="008528CE">
            <w:pPr>
              <w:keepNext/>
              <w:tabs>
                <w:tab w:val="left" w:pos="7200"/>
                <w:tab w:val="left" w:pos="9990"/>
                <w:tab w:val="left" w:pos="10980"/>
                <w:tab w:val="right" w:pos="11430"/>
              </w:tabs>
              <w:spacing w:line="200" w:lineRule="exact"/>
              <w:jc w:val="center"/>
              <w:rPr>
                <w:rFonts w:ascii="Calibri" w:hAnsi="Calibri"/>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82" w14:textId="77777777" w:rsidR="003C6CEF" w:rsidRPr="008528CE" w:rsidRDefault="003C6CEF" w:rsidP="008528CE">
            <w:pPr>
              <w:keepNext/>
              <w:tabs>
                <w:tab w:val="left" w:pos="7200"/>
                <w:tab w:val="left" w:pos="9990"/>
                <w:tab w:val="left" w:pos="10980"/>
                <w:tab w:val="right" w:pos="11430"/>
              </w:tabs>
              <w:spacing w:line="200" w:lineRule="exact"/>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83" w14:textId="77777777" w:rsidR="003C6CEF" w:rsidRPr="008528CE" w:rsidRDefault="003C6CEF" w:rsidP="008528CE">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84"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85"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86" w14:textId="77777777" w:rsidR="003C6CEF" w:rsidRPr="008528CE" w:rsidRDefault="003C6CEF" w:rsidP="008528CE">
            <w:pPr>
              <w:pStyle w:val="Heading7"/>
              <w:jc w:val="center"/>
              <w:rPr>
                <w:rFonts w:ascii="Calibri" w:hAnsi="Calibri"/>
                <w:noProof/>
                <w:sz w:val="18"/>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87" w14:textId="77777777" w:rsidR="003C6CEF" w:rsidRPr="008528CE" w:rsidRDefault="003C6CEF" w:rsidP="008528CE">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88" w14:textId="77777777" w:rsidR="003C6CEF" w:rsidRPr="008528CE" w:rsidRDefault="003C6CEF" w:rsidP="008528CE">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89" w14:textId="77777777" w:rsidR="003C6CEF" w:rsidRPr="008528CE" w:rsidRDefault="003C6CEF" w:rsidP="008528CE">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8A" w14:textId="77777777" w:rsidR="003C6CEF" w:rsidRPr="008528CE" w:rsidRDefault="003C6CEF" w:rsidP="008528CE">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8B" w14:textId="77777777" w:rsidR="003C6CEF" w:rsidRPr="008528CE" w:rsidRDefault="003C6CEF" w:rsidP="008528CE">
            <w:pPr>
              <w:keepNext/>
              <w:jc w:val="center"/>
              <w:rPr>
                <w:rFonts w:ascii="Calibri" w:hAnsi="Calibri"/>
                <w:noProof/>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8C"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8D"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8528CE" w14:paraId="15480792"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656"/>
        </w:trPr>
        <w:tc>
          <w:tcPr>
            <w:tcW w:w="14369" w:type="dxa"/>
            <w:gridSpan w:val="13"/>
            <w:tcBorders>
              <w:top w:val="single" w:sz="4" w:space="0" w:color="auto"/>
              <w:left w:val="single" w:sz="4" w:space="0" w:color="auto"/>
              <w:bottom w:val="single" w:sz="4" w:space="0" w:color="auto"/>
              <w:right w:val="single" w:sz="4" w:space="0" w:color="auto"/>
            </w:tcBorders>
          </w:tcPr>
          <w:p w14:paraId="1548078F" w14:textId="57742E50" w:rsidR="003C6CEF" w:rsidRPr="008528CE" w:rsidRDefault="00467BB0" w:rsidP="008528CE">
            <w:pPr>
              <w:pStyle w:val="Heading7"/>
              <w:tabs>
                <w:tab w:val="clear" w:pos="10980"/>
                <w:tab w:val="clear" w:pos="11430"/>
                <w:tab w:val="left" w:pos="180"/>
                <w:tab w:val="left" w:pos="5310"/>
                <w:tab w:val="left" w:pos="8100"/>
              </w:tabs>
              <w:rPr>
                <w:rFonts w:ascii="Calibri" w:hAnsi="Calibri"/>
                <w:color w:val="auto"/>
                <w:sz w:val="18"/>
                <w:szCs w:val="20"/>
              </w:rPr>
            </w:pPr>
            <w:r w:rsidRPr="008528CE">
              <w:rPr>
                <w:rFonts w:ascii="Calibri" w:hAnsi="Calibri"/>
                <w:color w:val="auto"/>
                <w:sz w:val="18"/>
                <w:szCs w:val="20"/>
              </w:rPr>
              <w:t>Notes</w:t>
            </w:r>
            <w:r w:rsidR="003C6CEF" w:rsidRPr="008528CE">
              <w:rPr>
                <w:rFonts w:ascii="Calibri" w:hAnsi="Calibri"/>
                <w:color w:val="auto"/>
                <w:sz w:val="18"/>
                <w:szCs w:val="20"/>
              </w:rPr>
              <w:t>:</w:t>
            </w:r>
          </w:p>
          <w:p w14:paraId="15480790" w14:textId="4DAE0561" w:rsidR="003C6CEF" w:rsidRPr="008528CE" w:rsidRDefault="00793236" w:rsidP="008528CE">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sidRPr="008528CE">
              <w:rPr>
                <w:rFonts w:ascii="Calibri" w:hAnsi="Calibri"/>
                <w:noProof/>
                <w:sz w:val="18"/>
                <w:szCs w:val="20"/>
              </w:rPr>
              <w:t xml:space="preserve">Exception 1: </w:t>
            </w:r>
            <w:r w:rsidR="003C6CEF" w:rsidRPr="008528CE">
              <w:rPr>
                <w:rFonts w:ascii="Calibri" w:hAnsi="Calibri"/>
                <w:noProof/>
                <w:sz w:val="18"/>
                <w:szCs w:val="20"/>
              </w:rPr>
              <w:t xml:space="preserve">Any roof area covered by building integrated photovoltaic </w:t>
            </w:r>
            <w:r w:rsidR="00A3529B" w:rsidRPr="008528CE">
              <w:rPr>
                <w:rFonts w:ascii="Calibri" w:hAnsi="Calibri"/>
                <w:noProof/>
                <w:sz w:val="18"/>
                <w:szCs w:val="20"/>
              </w:rPr>
              <w:t xml:space="preserve">(PV) </w:t>
            </w:r>
            <w:r w:rsidR="003C6CEF" w:rsidRPr="008528CE">
              <w:rPr>
                <w:rFonts w:ascii="Calibri" w:hAnsi="Calibri"/>
                <w:noProof/>
                <w:sz w:val="18"/>
                <w:szCs w:val="20"/>
              </w:rPr>
              <w:t xml:space="preserve">panels and solar thermal panels are exempt from the above Cool Roof requirements. </w:t>
            </w:r>
          </w:p>
          <w:p w14:paraId="595F0DD8" w14:textId="24DCEB1D" w:rsidR="00793236" w:rsidRPr="008528CE" w:rsidRDefault="00793236" w:rsidP="008528CE">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sidRPr="008528CE">
              <w:rPr>
                <w:rFonts w:ascii="Calibri" w:hAnsi="Calibri"/>
                <w:noProof/>
                <w:sz w:val="20"/>
                <w:szCs w:val="20"/>
              </w:rPr>
              <w:t xml:space="preserve">Exception 2: Roof constructions with weight of 25 </w:t>
            </w:r>
            <w:r w:rsidR="00477B45" w:rsidRPr="008528CE">
              <w:rPr>
                <w:rFonts w:ascii="Calibri" w:hAnsi="Calibri"/>
                <w:noProof/>
                <w:sz w:val="20"/>
                <w:szCs w:val="20"/>
              </w:rPr>
              <w:t>pounds per square foot (</w:t>
            </w:r>
            <w:r w:rsidRPr="008528CE">
              <w:rPr>
                <w:rFonts w:ascii="Calibri" w:hAnsi="Calibri"/>
                <w:noProof/>
                <w:sz w:val="20"/>
                <w:szCs w:val="20"/>
              </w:rPr>
              <w:t>lb/ft</w:t>
            </w:r>
            <w:r w:rsidRPr="008528CE">
              <w:rPr>
                <w:rFonts w:ascii="Calibri" w:hAnsi="Calibri"/>
                <w:noProof/>
                <w:sz w:val="20"/>
                <w:szCs w:val="20"/>
                <w:vertAlign w:val="superscript"/>
              </w:rPr>
              <w:t>2</w:t>
            </w:r>
            <w:r w:rsidR="00477B45" w:rsidRPr="008528CE">
              <w:rPr>
                <w:rFonts w:ascii="Calibri" w:hAnsi="Calibri"/>
                <w:noProof/>
                <w:sz w:val="20"/>
                <w:szCs w:val="20"/>
              </w:rPr>
              <w:t>)</w:t>
            </w:r>
            <w:r w:rsidRPr="008528CE">
              <w:rPr>
                <w:rFonts w:ascii="Calibri" w:hAnsi="Calibri"/>
                <w:noProof/>
                <w:sz w:val="20"/>
                <w:szCs w:val="20"/>
              </w:rPr>
              <w:t xml:space="preserve"> are also exempt</w:t>
            </w:r>
          </w:p>
          <w:p w14:paraId="15480791" w14:textId="524B2683" w:rsidR="003C6CEF" w:rsidRPr="008528CE" w:rsidRDefault="003C6CEF" w:rsidP="008528CE">
            <w:pPr>
              <w:keepNext/>
              <w:numPr>
                <w:ilvl w:val="0"/>
                <w:numId w:val="4"/>
              </w:numPr>
              <w:tabs>
                <w:tab w:val="left" w:pos="342"/>
                <w:tab w:val="left" w:pos="2160"/>
                <w:tab w:val="left" w:pos="2700"/>
                <w:tab w:val="left" w:pos="3420"/>
                <w:tab w:val="left" w:pos="3780"/>
                <w:tab w:val="left" w:pos="5760"/>
                <w:tab w:val="left" w:pos="7212"/>
              </w:tabs>
              <w:spacing w:line="276" w:lineRule="auto"/>
              <w:ind w:left="628" w:hanging="225"/>
              <w:rPr>
                <w:rFonts w:ascii="Calibri" w:hAnsi="Calibri"/>
                <w:noProof/>
                <w:sz w:val="18"/>
                <w:szCs w:val="18"/>
              </w:rPr>
            </w:pPr>
            <w:r w:rsidRPr="008528CE">
              <w:rPr>
                <w:rFonts w:ascii="Calibri" w:hAnsi="Calibri"/>
                <w:noProof/>
                <w:sz w:val="18"/>
                <w:szCs w:val="20"/>
              </w:rPr>
              <w:t xml:space="preserve">Liquid field applied coatings must comply with installation criteria from </w:t>
            </w:r>
            <w:r w:rsidR="00477B45" w:rsidRPr="008528CE">
              <w:rPr>
                <w:rFonts w:ascii="Calibri" w:hAnsi="Calibri"/>
                <w:noProof/>
                <w:sz w:val="18"/>
                <w:szCs w:val="20"/>
              </w:rPr>
              <w:t>S</w:t>
            </w:r>
            <w:r w:rsidRPr="008528CE">
              <w:rPr>
                <w:rFonts w:ascii="Calibri" w:hAnsi="Calibri"/>
                <w:noProof/>
                <w:sz w:val="18"/>
                <w:szCs w:val="20"/>
              </w:rPr>
              <w:t>ection 110.8(i)4.</w:t>
            </w:r>
          </w:p>
        </w:tc>
      </w:tr>
    </w:tbl>
    <w:p w14:paraId="15480793" w14:textId="77777777" w:rsidR="00F077FE" w:rsidRPr="008528CE" w:rsidRDefault="00F077FE" w:rsidP="008528CE">
      <w:pPr>
        <w:rPr>
          <w:rFonts w:ascii="Calibri" w:hAnsi="Calibri"/>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1"/>
        <w:gridCol w:w="1064"/>
        <w:gridCol w:w="1153"/>
        <w:gridCol w:w="1153"/>
        <w:gridCol w:w="1064"/>
        <w:gridCol w:w="1153"/>
        <w:gridCol w:w="1153"/>
        <w:gridCol w:w="1153"/>
        <w:gridCol w:w="1064"/>
        <w:gridCol w:w="4245"/>
      </w:tblGrid>
      <w:tr w:rsidR="005757FA" w:rsidRPr="008528CE" w14:paraId="15480795" w14:textId="77777777" w:rsidTr="000514D5">
        <w:trPr>
          <w:trHeight w:val="332"/>
          <w:tblHeader/>
        </w:trPr>
        <w:tc>
          <w:tcPr>
            <w:tcW w:w="14598" w:type="dxa"/>
            <w:gridSpan w:val="10"/>
            <w:tcBorders>
              <w:top w:val="single" w:sz="4" w:space="0" w:color="auto"/>
              <w:left w:val="single" w:sz="4" w:space="0" w:color="auto"/>
              <w:bottom w:val="single" w:sz="4" w:space="0" w:color="auto"/>
              <w:right w:val="single" w:sz="4" w:space="0" w:color="auto"/>
            </w:tcBorders>
            <w:vAlign w:val="center"/>
          </w:tcPr>
          <w:p w14:paraId="15480794" w14:textId="265D8563" w:rsidR="005757FA" w:rsidRPr="008528CE" w:rsidRDefault="005757FA" w:rsidP="008528CE">
            <w:pPr>
              <w:rPr>
                <w:rFonts w:ascii="Calibri" w:eastAsia="Calibri" w:hAnsi="Calibri"/>
                <w:b/>
                <w:sz w:val="22"/>
                <w:szCs w:val="22"/>
              </w:rPr>
            </w:pPr>
            <w:r w:rsidRPr="008528CE">
              <w:rPr>
                <w:rFonts w:ascii="Calibri" w:eastAsia="Calibri" w:hAnsi="Calibri"/>
                <w:b/>
                <w:sz w:val="20"/>
                <w:szCs w:val="22"/>
              </w:rPr>
              <w:t>H. Fenestration/Glazing Allowed</w:t>
            </w:r>
            <w:r w:rsidR="002247F6" w:rsidRPr="008528CE">
              <w:rPr>
                <w:rFonts w:ascii="Calibri" w:eastAsia="Calibri" w:hAnsi="Calibri"/>
                <w:b/>
                <w:sz w:val="20"/>
                <w:szCs w:val="22"/>
              </w:rPr>
              <w:t xml:space="preserve"> Areas and Efficiencies</w:t>
            </w:r>
            <w:r w:rsidRPr="008528CE">
              <w:rPr>
                <w:rFonts w:ascii="Calibri" w:eastAsia="Calibri" w:hAnsi="Calibri"/>
                <w:b/>
                <w:sz w:val="20"/>
                <w:szCs w:val="22"/>
              </w:rPr>
              <w:t xml:space="preserve"> </w:t>
            </w:r>
            <w:r w:rsidRPr="008528CE">
              <w:rPr>
                <w:rFonts w:ascii="Calibri" w:eastAsia="Calibri" w:hAnsi="Calibri"/>
                <w:sz w:val="20"/>
                <w:szCs w:val="22"/>
              </w:rPr>
              <w:t>(Section 150.2(a)1)</w:t>
            </w:r>
          </w:p>
        </w:tc>
      </w:tr>
      <w:tr w:rsidR="006011F8" w:rsidRPr="008528CE" w14:paraId="1548079E"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60"/>
        </w:trPr>
        <w:tc>
          <w:tcPr>
            <w:tcW w:w="1188" w:type="dxa"/>
            <w:tcBorders>
              <w:left w:val="single" w:sz="4" w:space="0" w:color="auto"/>
            </w:tcBorders>
            <w:vAlign w:val="center"/>
          </w:tcPr>
          <w:p w14:paraId="15480796"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01</w:t>
            </w:r>
          </w:p>
        </w:tc>
        <w:tc>
          <w:tcPr>
            <w:tcW w:w="1080" w:type="dxa"/>
            <w:vAlign w:val="center"/>
          </w:tcPr>
          <w:p w14:paraId="15480797"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02</w:t>
            </w:r>
          </w:p>
        </w:tc>
        <w:tc>
          <w:tcPr>
            <w:tcW w:w="1170" w:type="dxa"/>
            <w:vAlign w:val="center"/>
          </w:tcPr>
          <w:p w14:paraId="15480798"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03</w:t>
            </w:r>
          </w:p>
        </w:tc>
        <w:tc>
          <w:tcPr>
            <w:tcW w:w="1170" w:type="dxa"/>
            <w:vAlign w:val="center"/>
          </w:tcPr>
          <w:p w14:paraId="15480799"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04</w:t>
            </w:r>
          </w:p>
        </w:tc>
        <w:tc>
          <w:tcPr>
            <w:tcW w:w="1080" w:type="dxa"/>
            <w:tcBorders>
              <w:right w:val="single" w:sz="4" w:space="0" w:color="auto"/>
            </w:tcBorders>
            <w:vAlign w:val="center"/>
          </w:tcPr>
          <w:p w14:paraId="1548079A"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05</w:t>
            </w:r>
          </w:p>
        </w:tc>
        <w:tc>
          <w:tcPr>
            <w:tcW w:w="1170" w:type="dxa"/>
            <w:vAlign w:val="center"/>
          </w:tcPr>
          <w:p w14:paraId="1548079B"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06</w:t>
            </w:r>
          </w:p>
        </w:tc>
        <w:tc>
          <w:tcPr>
            <w:tcW w:w="1170" w:type="dxa"/>
            <w:vAlign w:val="center"/>
          </w:tcPr>
          <w:p w14:paraId="7D1510A2" w14:textId="5CE7D20D"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07</w:t>
            </w:r>
          </w:p>
        </w:tc>
        <w:tc>
          <w:tcPr>
            <w:tcW w:w="1170" w:type="dxa"/>
            <w:tcBorders>
              <w:right w:val="single" w:sz="4" w:space="0" w:color="auto"/>
            </w:tcBorders>
            <w:vAlign w:val="center"/>
          </w:tcPr>
          <w:p w14:paraId="1548079C" w14:textId="6CD2E082"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08</w:t>
            </w:r>
          </w:p>
        </w:tc>
        <w:tc>
          <w:tcPr>
            <w:tcW w:w="1080" w:type="dxa"/>
            <w:tcBorders>
              <w:right w:val="single" w:sz="4" w:space="0" w:color="auto"/>
            </w:tcBorders>
            <w:vAlign w:val="center"/>
          </w:tcPr>
          <w:p w14:paraId="2523115D" w14:textId="3EFD735D"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09</w:t>
            </w:r>
          </w:p>
        </w:tc>
        <w:tc>
          <w:tcPr>
            <w:tcW w:w="4320" w:type="dxa"/>
            <w:tcBorders>
              <w:left w:val="single" w:sz="4" w:space="0" w:color="auto"/>
              <w:right w:val="single" w:sz="4" w:space="0" w:color="auto"/>
            </w:tcBorders>
            <w:vAlign w:val="center"/>
          </w:tcPr>
          <w:p w14:paraId="1548079D" w14:textId="70FBC83F"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10</w:t>
            </w:r>
          </w:p>
        </w:tc>
      </w:tr>
      <w:tr w:rsidR="006011F8" w:rsidRPr="008528CE" w14:paraId="154807A6"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val="restart"/>
            <w:tcBorders>
              <w:left w:val="single" w:sz="4" w:space="0" w:color="auto"/>
            </w:tcBorders>
            <w:vAlign w:val="center"/>
          </w:tcPr>
          <w:p w14:paraId="1548079F"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Addition Type </w:t>
            </w:r>
            <w:r w:rsidRPr="008528CE">
              <w:rPr>
                <w:rFonts w:ascii="Calibri" w:hAnsi="Calibri"/>
                <w:sz w:val="18"/>
                <w:szCs w:val="20"/>
              </w:rPr>
              <w:t>ft</w:t>
            </w:r>
            <w:r w:rsidRPr="008528CE">
              <w:rPr>
                <w:rFonts w:ascii="Calibri" w:hAnsi="Calibri"/>
                <w:sz w:val="18"/>
                <w:szCs w:val="20"/>
                <w:vertAlign w:val="superscript"/>
              </w:rPr>
              <w:t>2</w:t>
            </w:r>
          </w:p>
        </w:tc>
        <w:tc>
          <w:tcPr>
            <w:tcW w:w="2250" w:type="dxa"/>
            <w:gridSpan w:val="2"/>
            <w:tcMar>
              <w:left w:w="72" w:type="dxa"/>
              <w:right w:w="72" w:type="dxa"/>
            </w:tcMar>
            <w:vAlign w:val="center"/>
          </w:tcPr>
          <w:p w14:paraId="154807A0"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w:t>
            </w:r>
          </w:p>
          <w:p w14:paraId="154807A1" w14:textId="063DFDD2"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Fenestration Area for All Orientations ft</w:t>
            </w:r>
            <w:r w:rsidRPr="008528CE">
              <w:rPr>
                <w:rFonts w:ascii="Calibri" w:hAnsi="Calibri"/>
                <w:sz w:val="18"/>
                <w:szCs w:val="18"/>
                <w:vertAlign w:val="superscript"/>
              </w:rPr>
              <w:t>2</w:t>
            </w:r>
          </w:p>
        </w:tc>
        <w:tc>
          <w:tcPr>
            <w:tcW w:w="2250" w:type="dxa"/>
            <w:gridSpan w:val="2"/>
            <w:tcBorders>
              <w:right w:val="single" w:sz="4" w:space="0" w:color="auto"/>
            </w:tcBorders>
            <w:vAlign w:val="center"/>
          </w:tcPr>
          <w:p w14:paraId="154807A2"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West-Facing Fenestration Area Only ft</w:t>
            </w:r>
            <w:r w:rsidRPr="008528CE">
              <w:rPr>
                <w:rFonts w:ascii="Calibri" w:hAnsi="Calibri"/>
                <w:sz w:val="18"/>
                <w:szCs w:val="18"/>
                <w:vertAlign w:val="superscript"/>
              </w:rPr>
              <w:t>2</w:t>
            </w:r>
          </w:p>
        </w:tc>
        <w:tc>
          <w:tcPr>
            <w:tcW w:w="1170" w:type="dxa"/>
            <w:vMerge w:val="restart"/>
            <w:vAlign w:val="center"/>
          </w:tcPr>
          <w:p w14:paraId="64B37720"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Maximum </w:t>
            </w:r>
          </w:p>
          <w:p w14:paraId="5CF9A106" w14:textId="53EDE7F5"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Allowed               </w:t>
            </w:r>
          </w:p>
          <w:p w14:paraId="68E879F8"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U-factor</w:t>
            </w:r>
          </w:p>
          <w:p w14:paraId="154807A3" w14:textId="399C0260"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(Windows)</w:t>
            </w:r>
          </w:p>
        </w:tc>
        <w:tc>
          <w:tcPr>
            <w:tcW w:w="1170" w:type="dxa"/>
            <w:vMerge w:val="restart"/>
            <w:vAlign w:val="center"/>
          </w:tcPr>
          <w:p w14:paraId="4F6DA6A1" w14:textId="64E2EAA4"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w:t>
            </w:r>
          </w:p>
          <w:p w14:paraId="1F40F094" w14:textId="7050812C"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Allowed</w:t>
            </w:r>
          </w:p>
          <w:p w14:paraId="311D54A2" w14:textId="5B786EE4"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U-factor</w:t>
            </w:r>
          </w:p>
          <w:p w14:paraId="33F5D4D1" w14:textId="4D44A12B"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(Skylights)</w:t>
            </w:r>
          </w:p>
        </w:tc>
        <w:tc>
          <w:tcPr>
            <w:tcW w:w="1170" w:type="dxa"/>
            <w:vMerge w:val="restart"/>
            <w:tcBorders>
              <w:right w:val="single" w:sz="4" w:space="0" w:color="auto"/>
            </w:tcBorders>
            <w:vAlign w:val="center"/>
          </w:tcPr>
          <w:p w14:paraId="3113EA34" w14:textId="2C2C20DF"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SHGC</w:t>
            </w:r>
          </w:p>
          <w:p w14:paraId="154807A4" w14:textId="640C91BF"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(Windows)</w:t>
            </w:r>
          </w:p>
        </w:tc>
        <w:tc>
          <w:tcPr>
            <w:tcW w:w="1080" w:type="dxa"/>
            <w:vMerge w:val="restart"/>
            <w:tcBorders>
              <w:right w:val="single" w:sz="4" w:space="0" w:color="auto"/>
            </w:tcBorders>
            <w:vAlign w:val="center"/>
          </w:tcPr>
          <w:p w14:paraId="2846EFBF" w14:textId="6C0CC553"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SHGC (Skylights)</w:t>
            </w:r>
          </w:p>
        </w:tc>
        <w:tc>
          <w:tcPr>
            <w:tcW w:w="4320" w:type="dxa"/>
            <w:vMerge w:val="restart"/>
            <w:tcBorders>
              <w:left w:val="single" w:sz="4" w:space="0" w:color="auto"/>
              <w:right w:val="single" w:sz="4" w:space="0" w:color="auto"/>
            </w:tcBorders>
            <w:vAlign w:val="center"/>
          </w:tcPr>
          <w:p w14:paraId="154807A5" w14:textId="4D5DF32D"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Comments</w:t>
            </w:r>
          </w:p>
        </w:tc>
      </w:tr>
      <w:tr w:rsidR="006011F8" w:rsidRPr="008528CE" w14:paraId="154807AD"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bottom"/>
          </w:tcPr>
          <w:p w14:paraId="154807A7"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50" w:type="dxa"/>
            <w:gridSpan w:val="2"/>
            <w:vAlign w:val="center"/>
          </w:tcPr>
          <w:p w14:paraId="154807A8"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The Greater</w:t>
            </w:r>
          </w:p>
        </w:tc>
        <w:tc>
          <w:tcPr>
            <w:tcW w:w="2250" w:type="dxa"/>
            <w:gridSpan w:val="2"/>
            <w:tcBorders>
              <w:right w:val="single" w:sz="4" w:space="0" w:color="auto"/>
            </w:tcBorders>
            <w:vAlign w:val="center"/>
          </w:tcPr>
          <w:p w14:paraId="154807A9"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The Greater</w:t>
            </w:r>
          </w:p>
        </w:tc>
        <w:tc>
          <w:tcPr>
            <w:tcW w:w="1170" w:type="dxa"/>
            <w:vMerge/>
          </w:tcPr>
          <w:p w14:paraId="154807AA"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7DA3A96F"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AB" w14:textId="78F22C8A"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6FD9A365"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AC" w14:textId="4468498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8528CE" w14:paraId="154807B6" w14:textId="77777777" w:rsidTr="0060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center"/>
          </w:tcPr>
          <w:p w14:paraId="154807AE"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vAlign w:val="center"/>
          </w:tcPr>
          <w:p w14:paraId="154807AF"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cs="Arial"/>
                <w:sz w:val="18"/>
                <w:szCs w:val="18"/>
              </w:rPr>
              <w:t>Maximum Calculated based on Allowed %</w:t>
            </w:r>
          </w:p>
        </w:tc>
        <w:tc>
          <w:tcPr>
            <w:tcW w:w="1170" w:type="dxa"/>
            <w:vAlign w:val="center"/>
          </w:tcPr>
          <w:p w14:paraId="154807B0"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cs="Arial"/>
                <w:sz w:val="18"/>
                <w:szCs w:val="18"/>
              </w:rPr>
            </w:pPr>
            <w:r w:rsidRPr="008528CE">
              <w:rPr>
                <w:rFonts w:ascii="Calibri" w:hAnsi="Calibri"/>
                <w:sz w:val="18"/>
                <w:szCs w:val="18"/>
              </w:rPr>
              <w:t>Maximum Calculated Allowed ft</w:t>
            </w:r>
            <w:r w:rsidRPr="008528CE">
              <w:rPr>
                <w:rFonts w:ascii="Calibri" w:hAnsi="Calibri"/>
                <w:sz w:val="18"/>
                <w:szCs w:val="18"/>
                <w:vertAlign w:val="superscript"/>
              </w:rPr>
              <w:t>2</w:t>
            </w:r>
          </w:p>
        </w:tc>
        <w:tc>
          <w:tcPr>
            <w:tcW w:w="1170" w:type="dxa"/>
            <w:vAlign w:val="center"/>
          </w:tcPr>
          <w:p w14:paraId="154807B1"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cs="Arial"/>
                <w:sz w:val="18"/>
                <w:szCs w:val="18"/>
              </w:rPr>
              <w:t>Maximum Calculated based on Allowed %</w:t>
            </w:r>
          </w:p>
        </w:tc>
        <w:tc>
          <w:tcPr>
            <w:tcW w:w="1080" w:type="dxa"/>
            <w:tcBorders>
              <w:right w:val="single" w:sz="4" w:space="0" w:color="auto"/>
            </w:tcBorders>
            <w:vAlign w:val="center"/>
          </w:tcPr>
          <w:p w14:paraId="154807B2"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Calculated Allowed ft</w:t>
            </w:r>
            <w:r w:rsidRPr="008528CE">
              <w:rPr>
                <w:rFonts w:ascii="Calibri" w:hAnsi="Calibri"/>
                <w:sz w:val="18"/>
                <w:szCs w:val="18"/>
                <w:vertAlign w:val="superscript"/>
              </w:rPr>
              <w:t>2</w:t>
            </w:r>
          </w:p>
        </w:tc>
        <w:tc>
          <w:tcPr>
            <w:tcW w:w="1170" w:type="dxa"/>
            <w:vMerge/>
          </w:tcPr>
          <w:p w14:paraId="154807B3"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68F6B1A7"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B4" w14:textId="0AA7F88B"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3CD6C182"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B5" w14:textId="0B5E545A"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8528CE" w14:paraId="154807BF"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tcBorders>
              <w:left w:val="single" w:sz="4" w:space="0" w:color="auto"/>
              <w:bottom w:val="single" w:sz="4" w:space="0" w:color="auto"/>
            </w:tcBorders>
          </w:tcPr>
          <w:p w14:paraId="154807B7"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tcBorders>
          </w:tcPr>
          <w:p w14:paraId="154807B8"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154807B9" w14:textId="77777777" w:rsidR="005757FA" w:rsidRPr="008528CE" w:rsidRDefault="005757FA" w:rsidP="008528CE">
            <w:pPr>
              <w:jc w:val="center"/>
              <w:rPr>
                <w:rFonts w:ascii="Calibri" w:hAnsi="Calibri"/>
                <w:sz w:val="18"/>
                <w:szCs w:val="18"/>
              </w:rPr>
            </w:pPr>
          </w:p>
        </w:tc>
        <w:tc>
          <w:tcPr>
            <w:tcW w:w="1170" w:type="dxa"/>
            <w:tcBorders>
              <w:bottom w:val="single" w:sz="4" w:space="0" w:color="auto"/>
            </w:tcBorders>
          </w:tcPr>
          <w:p w14:paraId="154807BA" w14:textId="77777777" w:rsidR="005757FA" w:rsidRPr="008528CE" w:rsidRDefault="005757FA" w:rsidP="008528CE">
            <w:pPr>
              <w:jc w:val="center"/>
              <w:rPr>
                <w:rFonts w:ascii="Calibri" w:hAnsi="Calibri"/>
                <w:sz w:val="20"/>
                <w:szCs w:val="20"/>
              </w:rPr>
            </w:pPr>
          </w:p>
        </w:tc>
        <w:tc>
          <w:tcPr>
            <w:tcW w:w="1080" w:type="dxa"/>
            <w:tcBorders>
              <w:bottom w:val="single" w:sz="4" w:space="0" w:color="auto"/>
              <w:right w:val="single" w:sz="4" w:space="0" w:color="auto"/>
            </w:tcBorders>
          </w:tcPr>
          <w:p w14:paraId="154807BB" w14:textId="77777777" w:rsidR="005757FA" w:rsidRPr="008528CE" w:rsidRDefault="005757FA" w:rsidP="008528CE">
            <w:pPr>
              <w:jc w:val="center"/>
              <w:rPr>
                <w:rFonts w:ascii="Calibri" w:hAnsi="Calibri"/>
                <w:sz w:val="20"/>
                <w:szCs w:val="20"/>
              </w:rPr>
            </w:pPr>
          </w:p>
        </w:tc>
        <w:tc>
          <w:tcPr>
            <w:tcW w:w="1170" w:type="dxa"/>
            <w:tcBorders>
              <w:bottom w:val="single" w:sz="4" w:space="0" w:color="auto"/>
            </w:tcBorders>
            <w:vAlign w:val="center"/>
          </w:tcPr>
          <w:p w14:paraId="154807BC"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34439A93"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right w:val="single" w:sz="4" w:space="0" w:color="auto"/>
            </w:tcBorders>
            <w:vAlign w:val="center"/>
          </w:tcPr>
          <w:p w14:paraId="154807BD" w14:textId="5B0A469B"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right w:val="single" w:sz="4" w:space="0" w:color="auto"/>
            </w:tcBorders>
          </w:tcPr>
          <w:p w14:paraId="13361FF6" w14:textId="77777777"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4320" w:type="dxa"/>
            <w:tcBorders>
              <w:left w:val="single" w:sz="4" w:space="0" w:color="auto"/>
              <w:bottom w:val="single" w:sz="4" w:space="0" w:color="auto"/>
              <w:right w:val="single" w:sz="4" w:space="0" w:color="auto"/>
            </w:tcBorders>
            <w:vAlign w:val="bottom"/>
          </w:tcPr>
          <w:p w14:paraId="154807BE" w14:textId="15CA76A4" w:rsidR="005757FA" w:rsidRPr="008528CE" w:rsidRDefault="005757FA"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r>
    </w:tbl>
    <w:p w14:paraId="154807C0" w14:textId="77777777" w:rsidR="00A54CC3" w:rsidRPr="008528CE" w:rsidRDefault="00A54CC3" w:rsidP="008528CE">
      <w:pPr>
        <w:rPr>
          <w:rFonts w:ascii="Calibri" w:hAnsi="Calibr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6"/>
        <w:gridCol w:w="1705"/>
        <w:gridCol w:w="983"/>
        <w:gridCol w:w="6"/>
        <w:gridCol w:w="994"/>
        <w:gridCol w:w="994"/>
        <w:gridCol w:w="994"/>
        <w:gridCol w:w="994"/>
        <w:gridCol w:w="994"/>
        <w:gridCol w:w="994"/>
        <w:gridCol w:w="956"/>
        <w:gridCol w:w="926"/>
        <w:gridCol w:w="964"/>
        <w:gridCol w:w="898"/>
        <w:gridCol w:w="1262"/>
      </w:tblGrid>
      <w:tr w:rsidR="006011F8" w:rsidRPr="008528CE" w14:paraId="154807C3" w14:textId="77777777" w:rsidTr="000514D5">
        <w:trPr>
          <w:cantSplit/>
          <w:trHeight w:val="315"/>
          <w:tblHeader/>
        </w:trPr>
        <w:tc>
          <w:tcPr>
            <w:tcW w:w="14395" w:type="dxa"/>
            <w:gridSpan w:val="15"/>
            <w:tcBorders>
              <w:top w:val="single" w:sz="4" w:space="0" w:color="auto"/>
              <w:left w:val="single" w:sz="4" w:space="0" w:color="auto"/>
              <w:bottom w:val="single" w:sz="4" w:space="0" w:color="auto"/>
              <w:right w:val="single" w:sz="4" w:space="0" w:color="auto"/>
            </w:tcBorders>
          </w:tcPr>
          <w:p w14:paraId="7BA197BF" w14:textId="133F082E" w:rsidR="006011F8" w:rsidRPr="008528CE" w:rsidRDefault="006011F8" w:rsidP="008528CE">
            <w:pPr>
              <w:keepNext/>
              <w:rPr>
                <w:rFonts w:ascii="Calibri" w:eastAsia="Calibri" w:hAnsi="Calibri"/>
                <w:b/>
                <w:sz w:val="20"/>
                <w:szCs w:val="22"/>
              </w:rPr>
            </w:pPr>
            <w:r w:rsidRPr="008528CE">
              <w:rPr>
                <w:rFonts w:ascii="Calibri" w:eastAsia="Calibri" w:hAnsi="Calibri"/>
                <w:b/>
                <w:sz w:val="20"/>
                <w:szCs w:val="22"/>
              </w:rPr>
              <w:lastRenderedPageBreak/>
              <w:t>I. Fenestration Proposed Areas and Efficiencies</w:t>
            </w:r>
          </w:p>
          <w:p w14:paraId="584A649C" w14:textId="28114097" w:rsidR="006011F8" w:rsidRPr="008528CE" w:rsidRDefault="006011F8" w:rsidP="008528CE">
            <w:pPr>
              <w:rPr>
                <w:rFonts w:asciiTheme="minorHAnsi" w:hAnsiTheme="minorHAnsi"/>
                <w:sz w:val="18"/>
                <w:szCs w:val="20"/>
              </w:rPr>
            </w:pPr>
            <w:r w:rsidRPr="008528CE">
              <w:rPr>
                <w:rFonts w:asciiTheme="minorHAnsi" w:hAnsiTheme="minorHAnsi"/>
                <w:sz w:val="18"/>
                <w:szCs w:val="20"/>
              </w:rPr>
              <w:t xml:space="preserve">Note: If meeting Exception 1 to 150.1(c)3A, Installing </w:t>
            </w:r>
            <w:r w:rsidR="00B8455B" w:rsidRPr="008528CE">
              <w:rPr>
                <w:rFonts w:asciiTheme="minorHAnsi" w:hAnsiTheme="minorHAnsi"/>
                <w:sz w:val="18"/>
                <w:szCs w:val="20"/>
              </w:rPr>
              <w:t xml:space="preserve">less than or equal to </w:t>
            </w:r>
            <w:r w:rsidRPr="008528CE">
              <w:rPr>
                <w:rFonts w:asciiTheme="minorHAnsi" w:hAnsiTheme="minorHAnsi"/>
                <w:sz w:val="18"/>
                <w:szCs w:val="20"/>
              </w:rPr>
              <w:t>3</w:t>
            </w:r>
            <w:r w:rsidR="00B8455B" w:rsidRPr="008528CE">
              <w:rPr>
                <w:rFonts w:asciiTheme="minorHAnsi" w:hAnsiTheme="minorHAnsi"/>
                <w:sz w:val="18"/>
                <w:szCs w:val="20"/>
              </w:rPr>
              <w:t>square feet (</w:t>
            </w:r>
            <w:r w:rsidRPr="008528CE">
              <w:rPr>
                <w:rFonts w:asciiTheme="minorHAnsi" w:hAnsiTheme="minorHAnsi"/>
                <w:sz w:val="18"/>
                <w:szCs w:val="20"/>
              </w:rPr>
              <w:t>ft</w:t>
            </w:r>
            <w:r w:rsidRPr="008528CE">
              <w:rPr>
                <w:rFonts w:asciiTheme="minorHAnsi" w:hAnsiTheme="minorHAnsi"/>
                <w:sz w:val="18"/>
                <w:szCs w:val="20"/>
                <w:vertAlign w:val="superscript"/>
              </w:rPr>
              <w:t>2</w:t>
            </w:r>
            <w:r w:rsidR="00B8455B" w:rsidRPr="008528CE">
              <w:rPr>
                <w:rFonts w:asciiTheme="minorHAnsi" w:hAnsiTheme="minorHAnsi"/>
                <w:sz w:val="18"/>
                <w:szCs w:val="20"/>
              </w:rPr>
              <w:t>)</w:t>
            </w:r>
            <w:r w:rsidRPr="008528CE">
              <w:rPr>
                <w:rFonts w:asciiTheme="minorHAnsi" w:hAnsiTheme="minorHAnsi"/>
                <w:sz w:val="18"/>
                <w:szCs w:val="20"/>
              </w:rPr>
              <w:t xml:space="preserve"> glass in door, it is assumed to meet the minimum required U-factor (0.3</w:t>
            </w:r>
            <w:r w:rsidR="00BC686F" w:rsidRPr="008528CE">
              <w:rPr>
                <w:rFonts w:asciiTheme="minorHAnsi" w:hAnsiTheme="minorHAnsi"/>
                <w:sz w:val="18"/>
                <w:szCs w:val="20"/>
              </w:rPr>
              <w:t>0</w:t>
            </w:r>
            <w:r w:rsidRPr="008528CE">
              <w:rPr>
                <w:rFonts w:asciiTheme="minorHAnsi" w:hAnsiTheme="minorHAnsi"/>
                <w:sz w:val="18"/>
                <w:szCs w:val="20"/>
              </w:rPr>
              <w:t>) &amp; SHGC (0.2</w:t>
            </w:r>
            <w:r w:rsidR="00BC686F" w:rsidRPr="008528CE">
              <w:rPr>
                <w:rFonts w:asciiTheme="minorHAnsi" w:hAnsiTheme="minorHAnsi"/>
                <w:sz w:val="18"/>
                <w:szCs w:val="20"/>
              </w:rPr>
              <w:t>3</w:t>
            </w:r>
            <w:r w:rsidRPr="008528CE">
              <w:rPr>
                <w:rFonts w:asciiTheme="minorHAnsi" w:hAnsiTheme="minorHAnsi"/>
                <w:sz w:val="18"/>
                <w:szCs w:val="20"/>
              </w:rPr>
              <w:t>).</w:t>
            </w:r>
          </w:p>
          <w:p w14:paraId="17219315" w14:textId="38E7A1E5" w:rsidR="006011F8" w:rsidRPr="008528CE" w:rsidRDefault="006011F8" w:rsidP="008528CE">
            <w:pPr>
              <w:ind w:firstLine="450"/>
              <w:rPr>
                <w:rFonts w:asciiTheme="minorHAnsi" w:hAnsiTheme="minorHAnsi"/>
                <w:sz w:val="18"/>
                <w:szCs w:val="20"/>
              </w:rPr>
            </w:pPr>
            <w:r w:rsidRPr="008528CE">
              <w:rPr>
                <w:rFonts w:asciiTheme="minorHAnsi" w:hAnsiTheme="minorHAnsi"/>
                <w:sz w:val="18"/>
                <w:szCs w:val="20"/>
              </w:rPr>
              <w:t xml:space="preserve"> If meeting Exception 1 to 150.1(c)3A, Installing </w:t>
            </w:r>
            <w:r w:rsidR="00B8455B" w:rsidRPr="008528CE">
              <w:rPr>
                <w:rFonts w:asciiTheme="minorHAnsi" w:hAnsiTheme="minorHAnsi"/>
                <w:sz w:val="18"/>
                <w:szCs w:val="20"/>
              </w:rPr>
              <w:t xml:space="preserve">less than or equal to </w:t>
            </w:r>
            <w:r w:rsidRPr="008528CE">
              <w:rPr>
                <w:rFonts w:asciiTheme="minorHAnsi" w:hAnsiTheme="minorHAnsi"/>
                <w:sz w:val="18"/>
                <w:szCs w:val="20"/>
              </w:rPr>
              <w:t>3</w:t>
            </w:r>
            <w:r w:rsidR="00A463BC" w:rsidRPr="008528CE">
              <w:rPr>
                <w:rFonts w:asciiTheme="minorHAnsi" w:hAnsiTheme="minorHAnsi"/>
                <w:sz w:val="18"/>
                <w:szCs w:val="20"/>
              </w:rPr>
              <w:t xml:space="preserve"> square feet (</w:t>
            </w:r>
            <w:r w:rsidRPr="008528CE">
              <w:rPr>
                <w:rFonts w:asciiTheme="minorHAnsi" w:hAnsiTheme="minorHAnsi"/>
                <w:sz w:val="18"/>
                <w:szCs w:val="20"/>
              </w:rPr>
              <w:t>ft</w:t>
            </w:r>
            <w:r w:rsidRPr="008528CE">
              <w:rPr>
                <w:rFonts w:asciiTheme="minorHAnsi" w:hAnsiTheme="minorHAnsi"/>
                <w:sz w:val="18"/>
                <w:szCs w:val="20"/>
                <w:vertAlign w:val="superscript"/>
              </w:rPr>
              <w:t>2</w:t>
            </w:r>
            <w:r w:rsidR="00A463BC" w:rsidRPr="008528CE">
              <w:rPr>
                <w:rFonts w:asciiTheme="minorHAnsi" w:hAnsiTheme="minorHAnsi"/>
                <w:sz w:val="18"/>
                <w:szCs w:val="20"/>
              </w:rPr>
              <w:t>)</w:t>
            </w:r>
            <w:r w:rsidRPr="008528CE">
              <w:rPr>
                <w:rFonts w:asciiTheme="minorHAnsi" w:hAnsiTheme="minorHAnsi"/>
                <w:sz w:val="18"/>
                <w:szCs w:val="20"/>
              </w:rPr>
              <w:t xml:space="preserve"> tubular skylight, it is assumed to meet the minimum required U-factor (0.55) &amp; SHGC (0.30).</w:t>
            </w:r>
          </w:p>
          <w:p w14:paraId="154807C2" w14:textId="48ECE024" w:rsidR="00E3350B" w:rsidRPr="008528CE" w:rsidRDefault="00E3350B" w:rsidP="008528CE">
            <w:pPr>
              <w:ind w:firstLine="450"/>
              <w:rPr>
                <w:rFonts w:eastAsia="Calibri"/>
              </w:rPr>
            </w:pPr>
            <w:r w:rsidRPr="008528CE">
              <w:rPr>
                <w:rFonts w:asciiTheme="minorHAnsi" w:hAnsiTheme="minorHAnsi"/>
                <w:sz w:val="18"/>
                <w:szCs w:val="20"/>
              </w:rPr>
              <w:t xml:space="preserve"> Doors with greater than or equal to 25 percent glazing area are considered glazed doors and are treated as fenestration products.</w:t>
            </w:r>
          </w:p>
        </w:tc>
      </w:tr>
      <w:tr w:rsidR="006011F8" w:rsidRPr="008528CE" w14:paraId="154807D1" w14:textId="77777777" w:rsidTr="00A46F71">
        <w:trPr>
          <w:cantSplit/>
          <w:trHeight w:val="347"/>
        </w:trPr>
        <w:tc>
          <w:tcPr>
            <w:tcW w:w="727" w:type="dxa"/>
            <w:tcBorders>
              <w:top w:val="single" w:sz="4" w:space="0" w:color="auto"/>
              <w:left w:val="single" w:sz="4" w:space="0" w:color="auto"/>
              <w:bottom w:val="single" w:sz="4" w:space="0" w:color="auto"/>
              <w:right w:val="single" w:sz="4" w:space="0" w:color="auto"/>
            </w:tcBorders>
            <w:vAlign w:val="center"/>
          </w:tcPr>
          <w:p w14:paraId="154807C4"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01</w:t>
            </w:r>
          </w:p>
        </w:tc>
        <w:tc>
          <w:tcPr>
            <w:tcW w:w="1707" w:type="dxa"/>
            <w:tcBorders>
              <w:top w:val="single" w:sz="4" w:space="0" w:color="auto"/>
              <w:left w:val="single" w:sz="4" w:space="0" w:color="auto"/>
              <w:bottom w:val="single" w:sz="4" w:space="0" w:color="auto"/>
              <w:right w:val="single" w:sz="4" w:space="0" w:color="auto"/>
            </w:tcBorders>
            <w:vAlign w:val="center"/>
          </w:tcPr>
          <w:p w14:paraId="154807C5"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154807C6"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03</w:t>
            </w:r>
          </w:p>
        </w:tc>
        <w:tc>
          <w:tcPr>
            <w:tcW w:w="994" w:type="dxa"/>
            <w:tcBorders>
              <w:top w:val="single" w:sz="4" w:space="0" w:color="auto"/>
              <w:left w:val="single" w:sz="4" w:space="0" w:color="auto"/>
              <w:bottom w:val="single" w:sz="4" w:space="0" w:color="auto"/>
              <w:right w:val="single" w:sz="4" w:space="0" w:color="auto"/>
            </w:tcBorders>
            <w:vAlign w:val="center"/>
          </w:tcPr>
          <w:p w14:paraId="154807C7"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04</w:t>
            </w:r>
          </w:p>
        </w:tc>
        <w:tc>
          <w:tcPr>
            <w:tcW w:w="994" w:type="dxa"/>
            <w:tcBorders>
              <w:top w:val="single" w:sz="4" w:space="0" w:color="auto"/>
              <w:left w:val="single" w:sz="4" w:space="0" w:color="auto"/>
              <w:bottom w:val="single" w:sz="4" w:space="0" w:color="auto"/>
              <w:right w:val="single" w:sz="4" w:space="0" w:color="auto"/>
            </w:tcBorders>
            <w:vAlign w:val="center"/>
          </w:tcPr>
          <w:p w14:paraId="154807C8"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05</w:t>
            </w:r>
          </w:p>
        </w:tc>
        <w:tc>
          <w:tcPr>
            <w:tcW w:w="994" w:type="dxa"/>
            <w:tcBorders>
              <w:top w:val="single" w:sz="4" w:space="0" w:color="auto"/>
              <w:left w:val="single" w:sz="4" w:space="0" w:color="auto"/>
              <w:bottom w:val="single" w:sz="4" w:space="0" w:color="auto"/>
              <w:right w:val="single" w:sz="4" w:space="0" w:color="auto"/>
            </w:tcBorders>
            <w:vAlign w:val="center"/>
          </w:tcPr>
          <w:p w14:paraId="154807C9"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06</w:t>
            </w:r>
          </w:p>
        </w:tc>
        <w:tc>
          <w:tcPr>
            <w:tcW w:w="994" w:type="dxa"/>
            <w:tcBorders>
              <w:top w:val="single" w:sz="4" w:space="0" w:color="auto"/>
              <w:left w:val="single" w:sz="4" w:space="0" w:color="auto"/>
              <w:bottom w:val="single" w:sz="4" w:space="0" w:color="auto"/>
              <w:right w:val="single" w:sz="4" w:space="0" w:color="auto"/>
            </w:tcBorders>
            <w:vAlign w:val="center"/>
          </w:tcPr>
          <w:p w14:paraId="154807CA"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07</w:t>
            </w:r>
          </w:p>
        </w:tc>
        <w:tc>
          <w:tcPr>
            <w:tcW w:w="994" w:type="dxa"/>
            <w:tcBorders>
              <w:top w:val="single" w:sz="4" w:space="0" w:color="auto"/>
              <w:left w:val="single" w:sz="4" w:space="0" w:color="auto"/>
              <w:bottom w:val="single" w:sz="4" w:space="0" w:color="auto"/>
              <w:right w:val="single" w:sz="4" w:space="0" w:color="auto"/>
            </w:tcBorders>
            <w:vAlign w:val="center"/>
          </w:tcPr>
          <w:p w14:paraId="154807CB"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noProof/>
                <w:sz w:val="18"/>
                <w:szCs w:val="18"/>
              </w:rPr>
              <w:t>08</w:t>
            </w:r>
          </w:p>
        </w:tc>
        <w:tc>
          <w:tcPr>
            <w:tcW w:w="994" w:type="dxa"/>
            <w:tcBorders>
              <w:top w:val="single" w:sz="4" w:space="0" w:color="auto"/>
              <w:left w:val="single" w:sz="4" w:space="0" w:color="auto"/>
              <w:bottom w:val="single" w:sz="4" w:space="0" w:color="auto"/>
              <w:right w:val="single" w:sz="4" w:space="0" w:color="auto"/>
            </w:tcBorders>
            <w:vAlign w:val="center"/>
          </w:tcPr>
          <w:p w14:paraId="154807CC"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09</w:t>
            </w:r>
          </w:p>
        </w:tc>
        <w:tc>
          <w:tcPr>
            <w:tcW w:w="956" w:type="dxa"/>
            <w:tcBorders>
              <w:top w:val="single" w:sz="4" w:space="0" w:color="auto"/>
              <w:left w:val="single" w:sz="4" w:space="0" w:color="auto"/>
              <w:bottom w:val="single" w:sz="4" w:space="0" w:color="auto"/>
              <w:right w:val="single" w:sz="4" w:space="0" w:color="auto"/>
            </w:tcBorders>
            <w:vAlign w:val="center"/>
          </w:tcPr>
          <w:p w14:paraId="6583BF98" w14:textId="446B7AD8"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10</w:t>
            </w:r>
          </w:p>
        </w:tc>
        <w:tc>
          <w:tcPr>
            <w:tcW w:w="926" w:type="dxa"/>
            <w:tcBorders>
              <w:top w:val="single" w:sz="4" w:space="0" w:color="auto"/>
              <w:left w:val="single" w:sz="4" w:space="0" w:color="auto"/>
              <w:bottom w:val="single" w:sz="4" w:space="0" w:color="auto"/>
              <w:right w:val="single" w:sz="4" w:space="0" w:color="auto"/>
            </w:tcBorders>
            <w:vAlign w:val="center"/>
          </w:tcPr>
          <w:p w14:paraId="154807CD" w14:textId="74298A99"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11</w:t>
            </w:r>
          </w:p>
        </w:tc>
        <w:tc>
          <w:tcPr>
            <w:tcW w:w="964" w:type="dxa"/>
            <w:tcBorders>
              <w:top w:val="single" w:sz="4" w:space="0" w:color="auto"/>
              <w:left w:val="single" w:sz="4" w:space="0" w:color="auto"/>
              <w:bottom w:val="single" w:sz="4" w:space="0" w:color="auto"/>
              <w:right w:val="single" w:sz="4" w:space="0" w:color="auto"/>
            </w:tcBorders>
            <w:vAlign w:val="center"/>
          </w:tcPr>
          <w:p w14:paraId="154807CE" w14:textId="78B71121"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12</w:t>
            </w:r>
          </w:p>
        </w:tc>
        <w:tc>
          <w:tcPr>
            <w:tcW w:w="898" w:type="dxa"/>
            <w:tcBorders>
              <w:top w:val="single" w:sz="4" w:space="0" w:color="auto"/>
              <w:left w:val="single" w:sz="4" w:space="0" w:color="auto"/>
              <w:bottom w:val="single" w:sz="4" w:space="0" w:color="auto"/>
              <w:right w:val="single" w:sz="4" w:space="0" w:color="auto"/>
            </w:tcBorders>
            <w:vAlign w:val="center"/>
          </w:tcPr>
          <w:p w14:paraId="154807CF" w14:textId="22192171"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13</w:t>
            </w:r>
          </w:p>
        </w:tc>
        <w:tc>
          <w:tcPr>
            <w:tcW w:w="1262" w:type="dxa"/>
            <w:tcBorders>
              <w:top w:val="single" w:sz="4" w:space="0" w:color="auto"/>
              <w:left w:val="single" w:sz="4" w:space="0" w:color="auto"/>
              <w:bottom w:val="single" w:sz="4" w:space="0" w:color="auto"/>
              <w:right w:val="single" w:sz="4" w:space="0" w:color="auto"/>
            </w:tcBorders>
            <w:vAlign w:val="center"/>
          </w:tcPr>
          <w:p w14:paraId="154807D0" w14:textId="3924A8AB"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14</w:t>
            </w:r>
          </w:p>
        </w:tc>
      </w:tr>
      <w:tr w:rsidR="006011F8" w:rsidRPr="008528CE" w14:paraId="154807E6" w14:textId="77777777" w:rsidTr="00A46F71">
        <w:trPr>
          <w:cantSplit/>
          <w:trHeight w:val="347"/>
        </w:trPr>
        <w:tc>
          <w:tcPr>
            <w:tcW w:w="727" w:type="dxa"/>
            <w:tcBorders>
              <w:top w:val="single" w:sz="4" w:space="0" w:color="auto"/>
              <w:left w:val="single" w:sz="4" w:space="0" w:color="auto"/>
              <w:bottom w:val="single" w:sz="4" w:space="0" w:color="auto"/>
              <w:right w:val="single" w:sz="4" w:space="0" w:color="auto"/>
            </w:tcBorders>
            <w:vAlign w:val="bottom"/>
          </w:tcPr>
          <w:p w14:paraId="154807D2"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Tag/ID</w:t>
            </w:r>
          </w:p>
        </w:tc>
        <w:tc>
          <w:tcPr>
            <w:tcW w:w="1707" w:type="dxa"/>
            <w:tcBorders>
              <w:top w:val="single" w:sz="4" w:space="0" w:color="auto"/>
              <w:left w:val="single" w:sz="4" w:space="0" w:color="auto"/>
              <w:bottom w:val="single" w:sz="4" w:space="0" w:color="auto"/>
              <w:right w:val="single" w:sz="4" w:space="0" w:color="auto"/>
            </w:tcBorders>
            <w:vAlign w:val="bottom"/>
          </w:tcPr>
          <w:p w14:paraId="154807D3"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Fenestration Type</w:t>
            </w:r>
          </w:p>
        </w:tc>
        <w:tc>
          <w:tcPr>
            <w:tcW w:w="991" w:type="dxa"/>
            <w:gridSpan w:val="2"/>
            <w:tcBorders>
              <w:top w:val="single" w:sz="4" w:space="0" w:color="auto"/>
              <w:left w:val="single" w:sz="4" w:space="0" w:color="auto"/>
              <w:bottom w:val="single" w:sz="4" w:space="0" w:color="auto"/>
              <w:right w:val="single" w:sz="4" w:space="0" w:color="auto"/>
            </w:tcBorders>
            <w:vAlign w:val="bottom"/>
          </w:tcPr>
          <w:p w14:paraId="154807D4" w14:textId="77777777" w:rsidR="006011F8" w:rsidRPr="008528CE" w:rsidRDefault="006011F8" w:rsidP="008528CE">
            <w:pPr>
              <w:keepNext/>
              <w:jc w:val="center"/>
              <w:rPr>
                <w:rFonts w:ascii="Calibri" w:hAnsi="Calibri"/>
                <w:sz w:val="18"/>
                <w:szCs w:val="18"/>
              </w:rPr>
            </w:pPr>
            <w:r w:rsidRPr="008528CE">
              <w:rPr>
                <w:rFonts w:asciiTheme="minorHAnsi" w:hAnsiTheme="minorHAnsi"/>
                <w:sz w:val="18"/>
                <w:szCs w:val="18"/>
              </w:rPr>
              <w:t>Frame Type</w:t>
            </w:r>
          </w:p>
        </w:tc>
        <w:tc>
          <w:tcPr>
            <w:tcW w:w="994" w:type="dxa"/>
            <w:tcBorders>
              <w:top w:val="single" w:sz="4" w:space="0" w:color="auto"/>
              <w:left w:val="single" w:sz="4" w:space="0" w:color="auto"/>
              <w:bottom w:val="single" w:sz="4" w:space="0" w:color="auto"/>
              <w:right w:val="single" w:sz="4" w:space="0" w:color="auto"/>
            </w:tcBorders>
            <w:vAlign w:val="bottom"/>
          </w:tcPr>
          <w:p w14:paraId="154807D5" w14:textId="77777777" w:rsidR="006011F8" w:rsidRPr="008528CE" w:rsidRDefault="006011F8" w:rsidP="008528CE">
            <w:pPr>
              <w:keepNext/>
              <w:jc w:val="center"/>
              <w:rPr>
                <w:rFonts w:ascii="Calibri" w:hAnsi="Calibri"/>
                <w:sz w:val="18"/>
                <w:szCs w:val="18"/>
              </w:rPr>
            </w:pPr>
            <w:r w:rsidRPr="008528CE">
              <w:rPr>
                <w:rFonts w:asciiTheme="minorHAnsi" w:hAnsiTheme="minorHAnsi"/>
                <w:sz w:val="18"/>
                <w:szCs w:val="18"/>
              </w:rPr>
              <w:t>Dynamic Glazing</w:t>
            </w:r>
          </w:p>
        </w:tc>
        <w:tc>
          <w:tcPr>
            <w:tcW w:w="994"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154807D6" w14:textId="77777777" w:rsidR="006011F8" w:rsidRPr="008528CE" w:rsidRDefault="006011F8" w:rsidP="008528CE">
            <w:pPr>
              <w:keepNext/>
              <w:jc w:val="center"/>
              <w:rPr>
                <w:rFonts w:asciiTheme="minorHAnsi" w:hAnsiTheme="minorHAnsi"/>
                <w:sz w:val="18"/>
                <w:szCs w:val="18"/>
              </w:rPr>
            </w:pPr>
            <w:r w:rsidRPr="008528CE">
              <w:rPr>
                <w:rFonts w:asciiTheme="minorHAnsi" w:hAnsiTheme="minorHAnsi"/>
                <w:sz w:val="18"/>
                <w:szCs w:val="18"/>
              </w:rPr>
              <w:t>Orientation</w:t>
            </w:r>
          </w:p>
          <w:p w14:paraId="154807D8" w14:textId="6A63AC22"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Theme="minorHAnsi" w:hAnsiTheme="minorHAnsi"/>
                <w:sz w:val="18"/>
                <w:szCs w:val="18"/>
              </w:rPr>
              <w:t>N, S, W, E</w:t>
            </w:r>
          </w:p>
        </w:tc>
        <w:tc>
          <w:tcPr>
            <w:tcW w:w="994" w:type="dxa"/>
            <w:tcBorders>
              <w:top w:val="single" w:sz="4" w:space="0" w:color="auto"/>
              <w:left w:val="single" w:sz="4" w:space="0" w:color="auto"/>
              <w:bottom w:val="single" w:sz="4" w:space="0" w:color="auto"/>
              <w:right w:val="single" w:sz="4" w:space="0" w:color="auto"/>
            </w:tcBorders>
            <w:vAlign w:val="bottom"/>
          </w:tcPr>
          <w:p w14:paraId="154807D9"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8528CE">
              <w:rPr>
                <w:rFonts w:asciiTheme="minorHAnsi" w:hAnsiTheme="minorHAnsi"/>
                <w:sz w:val="18"/>
                <w:szCs w:val="18"/>
              </w:rPr>
              <w:t>Number of</w:t>
            </w:r>
          </w:p>
          <w:p w14:paraId="154807DA"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Theme="minorHAnsi" w:hAnsiTheme="minorHAnsi"/>
                <w:sz w:val="18"/>
                <w:szCs w:val="18"/>
              </w:rPr>
              <w:t>Panes</w:t>
            </w:r>
          </w:p>
        </w:tc>
        <w:tc>
          <w:tcPr>
            <w:tcW w:w="994"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051B3732"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Proposed Fenestration Area </w:t>
            </w:r>
            <w:r w:rsidR="002300B1" w:rsidRPr="008528CE">
              <w:rPr>
                <w:rFonts w:ascii="Calibri" w:hAnsi="Calibri"/>
                <w:sz w:val="18"/>
                <w:szCs w:val="18"/>
              </w:rPr>
              <w:t>(</w:t>
            </w:r>
            <w:r w:rsidR="002300B1" w:rsidRPr="008528CE">
              <w:rPr>
                <w:rFonts w:ascii="Calibri" w:hAnsi="Calibri" w:cs="Arial"/>
                <w:sz w:val="18"/>
                <w:szCs w:val="18"/>
              </w:rPr>
              <w:t>ft</w:t>
            </w:r>
            <w:r w:rsidR="002300B1" w:rsidRPr="008528CE">
              <w:rPr>
                <w:rFonts w:ascii="Calibri" w:hAnsi="Calibri" w:cs="Arial"/>
                <w:sz w:val="18"/>
                <w:szCs w:val="18"/>
                <w:vertAlign w:val="superscript"/>
              </w:rPr>
              <w:t>2</w:t>
            </w:r>
            <w:r w:rsidR="002300B1" w:rsidRPr="008528CE">
              <w:rPr>
                <w:rFonts w:ascii="Calibri" w:hAnsi="Calibri"/>
                <w:sz w:val="18"/>
                <w:szCs w:val="18"/>
              </w:rPr>
              <w:t>)</w:t>
            </w:r>
          </w:p>
          <w:p w14:paraId="154807DB" w14:textId="06F00D1F" w:rsidR="00C81BA9" w:rsidRPr="008528CE" w:rsidRDefault="00C81BA9"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(N, S, E)</w:t>
            </w:r>
          </w:p>
        </w:tc>
        <w:tc>
          <w:tcPr>
            <w:tcW w:w="994"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154807DC" w14:textId="7D2D23E0"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Proposed West Facing Fenestration Area </w:t>
            </w:r>
            <w:r w:rsidR="002300B1" w:rsidRPr="008528CE">
              <w:rPr>
                <w:rFonts w:ascii="Calibri" w:hAnsi="Calibri"/>
                <w:sz w:val="18"/>
                <w:szCs w:val="18"/>
              </w:rPr>
              <w:t>(</w:t>
            </w:r>
            <w:r w:rsidR="002300B1" w:rsidRPr="008528CE">
              <w:rPr>
                <w:rFonts w:ascii="Calibri" w:hAnsi="Calibri" w:cs="Arial"/>
                <w:sz w:val="18"/>
                <w:szCs w:val="18"/>
              </w:rPr>
              <w:t>ft</w:t>
            </w:r>
            <w:r w:rsidR="002300B1" w:rsidRPr="008528CE">
              <w:rPr>
                <w:rFonts w:ascii="Calibri" w:hAnsi="Calibri" w:cs="Arial"/>
                <w:sz w:val="18"/>
                <w:szCs w:val="18"/>
                <w:vertAlign w:val="superscript"/>
              </w:rPr>
              <w:t>2</w:t>
            </w:r>
            <w:r w:rsidR="002300B1" w:rsidRPr="008528CE">
              <w:rPr>
                <w:rFonts w:ascii="Calibri" w:hAnsi="Calibri"/>
                <w:sz w:val="18"/>
                <w:szCs w:val="18"/>
              </w:rPr>
              <w:t>)</w:t>
            </w:r>
          </w:p>
        </w:tc>
        <w:tc>
          <w:tcPr>
            <w:tcW w:w="994" w:type="dxa"/>
            <w:tcBorders>
              <w:top w:val="single" w:sz="4" w:space="0" w:color="auto"/>
              <w:left w:val="single" w:sz="4" w:space="0" w:color="auto"/>
              <w:bottom w:val="single" w:sz="4" w:space="0" w:color="auto"/>
              <w:right w:val="single" w:sz="4" w:space="0" w:color="auto"/>
            </w:tcBorders>
            <w:vAlign w:val="bottom"/>
          </w:tcPr>
          <w:p w14:paraId="154807DD"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Proposed</w:t>
            </w:r>
          </w:p>
          <w:p w14:paraId="154807DE"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U-factor</w:t>
            </w:r>
          </w:p>
        </w:tc>
        <w:tc>
          <w:tcPr>
            <w:tcW w:w="956" w:type="dxa"/>
            <w:tcBorders>
              <w:top w:val="single" w:sz="4" w:space="0" w:color="auto"/>
              <w:left w:val="single" w:sz="4" w:space="0" w:color="auto"/>
              <w:bottom w:val="single" w:sz="4" w:space="0" w:color="auto"/>
              <w:right w:val="single" w:sz="4" w:space="0" w:color="auto"/>
            </w:tcBorders>
            <w:vAlign w:val="bottom"/>
          </w:tcPr>
          <w:p w14:paraId="3B88578B" w14:textId="0F66D0E5" w:rsidR="006011F8" w:rsidRPr="008528CE" w:rsidRDefault="00944661"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Proposed U-factor </w:t>
            </w:r>
            <w:r w:rsidR="006011F8" w:rsidRPr="008528CE">
              <w:rPr>
                <w:rFonts w:ascii="Calibri" w:hAnsi="Calibri"/>
                <w:sz w:val="18"/>
                <w:szCs w:val="18"/>
              </w:rPr>
              <w:t>Source</w:t>
            </w:r>
          </w:p>
        </w:tc>
        <w:tc>
          <w:tcPr>
            <w:tcW w:w="926" w:type="dxa"/>
            <w:tcBorders>
              <w:top w:val="single" w:sz="4" w:space="0" w:color="auto"/>
              <w:left w:val="single" w:sz="4" w:space="0" w:color="auto"/>
              <w:bottom w:val="single" w:sz="4" w:space="0" w:color="auto"/>
              <w:right w:val="single" w:sz="4" w:space="0" w:color="auto"/>
            </w:tcBorders>
            <w:vAlign w:val="bottom"/>
          </w:tcPr>
          <w:p w14:paraId="154807DF" w14:textId="0A5A0BEE"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Proposed</w:t>
            </w:r>
          </w:p>
          <w:p w14:paraId="154807E0"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SHGC</w:t>
            </w:r>
          </w:p>
        </w:tc>
        <w:tc>
          <w:tcPr>
            <w:tcW w:w="964" w:type="dxa"/>
            <w:tcBorders>
              <w:top w:val="single" w:sz="4" w:space="0" w:color="auto"/>
              <w:left w:val="single" w:sz="4" w:space="0" w:color="auto"/>
              <w:bottom w:val="single" w:sz="4" w:space="0" w:color="auto"/>
              <w:right w:val="single" w:sz="4" w:space="0" w:color="auto"/>
            </w:tcBorders>
            <w:vAlign w:val="bottom"/>
          </w:tcPr>
          <w:p w14:paraId="154807E1" w14:textId="2CE4E487" w:rsidR="006011F8" w:rsidRPr="008528CE" w:rsidRDefault="00944661"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Proposed SHGC </w:t>
            </w:r>
            <w:r w:rsidR="006011F8" w:rsidRPr="008528CE">
              <w:rPr>
                <w:rFonts w:ascii="Calibri" w:hAnsi="Calibri"/>
                <w:sz w:val="18"/>
                <w:szCs w:val="18"/>
              </w:rPr>
              <w:t>Source</w:t>
            </w:r>
          </w:p>
        </w:tc>
        <w:tc>
          <w:tcPr>
            <w:tcW w:w="898" w:type="dxa"/>
            <w:tcBorders>
              <w:top w:val="single" w:sz="4" w:space="0" w:color="auto"/>
              <w:left w:val="single" w:sz="4" w:space="0" w:color="auto"/>
              <w:bottom w:val="single" w:sz="4" w:space="0" w:color="auto"/>
              <w:right w:val="single" w:sz="4" w:space="0" w:color="auto"/>
            </w:tcBorders>
            <w:vAlign w:val="bottom"/>
          </w:tcPr>
          <w:p w14:paraId="154807E2"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Exterior</w:t>
            </w:r>
          </w:p>
          <w:p w14:paraId="154807E3"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Shading</w:t>
            </w:r>
          </w:p>
          <w:p w14:paraId="154807E4"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Device</w:t>
            </w:r>
          </w:p>
        </w:tc>
        <w:tc>
          <w:tcPr>
            <w:tcW w:w="1262" w:type="dxa"/>
            <w:tcBorders>
              <w:top w:val="single" w:sz="4" w:space="0" w:color="auto"/>
              <w:left w:val="single" w:sz="4" w:space="0" w:color="auto"/>
              <w:bottom w:val="single" w:sz="4" w:space="0" w:color="auto"/>
              <w:right w:val="single" w:sz="4" w:space="0" w:color="auto"/>
            </w:tcBorders>
            <w:vAlign w:val="bottom"/>
          </w:tcPr>
          <w:p w14:paraId="154807E5"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Combined SHGC from CF1R-ENV-03</w:t>
            </w:r>
          </w:p>
        </w:tc>
      </w:tr>
      <w:tr w:rsidR="006011F8" w:rsidRPr="008528CE" w14:paraId="154807F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tcMar>
              <w:left w:w="58" w:type="dxa"/>
              <w:right w:w="58" w:type="dxa"/>
            </w:tcMar>
          </w:tcPr>
          <w:p w14:paraId="154807E7" w14:textId="77777777" w:rsidR="006011F8" w:rsidRPr="008528CE" w:rsidRDefault="006011F8" w:rsidP="008528CE">
            <w:pPr>
              <w:keepNext/>
              <w:tabs>
                <w:tab w:val="left" w:pos="5760"/>
                <w:tab w:val="left" w:pos="7212"/>
              </w:tabs>
              <w:jc w:val="center"/>
              <w:rPr>
                <w:rFonts w:ascii="Calibri" w:hAnsi="Calibri"/>
                <w:sz w:val="18"/>
                <w:szCs w:val="18"/>
              </w:rPr>
            </w:pPr>
          </w:p>
        </w:tc>
        <w:tc>
          <w:tcPr>
            <w:tcW w:w="1707" w:type="dxa"/>
            <w:tcBorders>
              <w:top w:val="single" w:sz="4" w:space="0" w:color="auto"/>
              <w:left w:val="single" w:sz="4" w:space="0" w:color="auto"/>
              <w:bottom w:val="single" w:sz="4" w:space="0" w:color="auto"/>
              <w:right w:val="single" w:sz="4" w:space="0" w:color="auto"/>
            </w:tcBorders>
          </w:tcPr>
          <w:p w14:paraId="154807E8" w14:textId="77777777" w:rsidR="006011F8" w:rsidRPr="008528CE" w:rsidRDefault="006011F8" w:rsidP="008528CE">
            <w:pPr>
              <w:keepNext/>
              <w:tabs>
                <w:tab w:val="left" w:pos="5760"/>
                <w:tab w:val="left" w:pos="7212"/>
              </w:tabs>
              <w:jc w:val="center"/>
              <w:rPr>
                <w:rFonts w:ascii="Calibri" w:hAnsi="Calibri"/>
                <w:sz w:val="18"/>
                <w:szCs w:val="18"/>
              </w:rPr>
            </w:pPr>
          </w:p>
        </w:tc>
        <w:tc>
          <w:tcPr>
            <w:tcW w:w="991"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154807E9"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Mar>
              <w:left w:w="14" w:type="dxa"/>
              <w:right w:w="14" w:type="dxa"/>
            </w:tcMar>
          </w:tcPr>
          <w:p w14:paraId="154807EA" w14:textId="77777777" w:rsidR="006011F8" w:rsidRPr="008528CE" w:rsidRDefault="006011F8"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B" w14:textId="77777777" w:rsidR="006011F8" w:rsidRPr="008528CE" w:rsidRDefault="006011F8" w:rsidP="008528CE">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C" w14:textId="77777777" w:rsidR="006011F8" w:rsidRPr="008528CE" w:rsidRDefault="006011F8" w:rsidP="008528CE">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D" w14:textId="77777777" w:rsidR="006011F8" w:rsidRPr="008528CE" w:rsidRDefault="006011F8" w:rsidP="008528CE">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E" w14:textId="77777777" w:rsidR="006011F8" w:rsidRPr="008528CE" w:rsidRDefault="006011F8" w:rsidP="008528CE">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F" w14:textId="77777777" w:rsidR="006011F8" w:rsidRPr="008528CE" w:rsidRDefault="006011F8" w:rsidP="008528CE">
            <w:pPr>
              <w:keepNext/>
              <w:jc w:val="center"/>
              <w:rPr>
                <w:rFonts w:ascii="Calibri" w:hAnsi="Calibri"/>
                <w:sz w:val="18"/>
                <w:szCs w:val="18"/>
              </w:rPr>
            </w:pPr>
          </w:p>
        </w:tc>
        <w:tc>
          <w:tcPr>
            <w:tcW w:w="956" w:type="dxa"/>
            <w:tcBorders>
              <w:top w:val="single" w:sz="4" w:space="0" w:color="auto"/>
              <w:left w:val="single" w:sz="4" w:space="0" w:color="auto"/>
              <w:bottom w:val="single" w:sz="4" w:space="0" w:color="auto"/>
              <w:right w:val="single" w:sz="4" w:space="0" w:color="auto"/>
            </w:tcBorders>
          </w:tcPr>
          <w:p w14:paraId="43C4ED2F" w14:textId="77777777" w:rsidR="006011F8" w:rsidRPr="008528CE" w:rsidRDefault="006011F8" w:rsidP="008528CE">
            <w:pPr>
              <w:keepNext/>
              <w:jc w:val="center"/>
              <w:rPr>
                <w:rFonts w:ascii="Calibri" w:hAnsi="Calibri"/>
                <w:sz w:val="18"/>
                <w:szCs w:val="18"/>
              </w:rPr>
            </w:pPr>
          </w:p>
        </w:tc>
        <w:tc>
          <w:tcPr>
            <w:tcW w:w="926" w:type="dxa"/>
            <w:tcBorders>
              <w:top w:val="single" w:sz="4" w:space="0" w:color="auto"/>
              <w:left w:val="single" w:sz="4" w:space="0" w:color="auto"/>
              <w:bottom w:val="single" w:sz="4" w:space="0" w:color="auto"/>
              <w:right w:val="single" w:sz="4" w:space="0" w:color="auto"/>
            </w:tcBorders>
          </w:tcPr>
          <w:p w14:paraId="154807F0" w14:textId="78933E2B" w:rsidR="006011F8" w:rsidRPr="008528CE" w:rsidRDefault="006011F8" w:rsidP="008528CE">
            <w:pPr>
              <w:keepNext/>
              <w:jc w:val="center"/>
              <w:rPr>
                <w:rFonts w:ascii="Calibri" w:hAnsi="Calibri"/>
                <w:sz w:val="18"/>
                <w:szCs w:val="18"/>
              </w:rPr>
            </w:pPr>
          </w:p>
        </w:tc>
        <w:tc>
          <w:tcPr>
            <w:tcW w:w="964" w:type="dxa"/>
            <w:tcBorders>
              <w:top w:val="single" w:sz="4" w:space="0" w:color="auto"/>
              <w:left w:val="single" w:sz="4" w:space="0" w:color="auto"/>
              <w:bottom w:val="single" w:sz="4" w:space="0" w:color="auto"/>
              <w:right w:val="single" w:sz="4" w:space="0" w:color="auto"/>
            </w:tcBorders>
          </w:tcPr>
          <w:p w14:paraId="154807F1" w14:textId="77777777" w:rsidR="006011F8" w:rsidRPr="008528CE" w:rsidRDefault="006011F8" w:rsidP="008528CE">
            <w:pPr>
              <w:keepNext/>
              <w:jc w:val="center"/>
              <w:rPr>
                <w:rFonts w:ascii="Calibri" w:hAnsi="Calibri" w:cs="Tahoma"/>
                <w:sz w:val="18"/>
                <w:szCs w:val="18"/>
              </w:rPr>
            </w:pPr>
          </w:p>
        </w:tc>
        <w:tc>
          <w:tcPr>
            <w:tcW w:w="898" w:type="dxa"/>
            <w:tcBorders>
              <w:top w:val="single" w:sz="4" w:space="0" w:color="auto"/>
              <w:left w:val="single" w:sz="4" w:space="0" w:color="auto"/>
              <w:bottom w:val="single" w:sz="4" w:space="0" w:color="auto"/>
              <w:right w:val="single" w:sz="4" w:space="0" w:color="auto"/>
            </w:tcBorders>
          </w:tcPr>
          <w:p w14:paraId="154807F2" w14:textId="77777777" w:rsidR="006011F8" w:rsidRPr="008528CE" w:rsidRDefault="006011F8" w:rsidP="008528CE">
            <w:pPr>
              <w:keepNext/>
              <w:jc w:val="center"/>
              <w:rPr>
                <w:rFonts w:ascii="Calibri" w:hAnsi="Calibri"/>
                <w:sz w:val="18"/>
                <w:szCs w:val="18"/>
              </w:rPr>
            </w:pPr>
          </w:p>
        </w:tc>
        <w:tc>
          <w:tcPr>
            <w:tcW w:w="1262" w:type="dxa"/>
            <w:tcBorders>
              <w:top w:val="single" w:sz="4" w:space="0" w:color="auto"/>
              <w:left w:val="single" w:sz="4" w:space="0" w:color="auto"/>
              <w:bottom w:val="single" w:sz="4" w:space="0" w:color="auto"/>
              <w:right w:val="single" w:sz="4" w:space="0" w:color="auto"/>
            </w:tcBorders>
          </w:tcPr>
          <w:p w14:paraId="154807F3" w14:textId="77777777" w:rsidR="006011F8" w:rsidRPr="008528CE" w:rsidRDefault="006011F8" w:rsidP="008528CE">
            <w:pPr>
              <w:keepNext/>
              <w:jc w:val="center"/>
              <w:rPr>
                <w:rFonts w:ascii="Calibri" w:hAnsi="Calibri"/>
                <w:sz w:val="18"/>
                <w:szCs w:val="18"/>
              </w:rPr>
            </w:pPr>
          </w:p>
        </w:tc>
      </w:tr>
      <w:tr w:rsidR="006011F8" w:rsidRPr="008528CE" w14:paraId="154807F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5" w14:textId="4E677FF0"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15</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7F6" w14:textId="74CBFDC3" w:rsidR="006011F8" w:rsidRPr="008528CE" w:rsidRDefault="006011F8" w:rsidP="008528CE">
            <w:pPr>
              <w:keepNext/>
              <w:rPr>
                <w:rFonts w:ascii="Calibri" w:hAnsi="Calibri"/>
                <w:sz w:val="18"/>
                <w:szCs w:val="18"/>
              </w:rPr>
            </w:pPr>
            <w:r w:rsidRPr="008528CE">
              <w:rPr>
                <w:rFonts w:ascii="Calibri" w:hAnsi="Calibri"/>
                <w:sz w:val="18"/>
                <w:szCs w:val="18"/>
              </w:rPr>
              <w:t>Total Proposed Fenestration Area</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7F7" w14:textId="77777777" w:rsidR="006011F8" w:rsidRPr="008528CE" w:rsidRDefault="006011F8" w:rsidP="008528CE">
            <w:pPr>
              <w:keepNext/>
              <w:jc w:val="center"/>
              <w:rPr>
                <w:rFonts w:ascii="Calibri" w:hAnsi="Calibri"/>
                <w:sz w:val="18"/>
                <w:szCs w:val="18"/>
              </w:rPr>
            </w:pPr>
          </w:p>
        </w:tc>
      </w:tr>
      <w:tr w:rsidR="006011F8" w:rsidRPr="008528CE" w14:paraId="154807F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9" w14:textId="73A3EF87"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16</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7FA" w14:textId="4B7DD7D2" w:rsidR="006011F8" w:rsidRPr="008528CE" w:rsidRDefault="006011F8" w:rsidP="008528CE">
            <w:pPr>
              <w:keepNext/>
              <w:rPr>
                <w:rFonts w:ascii="Calibri" w:hAnsi="Calibri"/>
                <w:sz w:val="18"/>
                <w:szCs w:val="18"/>
              </w:rPr>
            </w:pPr>
            <w:r w:rsidRPr="008528CE">
              <w:rPr>
                <w:rFonts w:ascii="Calibri" w:hAnsi="Calibri"/>
                <w:sz w:val="18"/>
                <w:szCs w:val="18"/>
              </w:rPr>
              <w:t>Maximum Allowed Fenestration Area</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7FB" w14:textId="77777777" w:rsidR="006011F8" w:rsidRPr="008528CE" w:rsidRDefault="006011F8" w:rsidP="008528CE">
            <w:pPr>
              <w:keepNext/>
              <w:jc w:val="center"/>
              <w:rPr>
                <w:rFonts w:ascii="Calibri" w:hAnsi="Calibri"/>
                <w:sz w:val="18"/>
                <w:szCs w:val="18"/>
              </w:rPr>
            </w:pPr>
          </w:p>
        </w:tc>
      </w:tr>
      <w:tr w:rsidR="006011F8" w:rsidRPr="008528CE" w14:paraId="1548080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D" w14:textId="732909F9"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17</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7FE" w14:textId="59C2BFD8" w:rsidR="006011F8" w:rsidRPr="008528CE" w:rsidRDefault="006011F8" w:rsidP="008528CE">
            <w:pPr>
              <w:keepNext/>
              <w:rPr>
                <w:rFonts w:ascii="Calibri" w:hAnsi="Calibri"/>
                <w:sz w:val="18"/>
                <w:szCs w:val="18"/>
              </w:rPr>
            </w:pPr>
            <w:r w:rsidRPr="008528CE">
              <w:rPr>
                <w:rFonts w:ascii="Calibri" w:hAnsi="Calibri"/>
                <w:sz w:val="18"/>
                <w:szCs w:val="18"/>
              </w:rPr>
              <w:t>Compliance Statement</w:t>
            </w:r>
            <w:r w:rsidR="004B64D6" w:rsidRPr="008528CE">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7FF" w14:textId="23061200" w:rsidR="006011F8" w:rsidRPr="008528CE" w:rsidRDefault="006011F8" w:rsidP="008528CE">
            <w:pPr>
              <w:keepNext/>
              <w:rPr>
                <w:rFonts w:ascii="Calibri" w:hAnsi="Calibri"/>
                <w:sz w:val="18"/>
                <w:szCs w:val="18"/>
              </w:rPr>
            </w:pPr>
          </w:p>
        </w:tc>
      </w:tr>
      <w:tr w:rsidR="006011F8" w:rsidRPr="008528CE" w14:paraId="1548080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1" w14:textId="08707FEF"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18</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2" w14:textId="3E7573CA" w:rsidR="006011F8" w:rsidRPr="008528CE" w:rsidRDefault="006011F8" w:rsidP="008528CE">
            <w:pPr>
              <w:keepNext/>
              <w:rPr>
                <w:rFonts w:ascii="Calibri" w:hAnsi="Calibri"/>
                <w:sz w:val="18"/>
                <w:szCs w:val="18"/>
              </w:rPr>
            </w:pPr>
            <w:r w:rsidRPr="008528CE">
              <w:rPr>
                <w:rFonts w:ascii="Calibri" w:hAnsi="Calibri"/>
                <w:sz w:val="18"/>
                <w:szCs w:val="18"/>
              </w:rPr>
              <w:t>Total Proposed West-Facing Fenestration Area</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03" w14:textId="77777777" w:rsidR="006011F8" w:rsidRPr="008528CE" w:rsidRDefault="006011F8" w:rsidP="008528CE">
            <w:pPr>
              <w:keepNext/>
              <w:jc w:val="center"/>
              <w:rPr>
                <w:rFonts w:ascii="Calibri" w:hAnsi="Calibri"/>
                <w:sz w:val="18"/>
                <w:szCs w:val="18"/>
              </w:rPr>
            </w:pPr>
          </w:p>
        </w:tc>
      </w:tr>
      <w:tr w:rsidR="006011F8" w:rsidRPr="008528CE" w14:paraId="1548080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5" w14:textId="5EE8ABA5"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19</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6" w14:textId="6C3318FE" w:rsidR="006011F8" w:rsidRPr="008528CE" w:rsidRDefault="006011F8" w:rsidP="008528CE">
            <w:pPr>
              <w:keepNext/>
              <w:rPr>
                <w:rFonts w:ascii="Calibri" w:hAnsi="Calibri"/>
                <w:sz w:val="18"/>
                <w:szCs w:val="18"/>
              </w:rPr>
            </w:pPr>
            <w:r w:rsidRPr="008528CE">
              <w:rPr>
                <w:rFonts w:ascii="Calibri" w:hAnsi="Calibri"/>
                <w:sz w:val="18"/>
                <w:szCs w:val="18"/>
              </w:rPr>
              <w:t>Maximum Allowed West-Facing Fenestration Area</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07" w14:textId="77777777" w:rsidR="006011F8" w:rsidRPr="008528CE" w:rsidRDefault="006011F8" w:rsidP="008528CE">
            <w:pPr>
              <w:keepNext/>
              <w:jc w:val="center"/>
              <w:rPr>
                <w:rFonts w:ascii="Calibri" w:hAnsi="Calibri"/>
                <w:sz w:val="18"/>
                <w:szCs w:val="18"/>
              </w:rPr>
            </w:pPr>
          </w:p>
        </w:tc>
      </w:tr>
      <w:tr w:rsidR="006011F8" w:rsidRPr="008528CE" w14:paraId="1548080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9" w14:textId="1F0DBF25"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20</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0A" w14:textId="1F46B084" w:rsidR="006011F8" w:rsidRPr="008528CE" w:rsidRDefault="006011F8" w:rsidP="008528CE">
            <w:pPr>
              <w:keepNext/>
              <w:rPr>
                <w:rFonts w:ascii="Calibri" w:hAnsi="Calibri"/>
                <w:sz w:val="18"/>
                <w:szCs w:val="18"/>
              </w:rPr>
            </w:pPr>
            <w:r w:rsidRPr="008528CE">
              <w:rPr>
                <w:rFonts w:ascii="Calibri" w:hAnsi="Calibri"/>
                <w:sz w:val="18"/>
                <w:szCs w:val="18"/>
              </w:rPr>
              <w:t>Compliance Statement</w:t>
            </w:r>
            <w:r w:rsidR="004B64D6" w:rsidRPr="008528CE">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0B" w14:textId="20DCDBCE" w:rsidR="006011F8" w:rsidRPr="008528CE" w:rsidRDefault="006011F8" w:rsidP="008528CE">
            <w:pPr>
              <w:keepNext/>
              <w:rPr>
                <w:rFonts w:ascii="Calibri" w:hAnsi="Calibri"/>
                <w:sz w:val="18"/>
                <w:szCs w:val="18"/>
              </w:rPr>
            </w:pPr>
          </w:p>
        </w:tc>
      </w:tr>
      <w:tr w:rsidR="006011F8" w:rsidRPr="008528CE" w14:paraId="1548081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D" w14:textId="6D6ABEFD"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21</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E" w14:textId="37F5B40E" w:rsidR="006011F8" w:rsidRPr="008528CE" w:rsidRDefault="006011F8" w:rsidP="008528CE">
            <w:pPr>
              <w:keepNext/>
              <w:rPr>
                <w:rFonts w:ascii="Calibri" w:hAnsi="Calibri"/>
                <w:sz w:val="18"/>
                <w:szCs w:val="18"/>
              </w:rPr>
            </w:pPr>
            <w:r w:rsidRPr="008528CE">
              <w:rPr>
                <w:rFonts w:ascii="Calibri" w:hAnsi="Calibri"/>
                <w:sz w:val="18"/>
                <w:szCs w:val="18"/>
              </w:rPr>
              <w:t>Proposed Fenestration U-factor (Windows)</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80F" w14:textId="77777777" w:rsidR="006011F8" w:rsidRPr="008528CE" w:rsidRDefault="006011F8" w:rsidP="008528CE">
            <w:pPr>
              <w:keepNext/>
              <w:jc w:val="center"/>
              <w:rPr>
                <w:rFonts w:ascii="Calibri" w:hAnsi="Calibri"/>
                <w:sz w:val="18"/>
                <w:szCs w:val="18"/>
              </w:rPr>
            </w:pPr>
          </w:p>
        </w:tc>
      </w:tr>
      <w:tr w:rsidR="006011F8" w:rsidRPr="008528CE" w14:paraId="1548081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1" w14:textId="332DD3DE"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22</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2" w14:textId="68094670" w:rsidR="006011F8" w:rsidRPr="008528CE" w:rsidRDefault="006011F8" w:rsidP="008528CE">
            <w:pPr>
              <w:keepNext/>
              <w:rPr>
                <w:rFonts w:ascii="Calibri" w:hAnsi="Calibri"/>
                <w:sz w:val="18"/>
                <w:szCs w:val="18"/>
              </w:rPr>
            </w:pPr>
            <w:r w:rsidRPr="008528CE">
              <w:rPr>
                <w:rFonts w:ascii="Calibri" w:hAnsi="Calibri"/>
                <w:sz w:val="18"/>
                <w:szCs w:val="18"/>
              </w:rPr>
              <w:t>Required Fenestration U-factor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3" w14:textId="77777777" w:rsidR="006011F8" w:rsidRPr="008528CE" w:rsidRDefault="006011F8" w:rsidP="008528CE">
            <w:pPr>
              <w:keepNext/>
              <w:jc w:val="center"/>
              <w:rPr>
                <w:rFonts w:ascii="Calibri" w:hAnsi="Calibri"/>
                <w:sz w:val="18"/>
                <w:szCs w:val="18"/>
              </w:rPr>
            </w:pPr>
          </w:p>
        </w:tc>
      </w:tr>
      <w:tr w:rsidR="006011F8" w:rsidRPr="008528CE" w14:paraId="1548081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5" w14:textId="0025AAF8"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23</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16" w14:textId="75EE72C5" w:rsidR="006011F8" w:rsidRPr="008528CE" w:rsidRDefault="006011F8" w:rsidP="008528CE">
            <w:pPr>
              <w:keepNext/>
              <w:rPr>
                <w:rFonts w:ascii="Calibri" w:hAnsi="Calibri"/>
                <w:sz w:val="18"/>
                <w:szCs w:val="18"/>
              </w:rPr>
            </w:pPr>
            <w:r w:rsidRPr="008528CE">
              <w:rPr>
                <w:rFonts w:ascii="Calibri" w:hAnsi="Calibri"/>
                <w:sz w:val="18"/>
                <w:szCs w:val="18"/>
              </w:rPr>
              <w:t>Compliance Statement</w:t>
            </w:r>
            <w:r w:rsidR="004B64D6" w:rsidRPr="008528CE">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17" w14:textId="569F97B1" w:rsidR="006011F8" w:rsidRPr="008528CE" w:rsidRDefault="006011F8" w:rsidP="008528CE">
            <w:pPr>
              <w:keepNext/>
              <w:jc w:val="center"/>
              <w:rPr>
                <w:rFonts w:ascii="Calibri" w:hAnsi="Calibri"/>
                <w:sz w:val="18"/>
                <w:szCs w:val="18"/>
              </w:rPr>
            </w:pPr>
          </w:p>
        </w:tc>
      </w:tr>
      <w:tr w:rsidR="006011F8" w:rsidRPr="008528CE" w14:paraId="1548081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9" w14:textId="401C8BDD"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24</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A" w14:textId="46E03039" w:rsidR="006011F8" w:rsidRPr="008528CE" w:rsidRDefault="006011F8" w:rsidP="008528CE">
            <w:pPr>
              <w:keepNext/>
              <w:rPr>
                <w:rFonts w:ascii="Calibri" w:hAnsi="Calibri"/>
                <w:sz w:val="18"/>
                <w:szCs w:val="18"/>
              </w:rPr>
            </w:pPr>
            <w:r w:rsidRPr="008528CE">
              <w:rPr>
                <w:rFonts w:ascii="Calibri" w:hAnsi="Calibri"/>
                <w:sz w:val="18"/>
                <w:szCs w:val="18"/>
              </w:rPr>
              <w:t>Proposed Fenestration SHGC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B" w14:textId="77777777" w:rsidR="006011F8" w:rsidRPr="008528CE" w:rsidRDefault="006011F8" w:rsidP="008528CE">
            <w:pPr>
              <w:keepNext/>
              <w:jc w:val="center"/>
              <w:rPr>
                <w:rFonts w:ascii="Calibri" w:hAnsi="Calibri"/>
                <w:sz w:val="18"/>
                <w:szCs w:val="18"/>
              </w:rPr>
            </w:pPr>
          </w:p>
        </w:tc>
      </w:tr>
      <w:tr w:rsidR="006011F8" w:rsidRPr="008528CE" w14:paraId="1548082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D" w14:textId="222E77BA"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25</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E" w14:textId="21A6C603" w:rsidR="006011F8" w:rsidRPr="008528CE" w:rsidRDefault="006011F8" w:rsidP="008528CE">
            <w:pPr>
              <w:keepNext/>
              <w:rPr>
                <w:rFonts w:ascii="Calibri" w:hAnsi="Calibri"/>
                <w:sz w:val="18"/>
                <w:szCs w:val="18"/>
              </w:rPr>
            </w:pPr>
            <w:r w:rsidRPr="008528CE">
              <w:rPr>
                <w:rFonts w:ascii="Calibri" w:hAnsi="Calibri"/>
                <w:sz w:val="18"/>
                <w:szCs w:val="18"/>
              </w:rPr>
              <w:t>Required Fenestration SHGC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F" w14:textId="77777777" w:rsidR="006011F8" w:rsidRPr="008528CE" w:rsidRDefault="006011F8" w:rsidP="008528CE">
            <w:pPr>
              <w:keepNext/>
              <w:jc w:val="center"/>
              <w:rPr>
                <w:rFonts w:ascii="Calibri" w:hAnsi="Calibri"/>
                <w:sz w:val="18"/>
                <w:szCs w:val="18"/>
              </w:rPr>
            </w:pPr>
          </w:p>
        </w:tc>
      </w:tr>
      <w:tr w:rsidR="006011F8" w:rsidRPr="008528CE" w14:paraId="1548082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21" w14:textId="6BB3E5A5"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26</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22" w14:textId="57B5DFF5" w:rsidR="006011F8" w:rsidRPr="008528CE" w:rsidRDefault="006011F8" w:rsidP="008528CE">
            <w:pPr>
              <w:keepNext/>
              <w:rPr>
                <w:rFonts w:ascii="Calibri" w:hAnsi="Calibri"/>
                <w:sz w:val="18"/>
                <w:szCs w:val="18"/>
              </w:rPr>
            </w:pPr>
            <w:r w:rsidRPr="008528CE">
              <w:rPr>
                <w:rFonts w:ascii="Calibri" w:hAnsi="Calibri"/>
                <w:sz w:val="18"/>
                <w:szCs w:val="18"/>
              </w:rPr>
              <w:t>Compliance Statement</w:t>
            </w:r>
            <w:r w:rsidR="004B64D6" w:rsidRPr="008528CE">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23" w14:textId="58A6D92E" w:rsidR="006011F8" w:rsidRPr="008528CE" w:rsidRDefault="006011F8" w:rsidP="008528CE">
            <w:pPr>
              <w:keepNext/>
              <w:rPr>
                <w:rFonts w:ascii="Calibri" w:hAnsi="Calibri"/>
                <w:sz w:val="18"/>
                <w:szCs w:val="18"/>
              </w:rPr>
            </w:pPr>
          </w:p>
        </w:tc>
      </w:tr>
      <w:tr w:rsidR="006011F8" w:rsidRPr="008528CE" w14:paraId="23BA818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21D12566" w14:textId="53907FA0"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27</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6F946E5A" w14:textId="160729A0" w:rsidR="006011F8" w:rsidRPr="008528CE" w:rsidRDefault="006011F8" w:rsidP="008528CE">
            <w:pPr>
              <w:keepNext/>
              <w:rPr>
                <w:rFonts w:ascii="Calibri" w:hAnsi="Calibri"/>
                <w:sz w:val="18"/>
                <w:szCs w:val="18"/>
              </w:rPr>
            </w:pPr>
            <w:r w:rsidRPr="008528CE">
              <w:rPr>
                <w:rFonts w:ascii="Calibri" w:hAnsi="Calibri"/>
                <w:sz w:val="18"/>
                <w:szCs w:val="18"/>
              </w:rPr>
              <w:t>Proposed Fenestration U-factor (Skylights)</w:t>
            </w:r>
          </w:p>
        </w:tc>
        <w:tc>
          <w:tcPr>
            <w:tcW w:w="2160" w:type="dxa"/>
            <w:gridSpan w:val="2"/>
            <w:tcBorders>
              <w:top w:val="single" w:sz="4" w:space="0" w:color="auto"/>
              <w:left w:val="single" w:sz="4" w:space="0" w:color="auto"/>
              <w:bottom w:val="single" w:sz="4" w:space="0" w:color="auto"/>
              <w:right w:val="single" w:sz="4" w:space="0" w:color="auto"/>
            </w:tcBorders>
          </w:tcPr>
          <w:p w14:paraId="2C5A6AA8" w14:textId="77777777" w:rsidR="006011F8" w:rsidRPr="008528CE" w:rsidRDefault="006011F8" w:rsidP="008528CE">
            <w:pPr>
              <w:keepNext/>
              <w:rPr>
                <w:rFonts w:ascii="Calibri" w:hAnsi="Calibri"/>
                <w:sz w:val="18"/>
                <w:szCs w:val="18"/>
              </w:rPr>
            </w:pPr>
          </w:p>
        </w:tc>
      </w:tr>
      <w:tr w:rsidR="006011F8" w:rsidRPr="008528CE" w14:paraId="427D539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4507F15C" w14:textId="7BD5DF7C"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28</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5CC31DAD" w14:textId="2BD48C02" w:rsidR="006011F8" w:rsidRPr="008528CE" w:rsidRDefault="006011F8" w:rsidP="008528CE">
            <w:pPr>
              <w:keepNext/>
              <w:rPr>
                <w:rFonts w:ascii="Calibri" w:hAnsi="Calibri"/>
                <w:sz w:val="18"/>
                <w:szCs w:val="18"/>
              </w:rPr>
            </w:pPr>
            <w:r w:rsidRPr="008528CE">
              <w:rPr>
                <w:rFonts w:ascii="Calibri" w:hAnsi="Calibri"/>
                <w:sz w:val="18"/>
                <w:szCs w:val="18"/>
              </w:rPr>
              <w:t>Required Fenestration U-factor (Skylights)</w:t>
            </w:r>
          </w:p>
        </w:tc>
        <w:tc>
          <w:tcPr>
            <w:tcW w:w="2160" w:type="dxa"/>
            <w:gridSpan w:val="2"/>
            <w:tcBorders>
              <w:top w:val="single" w:sz="4" w:space="0" w:color="auto"/>
              <w:left w:val="single" w:sz="4" w:space="0" w:color="auto"/>
              <w:bottom w:val="single" w:sz="4" w:space="0" w:color="auto"/>
              <w:right w:val="single" w:sz="4" w:space="0" w:color="auto"/>
            </w:tcBorders>
          </w:tcPr>
          <w:p w14:paraId="44566C16" w14:textId="77777777" w:rsidR="006011F8" w:rsidRPr="008528CE" w:rsidRDefault="006011F8" w:rsidP="008528CE">
            <w:pPr>
              <w:keepNext/>
              <w:rPr>
                <w:rFonts w:ascii="Calibri" w:hAnsi="Calibri"/>
                <w:sz w:val="18"/>
                <w:szCs w:val="18"/>
              </w:rPr>
            </w:pPr>
          </w:p>
        </w:tc>
      </w:tr>
      <w:tr w:rsidR="006011F8" w:rsidRPr="008528CE" w14:paraId="0CCE087D"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5CFCD29F" w14:textId="240C45BA"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29</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6A2906E2" w14:textId="775DA586" w:rsidR="006011F8" w:rsidRPr="008528CE" w:rsidRDefault="006011F8" w:rsidP="008528CE">
            <w:pPr>
              <w:keepNext/>
              <w:rPr>
                <w:rFonts w:ascii="Calibri" w:hAnsi="Calibri"/>
                <w:sz w:val="18"/>
                <w:szCs w:val="18"/>
              </w:rPr>
            </w:pPr>
            <w:r w:rsidRPr="008528CE">
              <w:rPr>
                <w:rFonts w:ascii="Calibri" w:hAnsi="Calibri"/>
                <w:sz w:val="18"/>
                <w:szCs w:val="18"/>
              </w:rPr>
              <w:t>Compliance Statement</w:t>
            </w:r>
            <w:r w:rsidR="004B64D6" w:rsidRPr="008528CE">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42FA063C" w14:textId="77777777" w:rsidR="006011F8" w:rsidRPr="008528CE" w:rsidRDefault="006011F8" w:rsidP="008528CE">
            <w:pPr>
              <w:keepNext/>
              <w:rPr>
                <w:rFonts w:ascii="Calibri" w:hAnsi="Calibri"/>
                <w:sz w:val="18"/>
                <w:szCs w:val="18"/>
              </w:rPr>
            </w:pPr>
          </w:p>
        </w:tc>
      </w:tr>
      <w:tr w:rsidR="006011F8" w:rsidRPr="008528CE" w14:paraId="428B75CB"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57284AF9" w14:textId="49F58632"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30</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3FD108B3" w14:textId="140BFB00" w:rsidR="006011F8" w:rsidRPr="008528CE" w:rsidRDefault="006011F8" w:rsidP="008528CE">
            <w:pPr>
              <w:keepNext/>
              <w:rPr>
                <w:rFonts w:ascii="Calibri" w:hAnsi="Calibri"/>
                <w:sz w:val="18"/>
                <w:szCs w:val="18"/>
              </w:rPr>
            </w:pPr>
            <w:r w:rsidRPr="008528CE">
              <w:rPr>
                <w:rFonts w:ascii="Calibri" w:hAnsi="Calibri"/>
                <w:sz w:val="18"/>
                <w:szCs w:val="18"/>
              </w:rPr>
              <w:t>Proposed Fenestration SHGC (Skylights)</w:t>
            </w:r>
          </w:p>
        </w:tc>
        <w:tc>
          <w:tcPr>
            <w:tcW w:w="2160" w:type="dxa"/>
            <w:gridSpan w:val="2"/>
            <w:tcBorders>
              <w:top w:val="single" w:sz="4" w:space="0" w:color="auto"/>
              <w:left w:val="single" w:sz="4" w:space="0" w:color="auto"/>
              <w:bottom w:val="single" w:sz="4" w:space="0" w:color="auto"/>
              <w:right w:val="single" w:sz="4" w:space="0" w:color="auto"/>
            </w:tcBorders>
          </w:tcPr>
          <w:p w14:paraId="5147977D" w14:textId="77777777" w:rsidR="006011F8" w:rsidRPr="008528CE" w:rsidRDefault="006011F8" w:rsidP="008528CE">
            <w:pPr>
              <w:keepNext/>
              <w:rPr>
                <w:rFonts w:ascii="Calibri" w:hAnsi="Calibri"/>
                <w:sz w:val="18"/>
                <w:szCs w:val="18"/>
              </w:rPr>
            </w:pPr>
          </w:p>
        </w:tc>
      </w:tr>
      <w:tr w:rsidR="006011F8" w:rsidRPr="008528CE" w14:paraId="20D5D42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7B32CF59" w14:textId="4CD69A94"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31</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67498B08" w14:textId="2AA8F369" w:rsidR="006011F8" w:rsidRPr="008528CE" w:rsidRDefault="006011F8" w:rsidP="008528CE">
            <w:pPr>
              <w:keepNext/>
              <w:rPr>
                <w:rFonts w:ascii="Calibri" w:hAnsi="Calibri"/>
                <w:sz w:val="18"/>
                <w:szCs w:val="18"/>
              </w:rPr>
            </w:pPr>
            <w:r w:rsidRPr="008528CE">
              <w:rPr>
                <w:rFonts w:ascii="Calibri" w:hAnsi="Calibri"/>
                <w:sz w:val="18"/>
                <w:szCs w:val="18"/>
              </w:rPr>
              <w:t>Required Fenestration SHGC (Skylights)</w:t>
            </w:r>
          </w:p>
        </w:tc>
        <w:tc>
          <w:tcPr>
            <w:tcW w:w="2160" w:type="dxa"/>
            <w:gridSpan w:val="2"/>
            <w:tcBorders>
              <w:top w:val="single" w:sz="4" w:space="0" w:color="auto"/>
              <w:left w:val="single" w:sz="4" w:space="0" w:color="auto"/>
              <w:bottom w:val="single" w:sz="4" w:space="0" w:color="auto"/>
              <w:right w:val="single" w:sz="4" w:space="0" w:color="auto"/>
            </w:tcBorders>
          </w:tcPr>
          <w:p w14:paraId="0B679BEF" w14:textId="77777777" w:rsidR="006011F8" w:rsidRPr="008528CE" w:rsidRDefault="006011F8" w:rsidP="008528CE">
            <w:pPr>
              <w:keepNext/>
              <w:rPr>
                <w:rFonts w:ascii="Calibri" w:hAnsi="Calibri"/>
                <w:sz w:val="18"/>
                <w:szCs w:val="18"/>
              </w:rPr>
            </w:pPr>
          </w:p>
        </w:tc>
      </w:tr>
      <w:tr w:rsidR="006011F8" w:rsidRPr="008528CE" w14:paraId="07F30CA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4637A139" w14:textId="6C37E915" w:rsidR="006011F8" w:rsidRPr="008528CE" w:rsidRDefault="006011F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32</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5F30DA20" w14:textId="5EA3F89E" w:rsidR="006011F8" w:rsidRPr="008528CE" w:rsidRDefault="006011F8" w:rsidP="008528CE">
            <w:pPr>
              <w:keepNext/>
              <w:rPr>
                <w:rFonts w:ascii="Calibri" w:hAnsi="Calibri"/>
                <w:sz w:val="18"/>
                <w:szCs w:val="18"/>
              </w:rPr>
            </w:pPr>
            <w:r w:rsidRPr="008528CE">
              <w:rPr>
                <w:rFonts w:ascii="Calibri" w:hAnsi="Calibri"/>
                <w:sz w:val="18"/>
                <w:szCs w:val="18"/>
              </w:rPr>
              <w:t>Compliance Statement</w:t>
            </w:r>
            <w:r w:rsidR="004B64D6" w:rsidRPr="008528CE">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702CF655" w14:textId="77777777" w:rsidR="006011F8" w:rsidRPr="008528CE" w:rsidRDefault="006011F8" w:rsidP="008528CE">
            <w:pPr>
              <w:keepNext/>
              <w:rPr>
                <w:rFonts w:ascii="Calibri" w:hAnsi="Calibri"/>
                <w:sz w:val="18"/>
                <w:szCs w:val="18"/>
              </w:rPr>
            </w:pPr>
          </w:p>
        </w:tc>
      </w:tr>
    </w:tbl>
    <w:p w14:paraId="15480825" w14:textId="3B15C49B" w:rsidR="001E02EB" w:rsidRPr="008528CE" w:rsidRDefault="001E02EB" w:rsidP="008528CE"/>
    <w:p w14:paraId="4D24473F" w14:textId="77777777" w:rsidR="001E02EB" w:rsidRPr="008528CE" w:rsidRDefault="001E02EB" w:rsidP="008528CE">
      <w:r w:rsidRPr="008528CE">
        <w:br w:type="page"/>
      </w:r>
    </w:p>
    <w:tbl>
      <w:tblPr>
        <w:tblStyle w:val="TableGrid"/>
        <w:tblW w:w="0" w:type="auto"/>
        <w:tblLook w:val="04A0" w:firstRow="1" w:lastRow="0" w:firstColumn="1" w:lastColumn="0" w:noHBand="0" w:noVBand="1"/>
        <w:tblDescription w:val="Opaque Swinging Doors to Exterior"/>
      </w:tblPr>
      <w:tblGrid>
        <w:gridCol w:w="2055"/>
        <w:gridCol w:w="1586"/>
        <w:gridCol w:w="1586"/>
        <w:gridCol w:w="1586"/>
        <w:gridCol w:w="1586"/>
        <w:gridCol w:w="1586"/>
        <w:gridCol w:w="4405"/>
      </w:tblGrid>
      <w:tr w:rsidR="008451F9" w:rsidRPr="008528CE" w14:paraId="4C024512" w14:textId="77777777" w:rsidTr="008451F9">
        <w:trPr>
          <w:trHeight w:val="278"/>
          <w:tblHeader/>
        </w:trPr>
        <w:tc>
          <w:tcPr>
            <w:tcW w:w="14390" w:type="dxa"/>
            <w:gridSpan w:val="7"/>
            <w:vAlign w:val="center"/>
          </w:tcPr>
          <w:p w14:paraId="79625275" w14:textId="7209FD80" w:rsidR="008451F9" w:rsidRPr="008528CE" w:rsidRDefault="008451F9" w:rsidP="008528CE">
            <w:pPr>
              <w:rPr>
                <w:rFonts w:ascii="Calibri" w:hAnsi="Calibri"/>
                <w:sz w:val="18"/>
                <w:szCs w:val="18"/>
              </w:rPr>
            </w:pPr>
            <w:r w:rsidRPr="008528CE">
              <w:rPr>
                <w:rFonts w:ascii="Calibri" w:hAnsi="Calibri"/>
                <w:b/>
                <w:sz w:val="18"/>
                <w:szCs w:val="18"/>
              </w:rPr>
              <w:lastRenderedPageBreak/>
              <w:t>J. Opaque Swinging Doors to Exterior</w:t>
            </w:r>
            <w:r w:rsidR="00EB68B2" w:rsidRPr="008528CE">
              <w:rPr>
                <w:rFonts w:ascii="Calibri" w:hAnsi="Calibri"/>
                <w:b/>
                <w:sz w:val="18"/>
                <w:szCs w:val="18"/>
              </w:rPr>
              <w:t xml:space="preserve"> </w:t>
            </w:r>
            <w:r w:rsidR="00EB68B2" w:rsidRPr="008528CE">
              <w:rPr>
                <w:rFonts w:ascii="Calibri" w:hAnsi="Calibri"/>
                <w:bCs/>
                <w:sz w:val="18"/>
                <w:szCs w:val="18"/>
              </w:rPr>
              <w:t>(Section 150.1(c)5)</w:t>
            </w:r>
          </w:p>
        </w:tc>
      </w:tr>
      <w:tr w:rsidR="001E02EB" w:rsidRPr="008528CE" w14:paraId="4CBDDBA6" w14:textId="77777777" w:rsidTr="001E02EB">
        <w:tc>
          <w:tcPr>
            <w:tcW w:w="2055" w:type="dxa"/>
            <w:vAlign w:val="bottom"/>
          </w:tcPr>
          <w:p w14:paraId="61C9AF54" w14:textId="77777777" w:rsidR="001E02EB" w:rsidRPr="008528CE" w:rsidRDefault="001E02EB" w:rsidP="008528CE">
            <w:pPr>
              <w:jc w:val="center"/>
              <w:rPr>
                <w:rFonts w:ascii="Calibri" w:hAnsi="Calibri"/>
                <w:sz w:val="18"/>
                <w:szCs w:val="18"/>
              </w:rPr>
            </w:pPr>
            <w:r w:rsidRPr="008528CE">
              <w:rPr>
                <w:rFonts w:ascii="Calibri" w:hAnsi="Calibri"/>
                <w:sz w:val="18"/>
                <w:szCs w:val="18"/>
              </w:rPr>
              <w:t>01</w:t>
            </w:r>
          </w:p>
        </w:tc>
        <w:tc>
          <w:tcPr>
            <w:tcW w:w="1586" w:type="dxa"/>
            <w:vAlign w:val="bottom"/>
          </w:tcPr>
          <w:p w14:paraId="11581A36" w14:textId="77777777" w:rsidR="001E02EB" w:rsidRPr="008528CE" w:rsidRDefault="001E02EB" w:rsidP="008528CE">
            <w:pPr>
              <w:jc w:val="center"/>
              <w:rPr>
                <w:rFonts w:ascii="Calibri" w:hAnsi="Calibri"/>
                <w:sz w:val="18"/>
                <w:szCs w:val="18"/>
              </w:rPr>
            </w:pPr>
            <w:r w:rsidRPr="008528CE">
              <w:rPr>
                <w:rFonts w:ascii="Calibri" w:hAnsi="Calibri"/>
                <w:sz w:val="18"/>
                <w:szCs w:val="18"/>
              </w:rPr>
              <w:t>02</w:t>
            </w:r>
          </w:p>
        </w:tc>
        <w:tc>
          <w:tcPr>
            <w:tcW w:w="1586" w:type="dxa"/>
            <w:vAlign w:val="bottom"/>
          </w:tcPr>
          <w:p w14:paraId="7BF24448" w14:textId="77777777" w:rsidR="001E02EB" w:rsidRPr="008528CE" w:rsidRDefault="001E02EB" w:rsidP="008528CE">
            <w:pPr>
              <w:jc w:val="center"/>
              <w:rPr>
                <w:rFonts w:ascii="Calibri" w:hAnsi="Calibri"/>
                <w:sz w:val="18"/>
                <w:szCs w:val="18"/>
              </w:rPr>
            </w:pPr>
            <w:r w:rsidRPr="008528CE">
              <w:rPr>
                <w:rFonts w:ascii="Calibri" w:hAnsi="Calibri"/>
                <w:sz w:val="18"/>
                <w:szCs w:val="18"/>
              </w:rPr>
              <w:t>03</w:t>
            </w:r>
          </w:p>
        </w:tc>
        <w:tc>
          <w:tcPr>
            <w:tcW w:w="1586" w:type="dxa"/>
            <w:vAlign w:val="bottom"/>
          </w:tcPr>
          <w:p w14:paraId="183286FA" w14:textId="77777777" w:rsidR="001E02EB" w:rsidRPr="008528CE" w:rsidRDefault="001E02EB" w:rsidP="008528CE">
            <w:pPr>
              <w:jc w:val="center"/>
              <w:rPr>
                <w:rFonts w:ascii="Calibri" w:hAnsi="Calibri"/>
                <w:sz w:val="18"/>
                <w:szCs w:val="18"/>
              </w:rPr>
            </w:pPr>
            <w:r w:rsidRPr="008528CE">
              <w:rPr>
                <w:rFonts w:ascii="Calibri" w:hAnsi="Calibri"/>
                <w:sz w:val="18"/>
                <w:szCs w:val="18"/>
              </w:rPr>
              <w:t>04</w:t>
            </w:r>
          </w:p>
        </w:tc>
        <w:tc>
          <w:tcPr>
            <w:tcW w:w="1586" w:type="dxa"/>
            <w:vAlign w:val="bottom"/>
          </w:tcPr>
          <w:p w14:paraId="6570F25E" w14:textId="77777777" w:rsidR="001E02EB" w:rsidRPr="008528CE" w:rsidRDefault="001E02EB" w:rsidP="008528CE">
            <w:pPr>
              <w:jc w:val="center"/>
              <w:rPr>
                <w:rFonts w:ascii="Calibri" w:hAnsi="Calibri"/>
                <w:sz w:val="18"/>
                <w:szCs w:val="18"/>
              </w:rPr>
            </w:pPr>
            <w:r w:rsidRPr="008528CE">
              <w:rPr>
                <w:rFonts w:ascii="Calibri" w:hAnsi="Calibri"/>
                <w:sz w:val="18"/>
                <w:szCs w:val="18"/>
              </w:rPr>
              <w:t>05</w:t>
            </w:r>
          </w:p>
        </w:tc>
        <w:tc>
          <w:tcPr>
            <w:tcW w:w="1586" w:type="dxa"/>
            <w:vAlign w:val="bottom"/>
          </w:tcPr>
          <w:p w14:paraId="390F0047" w14:textId="77777777" w:rsidR="001E02EB" w:rsidRPr="008528CE" w:rsidRDefault="001E02EB" w:rsidP="008528CE">
            <w:pPr>
              <w:jc w:val="center"/>
              <w:rPr>
                <w:rFonts w:ascii="Calibri" w:hAnsi="Calibri"/>
                <w:sz w:val="18"/>
                <w:szCs w:val="18"/>
              </w:rPr>
            </w:pPr>
            <w:r w:rsidRPr="008528CE">
              <w:rPr>
                <w:rFonts w:ascii="Calibri" w:hAnsi="Calibri"/>
                <w:sz w:val="18"/>
                <w:szCs w:val="18"/>
              </w:rPr>
              <w:t>06</w:t>
            </w:r>
          </w:p>
        </w:tc>
        <w:tc>
          <w:tcPr>
            <w:tcW w:w="4405" w:type="dxa"/>
            <w:vAlign w:val="bottom"/>
          </w:tcPr>
          <w:p w14:paraId="0F8A6E80" w14:textId="77777777" w:rsidR="001E02EB" w:rsidRPr="008528CE" w:rsidRDefault="001E02EB" w:rsidP="008528CE">
            <w:pPr>
              <w:jc w:val="center"/>
              <w:rPr>
                <w:rFonts w:ascii="Calibri" w:hAnsi="Calibri"/>
                <w:sz w:val="18"/>
                <w:szCs w:val="18"/>
              </w:rPr>
            </w:pPr>
            <w:r w:rsidRPr="008528CE">
              <w:rPr>
                <w:rFonts w:ascii="Calibri" w:hAnsi="Calibri"/>
                <w:sz w:val="18"/>
                <w:szCs w:val="18"/>
              </w:rPr>
              <w:t>07</w:t>
            </w:r>
          </w:p>
        </w:tc>
      </w:tr>
      <w:tr w:rsidR="001E02EB" w:rsidRPr="008528CE" w14:paraId="0C27F52F" w14:textId="77777777" w:rsidTr="001E02EB">
        <w:tc>
          <w:tcPr>
            <w:tcW w:w="2055" w:type="dxa"/>
            <w:vAlign w:val="bottom"/>
          </w:tcPr>
          <w:p w14:paraId="2AA03D28" w14:textId="77777777" w:rsidR="001E02EB" w:rsidRPr="008528CE" w:rsidRDefault="001E02EB" w:rsidP="008528CE">
            <w:pPr>
              <w:jc w:val="center"/>
              <w:rPr>
                <w:rFonts w:ascii="Calibri" w:hAnsi="Calibri"/>
                <w:sz w:val="18"/>
                <w:szCs w:val="18"/>
              </w:rPr>
            </w:pPr>
            <w:r w:rsidRPr="008528CE">
              <w:rPr>
                <w:rFonts w:ascii="Calibri" w:hAnsi="Calibri"/>
                <w:sz w:val="18"/>
                <w:szCs w:val="18"/>
              </w:rPr>
              <w:t>Tag/ID</w:t>
            </w:r>
          </w:p>
        </w:tc>
        <w:tc>
          <w:tcPr>
            <w:tcW w:w="1586" w:type="dxa"/>
            <w:vAlign w:val="bottom"/>
          </w:tcPr>
          <w:p w14:paraId="6056F6CE" w14:textId="77777777" w:rsidR="001E02EB" w:rsidRPr="008528CE" w:rsidRDefault="001E02EB" w:rsidP="008528CE">
            <w:pPr>
              <w:jc w:val="center"/>
              <w:rPr>
                <w:rFonts w:ascii="Calibri" w:hAnsi="Calibri"/>
                <w:sz w:val="18"/>
                <w:szCs w:val="18"/>
              </w:rPr>
            </w:pPr>
            <w:r w:rsidRPr="008528CE">
              <w:rPr>
                <w:rFonts w:ascii="Calibri" w:hAnsi="Calibri"/>
                <w:sz w:val="18"/>
                <w:szCs w:val="18"/>
              </w:rPr>
              <w:t>Area</w:t>
            </w:r>
          </w:p>
        </w:tc>
        <w:tc>
          <w:tcPr>
            <w:tcW w:w="1586" w:type="dxa"/>
            <w:vAlign w:val="bottom"/>
          </w:tcPr>
          <w:p w14:paraId="03471D6C" w14:textId="77777777" w:rsidR="001E02EB" w:rsidRPr="008528CE" w:rsidRDefault="001E02EB" w:rsidP="008528CE">
            <w:pPr>
              <w:jc w:val="center"/>
              <w:rPr>
                <w:rFonts w:ascii="Calibri" w:hAnsi="Calibri"/>
                <w:sz w:val="18"/>
                <w:szCs w:val="18"/>
              </w:rPr>
            </w:pPr>
            <w:r w:rsidRPr="008528CE">
              <w:rPr>
                <w:rFonts w:ascii="Calibri" w:hAnsi="Calibri"/>
                <w:sz w:val="18"/>
                <w:szCs w:val="18"/>
              </w:rPr>
              <w:t>Proposed</w:t>
            </w:r>
            <w:r w:rsidRPr="008528CE">
              <w:rPr>
                <w:rFonts w:ascii="Calibri" w:hAnsi="Calibri"/>
                <w:sz w:val="18"/>
                <w:szCs w:val="18"/>
              </w:rPr>
              <w:br/>
              <w:t>U-factor</w:t>
            </w:r>
          </w:p>
        </w:tc>
        <w:tc>
          <w:tcPr>
            <w:tcW w:w="1586" w:type="dxa"/>
            <w:vAlign w:val="bottom"/>
          </w:tcPr>
          <w:p w14:paraId="5A4070E1" w14:textId="77777777" w:rsidR="001E02EB" w:rsidRPr="008528CE" w:rsidRDefault="001E02EB" w:rsidP="008528CE">
            <w:pPr>
              <w:jc w:val="center"/>
              <w:rPr>
                <w:rFonts w:ascii="Calibri" w:hAnsi="Calibri"/>
                <w:sz w:val="18"/>
                <w:szCs w:val="18"/>
              </w:rPr>
            </w:pPr>
            <w:r w:rsidRPr="008528CE">
              <w:rPr>
                <w:rFonts w:ascii="Calibri" w:hAnsi="Calibri"/>
                <w:sz w:val="18"/>
                <w:szCs w:val="18"/>
              </w:rPr>
              <w:t>Proposed U-factor Source</w:t>
            </w:r>
          </w:p>
        </w:tc>
        <w:tc>
          <w:tcPr>
            <w:tcW w:w="1586" w:type="dxa"/>
            <w:vAlign w:val="bottom"/>
          </w:tcPr>
          <w:p w14:paraId="75374DDD" w14:textId="77777777" w:rsidR="001E02EB" w:rsidRPr="008528CE" w:rsidRDefault="001E02EB" w:rsidP="008528CE">
            <w:pPr>
              <w:jc w:val="center"/>
              <w:rPr>
                <w:rFonts w:ascii="Calibri" w:hAnsi="Calibri"/>
                <w:sz w:val="18"/>
                <w:szCs w:val="18"/>
              </w:rPr>
            </w:pPr>
            <w:r w:rsidRPr="008528CE">
              <w:rPr>
                <w:rFonts w:ascii="Calibri" w:hAnsi="Calibri"/>
                <w:sz w:val="18"/>
                <w:szCs w:val="18"/>
              </w:rPr>
              <w:t xml:space="preserve">Required Maximum </w:t>
            </w:r>
          </w:p>
          <w:p w14:paraId="65B31E3B" w14:textId="77777777" w:rsidR="001E02EB" w:rsidRPr="008528CE" w:rsidRDefault="001E02EB" w:rsidP="008528CE">
            <w:pPr>
              <w:jc w:val="center"/>
              <w:rPr>
                <w:rFonts w:ascii="Calibri" w:hAnsi="Calibri"/>
                <w:sz w:val="18"/>
                <w:szCs w:val="18"/>
              </w:rPr>
            </w:pPr>
            <w:r w:rsidRPr="008528CE">
              <w:rPr>
                <w:rFonts w:ascii="Calibri" w:hAnsi="Calibri"/>
                <w:sz w:val="18"/>
                <w:szCs w:val="18"/>
              </w:rPr>
              <w:t>U-factor</w:t>
            </w:r>
          </w:p>
        </w:tc>
        <w:tc>
          <w:tcPr>
            <w:tcW w:w="1586" w:type="dxa"/>
            <w:vAlign w:val="bottom"/>
          </w:tcPr>
          <w:p w14:paraId="239B9C85" w14:textId="77777777" w:rsidR="001E02EB" w:rsidRPr="008528CE" w:rsidRDefault="001E02EB" w:rsidP="008528CE">
            <w:pPr>
              <w:jc w:val="center"/>
              <w:rPr>
                <w:rFonts w:ascii="Calibri" w:hAnsi="Calibri"/>
                <w:sz w:val="18"/>
                <w:szCs w:val="18"/>
              </w:rPr>
            </w:pPr>
            <w:r w:rsidRPr="008528CE">
              <w:rPr>
                <w:rFonts w:ascii="Calibri" w:hAnsi="Calibri"/>
                <w:sz w:val="18"/>
                <w:szCs w:val="18"/>
              </w:rPr>
              <w:t>Weighted Average (Yes/No)</w:t>
            </w:r>
          </w:p>
        </w:tc>
        <w:tc>
          <w:tcPr>
            <w:tcW w:w="4405" w:type="dxa"/>
            <w:vAlign w:val="bottom"/>
          </w:tcPr>
          <w:p w14:paraId="23D0610D" w14:textId="77777777" w:rsidR="001E02EB" w:rsidRPr="008528CE" w:rsidRDefault="001E02EB" w:rsidP="008528CE">
            <w:pPr>
              <w:jc w:val="center"/>
              <w:rPr>
                <w:rFonts w:ascii="Calibri" w:hAnsi="Calibri"/>
                <w:sz w:val="18"/>
                <w:szCs w:val="18"/>
              </w:rPr>
            </w:pPr>
            <w:r w:rsidRPr="008528CE">
              <w:rPr>
                <w:rFonts w:ascii="Calibri" w:hAnsi="Calibri"/>
                <w:sz w:val="18"/>
                <w:szCs w:val="18"/>
              </w:rPr>
              <w:t>Comments</w:t>
            </w:r>
          </w:p>
        </w:tc>
      </w:tr>
      <w:tr w:rsidR="001E02EB" w:rsidRPr="008528CE" w14:paraId="040C61E3" w14:textId="77777777" w:rsidTr="001E02EB">
        <w:tc>
          <w:tcPr>
            <w:tcW w:w="2055" w:type="dxa"/>
            <w:vAlign w:val="bottom"/>
          </w:tcPr>
          <w:p w14:paraId="73F5CE28" w14:textId="77777777" w:rsidR="001E02EB" w:rsidRPr="008528CE" w:rsidRDefault="001E02EB" w:rsidP="008528CE">
            <w:pPr>
              <w:jc w:val="center"/>
              <w:rPr>
                <w:rFonts w:ascii="Calibri" w:hAnsi="Calibri"/>
                <w:sz w:val="18"/>
                <w:szCs w:val="18"/>
              </w:rPr>
            </w:pPr>
          </w:p>
        </w:tc>
        <w:tc>
          <w:tcPr>
            <w:tcW w:w="1586" w:type="dxa"/>
            <w:vAlign w:val="bottom"/>
          </w:tcPr>
          <w:p w14:paraId="37F2DCAD" w14:textId="77777777" w:rsidR="001E02EB" w:rsidRPr="008528CE" w:rsidRDefault="001E02EB" w:rsidP="008528CE">
            <w:pPr>
              <w:jc w:val="center"/>
              <w:rPr>
                <w:rFonts w:ascii="Calibri" w:hAnsi="Calibri"/>
                <w:sz w:val="18"/>
                <w:szCs w:val="18"/>
              </w:rPr>
            </w:pPr>
          </w:p>
        </w:tc>
        <w:tc>
          <w:tcPr>
            <w:tcW w:w="1586" w:type="dxa"/>
            <w:vAlign w:val="bottom"/>
          </w:tcPr>
          <w:p w14:paraId="7B08B455" w14:textId="77777777" w:rsidR="001E02EB" w:rsidRPr="008528CE" w:rsidRDefault="001E02EB" w:rsidP="008528CE">
            <w:pPr>
              <w:jc w:val="center"/>
              <w:rPr>
                <w:rFonts w:ascii="Calibri" w:hAnsi="Calibri"/>
                <w:sz w:val="18"/>
                <w:szCs w:val="18"/>
              </w:rPr>
            </w:pPr>
          </w:p>
        </w:tc>
        <w:tc>
          <w:tcPr>
            <w:tcW w:w="1586" w:type="dxa"/>
            <w:vAlign w:val="bottom"/>
          </w:tcPr>
          <w:p w14:paraId="17FB18C4" w14:textId="77777777" w:rsidR="001E02EB" w:rsidRPr="008528CE" w:rsidRDefault="001E02EB" w:rsidP="008528CE">
            <w:pPr>
              <w:jc w:val="center"/>
              <w:rPr>
                <w:rFonts w:ascii="Calibri" w:hAnsi="Calibri"/>
                <w:sz w:val="18"/>
                <w:szCs w:val="18"/>
              </w:rPr>
            </w:pPr>
          </w:p>
        </w:tc>
        <w:tc>
          <w:tcPr>
            <w:tcW w:w="1586" w:type="dxa"/>
            <w:vAlign w:val="bottom"/>
          </w:tcPr>
          <w:p w14:paraId="16F1E2A9" w14:textId="77777777" w:rsidR="001E02EB" w:rsidRPr="008528CE" w:rsidRDefault="001E02EB" w:rsidP="008528CE">
            <w:pPr>
              <w:jc w:val="center"/>
              <w:rPr>
                <w:rFonts w:ascii="Calibri" w:hAnsi="Calibri"/>
                <w:sz w:val="18"/>
                <w:szCs w:val="18"/>
              </w:rPr>
            </w:pPr>
          </w:p>
        </w:tc>
        <w:tc>
          <w:tcPr>
            <w:tcW w:w="1586" w:type="dxa"/>
            <w:vAlign w:val="bottom"/>
          </w:tcPr>
          <w:p w14:paraId="58911D7F" w14:textId="77777777" w:rsidR="001E02EB" w:rsidRPr="008528CE" w:rsidRDefault="001E02EB" w:rsidP="008528CE">
            <w:pPr>
              <w:jc w:val="center"/>
              <w:rPr>
                <w:rFonts w:ascii="Calibri" w:hAnsi="Calibri"/>
                <w:sz w:val="18"/>
                <w:szCs w:val="18"/>
              </w:rPr>
            </w:pPr>
          </w:p>
        </w:tc>
        <w:tc>
          <w:tcPr>
            <w:tcW w:w="4405" w:type="dxa"/>
          </w:tcPr>
          <w:p w14:paraId="52258281" w14:textId="77777777" w:rsidR="001E02EB" w:rsidRPr="008528CE" w:rsidRDefault="001E02EB" w:rsidP="008528CE">
            <w:pPr>
              <w:rPr>
                <w:rFonts w:ascii="Calibri" w:hAnsi="Calibri"/>
                <w:sz w:val="18"/>
                <w:szCs w:val="18"/>
              </w:rPr>
            </w:pPr>
          </w:p>
        </w:tc>
      </w:tr>
      <w:tr w:rsidR="001E02EB" w:rsidRPr="008528CE" w14:paraId="7BBECE06" w14:textId="77777777" w:rsidTr="001E02EB">
        <w:tc>
          <w:tcPr>
            <w:tcW w:w="2055" w:type="dxa"/>
            <w:vAlign w:val="bottom"/>
          </w:tcPr>
          <w:p w14:paraId="6A13FED4" w14:textId="77777777" w:rsidR="001E02EB" w:rsidRPr="008528CE" w:rsidRDefault="001E02EB" w:rsidP="008528CE">
            <w:pPr>
              <w:jc w:val="center"/>
              <w:rPr>
                <w:rFonts w:ascii="Calibri" w:hAnsi="Calibri"/>
                <w:sz w:val="18"/>
                <w:szCs w:val="18"/>
              </w:rPr>
            </w:pPr>
          </w:p>
        </w:tc>
        <w:tc>
          <w:tcPr>
            <w:tcW w:w="1586" w:type="dxa"/>
            <w:vAlign w:val="bottom"/>
          </w:tcPr>
          <w:p w14:paraId="1C240227" w14:textId="77777777" w:rsidR="001E02EB" w:rsidRPr="008528CE" w:rsidRDefault="001E02EB" w:rsidP="008528CE">
            <w:pPr>
              <w:jc w:val="center"/>
              <w:rPr>
                <w:rFonts w:ascii="Calibri" w:hAnsi="Calibri"/>
                <w:sz w:val="18"/>
                <w:szCs w:val="18"/>
              </w:rPr>
            </w:pPr>
          </w:p>
        </w:tc>
        <w:tc>
          <w:tcPr>
            <w:tcW w:w="1586" w:type="dxa"/>
            <w:vAlign w:val="bottom"/>
          </w:tcPr>
          <w:p w14:paraId="2C7364AA" w14:textId="77777777" w:rsidR="001E02EB" w:rsidRPr="008528CE" w:rsidRDefault="001E02EB" w:rsidP="008528CE">
            <w:pPr>
              <w:jc w:val="center"/>
              <w:rPr>
                <w:rFonts w:ascii="Calibri" w:hAnsi="Calibri"/>
                <w:sz w:val="18"/>
                <w:szCs w:val="18"/>
              </w:rPr>
            </w:pPr>
          </w:p>
        </w:tc>
        <w:tc>
          <w:tcPr>
            <w:tcW w:w="1586" w:type="dxa"/>
            <w:vAlign w:val="bottom"/>
          </w:tcPr>
          <w:p w14:paraId="61E9A712" w14:textId="77777777" w:rsidR="001E02EB" w:rsidRPr="008528CE" w:rsidRDefault="001E02EB" w:rsidP="008528CE">
            <w:pPr>
              <w:jc w:val="center"/>
              <w:rPr>
                <w:rFonts w:ascii="Calibri" w:hAnsi="Calibri"/>
                <w:sz w:val="18"/>
                <w:szCs w:val="18"/>
              </w:rPr>
            </w:pPr>
          </w:p>
        </w:tc>
        <w:tc>
          <w:tcPr>
            <w:tcW w:w="1586" w:type="dxa"/>
            <w:vAlign w:val="bottom"/>
          </w:tcPr>
          <w:p w14:paraId="5BBB4B28" w14:textId="77777777" w:rsidR="001E02EB" w:rsidRPr="008528CE" w:rsidRDefault="001E02EB" w:rsidP="008528CE">
            <w:pPr>
              <w:jc w:val="center"/>
              <w:rPr>
                <w:rFonts w:ascii="Calibri" w:hAnsi="Calibri"/>
                <w:sz w:val="18"/>
                <w:szCs w:val="18"/>
              </w:rPr>
            </w:pPr>
          </w:p>
        </w:tc>
        <w:tc>
          <w:tcPr>
            <w:tcW w:w="1586" w:type="dxa"/>
            <w:vAlign w:val="bottom"/>
          </w:tcPr>
          <w:p w14:paraId="3B3F33C5" w14:textId="77777777" w:rsidR="001E02EB" w:rsidRPr="008528CE" w:rsidRDefault="001E02EB" w:rsidP="008528CE">
            <w:pPr>
              <w:jc w:val="center"/>
              <w:rPr>
                <w:rFonts w:ascii="Calibri" w:hAnsi="Calibri"/>
                <w:sz w:val="18"/>
                <w:szCs w:val="18"/>
              </w:rPr>
            </w:pPr>
          </w:p>
        </w:tc>
        <w:tc>
          <w:tcPr>
            <w:tcW w:w="4405" w:type="dxa"/>
          </w:tcPr>
          <w:p w14:paraId="02B1D82C" w14:textId="77777777" w:rsidR="001E02EB" w:rsidRPr="008528CE" w:rsidRDefault="001E02EB" w:rsidP="008528CE">
            <w:pPr>
              <w:rPr>
                <w:rFonts w:ascii="Calibri" w:hAnsi="Calibri"/>
                <w:sz w:val="18"/>
                <w:szCs w:val="18"/>
              </w:rPr>
            </w:pPr>
          </w:p>
        </w:tc>
      </w:tr>
      <w:tr w:rsidR="001E02EB" w:rsidRPr="008528CE" w14:paraId="298C994E" w14:textId="77777777" w:rsidTr="00B00674">
        <w:trPr>
          <w:trHeight w:val="890"/>
        </w:trPr>
        <w:tc>
          <w:tcPr>
            <w:tcW w:w="14390" w:type="dxa"/>
            <w:gridSpan w:val="7"/>
          </w:tcPr>
          <w:p w14:paraId="61F2A54E" w14:textId="77777777" w:rsidR="001E02EB" w:rsidRPr="008528CE" w:rsidRDefault="001E02EB" w:rsidP="008528CE">
            <w:pPr>
              <w:rPr>
                <w:rFonts w:ascii="Calibri" w:hAnsi="Calibri"/>
                <w:sz w:val="18"/>
                <w:szCs w:val="18"/>
              </w:rPr>
            </w:pPr>
            <w:r w:rsidRPr="008528CE">
              <w:rPr>
                <w:rFonts w:ascii="Calibri" w:hAnsi="Calibri"/>
                <w:sz w:val="18"/>
                <w:szCs w:val="18"/>
              </w:rPr>
              <w:t>Notes:</w:t>
            </w:r>
          </w:p>
          <w:p w14:paraId="34BC8C1C" w14:textId="6A604FC1" w:rsidR="001E02EB" w:rsidRPr="008528CE" w:rsidRDefault="001E02EB" w:rsidP="008528CE">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8528CE">
              <w:rPr>
                <w:rFonts w:ascii="Calibri" w:hAnsi="Calibri"/>
                <w:noProof/>
                <w:sz w:val="18"/>
                <w:szCs w:val="18"/>
              </w:rPr>
              <w:t>Any door with 25 percent or more glass is counted as a fenestration product in Tables H and I.</w:t>
            </w:r>
          </w:p>
          <w:p w14:paraId="4057E1CB" w14:textId="77777777" w:rsidR="001E02EB" w:rsidRPr="008528CE" w:rsidRDefault="001E02EB" w:rsidP="008528CE">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8528CE">
              <w:rPr>
                <w:rFonts w:ascii="Calibri" w:hAnsi="Calibri"/>
                <w:noProof/>
                <w:sz w:val="18"/>
                <w:szCs w:val="18"/>
              </w:rPr>
              <w:t>Do not include fire-rated doors between garage or unconditioned space and conditioned space.</w:t>
            </w:r>
          </w:p>
          <w:p w14:paraId="067DF780" w14:textId="77777777" w:rsidR="001E02EB" w:rsidRPr="008528CE" w:rsidRDefault="001E02EB" w:rsidP="008528CE">
            <w:pPr>
              <w:keepNext/>
              <w:numPr>
                <w:ilvl w:val="0"/>
                <w:numId w:val="4"/>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8528CE">
              <w:rPr>
                <w:rFonts w:ascii="Calibri" w:hAnsi="Calibri"/>
                <w:noProof/>
                <w:sz w:val="18"/>
                <w:szCs w:val="18"/>
              </w:rPr>
              <w:t>If using weighted average to achieve required maximum U-factor, attach CF1R-ENV-02-E.</w:t>
            </w:r>
          </w:p>
        </w:tc>
      </w:tr>
    </w:tbl>
    <w:p w14:paraId="0665403D" w14:textId="77777777" w:rsidR="001E02EB" w:rsidRPr="008528CE" w:rsidRDefault="001E02EB" w:rsidP="008528CE"/>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4"/>
        <w:gridCol w:w="2625"/>
        <w:gridCol w:w="9124"/>
      </w:tblGrid>
      <w:tr w:rsidR="00057045" w:rsidRPr="008528CE" w14:paraId="15480828" w14:textId="77777777" w:rsidTr="000514D5">
        <w:trPr>
          <w:trHeight w:val="348"/>
          <w:tblHeader/>
        </w:trPr>
        <w:tc>
          <w:tcPr>
            <w:tcW w:w="14373" w:type="dxa"/>
            <w:gridSpan w:val="3"/>
            <w:shd w:val="clear" w:color="auto" w:fill="auto"/>
            <w:vAlign w:val="center"/>
          </w:tcPr>
          <w:p w14:paraId="15480827" w14:textId="485EA2D2" w:rsidR="00057045" w:rsidRPr="008528CE" w:rsidRDefault="001D5854" w:rsidP="008528CE">
            <w:pPr>
              <w:rPr>
                <w:rFonts w:ascii="Calibri" w:eastAsia="Calibri" w:hAnsi="Calibri"/>
                <w:b/>
                <w:sz w:val="22"/>
                <w:szCs w:val="22"/>
              </w:rPr>
            </w:pPr>
            <w:r w:rsidRPr="008528CE">
              <w:rPr>
                <w:rFonts w:ascii="Calibri" w:eastAsia="Calibri" w:hAnsi="Calibri"/>
                <w:b/>
                <w:sz w:val="20"/>
                <w:szCs w:val="22"/>
              </w:rPr>
              <w:t>K</w:t>
            </w:r>
            <w:r w:rsidR="00057045" w:rsidRPr="008528CE">
              <w:rPr>
                <w:rFonts w:ascii="Calibri" w:eastAsia="Calibri" w:hAnsi="Calibri"/>
                <w:b/>
                <w:sz w:val="20"/>
                <w:szCs w:val="22"/>
              </w:rPr>
              <w:t xml:space="preserve">. </w:t>
            </w:r>
            <w:r w:rsidR="00170610" w:rsidRPr="008528CE">
              <w:rPr>
                <w:rFonts w:ascii="Calibri" w:eastAsia="Calibri" w:hAnsi="Calibri"/>
                <w:b/>
                <w:sz w:val="20"/>
                <w:szCs w:val="22"/>
              </w:rPr>
              <w:t>Space Conditioning (SC) Systems – Heating/Cooling</w:t>
            </w:r>
            <w:r w:rsidR="00057045" w:rsidRPr="008528CE">
              <w:rPr>
                <w:rFonts w:ascii="Calibri" w:eastAsia="Calibri" w:hAnsi="Calibri"/>
                <w:b/>
                <w:sz w:val="20"/>
                <w:szCs w:val="22"/>
              </w:rPr>
              <w:t xml:space="preserve"> </w:t>
            </w:r>
            <w:r w:rsidR="00057045" w:rsidRPr="008528CE">
              <w:rPr>
                <w:rFonts w:ascii="Calibri" w:eastAsia="Calibri" w:hAnsi="Calibri"/>
                <w:sz w:val="20"/>
                <w:szCs w:val="22"/>
              </w:rPr>
              <w:t>(</w:t>
            </w:r>
            <w:r w:rsidR="00FE17CA" w:rsidRPr="008528CE">
              <w:rPr>
                <w:rFonts w:ascii="Calibri" w:eastAsia="Calibri" w:hAnsi="Calibri"/>
                <w:sz w:val="20"/>
                <w:szCs w:val="22"/>
              </w:rPr>
              <w:t xml:space="preserve">Section </w:t>
            </w:r>
            <w:r w:rsidR="00057045" w:rsidRPr="008528CE">
              <w:rPr>
                <w:rFonts w:ascii="Calibri" w:eastAsia="Calibri" w:hAnsi="Calibri"/>
                <w:sz w:val="20"/>
                <w:szCs w:val="22"/>
              </w:rPr>
              <w:t>150.2(b) or Section 150.1(c)7)</w:t>
            </w:r>
          </w:p>
        </w:tc>
      </w:tr>
      <w:tr w:rsidR="001D7841" w:rsidRPr="008528CE" w14:paraId="1548082C" w14:textId="77777777" w:rsidTr="00E0019E">
        <w:trPr>
          <w:trHeight w:val="223"/>
        </w:trPr>
        <w:tc>
          <w:tcPr>
            <w:tcW w:w="2624" w:type="dxa"/>
            <w:vAlign w:val="bottom"/>
          </w:tcPr>
          <w:p w14:paraId="15480829" w14:textId="77777777" w:rsidR="001D7841" w:rsidRPr="008528CE" w:rsidRDefault="001D7841" w:rsidP="008528CE">
            <w:pPr>
              <w:jc w:val="center"/>
              <w:rPr>
                <w:rFonts w:ascii="Calibri" w:hAnsi="Calibri"/>
                <w:sz w:val="18"/>
                <w:szCs w:val="18"/>
              </w:rPr>
            </w:pPr>
            <w:r w:rsidRPr="008528CE">
              <w:rPr>
                <w:rFonts w:ascii="Calibri" w:hAnsi="Calibri"/>
                <w:sz w:val="18"/>
                <w:szCs w:val="18"/>
              </w:rPr>
              <w:t>01</w:t>
            </w:r>
          </w:p>
        </w:tc>
        <w:tc>
          <w:tcPr>
            <w:tcW w:w="2625" w:type="dxa"/>
            <w:vAlign w:val="bottom"/>
          </w:tcPr>
          <w:p w14:paraId="1548082A" w14:textId="77777777" w:rsidR="001D7841" w:rsidRPr="008528CE" w:rsidRDefault="001D7841" w:rsidP="008528CE">
            <w:pPr>
              <w:jc w:val="center"/>
              <w:rPr>
                <w:rFonts w:ascii="Calibri" w:hAnsi="Calibri"/>
                <w:sz w:val="18"/>
                <w:szCs w:val="18"/>
              </w:rPr>
            </w:pPr>
            <w:r w:rsidRPr="008528CE">
              <w:rPr>
                <w:rFonts w:ascii="Calibri" w:hAnsi="Calibri"/>
                <w:sz w:val="18"/>
                <w:szCs w:val="18"/>
              </w:rPr>
              <w:t>02</w:t>
            </w:r>
          </w:p>
        </w:tc>
        <w:tc>
          <w:tcPr>
            <w:tcW w:w="9124" w:type="dxa"/>
            <w:vAlign w:val="bottom"/>
          </w:tcPr>
          <w:p w14:paraId="1548082B" w14:textId="77777777" w:rsidR="001D7841" w:rsidRPr="008528CE" w:rsidRDefault="001D7841" w:rsidP="008528CE">
            <w:pPr>
              <w:jc w:val="center"/>
              <w:rPr>
                <w:rFonts w:ascii="Calibri" w:hAnsi="Calibri"/>
                <w:sz w:val="18"/>
                <w:szCs w:val="18"/>
              </w:rPr>
            </w:pPr>
            <w:r w:rsidRPr="008528CE">
              <w:rPr>
                <w:rFonts w:ascii="Calibri" w:hAnsi="Calibri"/>
                <w:sz w:val="20"/>
                <w:szCs w:val="20"/>
              </w:rPr>
              <w:t>03</w:t>
            </w:r>
          </w:p>
        </w:tc>
      </w:tr>
      <w:tr w:rsidR="001D7841" w:rsidRPr="008528CE" w14:paraId="15480831" w14:textId="77777777" w:rsidTr="00E0019E">
        <w:trPr>
          <w:trHeight w:val="291"/>
        </w:trPr>
        <w:tc>
          <w:tcPr>
            <w:tcW w:w="2624" w:type="dxa"/>
            <w:vAlign w:val="bottom"/>
          </w:tcPr>
          <w:p w14:paraId="1548082D" w14:textId="77777777" w:rsidR="001D7841" w:rsidRPr="008528CE" w:rsidRDefault="001D7841" w:rsidP="008528CE">
            <w:pPr>
              <w:jc w:val="center"/>
              <w:rPr>
                <w:rFonts w:ascii="Calibri" w:hAnsi="Calibri"/>
                <w:sz w:val="18"/>
                <w:szCs w:val="18"/>
                <w:vertAlign w:val="superscript"/>
              </w:rPr>
            </w:pPr>
            <w:r w:rsidRPr="008528CE">
              <w:rPr>
                <w:rFonts w:ascii="Calibri" w:hAnsi="Calibri"/>
                <w:sz w:val="18"/>
                <w:szCs w:val="18"/>
              </w:rPr>
              <w:t>Dwelling Unit Name</w:t>
            </w:r>
          </w:p>
        </w:tc>
        <w:tc>
          <w:tcPr>
            <w:tcW w:w="2625" w:type="dxa"/>
            <w:vAlign w:val="bottom"/>
          </w:tcPr>
          <w:p w14:paraId="1548082E" w14:textId="77777777" w:rsidR="00BE1C9A" w:rsidRPr="008528CE" w:rsidRDefault="001D7841" w:rsidP="008528CE">
            <w:pPr>
              <w:jc w:val="center"/>
              <w:rPr>
                <w:rFonts w:ascii="Calibri" w:hAnsi="Calibri"/>
                <w:sz w:val="18"/>
                <w:szCs w:val="18"/>
              </w:rPr>
            </w:pPr>
            <w:r w:rsidRPr="008528CE">
              <w:rPr>
                <w:rFonts w:ascii="Calibri" w:hAnsi="Calibri"/>
                <w:sz w:val="18"/>
                <w:szCs w:val="18"/>
              </w:rPr>
              <w:t xml:space="preserve">Dwelling Unit Total CFA </w:t>
            </w:r>
            <w:r w:rsidR="0060402D" w:rsidRPr="008528CE">
              <w:rPr>
                <w:rFonts w:ascii="Calibri" w:hAnsi="Calibri"/>
                <w:sz w:val="18"/>
                <w:szCs w:val="18"/>
              </w:rPr>
              <w:t>=</w:t>
            </w:r>
          </w:p>
          <w:p w14:paraId="1548082F" w14:textId="77777777" w:rsidR="00BE1C9A" w:rsidRPr="008528CE" w:rsidRDefault="001D7841" w:rsidP="008528CE">
            <w:pPr>
              <w:jc w:val="center"/>
              <w:rPr>
                <w:rFonts w:ascii="Calibri" w:hAnsi="Calibri"/>
                <w:sz w:val="18"/>
                <w:szCs w:val="18"/>
              </w:rPr>
            </w:pPr>
            <w:r w:rsidRPr="008528CE">
              <w:rPr>
                <w:rFonts w:ascii="Calibri" w:hAnsi="Calibri"/>
                <w:sz w:val="18"/>
                <w:szCs w:val="18"/>
              </w:rPr>
              <w:t xml:space="preserve"> Sum of Existing + Addition (ft</w:t>
            </w:r>
            <w:r w:rsidRPr="008528CE">
              <w:rPr>
                <w:rFonts w:ascii="Calibri" w:hAnsi="Calibri"/>
                <w:sz w:val="18"/>
                <w:szCs w:val="18"/>
                <w:vertAlign w:val="superscript"/>
              </w:rPr>
              <w:t>2</w:t>
            </w:r>
            <w:r w:rsidRPr="008528CE">
              <w:rPr>
                <w:rFonts w:ascii="Calibri" w:hAnsi="Calibri"/>
                <w:sz w:val="18"/>
                <w:szCs w:val="18"/>
              </w:rPr>
              <w:t>)</w:t>
            </w:r>
          </w:p>
        </w:tc>
        <w:tc>
          <w:tcPr>
            <w:tcW w:w="9124" w:type="dxa"/>
            <w:vAlign w:val="bottom"/>
          </w:tcPr>
          <w:p w14:paraId="15480830" w14:textId="77777777" w:rsidR="001D7841" w:rsidRPr="008528CE" w:rsidRDefault="001D7841" w:rsidP="008528CE">
            <w:pPr>
              <w:jc w:val="center"/>
              <w:rPr>
                <w:rFonts w:ascii="Calibri" w:hAnsi="Calibri"/>
                <w:sz w:val="18"/>
                <w:szCs w:val="18"/>
              </w:rPr>
            </w:pPr>
            <w:r w:rsidRPr="008528CE">
              <w:rPr>
                <w:rFonts w:ascii="Calibri" w:hAnsi="Calibri"/>
                <w:sz w:val="18"/>
                <w:szCs w:val="18"/>
              </w:rPr>
              <w:t>Comments</w:t>
            </w:r>
          </w:p>
        </w:tc>
      </w:tr>
      <w:tr w:rsidR="001D7841" w:rsidRPr="008528CE" w14:paraId="15480835" w14:textId="77777777" w:rsidTr="00E0019E">
        <w:trPr>
          <w:trHeight w:val="287"/>
        </w:trPr>
        <w:tc>
          <w:tcPr>
            <w:tcW w:w="2624" w:type="dxa"/>
            <w:vAlign w:val="bottom"/>
          </w:tcPr>
          <w:p w14:paraId="15480832" w14:textId="77777777" w:rsidR="001D7841" w:rsidRPr="008528CE" w:rsidRDefault="001D7841" w:rsidP="008528CE">
            <w:pPr>
              <w:jc w:val="center"/>
              <w:rPr>
                <w:rFonts w:ascii="Calibri" w:hAnsi="Calibri"/>
                <w:sz w:val="18"/>
                <w:szCs w:val="18"/>
              </w:rPr>
            </w:pPr>
          </w:p>
        </w:tc>
        <w:tc>
          <w:tcPr>
            <w:tcW w:w="2625" w:type="dxa"/>
          </w:tcPr>
          <w:p w14:paraId="15480833" w14:textId="77777777" w:rsidR="001D7841" w:rsidRPr="008528CE" w:rsidRDefault="001D7841" w:rsidP="008528CE">
            <w:pPr>
              <w:jc w:val="center"/>
              <w:rPr>
                <w:rFonts w:ascii="Calibri" w:hAnsi="Calibri"/>
                <w:sz w:val="18"/>
                <w:szCs w:val="18"/>
              </w:rPr>
            </w:pPr>
          </w:p>
        </w:tc>
        <w:tc>
          <w:tcPr>
            <w:tcW w:w="9124" w:type="dxa"/>
          </w:tcPr>
          <w:p w14:paraId="15480834" w14:textId="77777777" w:rsidR="001D7841" w:rsidRPr="008528CE" w:rsidRDefault="001D7841" w:rsidP="008528CE">
            <w:pPr>
              <w:jc w:val="center"/>
              <w:rPr>
                <w:rFonts w:ascii="Calibri" w:hAnsi="Calibri"/>
                <w:sz w:val="18"/>
                <w:szCs w:val="18"/>
              </w:rPr>
            </w:pPr>
          </w:p>
        </w:tc>
      </w:tr>
    </w:tbl>
    <w:p w14:paraId="15480836" w14:textId="0BC7EE42" w:rsidR="000F1FD4" w:rsidRPr="008528CE" w:rsidRDefault="000F1FD4" w:rsidP="008528CE">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p w14:paraId="2D33498D" w14:textId="77777777" w:rsidR="006043AA" w:rsidRPr="008528CE" w:rsidRDefault="006043AA" w:rsidP="008528CE">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Style w:val="TableGrid"/>
        <w:tblpPr w:leftFromText="180" w:rightFromText="180" w:vertAnchor="text" w:tblpXSpec="right" w:tblpY="1"/>
        <w:tblOverlap w:val="never"/>
        <w:tblW w:w="5002" w:type="pct"/>
        <w:tblLook w:val="04A0" w:firstRow="1" w:lastRow="0" w:firstColumn="1" w:lastColumn="0" w:noHBand="0" w:noVBand="1"/>
      </w:tblPr>
      <w:tblGrid>
        <w:gridCol w:w="1597"/>
        <w:gridCol w:w="1601"/>
        <w:gridCol w:w="1598"/>
        <w:gridCol w:w="1601"/>
        <w:gridCol w:w="1598"/>
        <w:gridCol w:w="1601"/>
        <w:gridCol w:w="1598"/>
        <w:gridCol w:w="1601"/>
        <w:gridCol w:w="1601"/>
      </w:tblGrid>
      <w:tr w:rsidR="00ED4771" w:rsidRPr="008528CE" w14:paraId="21F80965" w14:textId="77777777" w:rsidTr="00414A06">
        <w:trPr>
          <w:trHeight w:val="437"/>
        </w:trPr>
        <w:tc>
          <w:tcPr>
            <w:tcW w:w="5000" w:type="pct"/>
            <w:gridSpan w:val="9"/>
          </w:tcPr>
          <w:p w14:paraId="5FAA37F4" w14:textId="1DE4D8C7" w:rsidR="00ED4771" w:rsidRPr="008528CE" w:rsidRDefault="0018074F" w:rsidP="008528CE">
            <w:pPr>
              <w:keepNext/>
              <w:rPr>
                <w:rFonts w:ascii="Calibri" w:eastAsia="Calibri" w:hAnsi="Calibri"/>
                <w:b/>
                <w:sz w:val="18"/>
                <w:szCs w:val="18"/>
              </w:rPr>
            </w:pPr>
            <w:r w:rsidRPr="008528CE">
              <w:rPr>
                <w:rFonts w:ascii="Calibri" w:eastAsia="Calibri" w:hAnsi="Calibri"/>
                <w:b/>
                <w:sz w:val="18"/>
                <w:szCs w:val="18"/>
              </w:rPr>
              <w:t>L</w:t>
            </w:r>
            <w:r w:rsidR="00ED4771" w:rsidRPr="008528CE">
              <w:rPr>
                <w:rFonts w:ascii="Calibri" w:eastAsia="Calibri" w:hAnsi="Calibri"/>
                <w:b/>
                <w:sz w:val="18"/>
                <w:szCs w:val="18"/>
              </w:rPr>
              <w:t xml:space="preserve">. Water Heating Systems </w:t>
            </w:r>
            <w:r w:rsidR="00ED4771" w:rsidRPr="008528CE">
              <w:rPr>
                <w:rFonts w:ascii="Calibri" w:eastAsia="Calibri" w:hAnsi="Calibri"/>
                <w:sz w:val="18"/>
                <w:szCs w:val="18"/>
              </w:rPr>
              <w:t>(Section 150.</w:t>
            </w:r>
            <w:r w:rsidRPr="008528CE">
              <w:rPr>
                <w:rFonts w:ascii="Calibri" w:eastAsia="Calibri" w:hAnsi="Calibri"/>
                <w:sz w:val="18"/>
                <w:szCs w:val="18"/>
              </w:rPr>
              <w:t>2(a)</w:t>
            </w:r>
            <w:r w:rsidR="006755EB" w:rsidRPr="008528CE">
              <w:rPr>
                <w:rFonts w:ascii="Calibri" w:eastAsia="Calibri" w:hAnsi="Calibri"/>
                <w:sz w:val="18"/>
                <w:szCs w:val="18"/>
              </w:rPr>
              <w:t>1D</w:t>
            </w:r>
            <w:r w:rsidR="00ED4771" w:rsidRPr="008528CE">
              <w:rPr>
                <w:rFonts w:ascii="Calibri" w:eastAsia="Calibri" w:hAnsi="Calibri"/>
                <w:sz w:val="18"/>
                <w:szCs w:val="18"/>
              </w:rPr>
              <w:t>)</w:t>
            </w:r>
          </w:p>
          <w:p w14:paraId="203164E3" w14:textId="77777777" w:rsidR="00ED4771" w:rsidRPr="008528CE" w:rsidRDefault="00ED4771" w:rsidP="008528CE">
            <w:pPr>
              <w:rPr>
                <w:rFonts w:ascii="Calibri" w:hAnsi="Calibri"/>
                <w:sz w:val="18"/>
                <w:szCs w:val="18"/>
              </w:rPr>
            </w:pPr>
            <w:r w:rsidRPr="008528CE">
              <w:rPr>
                <w:rFonts w:ascii="Calibri" w:eastAsia="Calibri" w:hAnsi="Calibri"/>
                <w:sz w:val="18"/>
                <w:szCs w:val="18"/>
              </w:rPr>
              <w:t>List water heaters and boilers for both domestic hot water (DHW) heaters and hydronic space heating.</w:t>
            </w:r>
          </w:p>
        </w:tc>
      </w:tr>
      <w:tr w:rsidR="00F27D88" w:rsidRPr="008528CE" w14:paraId="4CFE23D4" w14:textId="77777777" w:rsidTr="008528CE">
        <w:trPr>
          <w:trHeight w:val="225"/>
        </w:trPr>
        <w:tc>
          <w:tcPr>
            <w:tcW w:w="555" w:type="pct"/>
            <w:vAlign w:val="center"/>
          </w:tcPr>
          <w:p w14:paraId="438D329F" w14:textId="77777777" w:rsidR="00F27D88" w:rsidRPr="008528CE" w:rsidRDefault="00F27D88" w:rsidP="008528CE">
            <w:pPr>
              <w:jc w:val="center"/>
              <w:rPr>
                <w:rFonts w:ascii="Calibri" w:hAnsi="Calibri"/>
                <w:sz w:val="18"/>
              </w:rPr>
            </w:pPr>
            <w:r w:rsidRPr="008528CE">
              <w:rPr>
                <w:rFonts w:ascii="Calibri" w:hAnsi="Calibri"/>
                <w:sz w:val="18"/>
              </w:rPr>
              <w:t>01</w:t>
            </w:r>
          </w:p>
        </w:tc>
        <w:tc>
          <w:tcPr>
            <w:tcW w:w="556" w:type="pct"/>
          </w:tcPr>
          <w:p w14:paraId="1ADBC9D1" w14:textId="77777777" w:rsidR="00F27D88" w:rsidRPr="008528CE" w:rsidRDefault="00F27D88" w:rsidP="008528CE">
            <w:pPr>
              <w:jc w:val="center"/>
              <w:rPr>
                <w:rFonts w:ascii="Calibri" w:hAnsi="Calibri"/>
                <w:sz w:val="18"/>
              </w:rPr>
            </w:pPr>
            <w:r w:rsidRPr="008528CE">
              <w:rPr>
                <w:rFonts w:ascii="Calibri" w:hAnsi="Calibri"/>
                <w:sz w:val="18"/>
              </w:rPr>
              <w:t>02</w:t>
            </w:r>
          </w:p>
        </w:tc>
        <w:tc>
          <w:tcPr>
            <w:tcW w:w="555" w:type="pct"/>
            <w:vAlign w:val="center"/>
          </w:tcPr>
          <w:p w14:paraId="7CDA1869" w14:textId="77777777" w:rsidR="00F27D88" w:rsidRPr="008528CE" w:rsidRDefault="00F27D88" w:rsidP="008528CE">
            <w:pPr>
              <w:jc w:val="center"/>
              <w:rPr>
                <w:rFonts w:ascii="Calibri" w:hAnsi="Calibri"/>
                <w:sz w:val="18"/>
              </w:rPr>
            </w:pPr>
            <w:r w:rsidRPr="008528CE">
              <w:rPr>
                <w:rFonts w:ascii="Calibri" w:hAnsi="Calibri"/>
                <w:sz w:val="18"/>
              </w:rPr>
              <w:t>03</w:t>
            </w:r>
          </w:p>
        </w:tc>
        <w:tc>
          <w:tcPr>
            <w:tcW w:w="556" w:type="pct"/>
          </w:tcPr>
          <w:p w14:paraId="55E76AE8" w14:textId="77777777" w:rsidR="00F27D88" w:rsidRPr="008528CE" w:rsidRDefault="00F27D88" w:rsidP="008528CE">
            <w:pPr>
              <w:jc w:val="center"/>
              <w:rPr>
                <w:rFonts w:ascii="Calibri" w:hAnsi="Calibri"/>
                <w:sz w:val="18"/>
              </w:rPr>
            </w:pPr>
            <w:r w:rsidRPr="008528CE">
              <w:rPr>
                <w:rFonts w:ascii="Calibri" w:hAnsi="Calibri"/>
                <w:sz w:val="18"/>
              </w:rPr>
              <w:t>04</w:t>
            </w:r>
          </w:p>
        </w:tc>
        <w:tc>
          <w:tcPr>
            <w:tcW w:w="555" w:type="pct"/>
          </w:tcPr>
          <w:p w14:paraId="29FD1C60" w14:textId="77777777" w:rsidR="00F27D88" w:rsidRPr="008528CE" w:rsidDel="007B15E5" w:rsidRDefault="00F27D88" w:rsidP="008528CE">
            <w:pPr>
              <w:jc w:val="center"/>
              <w:rPr>
                <w:rFonts w:ascii="Calibri" w:hAnsi="Calibri"/>
                <w:sz w:val="18"/>
              </w:rPr>
            </w:pPr>
            <w:r w:rsidRPr="008528CE">
              <w:rPr>
                <w:rFonts w:ascii="Calibri" w:hAnsi="Calibri"/>
                <w:sz w:val="18"/>
              </w:rPr>
              <w:t>05</w:t>
            </w:r>
          </w:p>
        </w:tc>
        <w:tc>
          <w:tcPr>
            <w:tcW w:w="556" w:type="pct"/>
            <w:vAlign w:val="center"/>
          </w:tcPr>
          <w:p w14:paraId="6E365D66" w14:textId="77777777" w:rsidR="00F27D88" w:rsidRPr="008528CE" w:rsidRDefault="00F27D88" w:rsidP="008528CE">
            <w:pPr>
              <w:jc w:val="center"/>
              <w:rPr>
                <w:rFonts w:ascii="Calibri" w:hAnsi="Calibri"/>
                <w:sz w:val="18"/>
              </w:rPr>
            </w:pPr>
            <w:r w:rsidRPr="008528CE">
              <w:rPr>
                <w:rFonts w:ascii="Calibri" w:hAnsi="Calibri"/>
                <w:sz w:val="18"/>
              </w:rPr>
              <w:t>06</w:t>
            </w:r>
          </w:p>
        </w:tc>
        <w:tc>
          <w:tcPr>
            <w:tcW w:w="555" w:type="pct"/>
            <w:vAlign w:val="center"/>
          </w:tcPr>
          <w:p w14:paraId="36A9F9AE" w14:textId="77777777" w:rsidR="00F27D88" w:rsidRPr="008528CE" w:rsidRDefault="00F27D88" w:rsidP="008528CE">
            <w:pPr>
              <w:jc w:val="center"/>
              <w:rPr>
                <w:rFonts w:ascii="Calibri" w:hAnsi="Calibri"/>
                <w:sz w:val="18"/>
              </w:rPr>
            </w:pPr>
            <w:r w:rsidRPr="008528CE">
              <w:rPr>
                <w:rFonts w:ascii="Calibri" w:hAnsi="Calibri"/>
                <w:sz w:val="18"/>
              </w:rPr>
              <w:t>07</w:t>
            </w:r>
          </w:p>
        </w:tc>
        <w:tc>
          <w:tcPr>
            <w:tcW w:w="556" w:type="pct"/>
            <w:vAlign w:val="center"/>
          </w:tcPr>
          <w:p w14:paraId="31DC6A25" w14:textId="77777777" w:rsidR="00F27D88" w:rsidRPr="008528CE" w:rsidRDefault="00F27D88" w:rsidP="008528CE">
            <w:pPr>
              <w:jc w:val="center"/>
              <w:rPr>
                <w:rFonts w:ascii="Calibri" w:hAnsi="Calibri"/>
                <w:sz w:val="18"/>
              </w:rPr>
            </w:pPr>
            <w:r w:rsidRPr="008528CE">
              <w:rPr>
                <w:rFonts w:ascii="Calibri" w:hAnsi="Calibri"/>
                <w:sz w:val="18"/>
              </w:rPr>
              <w:t>08</w:t>
            </w:r>
          </w:p>
        </w:tc>
        <w:tc>
          <w:tcPr>
            <w:tcW w:w="556" w:type="pct"/>
            <w:vAlign w:val="center"/>
          </w:tcPr>
          <w:p w14:paraId="6FE0D06D" w14:textId="77777777" w:rsidR="00F27D88" w:rsidRPr="008528CE" w:rsidRDefault="00F27D88" w:rsidP="008528CE">
            <w:pPr>
              <w:jc w:val="center"/>
              <w:rPr>
                <w:rFonts w:ascii="Calibri" w:hAnsi="Calibri"/>
                <w:sz w:val="18"/>
              </w:rPr>
            </w:pPr>
            <w:r w:rsidRPr="008528CE">
              <w:rPr>
                <w:rFonts w:ascii="Calibri" w:hAnsi="Calibri"/>
                <w:sz w:val="18"/>
              </w:rPr>
              <w:t>09</w:t>
            </w:r>
          </w:p>
        </w:tc>
      </w:tr>
      <w:tr w:rsidR="00F27D88" w:rsidRPr="008528CE" w14:paraId="644C7EB7" w14:textId="77777777" w:rsidTr="008528CE">
        <w:trPr>
          <w:trHeight w:val="873"/>
        </w:trPr>
        <w:tc>
          <w:tcPr>
            <w:tcW w:w="555" w:type="pct"/>
            <w:vAlign w:val="bottom"/>
          </w:tcPr>
          <w:p w14:paraId="4CB15208" w14:textId="77777777" w:rsidR="00F27D88" w:rsidRPr="008528CE" w:rsidRDefault="00F27D88" w:rsidP="008528CE">
            <w:pPr>
              <w:jc w:val="center"/>
              <w:rPr>
                <w:rFonts w:ascii="Calibri" w:hAnsi="Calibri"/>
                <w:sz w:val="18"/>
                <w:szCs w:val="18"/>
              </w:rPr>
            </w:pPr>
            <w:r w:rsidRPr="008528CE">
              <w:rPr>
                <w:rFonts w:ascii="Calibri" w:hAnsi="Calibri"/>
                <w:sz w:val="18"/>
                <w:szCs w:val="18"/>
              </w:rPr>
              <w:t>Water Heating System ID or Name</w:t>
            </w:r>
          </w:p>
        </w:tc>
        <w:tc>
          <w:tcPr>
            <w:tcW w:w="556" w:type="pct"/>
            <w:vAlign w:val="bottom"/>
          </w:tcPr>
          <w:p w14:paraId="49A4EAD3" w14:textId="77777777" w:rsidR="00F27D88" w:rsidRPr="008528CE" w:rsidRDefault="00F27D88" w:rsidP="008528CE">
            <w:pPr>
              <w:jc w:val="center"/>
              <w:rPr>
                <w:rFonts w:ascii="Calibri" w:hAnsi="Calibri"/>
                <w:sz w:val="18"/>
                <w:szCs w:val="18"/>
              </w:rPr>
            </w:pPr>
            <w:r w:rsidRPr="008528CE">
              <w:rPr>
                <w:rFonts w:ascii="Calibri" w:hAnsi="Calibri"/>
                <w:sz w:val="18"/>
                <w:szCs w:val="18"/>
              </w:rPr>
              <w:t>Water Heating System Type</w:t>
            </w:r>
          </w:p>
        </w:tc>
        <w:tc>
          <w:tcPr>
            <w:tcW w:w="555" w:type="pct"/>
            <w:vAlign w:val="bottom"/>
          </w:tcPr>
          <w:p w14:paraId="56D18C66" w14:textId="754B2E52" w:rsidR="00F27D88" w:rsidRPr="008528CE" w:rsidRDefault="00F27D88" w:rsidP="008528CE">
            <w:pPr>
              <w:jc w:val="center"/>
              <w:rPr>
                <w:rFonts w:ascii="Calibri" w:hAnsi="Calibri"/>
                <w:sz w:val="18"/>
                <w:szCs w:val="18"/>
              </w:rPr>
            </w:pPr>
            <w:r w:rsidRPr="008528CE">
              <w:rPr>
                <w:rFonts w:ascii="Calibri" w:hAnsi="Calibri"/>
                <w:sz w:val="18"/>
                <w:szCs w:val="18"/>
              </w:rPr>
              <w:t>System Option (from §150.2(a)1D)</w:t>
            </w:r>
          </w:p>
        </w:tc>
        <w:tc>
          <w:tcPr>
            <w:tcW w:w="556" w:type="pct"/>
            <w:vAlign w:val="bottom"/>
          </w:tcPr>
          <w:p w14:paraId="40040689" w14:textId="77777777" w:rsidR="00F27D88" w:rsidRPr="008528CE" w:rsidRDefault="00F27D88" w:rsidP="008528CE">
            <w:pPr>
              <w:jc w:val="center"/>
              <w:rPr>
                <w:rFonts w:ascii="Calibri" w:hAnsi="Calibri"/>
                <w:sz w:val="18"/>
                <w:szCs w:val="18"/>
              </w:rPr>
            </w:pPr>
            <w:r w:rsidRPr="008528CE">
              <w:rPr>
                <w:rFonts w:ascii="Calibri" w:hAnsi="Calibri"/>
                <w:sz w:val="18"/>
                <w:szCs w:val="18"/>
              </w:rPr>
              <w:t># of Water Heaters/ Compressors in System</w:t>
            </w:r>
          </w:p>
        </w:tc>
        <w:tc>
          <w:tcPr>
            <w:tcW w:w="555" w:type="pct"/>
            <w:vAlign w:val="bottom"/>
          </w:tcPr>
          <w:p w14:paraId="757B9BAB" w14:textId="77777777" w:rsidR="00F27D88" w:rsidRPr="008528CE" w:rsidRDefault="00F27D88" w:rsidP="008528CE">
            <w:pPr>
              <w:jc w:val="center"/>
              <w:rPr>
                <w:rFonts w:ascii="Calibri" w:hAnsi="Calibri"/>
                <w:sz w:val="18"/>
                <w:szCs w:val="18"/>
              </w:rPr>
            </w:pPr>
            <w:r w:rsidRPr="008528CE">
              <w:rPr>
                <w:rFonts w:ascii="Calibri" w:hAnsi="Calibri"/>
                <w:sz w:val="18"/>
                <w:szCs w:val="18"/>
              </w:rPr>
              <w:t>Water Heater Type</w:t>
            </w:r>
          </w:p>
        </w:tc>
        <w:tc>
          <w:tcPr>
            <w:tcW w:w="556" w:type="pct"/>
            <w:vAlign w:val="bottom"/>
          </w:tcPr>
          <w:p w14:paraId="220FF086" w14:textId="77777777" w:rsidR="00F27D88" w:rsidRPr="008528CE" w:rsidRDefault="00F27D88" w:rsidP="008528CE">
            <w:pPr>
              <w:jc w:val="center"/>
              <w:rPr>
                <w:rFonts w:ascii="Calibri" w:hAnsi="Calibri"/>
                <w:sz w:val="18"/>
                <w:szCs w:val="18"/>
              </w:rPr>
            </w:pPr>
            <w:r w:rsidRPr="008528CE">
              <w:rPr>
                <w:rFonts w:ascii="Calibri" w:hAnsi="Calibri"/>
                <w:sz w:val="18"/>
                <w:szCs w:val="18"/>
              </w:rPr>
              <w:t>Fuel Type</w:t>
            </w:r>
          </w:p>
        </w:tc>
        <w:tc>
          <w:tcPr>
            <w:tcW w:w="555" w:type="pct"/>
            <w:vAlign w:val="bottom"/>
          </w:tcPr>
          <w:p w14:paraId="588B12D4" w14:textId="77777777" w:rsidR="00F27D88" w:rsidRPr="008528CE" w:rsidRDefault="00F27D88" w:rsidP="008528CE">
            <w:pPr>
              <w:jc w:val="center"/>
              <w:rPr>
                <w:rFonts w:ascii="Calibri" w:hAnsi="Calibri"/>
                <w:sz w:val="18"/>
                <w:szCs w:val="18"/>
              </w:rPr>
            </w:pPr>
            <w:r w:rsidRPr="008528CE">
              <w:rPr>
                <w:rFonts w:ascii="Calibri" w:hAnsi="Calibri"/>
                <w:sz w:val="18"/>
                <w:szCs w:val="18"/>
              </w:rPr>
              <w:t xml:space="preserve">Rated Input </w:t>
            </w:r>
          </w:p>
        </w:tc>
        <w:tc>
          <w:tcPr>
            <w:tcW w:w="556" w:type="pct"/>
            <w:vAlign w:val="bottom"/>
          </w:tcPr>
          <w:p w14:paraId="6A5E3A29" w14:textId="77777777" w:rsidR="00F27D88" w:rsidRPr="008528CE" w:rsidRDefault="00F27D88" w:rsidP="008528CE">
            <w:pPr>
              <w:jc w:val="center"/>
              <w:rPr>
                <w:rFonts w:ascii="Calibri" w:hAnsi="Calibri"/>
                <w:sz w:val="18"/>
                <w:szCs w:val="18"/>
              </w:rPr>
            </w:pPr>
            <w:r w:rsidRPr="008528CE">
              <w:rPr>
                <w:rFonts w:ascii="Calibri" w:hAnsi="Calibri"/>
                <w:sz w:val="18"/>
                <w:szCs w:val="18"/>
              </w:rPr>
              <w:t>Tank Location</w:t>
            </w:r>
          </w:p>
        </w:tc>
        <w:tc>
          <w:tcPr>
            <w:tcW w:w="556" w:type="pct"/>
            <w:vAlign w:val="bottom"/>
          </w:tcPr>
          <w:p w14:paraId="3BEA2D5B" w14:textId="77777777" w:rsidR="00F27D88" w:rsidRPr="008528CE" w:rsidRDefault="00F27D88" w:rsidP="008528CE">
            <w:pPr>
              <w:jc w:val="center"/>
              <w:rPr>
                <w:rFonts w:ascii="Calibri" w:hAnsi="Calibri"/>
                <w:sz w:val="18"/>
                <w:szCs w:val="18"/>
              </w:rPr>
            </w:pPr>
            <w:r w:rsidRPr="008528CE">
              <w:rPr>
                <w:rFonts w:ascii="Calibri" w:hAnsi="Calibri"/>
                <w:sz w:val="18"/>
                <w:szCs w:val="18"/>
              </w:rPr>
              <w:t>Distribution Type</w:t>
            </w:r>
          </w:p>
        </w:tc>
      </w:tr>
      <w:tr w:rsidR="00F27D88" w:rsidRPr="008528CE" w14:paraId="29B10A21" w14:textId="77777777" w:rsidTr="008528CE">
        <w:trPr>
          <w:trHeight w:val="307"/>
        </w:trPr>
        <w:tc>
          <w:tcPr>
            <w:tcW w:w="555" w:type="pct"/>
          </w:tcPr>
          <w:p w14:paraId="65A61CBA" w14:textId="77777777" w:rsidR="00F27D88" w:rsidRPr="008528CE" w:rsidRDefault="00F27D88" w:rsidP="008528CE">
            <w:pPr>
              <w:rPr>
                <w:rFonts w:ascii="Calibri" w:hAnsi="Calibri"/>
                <w:sz w:val="18"/>
              </w:rPr>
            </w:pPr>
          </w:p>
        </w:tc>
        <w:tc>
          <w:tcPr>
            <w:tcW w:w="556" w:type="pct"/>
          </w:tcPr>
          <w:p w14:paraId="30A8FB24"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p>
        </w:tc>
        <w:tc>
          <w:tcPr>
            <w:tcW w:w="555" w:type="pct"/>
          </w:tcPr>
          <w:p w14:paraId="5DB7594F"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p>
        </w:tc>
        <w:tc>
          <w:tcPr>
            <w:tcW w:w="556" w:type="pct"/>
          </w:tcPr>
          <w:p w14:paraId="5DEA259B"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5" w:type="pct"/>
          </w:tcPr>
          <w:p w14:paraId="7AB19973"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0A58D16F"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5" w:type="pct"/>
          </w:tcPr>
          <w:p w14:paraId="0C673E28"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6FC84C29"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721EB39B"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r>
      <w:tr w:rsidR="00F27D88" w:rsidRPr="008528CE" w14:paraId="0D6601D6" w14:textId="77777777" w:rsidTr="008528CE">
        <w:trPr>
          <w:trHeight w:val="307"/>
        </w:trPr>
        <w:tc>
          <w:tcPr>
            <w:tcW w:w="555" w:type="pct"/>
          </w:tcPr>
          <w:p w14:paraId="07DE6E5B" w14:textId="77777777" w:rsidR="00F27D88" w:rsidRPr="008528CE" w:rsidRDefault="00F27D88" w:rsidP="008528CE">
            <w:pPr>
              <w:rPr>
                <w:rFonts w:ascii="Calibri" w:hAnsi="Calibri"/>
                <w:sz w:val="18"/>
              </w:rPr>
            </w:pPr>
          </w:p>
        </w:tc>
        <w:tc>
          <w:tcPr>
            <w:tcW w:w="556" w:type="pct"/>
          </w:tcPr>
          <w:p w14:paraId="7B3C4EC7"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p>
        </w:tc>
        <w:tc>
          <w:tcPr>
            <w:tcW w:w="555" w:type="pct"/>
          </w:tcPr>
          <w:p w14:paraId="53A73190"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p>
        </w:tc>
        <w:tc>
          <w:tcPr>
            <w:tcW w:w="556" w:type="pct"/>
          </w:tcPr>
          <w:p w14:paraId="50253229"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5" w:type="pct"/>
          </w:tcPr>
          <w:p w14:paraId="3E02285C"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73D3269D"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5" w:type="pct"/>
          </w:tcPr>
          <w:p w14:paraId="067D4309"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0E815643"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12D6FF57"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r>
      <w:tr w:rsidR="00ED4771" w:rsidRPr="008528CE" w14:paraId="13AF48EF" w14:textId="77777777" w:rsidTr="00414A06">
        <w:trPr>
          <w:trHeight w:val="307"/>
        </w:trPr>
        <w:tc>
          <w:tcPr>
            <w:tcW w:w="5000" w:type="pct"/>
            <w:gridSpan w:val="9"/>
          </w:tcPr>
          <w:p w14:paraId="1D612837" w14:textId="77777777" w:rsidR="00ED4771" w:rsidRPr="008528CE" w:rsidRDefault="00ED4771" w:rsidP="008528CE">
            <w:pPr>
              <w:keepNext/>
              <w:tabs>
                <w:tab w:val="left" w:pos="2160"/>
                <w:tab w:val="left" w:pos="2700"/>
                <w:tab w:val="left" w:pos="3420"/>
                <w:tab w:val="left" w:pos="3780"/>
                <w:tab w:val="left" w:pos="5760"/>
                <w:tab w:val="left" w:pos="7212"/>
              </w:tabs>
              <w:rPr>
                <w:rFonts w:ascii="Calibri" w:hAnsi="Calibri"/>
                <w:sz w:val="18"/>
                <w:szCs w:val="18"/>
              </w:rPr>
            </w:pPr>
            <w:r w:rsidRPr="008528CE">
              <w:rPr>
                <w:rFonts w:ascii="Calibri" w:hAnsi="Calibri"/>
                <w:sz w:val="18"/>
                <w:szCs w:val="18"/>
              </w:rPr>
              <w:t>Options:</w:t>
            </w:r>
          </w:p>
          <w:p w14:paraId="272082C7" w14:textId="77777777" w:rsidR="00ED4771" w:rsidRPr="008528CE" w:rsidRDefault="00ED4771" w:rsidP="008528CE">
            <w:pPr>
              <w:pStyle w:val="ListParagraph"/>
              <w:numPr>
                <w:ilvl w:val="0"/>
                <w:numId w:val="87"/>
              </w:numPr>
              <w:rPr>
                <w:rFonts w:ascii="Calibri" w:hAnsi="Calibri"/>
                <w:sz w:val="18"/>
                <w:szCs w:val="18"/>
              </w:rPr>
            </w:pPr>
            <w:r w:rsidRPr="008528CE">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2545C35E" w14:textId="77777777" w:rsidR="00ED4771" w:rsidRPr="008528CE" w:rsidRDefault="00ED4771" w:rsidP="008528CE">
            <w:pPr>
              <w:pStyle w:val="ListParagraph"/>
              <w:numPr>
                <w:ilvl w:val="0"/>
                <w:numId w:val="87"/>
              </w:numPr>
              <w:rPr>
                <w:rFonts w:ascii="Calibri" w:hAnsi="Calibri"/>
                <w:sz w:val="18"/>
                <w:szCs w:val="18"/>
              </w:rPr>
            </w:pPr>
            <w:r w:rsidRPr="008528CE">
              <w:rPr>
                <w:rFonts w:ascii="Calibri" w:hAnsi="Calibri"/>
                <w:sz w:val="18"/>
                <w:szCs w:val="18"/>
              </w:rPr>
              <w:t>A single heat pump water heater that meets the requirements of NEEA Advanced Water Heater Specification Tier 3 or higher; or</w:t>
            </w:r>
          </w:p>
          <w:p w14:paraId="0064B409" w14:textId="6FB2C1DE" w:rsidR="00ED4771" w:rsidRPr="008528CE" w:rsidRDefault="00ED4771" w:rsidP="008528CE">
            <w:pPr>
              <w:pStyle w:val="ListParagraph"/>
              <w:numPr>
                <w:ilvl w:val="0"/>
                <w:numId w:val="87"/>
              </w:numPr>
              <w:rPr>
                <w:rFonts w:ascii="Calibri" w:hAnsi="Calibri"/>
                <w:sz w:val="18"/>
                <w:szCs w:val="18"/>
              </w:rPr>
            </w:pPr>
            <w:r w:rsidRPr="008528CE">
              <w:rPr>
                <w:rFonts w:ascii="Calibri" w:hAnsi="Calibri"/>
                <w:sz w:val="18"/>
                <w:szCs w:val="18"/>
              </w:rPr>
              <w:t>A gas or propane instantaneous water heater with an input of 200,000 Btu per hour or less and no storage tank; or</w:t>
            </w:r>
          </w:p>
          <w:p w14:paraId="5662499F" w14:textId="325B6A4D" w:rsidR="00ED4771" w:rsidRPr="008528CE" w:rsidRDefault="00ED4771" w:rsidP="008528CE">
            <w:pPr>
              <w:pStyle w:val="ListParagraph"/>
              <w:numPr>
                <w:ilvl w:val="0"/>
                <w:numId w:val="87"/>
              </w:numPr>
              <w:rPr>
                <w:rFonts w:ascii="Calibri" w:hAnsi="Calibri"/>
                <w:sz w:val="18"/>
                <w:szCs w:val="18"/>
              </w:rPr>
            </w:pPr>
            <w:r w:rsidRPr="008528CE">
              <w:rPr>
                <w:rFonts w:ascii="Calibri" w:hAnsi="Calibri"/>
                <w:sz w:val="18"/>
                <w:szCs w:val="18"/>
              </w:rPr>
              <w:t>For addition that are 500 square feet or less, an instantaneous electric water heater with point of use distribution as specified in the Reference Appendices, Residential Appendix, RA4.4.5</w:t>
            </w:r>
          </w:p>
        </w:tc>
      </w:tr>
    </w:tbl>
    <w:p w14:paraId="2D3116CE" w14:textId="77777777" w:rsidR="00C86641" w:rsidRDefault="00C86641">
      <w:pPr>
        <w:rPr>
          <w:rFonts w:ascii="Calibri" w:eastAsia="Calibri" w:hAnsi="Calibri"/>
          <w:b/>
          <w:sz w:val="20"/>
          <w:szCs w:val="22"/>
        </w:rPr>
      </w:pPr>
      <w:r>
        <w:rPr>
          <w:rFonts w:ascii="Calibri" w:eastAsia="Calibri" w:hAnsi="Calibri"/>
          <w:b/>
          <w:sz w:val="20"/>
          <w:szCs w:val="22"/>
        </w:rPr>
        <w:br w:type="page"/>
      </w:r>
    </w:p>
    <w:p w14:paraId="683AE212" w14:textId="77777777" w:rsidR="00ED4771" w:rsidRPr="008528CE" w:rsidRDefault="00ED4771" w:rsidP="008528CE">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Style w:val="TableGrid"/>
        <w:tblW w:w="0" w:type="auto"/>
        <w:tblLook w:val="04A0" w:firstRow="1" w:lastRow="0" w:firstColumn="1" w:lastColumn="0" w:noHBand="0" w:noVBand="1"/>
        <w:tblDescription w:val="IAQ Fan Information"/>
      </w:tblPr>
      <w:tblGrid>
        <w:gridCol w:w="4796"/>
        <w:gridCol w:w="4797"/>
        <w:gridCol w:w="4797"/>
      </w:tblGrid>
      <w:tr w:rsidR="007C7E10" w:rsidRPr="008528CE" w14:paraId="5D5A529D" w14:textId="77777777" w:rsidTr="008451F9">
        <w:trPr>
          <w:tblHeader/>
        </w:trPr>
        <w:tc>
          <w:tcPr>
            <w:tcW w:w="14390" w:type="dxa"/>
            <w:gridSpan w:val="3"/>
          </w:tcPr>
          <w:p w14:paraId="7A71085A" w14:textId="1960E813" w:rsidR="007C7E10" w:rsidRPr="008528CE" w:rsidRDefault="009B38B3" w:rsidP="008528CE">
            <w:pPr>
              <w:rPr>
                <w:rFonts w:ascii="Calibri" w:hAnsi="Calibri"/>
                <w:b/>
              </w:rPr>
            </w:pPr>
            <w:r w:rsidRPr="008528CE">
              <w:rPr>
                <w:rFonts w:ascii="Calibri" w:hAnsi="Calibri"/>
                <w:b/>
                <w:sz w:val="20"/>
              </w:rPr>
              <w:t>M</w:t>
            </w:r>
            <w:r w:rsidR="007C7E10" w:rsidRPr="008528CE">
              <w:rPr>
                <w:rFonts w:ascii="Calibri" w:hAnsi="Calibri"/>
                <w:b/>
                <w:sz w:val="20"/>
              </w:rPr>
              <w:t xml:space="preserve">. </w:t>
            </w:r>
            <w:r w:rsidRPr="008528CE">
              <w:rPr>
                <w:rFonts w:ascii="Calibri" w:hAnsi="Calibri"/>
                <w:b/>
                <w:sz w:val="20"/>
              </w:rPr>
              <w:t>Indoor Air Quality (</w:t>
            </w:r>
            <w:r w:rsidR="007C7E10" w:rsidRPr="008528CE">
              <w:rPr>
                <w:rFonts w:ascii="Calibri" w:hAnsi="Calibri"/>
                <w:b/>
                <w:sz w:val="20"/>
              </w:rPr>
              <w:t>IAQ</w:t>
            </w:r>
            <w:r w:rsidRPr="008528CE">
              <w:rPr>
                <w:rFonts w:ascii="Calibri" w:hAnsi="Calibri"/>
                <w:b/>
                <w:sz w:val="20"/>
              </w:rPr>
              <w:t>)</w:t>
            </w:r>
            <w:r w:rsidR="007C7E10" w:rsidRPr="008528CE">
              <w:rPr>
                <w:rFonts w:ascii="Calibri" w:hAnsi="Calibri"/>
                <w:b/>
                <w:sz w:val="20"/>
              </w:rPr>
              <w:t xml:space="preserve"> Fan Information </w:t>
            </w:r>
          </w:p>
        </w:tc>
      </w:tr>
      <w:tr w:rsidR="007C7E10" w:rsidRPr="008528CE" w14:paraId="2AB00BED" w14:textId="77777777" w:rsidTr="00096A48">
        <w:tc>
          <w:tcPr>
            <w:tcW w:w="4796" w:type="dxa"/>
          </w:tcPr>
          <w:p w14:paraId="2AF5A46C" w14:textId="77777777" w:rsidR="007C7E10" w:rsidRPr="008528CE" w:rsidRDefault="007C7E10" w:rsidP="008528CE">
            <w:pPr>
              <w:jc w:val="center"/>
              <w:rPr>
                <w:rFonts w:ascii="Calibri" w:hAnsi="Calibri"/>
                <w:sz w:val="18"/>
                <w:szCs w:val="18"/>
              </w:rPr>
            </w:pPr>
            <w:r w:rsidRPr="008528CE">
              <w:rPr>
                <w:rFonts w:ascii="Calibri" w:hAnsi="Calibri"/>
                <w:sz w:val="18"/>
                <w:szCs w:val="18"/>
              </w:rPr>
              <w:t>01</w:t>
            </w:r>
          </w:p>
        </w:tc>
        <w:tc>
          <w:tcPr>
            <w:tcW w:w="4797" w:type="dxa"/>
          </w:tcPr>
          <w:p w14:paraId="2CB18B2B" w14:textId="77777777" w:rsidR="007C7E10" w:rsidRPr="008528CE" w:rsidRDefault="007C7E10" w:rsidP="008528CE">
            <w:pPr>
              <w:jc w:val="center"/>
              <w:rPr>
                <w:rFonts w:ascii="Calibri" w:hAnsi="Calibri"/>
                <w:sz w:val="18"/>
                <w:szCs w:val="18"/>
              </w:rPr>
            </w:pPr>
            <w:r w:rsidRPr="008528CE">
              <w:rPr>
                <w:rFonts w:ascii="Calibri" w:hAnsi="Calibri"/>
                <w:sz w:val="18"/>
                <w:szCs w:val="18"/>
              </w:rPr>
              <w:t>02</w:t>
            </w:r>
          </w:p>
        </w:tc>
        <w:tc>
          <w:tcPr>
            <w:tcW w:w="4797" w:type="dxa"/>
          </w:tcPr>
          <w:p w14:paraId="3234B27C" w14:textId="77777777" w:rsidR="007C7E10" w:rsidRPr="008528CE" w:rsidRDefault="007C7E10" w:rsidP="008528CE">
            <w:pPr>
              <w:jc w:val="center"/>
              <w:rPr>
                <w:rFonts w:ascii="Calibri" w:hAnsi="Calibri"/>
                <w:sz w:val="18"/>
                <w:szCs w:val="18"/>
              </w:rPr>
            </w:pPr>
            <w:r w:rsidRPr="008528CE">
              <w:rPr>
                <w:rFonts w:ascii="Calibri" w:hAnsi="Calibri"/>
                <w:sz w:val="18"/>
                <w:szCs w:val="18"/>
              </w:rPr>
              <w:t>03</w:t>
            </w:r>
          </w:p>
        </w:tc>
      </w:tr>
      <w:tr w:rsidR="007C7E10" w:rsidRPr="008528CE" w14:paraId="2F4A6A30" w14:textId="77777777" w:rsidTr="00096A48">
        <w:tc>
          <w:tcPr>
            <w:tcW w:w="4796" w:type="dxa"/>
          </w:tcPr>
          <w:p w14:paraId="3EC64483" w14:textId="77777777" w:rsidR="007C7E10" w:rsidRPr="008528CE" w:rsidRDefault="007C7E10" w:rsidP="008528CE">
            <w:pPr>
              <w:jc w:val="center"/>
              <w:rPr>
                <w:rFonts w:ascii="Calibri" w:hAnsi="Calibri"/>
                <w:sz w:val="18"/>
                <w:szCs w:val="18"/>
              </w:rPr>
            </w:pPr>
            <w:r w:rsidRPr="008528CE">
              <w:rPr>
                <w:rFonts w:ascii="Calibri" w:hAnsi="Calibri"/>
                <w:sz w:val="18"/>
                <w:szCs w:val="18"/>
              </w:rPr>
              <w:t>Fan Name</w:t>
            </w:r>
          </w:p>
        </w:tc>
        <w:tc>
          <w:tcPr>
            <w:tcW w:w="4797" w:type="dxa"/>
          </w:tcPr>
          <w:p w14:paraId="573F1F05" w14:textId="53394959" w:rsidR="007C7E10" w:rsidRPr="008528CE" w:rsidRDefault="007C7E10" w:rsidP="008528CE">
            <w:pPr>
              <w:jc w:val="center"/>
              <w:rPr>
                <w:rFonts w:ascii="Calibri" w:hAnsi="Calibri"/>
                <w:sz w:val="18"/>
                <w:szCs w:val="18"/>
              </w:rPr>
            </w:pPr>
            <w:r w:rsidRPr="008528CE">
              <w:rPr>
                <w:rFonts w:ascii="Calibri" w:hAnsi="Calibri"/>
                <w:sz w:val="18"/>
                <w:szCs w:val="18"/>
              </w:rPr>
              <w:t>IAQ Type</w:t>
            </w:r>
          </w:p>
        </w:tc>
        <w:tc>
          <w:tcPr>
            <w:tcW w:w="4797" w:type="dxa"/>
          </w:tcPr>
          <w:p w14:paraId="2B95DCF5" w14:textId="77777777" w:rsidR="007C7E10" w:rsidRPr="008528CE" w:rsidRDefault="007C7E10" w:rsidP="008528CE">
            <w:pPr>
              <w:jc w:val="center"/>
              <w:rPr>
                <w:rFonts w:ascii="Calibri" w:hAnsi="Calibri"/>
                <w:sz w:val="18"/>
                <w:szCs w:val="18"/>
              </w:rPr>
            </w:pPr>
            <w:r w:rsidRPr="008528CE">
              <w:rPr>
                <w:rFonts w:ascii="Calibri" w:hAnsi="Calibri"/>
                <w:sz w:val="18"/>
                <w:szCs w:val="18"/>
              </w:rPr>
              <w:t>Comments</w:t>
            </w:r>
          </w:p>
        </w:tc>
      </w:tr>
      <w:tr w:rsidR="007C7E10" w:rsidRPr="008528CE" w14:paraId="7578C56F" w14:textId="77777777" w:rsidTr="007C7E10">
        <w:trPr>
          <w:trHeight w:val="233"/>
        </w:trPr>
        <w:tc>
          <w:tcPr>
            <w:tcW w:w="4796" w:type="dxa"/>
            <w:vAlign w:val="bottom"/>
          </w:tcPr>
          <w:p w14:paraId="54D87C57" w14:textId="221233B4" w:rsidR="007C7E10" w:rsidRPr="008528CE" w:rsidRDefault="007C7E10" w:rsidP="008528CE">
            <w:pPr>
              <w:jc w:val="center"/>
              <w:rPr>
                <w:rFonts w:ascii="Calibri" w:hAnsi="Calibri"/>
                <w:sz w:val="18"/>
                <w:szCs w:val="18"/>
              </w:rPr>
            </w:pPr>
          </w:p>
        </w:tc>
        <w:tc>
          <w:tcPr>
            <w:tcW w:w="4797" w:type="dxa"/>
            <w:vAlign w:val="bottom"/>
          </w:tcPr>
          <w:p w14:paraId="3F630E92" w14:textId="182016AA" w:rsidR="007C7E10" w:rsidRPr="008528CE" w:rsidRDefault="007C7E10" w:rsidP="008528CE">
            <w:pPr>
              <w:rPr>
                <w:rFonts w:ascii="Calibri" w:hAnsi="Calibri"/>
                <w:sz w:val="18"/>
                <w:szCs w:val="18"/>
              </w:rPr>
            </w:pPr>
          </w:p>
        </w:tc>
        <w:tc>
          <w:tcPr>
            <w:tcW w:w="4797" w:type="dxa"/>
            <w:vAlign w:val="bottom"/>
          </w:tcPr>
          <w:p w14:paraId="5632C9E9" w14:textId="3FF29275" w:rsidR="007C7E10" w:rsidRPr="008528CE" w:rsidRDefault="007C7E10" w:rsidP="008528CE">
            <w:pPr>
              <w:jc w:val="center"/>
              <w:rPr>
                <w:rFonts w:ascii="Calibri" w:hAnsi="Calibri"/>
                <w:sz w:val="18"/>
                <w:szCs w:val="18"/>
              </w:rPr>
            </w:pPr>
          </w:p>
        </w:tc>
      </w:tr>
      <w:tr w:rsidR="007C7E10" w:rsidRPr="008528CE" w14:paraId="48944302" w14:textId="77777777" w:rsidTr="007C7E10">
        <w:trPr>
          <w:trHeight w:val="170"/>
        </w:trPr>
        <w:tc>
          <w:tcPr>
            <w:tcW w:w="4796" w:type="dxa"/>
            <w:vAlign w:val="bottom"/>
          </w:tcPr>
          <w:p w14:paraId="353B32B4" w14:textId="77777777" w:rsidR="007C7E10" w:rsidRPr="008528CE" w:rsidRDefault="007C7E10" w:rsidP="008528CE">
            <w:pPr>
              <w:jc w:val="center"/>
              <w:rPr>
                <w:rFonts w:ascii="Calibri" w:hAnsi="Calibri"/>
                <w:sz w:val="18"/>
                <w:szCs w:val="18"/>
              </w:rPr>
            </w:pPr>
          </w:p>
        </w:tc>
        <w:tc>
          <w:tcPr>
            <w:tcW w:w="4797" w:type="dxa"/>
            <w:vAlign w:val="bottom"/>
          </w:tcPr>
          <w:p w14:paraId="3B14F523" w14:textId="77777777" w:rsidR="007C7E10" w:rsidRPr="008528CE" w:rsidRDefault="007C7E10" w:rsidP="008528CE">
            <w:pPr>
              <w:rPr>
                <w:rFonts w:ascii="Calibri" w:hAnsi="Calibri"/>
                <w:sz w:val="18"/>
                <w:szCs w:val="18"/>
              </w:rPr>
            </w:pPr>
          </w:p>
        </w:tc>
        <w:tc>
          <w:tcPr>
            <w:tcW w:w="4797" w:type="dxa"/>
            <w:vAlign w:val="bottom"/>
          </w:tcPr>
          <w:p w14:paraId="2E0D2013" w14:textId="77777777" w:rsidR="007C7E10" w:rsidRPr="008528CE" w:rsidRDefault="007C7E10" w:rsidP="008528CE">
            <w:pPr>
              <w:jc w:val="center"/>
              <w:rPr>
                <w:rFonts w:ascii="Calibri" w:hAnsi="Calibri"/>
                <w:sz w:val="18"/>
                <w:szCs w:val="18"/>
              </w:rPr>
            </w:pPr>
          </w:p>
        </w:tc>
      </w:tr>
    </w:tbl>
    <w:p w14:paraId="154808A2" w14:textId="69C831FF" w:rsidR="00170610" w:rsidRPr="008528CE" w:rsidRDefault="00170610" w:rsidP="008528CE">
      <w:pPr>
        <w:rPr>
          <w:rFonts w:ascii="Calibri" w:eastAsia="Calibri" w:hAnsi="Calibri"/>
          <w:b/>
          <w:sz w:val="22"/>
          <w:szCs w:val="22"/>
        </w:rPr>
      </w:pPr>
      <w:r w:rsidRPr="008528CE">
        <w:rPr>
          <w:rFonts w:ascii="Calibri" w:eastAsia="Calibri" w:hAnsi="Calibri"/>
          <w:b/>
          <w:sz w:val="22"/>
          <w:szCs w:val="22"/>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3F06ED" w:rsidRPr="008F5500" w14:paraId="28B62488" w14:textId="77777777" w:rsidTr="0035172A">
        <w:trPr>
          <w:trHeight w:val="206"/>
        </w:trPr>
        <w:tc>
          <w:tcPr>
            <w:tcW w:w="10950" w:type="dxa"/>
            <w:gridSpan w:val="2"/>
            <w:vAlign w:val="center"/>
          </w:tcPr>
          <w:p w14:paraId="3CE7EE84" w14:textId="77777777" w:rsidR="003F06ED" w:rsidRPr="008F5500" w:rsidRDefault="003F06ED" w:rsidP="003F06E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sz w:val="20"/>
                <w:szCs w:val="20"/>
              </w:rPr>
            </w:pPr>
            <w:r w:rsidRPr="008F5500">
              <w:rPr>
                <w:rFonts w:asciiTheme="minorHAnsi" w:eastAsiaTheme="minorEastAsia" w:hAnsiTheme="minorHAnsi" w:cstheme="minorHAnsi"/>
                <w:b/>
                <w:sz w:val="20"/>
                <w:szCs w:val="20"/>
              </w:rPr>
              <w:lastRenderedPageBreak/>
              <w:t>Documentation Author's Declaration Statement</w:t>
            </w:r>
          </w:p>
        </w:tc>
      </w:tr>
      <w:tr w:rsidR="003F06ED" w:rsidRPr="008F5500" w14:paraId="2E956BAD" w14:textId="77777777" w:rsidTr="0035172A">
        <w:trPr>
          <w:trHeight w:val="206"/>
        </w:trPr>
        <w:tc>
          <w:tcPr>
            <w:tcW w:w="10950" w:type="dxa"/>
            <w:gridSpan w:val="2"/>
            <w:vAlign w:val="center"/>
          </w:tcPr>
          <w:p w14:paraId="6EA4426E" w14:textId="77777777" w:rsidR="003F06ED" w:rsidRPr="008F5500" w:rsidRDefault="003F06ED" w:rsidP="00B3531B">
            <w:pPr>
              <w:numPr>
                <w:ilvl w:val="0"/>
                <w:numId w:val="45"/>
              </w:numPr>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I certify that this Certificate of Compliance documentation is accurate and complete.</w:t>
            </w:r>
          </w:p>
        </w:tc>
      </w:tr>
      <w:tr w:rsidR="003F06ED" w:rsidRPr="008F5500" w14:paraId="29C4523A" w14:textId="77777777" w:rsidTr="0035172A">
        <w:trPr>
          <w:trHeight w:val="432"/>
        </w:trPr>
        <w:tc>
          <w:tcPr>
            <w:tcW w:w="5434" w:type="dxa"/>
          </w:tcPr>
          <w:p w14:paraId="35508D1C"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Name:</w:t>
            </w:r>
          </w:p>
          <w:p w14:paraId="6E424D07" w14:textId="77777777" w:rsidR="003F06ED" w:rsidRPr="008F5500" w:rsidRDefault="003F06ED" w:rsidP="006928AC">
            <w:pPr>
              <w:rPr>
                <w:rFonts w:asciiTheme="minorHAnsi" w:eastAsiaTheme="minorEastAsia" w:hAnsiTheme="minorHAnsi" w:cstheme="minorHAnsi"/>
                <w:sz w:val="20"/>
                <w:szCs w:val="20"/>
              </w:rPr>
            </w:pPr>
          </w:p>
        </w:tc>
        <w:tc>
          <w:tcPr>
            <w:tcW w:w="5516" w:type="dxa"/>
          </w:tcPr>
          <w:p w14:paraId="0091E7EE"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Signature:</w:t>
            </w:r>
          </w:p>
          <w:p w14:paraId="787B359A" w14:textId="77777777" w:rsidR="003F06ED" w:rsidRPr="008F5500" w:rsidRDefault="003F06ED" w:rsidP="006928AC">
            <w:pPr>
              <w:rPr>
                <w:rFonts w:asciiTheme="minorHAnsi" w:eastAsiaTheme="minorEastAsia" w:hAnsiTheme="minorHAnsi" w:cstheme="minorHAnsi"/>
                <w:sz w:val="20"/>
                <w:szCs w:val="20"/>
              </w:rPr>
            </w:pPr>
          </w:p>
        </w:tc>
      </w:tr>
      <w:tr w:rsidR="003F06ED" w:rsidRPr="008F5500" w14:paraId="31A80EA9" w14:textId="77777777" w:rsidTr="0035172A">
        <w:trPr>
          <w:trHeight w:val="432"/>
        </w:trPr>
        <w:tc>
          <w:tcPr>
            <w:tcW w:w="5434" w:type="dxa"/>
          </w:tcPr>
          <w:p w14:paraId="6B93550F"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0E330010" w14:textId="77777777" w:rsidR="003F06ED" w:rsidRPr="008F5500" w:rsidRDefault="003F06ED" w:rsidP="006928AC">
            <w:pPr>
              <w:rPr>
                <w:rFonts w:asciiTheme="minorHAnsi" w:eastAsiaTheme="minorEastAsia" w:hAnsiTheme="minorHAnsi" w:cstheme="minorHAnsi"/>
                <w:sz w:val="20"/>
                <w:szCs w:val="20"/>
              </w:rPr>
            </w:pPr>
          </w:p>
        </w:tc>
        <w:tc>
          <w:tcPr>
            <w:tcW w:w="5516" w:type="dxa"/>
          </w:tcPr>
          <w:p w14:paraId="55961098"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Signature Date:</w:t>
            </w:r>
          </w:p>
          <w:p w14:paraId="79078C8E" w14:textId="77777777" w:rsidR="003F06ED" w:rsidRPr="008F5500" w:rsidRDefault="003F06ED" w:rsidP="006928AC">
            <w:pPr>
              <w:rPr>
                <w:rFonts w:asciiTheme="minorHAnsi" w:eastAsiaTheme="minorEastAsia" w:hAnsiTheme="minorHAnsi" w:cstheme="minorHAnsi"/>
                <w:sz w:val="20"/>
                <w:szCs w:val="20"/>
              </w:rPr>
            </w:pPr>
          </w:p>
        </w:tc>
      </w:tr>
      <w:tr w:rsidR="003F06ED" w:rsidRPr="008F5500" w14:paraId="339492EB" w14:textId="77777777" w:rsidTr="0035172A">
        <w:trPr>
          <w:trHeight w:val="432"/>
        </w:trPr>
        <w:tc>
          <w:tcPr>
            <w:tcW w:w="5434" w:type="dxa"/>
          </w:tcPr>
          <w:p w14:paraId="1747329A"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216D032E" w14:textId="77777777" w:rsidR="003F06ED" w:rsidRPr="008F5500" w:rsidRDefault="003F06ED" w:rsidP="006928AC">
            <w:pPr>
              <w:rPr>
                <w:rFonts w:asciiTheme="minorHAnsi" w:eastAsiaTheme="minorEastAsia" w:hAnsiTheme="minorHAnsi" w:cstheme="minorHAnsi"/>
                <w:sz w:val="20"/>
                <w:szCs w:val="20"/>
              </w:rPr>
            </w:pPr>
          </w:p>
        </w:tc>
        <w:tc>
          <w:tcPr>
            <w:tcW w:w="5516" w:type="dxa"/>
          </w:tcPr>
          <w:p w14:paraId="6E1FCF41"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CEA/ HERS Certification Identification (if applicable):</w:t>
            </w:r>
          </w:p>
          <w:p w14:paraId="555EDEC2" w14:textId="77777777" w:rsidR="003F06ED" w:rsidRPr="008F5500" w:rsidRDefault="003F06ED" w:rsidP="006928AC">
            <w:pPr>
              <w:rPr>
                <w:rFonts w:asciiTheme="minorHAnsi" w:eastAsiaTheme="minorEastAsia" w:hAnsiTheme="minorHAnsi" w:cstheme="minorHAnsi"/>
                <w:sz w:val="20"/>
                <w:szCs w:val="20"/>
              </w:rPr>
            </w:pPr>
          </w:p>
        </w:tc>
      </w:tr>
      <w:tr w:rsidR="003F06ED" w:rsidRPr="008F5500" w14:paraId="009AFD40" w14:textId="77777777" w:rsidTr="0035172A">
        <w:trPr>
          <w:trHeight w:val="432"/>
        </w:trPr>
        <w:tc>
          <w:tcPr>
            <w:tcW w:w="5434" w:type="dxa"/>
          </w:tcPr>
          <w:p w14:paraId="65D4FE10"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37238A99" w14:textId="77777777" w:rsidR="003F06ED" w:rsidRPr="008F5500" w:rsidRDefault="003F06ED" w:rsidP="006928AC">
            <w:pPr>
              <w:rPr>
                <w:rFonts w:asciiTheme="minorHAnsi" w:eastAsiaTheme="minorEastAsia" w:hAnsiTheme="minorHAnsi" w:cstheme="minorHAnsi"/>
                <w:sz w:val="20"/>
                <w:szCs w:val="20"/>
              </w:rPr>
            </w:pPr>
          </w:p>
        </w:tc>
        <w:tc>
          <w:tcPr>
            <w:tcW w:w="5516" w:type="dxa"/>
          </w:tcPr>
          <w:p w14:paraId="6988E0CD" w14:textId="77777777" w:rsidR="003F06ED" w:rsidRPr="008F5500" w:rsidRDefault="003F06ED" w:rsidP="006928AC">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432514C7" w14:textId="77777777" w:rsidR="003F06ED" w:rsidRPr="008F5500" w:rsidRDefault="003F06ED" w:rsidP="006928AC">
            <w:pPr>
              <w:rPr>
                <w:rFonts w:asciiTheme="minorHAnsi" w:eastAsiaTheme="minorEastAsia" w:hAnsiTheme="minorHAnsi" w:cstheme="minorHAnsi"/>
                <w:sz w:val="20"/>
                <w:szCs w:val="20"/>
              </w:rPr>
            </w:pPr>
          </w:p>
        </w:tc>
      </w:tr>
      <w:tr w:rsidR="003F06ED" w:rsidRPr="008F5500" w14:paraId="6844946F" w14:textId="77777777" w:rsidTr="0035172A">
        <w:tblPrEx>
          <w:tblCellMar>
            <w:left w:w="115" w:type="dxa"/>
            <w:right w:w="115" w:type="dxa"/>
          </w:tblCellMar>
        </w:tblPrEx>
        <w:trPr>
          <w:trHeight w:val="296"/>
        </w:trPr>
        <w:tc>
          <w:tcPr>
            <w:tcW w:w="10950" w:type="dxa"/>
            <w:gridSpan w:val="2"/>
            <w:vAlign w:val="center"/>
          </w:tcPr>
          <w:p w14:paraId="54F22364" w14:textId="77777777" w:rsidR="003F06ED" w:rsidRPr="008F5500" w:rsidRDefault="003F06ED" w:rsidP="003F06E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b/>
                <w:sz w:val="20"/>
                <w:szCs w:val="20"/>
              </w:rPr>
              <w:t xml:space="preserve">Responsible Person's Declaration Statement  </w:t>
            </w:r>
          </w:p>
        </w:tc>
      </w:tr>
      <w:tr w:rsidR="003F06ED" w:rsidRPr="008F5500" w14:paraId="3C14904B" w14:textId="77777777" w:rsidTr="0035172A">
        <w:tblPrEx>
          <w:tblCellMar>
            <w:left w:w="115" w:type="dxa"/>
            <w:right w:w="115" w:type="dxa"/>
          </w:tblCellMar>
        </w:tblPrEx>
        <w:trPr>
          <w:trHeight w:val="504"/>
        </w:trPr>
        <w:tc>
          <w:tcPr>
            <w:tcW w:w="10950" w:type="dxa"/>
            <w:gridSpan w:val="2"/>
          </w:tcPr>
          <w:p w14:paraId="29FF5B37" w14:textId="77777777" w:rsidR="003F06ED" w:rsidRPr="008F5500" w:rsidRDefault="003F06ED" w:rsidP="008F52BD">
            <w:pPr>
              <w:spacing w:line="276" w:lineRule="auto"/>
              <w:rPr>
                <w:rFonts w:asciiTheme="minorHAnsi" w:hAnsiTheme="minorHAnsi" w:cstheme="minorHAnsi"/>
                <w:sz w:val="20"/>
                <w:szCs w:val="20"/>
              </w:rPr>
            </w:pPr>
            <w:r w:rsidRPr="008F5500">
              <w:rPr>
                <w:rFonts w:asciiTheme="minorHAnsi" w:hAnsiTheme="minorHAnsi" w:cstheme="minorHAnsi"/>
                <w:sz w:val="20"/>
                <w:szCs w:val="20"/>
              </w:rPr>
              <w:t>I certify the following under penalty of perjury, under the laws of the State of California:</w:t>
            </w:r>
          </w:p>
          <w:p w14:paraId="0BB371AD" w14:textId="77777777" w:rsidR="0050289A" w:rsidRPr="008F5500" w:rsidRDefault="003F06ED" w:rsidP="008F52BD">
            <w:pPr>
              <w:keepNext/>
              <w:numPr>
                <w:ilvl w:val="0"/>
                <w:numId w:val="44"/>
              </w:numPr>
              <w:tabs>
                <w:tab w:val="left" w:pos="-2600"/>
              </w:tabs>
              <w:spacing w:line="276" w:lineRule="auto"/>
              <w:ind w:left="778" w:right="90"/>
              <w:outlineLvl w:val="2"/>
              <w:rPr>
                <w:rFonts w:asciiTheme="minorHAnsi" w:hAnsiTheme="minorHAnsi" w:cstheme="minorHAnsi"/>
                <w:sz w:val="20"/>
                <w:szCs w:val="20"/>
              </w:rPr>
            </w:pPr>
            <w:r w:rsidRPr="008F5500">
              <w:rPr>
                <w:rFonts w:asciiTheme="minorHAnsi" w:hAnsiTheme="minorHAnsi" w:cstheme="minorHAnsi"/>
                <w:sz w:val="20"/>
                <w:szCs w:val="20"/>
              </w:rPr>
              <w:t>The information provided on this Certificate of Compliance is true and correct.</w:t>
            </w:r>
          </w:p>
          <w:p w14:paraId="743E4260" w14:textId="0582F310" w:rsidR="003F06ED" w:rsidRPr="008F5500" w:rsidRDefault="003F06ED" w:rsidP="008F52BD">
            <w:pPr>
              <w:keepNext/>
              <w:numPr>
                <w:ilvl w:val="0"/>
                <w:numId w:val="44"/>
              </w:numPr>
              <w:tabs>
                <w:tab w:val="left" w:pos="-2600"/>
              </w:tabs>
              <w:spacing w:line="276" w:lineRule="auto"/>
              <w:ind w:left="778" w:right="90"/>
              <w:outlineLvl w:val="2"/>
              <w:rPr>
                <w:rFonts w:asciiTheme="minorHAnsi" w:hAnsiTheme="minorHAnsi" w:cstheme="minorHAnsi"/>
                <w:sz w:val="20"/>
                <w:szCs w:val="20"/>
              </w:rPr>
            </w:pPr>
            <w:r w:rsidRPr="008F5500">
              <w:rPr>
                <w:rFonts w:asciiTheme="minorHAnsi" w:hAnsiTheme="minorHAnsi" w:cstheme="minorHAnsi"/>
                <w:sz w:val="20"/>
                <w:szCs w:val="20"/>
              </w:rPr>
              <w:t>I am eligible under Division 3 of the Business and Professions Code to accept responsibility for the building design or system design identified on this Certificate of Compliance (responsible designer).</w:t>
            </w:r>
          </w:p>
          <w:p w14:paraId="1385659F" w14:textId="77777777" w:rsidR="003F06ED" w:rsidRPr="008F5500" w:rsidRDefault="003F06ED" w:rsidP="008F52BD">
            <w:pPr>
              <w:numPr>
                <w:ilvl w:val="0"/>
                <w:numId w:val="44"/>
              </w:numPr>
              <w:autoSpaceDE w:val="0"/>
              <w:autoSpaceDN w:val="0"/>
              <w:adjustRightInd w:val="0"/>
              <w:spacing w:line="276" w:lineRule="auto"/>
              <w:ind w:left="778"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p>
          <w:p w14:paraId="7F984B44" w14:textId="77777777" w:rsidR="003F06ED" w:rsidRPr="008F5500" w:rsidRDefault="003F06ED" w:rsidP="008F52BD">
            <w:pPr>
              <w:numPr>
                <w:ilvl w:val="0"/>
                <w:numId w:val="44"/>
              </w:numPr>
              <w:autoSpaceDE w:val="0"/>
              <w:autoSpaceDN w:val="0"/>
              <w:adjustRightInd w:val="0"/>
              <w:spacing w:after="200" w:line="276" w:lineRule="auto"/>
              <w:ind w:left="778" w:right="90"/>
              <w:contextualSpacing/>
              <w:rPr>
                <w:rFonts w:asciiTheme="minorHAnsi" w:hAnsiTheme="minorHAnsi" w:cstheme="minorHAnsi"/>
                <w:sz w:val="20"/>
                <w:szCs w:val="20"/>
              </w:rPr>
            </w:pPr>
            <w:r w:rsidRPr="008F5500">
              <w:rPr>
                <w:rFonts w:asciiTheme="minorHAnsi" w:hAnsiTheme="minorHAnsi" w:cstheme="minorHAnsi"/>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D7BE8F6" w14:textId="77777777" w:rsidR="003554BB" w:rsidRPr="003554BB" w:rsidRDefault="003554BB" w:rsidP="008F52BD">
            <w:pPr>
              <w:numPr>
                <w:ilvl w:val="0"/>
                <w:numId w:val="44"/>
              </w:numPr>
              <w:autoSpaceDE w:val="0"/>
              <w:autoSpaceDN w:val="0"/>
              <w:adjustRightInd w:val="0"/>
              <w:spacing w:after="200" w:line="276" w:lineRule="auto"/>
              <w:ind w:left="778" w:right="90"/>
              <w:contextualSpacing/>
              <w:rPr>
                <w:rFonts w:asciiTheme="minorHAnsi" w:hAnsiTheme="minorHAnsi" w:cstheme="minorHAnsi"/>
                <w:sz w:val="20"/>
                <w:szCs w:val="20"/>
              </w:rPr>
            </w:pPr>
            <w:r w:rsidRPr="003554BB">
              <w:rPr>
                <w:rFonts w:asciiTheme="minorHAnsi" w:hAnsiTheme="minorHAnsi" w:cstheme="minorHAnsi"/>
                <w:sz w:val="20"/>
                <w:szCs w:val="20"/>
              </w:rPr>
              <w:t xml:space="preserve">I understand that a registered copy of this Certificate of Compliance shall be made available with the building permit(s) issued for the building, and made available to the enforcement agency for all applicable inspections, and I will take the necessary steps to accomplish this requirement. </w:t>
            </w:r>
          </w:p>
          <w:p w14:paraId="763DCDFE" w14:textId="384FE02F" w:rsidR="003F06ED" w:rsidRPr="008F5500" w:rsidRDefault="003554BB" w:rsidP="008F52BD">
            <w:pPr>
              <w:numPr>
                <w:ilvl w:val="0"/>
                <w:numId w:val="44"/>
              </w:numPr>
              <w:autoSpaceDE w:val="0"/>
              <w:autoSpaceDN w:val="0"/>
              <w:adjustRightInd w:val="0"/>
              <w:spacing w:after="200" w:line="276" w:lineRule="auto"/>
              <w:ind w:left="778" w:right="90"/>
              <w:contextualSpacing/>
              <w:rPr>
                <w:rFonts w:asciiTheme="minorHAnsi" w:hAnsiTheme="minorHAnsi" w:cstheme="minorHAnsi"/>
                <w:sz w:val="20"/>
                <w:szCs w:val="20"/>
              </w:rPr>
            </w:pPr>
            <w:r w:rsidRPr="003554BB">
              <w:rPr>
                <w:rFonts w:asciiTheme="minorHAnsi" w:hAnsiTheme="minorHAnsi" w:cstheme="minorHAnsi"/>
                <w:sz w:val="20"/>
                <w:szCs w:val="20"/>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3F06ED" w:rsidRPr="008F5500" w14:paraId="22691DF5" w14:textId="77777777" w:rsidTr="0035172A">
        <w:tblPrEx>
          <w:tblCellMar>
            <w:left w:w="108" w:type="dxa"/>
            <w:right w:w="108" w:type="dxa"/>
          </w:tblCellMar>
        </w:tblPrEx>
        <w:trPr>
          <w:trHeight w:val="504"/>
        </w:trPr>
        <w:tc>
          <w:tcPr>
            <w:tcW w:w="5434" w:type="dxa"/>
          </w:tcPr>
          <w:p w14:paraId="7BF0735F"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Name:</w:t>
            </w:r>
          </w:p>
          <w:p w14:paraId="5286F374" w14:textId="6DEF2515"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1E36915E"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Signature:</w:t>
            </w:r>
          </w:p>
          <w:p w14:paraId="2E739007"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F06ED" w:rsidRPr="008F5500" w14:paraId="2316124F" w14:textId="77777777" w:rsidTr="0035172A">
        <w:tblPrEx>
          <w:tblCellMar>
            <w:left w:w="108" w:type="dxa"/>
            <w:right w:w="108" w:type="dxa"/>
          </w:tblCellMar>
        </w:tblPrEx>
        <w:trPr>
          <w:trHeight w:val="504"/>
        </w:trPr>
        <w:tc>
          <w:tcPr>
            <w:tcW w:w="5434" w:type="dxa"/>
          </w:tcPr>
          <w:p w14:paraId="35AF096F"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1709C177"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6C4FB969"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Date Signed:</w:t>
            </w:r>
          </w:p>
          <w:p w14:paraId="4988E06A"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F06ED" w:rsidRPr="008F5500" w14:paraId="0D9C89F1" w14:textId="77777777" w:rsidTr="0035172A">
        <w:tblPrEx>
          <w:tblCellMar>
            <w:left w:w="108" w:type="dxa"/>
            <w:right w:w="108" w:type="dxa"/>
          </w:tblCellMar>
        </w:tblPrEx>
        <w:trPr>
          <w:trHeight w:val="504"/>
        </w:trPr>
        <w:tc>
          <w:tcPr>
            <w:tcW w:w="5434" w:type="dxa"/>
          </w:tcPr>
          <w:p w14:paraId="20C92556"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5FAA1667"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1B2A562C"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License:</w:t>
            </w:r>
          </w:p>
          <w:p w14:paraId="423886EA"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3F06ED" w:rsidRPr="008F5500" w14:paraId="2C94CF85" w14:textId="77777777" w:rsidTr="0035172A">
        <w:tblPrEx>
          <w:tblCellMar>
            <w:left w:w="108" w:type="dxa"/>
            <w:right w:w="108" w:type="dxa"/>
          </w:tblCellMar>
        </w:tblPrEx>
        <w:trPr>
          <w:trHeight w:val="504"/>
        </w:trPr>
        <w:tc>
          <w:tcPr>
            <w:tcW w:w="5434" w:type="dxa"/>
          </w:tcPr>
          <w:p w14:paraId="4964883D"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30CB7403"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082E677E"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7744FC6D" w14:textId="77777777" w:rsidR="003F06ED" w:rsidRPr="008F5500" w:rsidRDefault="003F06ED" w:rsidP="006928A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bl>
    <w:p w14:paraId="2759A99C" w14:textId="77777777" w:rsidR="006928AC" w:rsidRDefault="006928AC" w:rsidP="00315296">
      <w:pPr>
        <w:jc w:val="center"/>
        <w:rPr>
          <w:rFonts w:ascii="Calibri" w:hAnsi="Calibri"/>
          <w:b/>
        </w:rPr>
      </w:pPr>
    </w:p>
    <w:p w14:paraId="154808D1" w14:textId="28E6CED8" w:rsidR="00F00CC4" w:rsidRPr="008528CE" w:rsidRDefault="00315296" w:rsidP="006928AC">
      <w:pPr>
        <w:jc w:val="center"/>
        <w:rPr>
          <w:rFonts w:ascii="Calibri" w:hAnsi="Calibri"/>
        </w:rPr>
      </w:pPr>
      <w:r w:rsidRPr="00BB717E">
        <w:rPr>
          <w:rFonts w:ascii="Calibri" w:hAnsi="Calibri"/>
          <w:b/>
        </w:rPr>
        <w:t>For assistance or questions regarding the Energy Standards, contact the Energy Hotline at: 1-800-772-3300</w:t>
      </w:r>
    </w:p>
    <w:p w14:paraId="154808D2" w14:textId="77777777" w:rsidR="00BF3CD4" w:rsidRPr="008528CE" w:rsidRDefault="00BF3CD4" w:rsidP="008528CE">
      <w:pPr>
        <w:rPr>
          <w:rFonts w:ascii="Calibri" w:hAnsi="Calibri"/>
        </w:rPr>
        <w:sectPr w:rsidR="00BF3CD4" w:rsidRPr="008528CE" w:rsidSect="00B16845">
          <w:headerReference w:type="even" r:id="rId12"/>
          <w:headerReference w:type="default" r:id="rId13"/>
          <w:footerReference w:type="even" r:id="rId14"/>
          <w:footerReference w:type="default" r:id="rId15"/>
          <w:headerReference w:type="first" r:id="rId16"/>
          <w:footerReference w:type="first" r:id="rId17"/>
          <w:type w:val="continuous"/>
          <w:pgSz w:w="15840" w:h="12240" w:orient="landscape" w:code="1"/>
          <w:pgMar w:top="720" w:right="720" w:bottom="720" w:left="720" w:header="288" w:footer="432" w:gutter="0"/>
          <w:pgNumType w:start="1"/>
          <w:cols w:space="720"/>
          <w:docGrid w:linePitch="360"/>
        </w:sectPr>
      </w:pPr>
    </w:p>
    <w:p w14:paraId="154808D3" w14:textId="391D0767" w:rsidR="00A841A3" w:rsidRPr="008528CE" w:rsidRDefault="00F00CC4" w:rsidP="008528CE">
      <w:pPr>
        <w:jc w:val="center"/>
        <w:rPr>
          <w:rFonts w:ascii="Calibri" w:hAnsi="Calibri" w:cs="Arial"/>
          <w:b/>
          <w:sz w:val="20"/>
          <w:szCs w:val="28"/>
        </w:rPr>
      </w:pPr>
      <w:r w:rsidRPr="008528CE">
        <w:rPr>
          <w:rFonts w:ascii="Calibri" w:hAnsi="Calibri" w:cs="Arial"/>
          <w:b/>
          <w:sz w:val="20"/>
          <w:szCs w:val="28"/>
        </w:rPr>
        <w:lastRenderedPageBreak/>
        <w:t>CF</w:t>
      </w:r>
      <w:r w:rsidR="00A841A3" w:rsidRPr="008528CE">
        <w:rPr>
          <w:rFonts w:ascii="Calibri" w:hAnsi="Calibri" w:cs="Arial"/>
          <w:b/>
          <w:sz w:val="20"/>
          <w:szCs w:val="28"/>
        </w:rPr>
        <w:t>1R-</w:t>
      </w:r>
      <w:r w:rsidR="00BF6008" w:rsidRPr="008528CE">
        <w:rPr>
          <w:rFonts w:ascii="Calibri" w:hAnsi="Calibri" w:cs="Arial"/>
          <w:b/>
          <w:sz w:val="20"/>
          <w:szCs w:val="28"/>
        </w:rPr>
        <w:t>ADD</w:t>
      </w:r>
      <w:r w:rsidR="00170610" w:rsidRPr="008528CE">
        <w:rPr>
          <w:rFonts w:ascii="Calibri" w:hAnsi="Calibri" w:cs="Arial"/>
          <w:b/>
          <w:sz w:val="20"/>
          <w:szCs w:val="28"/>
        </w:rPr>
        <w:t>-01-E</w:t>
      </w:r>
      <w:r w:rsidR="00A841A3" w:rsidRPr="008528CE">
        <w:rPr>
          <w:rFonts w:ascii="Calibri" w:hAnsi="Calibri" w:cs="Arial"/>
          <w:b/>
          <w:sz w:val="20"/>
          <w:szCs w:val="28"/>
        </w:rPr>
        <w:t xml:space="preserve"> </w:t>
      </w:r>
      <w:r w:rsidR="00506E24" w:rsidRPr="008528CE">
        <w:rPr>
          <w:rFonts w:ascii="Calibri" w:hAnsi="Calibri" w:cs="Arial"/>
          <w:b/>
          <w:sz w:val="20"/>
          <w:szCs w:val="28"/>
        </w:rPr>
        <w:t>User</w:t>
      </w:r>
      <w:r w:rsidR="00A841A3" w:rsidRPr="008528CE">
        <w:rPr>
          <w:rFonts w:ascii="Calibri" w:hAnsi="Calibri" w:cs="Arial"/>
          <w:b/>
          <w:sz w:val="20"/>
          <w:szCs w:val="28"/>
        </w:rPr>
        <w:t xml:space="preserve"> Instructions</w:t>
      </w:r>
    </w:p>
    <w:p w14:paraId="154808D4" w14:textId="77777777" w:rsidR="00A841A3" w:rsidRPr="008528CE" w:rsidRDefault="00A841A3" w:rsidP="008528CE">
      <w:pPr>
        <w:jc w:val="center"/>
        <w:rPr>
          <w:rFonts w:ascii="Calibri" w:hAnsi="Calibri" w:cs="Arial"/>
          <w:b/>
          <w:sz w:val="18"/>
          <w:szCs w:val="18"/>
        </w:rPr>
      </w:pPr>
    </w:p>
    <w:p w14:paraId="154808D5" w14:textId="4F9996E4" w:rsidR="00BF6008" w:rsidRPr="008F52BD" w:rsidRDefault="00BF6008" w:rsidP="008528CE">
      <w:pPr>
        <w:rPr>
          <w:rFonts w:asciiTheme="minorHAnsi" w:hAnsiTheme="minorHAnsi" w:cstheme="minorHAnsi"/>
          <w:sz w:val="20"/>
          <w:szCs w:val="20"/>
        </w:rPr>
      </w:pPr>
      <w:r w:rsidRPr="008F52BD">
        <w:rPr>
          <w:rFonts w:asciiTheme="minorHAnsi" w:hAnsiTheme="minorHAnsi" w:cstheme="minorHAnsi"/>
          <w:sz w:val="20"/>
          <w:szCs w:val="20"/>
        </w:rPr>
        <w:t xml:space="preserve">Minimum requirements for prescriptive addition compliance can be found in Building Energy Efficiency Standards Section 150.2(a), and Table 150.1-A. Completing these </w:t>
      </w:r>
      <w:r w:rsidR="002300B1" w:rsidRPr="008F52BD">
        <w:rPr>
          <w:rFonts w:asciiTheme="minorHAnsi" w:hAnsiTheme="minorHAnsi" w:cstheme="minorHAnsi"/>
          <w:sz w:val="20"/>
          <w:szCs w:val="20"/>
        </w:rPr>
        <w:t xml:space="preserve">compliance documents </w:t>
      </w:r>
      <w:r w:rsidRPr="008F52BD">
        <w:rPr>
          <w:rFonts w:asciiTheme="minorHAnsi" w:hAnsiTheme="minorHAnsi" w:cstheme="minorHAnsi"/>
          <w:sz w:val="20"/>
          <w:szCs w:val="20"/>
        </w:rPr>
        <w:t>will require that you have the Reference Appendices for the 20</w:t>
      </w:r>
      <w:r w:rsidR="00BE2347" w:rsidRPr="008F52BD">
        <w:rPr>
          <w:rFonts w:asciiTheme="minorHAnsi" w:hAnsiTheme="minorHAnsi" w:cstheme="minorHAnsi"/>
          <w:sz w:val="20"/>
          <w:szCs w:val="20"/>
        </w:rPr>
        <w:t>22</w:t>
      </w:r>
      <w:r w:rsidRPr="008F52BD">
        <w:rPr>
          <w:rFonts w:asciiTheme="minorHAnsi" w:hAnsiTheme="minorHAnsi" w:cstheme="minorHAnsi"/>
          <w:sz w:val="20"/>
          <w:szCs w:val="20"/>
        </w:rPr>
        <w:t xml:space="preserve"> Building Energy Efficiency Standards, which contain the Joint Appendices used to determine climate zone and to complete the section for opaque surfaces. When the term CF1R is used it means the CF1R-ADD-01. Worksheets are identified by their entire name and subsequently by only the worksheet number, such as </w:t>
      </w:r>
      <w:r w:rsidR="00897A6D" w:rsidRPr="008F52BD">
        <w:rPr>
          <w:rFonts w:asciiTheme="minorHAnsi" w:hAnsiTheme="minorHAnsi" w:cstheme="minorHAnsi"/>
          <w:sz w:val="20"/>
          <w:szCs w:val="20"/>
        </w:rPr>
        <w:t>CF1R-ENV-02</w:t>
      </w:r>
      <w:r w:rsidRPr="008F52BD">
        <w:rPr>
          <w:rFonts w:asciiTheme="minorHAnsi" w:hAnsiTheme="minorHAnsi" w:cstheme="minorHAnsi"/>
          <w:sz w:val="20"/>
          <w:szCs w:val="20"/>
        </w:rPr>
        <w:t>.</w:t>
      </w:r>
    </w:p>
    <w:p w14:paraId="154808D6" w14:textId="77777777" w:rsidR="00BF6008" w:rsidRPr="008F52BD" w:rsidRDefault="00BF6008" w:rsidP="008528CE">
      <w:pPr>
        <w:rPr>
          <w:rFonts w:asciiTheme="minorHAnsi" w:hAnsiTheme="minorHAnsi" w:cstheme="minorHAnsi"/>
          <w:sz w:val="20"/>
          <w:szCs w:val="20"/>
        </w:rPr>
      </w:pPr>
    </w:p>
    <w:p w14:paraId="154808D7" w14:textId="77777777" w:rsidR="00BF6008" w:rsidRPr="008F52BD" w:rsidRDefault="00BF6008" w:rsidP="008528CE">
      <w:pPr>
        <w:rPr>
          <w:rFonts w:asciiTheme="minorHAnsi" w:hAnsiTheme="minorHAnsi" w:cstheme="minorHAnsi"/>
          <w:sz w:val="20"/>
          <w:szCs w:val="20"/>
        </w:rPr>
      </w:pPr>
      <w:r w:rsidRPr="008F52BD">
        <w:rPr>
          <w:rFonts w:asciiTheme="minorHAnsi" w:hAnsiTheme="minorHAnsi" w:cstheme="minorHAnsi"/>
          <w:sz w:val="20"/>
          <w:szCs w:val="20"/>
        </w:rPr>
        <w:t xml:space="preserve">Instructions for sections with column numbers and row letters are given separately.  </w:t>
      </w:r>
    </w:p>
    <w:p w14:paraId="154808D8" w14:textId="77777777" w:rsidR="00BF6008" w:rsidRPr="008F52BD" w:rsidRDefault="00BF6008" w:rsidP="008528CE">
      <w:pPr>
        <w:rPr>
          <w:rFonts w:asciiTheme="minorHAnsi" w:hAnsiTheme="minorHAnsi" w:cstheme="minorHAnsi"/>
          <w:sz w:val="20"/>
          <w:szCs w:val="20"/>
        </w:rPr>
      </w:pPr>
    </w:p>
    <w:p w14:paraId="154808D9" w14:textId="523E8F41" w:rsidR="00A841A3" w:rsidRPr="008F52BD" w:rsidRDefault="00A841A3" w:rsidP="008528CE">
      <w:pPr>
        <w:rPr>
          <w:rFonts w:asciiTheme="minorHAnsi" w:hAnsiTheme="minorHAnsi" w:cstheme="minorHAnsi"/>
          <w:sz w:val="20"/>
          <w:szCs w:val="20"/>
        </w:rPr>
      </w:pPr>
      <w:r w:rsidRPr="008F52BD">
        <w:rPr>
          <w:rFonts w:asciiTheme="minorHAnsi" w:hAnsiTheme="minorHAnsi" w:cstheme="minorHAnsi"/>
          <w:sz w:val="20"/>
          <w:szCs w:val="20"/>
        </w:rPr>
        <w:t>If any part of the a</w:t>
      </w:r>
      <w:r w:rsidR="004339C3" w:rsidRPr="008F52BD">
        <w:rPr>
          <w:rFonts w:asciiTheme="minorHAnsi" w:hAnsiTheme="minorHAnsi" w:cstheme="minorHAnsi"/>
          <w:sz w:val="20"/>
          <w:szCs w:val="20"/>
        </w:rPr>
        <w:t>ddition</w:t>
      </w:r>
      <w:r w:rsidRPr="008F52BD">
        <w:rPr>
          <w:rFonts w:asciiTheme="minorHAnsi" w:hAnsiTheme="minorHAnsi" w:cstheme="minorHAnsi"/>
          <w:sz w:val="20"/>
          <w:szCs w:val="20"/>
        </w:rPr>
        <w:t xml:space="preserve"> does not comply, prescriptive compliance fails</w:t>
      </w:r>
      <w:r w:rsidR="009909B8" w:rsidRPr="008F52BD">
        <w:rPr>
          <w:rFonts w:asciiTheme="minorHAnsi" w:hAnsiTheme="minorHAnsi" w:cstheme="minorHAnsi"/>
          <w:sz w:val="20"/>
          <w:szCs w:val="20"/>
        </w:rPr>
        <w:t>, in which case</w:t>
      </w:r>
      <w:r w:rsidRPr="008F52BD">
        <w:rPr>
          <w:rFonts w:asciiTheme="minorHAnsi" w:hAnsiTheme="minorHAnsi" w:cstheme="minorHAnsi"/>
          <w:sz w:val="20"/>
          <w:szCs w:val="20"/>
        </w:rPr>
        <w:t xml:space="preserve"> the performance </w:t>
      </w:r>
      <w:r w:rsidR="004339C3" w:rsidRPr="008F52BD">
        <w:rPr>
          <w:rFonts w:asciiTheme="minorHAnsi" w:hAnsiTheme="minorHAnsi" w:cstheme="minorHAnsi"/>
          <w:sz w:val="20"/>
          <w:szCs w:val="20"/>
        </w:rPr>
        <w:t xml:space="preserve">(or computer) </w:t>
      </w:r>
      <w:r w:rsidRPr="008F52BD">
        <w:rPr>
          <w:rFonts w:asciiTheme="minorHAnsi" w:hAnsiTheme="minorHAnsi" w:cstheme="minorHAnsi"/>
          <w:sz w:val="20"/>
          <w:szCs w:val="20"/>
        </w:rPr>
        <w:t xml:space="preserve">compliance approach </w:t>
      </w:r>
      <w:r w:rsidR="009909B8" w:rsidRPr="008F52BD">
        <w:rPr>
          <w:rFonts w:asciiTheme="minorHAnsi" w:hAnsiTheme="minorHAnsi" w:cstheme="minorHAnsi"/>
          <w:sz w:val="20"/>
          <w:szCs w:val="20"/>
        </w:rPr>
        <w:t>may</w:t>
      </w:r>
      <w:r w:rsidRPr="008F52BD">
        <w:rPr>
          <w:rFonts w:asciiTheme="minorHAnsi" w:hAnsiTheme="minorHAnsi" w:cstheme="minorHAnsi"/>
          <w:sz w:val="20"/>
          <w:szCs w:val="20"/>
        </w:rPr>
        <w:t xml:space="preserve"> be used</w:t>
      </w:r>
      <w:r w:rsidR="009909B8" w:rsidRPr="008F52BD">
        <w:rPr>
          <w:rFonts w:asciiTheme="minorHAnsi" w:hAnsiTheme="minorHAnsi" w:cstheme="minorHAnsi"/>
          <w:sz w:val="20"/>
          <w:szCs w:val="20"/>
        </w:rPr>
        <w:t xml:space="preserve"> in an attempt to achieve compliance</w:t>
      </w:r>
      <w:r w:rsidRPr="008F52BD">
        <w:rPr>
          <w:rFonts w:asciiTheme="minorHAnsi" w:hAnsiTheme="minorHAnsi" w:cstheme="minorHAnsi"/>
          <w:sz w:val="20"/>
          <w:szCs w:val="20"/>
        </w:rPr>
        <w:t>.</w:t>
      </w:r>
      <w:r w:rsidR="00EF4CB2" w:rsidRPr="008F52BD">
        <w:rPr>
          <w:rFonts w:asciiTheme="minorHAnsi" w:hAnsiTheme="minorHAnsi" w:cstheme="minorHAnsi"/>
          <w:sz w:val="20"/>
          <w:szCs w:val="20"/>
        </w:rPr>
        <w:t xml:space="preserve"> Only the new construction is required to meet the requirements specified in this documentation. If any alterations to the existing building are occurring, those are documented on one or more of the </w:t>
      </w:r>
      <w:r w:rsidR="00F7062B" w:rsidRPr="008F52BD">
        <w:rPr>
          <w:rFonts w:asciiTheme="minorHAnsi" w:hAnsiTheme="minorHAnsi" w:cstheme="minorHAnsi"/>
          <w:sz w:val="20"/>
          <w:szCs w:val="20"/>
        </w:rPr>
        <w:t>CF1R</w:t>
      </w:r>
      <w:r w:rsidR="00EF4CB2" w:rsidRPr="008F52BD">
        <w:rPr>
          <w:rFonts w:asciiTheme="minorHAnsi" w:hAnsiTheme="minorHAnsi" w:cstheme="minorHAnsi"/>
          <w:sz w:val="20"/>
          <w:szCs w:val="20"/>
        </w:rPr>
        <w:t xml:space="preserve">-ALT </w:t>
      </w:r>
      <w:r w:rsidR="004829D5" w:rsidRPr="008F52BD">
        <w:rPr>
          <w:rFonts w:asciiTheme="minorHAnsi" w:hAnsiTheme="minorHAnsi" w:cstheme="minorHAnsi"/>
          <w:sz w:val="20"/>
          <w:szCs w:val="20"/>
        </w:rPr>
        <w:t>compliance documents</w:t>
      </w:r>
      <w:r w:rsidR="00EF4CB2" w:rsidRPr="008F52BD">
        <w:rPr>
          <w:rFonts w:asciiTheme="minorHAnsi" w:hAnsiTheme="minorHAnsi" w:cstheme="minorHAnsi"/>
          <w:sz w:val="20"/>
          <w:szCs w:val="20"/>
        </w:rPr>
        <w:t>.</w:t>
      </w:r>
    </w:p>
    <w:p w14:paraId="154808DA" w14:textId="77777777" w:rsidR="00A841A3" w:rsidRPr="008F52BD" w:rsidRDefault="00A841A3" w:rsidP="008528CE">
      <w:pPr>
        <w:rPr>
          <w:rFonts w:asciiTheme="minorHAnsi" w:hAnsiTheme="minorHAnsi" w:cstheme="minorHAnsi"/>
          <w:b/>
          <w:sz w:val="20"/>
          <w:szCs w:val="20"/>
        </w:rPr>
      </w:pPr>
    </w:p>
    <w:p w14:paraId="154808DB" w14:textId="607D7FA4" w:rsidR="00A841A3" w:rsidRPr="008F52BD" w:rsidRDefault="00A841A3" w:rsidP="008528CE">
      <w:pPr>
        <w:rPr>
          <w:rFonts w:asciiTheme="minorHAnsi" w:hAnsiTheme="minorHAnsi" w:cstheme="minorHAnsi"/>
          <w:b/>
          <w:sz w:val="20"/>
          <w:szCs w:val="20"/>
        </w:rPr>
      </w:pPr>
      <w:r w:rsidRPr="008F52BD">
        <w:rPr>
          <w:rFonts w:asciiTheme="minorHAnsi" w:hAnsiTheme="minorHAnsi" w:cstheme="minorHAnsi"/>
          <w:b/>
          <w:sz w:val="20"/>
          <w:szCs w:val="20"/>
        </w:rPr>
        <w:t xml:space="preserve">A. </w:t>
      </w:r>
      <w:r w:rsidR="00170610" w:rsidRPr="008F52BD">
        <w:rPr>
          <w:rFonts w:asciiTheme="minorHAnsi" w:hAnsiTheme="minorHAnsi" w:cstheme="minorHAnsi"/>
          <w:b/>
          <w:sz w:val="20"/>
          <w:szCs w:val="20"/>
        </w:rPr>
        <w:t>General Information</w:t>
      </w:r>
    </w:p>
    <w:p w14:paraId="154808DC" w14:textId="77777777" w:rsidR="00E512E4"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Project Name: Identifying information, such as owner’s name.</w:t>
      </w:r>
    </w:p>
    <w:p w14:paraId="154808DD" w14:textId="33EF3F59" w:rsidR="00E512E4" w:rsidRPr="008F52BD" w:rsidRDefault="0094294D"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Date Prepared</w:t>
      </w:r>
      <w:r w:rsidR="00F076B0" w:rsidRPr="008F52BD">
        <w:rPr>
          <w:rFonts w:asciiTheme="minorHAnsi" w:hAnsiTheme="minorHAnsi" w:cstheme="minorHAnsi"/>
          <w:sz w:val="20"/>
          <w:szCs w:val="20"/>
        </w:rPr>
        <w:t>: Date of document preparation.</w:t>
      </w:r>
    </w:p>
    <w:p w14:paraId="154808DE" w14:textId="77777777" w:rsidR="00E512E4"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Project Location: Legal street address of property or other applicable identifying information.</w:t>
      </w:r>
    </w:p>
    <w:p w14:paraId="154808DF" w14:textId="04689B4B" w:rsidR="00F076B0"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 xml:space="preserve">Building Front Orientation: Building front expressed in degrees, where North = 0, East = 90, South = 180, and West = 270. The </w:t>
      </w:r>
      <w:r w:rsidR="00FC4B56" w:rsidRPr="008F52BD">
        <w:rPr>
          <w:rFonts w:asciiTheme="minorHAnsi" w:hAnsiTheme="minorHAnsi" w:cstheme="minorHAnsi"/>
          <w:sz w:val="20"/>
          <w:szCs w:val="20"/>
        </w:rPr>
        <w:t>S</w:t>
      </w:r>
      <w:r w:rsidRPr="008F52BD">
        <w:rPr>
          <w:rFonts w:asciiTheme="minorHAnsi" w:hAnsiTheme="minorHAnsi" w:cstheme="minorHAnsi"/>
          <w:sz w:val="20"/>
          <w:szCs w:val="20"/>
        </w:rPr>
        <w:t>tandards (</w:t>
      </w:r>
      <w:r w:rsidR="00FC4B56" w:rsidRPr="008F52BD">
        <w:rPr>
          <w:rFonts w:asciiTheme="minorHAnsi" w:hAnsiTheme="minorHAnsi" w:cstheme="minorHAnsi"/>
          <w:sz w:val="20"/>
          <w:szCs w:val="20"/>
        </w:rPr>
        <w:t>S</w:t>
      </w:r>
      <w:r w:rsidRPr="008F52BD">
        <w:rPr>
          <w:rFonts w:asciiTheme="minorHAnsi" w:hAnsiTheme="minorHAnsi" w:cstheme="minorHAnsi"/>
          <w:sz w:val="20"/>
          <w:szCs w:val="20"/>
        </w:rPr>
        <w:t>ection 100.1) include the following additional details for determining orientation:</w:t>
      </w:r>
    </w:p>
    <w:p w14:paraId="154808E0" w14:textId="77777777" w:rsidR="00F076B0" w:rsidRPr="008F52BD" w:rsidRDefault="00A841A3" w:rsidP="008528CE">
      <w:pPr>
        <w:numPr>
          <w:ilvl w:val="0"/>
          <w:numId w:val="54"/>
        </w:numPr>
        <w:rPr>
          <w:rFonts w:asciiTheme="minorHAnsi" w:hAnsiTheme="minorHAnsi" w:cstheme="minorHAnsi"/>
          <w:sz w:val="20"/>
          <w:szCs w:val="20"/>
        </w:rPr>
      </w:pPr>
      <w:r w:rsidRPr="008F52BD">
        <w:rPr>
          <w:rFonts w:asciiTheme="minorHAnsi" w:hAnsiTheme="minorHAnsi" w:cstheme="minorHAnsi"/>
          <w:sz w:val="20"/>
          <w:szCs w:val="20"/>
        </w:rPr>
        <w:t xml:space="preserve">North is oriented to within 45 degrees of true north, including 45 degrees east of north; </w:t>
      </w:r>
    </w:p>
    <w:p w14:paraId="154808E1" w14:textId="77777777" w:rsidR="00F076B0" w:rsidRPr="008F52BD" w:rsidRDefault="00A841A3" w:rsidP="008528CE">
      <w:pPr>
        <w:numPr>
          <w:ilvl w:val="0"/>
          <w:numId w:val="54"/>
        </w:numPr>
        <w:rPr>
          <w:rFonts w:asciiTheme="minorHAnsi" w:hAnsiTheme="minorHAnsi" w:cstheme="minorHAnsi"/>
          <w:sz w:val="20"/>
          <w:szCs w:val="20"/>
        </w:rPr>
      </w:pPr>
      <w:r w:rsidRPr="008F52BD">
        <w:rPr>
          <w:rFonts w:asciiTheme="minorHAnsi" w:hAnsiTheme="minorHAnsi" w:cstheme="minorHAnsi"/>
          <w:sz w:val="20"/>
          <w:szCs w:val="20"/>
        </w:rPr>
        <w:t xml:space="preserve">East is oriented to within 45 degrees of true east, including 45 degrees south of east; </w:t>
      </w:r>
    </w:p>
    <w:p w14:paraId="154808E2" w14:textId="77777777" w:rsidR="00F076B0" w:rsidRPr="008F52BD" w:rsidRDefault="00A841A3" w:rsidP="008528CE">
      <w:pPr>
        <w:numPr>
          <w:ilvl w:val="0"/>
          <w:numId w:val="54"/>
        </w:numPr>
        <w:rPr>
          <w:rFonts w:asciiTheme="minorHAnsi" w:hAnsiTheme="minorHAnsi" w:cstheme="minorHAnsi"/>
          <w:sz w:val="20"/>
          <w:szCs w:val="20"/>
        </w:rPr>
      </w:pPr>
      <w:r w:rsidRPr="008F52BD">
        <w:rPr>
          <w:rFonts w:asciiTheme="minorHAnsi" w:hAnsiTheme="minorHAnsi" w:cstheme="minorHAnsi"/>
          <w:sz w:val="20"/>
          <w:szCs w:val="20"/>
        </w:rPr>
        <w:t xml:space="preserve">South is oriented to within 45 degrees of true south, including 45 degrees west of south; </w:t>
      </w:r>
    </w:p>
    <w:p w14:paraId="154808E3" w14:textId="77777777" w:rsidR="00E512E4" w:rsidRPr="008F52BD" w:rsidRDefault="00A841A3" w:rsidP="008528CE">
      <w:pPr>
        <w:numPr>
          <w:ilvl w:val="0"/>
          <w:numId w:val="54"/>
        </w:numPr>
        <w:rPr>
          <w:rFonts w:asciiTheme="minorHAnsi" w:hAnsiTheme="minorHAnsi" w:cstheme="minorHAnsi"/>
          <w:sz w:val="20"/>
          <w:szCs w:val="20"/>
        </w:rPr>
      </w:pPr>
      <w:r w:rsidRPr="008F52BD">
        <w:rPr>
          <w:rFonts w:asciiTheme="minorHAnsi" w:hAnsiTheme="minorHAnsi" w:cstheme="minorHAnsi"/>
          <w:sz w:val="20"/>
          <w:szCs w:val="20"/>
        </w:rPr>
        <w:t xml:space="preserve">West is oriented to within 45 degrees of true west, including 45 degrees </w:t>
      </w:r>
      <w:r w:rsidR="00B20DC5" w:rsidRPr="008F52BD">
        <w:rPr>
          <w:rFonts w:asciiTheme="minorHAnsi" w:hAnsiTheme="minorHAnsi" w:cstheme="minorHAnsi"/>
          <w:sz w:val="20"/>
          <w:szCs w:val="20"/>
        </w:rPr>
        <w:t>n</w:t>
      </w:r>
      <w:r w:rsidR="00A96F2A" w:rsidRPr="008F52BD">
        <w:rPr>
          <w:rFonts w:asciiTheme="minorHAnsi" w:hAnsiTheme="minorHAnsi" w:cstheme="minorHAnsi"/>
          <w:sz w:val="20"/>
          <w:szCs w:val="20"/>
        </w:rPr>
        <w:t xml:space="preserve">orth </w:t>
      </w:r>
      <w:r w:rsidRPr="008F52BD">
        <w:rPr>
          <w:rFonts w:asciiTheme="minorHAnsi" w:hAnsiTheme="minorHAnsi" w:cstheme="minorHAnsi"/>
          <w:sz w:val="20"/>
          <w:szCs w:val="20"/>
        </w:rPr>
        <w:t xml:space="preserve">of west. </w:t>
      </w:r>
    </w:p>
    <w:p w14:paraId="154808E4" w14:textId="77777777" w:rsidR="00E512E4" w:rsidRPr="008F52BD" w:rsidRDefault="008E3B32"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CA City: Legal city/town of property.</w:t>
      </w:r>
    </w:p>
    <w:p w14:paraId="154808E5" w14:textId="27866999" w:rsidR="00E512E4" w:rsidRPr="008F52BD" w:rsidRDefault="008E3B32"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Number of Dwelling Units</w:t>
      </w:r>
      <w:r w:rsidR="008023A5" w:rsidRPr="008F52BD">
        <w:rPr>
          <w:rFonts w:asciiTheme="minorHAnsi" w:hAnsiTheme="minorHAnsi" w:cstheme="minorHAnsi"/>
          <w:sz w:val="20"/>
          <w:szCs w:val="20"/>
        </w:rPr>
        <w:t xml:space="preserve"> with Additions</w:t>
      </w:r>
      <w:r w:rsidRPr="008F52BD">
        <w:rPr>
          <w:rFonts w:asciiTheme="minorHAnsi" w:hAnsiTheme="minorHAnsi" w:cstheme="minorHAnsi"/>
          <w:sz w:val="20"/>
          <w:szCs w:val="20"/>
        </w:rPr>
        <w:t>: 1 for single</w:t>
      </w:r>
      <w:r w:rsidR="00897A6D" w:rsidRPr="008F52BD">
        <w:rPr>
          <w:rFonts w:asciiTheme="minorHAnsi" w:hAnsiTheme="minorHAnsi" w:cstheme="minorHAnsi"/>
          <w:sz w:val="20"/>
          <w:szCs w:val="20"/>
        </w:rPr>
        <w:t xml:space="preserve"> </w:t>
      </w:r>
      <w:r w:rsidRPr="008F52BD">
        <w:rPr>
          <w:rFonts w:asciiTheme="minorHAnsi" w:hAnsiTheme="minorHAnsi" w:cstheme="minorHAnsi"/>
          <w:sz w:val="20"/>
          <w:szCs w:val="20"/>
        </w:rPr>
        <w:t>family</w:t>
      </w:r>
    </w:p>
    <w:p w14:paraId="154808E6" w14:textId="77777777" w:rsidR="00E512E4"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Zip Code: 5-digit zip code for the project location (used to determine climate zone).</w:t>
      </w:r>
    </w:p>
    <w:p w14:paraId="154808E7" w14:textId="77777777" w:rsidR="00E512E4" w:rsidRPr="008F52BD" w:rsidRDefault="008E3B32"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 xml:space="preserve">Fuel Type: Natural Gas, Liquefied Propane Gas, or Electricity. </w:t>
      </w:r>
    </w:p>
    <w:p w14:paraId="154808E8" w14:textId="77777777" w:rsidR="00E512E4" w:rsidRPr="008F52BD" w:rsidRDefault="00E512E4" w:rsidP="008528CE">
      <w:pPr>
        <w:pStyle w:val="ListParagraph"/>
        <w:rPr>
          <w:rFonts w:asciiTheme="minorHAnsi" w:hAnsiTheme="minorHAnsi" w:cstheme="minorHAnsi"/>
          <w:sz w:val="20"/>
          <w:szCs w:val="20"/>
        </w:rPr>
      </w:pPr>
    </w:p>
    <w:p w14:paraId="154808E9" w14:textId="4DA42FE9" w:rsidR="00E512E4" w:rsidRPr="008F52BD" w:rsidRDefault="008E3B32" w:rsidP="008528CE">
      <w:pPr>
        <w:pStyle w:val="ListParagraph"/>
        <w:rPr>
          <w:rFonts w:asciiTheme="minorHAnsi" w:hAnsiTheme="minorHAnsi" w:cstheme="minorHAnsi"/>
          <w:sz w:val="20"/>
          <w:szCs w:val="20"/>
        </w:rPr>
      </w:pPr>
      <w:r w:rsidRPr="008F52BD">
        <w:rPr>
          <w:rFonts w:asciiTheme="minorHAnsi" w:hAnsiTheme="minorHAnsi" w:cstheme="minorHAnsi"/>
          <w:sz w:val="20"/>
          <w:szCs w:val="20"/>
        </w:rPr>
        <w:t xml:space="preserve">NOTE: </w:t>
      </w:r>
      <w:r w:rsidR="00755E8F" w:rsidRPr="008F52BD">
        <w:rPr>
          <w:rFonts w:asciiTheme="minorHAnsi" w:hAnsiTheme="minorHAnsi" w:cstheme="minorHAnsi"/>
          <w:sz w:val="20"/>
          <w:szCs w:val="20"/>
        </w:rPr>
        <w:t>P</w:t>
      </w:r>
      <w:r w:rsidRPr="008F52BD">
        <w:rPr>
          <w:rFonts w:asciiTheme="minorHAnsi" w:hAnsiTheme="minorHAnsi" w:cstheme="minorHAnsi"/>
          <w:sz w:val="20"/>
          <w:szCs w:val="20"/>
        </w:rPr>
        <w:t xml:space="preserve">rescriptive compliance only allows electricity if natural gas is not </w:t>
      </w:r>
      <w:r w:rsidR="00780FA9" w:rsidRPr="008F52BD">
        <w:rPr>
          <w:rFonts w:asciiTheme="minorHAnsi" w:hAnsiTheme="minorHAnsi" w:cstheme="minorHAnsi"/>
          <w:sz w:val="20"/>
          <w:szCs w:val="20"/>
        </w:rPr>
        <w:t xml:space="preserve">connected </w:t>
      </w:r>
      <w:r w:rsidR="00A24A6E" w:rsidRPr="008F52BD">
        <w:rPr>
          <w:rFonts w:asciiTheme="minorHAnsi" w:hAnsiTheme="minorHAnsi" w:cstheme="minorHAnsi"/>
          <w:sz w:val="20"/>
          <w:szCs w:val="20"/>
        </w:rPr>
        <w:t xml:space="preserve">to </w:t>
      </w:r>
      <w:r w:rsidRPr="008F52BD">
        <w:rPr>
          <w:rFonts w:asciiTheme="minorHAnsi" w:hAnsiTheme="minorHAnsi" w:cstheme="minorHAnsi"/>
          <w:sz w:val="20"/>
          <w:szCs w:val="20"/>
        </w:rPr>
        <w:t>the building.</w:t>
      </w:r>
    </w:p>
    <w:p w14:paraId="154808EA" w14:textId="77777777" w:rsidR="00755E8F" w:rsidRPr="008F52BD" w:rsidRDefault="00755E8F" w:rsidP="008528CE">
      <w:pPr>
        <w:pStyle w:val="ListParagraph"/>
        <w:rPr>
          <w:rFonts w:asciiTheme="minorHAnsi" w:hAnsiTheme="minorHAnsi" w:cstheme="minorHAnsi"/>
          <w:sz w:val="20"/>
          <w:szCs w:val="20"/>
        </w:rPr>
      </w:pPr>
    </w:p>
    <w:p w14:paraId="154808EB" w14:textId="77777777" w:rsidR="00E512E4"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 xml:space="preserve">Climate </w:t>
      </w:r>
      <w:r w:rsidR="00B20DC5" w:rsidRPr="008F52BD">
        <w:rPr>
          <w:rFonts w:asciiTheme="minorHAnsi" w:hAnsiTheme="minorHAnsi" w:cstheme="minorHAnsi"/>
          <w:sz w:val="20"/>
          <w:szCs w:val="20"/>
        </w:rPr>
        <w:t>Z</w:t>
      </w:r>
      <w:r w:rsidRPr="008F52BD">
        <w:rPr>
          <w:rFonts w:asciiTheme="minorHAnsi" w:hAnsiTheme="minorHAnsi" w:cstheme="minorHAnsi"/>
          <w:sz w:val="20"/>
          <w:szCs w:val="20"/>
        </w:rPr>
        <w:t>one: From Joint Appendix JA2.1.1.</w:t>
      </w:r>
    </w:p>
    <w:p w14:paraId="4B121BF8" w14:textId="77777777" w:rsidR="00170610" w:rsidRPr="008F52BD" w:rsidRDefault="008E3B32"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Total Conditioned Floor Area: Enter the new conditioned floor area, in ft</w:t>
      </w:r>
      <w:r w:rsidRPr="008F52BD">
        <w:rPr>
          <w:rFonts w:asciiTheme="minorHAnsi" w:hAnsiTheme="minorHAnsi" w:cstheme="minorHAnsi"/>
          <w:sz w:val="20"/>
          <w:szCs w:val="20"/>
          <w:vertAlign w:val="superscript"/>
        </w:rPr>
        <w:t>2</w:t>
      </w:r>
      <w:r w:rsidRPr="008F52BD">
        <w:rPr>
          <w:rFonts w:asciiTheme="minorHAnsi" w:hAnsiTheme="minorHAnsi" w:cstheme="minorHAnsi"/>
          <w:sz w:val="20"/>
          <w:szCs w:val="20"/>
        </w:rPr>
        <w:t>, as measured from the outside of exterior walls of the addition.</w:t>
      </w:r>
    </w:p>
    <w:p w14:paraId="154808EC" w14:textId="6191DBC8" w:rsidR="00E512E4"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Building Type: Single Family (includes duplex)</w:t>
      </w:r>
    </w:p>
    <w:p w14:paraId="154808ED" w14:textId="4EE3D28F" w:rsidR="00E512E4" w:rsidRPr="008F52BD" w:rsidRDefault="008E3B32"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 xml:space="preserve">Slab Area: Area of the first floor slab of the addition (if any) in </w:t>
      </w:r>
      <w:r w:rsidR="004829D5"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4829D5" w:rsidRPr="008F52BD">
        <w:rPr>
          <w:rFonts w:asciiTheme="minorHAnsi" w:hAnsiTheme="minorHAnsi" w:cstheme="minorHAnsi"/>
          <w:sz w:val="20"/>
          <w:szCs w:val="20"/>
        </w:rPr>
        <w:t>)</w:t>
      </w:r>
      <w:r w:rsidRPr="008F52BD">
        <w:rPr>
          <w:rFonts w:asciiTheme="minorHAnsi" w:hAnsiTheme="minorHAnsi" w:cstheme="minorHAnsi"/>
          <w:sz w:val="20"/>
          <w:szCs w:val="20"/>
        </w:rPr>
        <w:t>.</w:t>
      </w:r>
    </w:p>
    <w:p w14:paraId="154808EE" w14:textId="645D6161" w:rsidR="00F076B0" w:rsidRPr="008F52BD" w:rsidRDefault="00F076B0"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 xml:space="preserve">Project Scope: </w:t>
      </w:r>
      <w:r w:rsidR="00D26D57" w:rsidRPr="008F52BD">
        <w:rPr>
          <w:rFonts w:asciiTheme="minorHAnsi" w:hAnsiTheme="minorHAnsi" w:cstheme="minorHAnsi"/>
          <w:sz w:val="20"/>
          <w:szCs w:val="20"/>
        </w:rPr>
        <w:t xml:space="preserve">Select all that apply: </w:t>
      </w:r>
      <w:r w:rsidR="00D579C4" w:rsidRPr="008F52BD">
        <w:rPr>
          <w:rFonts w:asciiTheme="minorHAnsi" w:hAnsiTheme="minorHAnsi" w:cstheme="minorHAnsi"/>
          <w:sz w:val="20"/>
          <w:szCs w:val="20"/>
        </w:rPr>
        <w:t xml:space="preserve">Addition </w:t>
      </w:r>
      <w:r w:rsidR="003D779B"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300 </w:t>
      </w:r>
      <w:r w:rsidR="003D779B"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3D779B"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3D779B" w:rsidRPr="008F52BD">
        <w:rPr>
          <w:rFonts w:asciiTheme="minorHAnsi" w:hAnsiTheme="minorHAnsi" w:cstheme="minorHAnsi"/>
          <w:sz w:val="20"/>
          <w:szCs w:val="20"/>
        </w:rPr>
        <w:t xml:space="preserve">greater than </w:t>
      </w:r>
      <w:r w:rsidR="00D579C4" w:rsidRPr="008F52BD">
        <w:rPr>
          <w:rFonts w:asciiTheme="minorHAnsi" w:hAnsiTheme="minorHAnsi" w:cstheme="minorHAnsi"/>
          <w:sz w:val="20"/>
          <w:szCs w:val="20"/>
        </w:rPr>
        <w:t xml:space="preserve">300 to </w:t>
      </w:r>
      <w:r w:rsidR="003D779B"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400 </w:t>
      </w:r>
      <w:r w:rsidR="003D779B"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3D779B"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3D779B" w:rsidRPr="008F52BD">
        <w:rPr>
          <w:rFonts w:asciiTheme="minorHAnsi" w:hAnsiTheme="minorHAnsi" w:cstheme="minorHAnsi"/>
          <w:sz w:val="20"/>
          <w:szCs w:val="20"/>
        </w:rPr>
        <w:t xml:space="preserve">greater than </w:t>
      </w:r>
      <w:r w:rsidR="00D579C4" w:rsidRPr="008F52BD">
        <w:rPr>
          <w:rFonts w:asciiTheme="minorHAnsi" w:hAnsiTheme="minorHAnsi" w:cstheme="minorHAnsi"/>
          <w:sz w:val="20"/>
          <w:szCs w:val="20"/>
        </w:rPr>
        <w:t xml:space="preserve">400 to </w:t>
      </w:r>
      <w:r w:rsidR="003D779B"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700 </w:t>
      </w:r>
      <w:r w:rsidR="003D779B"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3D779B"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3D779B" w:rsidRPr="008F52BD">
        <w:rPr>
          <w:rFonts w:asciiTheme="minorHAnsi" w:hAnsiTheme="minorHAnsi" w:cstheme="minorHAnsi"/>
          <w:sz w:val="20"/>
          <w:szCs w:val="20"/>
        </w:rPr>
        <w:t xml:space="preserve">greater than </w:t>
      </w:r>
      <w:r w:rsidR="00D579C4" w:rsidRPr="008F52BD">
        <w:rPr>
          <w:rFonts w:asciiTheme="minorHAnsi" w:hAnsiTheme="minorHAnsi" w:cstheme="minorHAnsi"/>
          <w:sz w:val="20"/>
          <w:szCs w:val="20"/>
        </w:rPr>
        <w:t xml:space="preserve">700 to </w:t>
      </w:r>
      <w:r w:rsidR="003D779B"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1000 </w:t>
      </w:r>
      <w:r w:rsidR="003D779B"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3D779B"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w:t>
      </w:r>
      <w:r w:rsidR="003D779B" w:rsidRPr="008F52BD">
        <w:rPr>
          <w:rFonts w:asciiTheme="minorHAnsi" w:hAnsiTheme="minorHAnsi" w:cstheme="minorHAnsi"/>
          <w:sz w:val="20"/>
          <w:szCs w:val="20"/>
        </w:rPr>
        <w:t>Accessory Dwelling Unit (</w:t>
      </w:r>
      <w:r w:rsidR="00D579C4" w:rsidRPr="008F52BD">
        <w:rPr>
          <w:rFonts w:asciiTheme="minorHAnsi" w:hAnsiTheme="minorHAnsi" w:cstheme="minorHAnsi"/>
          <w:sz w:val="20"/>
          <w:szCs w:val="20"/>
        </w:rPr>
        <w:t>ADU</w:t>
      </w:r>
      <w:r w:rsidR="003D779B"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3D779B"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300 </w:t>
      </w:r>
      <w:r w:rsidR="003D779B"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3D779B"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w:t>
      </w:r>
      <w:r w:rsidR="003D779B" w:rsidRPr="008F52BD">
        <w:rPr>
          <w:rFonts w:asciiTheme="minorHAnsi" w:hAnsiTheme="minorHAnsi" w:cstheme="minorHAnsi"/>
          <w:sz w:val="20"/>
          <w:szCs w:val="20"/>
        </w:rPr>
        <w:t>Accessory Dwelling Unit (</w:t>
      </w:r>
      <w:r w:rsidR="00D579C4" w:rsidRPr="008F52BD">
        <w:rPr>
          <w:rFonts w:asciiTheme="minorHAnsi" w:hAnsiTheme="minorHAnsi" w:cstheme="minorHAnsi"/>
          <w:sz w:val="20"/>
          <w:szCs w:val="20"/>
        </w:rPr>
        <w:t>ADU</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287EB7" w:rsidRPr="008F52BD">
        <w:rPr>
          <w:rFonts w:asciiTheme="minorHAnsi" w:hAnsiTheme="minorHAnsi" w:cstheme="minorHAnsi"/>
          <w:sz w:val="20"/>
          <w:szCs w:val="20"/>
        </w:rPr>
        <w:t xml:space="preserve">greater than </w:t>
      </w:r>
      <w:r w:rsidR="00D579C4" w:rsidRPr="008F52BD">
        <w:rPr>
          <w:rFonts w:asciiTheme="minorHAnsi" w:hAnsiTheme="minorHAnsi" w:cstheme="minorHAnsi"/>
          <w:sz w:val="20"/>
          <w:szCs w:val="20"/>
        </w:rPr>
        <w:t xml:space="preserve">300 to </w:t>
      </w:r>
      <w:r w:rsidR="00287EB7"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400 </w:t>
      </w:r>
      <w:r w:rsidR="00287EB7"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w:t>
      </w:r>
      <w:r w:rsidR="00287EB7" w:rsidRPr="008F52BD">
        <w:rPr>
          <w:rFonts w:asciiTheme="minorHAnsi" w:hAnsiTheme="minorHAnsi" w:cstheme="minorHAnsi"/>
          <w:sz w:val="20"/>
          <w:szCs w:val="20"/>
        </w:rPr>
        <w:t>Accessory Dwelling Unit (</w:t>
      </w:r>
      <w:r w:rsidR="00D579C4" w:rsidRPr="008F52BD">
        <w:rPr>
          <w:rFonts w:asciiTheme="minorHAnsi" w:hAnsiTheme="minorHAnsi" w:cstheme="minorHAnsi"/>
          <w:sz w:val="20"/>
          <w:szCs w:val="20"/>
        </w:rPr>
        <w:t>ADU</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287EB7" w:rsidRPr="008F52BD">
        <w:rPr>
          <w:rFonts w:asciiTheme="minorHAnsi" w:hAnsiTheme="minorHAnsi" w:cstheme="minorHAnsi"/>
          <w:sz w:val="20"/>
          <w:szCs w:val="20"/>
        </w:rPr>
        <w:t xml:space="preserve">greater than </w:t>
      </w:r>
      <w:r w:rsidR="00D579C4" w:rsidRPr="008F52BD">
        <w:rPr>
          <w:rFonts w:asciiTheme="minorHAnsi" w:hAnsiTheme="minorHAnsi" w:cstheme="minorHAnsi"/>
          <w:sz w:val="20"/>
          <w:szCs w:val="20"/>
        </w:rPr>
        <w:t xml:space="preserve">400 to </w:t>
      </w:r>
      <w:r w:rsidR="00287EB7"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700 </w:t>
      </w:r>
      <w:r w:rsidR="00287EB7"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w:t>
      </w:r>
      <w:r w:rsidR="00287EB7" w:rsidRPr="008F52BD">
        <w:rPr>
          <w:rFonts w:asciiTheme="minorHAnsi" w:hAnsiTheme="minorHAnsi" w:cstheme="minorHAnsi"/>
          <w:sz w:val="20"/>
          <w:szCs w:val="20"/>
        </w:rPr>
        <w:t xml:space="preserve"> Accessory Dwelling Unit</w:t>
      </w:r>
      <w:r w:rsidR="00D579C4" w:rsidRPr="008F52BD">
        <w:rPr>
          <w:rFonts w:asciiTheme="minorHAnsi" w:hAnsiTheme="minorHAnsi" w:cstheme="minorHAnsi"/>
          <w:sz w:val="20"/>
          <w:szCs w:val="20"/>
        </w:rPr>
        <w:t xml:space="preserve"> </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ADU</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 xml:space="preserve"> Addition </w:t>
      </w:r>
      <w:r w:rsidR="00287EB7" w:rsidRPr="008F52BD">
        <w:rPr>
          <w:rFonts w:asciiTheme="minorHAnsi" w:hAnsiTheme="minorHAnsi" w:cstheme="minorHAnsi"/>
          <w:sz w:val="20"/>
          <w:szCs w:val="20"/>
        </w:rPr>
        <w:t xml:space="preserve">greater than </w:t>
      </w:r>
      <w:r w:rsidR="00D579C4" w:rsidRPr="008F52BD">
        <w:rPr>
          <w:rFonts w:asciiTheme="minorHAnsi" w:hAnsiTheme="minorHAnsi" w:cstheme="minorHAnsi"/>
          <w:sz w:val="20"/>
          <w:szCs w:val="20"/>
        </w:rPr>
        <w:t xml:space="preserve">700 to </w:t>
      </w:r>
      <w:r w:rsidR="00287EB7" w:rsidRPr="008F52BD">
        <w:rPr>
          <w:rFonts w:asciiTheme="minorHAnsi" w:hAnsiTheme="minorHAnsi" w:cstheme="minorHAnsi"/>
          <w:sz w:val="20"/>
          <w:szCs w:val="20"/>
        </w:rPr>
        <w:t xml:space="preserve">less than </w:t>
      </w:r>
      <w:r w:rsidR="00D579C4" w:rsidRPr="008F52BD">
        <w:rPr>
          <w:rFonts w:asciiTheme="minorHAnsi" w:hAnsiTheme="minorHAnsi" w:cstheme="minorHAnsi"/>
          <w:sz w:val="20"/>
          <w:szCs w:val="20"/>
        </w:rPr>
        <w:t xml:space="preserve">1000 </w:t>
      </w:r>
      <w:r w:rsidR="00287EB7" w:rsidRPr="008F52BD">
        <w:rPr>
          <w:rFonts w:asciiTheme="minorHAnsi" w:hAnsiTheme="minorHAnsi" w:cstheme="minorHAnsi"/>
          <w:sz w:val="20"/>
          <w:szCs w:val="20"/>
        </w:rPr>
        <w:t>square feet (</w:t>
      </w:r>
      <w:r w:rsidR="00D579C4" w:rsidRPr="008F52BD">
        <w:rPr>
          <w:rFonts w:asciiTheme="minorHAnsi" w:hAnsiTheme="minorHAnsi" w:cstheme="minorHAnsi"/>
          <w:sz w:val="20"/>
          <w:szCs w:val="20"/>
        </w:rPr>
        <w:t>ft</w:t>
      </w:r>
      <w:r w:rsidR="00D579C4" w:rsidRPr="008F52BD">
        <w:rPr>
          <w:rFonts w:asciiTheme="minorHAnsi" w:hAnsiTheme="minorHAnsi" w:cstheme="minorHAnsi"/>
          <w:sz w:val="20"/>
          <w:szCs w:val="20"/>
          <w:vertAlign w:val="superscript"/>
        </w:rPr>
        <w:t>2</w:t>
      </w:r>
      <w:r w:rsidR="00287EB7" w:rsidRPr="008F52BD">
        <w:rPr>
          <w:rFonts w:asciiTheme="minorHAnsi" w:hAnsiTheme="minorHAnsi" w:cstheme="minorHAnsi"/>
          <w:sz w:val="20"/>
          <w:szCs w:val="20"/>
        </w:rPr>
        <w:t>)</w:t>
      </w:r>
      <w:r w:rsidR="00D579C4"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r w:rsidR="00DE7C86" w:rsidRPr="008F52BD">
        <w:rPr>
          <w:rFonts w:asciiTheme="minorHAnsi" w:hAnsiTheme="minorHAnsi" w:cstheme="minorHAnsi"/>
          <w:sz w:val="20"/>
          <w:szCs w:val="20"/>
        </w:rPr>
        <w:t>space heating system, space cooling system, space conditioning duct system, water heating</w:t>
      </w:r>
      <w:r w:rsidR="0094294D" w:rsidRPr="008F52BD">
        <w:rPr>
          <w:rFonts w:asciiTheme="minorHAnsi" w:hAnsiTheme="minorHAnsi" w:cstheme="minorHAnsi"/>
          <w:sz w:val="20"/>
          <w:szCs w:val="20"/>
        </w:rPr>
        <w:t>, or fenestration</w:t>
      </w:r>
      <w:r w:rsidR="00D26D57" w:rsidRPr="008F52BD">
        <w:rPr>
          <w:rFonts w:asciiTheme="minorHAnsi" w:hAnsiTheme="minorHAnsi" w:cstheme="minorHAnsi"/>
          <w:sz w:val="20"/>
          <w:szCs w:val="20"/>
        </w:rPr>
        <w:t>, kitchen remodel</w:t>
      </w:r>
      <w:r w:rsidR="00DE7C86" w:rsidRPr="008F52BD">
        <w:rPr>
          <w:rFonts w:asciiTheme="minorHAnsi" w:hAnsiTheme="minorHAnsi" w:cstheme="minorHAnsi"/>
          <w:sz w:val="20"/>
          <w:szCs w:val="20"/>
        </w:rPr>
        <w:t>.</w:t>
      </w:r>
    </w:p>
    <w:p w14:paraId="5F275326" w14:textId="6DF6E394" w:rsidR="00170610" w:rsidRPr="008F52BD" w:rsidRDefault="0094294D" w:rsidP="008528CE">
      <w:pPr>
        <w:pStyle w:val="ListParagraph"/>
        <w:numPr>
          <w:ilvl w:val="0"/>
          <w:numId w:val="53"/>
        </w:numPr>
        <w:rPr>
          <w:rFonts w:asciiTheme="minorHAnsi" w:hAnsiTheme="minorHAnsi" w:cstheme="minorHAnsi"/>
          <w:sz w:val="20"/>
          <w:szCs w:val="20"/>
        </w:rPr>
      </w:pPr>
      <w:r w:rsidRPr="008F52BD">
        <w:rPr>
          <w:rFonts w:asciiTheme="minorHAnsi" w:hAnsiTheme="minorHAnsi" w:cstheme="minorHAnsi"/>
          <w:sz w:val="20"/>
          <w:szCs w:val="20"/>
        </w:rPr>
        <w:t>Exceptions to Fenestration U-factor and SHGC: Installing less than or equal to 3</w:t>
      </w:r>
      <w:r w:rsidR="003909EA" w:rsidRPr="008F52BD">
        <w:rPr>
          <w:rFonts w:asciiTheme="minorHAnsi" w:hAnsiTheme="minorHAnsi" w:cstheme="minorHAnsi"/>
          <w:sz w:val="20"/>
          <w:szCs w:val="20"/>
        </w:rPr>
        <w:t xml:space="preserve"> square feet</w:t>
      </w:r>
      <w:r w:rsidRPr="008F52BD">
        <w:rPr>
          <w:rFonts w:asciiTheme="minorHAnsi" w:hAnsiTheme="minorHAnsi" w:cstheme="minorHAnsi"/>
          <w:sz w:val="20"/>
          <w:szCs w:val="20"/>
        </w:rPr>
        <w:t xml:space="preserve"> </w:t>
      </w:r>
      <w:r w:rsidR="003909EA" w:rsidRPr="008F52BD">
        <w:rPr>
          <w:rFonts w:asciiTheme="minorHAnsi" w:hAnsiTheme="minorHAnsi" w:cstheme="minorHAnsi"/>
          <w:sz w:val="20"/>
          <w:szCs w:val="20"/>
        </w:rPr>
        <w:t>(</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3909EA" w:rsidRPr="008F52BD">
        <w:rPr>
          <w:rFonts w:asciiTheme="minorHAnsi" w:hAnsiTheme="minorHAnsi" w:cstheme="minorHAnsi"/>
          <w:sz w:val="20"/>
          <w:szCs w:val="20"/>
        </w:rPr>
        <w:t>)</w:t>
      </w:r>
      <w:r w:rsidRPr="008F52BD">
        <w:rPr>
          <w:rFonts w:asciiTheme="minorHAnsi" w:hAnsiTheme="minorHAnsi" w:cstheme="minorHAnsi"/>
          <w:sz w:val="20"/>
          <w:szCs w:val="20"/>
        </w:rPr>
        <w:t xml:space="preserve"> glass in door, Installing less than or equal to 3 </w:t>
      </w:r>
      <w:r w:rsidR="003909EA"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3909EA" w:rsidRPr="008F52BD">
        <w:rPr>
          <w:rFonts w:asciiTheme="minorHAnsi" w:hAnsiTheme="minorHAnsi" w:cstheme="minorHAnsi"/>
          <w:sz w:val="20"/>
          <w:szCs w:val="20"/>
        </w:rPr>
        <w:t>)</w:t>
      </w:r>
      <w:r w:rsidRPr="008F52BD">
        <w:rPr>
          <w:rFonts w:asciiTheme="minorHAnsi" w:hAnsiTheme="minorHAnsi" w:cstheme="minorHAnsi"/>
          <w:sz w:val="20"/>
          <w:szCs w:val="20"/>
        </w:rPr>
        <w:t xml:space="preserve"> tubular skylight, Installing less than or equal to 16 </w:t>
      </w:r>
      <w:r w:rsidR="003909EA" w:rsidRPr="008F52BD">
        <w:rPr>
          <w:rFonts w:asciiTheme="minorHAnsi" w:hAnsiTheme="minorHAnsi" w:cstheme="minorHAnsi"/>
          <w:sz w:val="20"/>
          <w:szCs w:val="20"/>
        </w:rPr>
        <w:t>squ</w:t>
      </w:r>
      <w:r w:rsidR="00B0279B" w:rsidRPr="008F52BD">
        <w:rPr>
          <w:rFonts w:asciiTheme="minorHAnsi" w:hAnsiTheme="minorHAnsi" w:cstheme="minorHAnsi"/>
          <w:sz w:val="20"/>
          <w:szCs w:val="20"/>
        </w:rPr>
        <w:t>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B0279B" w:rsidRPr="008F52BD">
        <w:rPr>
          <w:rFonts w:asciiTheme="minorHAnsi" w:hAnsiTheme="minorHAnsi" w:cstheme="minorHAnsi"/>
          <w:sz w:val="20"/>
          <w:szCs w:val="20"/>
        </w:rPr>
        <w:t>)</w:t>
      </w:r>
      <w:r w:rsidRPr="008F52BD">
        <w:rPr>
          <w:rFonts w:asciiTheme="minorHAnsi" w:hAnsiTheme="minorHAnsi" w:cstheme="minorHAnsi"/>
          <w:sz w:val="20"/>
          <w:szCs w:val="20"/>
        </w:rPr>
        <w:t xml:space="preserve"> skylight</w:t>
      </w:r>
      <w:r w:rsidR="00897A6D" w:rsidRPr="008F52BD">
        <w:rPr>
          <w:rFonts w:asciiTheme="minorHAnsi" w:hAnsiTheme="minorHAnsi" w:cstheme="minorHAnsi"/>
          <w:sz w:val="20"/>
          <w:szCs w:val="20"/>
        </w:rPr>
        <w:t>, or NA.</w:t>
      </w:r>
    </w:p>
    <w:p w14:paraId="154808F1" w14:textId="253ADB6B" w:rsidR="004339C3" w:rsidRPr="008F52BD" w:rsidRDefault="00A841A3" w:rsidP="008528CE">
      <w:pPr>
        <w:keepNext/>
        <w:rPr>
          <w:rFonts w:asciiTheme="minorHAnsi" w:hAnsiTheme="minorHAnsi" w:cstheme="minorHAnsi"/>
          <w:sz w:val="20"/>
          <w:szCs w:val="20"/>
        </w:rPr>
      </w:pPr>
      <w:r w:rsidRPr="008F52BD">
        <w:rPr>
          <w:rFonts w:asciiTheme="minorHAnsi" w:hAnsiTheme="minorHAnsi" w:cstheme="minorHAnsi"/>
          <w:b/>
          <w:sz w:val="20"/>
          <w:szCs w:val="20"/>
        </w:rPr>
        <w:lastRenderedPageBreak/>
        <w:t xml:space="preserve">B. </w:t>
      </w:r>
      <w:r w:rsidR="00170610" w:rsidRPr="008F52BD">
        <w:rPr>
          <w:rFonts w:asciiTheme="minorHAnsi" w:hAnsiTheme="minorHAnsi" w:cstheme="minorHAnsi"/>
          <w:b/>
          <w:sz w:val="20"/>
          <w:szCs w:val="20"/>
        </w:rPr>
        <w:t>Opaque Surface Details</w:t>
      </w:r>
      <w:r w:rsidR="008E3B32" w:rsidRPr="008F52BD">
        <w:rPr>
          <w:rFonts w:asciiTheme="minorHAnsi" w:hAnsiTheme="minorHAnsi" w:cstheme="minorHAnsi"/>
          <w:b/>
          <w:sz w:val="20"/>
          <w:szCs w:val="20"/>
        </w:rPr>
        <w:t xml:space="preserve"> - Framed</w:t>
      </w:r>
    </w:p>
    <w:p w14:paraId="154808F3" w14:textId="77777777" w:rsidR="00DC4F5F" w:rsidRPr="008F52BD" w:rsidRDefault="00DC4F5F"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Tag/ID: A label (if any) from the plans, such as A1.4 or wall.  </w:t>
      </w:r>
    </w:p>
    <w:p w14:paraId="154808F4" w14:textId="77777777" w:rsidR="00DC4F5F" w:rsidRPr="008F52BD" w:rsidRDefault="00DC4F5F"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Assembly Type: Roof, Ceiling, Wall, </w:t>
      </w:r>
      <w:r w:rsidR="00DE7C86" w:rsidRPr="008F52BD">
        <w:rPr>
          <w:rFonts w:asciiTheme="minorHAnsi" w:hAnsiTheme="minorHAnsi" w:cstheme="minorHAnsi"/>
          <w:sz w:val="20"/>
          <w:szCs w:val="20"/>
        </w:rPr>
        <w:t>or Floor</w:t>
      </w:r>
      <w:r w:rsidRPr="008F52BD">
        <w:rPr>
          <w:rFonts w:asciiTheme="minorHAnsi" w:hAnsiTheme="minorHAnsi" w:cstheme="minorHAnsi"/>
          <w:sz w:val="20"/>
          <w:szCs w:val="20"/>
        </w:rPr>
        <w:t>.</w:t>
      </w:r>
    </w:p>
    <w:p w14:paraId="154808F5" w14:textId="77777777" w:rsidR="00DC4F5F" w:rsidRPr="008F52BD" w:rsidRDefault="00DC4F5F"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Frame </w:t>
      </w:r>
      <w:r w:rsidR="008023A5" w:rsidRPr="008F52BD">
        <w:rPr>
          <w:rFonts w:asciiTheme="minorHAnsi" w:hAnsiTheme="minorHAnsi" w:cstheme="minorHAnsi"/>
          <w:sz w:val="20"/>
          <w:szCs w:val="20"/>
        </w:rPr>
        <w:t>T</w:t>
      </w:r>
      <w:r w:rsidRPr="008F52BD">
        <w:rPr>
          <w:rFonts w:asciiTheme="minorHAnsi" w:hAnsiTheme="minorHAnsi" w:cstheme="minorHAnsi"/>
          <w:sz w:val="20"/>
          <w:szCs w:val="20"/>
        </w:rPr>
        <w:t>ype: Wood or Metal.</w:t>
      </w:r>
    </w:p>
    <w:p w14:paraId="154808F6" w14:textId="77777777" w:rsidR="00DC4F5F" w:rsidRPr="008F52BD" w:rsidRDefault="00DC4F5F"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Frame Depth: Nominal dimensions (in inches) of framing material such as 2x4 or 2x6.</w:t>
      </w:r>
    </w:p>
    <w:p w14:paraId="154808F7" w14:textId="13ED0CC4" w:rsidR="00DC4F5F" w:rsidRPr="008F52BD" w:rsidRDefault="00DC4F5F"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Frame Spacing: 16</w:t>
      </w:r>
      <w:r w:rsidR="009D1650" w:rsidRPr="008F52BD">
        <w:rPr>
          <w:rFonts w:asciiTheme="minorHAnsi" w:hAnsiTheme="minorHAnsi" w:cstheme="minorHAnsi"/>
          <w:sz w:val="20"/>
          <w:szCs w:val="20"/>
        </w:rPr>
        <w:t xml:space="preserve"> or</w:t>
      </w:r>
      <w:r w:rsidR="00DE7C86" w:rsidRPr="008F52BD">
        <w:rPr>
          <w:rFonts w:asciiTheme="minorHAnsi" w:hAnsiTheme="minorHAnsi" w:cstheme="minorHAnsi"/>
          <w:sz w:val="20"/>
          <w:szCs w:val="20"/>
        </w:rPr>
        <w:t xml:space="preserve"> </w:t>
      </w:r>
      <w:r w:rsidRPr="008F52BD">
        <w:rPr>
          <w:rFonts w:asciiTheme="minorHAnsi" w:hAnsiTheme="minorHAnsi" w:cstheme="minorHAnsi"/>
          <w:sz w:val="20"/>
          <w:szCs w:val="20"/>
        </w:rPr>
        <w:t>24</w:t>
      </w:r>
      <w:r w:rsidR="009D1650" w:rsidRPr="008F52BD">
        <w:rPr>
          <w:rFonts w:asciiTheme="minorHAnsi" w:hAnsiTheme="minorHAnsi" w:cstheme="minorHAnsi"/>
          <w:sz w:val="20"/>
          <w:szCs w:val="20"/>
        </w:rPr>
        <w:t xml:space="preserve"> </w:t>
      </w:r>
      <w:r w:rsidR="00DE7C86" w:rsidRPr="008F52BD">
        <w:rPr>
          <w:rFonts w:asciiTheme="minorHAnsi" w:hAnsiTheme="minorHAnsi" w:cstheme="minorHAnsi"/>
          <w:sz w:val="20"/>
          <w:szCs w:val="20"/>
        </w:rPr>
        <w:t xml:space="preserve"> </w:t>
      </w:r>
      <w:r w:rsidRPr="008F52BD">
        <w:rPr>
          <w:rFonts w:asciiTheme="minorHAnsi" w:hAnsiTheme="minorHAnsi" w:cstheme="minorHAnsi"/>
          <w:sz w:val="20"/>
          <w:szCs w:val="20"/>
        </w:rPr>
        <w:t xml:space="preserve">(inches on center). </w:t>
      </w:r>
    </w:p>
    <w:p w14:paraId="154808F8" w14:textId="4686FF3A" w:rsidR="00DE7C86" w:rsidRPr="008F52BD" w:rsidRDefault="00080797" w:rsidP="008528CE">
      <w:pPr>
        <w:ind w:left="360"/>
        <w:contextualSpacing/>
        <w:rPr>
          <w:rFonts w:asciiTheme="minorHAnsi" w:hAnsiTheme="minorHAnsi" w:cstheme="minorHAnsi"/>
          <w:sz w:val="20"/>
          <w:szCs w:val="20"/>
        </w:rPr>
      </w:pPr>
      <w:r w:rsidRPr="008F52BD">
        <w:rPr>
          <w:rFonts w:asciiTheme="minorHAnsi" w:hAnsiTheme="minorHAnsi" w:cstheme="minorHAnsi"/>
          <w:sz w:val="20"/>
          <w:szCs w:val="20"/>
        </w:rPr>
        <w:t>6a</w:t>
      </w:r>
      <w:r w:rsidR="00C63C69" w:rsidRPr="008F52BD">
        <w:rPr>
          <w:rFonts w:asciiTheme="minorHAnsi" w:hAnsiTheme="minorHAnsi" w:cstheme="minorHAnsi"/>
          <w:sz w:val="20"/>
          <w:szCs w:val="20"/>
        </w:rPr>
        <w:t>.</w:t>
      </w:r>
      <w:r w:rsidR="00C8339A" w:rsidRPr="008F52BD">
        <w:rPr>
          <w:rFonts w:asciiTheme="minorHAnsi" w:hAnsiTheme="minorHAnsi" w:cstheme="minorHAnsi"/>
          <w:sz w:val="20"/>
          <w:szCs w:val="20"/>
        </w:rPr>
        <w:t xml:space="preserve">  </w:t>
      </w:r>
      <w:r w:rsidR="008E3B32" w:rsidRPr="008F52BD">
        <w:rPr>
          <w:rFonts w:asciiTheme="minorHAnsi" w:hAnsiTheme="minorHAnsi" w:cstheme="minorHAnsi"/>
          <w:sz w:val="20"/>
          <w:szCs w:val="20"/>
        </w:rPr>
        <w:t xml:space="preserve">Proposed </w:t>
      </w:r>
      <w:r w:rsidR="00DC4F5F" w:rsidRPr="008F52BD">
        <w:rPr>
          <w:rFonts w:asciiTheme="minorHAnsi" w:hAnsiTheme="minorHAnsi" w:cstheme="minorHAnsi"/>
          <w:sz w:val="20"/>
          <w:szCs w:val="20"/>
        </w:rPr>
        <w:t xml:space="preserve">Cavity R-value: </w:t>
      </w:r>
      <w:r w:rsidR="008E3B32" w:rsidRPr="008F52BD">
        <w:rPr>
          <w:rFonts w:asciiTheme="minorHAnsi" w:hAnsiTheme="minorHAnsi" w:cstheme="minorHAnsi"/>
          <w:sz w:val="20"/>
          <w:szCs w:val="20"/>
        </w:rPr>
        <w:t>I</w:t>
      </w:r>
      <w:r w:rsidR="00DC4F5F" w:rsidRPr="008F52BD">
        <w:rPr>
          <w:rFonts w:asciiTheme="minorHAnsi" w:hAnsiTheme="minorHAnsi" w:cstheme="minorHAnsi"/>
          <w:sz w:val="20"/>
          <w:szCs w:val="20"/>
        </w:rPr>
        <w:t xml:space="preserve">nsulation installed between framing members. </w:t>
      </w:r>
    </w:p>
    <w:p w14:paraId="154808FC" w14:textId="029176A9" w:rsidR="00E512E4" w:rsidRPr="008F52BD" w:rsidRDefault="00080797" w:rsidP="008528CE">
      <w:pPr>
        <w:pStyle w:val="ListParagraph"/>
        <w:ind w:hanging="360"/>
        <w:contextualSpacing/>
        <w:rPr>
          <w:rFonts w:asciiTheme="minorHAnsi" w:hAnsiTheme="minorHAnsi" w:cstheme="minorHAnsi"/>
          <w:sz w:val="20"/>
          <w:szCs w:val="20"/>
        </w:rPr>
      </w:pPr>
      <w:r w:rsidRPr="008F52BD">
        <w:rPr>
          <w:rFonts w:asciiTheme="minorHAnsi" w:hAnsiTheme="minorHAnsi" w:cstheme="minorHAnsi"/>
          <w:sz w:val="20"/>
          <w:szCs w:val="20"/>
        </w:rPr>
        <w:t>6b</w:t>
      </w:r>
      <w:r w:rsidR="00326B4E" w:rsidRPr="008F52BD">
        <w:rPr>
          <w:rFonts w:asciiTheme="minorHAnsi" w:hAnsiTheme="minorHAnsi" w:cstheme="minorHAnsi"/>
          <w:sz w:val="20"/>
          <w:szCs w:val="20"/>
        </w:rPr>
        <w:t xml:space="preserve">.  </w:t>
      </w:r>
      <w:r w:rsidR="008E3B32" w:rsidRPr="008F52BD">
        <w:rPr>
          <w:rFonts w:asciiTheme="minorHAnsi" w:hAnsiTheme="minorHAnsi" w:cstheme="minorHAnsi"/>
          <w:sz w:val="20"/>
          <w:szCs w:val="20"/>
        </w:rPr>
        <w:t xml:space="preserve">Proposed </w:t>
      </w:r>
      <w:r w:rsidR="00DC4F5F" w:rsidRPr="008F52BD">
        <w:rPr>
          <w:rFonts w:asciiTheme="minorHAnsi" w:hAnsiTheme="minorHAnsi" w:cstheme="minorHAnsi"/>
          <w:sz w:val="20"/>
          <w:szCs w:val="20"/>
        </w:rPr>
        <w:t>Continuous Insulation: R-value of rigid or continuous insulation (not interrupted by framing).</w:t>
      </w:r>
      <w:r w:rsidR="00BB216E" w:rsidRPr="008F52BD">
        <w:rPr>
          <w:rFonts w:asciiTheme="minorHAnsi" w:hAnsiTheme="minorHAnsi" w:cstheme="minorHAnsi"/>
          <w:sz w:val="20"/>
          <w:szCs w:val="20"/>
        </w:rPr>
        <w:t xml:space="preserve"> See Table 4.3.4. of the Reference Appendices</w:t>
      </w:r>
      <w:r w:rsidR="00287EB7" w:rsidRPr="008F52BD">
        <w:rPr>
          <w:rFonts w:asciiTheme="minorHAnsi" w:hAnsiTheme="minorHAnsi" w:cstheme="minorHAnsi"/>
          <w:sz w:val="20"/>
          <w:szCs w:val="20"/>
        </w:rPr>
        <w:t>, Joint Appendix, JA</w:t>
      </w:r>
      <w:r w:rsidR="00773268" w:rsidRPr="008F52BD">
        <w:rPr>
          <w:rFonts w:asciiTheme="minorHAnsi" w:hAnsiTheme="minorHAnsi" w:cstheme="minorHAnsi"/>
          <w:sz w:val="20"/>
          <w:szCs w:val="20"/>
        </w:rPr>
        <w:t>4</w:t>
      </w:r>
      <w:r w:rsidR="00BB216E" w:rsidRPr="008F52BD">
        <w:rPr>
          <w:rFonts w:asciiTheme="minorHAnsi" w:hAnsiTheme="minorHAnsi" w:cstheme="minorHAnsi"/>
          <w:sz w:val="20"/>
          <w:szCs w:val="20"/>
        </w:rPr>
        <w:t xml:space="preserve"> for metal frame construction.</w:t>
      </w:r>
    </w:p>
    <w:p w14:paraId="154808FD" w14:textId="35D1B349" w:rsidR="00DC4F5F" w:rsidRPr="008F52BD" w:rsidRDefault="008E3B32"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t>
      </w:r>
      <w:r w:rsidR="00DC4F5F" w:rsidRPr="008F52BD">
        <w:rPr>
          <w:rFonts w:asciiTheme="minorHAnsi" w:hAnsiTheme="minorHAnsi" w:cstheme="minorHAnsi"/>
          <w:sz w:val="20"/>
          <w:szCs w:val="20"/>
        </w:rPr>
        <w:t>U-factor: The U-factor for the proposed assembly</w:t>
      </w:r>
      <w:r w:rsidR="000C0071" w:rsidRPr="008F52BD">
        <w:rPr>
          <w:rFonts w:asciiTheme="minorHAnsi" w:hAnsiTheme="minorHAnsi" w:cstheme="minorHAnsi"/>
          <w:sz w:val="20"/>
          <w:szCs w:val="20"/>
        </w:rPr>
        <w:t xml:space="preserve"> m</w:t>
      </w:r>
      <w:r w:rsidR="00DC4F5F" w:rsidRPr="008F52BD">
        <w:rPr>
          <w:rFonts w:asciiTheme="minorHAnsi" w:hAnsiTheme="minorHAnsi" w:cstheme="minorHAnsi"/>
          <w:sz w:val="20"/>
          <w:szCs w:val="20"/>
        </w:rPr>
        <w:t xml:space="preserve">ust be less than or equal to </w:t>
      </w:r>
      <w:r w:rsidR="00897A6D" w:rsidRPr="008F52BD">
        <w:rPr>
          <w:rFonts w:asciiTheme="minorHAnsi" w:hAnsiTheme="minorHAnsi" w:cstheme="minorHAnsi"/>
          <w:sz w:val="20"/>
          <w:szCs w:val="20"/>
        </w:rPr>
        <w:t>C</w:t>
      </w:r>
      <w:r w:rsidR="00DC4F5F" w:rsidRPr="008F52BD">
        <w:rPr>
          <w:rFonts w:asciiTheme="minorHAnsi" w:hAnsiTheme="minorHAnsi" w:cstheme="minorHAnsi"/>
          <w:sz w:val="20"/>
          <w:szCs w:val="20"/>
        </w:rPr>
        <w:t xml:space="preserve">olumn 10 or have an attached </w:t>
      </w:r>
      <w:r w:rsidR="00553E90" w:rsidRPr="008F52BD">
        <w:rPr>
          <w:rFonts w:asciiTheme="minorHAnsi" w:hAnsiTheme="minorHAnsi" w:cstheme="minorHAnsi"/>
          <w:sz w:val="20"/>
          <w:szCs w:val="20"/>
        </w:rPr>
        <w:t>Area Weighted Average Calculation Worksheet (</w:t>
      </w:r>
      <w:r w:rsidR="00F7062B" w:rsidRPr="008F52BD">
        <w:rPr>
          <w:rFonts w:asciiTheme="minorHAnsi" w:hAnsiTheme="minorHAnsi" w:cstheme="minorHAnsi"/>
          <w:sz w:val="20"/>
          <w:szCs w:val="20"/>
        </w:rPr>
        <w:t>CF1R</w:t>
      </w:r>
      <w:r w:rsidR="00773D74" w:rsidRPr="008F52BD">
        <w:rPr>
          <w:rFonts w:asciiTheme="minorHAnsi" w:hAnsiTheme="minorHAnsi" w:cstheme="minorHAnsi"/>
          <w:sz w:val="20"/>
          <w:szCs w:val="20"/>
        </w:rPr>
        <w:t>-ENV-0</w:t>
      </w:r>
      <w:r w:rsidR="00DF4532" w:rsidRPr="008F52BD">
        <w:rPr>
          <w:rFonts w:asciiTheme="minorHAnsi" w:hAnsiTheme="minorHAnsi" w:cstheme="minorHAnsi"/>
          <w:sz w:val="20"/>
          <w:szCs w:val="20"/>
        </w:rPr>
        <w:t>1</w:t>
      </w:r>
      <w:r w:rsidR="00773D74" w:rsidRPr="008F52BD">
        <w:rPr>
          <w:rFonts w:asciiTheme="minorHAnsi" w:hAnsiTheme="minorHAnsi" w:cstheme="minorHAnsi"/>
          <w:sz w:val="20"/>
          <w:szCs w:val="20"/>
        </w:rPr>
        <w:t>-E</w:t>
      </w:r>
      <w:r w:rsidR="00553E90" w:rsidRPr="008F52BD">
        <w:rPr>
          <w:rFonts w:asciiTheme="minorHAnsi" w:hAnsiTheme="minorHAnsi" w:cstheme="minorHAnsi"/>
          <w:sz w:val="20"/>
          <w:szCs w:val="20"/>
        </w:rPr>
        <w:t>)</w:t>
      </w:r>
      <w:r w:rsidR="00DC4F5F" w:rsidRPr="008F52BD">
        <w:rPr>
          <w:rFonts w:asciiTheme="minorHAnsi" w:hAnsiTheme="minorHAnsi" w:cstheme="minorHAnsi"/>
          <w:sz w:val="20"/>
          <w:szCs w:val="20"/>
        </w:rPr>
        <w:t xml:space="preserve"> to show that a weighted U-factor for multiple assemblies will meet the maximum value in </w:t>
      </w:r>
      <w:r w:rsidR="00897A6D" w:rsidRPr="008F52BD">
        <w:rPr>
          <w:rFonts w:asciiTheme="minorHAnsi" w:hAnsiTheme="minorHAnsi" w:cstheme="minorHAnsi"/>
          <w:sz w:val="20"/>
          <w:szCs w:val="20"/>
        </w:rPr>
        <w:t>C</w:t>
      </w:r>
      <w:r w:rsidR="00DC4F5F" w:rsidRPr="008F52BD">
        <w:rPr>
          <w:rFonts w:asciiTheme="minorHAnsi" w:hAnsiTheme="minorHAnsi" w:cstheme="minorHAnsi"/>
          <w:sz w:val="20"/>
          <w:szCs w:val="20"/>
        </w:rPr>
        <w:t>olumn 10.</w:t>
      </w:r>
    </w:p>
    <w:p w14:paraId="154808FE" w14:textId="50638C98" w:rsidR="00DC4F5F" w:rsidRPr="008F52BD" w:rsidRDefault="00773268"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Joint </w:t>
      </w:r>
      <w:r w:rsidR="00DC4F5F" w:rsidRPr="008F52BD">
        <w:rPr>
          <w:rFonts w:asciiTheme="minorHAnsi" w:hAnsiTheme="minorHAnsi" w:cstheme="minorHAnsi"/>
          <w:sz w:val="20"/>
          <w:szCs w:val="20"/>
        </w:rPr>
        <w:t xml:space="preserve">Appendix JA4 Table: Table number used to determine the R-value or U-factor (e.g., an </w:t>
      </w:r>
      <w:r w:rsidR="00553E90" w:rsidRPr="008F52BD">
        <w:rPr>
          <w:rFonts w:asciiTheme="minorHAnsi" w:hAnsiTheme="minorHAnsi" w:cstheme="minorHAnsi"/>
          <w:sz w:val="20"/>
          <w:szCs w:val="20"/>
        </w:rPr>
        <w:t>attic assembly</w:t>
      </w:r>
      <w:r w:rsidR="00DC4F5F" w:rsidRPr="008F52BD">
        <w:rPr>
          <w:rFonts w:asciiTheme="minorHAnsi" w:hAnsiTheme="minorHAnsi" w:cstheme="minorHAnsi"/>
          <w:sz w:val="20"/>
          <w:szCs w:val="20"/>
        </w:rPr>
        <w:t xml:space="preserve"> is 4.</w:t>
      </w:r>
      <w:r w:rsidR="00553E90" w:rsidRPr="008F52BD">
        <w:rPr>
          <w:rFonts w:asciiTheme="minorHAnsi" w:hAnsiTheme="minorHAnsi" w:cstheme="minorHAnsi"/>
          <w:sz w:val="20"/>
          <w:szCs w:val="20"/>
        </w:rPr>
        <w:t>2</w:t>
      </w:r>
      <w:r w:rsidR="00DC4F5F" w:rsidRPr="008F52BD">
        <w:rPr>
          <w:rFonts w:asciiTheme="minorHAnsi" w:hAnsiTheme="minorHAnsi" w:cstheme="minorHAnsi"/>
          <w:sz w:val="20"/>
          <w:szCs w:val="20"/>
        </w:rPr>
        <w:t>.1).</w:t>
      </w:r>
    </w:p>
    <w:p w14:paraId="154808FF" w14:textId="01158836" w:rsidR="00DC4F5F" w:rsidRPr="008F52BD" w:rsidRDefault="00773268"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Joint </w:t>
      </w:r>
      <w:r w:rsidR="00DC4F5F" w:rsidRPr="008F52BD">
        <w:rPr>
          <w:rFonts w:asciiTheme="minorHAnsi" w:hAnsiTheme="minorHAnsi" w:cstheme="minorHAnsi"/>
          <w:sz w:val="20"/>
          <w:szCs w:val="20"/>
        </w:rPr>
        <w:t xml:space="preserve">Appendix JA4 Cell: Cell number used to determine the R-value or U-factor (e.g., an </w:t>
      </w:r>
      <w:r w:rsidR="00553E90" w:rsidRPr="008F52BD">
        <w:rPr>
          <w:rFonts w:asciiTheme="minorHAnsi" w:hAnsiTheme="minorHAnsi" w:cstheme="minorHAnsi"/>
          <w:sz w:val="20"/>
          <w:szCs w:val="20"/>
        </w:rPr>
        <w:t>R-38 ceiling with 24-inch on center framing is A21</w:t>
      </w:r>
      <w:r w:rsidR="00DC4F5F" w:rsidRPr="008F52BD">
        <w:rPr>
          <w:rFonts w:asciiTheme="minorHAnsi" w:hAnsiTheme="minorHAnsi" w:cstheme="minorHAnsi"/>
          <w:sz w:val="20"/>
          <w:szCs w:val="20"/>
        </w:rPr>
        <w:t>).</w:t>
      </w:r>
    </w:p>
    <w:p w14:paraId="15480900" w14:textId="77777777" w:rsidR="00DC4F5F" w:rsidRPr="008F52BD" w:rsidRDefault="00DC4F5F"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Required U-factor: </w:t>
      </w:r>
      <w:r w:rsidR="00164148" w:rsidRPr="008F52BD">
        <w:rPr>
          <w:rFonts w:asciiTheme="minorHAnsi" w:hAnsiTheme="minorHAnsi" w:cstheme="minorHAnsi"/>
          <w:sz w:val="20"/>
          <w:szCs w:val="20"/>
        </w:rPr>
        <w:t>F</w:t>
      </w:r>
      <w:r w:rsidRPr="008F52BD">
        <w:rPr>
          <w:rFonts w:asciiTheme="minorHAnsi" w:hAnsiTheme="minorHAnsi" w:cstheme="minorHAnsi"/>
          <w:sz w:val="20"/>
          <w:szCs w:val="20"/>
        </w:rPr>
        <w:t>rom Package A</w:t>
      </w:r>
      <w:r w:rsidR="00164148" w:rsidRPr="008F52BD">
        <w:rPr>
          <w:rFonts w:asciiTheme="minorHAnsi" w:hAnsiTheme="minorHAnsi" w:cstheme="minorHAnsi"/>
          <w:sz w:val="20"/>
          <w:szCs w:val="20"/>
        </w:rPr>
        <w:t xml:space="preserve"> or from Section 150.2.</w:t>
      </w:r>
      <w:r w:rsidRPr="008F52BD">
        <w:rPr>
          <w:rFonts w:asciiTheme="minorHAnsi" w:hAnsiTheme="minorHAnsi" w:cstheme="minorHAnsi"/>
          <w:sz w:val="20"/>
          <w:szCs w:val="20"/>
        </w:rPr>
        <w:t xml:space="preserve"> Value required based on climate zone and assembly type.</w:t>
      </w:r>
    </w:p>
    <w:p w14:paraId="15480901" w14:textId="77777777" w:rsidR="00A841A3" w:rsidRPr="008F52BD" w:rsidRDefault="004C2C9B" w:rsidP="008528CE">
      <w:pPr>
        <w:pStyle w:val="ListParagraph"/>
        <w:numPr>
          <w:ilvl w:val="0"/>
          <w:numId w:val="9"/>
        </w:numPr>
        <w:contextualSpacing/>
        <w:rPr>
          <w:rFonts w:asciiTheme="minorHAnsi" w:hAnsiTheme="minorHAnsi" w:cstheme="minorHAnsi"/>
          <w:sz w:val="20"/>
          <w:szCs w:val="20"/>
        </w:rPr>
      </w:pPr>
      <w:r w:rsidRPr="008F52BD">
        <w:rPr>
          <w:rFonts w:asciiTheme="minorHAnsi" w:hAnsiTheme="minorHAnsi" w:cstheme="minorHAnsi"/>
          <w:sz w:val="20"/>
          <w:szCs w:val="20"/>
        </w:rPr>
        <w:t>Comments: Any notes regarding location, unique conditions, or attachments.</w:t>
      </w:r>
      <w:r w:rsidR="00A841A3" w:rsidRPr="008F52BD">
        <w:rPr>
          <w:rFonts w:asciiTheme="minorHAnsi" w:hAnsiTheme="minorHAnsi" w:cstheme="minorHAnsi"/>
          <w:sz w:val="20"/>
          <w:szCs w:val="20"/>
        </w:rPr>
        <w:t xml:space="preserve"> </w:t>
      </w:r>
    </w:p>
    <w:p w14:paraId="5BF0E74C" w14:textId="77777777" w:rsidR="0094294D" w:rsidRPr="008F52BD" w:rsidRDefault="0094294D" w:rsidP="008528CE">
      <w:pPr>
        <w:rPr>
          <w:rFonts w:asciiTheme="minorHAnsi" w:hAnsiTheme="minorHAnsi" w:cstheme="minorHAnsi"/>
          <w:b/>
          <w:sz w:val="20"/>
          <w:szCs w:val="20"/>
        </w:rPr>
      </w:pPr>
    </w:p>
    <w:p w14:paraId="15480903" w14:textId="230027B6" w:rsidR="003A3ABD" w:rsidRPr="008F52BD" w:rsidRDefault="003A3ABD" w:rsidP="008528CE">
      <w:pPr>
        <w:rPr>
          <w:rFonts w:asciiTheme="minorHAnsi" w:hAnsiTheme="minorHAnsi" w:cstheme="minorHAnsi"/>
          <w:b/>
          <w:sz w:val="20"/>
          <w:szCs w:val="20"/>
        </w:rPr>
      </w:pPr>
      <w:r w:rsidRPr="008F52BD">
        <w:rPr>
          <w:rFonts w:asciiTheme="minorHAnsi" w:hAnsiTheme="minorHAnsi" w:cstheme="minorHAnsi"/>
          <w:b/>
          <w:sz w:val="20"/>
          <w:szCs w:val="20"/>
        </w:rPr>
        <w:t xml:space="preserve">C. </w:t>
      </w:r>
      <w:r w:rsidR="00170610" w:rsidRPr="008F52BD">
        <w:rPr>
          <w:rFonts w:asciiTheme="minorHAnsi" w:hAnsiTheme="minorHAnsi" w:cstheme="minorHAnsi"/>
          <w:b/>
          <w:sz w:val="20"/>
          <w:szCs w:val="20"/>
        </w:rPr>
        <w:t>Opaque Surface Details</w:t>
      </w:r>
      <w:r w:rsidRPr="008F52BD">
        <w:rPr>
          <w:rFonts w:asciiTheme="minorHAnsi" w:hAnsiTheme="minorHAnsi" w:cstheme="minorHAnsi"/>
          <w:b/>
          <w:sz w:val="20"/>
          <w:szCs w:val="20"/>
        </w:rPr>
        <w:t xml:space="preserve"> – Non-</w:t>
      </w:r>
      <w:r w:rsidR="000C0071" w:rsidRPr="008F52BD">
        <w:rPr>
          <w:rFonts w:asciiTheme="minorHAnsi" w:hAnsiTheme="minorHAnsi" w:cstheme="minorHAnsi"/>
          <w:b/>
          <w:sz w:val="20"/>
          <w:szCs w:val="20"/>
        </w:rPr>
        <w:t>F</w:t>
      </w:r>
      <w:r w:rsidRPr="008F52BD">
        <w:rPr>
          <w:rFonts w:asciiTheme="minorHAnsi" w:hAnsiTheme="minorHAnsi" w:cstheme="minorHAnsi"/>
          <w:b/>
          <w:sz w:val="20"/>
          <w:szCs w:val="20"/>
        </w:rPr>
        <w:t>ramed</w:t>
      </w:r>
    </w:p>
    <w:p w14:paraId="15480904" w14:textId="77777777" w:rsidR="003A3ABD" w:rsidRPr="008F52BD" w:rsidRDefault="003A3ABD"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Tag/ID: A label (if any) from the plans, for example, A1.4 or wall.  </w:t>
      </w:r>
    </w:p>
    <w:p w14:paraId="15480905" w14:textId="77777777" w:rsidR="003A3ABD" w:rsidRPr="008F52BD" w:rsidRDefault="003A3ABD"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Assembly Type: Roof, Wall.</w:t>
      </w:r>
    </w:p>
    <w:p w14:paraId="15480906" w14:textId="77777777" w:rsidR="003A3ABD" w:rsidRPr="008F52BD" w:rsidRDefault="003A3ABD"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Assembly </w:t>
      </w:r>
      <w:r w:rsidR="00B20DC5" w:rsidRPr="008F52BD">
        <w:rPr>
          <w:rFonts w:asciiTheme="minorHAnsi" w:hAnsiTheme="minorHAnsi" w:cstheme="minorHAnsi"/>
          <w:sz w:val="20"/>
          <w:szCs w:val="20"/>
        </w:rPr>
        <w:t>M</w:t>
      </w:r>
      <w:r w:rsidRPr="008F52BD">
        <w:rPr>
          <w:rFonts w:asciiTheme="minorHAnsi" w:hAnsiTheme="minorHAnsi" w:cstheme="minorHAnsi"/>
          <w:sz w:val="20"/>
          <w:szCs w:val="20"/>
        </w:rPr>
        <w:t xml:space="preserve">aterials: SIP OSB, SIP I-Joist, </w:t>
      </w:r>
      <w:r w:rsidR="00281376" w:rsidRPr="008F52BD">
        <w:rPr>
          <w:rFonts w:asciiTheme="minorHAnsi" w:hAnsiTheme="minorHAnsi" w:cstheme="minorHAnsi"/>
          <w:sz w:val="20"/>
          <w:szCs w:val="20"/>
        </w:rPr>
        <w:t>SIP Single 2x, SIP Double 2x</w:t>
      </w:r>
      <w:r w:rsidRPr="008F52BD">
        <w:rPr>
          <w:rFonts w:asciiTheme="minorHAnsi" w:hAnsiTheme="minorHAnsi" w:cstheme="minorHAnsi"/>
          <w:sz w:val="20"/>
          <w:szCs w:val="20"/>
        </w:rPr>
        <w:t>.</w:t>
      </w:r>
    </w:p>
    <w:p w14:paraId="15480907" w14:textId="77777777" w:rsidR="003A3ABD" w:rsidRPr="008F52BD" w:rsidRDefault="003A3ABD"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Thickness: Thickness in inches.</w:t>
      </w:r>
    </w:p>
    <w:p w14:paraId="15480908" w14:textId="619D71E4" w:rsidR="003A3ABD" w:rsidRPr="008F52BD" w:rsidRDefault="008E3B32"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t>
      </w:r>
      <w:r w:rsidR="003A3ABD" w:rsidRPr="008F52BD">
        <w:rPr>
          <w:rFonts w:asciiTheme="minorHAnsi" w:hAnsiTheme="minorHAnsi" w:cstheme="minorHAnsi"/>
          <w:sz w:val="20"/>
          <w:szCs w:val="20"/>
        </w:rPr>
        <w:t xml:space="preserve">Core Insulation R-value: Insulation installed within the materials or on the inside. See </w:t>
      </w:r>
      <w:r w:rsidR="00773268" w:rsidRPr="008F52BD">
        <w:rPr>
          <w:rFonts w:asciiTheme="minorHAnsi" w:hAnsiTheme="minorHAnsi" w:cstheme="minorHAnsi"/>
          <w:sz w:val="20"/>
          <w:szCs w:val="20"/>
        </w:rPr>
        <w:t xml:space="preserve">Reference Appendices, </w:t>
      </w:r>
      <w:r w:rsidR="003A3ABD" w:rsidRPr="008F52BD">
        <w:rPr>
          <w:rFonts w:asciiTheme="minorHAnsi" w:hAnsiTheme="minorHAnsi" w:cstheme="minorHAnsi"/>
          <w:sz w:val="20"/>
          <w:szCs w:val="20"/>
        </w:rPr>
        <w:t>Joint Appendix</w:t>
      </w:r>
      <w:r w:rsidR="00773268" w:rsidRPr="008F52BD">
        <w:rPr>
          <w:rFonts w:asciiTheme="minorHAnsi" w:hAnsiTheme="minorHAnsi" w:cstheme="minorHAnsi"/>
          <w:sz w:val="20"/>
          <w:szCs w:val="20"/>
        </w:rPr>
        <w:t>,</w:t>
      </w:r>
      <w:r w:rsidR="003A3ABD" w:rsidRPr="008F52BD">
        <w:rPr>
          <w:rFonts w:asciiTheme="minorHAnsi" w:hAnsiTheme="minorHAnsi" w:cstheme="minorHAnsi"/>
          <w:sz w:val="20"/>
          <w:szCs w:val="20"/>
        </w:rPr>
        <w:t xml:space="preserve"> JA4 for guidance.</w:t>
      </w:r>
    </w:p>
    <w:p w14:paraId="15480909" w14:textId="5A0126A3" w:rsidR="003A3ABD" w:rsidRPr="008F52BD" w:rsidRDefault="004F4B52"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t>
      </w:r>
      <w:r w:rsidR="003A3ABD" w:rsidRPr="008F52BD">
        <w:rPr>
          <w:rFonts w:asciiTheme="minorHAnsi" w:hAnsiTheme="minorHAnsi" w:cstheme="minorHAnsi"/>
          <w:sz w:val="20"/>
          <w:szCs w:val="20"/>
        </w:rPr>
        <w:t xml:space="preserve">Continuous Insulation R-value: Insulation installed on the exterior. See </w:t>
      </w:r>
      <w:r w:rsidR="00B525B3" w:rsidRPr="008F52BD">
        <w:rPr>
          <w:rFonts w:asciiTheme="minorHAnsi" w:hAnsiTheme="minorHAnsi" w:cstheme="minorHAnsi"/>
          <w:sz w:val="20"/>
          <w:szCs w:val="20"/>
        </w:rPr>
        <w:t xml:space="preserve">Reference Appendices, </w:t>
      </w:r>
      <w:r w:rsidR="003A3ABD" w:rsidRPr="008F52BD">
        <w:rPr>
          <w:rFonts w:asciiTheme="minorHAnsi" w:hAnsiTheme="minorHAnsi" w:cstheme="minorHAnsi"/>
          <w:sz w:val="20"/>
          <w:szCs w:val="20"/>
        </w:rPr>
        <w:t>Joint Appendix</w:t>
      </w:r>
      <w:r w:rsidR="00B525B3" w:rsidRPr="008F52BD">
        <w:rPr>
          <w:rFonts w:asciiTheme="minorHAnsi" w:hAnsiTheme="minorHAnsi" w:cstheme="minorHAnsi"/>
          <w:sz w:val="20"/>
          <w:szCs w:val="20"/>
        </w:rPr>
        <w:t>,</w:t>
      </w:r>
      <w:r w:rsidR="003A3ABD" w:rsidRPr="008F52BD">
        <w:rPr>
          <w:rFonts w:asciiTheme="minorHAnsi" w:hAnsiTheme="minorHAnsi" w:cstheme="minorHAnsi"/>
          <w:sz w:val="20"/>
          <w:szCs w:val="20"/>
        </w:rPr>
        <w:t xml:space="preserve"> JA4 for guidance.</w:t>
      </w:r>
    </w:p>
    <w:p w14:paraId="1548090A" w14:textId="75BB3B0B" w:rsidR="003A3ABD" w:rsidRPr="008F52BD" w:rsidRDefault="004F4B52"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t>
      </w:r>
      <w:r w:rsidR="003A3ABD" w:rsidRPr="008F52BD">
        <w:rPr>
          <w:rFonts w:asciiTheme="minorHAnsi" w:hAnsiTheme="minorHAnsi" w:cstheme="minorHAnsi"/>
          <w:sz w:val="20"/>
          <w:szCs w:val="20"/>
        </w:rPr>
        <w:t xml:space="preserve">U-factor: Proposed assembly U-factor from </w:t>
      </w:r>
      <w:r w:rsidR="00B525B3" w:rsidRPr="008F52BD">
        <w:rPr>
          <w:rFonts w:asciiTheme="minorHAnsi" w:hAnsiTheme="minorHAnsi" w:cstheme="minorHAnsi"/>
          <w:sz w:val="20"/>
          <w:szCs w:val="20"/>
        </w:rPr>
        <w:t xml:space="preserve">Reference Appendices, Joint Appendix, </w:t>
      </w:r>
      <w:r w:rsidR="003A3ABD" w:rsidRPr="008F52BD">
        <w:rPr>
          <w:rFonts w:asciiTheme="minorHAnsi" w:hAnsiTheme="minorHAnsi" w:cstheme="minorHAnsi"/>
          <w:sz w:val="20"/>
          <w:szCs w:val="20"/>
        </w:rPr>
        <w:t xml:space="preserve">JA4 or </w:t>
      </w:r>
      <w:r w:rsidR="00773D74" w:rsidRPr="008F52BD">
        <w:rPr>
          <w:rFonts w:asciiTheme="minorHAnsi" w:hAnsiTheme="minorHAnsi" w:cstheme="minorHAnsi"/>
          <w:sz w:val="20"/>
          <w:szCs w:val="20"/>
        </w:rPr>
        <w:t>CF1R-ENV-0</w:t>
      </w:r>
      <w:r w:rsidR="00755E8F" w:rsidRPr="008F52BD">
        <w:rPr>
          <w:rFonts w:asciiTheme="minorHAnsi" w:hAnsiTheme="minorHAnsi" w:cstheme="minorHAnsi"/>
          <w:sz w:val="20"/>
          <w:szCs w:val="20"/>
        </w:rPr>
        <w:t>2</w:t>
      </w:r>
      <w:r w:rsidR="00773D74" w:rsidRPr="008F52BD">
        <w:rPr>
          <w:rFonts w:asciiTheme="minorHAnsi" w:hAnsiTheme="minorHAnsi" w:cstheme="minorHAnsi"/>
          <w:sz w:val="20"/>
          <w:szCs w:val="20"/>
        </w:rPr>
        <w:t>-E</w:t>
      </w:r>
      <w:r w:rsidR="003A3ABD" w:rsidRPr="008F52BD">
        <w:rPr>
          <w:rFonts w:asciiTheme="minorHAnsi" w:hAnsiTheme="minorHAnsi" w:cstheme="minorHAnsi"/>
          <w:sz w:val="20"/>
          <w:szCs w:val="20"/>
        </w:rPr>
        <w:t xml:space="preserve">. Must be less than or equal to </w:t>
      </w:r>
      <w:r w:rsidR="00897A6D" w:rsidRPr="008F52BD">
        <w:rPr>
          <w:rFonts w:asciiTheme="minorHAnsi" w:hAnsiTheme="minorHAnsi" w:cstheme="minorHAnsi"/>
          <w:sz w:val="20"/>
          <w:szCs w:val="20"/>
        </w:rPr>
        <w:t>C</w:t>
      </w:r>
      <w:r w:rsidR="003A3ABD" w:rsidRPr="008F52BD">
        <w:rPr>
          <w:rFonts w:asciiTheme="minorHAnsi" w:hAnsiTheme="minorHAnsi" w:cstheme="minorHAnsi"/>
          <w:sz w:val="20"/>
          <w:szCs w:val="20"/>
        </w:rPr>
        <w:t xml:space="preserve">olumn </w:t>
      </w:r>
      <w:r w:rsidR="00DC4F5F" w:rsidRPr="008F52BD">
        <w:rPr>
          <w:rFonts w:asciiTheme="minorHAnsi" w:hAnsiTheme="minorHAnsi" w:cstheme="minorHAnsi"/>
          <w:sz w:val="20"/>
          <w:szCs w:val="20"/>
        </w:rPr>
        <w:t>10</w:t>
      </w:r>
      <w:r w:rsidR="003A3ABD" w:rsidRPr="008F52BD">
        <w:rPr>
          <w:rFonts w:asciiTheme="minorHAnsi" w:hAnsiTheme="minorHAnsi" w:cstheme="minorHAnsi"/>
          <w:sz w:val="20"/>
          <w:szCs w:val="20"/>
        </w:rPr>
        <w:t>.</w:t>
      </w:r>
    </w:p>
    <w:p w14:paraId="1548090B" w14:textId="77777777" w:rsidR="00DC4F5F" w:rsidRPr="008F52BD" w:rsidRDefault="00DC4F5F"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Appendix JA4 Table: Table number used to determine the R-value or U-factor (e.g., a </w:t>
      </w:r>
      <w:r w:rsidR="00DF4532" w:rsidRPr="008F52BD">
        <w:rPr>
          <w:rFonts w:asciiTheme="minorHAnsi" w:hAnsiTheme="minorHAnsi" w:cstheme="minorHAnsi"/>
          <w:sz w:val="20"/>
          <w:szCs w:val="20"/>
        </w:rPr>
        <w:t>SIP</w:t>
      </w:r>
      <w:r w:rsidRPr="008F52BD">
        <w:rPr>
          <w:rFonts w:asciiTheme="minorHAnsi" w:hAnsiTheme="minorHAnsi" w:cstheme="minorHAnsi"/>
          <w:sz w:val="20"/>
          <w:szCs w:val="20"/>
        </w:rPr>
        <w:t xml:space="preserve"> wall is 4.3.</w:t>
      </w:r>
      <w:r w:rsidR="00DF4532" w:rsidRPr="008F52BD">
        <w:rPr>
          <w:rFonts w:asciiTheme="minorHAnsi" w:hAnsiTheme="minorHAnsi" w:cstheme="minorHAnsi"/>
          <w:sz w:val="20"/>
          <w:szCs w:val="20"/>
        </w:rPr>
        <w:t>2</w:t>
      </w:r>
      <w:r w:rsidRPr="008F52BD">
        <w:rPr>
          <w:rFonts w:asciiTheme="minorHAnsi" w:hAnsiTheme="minorHAnsi" w:cstheme="minorHAnsi"/>
          <w:sz w:val="20"/>
          <w:szCs w:val="20"/>
        </w:rPr>
        <w:t>).</w:t>
      </w:r>
    </w:p>
    <w:p w14:paraId="1548090C" w14:textId="57092EF0" w:rsidR="00DC4F5F" w:rsidRPr="008F52BD" w:rsidRDefault="00DC4F5F"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Appendix JA4 Cell: Cell number used to determine the R-value or U-factor (e.g., a </w:t>
      </w:r>
      <w:r w:rsidR="00DF4532" w:rsidRPr="008F52BD">
        <w:rPr>
          <w:rFonts w:asciiTheme="minorHAnsi" w:hAnsiTheme="minorHAnsi" w:cstheme="minorHAnsi"/>
          <w:sz w:val="20"/>
          <w:szCs w:val="20"/>
        </w:rPr>
        <w:t xml:space="preserve">4.5-inch thick </w:t>
      </w:r>
      <w:r w:rsidR="00B525B3" w:rsidRPr="008F52BD">
        <w:rPr>
          <w:rFonts w:asciiTheme="minorHAnsi" w:hAnsiTheme="minorHAnsi" w:cstheme="minorHAnsi"/>
          <w:sz w:val="20"/>
          <w:szCs w:val="20"/>
        </w:rPr>
        <w:t>Oriented Strand Board (</w:t>
      </w:r>
      <w:r w:rsidR="00DF4532" w:rsidRPr="008F52BD">
        <w:rPr>
          <w:rFonts w:asciiTheme="minorHAnsi" w:hAnsiTheme="minorHAnsi" w:cstheme="minorHAnsi"/>
          <w:sz w:val="20"/>
          <w:szCs w:val="20"/>
        </w:rPr>
        <w:t>OSB</w:t>
      </w:r>
      <w:r w:rsidR="00B525B3" w:rsidRPr="008F52BD">
        <w:rPr>
          <w:rFonts w:asciiTheme="minorHAnsi" w:hAnsiTheme="minorHAnsi" w:cstheme="minorHAnsi"/>
          <w:sz w:val="20"/>
          <w:szCs w:val="20"/>
        </w:rPr>
        <w:t>)</w:t>
      </w:r>
      <w:r w:rsidR="00DF4532" w:rsidRPr="008F52BD">
        <w:rPr>
          <w:rFonts w:asciiTheme="minorHAnsi" w:hAnsiTheme="minorHAnsi" w:cstheme="minorHAnsi"/>
          <w:sz w:val="20"/>
          <w:szCs w:val="20"/>
        </w:rPr>
        <w:t xml:space="preserve"> wall with R-18 core insulation and no continuous insulation is A5</w:t>
      </w:r>
      <w:r w:rsidRPr="008F52BD">
        <w:rPr>
          <w:rFonts w:asciiTheme="minorHAnsi" w:hAnsiTheme="minorHAnsi" w:cstheme="minorHAnsi"/>
          <w:sz w:val="20"/>
          <w:szCs w:val="20"/>
        </w:rPr>
        <w:t>)</w:t>
      </w:r>
      <w:r w:rsidR="00DF4532" w:rsidRPr="008F52BD">
        <w:rPr>
          <w:rFonts w:asciiTheme="minorHAnsi" w:hAnsiTheme="minorHAnsi" w:cstheme="minorHAnsi"/>
          <w:sz w:val="20"/>
          <w:szCs w:val="20"/>
        </w:rPr>
        <w:t>.</w:t>
      </w:r>
    </w:p>
    <w:p w14:paraId="1548090D" w14:textId="080F89CF" w:rsidR="003A3ABD" w:rsidRPr="008F52BD" w:rsidRDefault="003A3ABD"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Required U-factor from </w:t>
      </w:r>
      <w:r w:rsidR="00F00045" w:rsidRPr="008F52BD">
        <w:rPr>
          <w:rFonts w:asciiTheme="minorHAnsi" w:hAnsiTheme="minorHAnsi" w:cstheme="minorHAnsi"/>
          <w:sz w:val="20"/>
          <w:szCs w:val="20"/>
        </w:rPr>
        <w:t>Table 150.1-A</w:t>
      </w:r>
      <w:r w:rsidRPr="008F52BD">
        <w:rPr>
          <w:rFonts w:asciiTheme="minorHAnsi" w:hAnsiTheme="minorHAnsi" w:cstheme="minorHAnsi"/>
          <w:sz w:val="20"/>
          <w:szCs w:val="20"/>
        </w:rPr>
        <w:t>: Based on assembly type and climate zone.</w:t>
      </w:r>
    </w:p>
    <w:p w14:paraId="1548090E" w14:textId="77777777" w:rsidR="003A3ABD" w:rsidRPr="008F52BD" w:rsidRDefault="003A3ABD"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Comments: Any notes regarding location, unique conditions, or attachments.</w:t>
      </w:r>
    </w:p>
    <w:p w14:paraId="1548090F" w14:textId="77777777" w:rsidR="003A3ABD" w:rsidRPr="008F52BD" w:rsidRDefault="003A3ABD" w:rsidP="008528CE">
      <w:pPr>
        <w:rPr>
          <w:rFonts w:asciiTheme="minorHAnsi" w:hAnsiTheme="minorHAnsi" w:cstheme="minorHAnsi"/>
          <w:b/>
          <w:sz w:val="20"/>
          <w:szCs w:val="20"/>
        </w:rPr>
      </w:pPr>
    </w:p>
    <w:p w14:paraId="15480910" w14:textId="1B688BC9" w:rsidR="003A3ABD" w:rsidRPr="008F52BD" w:rsidRDefault="003A3ABD" w:rsidP="008528CE">
      <w:pPr>
        <w:rPr>
          <w:rFonts w:asciiTheme="minorHAnsi" w:hAnsiTheme="minorHAnsi" w:cstheme="minorHAnsi"/>
          <w:b/>
          <w:sz w:val="20"/>
          <w:szCs w:val="20"/>
        </w:rPr>
      </w:pPr>
      <w:r w:rsidRPr="008F52BD">
        <w:rPr>
          <w:rFonts w:asciiTheme="minorHAnsi" w:hAnsiTheme="minorHAnsi" w:cstheme="minorHAnsi"/>
          <w:b/>
          <w:sz w:val="20"/>
          <w:szCs w:val="20"/>
        </w:rPr>
        <w:t xml:space="preserve">D. </w:t>
      </w:r>
      <w:r w:rsidR="00170610" w:rsidRPr="008F52BD">
        <w:rPr>
          <w:rFonts w:asciiTheme="minorHAnsi" w:hAnsiTheme="minorHAnsi" w:cstheme="minorHAnsi"/>
          <w:b/>
          <w:sz w:val="20"/>
          <w:szCs w:val="20"/>
        </w:rPr>
        <w:t>Opaque Surface Details</w:t>
      </w:r>
      <w:r w:rsidRPr="008F52BD">
        <w:rPr>
          <w:rFonts w:asciiTheme="minorHAnsi" w:hAnsiTheme="minorHAnsi" w:cstheme="minorHAnsi"/>
          <w:b/>
          <w:sz w:val="20"/>
          <w:szCs w:val="20"/>
        </w:rPr>
        <w:t xml:space="preserve"> – Mass Walls</w:t>
      </w:r>
    </w:p>
    <w:p w14:paraId="15480911" w14:textId="77777777" w:rsidR="00DC4F5F" w:rsidRPr="008F52BD" w:rsidRDefault="00DC4F5F" w:rsidP="008528CE">
      <w:pPr>
        <w:pStyle w:val="ListParagraph"/>
        <w:numPr>
          <w:ilvl w:val="0"/>
          <w:numId w:val="21"/>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Tag/ID: A label (if any) from the plans, for example, A1.4 or wall.  </w:t>
      </w:r>
    </w:p>
    <w:p w14:paraId="15480912" w14:textId="77777777" w:rsidR="00DC4F5F" w:rsidRPr="008F52BD" w:rsidRDefault="00DC4F5F" w:rsidP="008528CE">
      <w:pPr>
        <w:pStyle w:val="ListParagraph"/>
        <w:numPr>
          <w:ilvl w:val="0"/>
          <w:numId w:val="21"/>
        </w:numPr>
        <w:contextualSpacing/>
        <w:rPr>
          <w:rFonts w:asciiTheme="minorHAnsi" w:hAnsiTheme="minorHAnsi" w:cstheme="minorHAnsi"/>
          <w:sz w:val="20"/>
          <w:szCs w:val="20"/>
        </w:rPr>
      </w:pPr>
      <w:r w:rsidRPr="008F52BD">
        <w:rPr>
          <w:rFonts w:asciiTheme="minorHAnsi" w:hAnsiTheme="minorHAnsi" w:cstheme="minorHAnsi"/>
          <w:sz w:val="20"/>
          <w:szCs w:val="20"/>
        </w:rPr>
        <w:t>Walls Above Grade: Yes or No.</w:t>
      </w:r>
    </w:p>
    <w:p w14:paraId="15480913" w14:textId="5DE53622" w:rsidR="00DC4F5F" w:rsidRPr="008F52BD" w:rsidRDefault="00DC4F5F" w:rsidP="008528CE">
      <w:pPr>
        <w:pStyle w:val="ListParagraph"/>
        <w:numPr>
          <w:ilvl w:val="0"/>
          <w:numId w:val="21"/>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Mass Type: </w:t>
      </w:r>
      <w:r w:rsidR="00755E8F" w:rsidRPr="008F52BD">
        <w:rPr>
          <w:rFonts w:asciiTheme="minorHAnsi" w:hAnsiTheme="minorHAnsi" w:cstheme="minorHAnsi"/>
          <w:sz w:val="20"/>
          <w:szCs w:val="20"/>
        </w:rPr>
        <w:t xml:space="preserve">Clay Brick, Clay Hollow Unit, </w:t>
      </w:r>
      <w:r w:rsidR="00525EC7" w:rsidRPr="008F52BD">
        <w:rPr>
          <w:rFonts w:asciiTheme="minorHAnsi" w:hAnsiTheme="minorHAnsi" w:cstheme="minorHAnsi"/>
          <w:sz w:val="20"/>
          <w:szCs w:val="20"/>
        </w:rPr>
        <w:t>Concrete Masonry Unit (</w:t>
      </w:r>
      <w:r w:rsidR="00755E8F" w:rsidRPr="008F52BD">
        <w:rPr>
          <w:rFonts w:asciiTheme="minorHAnsi" w:hAnsiTheme="minorHAnsi" w:cstheme="minorHAnsi"/>
          <w:sz w:val="20"/>
          <w:szCs w:val="20"/>
        </w:rPr>
        <w:t>C</w:t>
      </w:r>
      <w:r w:rsidR="00281376" w:rsidRPr="008F52BD">
        <w:rPr>
          <w:rFonts w:asciiTheme="minorHAnsi" w:hAnsiTheme="minorHAnsi" w:cstheme="minorHAnsi"/>
          <w:sz w:val="20"/>
          <w:szCs w:val="20"/>
        </w:rPr>
        <w:t>MU</w:t>
      </w:r>
      <w:r w:rsidR="00525EC7" w:rsidRPr="008F52BD">
        <w:rPr>
          <w:rFonts w:asciiTheme="minorHAnsi" w:hAnsiTheme="minorHAnsi" w:cstheme="minorHAnsi"/>
          <w:sz w:val="20"/>
          <w:szCs w:val="20"/>
        </w:rPr>
        <w:t>)</w:t>
      </w:r>
      <w:r w:rsidR="00281376" w:rsidRPr="008F52BD">
        <w:rPr>
          <w:rFonts w:asciiTheme="minorHAnsi" w:hAnsiTheme="minorHAnsi" w:cstheme="minorHAnsi"/>
          <w:sz w:val="20"/>
          <w:szCs w:val="20"/>
        </w:rPr>
        <w:t xml:space="preserve"> Light Weight, </w:t>
      </w:r>
      <w:r w:rsidR="00525EC7" w:rsidRPr="008F52BD">
        <w:rPr>
          <w:rFonts w:asciiTheme="minorHAnsi" w:hAnsiTheme="minorHAnsi" w:cstheme="minorHAnsi"/>
          <w:sz w:val="20"/>
          <w:szCs w:val="20"/>
        </w:rPr>
        <w:t>Concrete Masonry Unit (</w:t>
      </w:r>
      <w:r w:rsidR="00281376" w:rsidRPr="008F52BD">
        <w:rPr>
          <w:rFonts w:asciiTheme="minorHAnsi" w:hAnsiTheme="minorHAnsi" w:cstheme="minorHAnsi"/>
          <w:sz w:val="20"/>
          <w:szCs w:val="20"/>
        </w:rPr>
        <w:t>CMU</w:t>
      </w:r>
      <w:r w:rsidR="00525EC7" w:rsidRPr="008F52BD">
        <w:rPr>
          <w:rFonts w:asciiTheme="minorHAnsi" w:hAnsiTheme="minorHAnsi" w:cstheme="minorHAnsi"/>
          <w:sz w:val="20"/>
          <w:szCs w:val="20"/>
        </w:rPr>
        <w:t>)</w:t>
      </w:r>
      <w:r w:rsidR="00281376" w:rsidRPr="008F52BD">
        <w:rPr>
          <w:rFonts w:asciiTheme="minorHAnsi" w:hAnsiTheme="minorHAnsi" w:cstheme="minorHAnsi"/>
          <w:sz w:val="20"/>
          <w:szCs w:val="20"/>
        </w:rPr>
        <w:t xml:space="preserve"> Medium Weight, </w:t>
      </w:r>
      <w:r w:rsidR="00525EC7" w:rsidRPr="008F52BD">
        <w:rPr>
          <w:rFonts w:asciiTheme="minorHAnsi" w:hAnsiTheme="minorHAnsi" w:cstheme="minorHAnsi"/>
          <w:sz w:val="20"/>
          <w:szCs w:val="20"/>
        </w:rPr>
        <w:t>Concrete Masonry Unit (</w:t>
      </w:r>
      <w:r w:rsidR="00281376" w:rsidRPr="008F52BD">
        <w:rPr>
          <w:rFonts w:asciiTheme="minorHAnsi" w:hAnsiTheme="minorHAnsi" w:cstheme="minorHAnsi"/>
          <w:sz w:val="20"/>
          <w:szCs w:val="20"/>
        </w:rPr>
        <w:t>CMU</w:t>
      </w:r>
      <w:r w:rsidR="00525EC7" w:rsidRPr="008F52BD">
        <w:rPr>
          <w:rFonts w:asciiTheme="minorHAnsi" w:hAnsiTheme="minorHAnsi" w:cstheme="minorHAnsi"/>
          <w:sz w:val="20"/>
          <w:szCs w:val="20"/>
        </w:rPr>
        <w:t>)</w:t>
      </w:r>
      <w:r w:rsidR="00281376" w:rsidRPr="008F52BD">
        <w:rPr>
          <w:rFonts w:asciiTheme="minorHAnsi" w:hAnsiTheme="minorHAnsi" w:cstheme="minorHAnsi"/>
          <w:sz w:val="20"/>
          <w:szCs w:val="20"/>
        </w:rPr>
        <w:t xml:space="preserve"> Normal Weight, </w:t>
      </w:r>
      <w:r w:rsidR="00897A6D" w:rsidRPr="008F52BD">
        <w:rPr>
          <w:rFonts w:asciiTheme="minorHAnsi" w:hAnsiTheme="minorHAnsi" w:cstheme="minorHAnsi"/>
          <w:sz w:val="20"/>
          <w:szCs w:val="20"/>
        </w:rPr>
        <w:t>C</w:t>
      </w:r>
      <w:r w:rsidR="00281376" w:rsidRPr="008F52BD">
        <w:rPr>
          <w:rFonts w:asciiTheme="minorHAnsi" w:hAnsiTheme="minorHAnsi" w:cstheme="minorHAnsi"/>
          <w:sz w:val="20"/>
          <w:szCs w:val="20"/>
        </w:rPr>
        <w:t xml:space="preserve">oncrete, </w:t>
      </w:r>
      <w:r w:rsidRPr="008F52BD">
        <w:rPr>
          <w:rFonts w:asciiTheme="minorHAnsi" w:hAnsiTheme="minorHAnsi" w:cstheme="minorHAnsi"/>
          <w:sz w:val="20"/>
          <w:szCs w:val="20"/>
        </w:rPr>
        <w:t xml:space="preserve">ICF. See </w:t>
      </w:r>
      <w:r w:rsidR="00525EC7" w:rsidRPr="008F52BD">
        <w:rPr>
          <w:rFonts w:asciiTheme="minorHAnsi" w:hAnsiTheme="minorHAnsi" w:cstheme="minorHAnsi"/>
          <w:sz w:val="20"/>
          <w:szCs w:val="20"/>
        </w:rPr>
        <w:t xml:space="preserve">Reference Appendices, Joint Appendix, </w:t>
      </w:r>
      <w:r w:rsidRPr="008F52BD">
        <w:rPr>
          <w:rFonts w:asciiTheme="minorHAnsi" w:hAnsiTheme="minorHAnsi" w:cstheme="minorHAnsi"/>
          <w:sz w:val="20"/>
          <w:szCs w:val="20"/>
        </w:rPr>
        <w:t>JA4 for guidance.</w:t>
      </w:r>
    </w:p>
    <w:p w14:paraId="15480914" w14:textId="665C86A6" w:rsidR="00DC4F5F" w:rsidRPr="008F52BD" w:rsidRDefault="00DC4F5F" w:rsidP="008528CE">
      <w:pPr>
        <w:pStyle w:val="ListParagraph"/>
        <w:numPr>
          <w:ilvl w:val="0"/>
          <w:numId w:val="21"/>
        </w:numPr>
        <w:contextualSpacing/>
        <w:rPr>
          <w:rFonts w:asciiTheme="minorHAnsi" w:hAnsiTheme="minorHAnsi" w:cstheme="minorHAnsi"/>
          <w:sz w:val="20"/>
          <w:szCs w:val="20"/>
        </w:rPr>
      </w:pPr>
      <w:r w:rsidRPr="008F52BD">
        <w:rPr>
          <w:rFonts w:asciiTheme="minorHAnsi" w:hAnsiTheme="minorHAnsi" w:cstheme="minorHAnsi"/>
          <w:sz w:val="20"/>
          <w:szCs w:val="20"/>
        </w:rPr>
        <w:t>Mass Thickness: Thickness (in inches) of mass.</w:t>
      </w:r>
    </w:p>
    <w:p w14:paraId="534D0BB9" w14:textId="561C44DC" w:rsidR="00585185" w:rsidRPr="008F52BD" w:rsidRDefault="00A06B61" w:rsidP="008528CE">
      <w:pPr>
        <w:pStyle w:val="ListParagraph"/>
        <w:numPr>
          <w:ilvl w:val="0"/>
          <w:numId w:val="21"/>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Joint </w:t>
      </w:r>
      <w:r w:rsidR="00585185" w:rsidRPr="008F52BD">
        <w:rPr>
          <w:rFonts w:asciiTheme="minorHAnsi" w:hAnsiTheme="minorHAnsi" w:cstheme="minorHAnsi"/>
          <w:sz w:val="20"/>
          <w:szCs w:val="20"/>
        </w:rPr>
        <w:t xml:space="preserve">Appendix JA4 Reference Table: Table number used to determine the R-value or U-factor (e.g., an </w:t>
      </w:r>
      <w:r w:rsidR="00525EC7" w:rsidRPr="008F52BD">
        <w:rPr>
          <w:rFonts w:asciiTheme="minorHAnsi" w:hAnsiTheme="minorHAnsi" w:cstheme="minorHAnsi"/>
          <w:sz w:val="20"/>
          <w:szCs w:val="20"/>
        </w:rPr>
        <w:t>Insulat</w:t>
      </w:r>
      <w:r w:rsidR="004844EA" w:rsidRPr="008F52BD">
        <w:rPr>
          <w:rFonts w:asciiTheme="minorHAnsi" w:hAnsiTheme="minorHAnsi" w:cstheme="minorHAnsi"/>
          <w:sz w:val="20"/>
          <w:szCs w:val="20"/>
        </w:rPr>
        <w:t>ing</w:t>
      </w:r>
      <w:r w:rsidR="00525EC7" w:rsidRPr="008F52BD">
        <w:rPr>
          <w:rFonts w:asciiTheme="minorHAnsi" w:hAnsiTheme="minorHAnsi" w:cstheme="minorHAnsi"/>
          <w:sz w:val="20"/>
          <w:szCs w:val="20"/>
        </w:rPr>
        <w:t xml:space="preserve"> Concrete Form (</w:t>
      </w:r>
      <w:r w:rsidR="00585185" w:rsidRPr="008F52BD">
        <w:rPr>
          <w:rFonts w:asciiTheme="minorHAnsi" w:hAnsiTheme="minorHAnsi" w:cstheme="minorHAnsi"/>
          <w:sz w:val="20"/>
          <w:szCs w:val="20"/>
        </w:rPr>
        <w:t>ICF</w:t>
      </w:r>
      <w:r w:rsidR="00525EC7" w:rsidRPr="008F52BD">
        <w:rPr>
          <w:rFonts w:asciiTheme="minorHAnsi" w:hAnsiTheme="minorHAnsi" w:cstheme="minorHAnsi"/>
          <w:sz w:val="20"/>
          <w:szCs w:val="20"/>
        </w:rPr>
        <w:t>)</w:t>
      </w:r>
      <w:r w:rsidR="00585185" w:rsidRPr="008F52BD">
        <w:rPr>
          <w:rFonts w:asciiTheme="minorHAnsi" w:hAnsiTheme="minorHAnsi" w:cstheme="minorHAnsi"/>
          <w:sz w:val="20"/>
          <w:szCs w:val="20"/>
        </w:rPr>
        <w:t xml:space="preserve"> wall is 4.3.13).</w:t>
      </w:r>
    </w:p>
    <w:p w14:paraId="4DC7A441" w14:textId="31441A72" w:rsidR="00585185" w:rsidRPr="008F52BD" w:rsidRDefault="00A06B61" w:rsidP="008528CE">
      <w:pPr>
        <w:pStyle w:val="ListParagraph"/>
        <w:numPr>
          <w:ilvl w:val="0"/>
          <w:numId w:val="21"/>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Joint </w:t>
      </w:r>
      <w:r w:rsidR="00585185" w:rsidRPr="008F52BD">
        <w:rPr>
          <w:rFonts w:asciiTheme="minorHAnsi" w:hAnsiTheme="minorHAnsi" w:cstheme="minorHAnsi"/>
          <w:sz w:val="20"/>
          <w:szCs w:val="20"/>
        </w:rPr>
        <w:t xml:space="preserve">Appendix JA4 Reference Cell: Cell number used to determine the R-value or U-factor (e.g., an 8-inch thick </w:t>
      </w:r>
      <w:r w:rsidR="004844EA" w:rsidRPr="008F52BD">
        <w:rPr>
          <w:rFonts w:asciiTheme="minorHAnsi" w:hAnsiTheme="minorHAnsi" w:cstheme="minorHAnsi"/>
          <w:sz w:val="20"/>
          <w:szCs w:val="20"/>
        </w:rPr>
        <w:t>Insulating Concrete Form (</w:t>
      </w:r>
      <w:r w:rsidR="00585185" w:rsidRPr="008F52BD">
        <w:rPr>
          <w:rFonts w:asciiTheme="minorHAnsi" w:hAnsiTheme="minorHAnsi" w:cstheme="minorHAnsi"/>
          <w:sz w:val="20"/>
          <w:szCs w:val="20"/>
        </w:rPr>
        <w:t>ICF</w:t>
      </w:r>
      <w:r w:rsidR="004844EA" w:rsidRPr="008F52BD">
        <w:rPr>
          <w:rFonts w:asciiTheme="minorHAnsi" w:hAnsiTheme="minorHAnsi" w:cstheme="minorHAnsi"/>
          <w:sz w:val="20"/>
          <w:szCs w:val="20"/>
        </w:rPr>
        <w:t>)</w:t>
      </w:r>
      <w:r w:rsidR="00585185" w:rsidRPr="008F52BD">
        <w:rPr>
          <w:rFonts w:asciiTheme="minorHAnsi" w:hAnsiTheme="minorHAnsi" w:cstheme="minorHAnsi"/>
          <w:sz w:val="20"/>
          <w:szCs w:val="20"/>
        </w:rPr>
        <w:t xml:space="preserve"> wall with 2 inches of </w:t>
      </w:r>
      <w:r w:rsidR="00CF7B0F" w:rsidRPr="008F52BD">
        <w:rPr>
          <w:rFonts w:asciiTheme="minorHAnsi" w:hAnsiTheme="minorHAnsi" w:cstheme="minorHAnsi"/>
          <w:sz w:val="20"/>
          <w:szCs w:val="20"/>
        </w:rPr>
        <w:t>Expanded Polystyrene (</w:t>
      </w:r>
      <w:r w:rsidR="00585185" w:rsidRPr="008F52BD">
        <w:rPr>
          <w:rFonts w:asciiTheme="minorHAnsi" w:hAnsiTheme="minorHAnsi" w:cstheme="minorHAnsi"/>
          <w:sz w:val="20"/>
          <w:szCs w:val="20"/>
        </w:rPr>
        <w:t>EPS</w:t>
      </w:r>
      <w:r w:rsidR="00CF7B0F" w:rsidRPr="008F52BD">
        <w:rPr>
          <w:rFonts w:asciiTheme="minorHAnsi" w:hAnsiTheme="minorHAnsi" w:cstheme="minorHAnsi"/>
          <w:sz w:val="20"/>
          <w:szCs w:val="20"/>
        </w:rPr>
        <w:t>)</w:t>
      </w:r>
      <w:r w:rsidR="00585185" w:rsidRPr="008F52BD">
        <w:rPr>
          <w:rFonts w:asciiTheme="minorHAnsi" w:hAnsiTheme="minorHAnsi" w:cstheme="minorHAnsi"/>
          <w:sz w:val="20"/>
          <w:szCs w:val="20"/>
        </w:rPr>
        <w:t xml:space="preserve"> (R-15.4) is C1).</w:t>
      </w:r>
    </w:p>
    <w:p w14:paraId="66D1782F" w14:textId="5263636A" w:rsidR="001B091B" w:rsidRPr="008F52BD" w:rsidRDefault="001B091B" w:rsidP="008528CE">
      <w:pPr>
        <w:pStyle w:val="ListParagraph"/>
        <w:ind w:hanging="450"/>
        <w:contextualSpacing/>
        <w:rPr>
          <w:rFonts w:asciiTheme="minorHAnsi" w:hAnsiTheme="minorHAnsi" w:cstheme="minorHAnsi"/>
          <w:sz w:val="20"/>
          <w:szCs w:val="20"/>
        </w:rPr>
      </w:pPr>
      <w:r w:rsidRPr="008F52BD">
        <w:rPr>
          <w:rFonts w:asciiTheme="minorHAnsi" w:hAnsiTheme="minorHAnsi" w:cstheme="minorHAnsi"/>
          <w:sz w:val="20"/>
          <w:szCs w:val="20"/>
        </w:rPr>
        <w:t>7-8.    Proposed Exterior Insulation R-value or U-factor: Enter the R-value or U-factor of proposed insulation on the outside surface of the mass wall. See</w:t>
      </w:r>
      <w:r w:rsidR="004844EA" w:rsidRPr="008F52BD">
        <w:rPr>
          <w:rFonts w:asciiTheme="minorHAnsi" w:hAnsiTheme="minorHAnsi" w:cstheme="minorHAnsi"/>
          <w:sz w:val="20"/>
          <w:szCs w:val="20"/>
        </w:rPr>
        <w:t xml:space="preserve"> Reference Appendices, Joint Appendix,</w:t>
      </w:r>
      <w:r w:rsidRPr="008F52BD">
        <w:rPr>
          <w:rFonts w:asciiTheme="minorHAnsi" w:hAnsiTheme="minorHAnsi" w:cstheme="minorHAnsi"/>
          <w:sz w:val="20"/>
          <w:szCs w:val="20"/>
        </w:rPr>
        <w:t xml:space="preserve"> JA4 for guidance. Use the same descriptor (R-value or U-factor) throughout Table D.</w:t>
      </w:r>
    </w:p>
    <w:p w14:paraId="79A03612" w14:textId="715E894D" w:rsidR="00AD1C9C" w:rsidRPr="008F52BD" w:rsidRDefault="001B091B" w:rsidP="008528CE">
      <w:pPr>
        <w:pStyle w:val="ListParagraph"/>
        <w:ind w:hanging="540"/>
        <w:contextualSpacing/>
        <w:rPr>
          <w:rFonts w:asciiTheme="minorHAnsi" w:hAnsiTheme="minorHAnsi" w:cstheme="minorHAnsi"/>
          <w:sz w:val="20"/>
          <w:szCs w:val="20"/>
        </w:rPr>
      </w:pPr>
      <w:r w:rsidRPr="008F52BD">
        <w:rPr>
          <w:rFonts w:asciiTheme="minorHAnsi" w:hAnsiTheme="minorHAnsi" w:cstheme="minorHAnsi"/>
          <w:sz w:val="20"/>
          <w:szCs w:val="20"/>
        </w:rPr>
        <w:lastRenderedPageBreak/>
        <w:t>9-10.   Proposed Interior Insulation R-value or U-factor: Enter the R-value or U-facto</w:t>
      </w:r>
      <w:r w:rsidR="004844EA" w:rsidRPr="008F52BD">
        <w:rPr>
          <w:rFonts w:asciiTheme="minorHAnsi" w:hAnsiTheme="minorHAnsi" w:cstheme="minorHAnsi"/>
          <w:sz w:val="20"/>
          <w:szCs w:val="20"/>
        </w:rPr>
        <w:t>r</w:t>
      </w:r>
      <w:r w:rsidRPr="008F52BD">
        <w:rPr>
          <w:rFonts w:asciiTheme="minorHAnsi" w:hAnsiTheme="minorHAnsi" w:cstheme="minorHAnsi"/>
          <w:sz w:val="20"/>
          <w:szCs w:val="20"/>
        </w:rPr>
        <w:t xml:space="preserve">) of proposed insulation on the inside surface of the mass wall. See </w:t>
      </w:r>
      <w:r w:rsidR="004844EA" w:rsidRPr="008F52BD">
        <w:rPr>
          <w:rFonts w:asciiTheme="minorHAnsi" w:hAnsiTheme="minorHAnsi" w:cstheme="minorHAnsi"/>
          <w:sz w:val="20"/>
          <w:szCs w:val="20"/>
        </w:rPr>
        <w:t xml:space="preserve">Reference Appendices, Joint Appendix, </w:t>
      </w:r>
      <w:r w:rsidRPr="008F52BD">
        <w:rPr>
          <w:rFonts w:asciiTheme="minorHAnsi" w:hAnsiTheme="minorHAnsi" w:cstheme="minorHAnsi"/>
          <w:sz w:val="20"/>
          <w:szCs w:val="20"/>
        </w:rPr>
        <w:t>JA4 for guidance. Use the same descriptor (R-value or U-factor) throughout Table D.</w:t>
      </w:r>
    </w:p>
    <w:p w14:paraId="15480918" w14:textId="560C7C56" w:rsidR="00DC4F5F" w:rsidRPr="008F52BD" w:rsidRDefault="001B091B" w:rsidP="008528CE">
      <w:pPr>
        <w:pStyle w:val="ListParagraph"/>
        <w:ind w:left="360"/>
        <w:contextualSpacing/>
        <w:rPr>
          <w:rFonts w:asciiTheme="minorHAnsi" w:hAnsiTheme="minorHAnsi" w:cstheme="minorHAnsi"/>
          <w:sz w:val="20"/>
          <w:szCs w:val="20"/>
        </w:rPr>
      </w:pPr>
      <w:r w:rsidRPr="008F52BD">
        <w:rPr>
          <w:rFonts w:asciiTheme="minorHAnsi" w:hAnsiTheme="minorHAnsi" w:cstheme="minorHAnsi"/>
          <w:sz w:val="20"/>
          <w:szCs w:val="20"/>
        </w:rPr>
        <w:t xml:space="preserve">11.    </w:t>
      </w:r>
      <w:r w:rsidR="004844EA" w:rsidRPr="008F52BD">
        <w:rPr>
          <w:rFonts w:asciiTheme="minorHAnsi" w:hAnsiTheme="minorHAnsi" w:cstheme="minorHAnsi"/>
          <w:sz w:val="20"/>
          <w:szCs w:val="20"/>
        </w:rPr>
        <w:t xml:space="preserve">Joint </w:t>
      </w:r>
      <w:r w:rsidR="00DC4F5F" w:rsidRPr="008F52BD">
        <w:rPr>
          <w:rFonts w:asciiTheme="minorHAnsi" w:hAnsiTheme="minorHAnsi" w:cstheme="minorHAnsi"/>
          <w:sz w:val="20"/>
          <w:szCs w:val="20"/>
        </w:rPr>
        <w:t xml:space="preserve">Appendix JA4 Table: Table number used to determine the R-value or U-factor (e.g., an </w:t>
      </w:r>
      <w:r w:rsidR="00CF7B0F" w:rsidRPr="008F52BD">
        <w:rPr>
          <w:rFonts w:asciiTheme="minorHAnsi" w:hAnsiTheme="minorHAnsi" w:cstheme="minorHAnsi"/>
          <w:sz w:val="20"/>
          <w:szCs w:val="20"/>
        </w:rPr>
        <w:t>Insulating Concrete Form (</w:t>
      </w:r>
      <w:r w:rsidR="00DC4F5F" w:rsidRPr="008F52BD">
        <w:rPr>
          <w:rFonts w:asciiTheme="minorHAnsi" w:hAnsiTheme="minorHAnsi" w:cstheme="minorHAnsi"/>
          <w:sz w:val="20"/>
          <w:szCs w:val="20"/>
        </w:rPr>
        <w:t>ICF</w:t>
      </w:r>
      <w:r w:rsidR="00CF7B0F" w:rsidRPr="008F52BD">
        <w:rPr>
          <w:rFonts w:asciiTheme="minorHAnsi" w:hAnsiTheme="minorHAnsi" w:cstheme="minorHAnsi"/>
          <w:sz w:val="20"/>
          <w:szCs w:val="20"/>
        </w:rPr>
        <w:t>)</w:t>
      </w:r>
      <w:r w:rsidR="00DC4F5F" w:rsidRPr="008F52BD">
        <w:rPr>
          <w:rFonts w:asciiTheme="minorHAnsi" w:hAnsiTheme="minorHAnsi" w:cstheme="minorHAnsi"/>
          <w:sz w:val="20"/>
          <w:szCs w:val="20"/>
        </w:rPr>
        <w:t xml:space="preserve"> wall is 4.3.13).</w:t>
      </w:r>
    </w:p>
    <w:p w14:paraId="15480919" w14:textId="58731307" w:rsidR="00DC4F5F" w:rsidRPr="008F52BD" w:rsidRDefault="004844EA" w:rsidP="008528CE">
      <w:pPr>
        <w:pStyle w:val="ListParagraph"/>
        <w:numPr>
          <w:ilvl w:val="0"/>
          <w:numId w:val="20"/>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Joint </w:t>
      </w:r>
      <w:r w:rsidR="00DC4F5F" w:rsidRPr="008F52BD">
        <w:rPr>
          <w:rFonts w:asciiTheme="minorHAnsi" w:hAnsiTheme="minorHAnsi" w:cstheme="minorHAnsi"/>
          <w:sz w:val="20"/>
          <w:szCs w:val="20"/>
        </w:rPr>
        <w:t xml:space="preserve">Appendix JA4 Cell: Cell number used to determine the R-value or U-factor (e.g., an 8-inch thick </w:t>
      </w:r>
      <w:r w:rsidR="00CF7B0F" w:rsidRPr="008F52BD">
        <w:rPr>
          <w:rFonts w:asciiTheme="minorHAnsi" w:hAnsiTheme="minorHAnsi" w:cstheme="minorHAnsi"/>
          <w:sz w:val="20"/>
          <w:szCs w:val="20"/>
        </w:rPr>
        <w:t>Insulating Concrete Form (</w:t>
      </w:r>
      <w:r w:rsidR="00DC4F5F" w:rsidRPr="008F52BD">
        <w:rPr>
          <w:rFonts w:asciiTheme="minorHAnsi" w:hAnsiTheme="minorHAnsi" w:cstheme="minorHAnsi"/>
          <w:sz w:val="20"/>
          <w:szCs w:val="20"/>
        </w:rPr>
        <w:t>ICF</w:t>
      </w:r>
      <w:r w:rsidR="00CF7B0F" w:rsidRPr="008F52BD">
        <w:rPr>
          <w:rFonts w:asciiTheme="minorHAnsi" w:hAnsiTheme="minorHAnsi" w:cstheme="minorHAnsi"/>
          <w:sz w:val="20"/>
          <w:szCs w:val="20"/>
        </w:rPr>
        <w:t>)</w:t>
      </w:r>
      <w:r w:rsidR="00DC4F5F" w:rsidRPr="008F52BD">
        <w:rPr>
          <w:rFonts w:asciiTheme="minorHAnsi" w:hAnsiTheme="minorHAnsi" w:cstheme="minorHAnsi"/>
          <w:sz w:val="20"/>
          <w:szCs w:val="20"/>
        </w:rPr>
        <w:t xml:space="preserve"> wall with 2 inches of </w:t>
      </w:r>
      <w:r w:rsidR="00CC1B71" w:rsidRPr="008F52BD">
        <w:rPr>
          <w:rFonts w:asciiTheme="minorHAnsi" w:hAnsiTheme="minorHAnsi" w:cstheme="minorHAnsi"/>
          <w:sz w:val="20"/>
          <w:szCs w:val="20"/>
        </w:rPr>
        <w:t>Expanded Polystyrene (</w:t>
      </w:r>
      <w:r w:rsidR="00DC4F5F" w:rsidRPr="008F52BD">
        <w:rPr>
          <w:rFonts w:asciiTheme="minorHAnsi" w:hAnsiTheme="minorHAnsi" w:cstheme="minorHAnsi"/>
          <w:sz w:val="20"/>
          <w:szCs w:val="20"/>
        </w:rPr>
        <w:t>EPS</w:t>
      </w:r>
      <w:r w:rsidR="00CC1B71" w:rsidRPr="008F52BD">
        <w:rPr>
          <w:rFonts w:asciiTheme="minorHAnsi" w:hAnsiTheme="minorHAnsi" w:cstheme="minorHAnsi"/>
          <w:sz w:val="20"/>
          <w:szCs w:val="20"/>
        </w:rPr>
        <w:t>)</w:t>
      </w:r>
      <w:r w:rsidR="00DC4F5F" w:rsidRPr="008F52BD">
        <w:rPr>
          <w:rFonts w:asciiTheme="minorHAnsi" w:hAnsiTheme="minorHAnsi" w:cstheme="minorHAnsi"/>
          <w:sz w:val="20"/>
          <w:szCs w:val="20"/>
        </w:rPr>
        <w:t xml:space="preserve"> (R-15.4) is A6).</w:t>
      </w:r>
    </w:p>
    <w:p w14:paraId="1FEE18ED" w14:textId="6A4E2ED0" w:rsidR="001B091B" w:rsidRPr="008F52BD" w:rsidRDefault="001B091B" w:rsidP="008528CE">
      <w:pPr>
        <w:pStyle w:val="ListParagraph"/>
        <w:ind w:hanging="630"/>
        <w:contextualSpacing/>
        <w:rPr>
          <w:rFonts w:asciiTheme="minorHAnsi" w:hAnsiTheme="minorHAnsi" w:cstheme="minorHAnsi"/>
          <w:sz w:val="20"/>
          <w:szCs w:val="20"/>
        </w:rPr>
      </w:pPr>
      <w:r w:rsidRPr="008F52BD">
        <w:rPr>
          <w:rFonts w:asciiTheme="minorHAnsi" w:hAnsiTheme="minorHAnsi" w:cstheme="minorHAnsi"/>
          <w:sz w:val="20"/>
          <w:szCs w:val="20"/>
        </w:rPr>
        <w:t>13-14.    Required Exterior Insulation R-value or U-factor: The required R-value or U-factor (whichever descriptor was selected in Column 7 or 8) for exterior insulation will be completed based on the Table 150.1-A requirements for the wall type.</w:t>
      </w:r>
    </w:p>
    <w:p w14:paraId="211DBD17" w14:textId="77777777" w:rsidR="001B091B" w:rsidRPr="008F52BD" w:rsidRDefault="001B091B" w:rsidP="008528CE">
      <w:pPr>
        <w:pStyle w:val="ListParagraph"/>
        <w:ind w:hanging="630"/>
        <w:contextualSpacing/>
        <w:rPr>
          <w:rFonts w:asciiTheme="minorHAnsi" w:hAnsiTheme="minorHAnsi" w:cstheme="minorHAnsi"/>
          <w:sz w:val="20"/>
          <w:szCs w:val="20"/>
        </w:rPr>
      </w:pPr>
      <w:r w:rsidRPr="008F52BD">
        <w:rPr>
          <w:rFonts w:asciiTheme="minorHAnsi" w:hAnsiTheme="minorHAnsi" w:cstheme="minorHAnsi"/>
          <w:sz w:val="20"/>
          <w:szCs w:val="20"/>
        </w:rPr>
        <w:t xml:space="preserve">15-16.    Required Interior Insulation R-value or U-factor: The required R-value or U-factor (whichever descriptor was selected in Column 9 or 10) for interior insulation will be completed based on the Table 150.1-A requirements for the wall type. </w:t>
      </w:r>
    </w:p>
    <w:p w14:paraId="447CFBD9" w14:textId="77777777" w:rsidR="001B091B" w:rsidRPr="008F52BD" w:rsidRDefault="001B091B" w:rsidP="008528CE">
      <w:pPr>
        <w:pStyle w:val="ListParagraph"/>
        <w:ind w:hanging="630"/>
        <w:contextualSpacing/>
        <w:rPr>
          <w:rFonts w:asciiTheme="minorHAnsi" w:hAnsiTheme="minorHAnsi" w:cstheme="minorHAnsi"/>
          <w:sz w:val="20"/>
          <w:szCs w:val="20"/>
        </w:rPr>
      </w:pPr>
    </w:p>
    <w:p w14:paraId="1548091D" w14:textId="14C7643B" w:rsidR="003A3ABD" w:rsidRPr="008F52BD" w:rsidRDefault="003A3ABD" w:rsidP="008528CE">
      <w:pPr>
        <w:rPr>
          <w:rFonts w:asciiTheme="minorHAnsi" w:hAnsiTheme="minorHAnsi" w:cstheme="minorHAnsi"/>
          <w:b/>
          <w:sz w:val="20"/>
          <w:szCs w:val="20"/>
        </w:rPr>
      </w:pPr>
      <w:r w:rsidRPr="008F52BD">
        <w:rPr>
          <w:rFonts w:asciiTheme="minorHAnsi" w:hAnsiTheme="minorHAnsi" w:cstheme="minorHAnsi"/>
          <w:b/>
          <w:sz w:val="20"/>
          <w:szCs w:val="20"/>
        </w:rPr>
        <w:t xml:space="preserve">E. </w:t>
      </w:r>
      <w:r w:rsidR="00170610" w:rsidRPr="008F52BD">
        <w:rPr>
          <w:rFonts w:asciiTheme="minorHAnsi" w:hAnsiTheme="minorHAnsi" w:cstheme="minorHAnsi"/>
          <w:b/>
          <w:sz w:val="20"/>
          <w:szCs w:val="20"/>
        </w:rPr>
        <w:t>Slab Insulation</w:t>
      </w:r>
    </w:p>
    <w:p w14:paraId="1548091E" w14:textId="77777777" w:rsidR="005716C2" w:rsidRPr="008F52BD" w:rsidRDefault="005716C2" w:rsidP="008528CE">
      <w:pPr>
        <w:keepNext/>
        <w:ind w:left="270"/>
        <w:rPr>
          <w:rFonts w:asciiTheme="minorHAnsi" w:hAnsiTheme="minorHAnsi" w:cstheme="minorHAnsi"/>
          <w:sz w:val="20"/>
          <w:szCs w:val="20"/>
        </w:rPr>
      </w:pPr>
      <w:r w:rsidRPr="008F52BD">
        <w:rPr>
          <w:rFonts w:asciiTheme="minorHAnsi" w:hAnsiTheme="minorHAnsi" w:cstheme="minorHAnsi"/>
          <w:sz w:val="20"/>
          <w:szCs w:val="20"/>
        </w:rPr>
        <w:t xml:space="preserve">Slab edge performance specifications and installation criteria are found in Sections 150.0(l) and 150.1(c)1D (Table 150.1-A). Requirements vary by climate zone and slab conditions. </w:t>
      </w:r>
    </w:p>
    <w:p w14:paraId="15480920" w14:textId="77777777" w:rsidR="005716C2" w:rsidRPr="008F52BD" w:rsidRDefault="005716C2" w:rsidP="008528CE">
      <w:pPr>
        <w:pStyle w:val="ListParagraph"/>
        <w:numPr>
          <w:ilvl w:val="0"/>
          <w:numId w:val="22"/>
        </w:numPr>
        <w:spacing w:line="276" w:lineRule="auto"/>
        <w:contextualSpacing/>
        <w:rPr>
          <w:rFonts w:asciiTheme="minorHAnsi" w:hAnsiTheme="minorHAnsi" w:cstheme="minorHAnsi"/>
          <w:sz w:val="20"/>
          <w:szCs w:val="20"/>
        </w:rPr>
      </w:pPr>
      <w:r w:rsidRPr="008F52BD">
        <w:rPr>
          <w:rFonts w:asciiTheme="minorHAnsi" w:hAnsiTheme="minorHAnsi" w:cstheme="minorHAnsi"/>
          <w:sz w:val="20"/>
          <w:szCs w:val="20"/>
        </w:rPr>
        <w:t xml:space="preserve">Floor type: Types include slab-on-grade or raised slab. </w:t>
      </w:r>
    </w:p>
    <w:p w14:paraId="15480921" w14:textId="77777777" w:rsidR="005716C2" w:rsidRPr="008F52BD" w:rsidRDefault="005716C2" w:rsidP="008528CE">
      <w:pPr>
        <w:numPr>
          <w:ilvl w:val="0"/>
          <w:numId w:val="23"/>
        </w:numPr>
        <w:rPr>
          <w:rFonts w:asciiTheme="minorHAnsi" w:hAnsiTheme="minorHAnsi" w:cstheme="minorHAnsi"/>
          <w:sz w:val="20"/>
          <w:szCs w:val="20"/>
        </w:rPr>
      </w:pPr>
      <w:r w:rsidRPr="008F52BD">
        <w:rPr>
          <w:rFonts w:asciiTheme="minorHAnsi" w:hAnsiTheme="minorHAnsi" w:cstheme="minorHAnsi"/>
          <w:sz w:val="20"/>
          <w:szCs w:val="20"/>
        </w:rPr>
        <w:t xml:space="preserve">Slab-on-grade floors require slab edge insulation in climate zone 16 only. </w:t>
      </w:r>
    </w:p>
    <w:p w14:paraId="15480922" w14:textId="6B670EEB" w:rsidR="005716C2" w:rsidRPr="008F52BD" w:rsidRDefault="005716C2" w:rsidP="008528CE">
      <w:pPr>
        <w:numPr>
          <w:ilvl w:val="0"/>
          <w:numId w:val="23"/>
        </w:numPr>
        <w:rPr>
          <w:rFonts w:asciiTheme="minorHAnsi" w:hAnsiTheme="minorHAnsi" w:cstheme="minorHAnsi"/>
          <w:sz w:val="20"/>
          <w:szCs w:val="20"/>
        </w:rPr>
      </w:pPr>
      <w:r w:rsidRPr="008F52BD">
        <w:rPr>
          <w:rFonts w:asciiTheme="minorHAnsi" w:hAnsiTheme="minorHAnsi" w:cstheme="minorHAnsi"/>
          <w:sz w:val="20"/>
          <w:szCs w:val="20"/>
        </w:rPr>
        <w:t>Raised slab must be insulated to R</w:t>
      </w:r>
      <w:r w:rsidR="001A17CC" w:rsidRPr="008F52BD">
        <w:rPr>
          <w:rFonts w:asciiTheme="minorHAnsi" w:hAnsiTheme="minorHAnsi" w:cstheme="minorHAnsi"/>
          <w:sz w:val="20"/>
          <w:szCs w:val="20"/>
        </w:rPr>
        <w:t>-</w:t>
      </w:r>
      <w:r w:rsidRPr="008F52BD">
        <w:rPr>
          <w:rFonts w:asciiTheme="minorHAnsi" w:hAnsiTheme="minorHAnsi" w:cstheme="minorHAnsi"/>
          <w:sz w:val="20"/>
          <w:szCs w:val="20"/>
        </w:rPr>
        <w:t>8 in climate zones 1, 2, 11, 13, 14 and 16, R-4 in climate zones 12 and 15, and no insulation is required in climate zones 3-10.</w:t>
      </w:r>
    </w:p>
    <w:p w14:paraId="15480923" w14:textId="587C65C5" w:rsidR="005716C2" w:rsidRPr="008F52BD" w:rsidRDefault="005716C2" w:rsidP="008528CE">
      <w:pPr>
        <w:pStyle w:val="ListParagraph"/>
        <w:numPr>
          <w:ilvl w:val="0"/>
          <w:numId w:val="22"/>
        </w:numPr>
        <w:spacing w:line="276" w:lineRule="auto"/>
        <w:contextualSpacing/>
        <w:rPr>
          <w:rFonts w:asciiTheme="minorHAnsi" w:hAnsiTheme="minorHAnsi" w:cstheme="minorHAnsi"/>
          <w:sz w:val="20"/>
          <w:szCs w:val="20"/>
        </w:rPr>
      </w:pPr>
      <w:r w:rsidRPr="008F52BD">
        <w:rPr>
          <w:rFonts w:asciiTheme="minorHAnsi" w:hAnsiTheme="minorHAnsi" w:cstheme="minorHAnsi"/>
          <w:sz w:val="20"/>
          <w:szCs w:val="20"/>
        </w:rPr>
        <w:t>Proposed R-value: When required, insulation can be specified by either R-value or U-factor</w:t>
      </w:r>
      <w:r w:rsidR="00522208" w:rsidRPr="008F52BD">
        <w:rPr>
          <w:rFonts w:asciiTheme="minorHAnsi" w:hAnsiTheme="minorHAnsi" w:cstheme="minorHAnsi"/>
          <w:sz w:val="20"/>
          <w:szCs w:val="20"/>
        </w:rPr>
        <w:t xml:space="preserve"> (use the same descriptor throughout Table E)</w:t>
      </w:r>
      <w:r w:rsidRPr="008F52BD">
        <w:rPr>
          <w:rFonts w:asciiTheme="minorHAnsi" w:hAnsiTheme="minorHAnsi" w:cstheme="minorHAnsi"/>
          <w:sz w:val="20"/>
          <w:szCs w:val="20"/>
        </w:rPr>
        <w:t xml:space="preserve">. When specifying an R-value complete </w:t>
      </w:r>
      <w:r w:rsidR="00C45569" w:rsidRPr="008F52BD">
        <w:rPr>
          <w:rFonts w:asciiTheme="minorHAnsi" w:hAnsiTheme="minorHAnsi" w:cstheme="minorHAnsi"/>
          <w:sz w:val="20"/>
          <w:szCs w:val="20"/>
        </w:rPr>
        <w:t>C</w:t>
      </w:r>
      <w:r w:rsidRPr="008F52BD">
        <w:rPr>
          <w:rFonts w:asciiTheme="minorHAnsi" w:hAnsiTheme="minorHAnsi" w:cstheme="minorHAnsi"/>
          <w:sz w:val="20"/>
          <w:szCs w:val="20"/>
        </w:rPr>
        <w:t>olumn 2.</w:t>
      </w:r>
    </w:p>
    <w:p w14:paraId="15480924" w14:textId="3CB27019" w:rsidR="005716C2" w:rsidRPr="008F52BD" w:rsidRDefault="005716C2" w:rsidP="008528CE">
      <w:pPr>
        <w:pStyle w:val="ListParagraph"/>
        <w:numPr>
          <w:ilvl w:val="0"/>
          <w:numId w:val="22"/>
        </w:numPr>
        <w:spacing w:line="276" w:lineRule="auto"/>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t>
      </w:r>
      <w:r w:rsidR="0030596F" w:rsidRPr="008F52BD">
        <w:rPr>
          <w:rFonts w:asciiTheme="minorHAnsi" w:hAnsiTheme="minorHAnsi" w:cstheme="minorHAnsi"/>
          <w:sz w:val="20"/>
          <w:szCs w:val="20"/>
        </w:rPr>
        <w:t xml:space="preserve">Insulation </w:t>
      </w:r>
      <w:r w:rsidRPr="008F52BD">
        <w:rPr>
          <w:rFonts w:asciiTheme="minorHAnsi" w:hAnsiTheme="minorHAnsi" w:cstheme="minorHAnsi"/>
          <w:sz w:val="20"/>
          <w:szCs w:val="20"/>
        </w:rPr>
        <w:t xml:space="preserve">U-Factor: When required, specify the U-factor of proposed insulation in </w:t>
      </w:r>
      <w:r w:rsidR="00C45569" w:rsidRPr="008F52BD">
        <w:rPr>
          <w:rFonts w:asciiTheme="minorHAnsi" w:hAnsiTheme="minorHAnsi" w:cstheme="minorHAnsi"/>
          <w:sz w:val="20"/>
          <w:szCs w:val="20"/>
        </w:rPr>
        <w:t>C</w:t>
      </w:r>
      <w:r w:rsidRPr="008F52BD">
        <w:rPr>
          <w:rFonts w:asciiTheme="minorHAnsi" w:hAnsiTheme="minorHAnsi" w:cstheme="minorHAnsi"/>
          <w:sz w:val="20"/>
          <w:szCs w:val="20"/>
        </w:rPr>
        <w:t xml:space="preserve">olumn 3. </w:t>
      </w:r>
    </w:p>
    <w:p w14:paraId="15480925" w14:textId="77777777" w:rsidR="005716C2" w:rsidRPr="008F52BD" w:rsidRDefault="005716C2" w:rsidP="008528CE">
      <w:pPr>
        <w:pStyle w:val="ListParagraph"/>
        <w:numPr>
          <w:ilvl w:val="0"/>
          <w:numId w:val="22"/>
        </w:numPr>
        <w:spacing w:line="276" w:lineRule="auto"/>
        <w:contextualSpacing/>
        <w:rPr>
          <w:rFonts w:asciiTheme="minorHAnsi" w:hAnsiTheme="minorHAnsi" w:cstheme="minorHAnsi"/>
          <w:sz w:val="20"/>
          <w:szCs w:val="20"/>
        </w:rPr>
      </w:pPr>
      <w:r w:rsidRPr="008F52BD">
        <w:rPr>
          <w:rFonts w:asciiTheme="minorHAnsi" w:hAnsiTheme="minorHAnsi" w:cstheme="minorHAnsi"/>
          <w:sz w:val="20"/>
          <w:szCs w:val="20"/>
        </w:rPr>
        <w:t xml:space="preserve">Required Insulation R-value: </w:t>
      </w:r>
      <w:r w:rsidR="00522208" w:rsidRPr="008F52BD">
        <w:rPr>
          <w:rFonts w:asciiTheme="minorHAnsi" w:hAnsiTheme="minorHAnsi" w:cstheme="minorHAnsi"/>
          <w:sz w:val="20"/>
          <w:szCs w:val="20"/>
        </w:rPr>
        <w:t>S</w:t>
      </w:r>
      <w:r w:rsidRPr="008F52BD">
        <w:rPr>
          <w:rFonts w:asciiTheme="minorHAnsi" w:hAnsiTheme="minorHAnsi" w:cstheme="minorHAnsi"/>
          <w:sz w:val="20"/>
          <w:szCs w:val="20"/>
        </w:rPr>
        <w:t>pecify the value required, which will vary by climate zone and type of slab. Values are from Table 150.1-A.</w:t>
      </w:r>
    </w:p>
    <w:p w14:paraId="15480926" w14:textId="77777777" w:rsidR="005716C2" w:rsidRPr="008F52BD" w:rsidRDefault="005716C2" w:rsidP="008528CE">
      <w:pPr>
        <w:pStyle w:val="ListParagraph"/>
        <w:numPr>
          <w:ilvl w:val="0"/>
          <w:numId w:val="22"/>
        </w:numPr>
        <w:spacing w:line="276" w:lineRule="auto"/>
        <w:contextualSpacing/>
        <w:rPr>
          <w:rFonts w:asciiTheme="minorHAnsi" w:hAnsiTheme="minorHAnsi" w:cstheme="minorHAnsi"/>
          <w:sz w:val="20"/>
          <w:szCs w:val="20"/>
        </w:rPr>
      </w:pPr>
      <w:r w:rsidRPr="008F52BD">
        <w:rPr>
          <w:rFonts w:asciiTheme="minorHAnsi" w:hAnsiTheme="minorHAnsi" w:cstheme="minorHAnsi"/>
          <w:sz w:val="20"/>
          <w:szCs w:val="20"/>
        </w:rPr>
        <w:t xml:space="preserve">Required Insulation U-factor: </w:t>
      </w:r>
      <w:r w:rsidR="00522208" w:rsidRPr="008F52BD">
        <w:rPr>
          <w:rFonts w:asciiTheme="minorHAnsi" w:hAnsiTheme="minorHAnsi" w:cstheme="minorHAnsi"/>
          <w:sz w:val="20"/>
          <w:szCs w:val="20"/>
        </w:rPr>
        <w:t>S</w:t>
      </w:r>
      <w:r w:rsidRPr="008F52BD">
        <w:rPr>
          <w:rFonts w:asciiTheme="minorHAnsi" w:hAnsiTheme="minorHAnsi" w:cstheme="minorHAnsi"/>
          <w:sz w:val="20"/>
          <w:szCs w:val="20"/>
        </w:rPr>
        <w:t>pecify the value required, which will vary by climate zone and type of slab. Values are from Table 150.1-A.</w:t>
      </w:r>
    </w:p>
    <w:p w14:paraId="15480927" w14:textId="77777777" w:rsidR="005716C2" w:rsidRPr="008F52BD" w:rsidRDefault="005716C2" w:rsidP="008528CE">
      <w:pPr>
        <w:pStyle w:val="ListParagraph"/>
        <w:numPr>
          <w:ilvl w:val="0"/>
          <w:numId w:val="22"/>
        </w:numPr>
        <w:spacing w:line="276" w:lineRule="auto"/>
        <w:contextualSpacing/>
        <w:rPr>
          <w:rFonts w:asciiTheme="minorHAnsi" w:hAnsiTheme="minorHAnsi" w:cstheme="minorHAnsi"/>
          <w:sz w:val="20"/>
          <w:szCs w:val="20"/>
        </w:rPr>
      </w:pPr>
      <w:r w:rsidRPr="008F52BD">
        <w:rPr>
          <w:rFonts w:asciiTheme="minorHAnsi" w:hAnsiTheme="minorHAnsi" w:cstheme="minorHAnsi"/>
          <w:sz w:val="20"/>
          <w:szCs w:val="20"/>
        </w:rPr>
        <w:t>Comments: Any notes regarding location, unique conditions, or attachments.</w:t>
      </w:r>
    </w:p>
    <w:p w14:paraId="15480929" w14:textId="3C702115" w:rsidR="00E512E4" w:rsidRPr="008F52BD" w:rsidRDefault="005716C2" w:rsidP="008528CE">
      <w:pPr>
        <w:ind w:left="1080" w:hanging="720"/>
        <w:rPr>
          <w:rFonts w:asciiTheme="minorHAnsi" w:hAnsiTheme="minorHAnsi" w:cstheme="minorHAnsi"/>
          <w:sz w:val="20"/>
          <w:szCs w:val="20"/>
        </w:rPr>
      </w:pPr>
      <w:r w:rsidRPr="008F52BD">
        <w:rPr>
          <w:rFonts w:asciiTheme="minorHAnsi" w:hAnsiTheme="minorHAnsi" w:cstheme="minorHAnsi"/>
          <w:sz w:val="20"/>
          <w:szCs w:val="20"/>
        </w:rPr>
        <w:t>NOTE:</w:t>
      </w:r>
      <w:r w:rsidRPr="008F52BD">
        <w:rPr>
          <w:rFonts w:asciiTheme="minorHAnsi" w:hAnsiTheme="minorHAnsi" w:cstheme="minorHAnsi"/>
          <w:sz w:val="20"/>
          <w:szCs w:val="20"/>
        </w:rPr>
        <w:tab/>
      </w:r>
      <w:r w:rsidR="00522208" w:rsidRPr="008F52BD">
        <w:rPr>
          <w:rFonts w:asciiTheme="minorHAnsi" w:hAnsiTheme="minorHAnsi" w:cstheme="minorHAnsi"/>
          <w:sz w:val="20"/>
          <w:szCs w:val="20"/>
        </w:rPr>
        <w:t>T</w:t>
      </w:r>
      <w:r w:rsidRPr="008F52BD">
        <w:rPr>
          <w:rFonts w:asciiTheme="minorHAnsi" w:hAnsiTheme="minorHAnsi" w:cstheme="minorHAnsi"/>
          <w:sz w:val="20"/>
          <w:szCs w:val="20"/>
        </w:rPr>
        <w:t>here is a mandatory slab edge insulation requirement for heated slab floors. Since mandatory requirements are not listed on the Certificate of Compliance, this is provided for information purposes only. The specific requirements are in Sections 110.8(g) and Table 110.8-A.</w:t>
      </w:r>
    </w:p>
    <w:p w14:paraId="34B1E9D0" w14:textId="77777777" w:rsidR="006753C2" w:rsidRPr="008F52BD" w:rsidRDefault="006753C2" w:rsidP="008528CE">
      <w:pPr>
        <w:ind w:left="1080" w:hanging="720"/>
        <w:rPr>
          <w:rFonts w:asciiTheme="minorHAnsi" w:hAnsiTheme="minorHAnsi" w:cstheme="minorHAnsi"/>
          <w:sz w:val="20"/>
          <w:szCs w:val="20"/>
        </w:rPr>
      </w:pPr>
    </w:p>
    <w:p w14:paraId="1548092B" w14:textId="405CE67A" w:rsidR="00C37497" w:rsidRPr="008F52BD" w:rsidRDefault="00C37497" w:rsidP="008528CE">
      <w:pPr>
        <w:keepNext/>
        <w:rPr>
          <w:rFonts w:asciiTheme="minorHAnsi" w:hAnsiTheme="minorHAnsi" w:cstheme="minorHAnsi"/>
          <w:b/>
          <w:sz w:val="20"/>
          <w:szCs w:val="20"/>
        </w:rPr>
      </w:pPr>
      <w:r w:rsidRPr="008F52BD">
        <w:rPr>
          <w:rFonts w:asciiTheme="minorHAnsi" w:hAnsiTheme="minorHAnsi" w:cstheme="minorHAnsi"/>
          <w:b/>
          <w:sz w:val="20"/>
          <w:szCs w:val="20"/>
        </w:rPr>
        <w:t xml:space="preserve">F. </w:t>
      </w:r>
      <w:r w:rsidR="00170610" w:rsidRPr="008F52BD">
        <w:rPr>
          <w:rFonts w:asciiTheme="minorHAnsi" w:hAnsiTheme="minorHAnsi" w:cstheme="minorHAnsi"/>
          <w:b/>
          <w:sz w:val="20"/>
          <w:szCs w:val="20"/>
        </w:rPr>
        <w:t>Radiant Barrier</w:t>
      </w:r>
    </w:p>
    <w:p w14:paraId="1548092C" w14:textId="77777777" w:rsidR="00DC4F5F" w:rsidRPr="008F52BD" w:rsidRDefault="00DC4F5F" w:rsidP="008528CE">
      <w:pPr>
        <w:pStyle w:val="ListParagraph"/>
        <w:keepNext/>
        <w:numPr>
          <w:ilvl w:val="0"/>
          <w:numId w:val="42"/>
        </w:numPr>
        <w:rPr>
          <w:rFonts w:asciiTheme="minorHAnsi" w:hAnsiTheme="minorHAnsi" w:cstheme="minorHAnsi"/>
          <w:b/>
          <w:sz w:val="20"/>
          <w:szCs w:val="20"/>
        </w:rPr>
      </w:pPr>
      <w:r w:rsidRPr="008F52BD">
        <w:rPr>
          <w:rFonts w:asciiTheme="minorHAnsi" w:hAnsiTheme="minorHAnsi" w:cstheme="minorHAnsi"/>
          <w:sz w:val="20"/>
          <w:szCs w:val="20"/>
        </w:rPr>
        <w:t>Radiant Barrier installed below the roof deck and on all gable end walls: Yes or No</w:t>
      </w:r>
      <w:r w:rsidR="00522208" w:rsidRPr="008F52BD">
        <w:rPr>
          <w:rFonts w:asciiTheme="minorHAnsi" w:hAnsiTheme="minorHAnsi" w:cstheme="minorHAnsi"/>
          <w:sz w:val="20"/>
          <w:szCs w:val="20"/>
        </w:rPr>
        <w:t>. Radiant barriers are required in climate zones 2-15.</w:t>
      </w:r>
    </w:p>
    <w:p w14:paraId="1548092D" w14:textId="77777777" w:rsidR="00DC4F5F" w:rsidRPr="008F52BD" w:rsidRDefault="00DC4F5F" w:rsidP="008528CE">
      <w:pPr>
        <w:pStyle w:val="ListParagraph"/>
        <w:keepNext/>
        <w:numPr>
          <w:ilvl w:val="0"/>
          <w:numId w:val="42"/>
        </w:numPr>
        <w:rPr>
          <w:rFonts w:asciiTheme="minorHAnsi" w:hAnsiTheme="minorHAnsi" w:cstheme="minorHAnsi"/>
          <w:b/>
          <w:sz w:val="20"/>
          <w:szCs w:val="20"/>
        </w:rPr>
      </w:pPr>
      <w:r w:rsidRPr="008F52BD">
        <w:rPr>
          <w:rFonts w:asciiTheme="minorHAnsi" w:hAnsiTheme="minorHAnsi" w:cstheme="minorHAnsi"/>
          <w:sz w:val="20"/>
          <w:szCs w:val="20"/>
        </w:rPr>
        <w:t>Comments: Any notes regarding location, unique conditions, or attachments.</w:t>
      </w:r>
    </w:p>
    <w:p w14:paraId="1548092F" w14:textId="0EDA9F4C" w:rsidR="00F076B0" w:rsidRPr="008F52BD" w:rsidRDefault="00B20DC5" w:rsidP="008528CE">
      <w:pPr>
        <w:keepNext/>
        <w:ind w:left="1080" w:hanging="720"/>
        <w:rPr>
          <w:rFonts w:asciiTheme="minorHAnsi" w:hAnsiTheme="minorHAnsi" w:cstheme="minorHAnsi"/>
          <w:sz w:val="20"/>
          <w:szCs w:val="20"/>
        </w:rPr>
      </w:pPr>
      <w:r w:rsidRPr="008F52BD">
        <w:rPr>
          <w:rFonts w:asciiTheme="minorHAnsi" w:hAnsiTheme="minorHAnsi" w:cstheme="minorHAnsi"/>
          <w:sz w:val="20"/>
          <w:szCs w:val="20"/>
        </w:rPr>
        <w:t xml:space="preserve">NOTE: </w:t>
      </w:r>
      <w:r w:rsidRPr="008F52BD">
        <w:rPr>
          <w:rFonts w:asciiTheme="minorHAnsi" w:hAnsiTheme="minorHAnsi" w:cstheme="minorHAnsi"/>
          <w:sz w:val="20"/>
          <w:szCs w:val="20"/>
        </w:rPr>
        <w:tab/>
      </w:r>
      <w:r w:rsidR="00DC4F5F" w:rsidRPr="008F52BD">
        <w:rPr>
          <w:rFonts w:asciiTheme="minorHAnsi" w:hAnsiTheme="minorHAnsi" w:cstheme="minorHAnsi"/>
          <w:sz w:val="20"/>
          <w:szCs w:val="20"/>
        </w:rPr>
        <w:t xml:space="preserve">Radiant barrier performance specifications and installation criteria are found in Sections 110.8(j) and 150.1(c)2, and in </w:t>
      </w:r>
      <w:r w:rsidR="001A17CC" w:rsidRPr="008F52BD">
        <w:rPr>
          <w:rFonts w:asciiTheme="minorHAnsi" w:hAnsiTheme="minorHAnsi" w:cstheme="minorHAnsi"/>
          <w:sz w:val="20"/>
          <w:szCs w:val="20"/>
        </w:rPr>
        <w:t xml:space="preserve">Reference Appendices, </w:t>
      </w:r>
      <w:r w:rsidR="00DC4F5F" w:rsidRPr="008F52BD">
        <w:rPr>
          <w:rFonts w:asciiTheme="minorHAnsi" w:hAnsiTheme="minorHAnsi" w:cstheme="minorHAnsi"/>
          <w:sz w:val="20"/>
          <w:szCs w:val="20"/>
        </w:rPr>
        <w:t>Residential Appendix</w:t>
      </w:r>
      <w:r w:rsidR="001A17CC" w:rsidRPr="008F52BD">
        <w:rPr>
          <w:rFonts w:asciiTheme="minorHAnsi" w:hAnsiTheme="minorHAnsi" w:cstheme="minorHAnsi"/>
          <w:sz w:val="20"/>
          <w:szCs w:val="20"/>
        </w:rPr>
        <w:t>,</w:t>
      </w:r>
      <w:r w:rsidR="00DC4F5F" w:rsidRPr="008F52BD">
        <w:rPr>
          <w:rFonts w:asciiTheme="minorHAnsi" w:hAnsiTheme="minorHAnsi" w:cstheme="minorHAnsi"/>
          <w:sz w:val="20"/>
          <w:szCs w:val="20"/>
        </w:rPr>
        <w:t xml:space="preserve"> RA4.2.1.  </w:t>
      </w:r>
    </w:p>
    <w:p w14:paraId="75C6ED7E" w14:textId="77777777" w:rsidR="00C171AE" w:rsidRPr="008F52BD" w:rsidRDefault="00C171AE" w:rsidP="008528CE">
      <w:pPr>
        <w:keepNext/>
        <w:ind w:left="1080" w:hanging="720"/>
        <w:rPr>
          <w:rFonts w:asciiTheme="minorHAnsi" w:hAnsiTheme="minorHAnsi" w:cstheme="minorHAnsi"/>
          <w:sz w:val="20"/>
          <w:szCs w:val="20"/>
        </w:rPr>
      </w:pPr>
    </w:p>
    <w:p w14:paraId="15480931" w14:textId="4702B541" w:rsidR="00C37497" w:rsidRPr="008F52BD" w:rsidRDefault="00C37497" w:rsidP="008528CE">
      <w:pPr>
        <w:keepNext/>
        <w:rPr>
          <w:rFonts w:asciiTheme="minorHAnsi" w:hAnsiTheme="minorHAnsi" w:cstheme="minorHAnsi"/>
          <w:b/>
          <w:sz w:val="20"/>
          <w:szCs w:val="20"/>
        </w:rPr>
      </w:pPr>
      <w:r w:rsidRPr="008F52BD">
        <w:rPr>
          <w:rFonts w:asciiTheme="minorHAnsi" w:hAnsiTheme="minorHAnsi" w:cstheme="minorHAnsi"/>
          <w:b/>
          <w:sz w:val="20"/>
          <w:szCs w:val="20"/>
        </w:rPr>
        <w:t xml:space="preserve">G. </w:t>
      </w:r>
      <w:r w:rsidR="00170610" w:rsidRPr="008F52BD">
        <w:rPr>
          <w:rFonts w:asciiTheme="minorHAnsi" w:hAnsiTheme="minorHAnsi" w:cstheme="minorHAnsi"/>
          <w:b/>
          <w:sz w:val="20"/>
          <w:szCs w:val="20"/>
        </w:rPr>
        <w:t>Roofing Products (Cool Roof)</w:t>
      </w:r>
    </w:p>
    <w:p w14:paraId="15480932" w14:textId="77777777" w:rsidR="003762EA" w:rsidRPr="008F52BD" w:rsidRDefault="00C37497" w:rsidP="008528CE">
      <w:pPr>
        <w:keepNext/>
        <w:rPr>
          <w:rFonts w:asciiTheme="minorHAnsi" w:hAnsiTheme="minorHAnsi" w:cstheme="minorHAnsi"/>
          <w:sz w:val="20"/>
          <w:szCs w:val="20"/>
        </w:rPr>
      </w:pPr>
      <w:r w:rsidRPr="008F52BD">
        <w:rPr>
          <w:rFonts w:asciiTheme="minorHAnsi" w:hAnsiTheme="minorHAnsi" w:cstheme="minorHAnsi"/>
          <w:sz w:val="20"/>
          <w:szCs w:val="20"/>
        </w:rPr>
        <w:t>Roofing requirements are found in Section 110.8(i) and 150.1(c)11. Depending on the climate zone and roof slope, a cool roof (defined as a minimum aged solar reflectance and thermal emittance, or a minimum SRI</w:t>
      </w:r>
      <w:r w:rsidR="00CC45F7" w:rsidRPr="008F52BD">
        <w:rPr>
          <w:rFonts w:asciiTheme="minorHAnsi" w:hAnsiTheme="minorHAnsi" w:cstheme="minorHAnsi"/>
          <w:sz w:val="20"/>
          <w:szCs w:val="20"/>
        </w:rPr>
        <w:t>)</w:t>
      </w:r>
      <w:r w:rsidRPr="008F52BD">
        <w:rPr>
          <w:rFonts w:asciiTheme="minorHAnsi" w:hAnsiTheme="minorHAnsi" w:cstheme="minorHAnsi"/>
          <w:sz w:val="20"/>
          <w:szCs w:val="20"/>
        </w:rPr>
        <w:t xml:space="preserve"> may be required by Package A. </w:t>
      </w:r>
    </w:p>
    <w:p w14:paraId="15480934" w14:textId="57266C11" w:rsidR="00C37497" w:rsidRPr="008F52BD" w:rsidRDefault="003762EA" w:rsidP="008528CE">
      <w:pPr>
        <w:tabs>
          <w:tab w:val="left" w:pos="1800"/>
        </w:tabs>
        <w:ind w:left="1080" w:hanging="720"/>
        <w:rPr>
          <w:rFonts w:asciiTheme="minorHAnsi" w:hAnsiTheme="minorHAnsi" w:cstheme="minorHAnsi"/>
          <w:sz w:val="20"/>
          <w:szCs w:val="20"/>
        </w:rPr>
      </w:pPr>
      <w:r w:rsidRPr="008F52BD">
        <w:rPr>
          <w:rFonts w:asciiTheme="minorHAnsi" w:hAnsiTheme="minorHAnsi" w:cstheme="minorHAnsi"/>
          <w:sz w:val="20"/>
          <w:szCs w:val="20"/>
        </w:rPr>
        <w:t xml:space="preserve">NOTE: </w:t>
      </w:r>
      <w:r w:rsidRPr="008F52BD">
        <w:rPr>
          <w:rFonts w:asciiTheme="minorHAnsi" w:hAnsiTheme="minorHAnsi" w:cstheme="minorHAnsi"/>
          <w:sz w:val="20"/>
          <w:szCs w:val="20"/>
        </w:rPr>
        <w:tab/>
        <w:t xml:space="preserve">Exceptions include (1) additions of 300 </w:t>
      </w:r>
      <w:r w:rsidR="001A17CC"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1A17CC" w:rsidRPr="008F52BD">
        <w:rPr>
          <w:rFonts w:asciiTheme="minorHAnsi" w:hAnsiTheme="minorHAnsi" w:cstheme="minorHAnsi"/>
          <w:sz w:val="20"/>
          <w:szCs w:val="20"/>
        </w:rPr>
        <w:t>)</w:t>
      </w:r>
      <w:r w:rsidRPr="008F52BD">
        <w:rPr>
          <w:rFonts w:asciiTheme="minorHAnsi" w:hAnsiTheme="minorHAnsi" w:cstheme="minorHAnsi"/>
          <w:sz w:val="20"/>
          <w:szCs w:val="20"/>
        </w:rPr>
        <w:t xml:space="preserve"> or less, (2) </w:t>
      </w:r>
      <w:r w:rsidR="00C37497" w:rsidRPr="008F52BD">
        <w:rPr>
          <w:rFonts w:asciiTheme="minorHAnsi" w:hAnsiTheme="minorHAnsi" w:cstheme="minorHAnsi"/>
          <w:sz w:val="20"/>
          <w:szCs w:val="20"/>
        </w:rPr>
        <w:t xml:space="preserve">low-slope roofs (pitch </w:t>
      </w:r>
      <w:r w:rsidR="00C35856" w:rsidRPr="008F52BD">
        <w:rPr>
          <w:rFonts w:asciiTheme="minorHAnsi" w:hAnsiTheme="minorHAnsi" w:cstheme="minorHAnsi"/>
          <w:sz w:val="20"/>
          <w:szCs w:val="20"/>
        </w:rPr>
        <w:t xml:space="preserve">less than </w:t>
      </w:r>
      <w:r w:rsidR="00C37497" w:rsidRPr="008F52BD">
        <w:rPr>
          <w:rFonts w:asciiTheme="minorHAnsi" w:hAnsiTheme="minorHAnsi" w:cstheme="minorHAnsi"/>
          <w:sz w:val="20"/>
          <w:szCs w:val="20"/>
        </w:rPr>
        <w:t>2:12) in climate zones 1-12, 14 and 16; (</w:t>
      </w:r>
      <w:r w:rsidRPr="008F52BD">
        <w:rPr>
          <w:rFonts w:asciiTheme="minorHAnsi" w:hAnsiTheme="minorHAnsi" w:cstheme="minorHAnsi"/>
          <w:sz w:val="20"/>
          <w:szCs w:val="20"/>
        </w:rPr>
        <w:t>3</w:t>
      </w:r>
      <w:r w:rsidR="00C37497" w:rsidRPr="008F52BD">
        <w:rPr>
          <w:rFonts w:asciiTheme="minorHAnsi" w:hAnsiTheme="minorHAnsi" w:cstheme="minorHAnsi"/>
          <w:sz w:val="20"/>
          <w:szCs w:val="20"/>
        </w:rPr>
        <w:t>) steep</w:t>
      </w:r>
      <w:r w:rsidR="00C45569" w:rsidRPr="008F52BD">
        <w:rPr>
          <w:rFonts w:asciiTheme="minorHAnsi" w:hAnsiTheme="minorHAnsi" w:cstheme="minorHAnsi"/>
          <w:sz w:val="20"/>
          <w:szCs w:val="20"/>
        </w:rPr>
        <w:t>-</w:t>
      </w:r>
      <w:r w:rsidR="00C37497" w:rsidRPr="008F52BD">
        <w:rPr>
          <w:rFonts w:asciiTheme="minorHAnsi" w:hAnsiTheme="minorHAnsi" w:cstheme="minorHAnsi"/>
          <w:sz w:val="20"/>
          <w:szCs w:val="20"/>
        </w:rPr>
        <w:t>slope roof</w:t>
      </w:r>
      <w:r w:rsidR="00C45569" w:rsidRPr="008F52BD">
        <w:rPr>
          <w:rFonts w:asciiTheme="minorHAnsi" w:hAnsiTheme="minorHAnsi" w:cstheme="minorHAnsi"/>
          <w:sz w:val="20"/>
          <w:szCs w:val="20"/>
        </w:rPr>
        <w:t>s</w:t>
      </w:r>
      <w:r w:rsidR="00C37497" w:rsidRPr="008F52BD">
        <w:rPr>
          <w:rFonts w:asciiTheme="minorHAnsi" w:hAnsiTheme="minorHAnsi" w:cstheme="minorHAnsi"/>
          <w:sz w:val="20"/>
          <w:szCs w:val="20"/>
        </w:rPr>
        <w:t xml:space="preserve"> (pitch greater than </w:t>
      </w:r>
      <w:r w:rsidR="00C35856" w:rsidRPr="008F52BD">
        <w:rPr>
          <w:rFonts w:asciiTheme="minorHAnsi" w:hAnsiTheme="minorHAnsi" w:cstheme="minorHAnsi"/>
          <w:sz w:val="20"/>
          <w:szCs w:val="20"/>
        </w:rPr>
        <w:t xml:space="preserve">or equal to </w:t>
      </w:r>
      <w:r w:rsidR="00C37497" w:rsidRPr="008F52BD">
        <w:rPr>
          <w:rFonts w:asciiTheme="minorHAnsi" w:hAnsiTheme="minorHAnsi" w:cstheme="minorHAnsi"/>
          <w:sz w:val="20"/>
          <w:szCs w:val="20"/>
        </w:rPr>
        <w:t>2:12) in climate zones 1-9 and 16; (</w:t>
      </w:r>
      <w:r w:rsidRPr="008F52BD">
        <w:rPr>
          <w:rFonts w:asciiTheme="minorHAnsi" w:hAnsiTheme="minorHAnsi" w:cstheme="minorHAnsi"/>
          <w:sz w:val="20"/>
          <w:szCs w:val="20"/>
        </w:rPr>
        <w:t>4</w:t>
      </w:r>
      <w:r w:rsidR="00C37497" w:rsidRPr="008F52BD">
        <w:rPr>
          <w:rFonts w:asciiTheme="minorHAnsi" w:hAnsiTheme="minorHAnsi" w:cstheme="minorHAnsi"/>
          <w:sz w:val="20"/>
          <w:szCs w:val="20"/>
        </w:rPr>
        <w:t xml:space="preserve">) roof constructions that have thermal mass over the roof membrane with at least 25 </w:t>
      </w:r>
      <w:r w:rsidR="00C35856" w:rsidRPr="008F52BD">
        <w:rPr>
          <w:rFonts w:asciiTheme="minorHAnsi" w:hAnsiTheme="minorHAnsi" w:cstheme="minorHAnsi"/>
          <w:sz w:val="20"/>
          <w:szCs w:val="20"/>
        </w:rPr>
        <w:t>pounds per square feet (</w:t>
      </w:r>
      <w:r w:rsidR="00C37497" w:rsidRPr="008F52BD">
        <w:rPr>
          <w:rFonts w:asciiTheme="minorHAnsi" w:hAnsiTheme="minorHAnsi" w:cstheme="minorHAnsi"/>
          <w:sz w:val="20"/>
          <w:szCs w:val="20"/>
        </w:rPr>
        <w:t>lb/</w:t>
      </w:r>
      <w:r w:rsidR="003F41DF" w:rsidRPr="008F52BD">
        <w:rPr>
          <w:rFonts w:asciiTheme="minorHAnsi" w:hAnsiTheme="minorHAnsi" w:cstheme="minorHAnsi"/>
          <w:sz w:val="20"/>
          <w:szCs w:val="20"/>
        </w:rPr>
        <w:t>ft</w:t>
      </w:r>
      <w:r w:rsidR="003F41DF" w:rsidRPr="008F52BD">
        <w:rPr>
          <w:rFonts w:asciiTheme="minorHAnsi" w:hAnsiTheme="minorHAnsi" w:cstheme="minorHAnsi"/>
          <w:sz w:val="20"/>
          <w:szCs w:val="20"/>
          <w:vertAlign w:val="superscript"/>
        </w:rPr>
        <w:t>2</w:t>
      </w:r>
      <w:r w:rsidR="00C35856" w:rsidRPr="008F52BD">
        <w:rPr>
          <w:rFonts w:asciiTheme="minorHAnsi" w:hAnsiTheme="minorHAnsi" w:cstheme="minorHAnsi"/>
          <w:sz w:val="20"/>
          <w:szCs w:val="20"/>
        </w:rPr>
        <w:t>)</w:t>
      </w:r>
      <w:r w:rsidR="00C37497" w:rsidRPr="008F52BD">
        <w:rPr>
          <w:rFonts w:asciiTheme="minorHAnsi" w:hAnsiTheme="minorHAnsi" w:cstheme="minorHAnsi"/>
          <w:sz w:val="20"/>
          <w:szCs w:val="20"/>
        </w:rPr>
        <w:t>; and (</w:t>
      </w:r>
      <w:r w:rsidRPr="008F52BD">
        <w:rPr>
          <w:rFonts w:asciiTheme="minorHAnsi" w:hAnsiTheme="minorHAnsi" w:cstheme="minorHAnsi"/>
          <w:sz w:val="20"/>
          <w:szCs w:val="20"/>
        </w:rPr>
        <w:t>5</w:t>
      </w:r>
      <w:r w:rsidR="00C37497" w:rsidRPr="008F52BD">
        <w:rPr>
          <w:rFonts w:asciiTheme="minorHAnsi" w:hAnsiTheme="minorHAnsi" w:cstheme="minorHAnsi"/>
          <w:sz w:val="20"/>
          <w:szCs w:val="20"/>
        </w:rPr>
        <w:t xml:space="preserve">) any roof area covered by building integrated photovoltaic </w:t>
      </w:r>
      <w:r w:rsidR="00377CE4" w:rsidRPr="008F52BD">
        <w:rPr>
          <w:rFonts w:asciiTheme="minorHAnsi" w:hAnsiTheme="minorHAnsi" w:cstheme="minorHAnsi"/>
          <w:sz w:val="20"/>
          <w:szCs w:val="20"/>
        </w:rPr>
        <w:t xml:space="preserve">(PV) </w:t>
      </w:r>
      <w:r w:rsidR="00C37497" w:rsidRPr="008F52BD">
        <w:rPr>
          <w:rFonts w:asciiTheme="minorHAnsi" w:hAnsiTheme="minorHAnsi" w:cstheme="minorHAnsi"/>
          <w:sz w:val="20"/>
          <w:szCs w:val="20"/>
        </w:rPr>
        <w:t xml:space="preserve">panels and solar thermal panels (the area of roof not covered by photovoltaic panels would still need to meet any applicable cool roof requirements). </w:t>
      </w:r>
    </w:p>
    <w:p w14:paraId="15480936" w14:textId="77777777" w:rsidR="003C6CEF" w:rsidRPr="008F52BD" w:rsidRDefault="003C6CEF"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Tag/ID: A label (if any) from the plans, such as R1.</w:t>
      </w:r>
    </w:p>
    <w:p w14:paraId="15480937" w14:textId="0D1EBC53" w:rsidR="00C70699" w:rsidRPr="008F52BD" w:rsidRDefault="00574EED"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Exception</w:t>
      </w:r>
      <w:r w:rsidR="00C70699" w:rsidRPr="008F52BD">
        <w:rPr>
          <w:rFonts w:asciiTheme="minorHAnsi" w:hAnsiTheme="minorHAnsi" w:cstheme="minorHAnsi"/>
          <w:sz w:val="20"/>
          <w:szCs w:val="20"/>
        </w:rPr>
        <w:t xml:space="preserve">: </w:t>
      </w:r>
      <w:r w:rsidRPr="008F52BD">
        <w:rPr>
          <w:rFonts w:asciiTheme="minorHAnsi" w:hAnsiTheme="minorHAnsi" w:cstheme="minorHAnsi"/>
          <w:sz w:val="20"/>
          <w:szCs w:val="20"/>
        </w:rPr>
        <w:t>User selects from 1, 2, or None</w:t>
      </w:r>
      <w:r w:rsidR="00CC45F7" w:rsidRPr="008F52BD">
        <w:rPr>
          <w:rFonts w:asciiTheme="minorHAnsi" w:hAnsiTheme="minorHAnsi" w:cstheme="minorHAnsi"/>
          <w:sz w:val="20"/>
          <w:szCs w:val="20"/>
        </w:rPr>
        <w:t xml:space="preserve">. </w:t>
      </w:r>
      <w:r w:rsidR="00C70699" w:rsidRPr="008F52BD">
        <w:rPr>
          <w:rFonts w:asciiTheme="minorHAnsi" w:hAnsiTheme="minorHAnsi" w:cstheme="minorHAnsi"/>
          <w:sz w:val="20"/>
          <w:szCs w:val="20"/>
        </w:rPr>
        <w:t>Mass roofs are not required to have a cool roof even if the climate zone specifies minimum performance requirements.</w:t>
      </w:r>
    </w:p>
    <w:p w14:paraId="15480938" w14:textId="780CA5E8"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lastRenderedPageBreak/>
        <w:t>Roof Pitch: Expressed as 4:12, for example, which means the roof rises 4 f</w:t>
      </w:r>
      <w:r w:rsidR="00C45569" w:rsidRPr="008F52BD">
        <w:rPr>
          <w:rFonts w:asciiTheme="minorHAnsi" w:hAnsiTheme="minorHAnsi" w:cstheme="minorHAnsi"/>
          <w:sz w:val="20"/>
          <w:szCs w:val="20"/>
        </w:rPr>
        <w:t>ee</w:t>
      </w:r>
      <w:r w:rsidRPr="008F52BD">
        <w:rPr>
          <w:rFonts w:asciiTheme="minorHAnsi" w:hAnsiTheme="minorHAnsi" w:cstheme="minorHAnsi"/>
          <w:sz w:val="20"/>
          <w:szCs w:val="20"/>
        </w:rPr>
        <w:t>t within a span of 12 feet. When roofs have multiple pitches the requirements are based on the pitch of 50</w:t>
      </w:r>
      <w:r w:rsidR="00C35856" w:rsidRPr="008F52BD">
        <w:rPr>
          <w:rFonts w:asciiTheme="minorHAnsi" w:hAnsiTheme="minorHAnsi" w:cstheme="minorHAnsi"/>
          <w:sz w:val="20"/>
          <w:szCs w:val="20"/>
        </w:rPr>
        <w:t xml:space="preserve"> percent</w:t>
      </w:r>
      <w:r w:rsidRPr="008F52BD">
        <w:rPr>
          <w:rFonts w:asciiTheme="minorHAnsi" w:hAnsiTheme="minorHAnsi" w:cstheme="minorHAnsi"/>
          <w:sz w:val="20"/>
          <w:szCs w:val="20"/>
        </w:rPr>
        <w:t xml:space="preserve"> or more of the roof. </w:t>
      </w:r>
    </w:p>
    <w:p w14:paraId="15480939" w14:textId="77777777"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Method of Compliance: </w:t>
      </w:r>
      <w:r w:rsidR="004F4B52" w:rsidRPr="008F52BD">
        <w:rPr>
          <w:rFonts w:asciiTheme="minorHAnsi" w:hAnsiTheme="minorHAnsi" w:cstheme="minorHAnsi"/>
          <w:sz w:val="20"/>
          <w:szCs w:val="20"/>
        </w:rPr>
        <w:t>I</w:t>
      </w:r>
      <w:r w:rsidRPr="008F52BD">
        <w:rPr>
          <w:rFonts w:asciiTheme="minorHAnsi" w:hAnsiTheme="minorHAnsi" w:cstheme="minorHAnsi"/>
          <w:sz w:val="20"/>
          <w:szCs w:val="20"/>
        </w:rPr>
        <w:t>ndicate if the method of compliance is going to be based on Aged Solar Reflectance and Thermal Emittance or is it going to be based on the Solar Reflectance Index (SRI).</w:t>
      </w:r>
    </w:p>
    <w:p w14:paraId="1548093A" w14:textId="1F343E3C"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Product </w:t>
      </w:r>
      <w:r w:rsidR="00F7011F" w:rsidRPr="008F52BD">
        <w:rPr>
          <w:rFonts w:asciiTheme="minorHAnsi" w:hAnsiTheme="minorHAnsi" w:cstheme="minorHAnsi"/>
          <w:sz w:val="20"/>
          <w:szCs w:val="20"/>
        </w:rPr>
        <w:t>T</w:t>
      </w:r>
      <w:r w:rsidRPr="008F52BD">
        <w:rPr>
          <w:rFonts w:asciiTheme="minorHAnsi" w:hAnsiTheme="minorHAnsi" w:cstheme="minorHAnsi"/>
          <w:sz w:val="20"/>
          <w:szCs w:val="20"/>
        </w:rPr>
        <w:t>ype: See Cool Roof Rating Council’s directory. Generally</w:t>
      </w:r>
      <w:r w:rsidR="006D7D99" w:rsidRPr="008F52BD">
        <w:rPr>
          <w:rFonts w:asciiTheme="minorHAnsi" w:hAnsiTheme="minorHAnsi" w:cstheme="minorHAnsi"/>
          <w:sz w:val="20"/>
          <w:szCs w:val="20"/>
        </w:rPr>
        <w:t>,</w:t>
      </w:r>
      <w:r w:rsidRPr="008F52BD">
        <w:rPr>
          <w:rFonts w:asciiTheme="minorHAnsi" w:hAnsiTheme="minorHAnsi" w:cstheme="minorHAnsi"/>
          <w:sz w:val="20"/>
          <w:szCs w:val="20"/>
        </w:rPr>
        <w:t xml:space="preserve"> product types include single-ply roof, wood shingles, asphalt roof, metal roof, tile roof.</w:t>
      </w:r>
    </w:p>
    <w:p w14:paraId="1548093B" w14:textId="46A6387B"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The </w:t>
      </w:r>
      <w:smartTag w:uri="urn:schemas-microsoft-com:office:smarttags" w:element="stockticker">
        <w:r w:rsidRPr="008F52BD">
          <w:rPr>
            <w:rFonts w:asciiTheme="minorHAnsi" w:hAnsiTheme="minorHAnsi" w:cstheme="minorHAnsi"/>
            <w:sz w:val="20"/>
            <w:szCs w:val="20"/>
          </w:rPr>
          <w:t>CRRC</w:t>
        </w:r>
      </w:smartTag>
      <w:r w:rsidRPr="008F52BD">
        <w:rPr>
          <w:rFonts w:asciiTheme="minorHAnsi" w:hAnsiTheme="minorHAnsi" w:cstheme="minorHAnsi"/>
          <w:sz w:val="20"/>
          <w:szCs w:val="20"/>
        </w:rPr>
        <w:t xml:space="preserve"> Product ID Number is obtained from the </w:t>
      </w:r>
      <w:hyperlink r:id="rId18" w:history="1">
        <w:r w:rsidRPr="008F52BD">
          <w:rPr>
            <w:rStyle w:val="Hyperlink"/>
            <w:rFonts w:asciiTheme="minorHAnsi" w:hAnsiTheme="minorHAnsi" w:cstheme="minorHAnsi"/>
            <w:sz w:val="20"/>
            <w:szCs w:val="20"/>
          </w:rPr>
          <w:t>Cool Roof Rating Council’s Rated Product Directory</w:t>
        </w:r>
      </w:hyperlink>
      <w:r w:rsidRPr="008F52BD">
        <w:rPr>
          <w:rFonts w:asciiTheme="minorHAnsi" w:hAnsiTheme="minorHAnsi" w:cstheme="minorHAnsi"/>
          <w:sz w:val="20"/>
          <w:szCs w:val="20"/>
        </w:rPr>
        <w:t xml:space="preserve">. Products are listed by manufacturer, brand, type of installation, roofing material, and color, as well as product performance. </w:t>
      </w:r>
    </w:p>
    <w:p w14:paraId="1548093C" w14:textId="544154CF" w:rsidR="00F076B0"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Initial Solar </w:t>
      </w:r>
      <w:r w:rsidR="004F4B52" w:rsidRPr="008F52BD">
        <w:rPr>
          <w:rFonts w:asciiTheme="minorHAnsi" w:hAnsiTheme="minorHAnsi" w:cstheme="minorHAnsi"/>
          <w:sz w:val="20"/>
          <w:szCs w:val="20"/>
        </w:rPr>
        <w:t>R</w:t>
      </w:r>
      <w:r w:rsidRPr="008F52BD">
        <w:rPr>
          <w:rFonts w:asciiTheme="minorHAnsi" w:hAnsiTheme="minorHAnsi" w:cstheme="minorHAnsi"/>
          <w:sz w:val="20"/>
          <w:szCs w:val="20"/>
        </w:rPr>
        <w:t xml:space="preserve">eflectance: </w:t>
      </w:r>
      <w:r w:rsidR="004F4B52" w:rsidRPr="008F52BD">
        <w:rPr>
          <w:rFonts w:asciiTheme="minorHAnsi" w:hAnsiTheme="minorHAnsi" w:cstheme="minorHAnsi"/>
          <w:sz w:val="20"/>
          <w:szCs w:val="20"/>
        </w:rPr>
        <w:t>B</w:t>
      </w:r>
      <w:r w:rsidR="00F076B0" w:rsidRPr="008F52BD">
        <w:rPr>
          <w:rFonts w:asciiTheme="minorHAnsi" w:hAnsiTheme="minorHAnsi" w:cstheme="minorHAnsi"/>
          <w:sz w:val="20"/>
          <w:szCs w:val="20"/>
        </w:rPr>
        <w:t>ase</w:t>
      </w:r>
      <w:r w:rsidR="004F4B52" w:rsidRPr="008F52BD">
        <w:rPr>
          <w:rFonts w:asciiTheme="minorHAnsi" w:hAnsiTheme="minorHAnsi" w:cstheme="minorHAnsi"/>
          <w:sz w:val="20"/>
          <w:szCs w:val="20"/>
        </w:rPr>
        <w:t>d</w:t>
      </w:r>
      <w:r w:rsidR="00F076B0" w:rsidRPr="008F52BD">
        <w:rPr>
          <w:rFonts w:asciiTheme="minorHAnsi" w:hAnsiTheme="minorHAnsi" w:cstheme="minorHAnsi"/>
          <w:sz w:val="20"/>
          <w:szCs w:val="20"/>
        </w:rPr>
        <w:t xml:space="preserve"> on the product chosen from the </w:t>
      </w:r>
      <w:hyperlink r:id="rId19" w:history="1">
        <w:r w:rsidR="00F076B0" w:rsidRPr="008F52BD">
          <w:rPr>
            <w:rStyle w:val="Hyperlink"/>
            <w:rFonts w:asciiTheme="minorHAnsi" w:hAnsiTheme="minorHAnsi" w:cstheme="minorHAnsi"/>
            <w:sz w:val="20"/>
            <w:szCs w:val="20"/>
          </w:rPr>
          <w:t>Cool Roof Rating Council’s Rated Product Directory</w:t>
        </w:r>
      </w:hyperlink>
      <w:r w:rsidR="00F076B0" w:rsidRPr="008F52BD">
        <w:rPr>
          <w:rFonts w:asciiTheme="minorHAnsi" w:hAnsiTheme="minorHAnsi" w:cstheme="minorHAnsi"/>
          <w:sz w:val="20"/>
          <w:szCs w:val="20"/>
        </w:rPr>
        <w:t xml:space="preserve">. If using default assumption indicate NA since the Aged </w:t>
      </w:r>
      <w:r w:rsidR="00F7011F" w:rsidRPr="008F52BD">
        <w:rPr>
          <w:rFonts w:asciiTheme="minorHAnsi" w:hAnsiTheme="minorHAnsi" w:cstheme="minorHAnsi"/>
          <w:sz w:val="20"/>
          <w:szCs w:val="20"/>
        </w:rPr>
        <w:t>S</w:t>
      </w:r>
      <w:r w:rsidR="00F076B0" w:rsidRPr="008F52BD">
        <w:rPr>
          <w:rFonts w:asciiTheme="minorHAnsi" w:hAnsiTheme="minorHAnsi" w:cstheme="minorHAnsi"/>
          <w:sz w:val="20"/>
          <w:szCs w:val="20"/>
        </w:rPr>
        <w:t xml:space="preserve">olar </w:t>
      </w:r>
      <w:r w:rsidR="00F7011F" w:rsidRPr="008F52BD">
        <w:rPr>
          <w:rFonts w:asciiTheme="minorHAnsi" w:hAnsiTheme="minorHAnsi" w:cstheme="minorHAnsi"/>
          <w:sz w:val="20"/>
          <w:szCs w:val="20"/>
        </w:rPr>
        <w:t>R</w:t>
      </w:r>
      <w:r w:rsidR="00F076B0" w:rsidRPr="008F52BD">
        <w:rPr>
          <w:rFonts w:asciiTheme="minorHAnsi" w:hAnsiTheme="minorHAnsi" w:cstheme="minorHAnsi"/>
          <w:sz w:val="20"/>
          <w:szCs w:val="20"/>
        </w:rPr>
        <w:t xml:space="preserve">eflectance is available. </w:t>
      </w:r>
    </w:p>
    <w:p w14:paraId="1548093D" w14:textId="0E68AFC7" w:rsidR="00E512E4" w:rsidRPr="008F52BD" w:rsidRDefault="00C70699" w:rsidP="008528CE">
      <w:pPr>
        <w:pStyle w:val="BulletB1Number"/>
        <w:numPr>
          <w:ilvl w:val="0"/>
          <w:numId w:val="50"/>
        </w:numPr>
        <w:spacing w:before="0"/>
        <w:ind w:left="720"/>
        <w:rPr>
          <w:rFonts w:asciiTheme="minorHAnsi" w:hAnsiTheme="minorHAnsi" w:cstheme="minorHAnsi"/>
        </w:rPr>
      </w:pPr>
      <w:r w:rsidRPr="008F52BD">
        <w:rPr>
          <w:rFonts w:asciiTheme="minorHAnsi" w:hAnsiTheme="minorHAnsi" w:cstheme="minorHAnsi"/>
        </w:rPr>
        <w:t xml:space="preserve">Proposed Aged Solar Reflectance: Value is from the </w:t>
      </w:r>
      <w:hyperlink r:id="rId20" w:history="1">
        <w:r w:rsidRPr="008F52BD">
          <w:rPr>
            <w:rStyle w:val="Hyperlink"/>
            <w:rFonts w:asciiTheme="minorHAnsi" w:hAnsiTheme="minorHAnsi" w:cstheme="minorHAnsi"/>
          </w:rPr>
          <w:t>Cool Roof Rating Council’s Rated Product Directory</w:t>
        </w:r>
      </w:hyperlink>
      <w:r w:rsidRPr="008F52BD">
        <w:rPr>
          <w:rFonts w:asciiTheme="minorHAnsi" w:hAnsiTheme="minorHAnsi" w:cstheme="minorHAnsi"/>
        </w:rPr>
        <w:t xml:space="preserve">. If the aged value is not available, calculate the calculated Aged Solar </w:t>
      </w:r>
      <w:r w:rsidR="00B20DC5" w:rsidRPr="008F52BD">
        <w:rPr>
          <w:rFonts w:asciiTheme="minorHAnsi" w:hAnsiTheme="minorHAnsi" w:cstheme="minorHAnsi"/>
        </w:rPr>
        <w:t>R</w:t>
      </w:r>
      <w:r w:rsidRPr="008F52BD">
        <w:rPr>
          <w:rFonts w:asciiTheme="minorHAnsi" w:hAnsiTheme="minorHAnsi" w:cstheme="minorHAnsi"/>
        </w:rPr>
        <w:t xml:space="preserve">eflectance using the Solar Reflectance Index (SRI) Calculation worksheet located on the </w:t>
      </w:r>
      <w:hyperlink r:id="rId21" w:history="1">
        <w:r w:rsidRPr="008F52BD">
          <w:rPr>
            <w:rStyle w:val="Hyperlink"/>
            <w:rFonts w:asciiTheme="minorHAnsi" w:hAnsiTheme="minorHAnsi" w:cstheme="minorHAnsi"/>
          </w:rPr>
          <w:t>California Energy Commission website</w:t>
        </w:r>
      </w:hyperlink>
      <w:r w:rsidRPr="008F52BD">
        <w:rPr>
          <w:rFonts w:asciiTheme="minorHAnsi" w:hAnsiTheme="minorHAnsi" w:cstheme="minorHAnsi"/>
        </w:rPr>
        <w:t xml:space="preserve"> or the aging equation ρ</w:t>
      </w:r>
      <w:r w:rsidRPr="008F52BD">
        <w:rPr>
          <w:rStyle w:val="Char-Subscript"/>
          <w:rFonts w:asciiTheme="minorHAnsi" w:hAnsiTheme="minorHAnsi" w:cstheme="minorHAnsi"/>
        </w:rPr>
        <w:t>aged</w:t>
      </w:r>
      <w:r w:rsidRPr="008F52BD">
        <w:rPr>
          <w:rFonts w:asciiTheme="minorHAnsi" w:hAnsiTheme="minorHAnsi" w:cstheme="minorHAnsi"/>
        </w:rPr>
        <w:t>=[0.2+β[ρ</w:t>
      </w:r>
      <w:r w:rsidRPr="008F52BD">
        <w:rPr>
          <w:rStyle w:val="Char-Subscript"/>
          <w:rFonts w:asciiTheme="minorHAnsi" w:hAnsiTheme="minorHAnsi" w:cstheme="minorHAnsi"/>
        </w:rPr>
        <w:t>initial</w:t>
      </w:r>
      <w:r w:rsidRPr="008F52BD">
        <w:rPr>
          <w:rFonts w:asciiTheme="minorHAnsi" w:hAnsiTheme="minorHAnsi" w:cstheme="minorHAnsi"/>
        </w:rPr>
        <w:t>-0.2], where ρ</w:t>
      </w:r>
      <w:r w:rsidRPr="008F52BD">
        <w:rPr>
          <w:rFonts w:asciiTheme="minorHAnsi" w:hAnsiTheme="minorHAnsi" w:cstheme="minorHAnsi"/>
          <w:vertAlign w:val="subscript"/>
        </w:rPr>
        <w:t>initial</w:t>
      </w:r>
      <w:r w:rsidRPr="008F52BD">
        <w:rPr>
          <w:rFonts w:asciiTheme="minorHAnsi" w:hAnsiTheme="minorHAnsi" w:cstheme="minorHAnsi"/>
        </w:rPr>
        <w:t xml:space="preserve"> = the initial solar reflectance and soiling resistance β is listed by product type below.</w:t>
      </w:r>
    </w:p>
    <w:p w14:paraId="1548093E" w14:textId="77777777" w:rsidR="00E512E4" w:rsidRPr="008F52BD" w:rsidRDefault="00C70699" w:rsidP="008528CE">
      <w:pPr>
        <w:pStyle w:val="BulletB1Number"/>
        <w:keepNext/>
        <w:ind w:hanging="720"/>
        <w:jc w:val="center"/>
        <w:rPr>
          <w:rFonts w:asciiTheme="minorHAnsi" w:hAnsiTheme="minorHAnsi" w:cstheme="minorHAnsi"/>
        </w:rPr>
      </w:pPr>
      <w:r w:rsidRPr="008F52BD">
        <w:rPr>
          <w:rFonts w:asciiTheme="minorHAnsi" w:hAnsiTheme="minorHAnsi" w:cstheme="minorHAnsi"/>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C70699" w:rsidRPr="008F52BD" w14:paraId="15480942" w14:textId="77777777" w:rsidTr="0037735E">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548093F" w14:textId="77777777" w:rsidR="00755E8F" w:rsidRPr="008F52BD" w:rsidRDefault="00C70699" w:rsidP="008528CE">
            <w:pPr>
              <w:keepNext/>
              <w:keepLines/>
              <w:suppressAutoHyphens/>
              <w:spacing w:before="40" w:after="40"/>
              <w:jc w:val="center"/>
              <w:rPr>
                <w:rFonts w:asciiTheme="minorHAnsi" w:hAnsiTheme="minorHAnsi" w:cstheme="minorHAnsi"/>
                <w:b/>
                <w:sz w:val="20"/>
                <w:szCs w:val="20"/>
              </w:rPr>
            </w:pPr>
            <w:r w:rsidRPr="008F52BD">
              <w:rPr>
                <w:rFonts w:asciiTheme="minorHAnsi" w:hAnsiTheme="minorHAnsi" w:cs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15480940" w14:textId="77777777" w:rsidR="00755E8F" w:rsidRPr="008F52BD" w:rsidRDefault="00C70699" w:rsidP="008528CE">
            <w:pPr>
              <w:keepNext/>
              <w:keepLines/>
              <w:suppressAutoHyphens/>
              <w:spacing w:before="40" w:after="40"/>
              <w:jc w:val="center"/>
              <w:rPr>
                <w:rFonts w:asciiTheme="minorHAnsi" w:hAnsiTheme="minorHAnsi" w:cstheme="minorHAnsi"/>
                <w:b/>
                <w:sz w:val="20"/>
                <w:szCs w:val="20"/>
              </w:rPr>
            </w:pPr>
            <w:r w:rsidRPr="008F52BD">
              <w:rPr>
                <w:rFonts w:asciiTheme="minorHAnsi" w:hAnsiTheme="minorHAnsi" w:cs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15480941" w14:textId="77777777" w:rsidR="00755E8F" w:rsidRPr="008F52BD" w:rsidRDefault="00C70699" w:rsidP="008528CE">
            <w:pPr>
              <w:keepNext/>
              <w:keepLines/>
              <w:suppressAutoHyphens/>
              <w:spacing w:before="40" w:after="40"/>
              <w:jc w:val="center"/>
              <w:rPr>
                <w:rFonts w:asciiTheme="minorHAnsi" w:hAnsiTheme="minorHAnsi" w:cstheme="minorHAnsi"/>
                <w:b/>
                <w:sz w:val="20"/>
                <w:szCs w:val="20"/>
              </w:rPr>
            </w:pPr>
            <w:r w:rsidRPr="008F52BD">
              <w:rPr>
                <w:rFonts w:asciiTheme="minorHAnsi" w:hAnsiTheme="minorHAnsi" w:cstheme="minorHAnsi"/>
                <w:b/>
                <w:sz w:val="20"/>
                <w:szCs w:val="20"/>
              </w:rPr>
              <w:t>β</w:t>
            </w:r>
          </w:p>
        </w:tc>
      </w:tr>
      <w:tr w:rsidR="00C70699" w:rsidRPr="008F52BD" w14:paraId="15480946"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3" w14:textId="77777777" w:rsidR="00755E8F" w:rsidRPr="008F52BD" w:rsidRDefault="00C70699" w:rsidP="008528CE">
            <w:pPr>
              <w:keepNext/>
              <w:keepLines/>
              <w:suppressAutoHyphens/>
              <w:spacing w:before="40" w:after="40"/>
              <w:jc w:val="center"/>
              <w:rPr>
                <w:rFonts w:asciiTheme="minorHAnsi" w:hAnsiTheme="minorHAnsi" w:cstheme="minorHAnsi"/>
                <w:sz w:val="20"/>
                <w:szCs w:val="20"/>
              </w:rPr>
            </w:pPr>
            <w:r w:rsidRPr="008F52BD">
              <w:rPr>
                <w:rFonts w:asciiTheme="minorHAnsi" w:hAnsiTheme="minorHAnsi" w:cs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15480944" w14:textId="77777777" w:rsidR="00755E8F" w:rsidRPr="008F52BD" w:rsidRDefault="00C70699" w:rsidP="008528CE">
            <w:pPr>
              <w:keepNext/>
              <w:keepLines/>
              <w:suppressAutoHyphens/>
              <w:spacing w:before="40" w:after="40"/>
              <w:jc w:val="center"/>
              <w:rPr>
                <w:rFonts w:asciiTheme="minorHAnsi" w:hAnsiTheme="minorHAnsi" w:cstheme="minorHAnsi"/>
                <w:sz w:val="20"/>
                <w:szCs w:val="20"/>
              </w:rPr>
            </w:pPr>
            <w:r w:rsidRPr="008F52BD">
              <w:rPr>
                <w:rFonts w:asciiTheme="minorHAnsi" w:hAnsiTheme="minorHAnsi" w:cstheme="minorHAnsi"/>
                <w:sz w:val="20"/>
                <w:szCs w:val="20"/>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5" w14:textId="77777777" w:rsidR="00755E8F" w:rsidRPr="008F52BD" w:rsidRDefault="00C70699" w:rsidP="008528CE">
            <w:pPr>
              <w:keepNext/>
              <w:keepLines/>
              <w:suppressAutoHyphens/>
              <w:spacing w:before="40" w:after="40"/>
              <w:jc w:val="center"/>
              <w:rPr>
                <w:rFonts w:asciiTheme="minorHAnsi" w:hAnsiTheme="minorHAnsi" w:cstheme="minorHAnsi"/>
                <w:sz w:val="20"/>
                <w:szCs w:val="20"/>
              </w:rPr>
            </w:pPr>
            <w:r w:rsidRPr="008F52BD">
              <w:rPr>
                <w:rFonts w:asciiTheme="minorHAnsi" w:hAnsiTheme="minorHAnsi" w:cstheme="minorHAnsi"/>
                <w:sz w:val="20"/>
                <w:szCs w:val="20"/>
              </w:rPr>
              <w:t>0.65</w:t>
            </w:r>
          </w:p>
        </w:tc>
      </w:tr>
      <w:tr w:rsidR="00C70699" w:rsidRPr="008F52BD" w14:paraId="1548094B"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7" w14:textId="77777777" w:rsidR="00755E8F" w:rsidRPr="008F52BD" w:rsidRDefault="00C70699" w:rsidP="008528CE">
            <w:pPr>
              <w:keepNext/>
              <w:keepLines/>
              <w:suppressAutoHyphens/>
              <w:spacing w:before="40" w:after="40"/>
              <w:jc w:val="center"/>
              <w:rPr>
                <w:rFonts w:asciiTheme="minorHAnsi" w:hAnsiTheme="minorHAnsi" w:cstheme="minorHAnsi"/>
                <w:sz w:val="20"/>
                <w:szCs w:val="20"/>
              </w:rPr>
            </w:pPr>
            <w:r w:rsidRPr="008F52BD">
              <w:rPr>
                <w:rFonts w:asciiTheme="minorHAnsi" w:hAnsiTheme="minorHAnsi" w:cs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15480948" w14:textId="77777777" w:rsidR="00755E8F" w:rsidRPr="008F52BD" w:rsidRDefault="00755E8F" w:rsidP="008528CE">
            <w:pPr>
              <w:keepNext/>
              <w:keepLines/>
              <w:suppressAutoHyphens/>
              <w:spacing w:before="40" w:after="40"/>
              <w:jc w:val="center"/>
              <w:rPr>
                <w:rFonts w:asciiTheme="minorHAnsi" w:hAnsiTheme="minorHAnsi" w:cstheme="minorHAnsi"/>
                <w:sz w:val="20"/>
                <w:szCs w:val="20"/>
              </w:rPr>
            </w:pPr>
          </w:p>
          <w:p w14:paraId="15480949" w14:textId="77777777" w:rsidR="00755E8F" w:rsidRPr="008F52BD" w:rsidRDefault="00C70699" w:rsidP="008528CE">
            <w:pPr>
              <w:keepNext/>
              <w:keepLines/>
              <w:suppressAutoHyphens/>
              <w:spacing w:before="40" w:after="40"/>
              <w:jc w:val="center"/>
              <w:rPr>
                <w:rFonts w:asciiTheme="minorHAnsi" w:hAnsiTheme="minorHAnsi" w:cstheme="minorHAnsi"/>
                <w:sz w:val="20"/>
                <w:szCs w:val="20"/>
              </w:rPr>
            </w:pPr>
            <w:r w:rsidRPr="008F52BD">
              <w:rPr>
                <w:rFonts w:asciiTheme="minorHAnsi" w:hAnsiTheme="minorHAnsi" w:cs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A" w14:textId="77777777" w:rsidR="00755E8F" w:rsidRPr="008F52BD" w:rsidRDefault="00C70699" w:rsidP="008528CE">
            <w:pPr>
              <w:keepNext/>
              <w:keepLines/>
              <w:suppressAutoHyphens/>
              <w:spacing w:before="40" w:after="40"/>
              <w:jc w:val="center"/>
              <w:rPr>
                <w:rFonts w:asciiTheme="minorHAnsi" w:hAnsiTheme="minorHAnsi" w:cstheme="minorHAnsi"/>
                <w:sz w:val="20"/>
                <w:szCs w:val="20"/>
              </w:rPr>
            </w:pPr>
            <w:r w:rsidRPr="008F52BD">
              <w:rPr>
                <w:rFonts w:asciiTheme="minorHAnsi" w:hAnsiTheme="minorHAnsi" w:cstheme="minorHAnsi"/>
                <w:sz w:val="20"/>
                <w:szCs w:val="20"/>
              </w:rPr>
              <w:t>0.70</w:t>
            </w:r>
          </w:p>
        </w:tc>
      </w:tr>
    </w:tbl>
    <w:p w14:paraId="1548094C" w14:textId="77777777" w:rsidR="00C70699" w:rsidRPr="008F52BD" w:rsidRDefault="00C70699" w:rsidP="008528CE">
      <w:pPr>
        <w:pStyle w:val="ListParagraph"/>
        <w:ind w:left="0"/>
        <w:contextualSpacing/>
        <w:rPr>
          <w:rFonts w:asciiTheme="minorHAnsi" w:hAnsiTheme="minorHAnsi" w:cstheme="minorHAnsi"/>
          <w:sz w:val="20"/>
          <w:szCs w:val="20"/>
        </w:rPr>
      </w:pPr>
    </w:p>
    <w:p w14:paraId="1548094D" w14:textId="77777777"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Proposed Thermal Emittance: From the product specification default value. If using a calculated SRI</w:t>
      </w:r>
      <w:r w:rsidR="00CC45F7"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r w:rsidR="00B20DC5" w:rsidRPr="008F52BD">
        <w:rPr>
          <w:rFonts w:asciiTheme="minorHAnsi" w:hAnsiTheme="minorHAnsi" w:cstheme="minorHAnsi"/>
          <w:sz w:val="20"/>
          <w:szCs w:val="20"/>
        </w:rPr>
        <w:t>enter</w:t>
      </w:r>
      <w:r w:rsidRPr="008F52BD">
        <w:rPr>
          <w:rFonts w:asciiTheme="minorHAnsi" w:hAnsiTheme="minorHAnsi" w:cstheme="minorHAnsi"/>
          <w:sz w:val="20"/>
          <w:szCs w:val="20"/>
        </w:rPr>
        <w:t xml:space="preserve"> the thermal emittance used to calculate SRI. </w:t>
      </w:r>
    </w:p>
    <w:p w14:paraId="1548094E" w14:textId="7D3AC36F"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t>
      </w:r>
      <w:r w:rsidR="00AB56C4" w:rsidRPr="008F52BD">
        <w:rPr>
          <w:rFonts w:asciiTheme="minorHAnsi" w:hAnsiTheme="minorHAnsi" w:cstheme="minorHAnsi"/>
          <w:sz w:val="20"/>
          <w:szCs w:val="20"/>
        </w:rPr>
        <w:t>Solar Reflectance Index (</w:t>
      </w:r>
      <w:r w:rsidRPr="008F52BD">
        <w:rPr>
          <w:rFonts w:asciiTheme="minorHAnsi" w:hAnsiTheme="minorHAnsi" w:cstheme="minorHAnsi"/>
          <w:sz w:val="20"/>
          <w:szCs w:val="20"/>
        </w:rPr>
        <w:t>SRI</w:t>
      </w:r>
      <w:r w:rsidR="00AB56C4" w:rsidRPr="008F52BD">
        <w:rPr>
          <w:rFonts w:asciiTheme="minorHAnsi" w:hAnsiTheme="minorHAnsi" w:cstheme="minorHAnsi"/>
          <w:sz w:val="20"/>
          <w:szCs w:val="20"/>
        </w:rPr>
        <w:t>)</w:t>
      </w:r>
      <w:r w:rsidRPr="008F52BD">
        <w:rPr>
          <w:rFonts w:asciiTheme="minorHAnsi" w:hAnsiTheme="minorHAnsi" w:cstheme="minorHAnsi"/>
          <w:sz w:val="20"/>
          <w:szCs w:val="20"/>
        </w:rPr>
        <w:t>: It is optional to meet the SRI</w:t>
      </w:r>
      <w:r w:rsidR="00CC45F7" w:rsidRPr="008F52BD">
        <w:rPr>
          <w:rFonts w:asciiTheme="minorHAnsi" w:hAnsiTheme="minorHAnsi" w:cstheme="minorHAnsi"/>
          <w:sz w:val="20"/>
          <w:szCs w:val="20"/>
        </w:rPr>
        <w:t>,</w:t>
      </w:r>
      <w:r w:rsidRPr="008F52BD">
        <w:rPr>
          <w:rFonts w:asciiTheme="minorHAnsi" w:hAnsiTheme="minorHAnsi" w:cstheme="minorHAnsi"/>
          <w:sz w:val="20"/>
          <w:szCs w:val="20"/>
        </w:rPr>
        <w:t xml:space="preserve"> but if chosen to do so use the Solar Reflectance Index (SRI) Calculation Worksheet found on the </w:t>
      </w:r>
      <w:hyperlink r:id="rId22" w:history="1">
        <w:r w:rsidRPr="008F52BD">
          <w:rPr>
            <w:rStyle w:val="Hyperlink"/>
            <w:rFonts w:asciiTheme="minorHAnsi" w:hAnsiTheme="minorHAnsi" w:cstheme="minorHAnsi"/>
            <w:sz w:val="20"/>
            <w:szCs w:val="20"/>
          </w:rPr>
          <w:t>California Energy Commission website</w:t>
        </w:r>
      </w:hyperlink>
      <w:r w:rsidR="008B063A" w:rsidRPr="008F52BD">
        <w:rPr>
          <w:rFonts w:asciiTheme="minorHAnsi" w:hAnsiTheme="minorHAnsi" w:cstheme="minorHAnsi"/>
          <w:sz w:val="20"/>
          <w:szCs w:val="20"/>
        </w:rPr>
        <w:t>.</w:t>
      </w:r>
      <w:r w:rsidR="00F93958" w:rsidRPr="008F52BD">
        <w:rPr>
          <w:rFonts w:asciiTheme="minorHAnsi" w:hAnsiTheme="minorHAnsi" w:cstheme="minorHAnsi"/>
          <w:sz w:val="20"/>
          <w:szCs w:val="20"/>
        </w:rPr>
        <w:fldChar w:fldCharType="begin"/>
      </w:r>
      <w:r w:rsidR="00F93958" w:rsidRPr="008F52BD">
        <w:rPr>
          <w:rFonts w:asciiTheme="minorHAnsi" w:hAnsiTheme="minorHAnsi" w:cstheme="minorHAnsi"/>
          <w:sz w:val="20"/>
          <w:szCs w:val="20"/>
        </w:rPr>
        <w:instrText>HYPERLINK</w:instrText>
      </w:r>
      <w:r w:rsidR="00F93958" w:rsidRPr="008F52BD">
        <w:rPr>
          <w:rFonts w:asciiTheme="minorHAnsi" w:hAnsiTheme="minorHAnsi" w:cstheme="minorHAnsi"/>
          <w:sz w:val="20"/>
          <w:szCs w:val="20"/>
        </w:rPr>
      </w:r>
      <w:r w:rsidR="00F93958" w:rsidRPr="008F52BD">
        <w:rPr>
          <w:rFonts w:asciiTheme="minorHAnsi" w:hAnsiTheme="minorHAnsi" w:cstheme="minorHAnsi"/>
          <w:sz w:val="20"/>
          <w:szCs w:val="20"/>
        </w:rPr>
        <w:fldChar w:fldCharType="separate"/>
      </w:r>
      <w:r w:rsidRPr="008F52BD">
        <w:rPr>
          <w:rFonts w:asciiTheme="minorHAnsi" w:hAnsiTheme="minorHAnsi" w:cstheme="minorHAnsi"/>
          <w:b/>
          <w:bCs/>
          <w:sz w:val="20"/>
          <w:szCs w:val="20"/>
        </w:rPr>
        <w:t>Error! Hyperlink reference not valid.</w:t>
      </w:r>
      <w:r w:rsidR="00F93958" w:rsidRPr="008F52BD">
        <w:rPr>
          <w:rFonts w:asciiTheme="minorHAnsi" w:hAnsiTheme="minorHAnsi" w:cstheme="minorHAnsi"/>
          <w:b/>
          <w:bCs/>
          <w:sz w:val="20"/>
          <w:szCs w:val="20"/>
        </w:rPr>
        <w:fldChar w:fldCharType="end"/>
      </w:r>
    </w:p>
    <w:p w14:paraId="1548094F" w14:textId="77777777" w:rsidR="00C70699"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Required Aged Solar Reflectance: Based on climate zone and roof slope.</w:t>
      </w:r>
    </w:p>
    <w:p w14:paraId="15480950" w14:textId="77777777" w:rsidR="004F4B52" w:rsidRPr="008F52BD" w:rsidRDefault="00C70699"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Required Thermal Emittance: Based on climate zone and roof slope.</w:t>
      </w:r>
    </w:p>
    <w:p w14:paraId="15480951" w14:textId="19AAB045" w:rsidR="00F076B0" w:rsidRPr="008F52BD" w:rsidRDefault="00F7011F" w:rsidP="008528CE">
      <w:pPr>
        <w:pStyle w:val="ListParagraph"/>
        <w:numPr>
          <w:ilvl w:val="0"/>
          <w:numId w:val="50"/>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Required </w:t>
      </w:r>
      <w:r w:rsidR="00AB56C4" w:rsidRPr="008F52BD">
        <w:rPr>
          <w:rFonts w:asciiTheme="minorHAnsi" w:hAnsiTheme="minorHAnsi" w:cstheme="minorHAnsi"/>
          <w:sz w:val="20"/>
          <w:szCs w:val="20"/>
        </w:rPr>
        <w:t>Solar Reflectance Index (</w:t>
      </w:r>
      <w:r w:rsidR="00F076B0" w:rsidRPr="008F52BD">
        <w:rPr>
          <w:rFonts w:asciiTheme="minorHAnsi" w:hAnsiTheme="minorHAnsi" w:cstheme="minorHAnsi"/>
          <w:sz w:val="20"/>
          <w:szCs w:val="20"/>
        </w:rPr>
        <w:t>SRI</w:t>
      </w:r>
      <w:r w:rsidR="00AB56C4" w:rsidRPr="008F52BD">
        <w:rPr>
          <w:rFonts w:asciiTheme="minorHAnsi" w:hAnsiTheme="minorHAnsi" w:cstheme="minorHAnsi"/>
          <w:sz w:val="20"/>
          <w:szCs w:val="20"/>
        </w:rPr>
        <w:t>)</w:t>
      </w:r>
      <w:r w:rsidR="00F076B0" w:rsidRPr="008F52BD">
        <w:rPr>
          <w:rFonts w:asciiTheme="minorHAnsi" w:hAnsiTheme="minorHAnsi" w:cstheme="minorHAnsi"/>
          <w:sz w:val="20"/>
          <w:szCs w:val="20"/>
        </w:rPr>
        <w:t>: Based on climate zone and roof slope.</w:t>
      </w:r>
    </w:p>
    <w:p w14:paraId="15480952" w14:textId="77777777" w:rsidR="00C70699" w:rsidRPr="008F52BD" w:rsidRDefault="00C70699" w:rsidP="008528CE">
      <w:pPr>
        <w:pStyle w:val="ListParagraph"/>
        <w:ind w:left="360"/>
        <w:contextualSpacing/>
        <w:rPr>
          <w:rFonts w:asciiTheme="minorHAnsi" w:hAnsiTheme="minorHAnsi" w:cstheme="minorHAnsi"/>
          <w:sz w:val="20"/>
          <w:szCs w:val="20"/>
        </w:rPr>
      </w:pPr>
    </w:p>
    <w:p w14:paraId="15480953" w14:textId="77777777" w:rsidR="00C37497" w:rsidRPr="008F52BD" w:rsidRDefault="00C37497" w:rsidP="008528CE">
      <w:pPr>
        <w:rPr>
          <w:rFonts w:asciiTheme="minorHAnsi" w:hAnsiTheme="minorHAnsi" w:cstheme="minorHAnsi"/>
          <w:sz w:val="20"/>
          <w:szCs w:val="20"/>
        </w:rPr>
      </w:pPr>
      <w:r w:rsidRPr="008F52BD">
        <w:rPr>
          <w:rFonts w:asciiTheme="minorHAnsi" w:hAnsiTheme="minorHAnsi" w:cstheme="minorHAnsi"/>
          <w:sz w:val="20"/>
          <w:szCs w:val="20"/>
        </w:rPr>
        <w:t xml:space="preserve">If the cool roofing requirements will be met by a liquid field applied coating, Section 110.8(i)4 requires the coating be applied across the entire roof surface and meet the dry mil thickness or coverage recommended by the manufacturer. </w:t>
      </w:r>
    </w:p>
    <w:p w14:paraId="15480954" w14:textId="77777777" w:rsidR="00C37497" w:rsidRPr="008F52BD" w:rsidRDefault="00C37497" w:rsidP="008528CE">
      <w:pPr>
        <w:rPr>
          <w:rFonts w:asciiTheme="minorHAnsi" w:hAnsiTheme="minorHAnsi" w:cstheme="minorHAnsi"/>
          <w:sz w:val="20"/>
          <w:szCs w:val="20"/>
        </w:rPr>
      </w:pPr>
    </w:p>
    <w:p w14:paraId="15480955" w14:textId="50EB0230" w:rsidR="00CF2570" w:rsidRPr="008F52BD" w:rsidRDefault="00CF2570" w:rsidP="008528CE">
      <w:pPr>
        <w:rPr>
          <w:rFonts w:asciiTheme="minorHAnsi" w:hAnsiTheme="minorHAnsi" w:cstheme="minorHAnsi"/>
          <w:b/>
          <w:sz w:val="20"/>
          <w:szCs w:val="20"/>
        </w:rPr>
      </w:pPr>
      <w:r w:rsidRPr="008F52BD">
        <w:rPr>
          <w:rFonts w:asciiTheme="minorHAnsi" w:hAnsiTheme="minorHAnsi" w:cstheme="minorHAnsi"/>
          <w:b/>
          <w:sz w:val="20"/>
          <w:szCs w:val="20"/>
        </w:rPr>
        <w:t xml:space="preserve">H. </w:t>
      </w:r>
      <w:r w:rsidR="00170610" w:rsidRPr="008F52BD">
        <w:rPr>
          <w:rFonts w:asciiTheme="minorHAnsi" w:hAnsiTheme="minorHAnsi" w:cstheme="minorHAnsi"/>
          <w:b/>
          <w:sz w:val="20"/>
          <w:szCs w:val="20"/>
        </w:rPr>
        <w:t>Fenestration/Glazing Allowed</w:t>
      </w:r>
      <w:r w:rsidR="002247F6" w:rsidRPr="008F52BD">
        <w:rPr>
          <w:rFonts w:asciiTheme="minorHAnsi" w:hAnsiTheme="minorHAnsi" w:cstheme="minorHAnsi"/>
          <w:b/>
          <w:sz w:val="20"/>
          <w:szCs w:val="20"/>
        </w:rPr>
        <w:t xml:space="preserve"> Areas and Efficiencies</w:t>
      </w:r>
    </w:p>
    <w:p w14:paraId="15480956" w14:textId="6218D06F" w:rsidR="0090116D" w:rsidRPr="008F52BD" w:rsidRDefault="0090116D" w:rsidP="008528CE">
      <w:pPr>
        <w:rPr>
          <w:rFonts w:asciiTheme="minorHAnsi" w:hAnsiTheme="minorHAnsi" w:cstheme="minorHAnsi"/>
          <w:sz w:val="20"/>
          <w:szCs w:val="20"/>
        </w:rPr>
      </w:pPr>
      <w:r w:rsidRPr="008F52BD">
        <w:rPr>
          <w:rFonts w:asciiTheme="minorHAnsi" w:hAnsiTheme="minorHAnsi" w:cstheme="minorHAnsi"/>
          <w:sz w:val="20"/>
          <w:szCs w:val="20"/>
        </w:rPr>
        <w:t xml:space="preserve">Fenestration areas are expressed in square feet, not square inches. </w:t>
      </w:r>
    </w:p>
    <w:p w14:paraId="15480958" w14:textId="526886F0" w:rsidR="0090116D" w:rsidRPr="008F52BD" w:rsidRDefault="0090116D" w:rsidP="008528CE">
      <w:pPr>
        <w:rPr>
          <w:rFonts w:asciiTheme="minorHAnsi" w:hAnsiTheme="minorHAnsi" w:cstheme="minorHAnsi"/>
          <w:sz w:val="20"/>
          <w:szCs w:val="20"/>
        </w:rPr>
      </w:pPr>
      <w:r w:rsidRPr="008F52BD">
        <w:rPr>
          <w:rFonts w:asciiTheme="minorHAnsi" w:hAnsiTheme="minorHAnsi" w:cstheme="minorHAnsi"/>
          <w:sz w:val="20"/>
          <w:szCs w:val="20"/>
        </w:rPr>
        <w:t>The climate zone and size of the addition will affect the area of fenestration (also known as glazing) allowed. If limited to 20</w:t>
      </w:r>
      <w:r w:rsidR="00467CD4" w:rsidRPr="008F52BD">
        <w:rPr>
          <w:rFonts w:asciiTheme="minorHAnsi" w:hAnsiTheme="minorHAnsi" w:cstheme="minorHAnsi"/>
          <w:sz w:val="20"/>
          <w:szCs w:val="20"/>
        </w:rPr>
        <w:t xml:space="preserve"> percent, </w:t>
      </w:r>
      <w:r w:rsidRPr="008F52BD">
        <w:rPr>
          <w:rFonts w:asciiTheme="minorHAnsi" w:hAnsiTheme="minorHAnsi" w:cstheme="minorHAnsi"/>
          <w:sz w:val="20"/>
          <w:szCs w:val="20"/>
        </w:rPr>
        <w:t xml:space="preserve">for example, this is calculated as Conditioned Floor Area (CFA) of the addition x 0.20 = Total </w:t>
      </w:r>
      <w:r w:rsidR="009A7335" w:rsidRPr="008F52BD">
        <w:rPr>
          <w:rFonts w:asciiTheme="minorHAnsi" w:hAnsiTheme="minorHAnsi" w:cstheme="minorHAnsi"/>
          <w:sz w:val="20"/>
          <w:szCs w:val="20"/>
        </w:rPr>
        <w:t>square footage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9A7335" w:rsidRPr="008F52BD">
        <w:rPr>
          <w:rFonts w:asciiTheme="minorHAnsi" w:hAnsiTheme="minorHAnsi" w:cstheme="minorHAnsi"/>
          <w:sz w:val="20"/>
          <w:szCs w:val="20"/>
        </w:rPr>
        <w:t>)</w:t>
      </w:r>
      <w:r w:rsidRPr="008F52BD">
        <w:rPr>
          <w:rFonts w:asciiTheme="minorHAnsi" w:hAnsiTheme="minorHAnsi" w:cstheme="minorHAnsi"/>
          <w:sz w:val="20"/>
          <w:szCs w:val="20"/>
        </w:rPr>
        <w:t xml:space="preserve"> of fenestration allowed. </w:t>
      </w:r>
    </w:p>
    <w:p w14:paraId="1548095F" w14:textId="2EA2382D" w:rsidR="0090116D" w:rsidRPr="008F52BD" w:rsidRDefault="0090116D" w:rsidP="008528CE">
      <w:pPr>
        <w:pStyle w:val="ListParagraph"/>
        <w:numPr>
          <w:ilvl w:val="0"/>
          <w:numId w:val="43"/>
        </w:numPr>
        <w:ind w:left="720"/>
        <w:contextualSpacing/>
        <w:rPr>
          <w:rFonts w:asciiTheme="minorHAnsi" w:hAnsiTheme="minorHAnsi" w:cstheme="minorHAnsi"/>
          <w:sz w:val="20"/>
          <w:szCs w:val="20"/>
        </w:rPr>
      </w:pPr>
      <w:r w:rsidRPr="008F52BD">
        <w:rPr>
          <w:rFonts w:asciiTheme="minorHAnsi" w:hAnsiTheme="minorHAnsi" w:cstheme="minorHAnsi"/>
          <w:sz w:val="20"/>
          <w:szCs w:val="20"/>
        </w:rPr>
        <w:t xml:space="preserve">Addition Type: Based on “Project Scope.” The addition’s area in </w:t>
      </w:r>
      <w:r w:rsidR="009A7335" w:rsidRPr="008F52BD">
        <w:rPr>
          <w:rFonts w:asciiTheme="minorHAnsi" w:hAnsiTheme="minorHAnsi" w:cstheme="minorHAnsi"/>
          <w:sz w:val="20"/>
          <w:szCs w:val="20"/>
        </w:rPr>
        <w:t>square feet (</w:t>
      </w:r>
      <w:r w:rsidR="00C45569" w:rsidRPr="008F52BD">
        <w:rPr>
          <w:rFonts w:asciiTheme="minorHAnsi" w:hAnsiTheme="minorHAnsi" w:cstheme="minorHAnsi"/>
          <w:sz w:val="20"/>
          <w:szCs w:val="20"/>
        </w:rPr>
        <w:t>ft</w:t>
      </w:r>
      <w:r w:rsidR="00C45569" w:rsidRPr="008F52BD">
        <w:rPr>
          <w:rFonts w:asciiTheme="minorHAnsi" w:hAnsiTheme="minorHAnsi" w:cstheme="minorHAnsi"/>
          <w:sz w:val="20"/>
          <w:szCs w:val="20"/>
          <w:vertAlign w:val="superscript"/>
        </w:rPr>
        <w:t>2</w:t>
      </w:r>
      <w:r w:rsidR="009A7335" w:rsidRPr="008F52BD">
        <w:rPr>
          <w:rFonts w:asciiTheme="minorHAnsi" w:hAnsiTheme="minorHAnsi" w:cstheme="minorHAnsi"/>
          <w:sz w:val="20"/>
          <w:szCs w:val="20"/>
        </w:rPr>
        <w:t>)</w:t>
      </w:r>
      <w:r w:rsidRPr="008F52BD">
        <w:rPr>
          <w:rFonts w:asciiTheme="minorHAnsi" w:hAnsiTheme="minorHAnsi" w:cstheme="minorHAnsi"/>
          <w:sz w:val="20"/>
          <w:szCs w:val="20"/>
        </w:rPr>
        <w:t xml:space="preserve">—whether </w:t>
      </w:r>
      <w:r w:rsidR="009A7335" w:rsidRPr="008F52BD">
        <w:rPr>
          <w:rFonts w:asciiTheme="minorHAnsi" w:eastAsia="MS Gothic" w:hAnsiTheme="minorHAnsi" w:cstheme="minorHAnsi"/>
          <w:color w:val="000000"/>
          <w:sz w:val="20"/>
          <w:szCs w:val="20"/>
        </w:rPr>
        <w:t xml:space="preserve">less than or equal to </w:t>
      </w:r>
      <w:r w:rsidR="002C1C20" w:rsidRPr="008F52BD">
        <w:rPr>
          <w:rFonts w:asciiTheme="minorHAnsi" w:hAnsiTheme="minorHAnsi" w:cstheme="minorHAnsi"/>
          <w:sz w:val="20"/>
          <w:szCs w:val="20"/>
        </w:rPr>
        <w:t>3</w:t>
      </w:r>
      <w:r w:rsidRPr="008F52BD">
        <w:rPr>
          <w:rFonts w:asciiTheme="minorHAnsi" w:hAnsiTheme="minorHAnsi" w:cstheme="minorHAnsi"/>
          <w:sz w:val="20"/>
          <w:szCs w:val="20"/>
        </w:rPr>
        <w:t xml:space="preserve">00, </w:t>
      </w:r>
      <w:r w:rsidR="009A7335" w:rsidRPr="008F52BD">
        <w:rPr>
          <w:rFonts w:asciiTheme="minorHAnsi" w:hAnsiTheme="minorHAnsi" w:cstheme="minorHAnsi"/>
          <w:sz w:val="20"/>
          <w:szCs w:val="20"/>
        </w:rPr>
        <w:t xml:space="preserve">greater than </w:t>
      </w:r>
      <w:r w:rsidR="002C1C20" w:rsidRPr="008F52BD">
        <w:rPr>
          <w:rFonts w:asciiTheme="minorHAnsi" w:hAnsiTheme="minorHAnsi" w:cstheme="minorHAnsi"/>
          <w:sz w:val="20"/>
          <w:szCs w:val="20"/>
        </w:rPr>
        <w:t>3</w:t>
      </w:r>
      <w:r w:rsidRPr="008F52BD">
        <w:rPr>
          <w:rFonts w:asciiTheme="minorHAnsi" w:hAnsiTheme="minorHAnsi" w:cstheme="minorHAnsi"/>
          <w:sz w:val="20"/>
          <w:szCs w:val="20"/>
        </w:rPr>
        <w:t xml:space="preserve">00 to </w:t>
      </w:r>
      <w:r w:rsidR="009A7335" w:rsidRPr="008F52BD">
        <w:rPr>
          <w:rFonts w:asciiTheme="minorHAnsi" w:hAnsiTheme="minorHAnsi" w:cstheme="minorHAnsi"/>
          <w:sz w:val="20"/>
          <w:szCs w:val="20"/>
        </w:rPr>
        <w:t xml:space="preserve">less than or equal to </w:t>
      </w:r>
      <w:r w:rsidR="002C1C20" w:rsidRPr="008F52BD">
        <w:rPr>
          <w:rFonts w:asciiTheme="minorHAnsi" w:hAnsiTheme="minorHAnsi" w:cstheme="minorHAnsi"/>
          <w:sz w:val="20"/>
          <w:szCs w:val="20"/>
        </w:rPr>
        <w:t>4</w:t>
      </w:r>
      <w:r w:rsidRPr="008F52BD">
        <w:rPr>
          <w:rFonts w:asciiTheme="minorHAnsi" w:hAnsiTheme="minorHAnsi" w:cstheme="minorHAnsi"/>
          <w:sz w:val="20"/>
          <w:szCs w:val="20"/>
        </w:rPr>
        <w:t xml:space="preserve">00, </w:t>
      </w:r>
      <w:r w:rsidR="009A7335" w:rsidRPr="008F52BD">
        <w:rPr>
          <w:rFonts w:asciiTheme="minorHAnsi" w:hAnsiTheme="minorHAnsi" w:cstheme="minorHAnsi"/>
          <w:sz w:val="20"/>
          <w:szCs w:val="20"/>
        </w:rPr>
        <w:t xml:space="preserve">greater than </w:t>
      </w:r>
      <w:r w:rsidR="002C1C20" w:rsidRPr="008F52BD">
        <w:rPr>
          <w:rFonts w:asciiTheme="minorHAnsi" w:hAnsiTheme="minorHAnsi" w:cstheme="minorHAnsi"/>
          <w:sz w:val="20"/>
          <w:szCs w:val="20"/>
        </w:rPr>
        <w:t>400 to</w:t>
      </w:r>
      <w:r w:rsidRPr="008F52BD">
        <w:rPr>
          <w:rFonts w:asciiTheme="minorHAnsi" w:hAnsiTheme="minorHAnsi" w:cstheme="minorHAnsi"/>
          <w:sz w:val="20"/>
          <w:szCs w:val="20"/>
        </w:rPr>
        <w:t xml:space="preserve"> </w:t>
      </w:r>
      <w:r w:rsidR="009A7335" w:rsidRPr="008F52BD">
        <w:rPr>
          <w:rFonts w:asciiTheme="minorHAnsi" w:hAnsiTheme="minorHAnsi" w:cstheme="minorHAnsi"/>
          <w:sz w:val="20"/>
          <w:szCs w:val="20"/>
        </w:rPr>
        <w:t xml:space="preserve">less than or equal to </w:t>
      </w:r>
      <w:r w:rsidRPr="008F52BD">
        <w:rPr>
          <w:rFonts w:asciiTheme="minorHAnsi" w:hAnsiTheme="minorHAnsi" w:cstheme="minorHAnsi"/>
          <w:sz w:val="20"/>
          <w:szCs w:val="20"/>
        </w:rPr>
        <w:t>700</w:t>
      </w:r>
      <w:r w:rsidR="002C1C20" w:rsidRPr="008F52BD">
        <w:rPr>
          <w:rFonts w:asciiTheme="minorHAnsi" w:hAnsiTheme="minorHAnsi" w:cstheme="minorHAnsi"/>
          <w:sz w:val="20"/>
          <w:szCs w:val="20"/>
        </w:rPr>
        <w:t xml:space="preserve">, or </w:t>
      </w:r>
      <w:r w:rsidR="009A7335" w:rsidRPr="008F52BD">
        <w:rPr>
          <w:rFonts w:asciiTheme="minorHAnsi" w:hAnsiTheme="minorHAnsi" w:cstheme="minorHAnsi"/>
          <w:sz w:val="20"/>
          <w:szCs w:val="20"/>
        </w:rPr>
        <w:t xml:space="preserve">greater than </w:t>
      </w:r>
      <w:r w:rsidR="002C1C20" w:rsidRPr="008F52BD">
        <w:rPr>
          <w:rFonts w:asciiTheme="minorHAnsi" w:hAnsiTheme="minorHAnsi" w:cstheme="minorHAnsi"/>
          <w:sz w:val="20"/>
          <w:szCs w:val="20"/>
        </w:rPr>
        <w:t>700</w:t>
      </w:r>
      <w:r w:rsidRPr="008F52BD">
        <w:rPr>
          <w:rFonts w:asciiTheme="minorHAnsi" w:hAnsiTheme="minorHAnsi" w:cstheme="minorHAnsi"/>
          <w:sz w:val="20"/>
          <w:szCs w:val="20"/>
        </w:rPr>
        <w:t xml:space="preserve"> to </w:t>
      </w:r>
      <w:r w:rsidR="009A7335" w:rsidRPr="008F52BD">
        <w:rPr>
          <w:rFonts w:asciiTheme="minorHAnsi" w:eastAsia="MS Gothic" w:hAnsiTheme="minorHAnsi" w:cstheme="minorHAnsi"/>
          <w:color w:val="000000"/>
          <w:sz w:val="20"/>
          <w:szCs w:val="20"/>
        </w:rPr>
        <w:t>less than or e</w:t>
      </w:r>
      <w:r w:rsidR="002F5190" w:rsidRPr="008F52BD">
        <w:rPr>
          <w:rFonts w:asciiTheme="minorHAnsi" w:eastAsia="MS Gothic" w:hAnsiTheme="minorHAnsi" w:cstheme="minorHAnsi"/>
          <w:color w:val="000000"/>
          <w:sz w:val="20"/>
          <w:szCs w:val="20"/>
        </w:rPr>
        <w:t xml:space="preserve">qual to </w:t>
      </w:r>
      <w:r w:rsidRPr="008F52BD">
        <w:rPr>
          <w:rFonts w:asciiTheme="minorHAnsi" w:hAnsiTheme="minorHAnsi" w:cstheme="minorHAnsi"/>
          <w:sz w:val="20"/>
          <w:szCs w:val="20"/>
        </w:rPr>
        <w:t>1,000.</w:t>
      </w:r>
    </w:p>
    <w:p w14:paraId="15480961" w14:textId="2051E1CD" w:rsidR="0090116D" w:rsidRPr="008F52BD" w:rsidRDefault="0090116D" w:rsidP="008528CE">
      <w:pPr>
        <w:pStyle w:val="ListParagraph"/>
        <w:ind w:left="180"/>
        <w:rPr>
          <w:rFonts w:asciiTheme="minorHAnsi" w:hAnsiTheme="minorHAnsi" w:cstheme="minorHAnsi"/>
          <w:sz w:val="20"/>
          <w:szCs w:val="20"/>
        </w:rPr>
      </w:pPr>
      <w:r w:rsidRPr="008F52BD">
        <w:rPr>
          <w:rFonts w:asciiTheme="minorHAnsi" w:hAnsiTheme="minorHAnsi" w:cstheme="minorHAnsi"/>
          <w:sz w:val="20"/>
          <w:szCs w:val="20"/>
        </w:rPr>
        <w:t xml:space="preserve">2. </w:t>
      </w:r>
      <w:r w:rsidR="00E969B3" w:rsidRPr="008F52BD">
        <w:rPr>
          <w:rFonts w:asciiTheme="minorHAnsi" w:hAnsiTheme="minorHAnsi" w:cstheme="minorHAnsi"/>
          <w:sz w:val="20"/>
          <w:szCs w:val="20"/>
        </w:rPr>
        <w:t xml:space="preserve">- </w:t>
      </w:r>
      <w:r w:rsidR="00170610" w:rsidRPr="008F52BD">
        <w:rPr>
          <w:rFonts w:asciiTheme="minorHAnsi" w:hAnsiTheme="minorHAnsi" w:cstheme="minorHAnsi"/>
          <w:sz w:val="20"/>
          <w:szCs w:val="20"/>
        </w:rPr>
        <w:t>9</w:t>
      </w:r>
      <w:r w:rsidRPr="008F52BD">
        <w:rPr>
          <w:rFonts w:asciiTheme="minorHAnsi" w:hAnsiTheme="minorHAnsi" w:cstheme="minorHAnsi"/>
          <w:sz w:val="20"/>
          <w:szCs w:val="20"/>
        </w:rPr>
        <w:t>.</w:t>
      </w:r>
      <w:r w:rsidR="00574EED" w:rsidRPr="008F52BD">
        <w:rPr>
          <w:rFonts w:asciiTheme="minorHAnsi" w:hAnsiTheme="minorHAnsi" w:cstheme="minorHAnsi"/>
          <w:sz w:val="20"/>
          <w:szCs w:val="20"/>
        </w:rPr>
        <w:t xml:space="preserve">   </w:t>
      </w:r>
      <w:r w:rsidRPr="008F52BD">
        <w:rPr>
          <w:rFonts w:asciiTheme="minorHAnsi" w:hAnsiTheme="minorHAnsi" w:cstheme="minorHAnsi"/>
          <w:sz w:val="20"/>
          <w:szCs w:val="20"/>
        </w:rPr>
        <w:t>These fields will be completed based on conditioned floor area of the addition and/or climate zone. The values in these fields will be entered into Section I.</w:t>
      </w:r>
    </w:p>
    <w:p w14:paraId="15480963" w14:textId="5E3ECF00" w:rsidR="0090116D" w:rsidRPr="008F52BD" w:rsidRDefault="0090116D" w:rsidP="008528CE">
      <w:pPr>
        <w:rPr>
          <w:rFonts w:asciiTheme="minorHAnsi" w:hAnsiTheme="minorHAnsi" w:cstheme="minorHAnsi"/>
          <w:sz w:val="20"/>
          <w:szCs w:val="20"/>
        </w:rPr>
      </w:pPr>
      <w:r w:rsidRPr="008F52BD">
        <w:rPr>
          <w:rFonts w:asciiTheme="minorHAnsi" w:hAnsiTheme="minorHAnsi" w:cstheme="minorHAnsi"/>
          <w:sz w:val="20"/>
          <w:szCs w:val="20"/>
        </w:rPr>
        <w:t xml:space="preserve">Maximum allowed fenestration area for all orientations is the </w:t>
      </w:r>
      <w:r w:rsidRPr="008F52BD">
        <w:rPr>
          <w:rFonts w:asciiTheme="minorHAnsi" w:hAnsiTheme="minorHAnsi" w:cstheme="minorHAnsi"/>
          <w:sz w:val="20"/>
          <w:szCs w:val="20"/>
          <w:u w:val="single"/>
        </w:rPr>
        <w:t>greater</w:t>
      </w:r>
      <w:r w:rsidRPr="008F52BD">
        <w:rPr>
          <w:rFonts w:asciiTheme="minorHAnsi" w:hAnsiTheme="minorHAnsi" w:cstheme="minorHAnsi"/>
          <w:sz w:val="20"/>
          <w:szCs w:val="20"/>
        </w:rPr>
        <w:t xml:space="preserve"> of the value</w:t>
      </w:r>
      <w:r w:rsidR="00CC45F7" w:rsidRPr="008F52BD">
        <w:rPr>
          <w:rFonts w:asciiTheme="minorHAnsi" w:hAnsiTheme="minorHAnsi" w:cstheme="minorHAnsi"/>
          <w:sz w:val="20"/>
          <w:szCs w:val="20"/>
        </w:rPr>
        <w:t>s</w:t>
      </w:r>
      <w:r w:rsidRPr="008F52BD">
        <w:rPr>
          <w:rFonts w:asciiTheme="minorHAnsi" w:hAnsiTheme="minorHAnsi" w:cstheme="minorHAnsi"/>
          <w:sz w:val="20"/>
          <w:szCs w:val="20"/>
        </w:rPr>
        <w:t xml:space="preserve"> in </w:t>
      </w:r>
      <w:r w:rsidR="00C45569" w:rsidRPr="008F52BD">
        <w:rPr>
          <w:rFonts w:asciiTheme="minorHAnsi" w:hAnsiTheme="minorHAnsi" w:cstheme="minorHAnsi"/>
          <w:sz w:val="20"/>
          <w:szCs w:val="20"/>
        </w:rPr>
        <w:t>C</w:t>
      </w:r>
      <w:r w:rsidRPr="008F52BD">
        <w:rPr>
          <w:rFonts w:asciiTheme="minorHAnsi" w:hAnsiTheme="minorHAnsi" w:cstheme="minorHAnsi"/>
          <w:sz w:val="20"/>
          <w:szCs w:val="20"/>
        </w:rPr>
        <w:t>olumn 2 or 3:</w:t>
      </w:r>
    </w:p>
    <w:p w14:paraId="15480965" w14:textId="39C0459C" w:rsidR="0090116D" w:rsidRPr="008F52BD" w:rsidRDefault="0090116D" w:rsidP="008528CE">
      <w:pPr>
        <w:pStyle w:val="ListParagraph"/>
        <w:numPr>
          <w:ilvl w:val="0"/>
          <w:numId w:val="43"/>
        </w:numPr>
        <w:ind w:left="720"/>
        <w:contextualSpacing/>
        <w:rPr>
          <w:rFonts w:asciiTheme="minorHAnsi" w:hAnsiTheme="minorHAnsi" w:cstheme="minorHAnsi"/>
          <w:sz w:val="20"/>
          <w:szCs w:val="20"/>
        </w:rPr>
      </w:pPr>
      <w:r w:rsidRPr="008F52BD">
        <w:rPr>
          <w:rFonts w:asciiTheme="minorHAnsi" w:hAnsiTheme="minorHAnsi" w:cstheme="minorHAnsi"/>
          <w:sz w:val="20"/>
          <w:szCs w:val="20"/>
        </w:rPr>
        <w:lastRenderedPageBreak/>
        <w:t xml:space="preserve">Maximum Calculated based on Allowed </w:t>
      </w:r>
      <w:r w:rsidR="002F5190" w:rsidRPr="008F52BD">
        <w:rPr>
          <w:rFonts w:asciiTheme="minorHAnsi" w:hAnsiTheme="minorHAnsi" w:cstheme="minorHAnsi"/>
          <w:sz w:val="20"/>
          <w:szCs w:val="20"/>
        </w:rPr>
        <w:t>Percentage (</w:t>
      </w:r>
      <w:r w:rsidRPr="008F52BD">
        <w:rPr>
          <w:rFonts w:asciiTheme="minorHAnsi" w:hAnsiTheme="minorHAnsi" w:cstheme="minorHAnsi"/>
          <w:sz w:val="20"/>
          <w:szCs w:val="20"/>
        </w:rPr>
        <w:t>%</w:t>
      </w:r>
      <w:r w:rsidR="002F5190" w:rsidRPr="008F52BD">
        <w:rPr>
          <w:rFonts w:asciiTheme="minorHAnsi" w:hAnsiTheme="minorHAnsi" w:cstheme="minorHAnsi"/>
          <w:sz w:val="20"/>
          <w:szCs w:val="20"/>
        </w:rPr>
        <w:t>)</w:t>
      </w:r>
      <w:r w:rsidRPr="008F52BD">
        <w:rPr>
          <w:rFonts w:asciiTheme="minorHAnsi" w:hAnsiTheme="minorHAnsi" w:cstheme="minorHAnsi"/>
          <w:sz w:val="20"/>
          <w:szCs w:val="20"/>
        </w:rPr>
        <w:t xml:space="preserve">: The addition’s CFA </w:t>
      </w:r>
      <w:r w:rsidR="004F4B52" w:rsidRPr="008F52BD">
        <w:rPr>
          <w:rFonts w:asciiTheme="minorHAnsi" w:hAnsiTheme="minorHAnsi" w:cstheme="minorHAnsi"/>
          <w:sz w:val="20"/>
          <w:szCs w:val="20"/>
        </w:rPr>
        <w:t>multiplied by</w:t>
      </w:r>
      <w:r w:rsidRPr="008F52BD">
        <w:rPr>
          <w:rFonts w:asciiTheme="minorHAnsi" w:hAnsiTheme="minorHAnsi" w:cstheme="minorHAnsi"/>
          <w:sz w:val="20"/>
          <w:szCs w:val="20"/>
        </w:rPr>
        <w:t xml:space="preserve"> the allowed </w:t>
      </w:r>
      <w:r w:rsidR="002F5190" w:rsidRPr="008F52BD">
        <w:rPr>
          <w:rFonts w:asciiTheme="minorHAnsi" w:hAnsiTheme="minorHAnsi" w:cstheme="minorHAnsi"/>
          <w:sz w:val="20"/>
          <w:szCs w:val="20"/>
        </w:rPr>
        <w:t>percentage (</w:t>
      </w:r>
      <w:r w:rsidRPr="008F52BD">
        <w:rPr>
          <w:rFonts w:asciiTheme="minorHAnsi" w:hAnsiTheme="minorHAnsi" w:cstheme="minorHAnsi"/>
          <w:sz w:val="20"/>
          <w:szCs w:val="20"/>
        </w:rPr>
        <w:t>%</w:t>
      </w:r>
      <w:r w:rsidR="002F5190" w:rsidRPr="008F52BD">
        <w:rPr>
          <w:rFonts w:asciiTheme="minorHAnsi" w:hAnsiTheme="minorHAnsi" w:cstheme="minorHAnsi"/>
          <w:sz w:val="20"/>
          <w:szCs w:val="20"/>
        </w:rPr>
        <w:t>)</w:t>
      </w:r>
      <w:r w:rsidRPr="008F52BD">
        <w:rPr>
          <w:rFonts w:asciiTheme="minorHAnsi" w:hAnsiTheme="minorHAnsi" w:cstheme="minorHAnsi"/>
          <w:sz w:val="20"/>
          <w:szCs w:val="20"/>
        </w:rPr>
        <w:t>. The maximum total fenestration area is 30</w:t>
      </w:r>
      <w:r w:rsidR="002F5190" w:rsidRPr="008F52BD">
        <w:rPr>
          <w:rFonts w:asciiTheme="minorHAnsi" w:hAnsiTheme="minorHAnsi" w:cstheme="minorHAnsi"/>
          <w:sz w:val="20"/>
          <w:szCs w:val="20"/>
        </w:rPr>
        <w:t xml:space="preserve"> percent </w:t>
      </w:r>
      <w:r w:rsidRPr="008F52BD">
        <w:rPr>
          <w:rFonts w:asciiTheme="minorHAnsi" w:hAnsiTheme="minorHAnsi" w:cstheme="minorHAnsi"/>
          <w:sz w:val="20"/>
          <w:szCs w:val="20"/>
        </w:rPr>
        <w:t xml:space="preserve">for additions up to 400 </w:t>
      </w:r>
      <w:r w:rsidR="002F5190"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2F5190" w:rsidRPr="008F52BD">
        <w:rPr>
          <w:rFonts w:asciiTheme="minorHAnsi" w:hAnsiTheme="minorHAnsi" w:cstheme="minorHAnsi"/>
          <w:sz w:val="20"/>
          <w:szCs w:val="20"/>
        </w:rPr>
        <w:t>)</w:t>
      </w:r>
      <w:r w:rsidRPr="008F52BD">
        <w:rPr>
          <w:rFonts w:asciiTheme="minorHAnsi" w:hAnsiTheme="minorHAnsi" w:cstheme="minorHAnsi"/>
          <w:sz w:val="20"/>
          <w:szCs w:val="20"/>
        </w:rPr>
        <w:t>, 25</w:t>
      </w:r>
      <w:r w:rsidR="002F5190" w:rsidRPr="008F52BD">
        <w:rPr>
          <w:rFonts w:asciiTheme="minorHAnsi" w:hAnsiTheme="minorHAnsi" w:cstheme="minorHAnsi"/>
          <w:sz w:val="20"/>
          <w:szCs w:val="20"/>
        </w:rPr>
        <w:t xml:space="preserve"> percent </w:t>
      </w:r>
      <w:r w:rsidRPr="008F52BD">
        <w:rPr>
          <w:rFonts w:asciiTheme="minorHAnsi" w:hAnsiTheme="minorHAnsi" w:cstheme="minorHAnsi"/>
          <w:sz w:val="20"/>
          <w:szCs w:val="20"/>
        </w:rPr>
        <w:t xml:space="preserve">for additions greater than 400 </w:t>
      </w:r>
      <w:r w:rsidR="00F368E5"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F368E5" w:rsidRPr="008F52BD">
        <w:rPr>
          <w:rFonts w:asciiTheme="minorHAnsi" w:hAnsiTheme="minorHAnsi" w:cstheme="minorHAnsi"/>
          <w:sz w:val="20"/>
          <w:szCs w:val="20"/>
        </w:rPr>
        <w:t>)</w:t>
      </w:r>
      <w:r w:rsidRPr="008F52BD">
        <w:rPr>
          <w:rFonts w:asciiTheme="minorHAnsi" w:hAnsiTheme="minorHAnsi" w:cstheme="minorHAnsi"/>
          <w:sz w:val="20"/>
          <w:szCs w:val="20"/>
        </w:rPr>
        <w:t xml:space="preserve"> but no greater than 700 </w:t>
      </w:r>
      <w:r w:rsidR="00F368E5"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F368E5" w:rsidRPr="008F52BD">
        <w:rPr>
          <w:rFonts w:asciiTheme="minorHAnsi" w:hAnsiTheme="minorHAnsi" w:cstheme="minorHAnsi"/>
          <w:sz w:val="20"/>
          <w:szCs w:val="20"/>
        </w:rPr>
        <w:t>)</w:t>
      </w:r>
      <w:r w:rsidRPr="008F52BD">
        <w:rPr>
          <w:rFonts w:asciiTheme="minorHAnsi" w:hAnsiTheme="minorHAnsi" w:cstheme="minorHAnsi"/>
          <w:sz w:val="20"/>
          <w:szCs w:val="20"/>
        </w:rPr>
        <w:t>, and 20</w:t>
      </w:r>
      <w:r w:rsidR="00F368E5" w:rsidRPr="008F52BD">
        <w:rPr>
          <w:rFonts w:asciiTheme="minorHAnsi" w:hAnsiTheme="minorHAnsi" w:cstheme="minorHAnsi"/>
          <w:sz w:val="20"/>
          <w:szCs w:val="20"/>
        </w:rPr>
        <w:t xml:space="preserve"> percent </w:t>
      </w:r>
      <w:r w:rsidRPr="008F52BD">
        <w:rPr>
          <w:rFonts w:asciiTheme="minorHAnsi" w:hAnsiTheme="minorHAnsi" w:cstheme="minorHAnsi"/>
          <w:sz w:val="20"/>
          <w:szCs w:val="20"/>
        </w:rPr>
        <w:t xml:space="preserve">for additions greater than 700 </w:t>
      </w:r>
      <w:r w:rsidR="00F368E5"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F368E5"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p>
    <w:p w14:paraId="15480966" w14:textId="7FFB7902" w:rsidR="0090116D" w:rsidRPr="008F52BD" w:rsidRDefault="0090116D" w:rsidP="008528CE">
      <w:pPr>
        <w:pStyle w:val="ListParagraph"/>
        <w:numPr>
          <w:ilvl w:val="0"/>
          <w:numId w:val="43"/>
        </w:numPr>
        <w:ind w:left="720"/>
        <w:contextualSpacing/>
        <w:rPr>
          <w:rFonts w:asciiTheme="minorHAnsi" w:hAnsiTheme="minorHAnsi" w:cstheme="minorHAnsi"/>
          <w:sz w:val="20"/>
          <w:szCs w:val="20"/>
        </w:rPr>
      </w:pPr>
      <w:r w:rsidRPr="008F52BD">
        <w:rPr>
          <w:rFonts w:asciiTheme="minorHAnsi" w:hAnsiTheme="minorHAnsi" w:cstheme="minorHAnsi"/>
          <w:sz w:val="20"/>
          <w:szCs w:val="20"/>
        </w:rPr>
        <w:t>Maximum Calculated Allowed</w:t>
      </w:r>
      <w:r w:rsidR="00833B4F" w:rsidRPr="008F52BD">
        <w:rPr>
          <w:rFonts w:asciiTheme="minorHAnsi" w:hAnsiTheme="minorHAnsi" w:cstheme="minorHAnsi"/>
          <w:sz w:val="20"/>
          <w:szCs w:val="20"/>
        </w:rPr>
        <w:t xml:space="preserve"> </w:t>
      </w:r>
      <w:r w:rsidR="005909FA" w:rsidRPr="008F52BD">
        <w:rPr>
          <w:rFonts w:asciiTheme="minorHAnsi" w:hAnsiTheme="minorHAnsi" w:cstheme="minorHAnsi"/>
          <w:sz w:val="20"/>
          <w:szCs w:val="20"/>
        </w:rPr>
        <w:t>Area</w:t>
      </w:r>
      <w:r w:rsidRPr="008F52BD">
        <w:rPr>
          <w:rFonts w:asciiTheme="minorHAnsi" w:hAnsiTheme="minorHAnsi" w:cstheme="minorHAnsi"/>
          <w:sz w:val="20"/>
          <w:szCs w:val="20"/>
        </w:rPr>
        <w:t xml:space="preserve"> </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The maximum total fenestration area is 75</w:t>
      </w:r>
      <w:r w:rsidR="00833B4F" w:rsidRPr="008F52BD">
        <w:rPr>
          <w:rFonts w:asciiTheme="minorHAnsi" w:hAnsiTheme="minorHAnsi" w:cstheme="minorHAnsi"/>
          <w:sz w:val="20"/>
          <w:szCs w:val="20"/>
        </w:rPr>
        <w:t xml:space="preserve"> 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xml:space="preserve"> for additions up to 400 </w:t>
      </w:r>
      <w:r w:rsidR="00833B4F"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120</w:t>
      </w:r>
      <w:r w:rsidR="00833B4F" w:rsidRPr="008F52BD">
        <w:rPr>
          <w:rFonts w:asciiTheme="minorHAnsi" w:hAnsiTheme="minorHAnsi" w:cstheme="minorHAnsi"/>
          <w:sz w:val="20"/>
          <w:szCs w:val="20"/>
        </w:rPr>
        <w:t xml:space="preserve"> 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xml:space="preserve"> for additions greater than 400 </w:t>
      </w:r>
      <w:r w:rsidR="00833B4F"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xml:space="preserve"> but no greater than 700 </w:t>
      </w:r>
      <w:r w:rsidR="00833B4F"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xml:space="preserve">, and 175 </w:t>
      </w:r>
      <w:r w:rsidR="00833B4F"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xml:space="preserve"> for additions of greater than 700</w:t>
      </w:r>
      <w:r w:rsidR="00833B4F" w:rsidRPr="008F52BD">
        <w:rPr>
          <w:rFonts w:asciiTheme="minorHAnsi" w:hAnsiTheme="minorHAnsi" w:cstheme="minorHAnsi"/>
          <w:sz w:val="20"/>
          <w:szCs w:val="20"/>
        </w:rPr>
        <w:t xml:space="preserve"> square feet</w:t>
      </w:r>
      <w:r w:rsidRPr="008F52BD">
        <w:rPr>
          <w:rFonts w:asciiTheme="minorHAnsi" w:hAnsiTheme="minorHAnsi" w:cstheme="minorHAnsi"/>
          <w:sz w:val="20"/>
          <w:szCs w:val="20"/>
        </w:rPr>
        <w:t xml:space="preserve"> </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p>
    <w:p w14:paraId="15480969" w14:textId="5CA85790" w:rsidR="0090116D" w:rsidRPr="008F52BD" w:rsidRDefault="0090116D" w:rsidP="008528CE">
      <w:pPr>
        <w:pStyle w:val="ListParagraph"/>
        <w:ind w:left="0"/>
        <w:rPr>
          <w:rFonts w:asciiTheme="minorHAnsi" w:hAnsiTheme="minorHAnsi" w:cstheme="minorHAnsi"/>
          <w:sz w:val="20"/>
          <w:szCs w:val="20"/>
        </w:rPr>
      </w:pPr>
      <w:r w:rsidRPr="008F52BD">
        <w:rPr>
          <w:rFonts w:asciiTheme="minorHAnsi" w:hAnsiTheme="minorHAnsi" w:cstheme="minorHAnsi"/>
          <w:sz w:val="20"/>
          <w:szCs w:val="20"/>
        </w:rPr>
        <w:t xml:space="preserve">Maximum allowed west-facing area is the </w:t>
      </w:r>
      <w:r w:rsidRPr="008F52BD">
        <w:rPr>
          <w:rFonts w:asciiTheme="minorHAnsi" w:hAnsiTheme="minorHAnsi" w:cstheme="minorHAnsi"/>
          <w:sz w:val="20"/>
          <w:szCs w:val="20"/>
          <w:u w:val="single"/>
        </w:rPr>
        <w:t>greater</w:t>
      </w:r>
      <w:r w:rsidRPr="008F52BD">
        <w:rPr>
          <w:rFonts w:asciiTheme="minorHAnsi" w:hAnsiTheme="minorHAnsi" w:cstheme="minorHAnsi"/>
          <w:sz w:val="20"/>
          <w:szCs w:val="20"/>
        </w:rPr>
        <w:t xml:space="preserve"> of the value</w:t>
      </w:r>
      <w:r w:rsidR="00170610" w:rsidRPr="008F52BD">
        <w:rPr>
          <w:rFonts w:asciiTheme="minorHAnsi" w:hAnsiTheme="minorHAnsi" w:cstheme="minorHAnsi"/>
          <w:sz w:val="20"/>
          <w:szCs w:val="20"/>
        </w:rPr>
        <w:t>s</w:t>
      </w:r>
      <w:r w:rsidRPr="008F52BD">
        <w:rPr>
          <w:rFonts w:asciiTheme="minorHAnsi" w:hAnsiTheme="minorHAnsi" w:cstheme="minorHAnsi"/>
          <w:sz w:val="20"/>
          <w:szCs w:val="20"/>
        </w:rPr>
        <w:t xml:space="preserve"> in </w:t>
      </w:r>
      <w:r w:rsidR="00C45569" w:rsidRPr="008F52BD">
        <w:rPr>
          <w:rFonts w:asciiTheme="minorHAnsi" w:hAnsiTheme="minorHAnsi" w:cstheme="minorHAnsi"/>
          <w:sz w:val="20"/>
          <w:szCs w:val="20"/>
        </w:rPr>
        <w:t>C</w:t>
      </w:r>
      <w:r w:rsidRPr="008F52BD">
        <w:rPr>
          <w:rFonts w:asciiTheme="minorHAnsi" w:hAnsiTheme="minorHAnsi" w:cstheme="minorHAnsi"/>
          <w:sz w:val="20"/>
          <w:szCs w:val="20"/>
        </w:rPr>
        <w:t>olumn 4 or 5:</w:t>
      </w:r>
    </w:p>
    <w:p w14:paraId="1548096A" w14:textId="203B3D6D" w:rsidR="0090116D" w:rsidRPr="008F52BD" w:rsidRDefault="0090116D" w:rsidP="008528CE">
      <w:pPr>
        <w:pStyle w:val="ListParagraph"/>
        <w:numPr>
          <w:ilvl w:val="0"/>
          <w:numId w:val="43"/>
        </w:numPr>
        <w:ind w:left="720"/>
        <w:rPr>
          <w:rFonts w:asciiTheme="minorHAnsi" w:hAnsiTheme="minorHAnsi" w:cstheme="minorHAnsi"/>
          <w:b/>
          <w:sz w:val="20"/>
          <w:szCs w:val="20"/>
        </w:rPr>
      </w:pPr>
      <w:r w:rsidRPr="008F52BD">
        <w:rPr>
          <w:rFonts w:asciiTheme="minorHAnsi" w:hAnsiTheme="minorHAnsi" w:cstheme="minorHAnsi"/>
          <w:sz w:val="20"/>
          <w:szCs w:val="20"/>
        </w:rPr>
        <w:t xml:space="preserve">Maximum Calculated based on Allowed </w:t>
      </w:r>
      <w:r w:rsidR="00833B4F" w:rsidRPr="008F52BD">
        <w:rPr>
          <w:rFonts w:asciiTheme="minorHAnsi" w:hAnsiTheme="minorHAnsi" w:cstheme="minorHAnsi"/>
          <w:sz w:val="20"/>
          <w:szCs w:val="20"/>
        </w:rPr>
        <w:t>Percentage (</w:t>
      </w:r>
      <w:r w:rsidRPr="008F52BD">
        <w:rPr>
          <w:rFonts w:asciiTheme="minorHAnsi" w:hAnsiTheme="minorHAnsi" w:cstheme="minorHAnsi"/>
          <w:sz w:val="20"/>
          <w:szCs w:val="20"/>
        </w:rPr>
        <w:t>%</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The maximum west-facing fenestration area (in climate zones 2, 4, and 6-16) is 5</w:t>
      </w:r>
      <w:r w:rsidR="00BC36F9" w:rsidRPr="008F52BD">
        <w:rPr>
          <w:rFonts w:asciiTheme="minorHAnsi" w:hAnsiTheme="minorHAnsi" w:cstheme="minorHAnsi"/>
          <w:sz w:val="20"/>
          <w:szCs w:val="20"/>
        </w:rPr>
        <w:t xml:space="preserve"> percent </w:t>
      </w:r>
      <w:r w:rsidRPr="008F52BD">
        <w:rPr>
          <w:rFonts w:asciiTheme="minorHAnsi" w:hAnsiTheme="minorHAnsi" w:cstheme="minorHAnsi"/>
          <w:sz w:val="20"/>
          <w:szCs w:val="20"/>
        </w:rPr>
        <w:t>for additions greater than 700</w:t>
      </w:r>
      <w:r w:rsidR="00BC36F9" w:rsidRPr="008F52BD">
        <w:rPr>
          <w:rFonts w:asciiTheme="minorHAnsi" w:hAnsiTheme="minorHAnsi" w:cstheme="minorHAnsi"/>
          <w:sz w:val="20"/>
          <w:szCs w:val="20"/>
        </w:rPr>
        <w:t xml:space="preserve"> square feet</w:t>
      </w:r>
      <w:r w:rsidR="006B2A6A" w:rsidRPr="008F52BD">
        <w:rPr>
          <w:rFonts w:asciiTheme="minorHAnsi" w:hAnsiTheme="minorHAnsi" w:cstheme="minorHAnsi"/>
          <w:sz w:val="20"/>
          <w:szCs w:val="20"/>
        </w:rPr>
        <w:t xml:space="preserve"> </w:t>
      </w:r>
      <w:r w:rsidR="00BC36F9" w:rsidRPr="008F52BD">
        <w:rPr>
          <w:rFonts w:asciiTheme="minorHAnsi" w:hAnsiTheme="minorHAnsi" w:cstheme="minorHAnsi"/>
          <w:sz w:val="20"/>
          <w:szCs w:val="20"/>
        </w:rPr>
        <w:t>(</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BC36F9"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p>
    <w:p w14:paraId="1548096B" w14:textId="378C9705" w:rsidR="0090116D" w:rsidRPr="008F52BD" w:rsidRDefault="0090116D" w:rsidP="008528CE">
      <w:pPr>
        <w:pStyle w:val="ListParagraph"/>
        <w:numPr>
          <w:ilvl w:val="0"/>
          <w:numId w:val="43"/>
        </w:numPr>
        <w:ind w:left="720"/>
        <w:rPr>
          <w:rFonts w:asciiTheme="minorHAnsi" w:hAnsiTheme="minorHAnsi" w:cstheme="minorHAnsi"/>
          <w:b/>
          <w:sz w:val="20"/>
          <w:szCs w:val="20"/>
        </w:rPr>
      </w:pPr>
      <w:r w:rsidRPr="008F52BD">
        <w:rPr>
          <w:rFonts w:asciiTheme="minorHAnsi" w:hAnsiTheme="minorHAnsi" w:cstheme="minorHAnsi"/>
          <w:sz w:val="20"/>
          <w:szCs w:val="20"/>
        </w:rPr>
        <w:t xml:space="preserve">Maximum Calculated Allowed </w:t>
      </w:r>
      <w:r w:rsidR="005909FA" w:rsidRPr="008F52BD">
        <w:rPr>
          <w:rFonts w:asciiTheme="minorHAnsi" w:hAnsiTheme="minorHAnsi" w:cstheme="minorHAnsi"/>
          <w:sz w:val="20"/>
          <w:szCs w:val="20"/>
        </w:rPr>
        <w:t>Area</w:t>
      </w:r>
      <w:r w:rsidR="00833B4F" w:rsidRPr="008F52BD">
        <w:rPr>
          <w:rFonts w:asciiTheme="minorHAnsi" w:hAnsiTheme="minorHAnsi" w:cstheme="minorHAnsi"/>
          <w:sz w:val="20"/>
          <w:szCs w:val="20"/>
        </w:rPr>
        <w:t xml:space="preserve">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833B4F" w:rsidRPr="008F52BD">
        <w:rPr>
          <w:rFonts w:asciiTheme="minorHAnsi" w:hAnsiTheme="minorHAnsi" w:cstheme="minorHAnsi"/>
          <w:sz w:val="20"/>
          <w:szCs w:val="20"/>
        </w:rPr>
        <w:t>)</w:t>
      </w:r>
      <w:r w:rsidRPr="008F52BD">
        <w:rPr>
          <w:rFonts w:asciiTheme="minorHAnsi" w:hAnsiTheme="minorHAnsi" w:cstheme="minorHAnsi"/>
          <w:sz w:val="20"/>
          <w:szCs w:val="20"/>
        </w:rPr>
        <w:t>: The maximum west-facing fenestration area (in climate zones 2, 4, and 6-16) is 60</w:t>
      </w:r>
      <w:r w:rsidR="006B2A6A" w:rsidRPr="008F52BD">
        <w:rPr>
          <w:rFonts w:asciiTheme="minorHAnsi" w:hAnsiTheme="minorHAnsi" w:cstheme="minorHAnsi"/>
          <w:sz w:val="20"/>
          <w:szCs w:val="20"/>
        </w:rPr>
        <w:t xml:space="preserve"> </w:t>
      </w:r>
      <w:r w:rsidR="00BC36F9"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BC36F9" w:rsidRPr="008F52BD">
        <w:rPr>
          <w:rFonts w:asciiTheme="minorHAnsi" w:hAnsiTheme="minorHAnsi" w:cstheme="minorHAnsi"/>
          <w:sz w:val="20"/>
          <w:szCs w:val="20"/>
        </w:rPr>
        <w:t>)</w:t>
      </w:r>
      <w:r w:rsidRPr="008F52BD">
        <w:rPr>
          <w:rFonts w:asciiTheme="minorHAnsi" w:hAnsiTheme="minorHAnsi" w:cstheme="minorHAnsi"/>
          <w:sz w:val="20"/>
          <w:szCs w:val="20"/>
        </w:rPr>
        <w:t xml:space="preserve"> for additions no greater than 700</w:t>
      </w:r>
      <w:r w:rsidR="006B2A6A" w:rsidRPr="008F52BD">
        <w:rPr>
          <w:rFonts w:asciiTheme="minorHAnsi" w:hAnsiTheme="minorHAnsi" w:cstheme="minorHAnsi"/>
          <w:sz w:val="20"/>
          <w:szCs w:val="20"/>
        </w:rPr>
        <w:t xml:space="preserve"> </w:t>
      </w:r>
      <w:r w:rsidR="00BC36F9"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BC36F9" w:rsidRPr="008F52BD">
        <w:rPr>
          <w:rFonts w:asciiTheme="minorHAnsi" w:hAnsiTheme="minorHAnsi" w:cstheme="minorHAnsi"/>
          <w:sz w:val="20"/>
          <w:szCs w:val="20"/>
        </w:rPr>
        <w:t>)</w:t>
      </w:r>
      <w:r w:rsidRPr="008F52BD">
        <w:rPr>
          <w:rFonts w:asciiTheme="minorHAnsi" w:hAnsiTheme="minorHAnsi" w:cstheme="minorHAnsi"/>
          <w:sz w:val="20"/>
          <w:szCs w:val="20"/>
        </w:rPr>
        <w:t>, and 70</w:t>
      </w:r>
      <w:r w:rsidR="006B2A6A" w:rsidRPr="008F52BD">
        <w:rPr>
          <w:rFonts w:asciiTheme="minorHAnsi" w:hAnsiTheme="minorHAnsi" w:cstheme="minorHAnsi"/>
          <w:sz w:val="20"/>
          <w:szCs w:val="20"/>
        </w:rPr>
        <w:t xml:space="preserve"> </w:t>
      </w:r>
      <w:r w:rsidR="00BC36F9"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BC36F9" w:rsidRPr="008F52BD">
        <w:rPr>
          <w:rFonts w:asciiTheme="minorHAnsi" w:hAnsiTheme="minorHAnsi" w:cstheme="minorHAnsi"/>
          <w:sz w:val="20"/>
          <w:szCs w:val="20"/>
        </w:rPr>
        <w:t>)</w:t>
      </w:r>
      <w:r w:rsidRPr="008F52BD">
        <w:rPr>
          <w:rFonts w:asciiTheme="minorHAnsi" w:hAnsiTheme="minorHAnsi" w:cstheme="minorHAnsi"/>
          <w:sz w:val="20"/>
          <w:szCs w:val="20"/>
        </w:rPr>
        <w:t xml:space="preserve"> for additions of greater than 700 </w:t>
      </w:r>
      <w:r w:rsidR="00BC36F9"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BC36F9" w:rsidRPr="008F52BD">
        <w:rPr>
          <w:rFonts w:asciiTheme="minorHAnsi" w:hAnsiTheme="minorHAnsi" w:cstheme="minorHAnsi"/>
          <w:sz w:val="20"/>
          <w:szCs w:val="20"/>
        </w:rPr>
        <w:t>)</w:t>
      </w:r>
      <w:r w:rsidRPr="008F52BD">
        <w:rPr>
          <w:rFonts w:asciiTheme="minorHAnsi" w:hAnsiTheme="minorHAnsi" w:cstheme="minorHAnsi"/>
          <w:sz w:val="20"/>
          <w:szCs w:val="20"/>
        </w:rPr>
        <w:t>.</w:t>
      </w:r>
    </w:p>
    <w:p w14:paraId="1548096C" w14:textId="77777777" w:rsidR="0090116D" w:rsidRPr="008F52BD" w:rsidRDefault="0090116D" w:rsidP="008528CE">
      <w:pPr>
        <w:pStyle w:val="ListParagraph"/>
        <w:ind w:left="360"/>
        <w:rPr>
          <w:rFonts w:asciiTheme="minorHAnsi" w:hAnsiTheme="minorHAnsi" w:cstheme="minorHAnsi"/>
          <w:b/>
          <w:sz w:val="20"/>
          <w:szCs w:val="20"/>
        </w:rPr>
      </w:pPr>
    </w:p>
    <w:tbl>
      <w:tblPr>
        <w:tblStyle w:val="TableGrid"/>
        <w:tblW w:w="0" w:type="auto"/>
        <w:tblInd w:w="198" w:type="dxa"/>
        <w:tblLook w:val="04A0" w:firstRow="1" w:lastRow="0" w:firstColumn="1" w:lastColumn="0" w:noHBand="0" w:noVBand="1"/>
        <w:tblDescription w:val="&quot;"/>
      </w:tblPr>
      <w:tblGrid>
        <w:gridCol w:w="2920"/>
        <w:gridCol w:w="1569"/>
        <w:gridCol w:w="1969"/>
        <w:gridCol w:w="1981"/>
        <w:gridCol w:w="1978"/>
        <w:gridCol w:w="1919"/>
        <w:gridCol w:w="1856"/>
      </w:tblGrid>
      <w:tr w:rsidR="0090116D" w:rsidRPr="008F52BD" w14:paraId="15480971" w14:textId="77777777" w:rsidTr="000514D5">
        <w:trPr>
          <w:tblHeader/>
        </w:trPr>
        <w:tc>
          <w:tcPr>
            <w:tcW w:w="2970" w:type="dxa"/>
          </w:tcPr>
          <w:p w14:paraId="1548096D" w14:textId="77777777" w:rsidR="0090116D" w:rsidRPr="008F52BD" w:rsidRDefault="0090116D" w:rsidP="008528CE">
            <w:pPr>
              <w:pStyle w:val="ListParagraph"/>
              <w:ind w:left="0"/>
              <w:jc w:val="center"/>
              <w:rPr>
                <w:rFonts w:asciiTheme="minorHAnsi" w:hAnsiTheme="minorHAnsi" w:cstheme="minorHAnsi"/>
                <w:b/>
                <w:sz w:val="20"/>
                <w:szCs w:val="20"/>
              </w:rPr>
            </w:pPr>
            <w:r w:rsidRPr="008F52BD">
              <w:rPr>
                <w:rFonts w:asciiTheme="minorHAnsi" w:hAnsiTheme="minorHAnsi" w:cstheme="minorHAnsi"/>
                <w:b/>
                <w:sz w:val="20"/>
                <w:szCs w:val="20"/>
              </w:rPr>
              <w:t>Addition CFA:</w:t>
            </w:r>
          </w:p>
        </w:tc>
        <w:tc>
          <w:tcPr>
            <w:tcW w:w="3590" w:type="dxa"/>
            <w:gridSpan w:val="2"/>
          </w:tcPr>
          <w:p w14:paraId="1548096E"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eastAsia="MS Gothic" w:hAnsiTheme="minorHAnsi" w:cstheme="minorHAnsi"/>
                <w:b/>
                <w:color w:val="000000"/>
                <w:sz w:val="20"/>
                <w:szCs w:val="20"/>
              </w:rPr>
              <w:t>≤</w:t>
            </w:r>
            <w:r w:rsidRPr="008F52BD">
              <w:rPr>
                <w:rFonts w:asciiTheme="minorHAnsi" w:hAnsiTheme="minorHAnsi" w:cstheme="minorHAnsi"/>
                <w:b/>
                <w:sz w:val="20"/>
                <w:szCs w:val="20"/>
              </w:rPr>
              <w:t xml:space="preserve"> 400 ft</w:t>
            </w:r>
            <w:r w:rsidRPr="008F52BD">
              <w:rPr>
                <w:rFonts w:asciiTheme="minorHAnsi" w:hAnsiTheme="minorHAnsi" w:cstheme="minorHAnsi"/>
                <w:b/>
                <w:sz w:val="20"/>
                <w:szCs w:val="20"/>
                <w:vertAlign w:val="superscript"/>
              </w:rPr>
              <w:t>2</w:t>
            </w:r>
          </w:p>
        </w:tc>
        <w:tc>
          <w:tcPr>
            <w:tcW w:w="4023" w:type="dxa"/>
            <w:gridSpan w:val="2"/>
          </w:tcPr>
          <w:p w14:paraId="1548096F"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eastAsia="MS Gothic" w:hAnsiTheme="minorHAnsi" w:cstheme="minorHAnsi"/>
                <w:b/>
                <w:color w:val="000000"/>
                <w:sz w:val="20"/>
                <w:szCs w:val="20"/>
              </w:rPr>
              <w:t>&gt; 400 to ≤</w:t>
            </w:r>
            <w:r w:rsidRPr="008F52BD">
              <w:rPr>
                <w:rFonts w:asciiTheme="minorHAnsi" w:eastAsia="MS Gothic" w:hAnsiTheme="minorHAnsi" w:cstheme="minorHAnsi"/>
                <w:color w:val="000000"/>
                <w:sz w:val="20"/>
                <w:szCs w:val="20"/>
              </w:rPr>
              <w:t xml:space="preserve"> </w:t>
            </w:r>
            <w:r w:rsidRPr="008F52BD">
              <w:rPr>
                <w:rFonts w:asciiTheme="minorHAnsi" w:hAnsiTheme="minorHAnsi" w:cstheme="minorHAnsi"/>
                <w:b/>
                <w:sz w:val="20"/>
                <w:szCs w:val="20"/>
              </w:rPr>
              <w:t>700 ft</w:t>
            </w:r>
            <w:r w:rsidRPr="008F52BD">
              <w:rPr>
                <w:rFonts w:asciiTheme="minorHAnsi" w:hAnsiTheme="minorHAnsi" w:cstheme="minorHAnsi"/>
                <w:b/>
                <w:sz w:val="20"/>
                <w:szCs w:val="20"/>
                <w:vertAlign w:val="superscript"/>
              </w:rPr>
              <w:t>2</w:t>
            </w:r>
          </w:p>
        </w:tc>
        <w:tc>
          <w:tcPr>
            <w:tcW w:w="3835" w:type="dxa"/>
            <w:gridSpan w:val="2"/>
          </w:tcPr>
          <w:p w14:paraId="15480970"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 xml:space="preserve">&gt; 700 to </w:t>
            </w:r>
            <w:r w:rsidRPr="008F52BD">
              <w:rPr>
                <w:rFonts w:asciiTheme="minorHAnsi" w:eastAsia="MS Gothic" w:hAnsiTheme="minorHAnsi" w:cstheme="minorHAnsi"/>
                <w:b/>
                <w:color w:val="000000"/>
                <w:sz w:val="20"/>
                <w:szCs w:val="20"/>
              </w:rPr>
              <w:t>≤</w:t>
            </w:r>
            <w:r w:rsidRPr="008F52BD">
              <w:rPr>
                <w:rFonts w:asciiTheme="minorHAnsi" w:hAnsiTheme="minorHAnsi" w:cstheme="minorHAnsi"/>
                <w:b/>
                <w:sz w:val="20"/>
                <w:szCs w:val="20"/>
              </w:rPr>
              <w:t xml:space="preserve"> 1,000 ft</w:t>
            </w:r>
            <w:r w:rsidRPr="008F52BD">
              <w:rPr>
                <w:rFonts w:asciiTheme="minorHAnsi" w:hAnsiTheme="minorHAnsi" w:cstheme="minorHAnsi"/>
                <w:b/>
                <w:sz w:val="20"/>
                <w:szCs w:val="20"/>
                <w:vertAlign w:val="superscript"/>
              </w:rPr>
              <w:t>2</w:t>
            </w:r>
          </w:p>
        </w:tc>
      </w:tr>
      <w:tr w:rsidR="0090116D" w:rsidRPr="008F52BD" w14:paraId="15480976" w14:textId="77777777" w:rsidTr="008E3B32">
        <w:tc>
          <w:tcPr>
            <w:tcW w:w="2970" w:type="dxa"/>
          </w:tcPr>
          <w:p w14:paraId="15480972" w14:textId="77777777" w:rsidR="0090116D" w:rsidRPr="008F52BD" w:rsidRDefault="0090116D" w:rsidP="008528CE">
            <w:pPr>
              <w:pStyle w:val="ListParagraph"/>
              <w:ind w:left="0"/>
              <w:jc w:val="center"/>
              <w:rPr>
                <w:rFonts w:asciiTheme="minorHAnsi" w:hAnsiTheme="minorHAnsi" w:cstheme="minorHAnsi"/>
                <w:sz w:val="20"/>
                <w:szCs w:val="20"/>
              </w:rPr>
            </w:pPr>
          </w:p>
        </w:tc>
        <w:tc>
          <w:tcPr>
            <w:tcW w:w="3590" w:type="dxa"/>
            <w:gridSpan w:val="2"/>
          </w:tcPr>
          <w:p w14:paraId="15480973" w14:textId="77777777" w:rsidR="0090116D" w:rsidRPr="008F52BD" w:rsidRDefault="0090116D" w:rsidP="008528CE">
            <w:pPr>
              <w:pStyle w:val="ListParagraph"/>
              <w:ind w:left="0"/>
              <w:jc w:val="center"/>
              <w:rPr>
                <w:rFonts w:asciiTheme="minorHAnsi" w:hAnsiTheme="minorHAnsi" w:cstheme="minorHAnsi"/>
                <w:b/>
                <w:sz w:val="20"/>
                <w:szCs w:val="20"/>
              </w:rPr>
            </w:pPr>
            <w:r w:rsidRPr="008F52BD">
              <w:rPr>
                <w:rFonts w:asciiTheme="minorHAnsi" w:hAnsiTheme="minorHAnsi" w:cstheme="minorHAnsi"/>
                <w:b/>
                <w:sz w:val="20"/>
                <w:szCs w:val="20"/>
              </w:rPr>
              <w:t>The Greater Of:</w:t>
            </w:r>
          </w:p>
        </w:tc>
        <w:tc>
          <w:tcPr>
            <w:tcW w:w="4023" w:type="dxa"/>
            <w:gridSpan w:val="2"/>
          </w:tcPr>
          <w:p w14:paraId="15480974" w14:textId="77777777" w:rsidR="0090116D" w:rsidRPr="008F52BD" w:rsidRDefault="0090116D" w:rsidP="008528CE">
            <w:pPr>
              <w:pStyle w:val="ListParagraph"/>
              <w:ind w:left="0"/>
              <w:jc w:val="center"/>
              <w:rPr>
                <w:rFonts w:asciiTheme="minorHAnsi" w:hAnsiTheme="minorHAnsi" w:cstheme="minorHAnsi"/>
                <w:b/>
                <w:sz w:val="20"/>
                <w:szCs w:val="20"/>
              </w:rPr>
            </w:pPr>
            <w:r w:rsidRPr="008F52BD">
              <w:rPr>
                <w:rFonts w:asciiTheme="minorHAnsi" w:hAnsiTheme="minorHAnsi" w:cstheme="minorHAnsi"/>
                <w:b/>
                <w:sz w:val="20"/>
                <w:szCs w:val="20"/>
              </w:rPr>
              <w:t>The Greater Of:</w:t>
            </w:r>
          </w:p>
        </w:tc>
        <w:tc>
          <w:tcPr>
            <w:tcW w:w="3835" w:type="dxa"/>
            <w:gridSpan w:val="2"/>
          </w:tcPr>
          <w:p w14:paraId="15480975" w14:textId="77777777" w:rsidR="0090116D" w:rsidRPr="008F52BD" w:rsidRDefault="0090116D" w:rsidP="008528CE">
            <w:pPr>
              <w:pStyle w:val="ListParagraph"/>
              <w:ind w:left="0"/>
              <w:jc w:val="center"/>
              <w:rPr>
                <w:rFonts w:asciiTheme="minorHAnsi" w:hAnsiTheme="minorHAnsi" w:cstheme="minorHAnsi"/>
                <w:b/>
                <w:sz w:val="20"/>
                <w:szCs w:val="20"/>
              </w:rPr>
            </w:pPr>
            <w:r w:rsidRPr="008F52BD">
              <w:rPr>
                <w:rFonts w:asciiTheme="minorHAnsi" w:hAnsiTheme="minorHAnsi" w:cstheme="minorHAnsi"/>
                <w:b/>
                <w:sz w:val="20"/>
                <w:szCs w:val="20"/>
              </w:rPr>
              <w:t>The Greater Of:</w:t>
            </w:r>
          </w:p>
        </w:tc>
      </w:tr>
      <w:tr w:rsidR="0090116D" w:rsidRPr="008F52BD" w14:paraId="1548097E" w14:textId="77777777" w:rsidTr="008E3B32">
        <w:tc>
          <w:tcPr>
            <w:tcW w:w="2970" w:type="dxa"/>
          </w:tcPr>
          <w:p w14:paraId="15480977"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Orientation</w:t>
            </w:r>
          </w:p>
        </w:tc>
        <w:tc>
          <w:tcPr>
            <w:tcW w:w="1581" w:type="dxa"/>
          </w:tcPr>
          <w:p w14:paraId="15480978"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Percentage</w:t>
            </w:r>
          </w:p>
        </w:tc>
        <w:tc>
          <w:tcPr>
            <w:tcW w:w="2009" w:type="dxa"/>
          </w:tcPr>
          <w:p w14:paraId="15480979"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Area (ft</w:t>
            </w:r>
            <w:r w:rsidRPr="008F52BD">
              <w:rPr>
                <w:rFonts w:asciiTheme="minorHAnsi" w:hAnsiTheme="minorHAnsi" w:cstheme="minorHAnsi"/>
                <w:b/>
                <w:sz w:val="20"/>
                <w:szCs w:val="20"/>
                <w:vertAlign w:val="superscript"/>
              </w:rPr>
              <w:t>2</w:t>
            </w:r>
            <w:r w:rsidRPr="008F52BD">
              <w:rPr>
                <w:rFonts w:asciiTheme="minorHAnsi" w:hAnsiTheme="minorHAnsi" w:cstheme="minorHAnsi"/>
                <w:b/>
                <w:sz w:val="20"/>
                <w:szCs w:val="20"/>
              </w:rPr>
              <w:t>)</w:t>
            </w:r>
          </w:p>
        </w:tc>
        <w:tc>
          <w:tcPr>
            <w:tcW w:w="2005" w:type="dxa"/>
          </w:tcPr>
          <w:p w14:paraId="1548097A"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Percentage</w:t>
            </w:r>
          </w:p>
        </w:tc>
        <w:tc>
          <w:tcPr>
            <w:tcW w:w="2018" w:type="dxa"/>
          </w:tcPr>
          <w:p w14:paraId="1548097B"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Area (ft</w:t>
            </w:r>
            <w:r w:rsidRPr="008F52BD">
              <w:rPr>
                <w:rFonts w:asciiTheme="minorHAnsi" w:hAnsiTheme="minorHAnsi" w:cstheme="minorHAnsi"/>
                <w:b/>
                <w:sz w:val="20"/>
                <w:szCs w:val="20"/>
                <w:vertAlign w:val="superscript"/>
              </w:rPr>
              <w:t>2</w:t>
            </w:r>
            <w:r w:rsidRPr="008F52BD">
              <w:rPr>
                <w:rFonts w:asciiTheme="minorHAnsi" w:hAnsiTheme="minorHAnsi" w:cstheme="minorHAnsi"/>
                <w:b/>
                <w:sz w:val="20"/>
                <w:szCs w:val="20"/>
              </w:rPr>
              <w:t>)</w:t>
            </w:r>
          </w:p>
        </w:tc>
        <w:tc>
          <w:tcPr>
            <w:tcW w:w="1942" w:type="dxa"/>
          </w:tcPr>
          <w:p w14:paraId="1548097C"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Percentage</w:t>
            </w:r>
          </w:p>
        </w:tc>
        <w:tc>
          <w:tcPr>
            <w:tcW w:w="1893" w:type="dxa"/>
          </w:tcPr>
          <w:p w14:paraId="1548097D"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b/>
                <w:sz w:val="20"/>
                <w:szCs w:val="20"/>
              </w:rPr>
              <w:t>Area (ft</w:t>
            </w:r>
            <w:r w:rsidRPr="008F52BD">
              <w:rPr>
                <w:rFonts w:asciiTheme="minorHAnsi" w:hAnsiTheme="minorHAnsi" w:cstheme="minorHAnsi"/>
                <w:b/>
                <w:sz w:val="20"/>
                <w:szCs w:val="20"/>
                <w:vertAlign w:val="superscript"/>
              </w:rPr>
              <w:t>2</w:t>
            </w:r>
            <w:r w:rsidRPr="008F52BD">
              <w:rPr>
                <w:rFonts w:asciiTheme="minorHAnsi" w:hAnsiTheme="minorHAnsi" w:cstheme="minorHAnsi"/>
                <w:b/>
                <w:sz w:val="20"/>
                <w:szCs w:val="20"/>
              </w:rPr>
              <w:t>)</w:t>
            </w:r>
          </w:p>
        </w:tc>
      </w:tr>
      <w:tr w:rsidR="0090116D" w:rsidRPr="008F52BD" w14:paraId="15480986" w14:textId="77777777" w:rsidTr="008E3B32">
        <w:tc>
          <w:tcPr>
            <w:tcW w:w="2970" w:type="dxa"/>
          </w:tcPr>
          <w:p w14:paraId="1548097F"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West-facing (CZs 2, 4, 6-16)</w:t>
            </w:r>
          </w:p>
        </w:tc>
        <w:tc>
          <w:tcPr>
            <w:tcW w:w="1581" w:type="dxa"/>
          </w:tcPr>
          <w:p w14:paraId="15480980"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w:t>
            </w:r>
          </w:p>
        </w:tc>
        <w:tc>
          <w:tcPr>
            <w:tcW w:w="2009" w:type="dxa"/>
          </w:tcPr>
          <w:p w14:paraId="15480981"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60</w:t>
            </w:r>
          </w:p>
        </w:tc>
        <w:tc>
          <w:tcPr>
            <w:tcW w:w="2005" w:type="dxa"/>
          </w:tcPr>
          <w:p w14:paraId="15480982"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w:t>
            </w:r>
          </w:p>
        </w:tc>
        <w:tc>
          <w:tcPr>
            <w:tcW w:w="2018" w:type="dxa"/>
          </w:tcPr>
          <w:p w14:paraId="15480983"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60</w:t>
            </w:r>
          </w:p>
        </w:tc>
        <w:tc>
          <w:tcPr>
            <w:tcW w:w="1942" w:type="dxa"/>
          </w:tcPr>
          <w:p w14:paraId="15480984" w14:textId="6F2B61C4" w:rsidR="0090116D" w:rsidRPr="008F52BD" w:rsidRDefault="006D7D99"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5%</w:t>
            </w:r>
          </w:p>
        </w:tc>
        <w:tc>
          <w:tcPr>
            <w:tcW w:w="1893" w:type="dxa"/>
          </w:tcPr>
          <w:p w14:paraId="15480985"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70</w:t>
            </w:r>
          </w:p>
        </w:tc>
      </w:tr>
      <w:tr w:rsidR="0090116D" w:rsidRPr="008F52BD" w14:paraId="1548098E" w14:textId="77777777" w:rsidTr="008E3B32">
        <w:tc>
          <w:tcPr>
            <w:tcW w:w="2970" w:type="dxa"/>
          </w:tcPr>
          <w:p w14:paraId="15480987"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All Orientations</w:t>
            </w:r>
          </w:p>
        </w:tc>
        <w:tc>
          <w:tcPr>
            <w:tcW w:w="1581" w:type="dxa"/>
          </w:tcPr>
          <w:p w14:paraId="15480988"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30%</w:t>
            </w:r>
          </w:p>
        </w:tc>
        <w:tc>
          <w:tcPr>
            <w:tcW w:w="2009" w:type="dxa"/>
          </w:tcPr>
          <w:p w14:paraId="15480989"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75</w:t>
            </w:r>
          </w:p>
        </w:tc>
        <w:tc>
          <w:tcPr>
            <w:tcW w:w="2005" w:type="dxa"/>
          </w:tcPr>
          <w:p w14:paraId="1548098A"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25%</w:t>
            </w:r>
          </w:p>
        </w:tc>
        <w:tc>
          <w:tcPr>
            <w:tcW w:w="2018" w:type="dxa"/>
          </w:tcPr>
          <w:p w14:paraId="1548098B"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120</w:t>
            </w:r>
          </w:p>
        </w:tc>
        <w:tc>
          <w:tcPr>
            <w:tcW w:w="1942" w:type="dxa"/>
          </w:tcPr>
          <w:p w14:paraId="1548098C"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20%</w:t>
            </w:r>
          </w:p>
        </w:tc>
        <w:tc>
          <w:tcPr>
            <w:tcW w:w="1893" w:type="dxa"/>
          </w:tcPr>
          <w:p w14:paraId="1548098D" w14:textId="77777777" w:rsidR="0090116D" w:rsidRPr="008F52BD" w:rsidRDefault="0090116D" w:rsidP="008528CE">
            <w:pPr>
              <w:pStyle w:val="ListParagraph"/>
              <w:ind w:left="0"/>
              <w:jc w:val="center"/>
              <w:rPr>
                <w:rFonts w:asciiTheme="minorHAnsi" w:hAnsiTheme="minorHAnsi" w:cstheme="minorHAnsi"/>
                <w:sz w:val="20"/>
                <w:szCs w:val="20"/>
              </w:rPr>
            </w:pPr>
            <w:r w:rsidRPr="008F52BD">
              <w:rPr>
                <w:rFonts w:asciiTheme="minorHAnsi" w:hAnsiTheme="minorHAnsi" w:cstheme="minorHAnsi"/>
                <w:sz w:val="20"/>
                <w:szCs w:val="20"/>
              </w:rPr>
              <w:t>175</w:t>
            </w:r>
          </w:p>
        </w:tc>
      </w:tr>
    </w:tbl>
    <w:p w14:paraId="1548098F" w14:textId="77777777" w:rsidR="0090116D" w:rsidRPr="008F52BD" w:rsidRDefault="0090116D" w:rsidP="008528CE">
      <w:pPr>
        <w:pStyle w:val="ListParagraph"/>
        <w:rPr>
          <w:rFonts w:asciiTheme="minorHAnsi" w:hAnsiTheme="minorHAnsi" w:cstheme="minorHAnsi"/>
          <w:sz w:val="20"/>
          <w:szCs w:val="20"/>
        </w:rPr>
      </w:pPr>
    </w:p>
    <w:p w14:paraId="15480990" w14:textId="77777777" w:rsidR="0090116D" w:rsidRPr="008F52BD" w:rsidRDefault="0090116D" w:rsidP="008528CE">
      <w:pPr>
        <w:pStyle w:val="ListParagraph"/>
        <w:ind w:left="1440" w:hanging="720"/>
        <w:contextualSpacing/>
        <w:rPr>
          <w:rFonts w:asciiTheme="minorHAnsi" w:hAnsiTheme="minorHAnsi" w:cstheme="minorHAnsi"/>
          <w:sz w:val="20"/>
          <w:szCs w:val="20"/>
        </w:rPr>
      </w:pPr>
      <w:r w:rsidRPr="008F52BD">
        <w:rPr>
          <w:rFonts w:asciiTheme="minorHAnsi" w:hAnsiTheme="minorHAnsi" w:cstheme="minorHAnsi"/>
          <w:sz w:val="20"/>
          <w:szCs w:val="20"/>
        </w:rPr>
        <w:t>NOTE: West includes any vertical fenestration oriented to within 45 degrees of true west (in either direction), including 45 degrees north of west, any skylights oriented west, and skylights facing any direction with a pitch of less than 1:12.</w:t>
      </w:r>
    </w:p>
    <w:p w14:paraId="15480991" w14:textId="77777777" w:rsidR="0090116D" w:rsidRPr="008F52BD" w:rsidRDefault="0090116D" w:rsidP="008528CE">
      <w:pPr>
        <w:rPr>
          <w:rFonts w:asciiTheme="minorHAnsi" w:hAnsiTheme="minorHAnsi" w:cstheme="minorHAnsi"/>
          <w:b/>
          <w:sz w:val="20"/>
          <w:szCs w:val="20"/>
        </w:rPr>
      </w:pPr>
    </w:p>
    <w:p w14:paraId="15480992" w14:textId="4941A8D8" w:rsidR="0090116D" w:rsidRPr="008F52BD" w:rsidRDefault="0090116D" w:rsidP="008528CE">
      <w:pPr>
        <w:pStyle w:val="ListParagraph"/>
        <w:numPr>
          <w:ilvl w:val="0"/>
          <w:numId w:val="43"/>
        </w:numPr>
        <w:ind w:left="360" w:firstLine="0"/>
        <w:rPr>
          <w:rFonts w:asciiTheme="minorHAnsi" w:hAnsiTheme="minorHAnsi" w:cstheme="minorHAnsi"/>
          <w:sz w:val="20"/>
          <w:szCs w:val="20"/>
        </w:rPr>
      </w:pPr>
      <w:r w:rsidRPr="008F52BD">
        <w:rPr>
          <w:rFonts w:asciiTheme="minorHAnsi" w:hAnsiTheme="minorHAnsi" w:cstheme="minorHAnsi"/>
          <w:sz w:val="20"/>
          <w:szCs w:val="20"/>
        </w:rPr>
        <w:t>Maximum Allowed U-factor</w:t>
      </w:r>
      <w:r w:rsidR="00170610" w:rsidRPr="008F52BD">
        <w:rPr>
          <w:rFonts w:asciiTheme="minorHAnsi" w:hAnsiTheme="minorHAnsi" w:cstheme="minorHAnsi"/>
          <w:sz w:val="20"/>
          <w:szCs w:val="20"/>
        </w:rPr>
        <w:t xml:space="preserve"> (Windows)</w:t>
      </w:r>
      <w:r w:rsidRPr="008F52BD">
        <w:rPr>
          <w:rFonts w:asciiTheme="minorHAnsi" w:hAnsiTheme="minorHAnsi" w:cstheme="minorHAnsi"/>
          <w:sz w:val="20"/>
          <w:szCs w:val="20"/>
        </w:rPr>
        <w:t>: Maximum area-weighted average of 0.3</w:t>
      </w:r>
      <w:r w:rsidR="00D80ACE" w:rsidRPr="008F52BD">
        <w:rPr>
          <w:rFonts w:asciiTheme="minorHAnsi" w:hAnsiTheme="minorHAnsi" w:cstheme="minorHAnsi"/>
          <w:sz w:val="20"/>
          <w:szCs w:val="20"/>
        </w:rPr>
        <w:t>0</w:t>
      </w:r>
      <w:r w:rsidRPr="008F52BD">
        <w:rPr>
          <w:rFonts w:asciiTheme="minorHAnsi" w:hAnsiTheme="minorHAnsi" w:cstheme="minorHAnsi"/>
          <w:sz w:val="20"/>
          <w:szCs w:val="20"/>
        </w:rPr>
        <w:t xml:space="preserve"> for all climate zones.</w:t>
      </w:r>
    </w:p>
    <w:p w14:paraId="532E59BE" w14:textId="3B009130" w:rsidR="00170610" w:rsidRPr="008F52BD" w:rsidRDefault="00170610" w:rsidP="008528CE">
      <w:pPr>
        <w:pStyle w:val="ListParagraph"/>
        <w:numPr>
          <w:ilvl w:val="0"/>
          <w:numId w:val="43"/>
        </w:numPr>
        <w:ind w:left="720"/>
        <w:rPr>
          <w:rFonts w:asciiTheme="minorHAnsi" w:hAnsiTheme="minorHAnsi" w:cstheme="minorHAnsi"/>
          <w:sz w:val="20"/>
          <w:szCs w:val="20"/>
        </w:rPr>
      </w:pPr>
      <w:r w:rsidRPr="008F52BD">
        <w:rPr>
          <w:rFonts w:asciiTheme="minorHAnsi" w:hAnsiTheme="minorHAnsi" w:cstheme="minorHAnsi"/>
          <w:sz w:val="20"/>
          <w:szCs w:val="20"/>
        </w:rPr>
        <w:t xml:space="preserve">Maximum Allowed U-factor (Skylights): </w:t>
      </w:r>
      <w:r w:rsidR="002C1C20" w:rsidRPr="008F52BD">
        <w:rPr>
          <w:rFonts w:asciiTheme="minorHAnsi" w:hAnsiTheme="minorHAnsi" w:cstheme="minorHAnsi"/>
          <w:sz w:val="20"/>
          <w:szCs w:val="20"/>
        </w:rPr>
        <w:t>Maximum area-weighted average of 0.3</w:t>
      </w:r>
      <w:r w:rsidR="00D80ACE" w:rsidRPr="008F52BD">
        <w:rPr>
          <w:rFonts w:asciiTheme="minorHAnsi" w:hAnsiTheme="minorHAnsi" w:cstheme="minorHAnsi"/>
          <w:sz w:val="20"/>
          <w:szCs w:val="20"/>
        </w:rPr>
        <w:t>0</w:t>
      </w:r>
      <w:r w:rsidR="002C1C20" w:rsidRPr="008F52BD">
        <w:rPr>
          <w:rFonts w:asciiTheme="minorHAnsi" w:hAnsiTheme="minorHAnsi" w:cstheme="minorHAnsi"/>
          <w:sz w:val="20"/>
          <w:szCs w:val="20"/>
        </w:rPr>
        <w:t xml:space="preserve"> for all climate zones, unless meeting one of the Exceptions to 150.1(c)3A. If meeting one of the Exceptions, this field will be 0.55.</w:t>
      </w:r>
    </w:p>
    <w:p w14:paraId="15480993" w14:textId="1CCC1C2E" w:rsidR="004F4B52" w:rsidRPr="008F52BD" w:rsidRDefault="0090116D" w:rsidP="008528CE">
      <w:pPr>
        <w:pStyle w:val="ListParagraph"/>
        <w:numPr>
          <w:ilvl w:val="0"/>
          <w:numId w:val="43"/>
        </w:numPr>
        <w:ind w:left="360" w:firstLine="0"/>
        <w:rPr>
          <w:rFonts w:asciiTheme="minorHAnsi" w:hAnsiTheme="minorHAnsi" w:cstheme="minorHAnsi"/>
          <w:b/>
          <w:sz w:val="20"/>
          <w:szCs w:val="20"/>
        </w:rPr>
      </w:pPr>
      <w:r w:rsidRPr="008F52BD">
        <w:rPr>
          <w:rFonts w:asciiTheme="minorHAnsi" w:hAnsiTheme="minorHAnsi" w:cstheme="minorHAnsi"/>
          <w:sz w:val="20"/>
          <w:szCs w:val="20"/>
        </w:rPr>
        <w:t>Maximum Allowed SHGC</w:t>
      </w:r>
      <w:r w:rsidR="00170610" w:rsidRPr="008F52BD">
        <w:rPr>
          <w:rFonts w:asciiTheme="minorHAnsi" w:hAnsiTheme="minorHAnsi" w:cstheme="minorHAnsi"/>
          <w:sz w:val="20"/>
          <w:szCs w:val="20"/>
        </w:rPr>
        <w:t xml:space="preserve"> (Windows)</w:t>
      </w:r>
      <w:r w:rsidRPr="008F52BD">
        <w:rPr>
          <w:rFonts w:asciiTheme="minorHAnsi" w:hAnsiTheme="minorHAnsi" w:cstheme="minorHAnsi"/>
          <w:sz w:val="20"/>
          <w:szCs w:val="20"/>
        </w:rPr>
        <w:t>: Maximum area-weighted average of 0.2</w:t>
      </w:r>
      <w:r w:rsidR="00E969B3" w:rsidRPr="008F52BD">
        <w:rPr>
          <w:rFonts w:asciiTheme="minorHAnsi" w:hAnsiTheme="minorHAnsi" w:cstheme="minorHAnsi"/>
          <w:sz w:val="20"/>
          <w:szCs w:val="20"/>
        </w:rPr>
        <w:t>3</w:t>
      </w:r>
      <w:r w:rsidRPr="008F52BD">
        <w:rPr>
          <w:rFonts w:asciiTheme="minorHAnsi" w:hAnsiTheme="minorHAnsi" w:cstheme="minorHAnsi"/>
          <w:sz w:val="20"/>
          <w:szCs w:val="20"/>
        </w:rPr>
        <w:t xml:space="preserve"> for climate zones 2, 4, and 6-16; otherwise N/A.</w:t>
      </w:r>
    </w:p>
    <w:p w14:paraId="09E5B5EB" w14:textId="5D61DEB6" w:rsidR="00170610" w:rsidRPr="008F52BD" w:rsidRDefault="00170610" w:rsidP="008528CE">
      <w:pPr>
        <w:pStyle w:val="ListParagraph"/>
        <w:numPr>
          <w:ilvl w:val="0"/>
          <w:numId w:val="43"/>
        </w:numPr>
        <w:ind w:left="720"/>
        <w:rPr>
          <w:rFonts w:asciiTheme="minorHAnsi" w:hAnsiTheme="minorHAnsi" w:cstheme="minorHAnsi"/>
          <w:b/>
          <w:sz w:val="20"/>
          <w:szCs w:val="20"/>
        </w:rPr>
      </w:pPr>
      <w:r w:rsidRPr="008F52BD">
        <w:rPr>
          <w:rFonts w:asciiTheme="minorHAnsi" w:hAnsiTheme="minorHAnsi" w:cstheme="minorHAnsi"/>
          <w:sz w:val="20"/>
          <w:szCs w:val="20"/>
        </w:rPr>
        <w:t xml:space="preserve">Maximum Allowed SHGC (Skylights): </w:t>
      </w:r>
      <w:r w:rsidR="002C1C20" w:rsidRPr="008F52BD">
        <w:rPr>
          <w:rFonts w:asciiTheme="minorHAnsi" w:hAnsiTheme="minorHAnsi" w:cstheme="minorHAnsi"/>
          <w:sz w:val="20"/>
          <w:szCs w:val="20"/>
        </w:rPr>
        <w:t>Maximum area-weighted average of 0.2</w:t>
      </w:r>
      <w:r w:rsidR="00E969B3" w:rsidRPr="008F52BD">
        <w:rPr>
          <w:rFonts w:asciiTheme="minorHAnsi" w:hAnsiTheme="minorHAnsi" w:cstheme="minorHAnsi"/>
          <w:sz w:val="20"/>
          <w:szCs w:val="20"/>
        </w:rPr>
        <w:t>3</w:t>
      </w:r>
      <w:r w:rsidR="002C1C20" w:rsidRPr="008F52BD">
        <w:rPr>
          <w:rFonts w:asciiTheme="minorHAnsi" w:hAnsiTheme="minorHAnsi" w:cstheme="minorHAnsi"/>
          <w:sz w:val="20"/>
          <w:szCs w:val="20"/>
        </w:rPr>
        <w:t xml:space="preserve"> for all climate zones, unless meeting one of the Exceptions to 150.1(c)3A. If meeting one of the Exceptions, this field will be 0.30.</w:t>
      </w:r>
    </w:p>
    <w:p w14:paraId="15480994" w14:textId="77777777" w:rsidR="00F076B0" w:rsidRPr="008F52BD" w:rsidRDefault="00F076B0" w:rsidP="008528CE">
      <w:pPr>
        <w:pStyle w:val="ListParagraph"/>
        <w:numPr>
          <w:ilvl w:val="0"/>
          <w:numId w:val="43"/>
        </w:numPr>
        <w:ind w:left="360" w:firstLine="0"/>
        <w:rPr>
          <w:rFonts w:asciiTheme="minorHAnsi" w:hAnsiTheme="minorHAnsi" w:cstheme="minorHAnsi"/>
          <w:sz w:val="20"/>
          <w:szCs w:val="20"/>
        </w:rPr>
      </w:pPr>
      <w:r w:rsidRPr="008F52BD">
        <w:rPr>
          <w:rFonts w:asciiTheme="minorHAnsi" w:hAnsiTheme="minorHAnsi" w:cstheme="minorHAnsi"/>
          <w:sz w:val="20"/>
          <w:szCs w:val="20"/>
        </w:rPr>
        <w:t>Comments: Any notes regarding location, unique conditions, or attachments.</w:t>
      </w:r>
    </w:p>
    <w:p w14:paraId="238AF365" w14:textId="77777777" w:rsidR="00BA26AB" w:rsidRPr="008F52BD" w:rsidRDefault="00BA26AB" w:rsidP="008528CE">
      <w:pPr>
        <w:pStyle w:val="ListParagraph"/>
        <w:rPr>
          <w:rFonts w:asciiTheme="minorHAnsi" w:hAnsiTheme="minorHAnsi" w:cstheme="minorHAnsi"/>
          <w:sz w:val="20"/>
          <w:szCs w:val="20"/>
        </w:rPr>
      </w:pPr>
    </w:p>
    <w:p w14:paraId="15480996" w14:textId="56C2888C" w:rsidR="00CF2570" w:rsidRPr="008F52BD" w:rsidRDefault="00CF2570" w:rsidP="008528CE">
      <w:pPr>
        <w:rPr>
          <w:rFonts w:asciiTheme="minorHAnsi" w:hAnsiTheme="minorHAnsi" w:cstheme="minorHAnsi"/>
          <w:b/>
          <w:sz w:val="20"/>
          <w:szCs w:val="20"/>
        </w:rPr>
      </w:pPr>
      <w:r w:rsidRPr="008F52BD">
        <w:rPr>
          <w:rFonts w:asciiTheme="minorHAnsi" w:hAnsiTheme="minorHAnsi" w:cstheme="minorHAnsi"/>
          <w:b/>
          <w:sz w:val="20"/>
          <w:szCs w:val="20"/>
        </w:rPr>
        <w:t xml:space="preserve">I. </w:t>
      </w:r>
      <w:r w:rsidR="00170610" w:rsidRPr="008F52BD">
        <w:rPr>
          <w:rFonts w:asciiTheme="minorHAnsi" w:hAnsiTheme="minorHAnsi" w:cstheme="minorHAnsi"/>
          <w:b/>
          <w:sz w:val="20"/>
          <w:szCs w:val="20"/>
        </w:rPr>
        <w:t>Fenestration/Glazing Proposed Areas and Efficiencies</w:t>
      </w:r>
    </w:p>
    <w:p w14:paraId="15480997" w14:textId="1BB04A94"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Tag/ID: Provide a name or designator for each unique type of fenestration surface. This designator should be used consistently throughout the plan set (elevations, finish schedules, etc.) such as Window-1, Skylight-1, etc. to identify each surface. It should also be consistently used on the other </w:t>
      </w:r>
      <w:r w:rsidR="003051AD" w:rsidRPr="008F52BD">
        <w:rPr>
          <w:rFonts w:asciiTheme="minorHAnsi" w:hAnsiTheme="minorHAnsi" w:cstheme="minorHAnsi"/>
          <w:sz w:val="20"/>
          <w:szCs w:val="20"/>
        </w:rPr>
        <w:t>compliance documents</w:t>
      </w:r>
      <w:r w:rsidRPr="008F52BD">
        <w:rPr>
          <w:rFonts w:asciiTheme="minorHAnsi" w:hAnsiTheme="minorHAnsi" w:cstheme="minorHAnsi"/>
          <w:sz w:val="20"/>
          <w:szCs w:val="20"/>
        </w:rPr>
        <w:t>.</w:t>
      </w:r>
    </w:p>
    <w:p w14:paraId="15480998" w14:textId="46BBFBF2" w:rsidR="00B20DC5"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Fenestration Type: Indicate the type of fenestration construction </w:t>
      </w:r>
      <w:r w:rsidR="00642BD8" w:rsidRPr="008F52BD">
        <w:rPr>
          <w:rFonts w:asciiTheme="minorHAnsi" w:hAnsiTheme="minorHAnsi" w:cstheme="minorHAnsi"/>
          <w:sz w:val="20"/>
          <w:szCs w:val="20"/>
        </w:rPr>
        <w:t>(</w:t>
      </w:r>
      <w:r w:rsidRPr="008F52BD">
        <w:rPr>
          <w:rFonts w:asciiTheme="minorHAnsi" w:hAnsiTheme="minorHAnsi" w:cstheme="minorHAnsi"/>
          <w:sz w:val="20"/>
          <w:szCs w:val="20"/>
        </w:rPr>
        <w:t xml:space="preserve">e.g., Fixed Window, Operable Window, </w:t>
      </w:r>
      <w:r w:rsidR="002C1C20" w:rsidRPr="008F52BD">
        <w:rPr>
          <w:rFonts w:asciiTheme="minorHAnsi" w:hAnsiTheme="minorHAnsi" w:cstheme="minorHAnsi"/>
          <w:sz w:val="20"/>
          <w:szCs w:val="20"/>
        </w:rPr>
        <w:t>Skylight, Tubular Skylight, or Glass in Door</w:t>
      </w:r>
      <w:r w:rsidR="00642BD8" w:rsidRPr="008F52BD">
        <w:rPr>
          <w:rFonts w:asciiTheme="minorHAnsi" w:hAnsiTheme="minorHAnsi" w:cstheme="minorHAnsi"/>
          <w:sz w:val="20"/>
          <w:szCs w:val="20"/>
        </w:rPr>
        <w:t>)</w:t>
      </w:r>
      <w:r w:rsidR="002C1C20" w:rsidRPr="008F52BD">
        <w:rPr>
          <w:rFonts w:asciiTheme="minorHAnsi" w:hAnsiTheme="minorHAnsi" w:cstheme="minorHAnsi"/>
          <w:sz w:val="20"/>
          <w:szCs w:val="20"/>
        </w:rPr>
        <w:t>.</w:t>
      </w:r>
    </w:p>
    <w:p w14:paraId="1548099B" w14:textId="3F42270A" w:rsidR="00F410EE" w:rsidRPr="008F52BD" w:rsidRDefault="00F076B0" w:rsidP="008528CE">
      <w:pPr>
        <w:pStyle w:val="ListParagraph"/>
        <w:ind w:left="1260" w:hanging="540"/>
        <w:contextualSpacing/>
        <w:rPr>
          <w:rFonts w:asciiTheme="minorHAnsi" w:hAnsiTheme="minorHAnsi" w:cstheme="minorHAnsi"/>
          <w:sz w:val="20"/>
          <w:szCs w:val="20"/>
        </w:rPr>
      </w:pPr>
      <w:r w:rsidRPr="008F52BD">
        <w:rPr>
          <w:rFonts w:asciiTheme="minorHAnsi" w:hAnsiTheme="minorHAnsi" w:cstheme="minorHAnsi"/>
          <w:sz w:val="20"/>
          <w:szCs w:val="20"/>
        </w:rPr>
        <w:t xml:space="preserve">NOTE: Doors with glazing are counted in one of two ways. The entire area of a door with </w:t>
      </w:r>
      <w:r w:rsidR="00642BD8" w:rsidRPr="008F52BD">
        <w:rPr>
          <w:rFonts w:asciiTheme="minorHAnsi" w:hAnsiTheme="minorHAnsi" w:cstheme="minorHAnsi"/>
          <w:sz w:val="20"/>
          <w:szCs w:val="20"/>
        </w:rPr>
        <w:t>25 percent</w:t>
      </w:r>
      <w:r w:rsidRPr="008F52BD">
        <w:rPr>
          <w:rFonts w:asciiTheme="minorHAnsi" w:hAnsiTheme="minorHAnsi" w:cstheme="minorHAnsi"/>
          <w:sz w:val="20"/>
          <w:szCs w:val="20"/>
        </w:rPr>
        <w:t xml:space="preserve"> or more glazing is considered fenestration. A door with less than </w:t>
      </w:r>
      <w:r w:rsidR="00642BD8" w:rsidRPr="008F52BD">
        <w:rPr>
          <w:rFonts w:asciiTheme="minorHAnsi" w:hAnsiTheme="minorHAnsi" w:cstheme="minorHAnsi"/>
          <w:sz w:val="20"/>
          <w:szCs w:val="20"/>
        </w:rPr>
        <w:t>25 percent</w:t>
      </w:r>
      <w:r w:rsidRPr="008F52BD">
        <w:rPr>
          <w:rFonts w:asciiTheme="minorHAnsi" w:hAnsiTheme="minorHAnsi" w:cstheme="minorHAnsi"/>
          <w:sz w:val="20"/>
          <w:szCs w:val="20"/>
        </w:rPr>
        <w:t xml:space="preserve"> glazing can be considered as all fenestration, or can be calculated as the actual glass area with a 2-inch (0.17 ft) frame all around.</w:t>
      </w:r>
    </w:p>
    <w:p w14:paraId="1548099D" w14:textId="77777777"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Frame Type: </w:t>
      </w:r>
      <w:r w:rsidR="00240EB2" w:rsidRPr="008F52BD">
        <w:rPr>
          <w:rFonts w:asciiTheme="minorHAnsi" w:hAnsiTheme="minorHAnsi" w:cstheme="minorHAnsi"/>
          <w:sz w:val="20"/>
          <w:szCs w:val="20"/>
        </w:rPr>
        <w:t>M</w:t>
      </w:r>
      <w:r w:rsidRPr="008F52BD">
        <w:rPr>
          <w:rFonts w:asciiTheme="minorHAnsi" w:hAnsiTheme="minorHAnsi" w:cstheme="minorHAnsi"/>
          <w:sz w:val="20"/>
          <w:szCs w:val="20"/>
        </w:rPr>
        <w:t>etal, metal thermal break, or non</w:t>
      </w:r>
      <w:r w:rsidR="00EA38AC" w:rsidRPr="008F52BD">
        <w:rPr>
          <w:rFonts w:asciiTheme="minorHAnsi" w:hAnsiTheme="minorHAnsi" w:cstheme="minorHAnsi"/>
          <w:sz w:val="20"/>
          <w:szCs w:val="20"/>
        </w:rPr>
        <w:t>-metal</w:t>
      </w:r>
      <w:r w:rsidRPr="008F52BD">
        <w:rPr>
          <w:rFonts w:asciiTheme="minorHAnsi" w:hAnsiTheme="minorHAnsi" w:cstheme="minorHAnsi"/>
          <w:sz w:val="20"/>
          <w:szCs w:val="20"/>
        </w:rPr>
        <w:t xml:space="preserve">. </w:t>
      </w:r>
    </w:p>
    <w:p w14:paraId="1548099E" w14:textId="77777777"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Dynamic Glazing: Indicate whether the fenestration has an integrated shading device, chromogenic glazing, or none for no dynamic glazing. Chromogenic glazing shall be considered separately from other fenestration types.</w:t>
      </w:r>
    </w:p>
    <w:p w14:paraId="1548099F" w14:textId="77777777"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Orientation: Orientation can be North, East, South, </w:t>
      </w:r>
      <w:r w:rsidR="00F410EE" w:rsidRPr="008F52BD">
        <w:rPr>
          <w:rFonts w:asciiTheme="minorHAnsi" w:hAnsiTheme="minorHAnsi" w:cstheme="minorHAnsi"/>
          <w:sz w:val="20"/>
          <w:szCs w:val="20"/>
        </w:rPr>
        <w:t xml:space="preserve">or </w:t>
      </w:r>
      <w:r w:rsidRPr="008F52BD">
        <w:rPr>
          <w:rFonts w:asciiTheme="minorHAnsi" w:hAnsiTheme="minorHAnsi" w:cstheme="minorHAnsi"/>
          <w:sz w:val="20"/>
          <w:szCs w:val="20"/>
        </w:rPr>
        <w:t xml:space="preserve">West. If documentation is for a building that may be built in any direction, in a climate zone that limits west-facing fenestration, complete this section assuming the side of the building with the most fenestration faces west. </w:t>
      </w:r>
    </w:p>
    <w:p w14:paraId="154809A1" w14:textId="77777777" w:rsidR="006E7EE4" w:rsidRPr="008F52BD" w:rsidRDefault="006E7EE4" w:rsidP="008528CE">
      <w:pPr>
        <w:ind w:left="1170" w:hanging="540"/>
        <w:contextualSpacing/>
        <w:rPr>
          <w:rFonts w:asciiTheme="minorHAnsi" w:hAnsiTheme="minorHAnsi" w:cstheme="minorHAnsi"/>
          <w:sz w:val="20"/>
          <w:szCs w:val="20"/>
        </w:rPr>
      </w:pPr>
      <w:r w:rsidRPr="008F52BD">
        <w:rPr>
          <w:rFonts w:asciiTheme="minorHAnsi" w:hAnsiTheme="minorHAnsi" w:cstheme="minorHAnsi"/>
          <w:sz w:val="20"/>
          <w:szCs w:val="20"/>
        </w:rPr>
        <w:t>NOTE: West includes any vertical fenestration oriented to within 45 degrees of true west, excluding 45 degrees south of west; any skylights oriented west; and skylights facing any direction with a pitch of less than 1:12.</w:t>
      </w:r>
    </w:p>
    <w:p w14:paraId="154809A3" w14:textId="77777777"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lastRenderedPageBreak/>
        <w:t>Number of Panes: Indicate the number of panes for each Tag/ID; is it a single, double, or triple pane window?</w:t>
      </w:r>
    </w:p>
    <w:p w14:paraId="154809A4" w14:textId="67E08046"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Fenestration Area </w:t>
      </w:r>
      <w:r w:rsidR="00F7011F" w:rsidRPr="008F52BD">
        <w:rPr>
          <w:rFonts w:asciiTheme="minorHAnsi" w:hAnsiTheme="minorHAnsi" w:cstheme="minorHAnsi"/>
          <w:sz w:val="20"/>
          <w:szCs w:val="20"/>
        </w:rPr>
        <w:t>(</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F7011F" w:rsidRPr="008F52BD">
        <w:rPr>
          <w:rFonts w:asciiTheme="minorHAnsi" w:hAnsiTheme="minorHAnsi" w:cstheme="minorHAnsi"/>
          <w:sz w:val="20"/>
          <w:szCs w:val="20"/>
        </w:rPr>
        <w:t>)</w:t>
      </w:r>
      <w:r w:rsidRPr="008F52BD">
        <w:rPr>
          <w:rFonts w:asciiTheme="minorHAnsi" w:hAnsiTheme="minorHAnsi" w:cstheme="minorHAnsi"/>
          <w:sz w:val="20"/>
          <w:szCs w:val="20"/>
        </w:rPr>
        <w:t xml:space="preserve">: The size of any windows, doors with glass, or skylights within the floor area of the addition (combine windows with the same characteristics). Indicate the area in </w:t>
      </w:r>
      <w:r w:rsidR="00D06D92" w:rsidRPr="008F52BD">
        <w:rPr>
          <w:rFonts w:asciiTheme="minorHAnsi" w:hAnsiTheme="minorHAnsi" w:cstheme="minorHAnsi"/>
          <w:sz w:val="20"/>
          <w:szCs w:val="20"/>
        </w:rPr>
        <w:t>square feet (</w:t>
      </w:r>
      <w:r w:rsidR="00C45569" w:rsidRPr="008F52BD">
        <w:rPr>
          <w:rFonts w:asciiTheme="minorHAnsi" w:hAnsiTheme="minorHAnsi" w:cstheme="minorHAnsi"/>
          <w:sz w:val="20"/>
          <w:szCs w:val="20"/>
        </w:rPr>
        <w:t>ft</w:t>
      </w:r>
      <w:r w:rsidR="00C45569" w:rsidRPr="008F52BD">
        <w:rPr>
          <w:rFonts w:asciiTheme="minorHAnsi" w:hAnsiTheme="minorHAnsi" w:cstheme="minorHAnsi"/>
          <w:sz w:val="20"/>
          <w:szCs w:val="20"/>
          <w:vertAlign w:val="superscript"/>
        </w:rPr>
        <w:t>2</w:t>
      </w:r>
      <w:r w:rsidRPr="008F52BD">
        <w:rPr>
          <w:rFonts w:asciiTheme="minorHAnsi" w:hAnsiTheme="minorHAnsi" w:cstheme="minorHAnsi"/>
          <w:sz w:val="20"/>
          <w:szCs w:val="20"/>
        </w:rPr>
        <w:t>) of each exterior fenestration type, including west-facing fenestration.</w:t>
      </w:r>
    </w:p>
    <w:p w14:paraId="154809A5" w14:textId="2AA5EEDF"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West Facing </w:t>
      </w:r>
      <w:r w:rsidR="00F410EE" w:rsidRPr="008F52BD">
        <w:rPr>
          <w:rFonts w:asciiTheme="minorHAnsi" w:hAnsiTheme="minorHAnsi" w:cstheme="minorHAnsi"/>
          <w:sz w:val="20"/>
          <w:szCs w:val="20"/>
        </w:rPr>
        <w:t xml:space="preserve">Fenestration </w:t>
      </w:r>
      <w:r w:rsidRPr="008F52BD">
        <w:rPr>
          <w:rFonts w:asciiTheme="minorHAnsi" w:hAnsiTheme="minorHAnsi" w:cstheme="minorHAnsi"/>
          <w:sz w:val="20"/>
          <w:szCs w:val="20"/>
        </w:rPr>
        <w:t xml:space="preserve">Area </w:t>
      </w:r>
      <w:r w:rsidR="00D06D92" w:rsidRPr="008F52BD">
        <w:rPr>
          <w:rFonts w:asciiTheme="minorHAnsi" w:hAnsiTheme="minorHAnsi" w:cstheme="minorHAnsi"/>
          <w:sz w:val="20"/>
          <w:szCs w:val="20"/>
        </w:rPr>
        <w:t>(</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D06D92" w:rsidRPr="008F52BD">
        <w:rPr>
          <w:rFonts w:asciiTheme="minorHAnsi" w:hAnsiTheme="minorHAnsi" w:cstheme="minorHAnsi"/>
          <w:sz w:val="20"/>
          <w:szCs w:val="20"/>
        </w:rPr>
        <w:t>)</w:t>
      </w:r>
      <w:r w:rsidRPr="008F52BD">
        <w:rPr>
          <w:rFonts w:asciiTheme="minorHAnsi" w:hAnsiTheme="minorHAnsi" w:cstheme="minorHAnsi"/>
          <w:sz w:val="20"/>
          <w:szCs w:val="20"/>
        </w:rPr>
        <w:t>: In climate zones 2, 4, and 6-16, enter the size of any west-facing windows, doors with glass, or skylights within the floor area of the addition. Indicate the area in</w:t>
      </w:r>
      <w:r w:rsidR="00D06D92" w:rsidRPr="008F52BD">
        <w:rPr>
          <w:rFonts w:asciiTheme="minorHAnsi" w:hAnsiTheme="minorHAnsi" w:cstheme="minorHAnsi"/>
          <w:sz w:val="20"/>
          <w:szCs w:val="20"/>
        </w:rPr>
        <w:t xml:space="preserve"> square feet</w:t>
      </w:r>
      <w:r w:rsidRPr="008F52BD">
        <w:rPr>
          <w:rFonts w:asciiTheme="minorHAnsi" w:hAnsiTheme="minorHAnsi" w:cstheme="minorHAnsi"/>
          <w:sz w:val="20"/>
          <w:szCs w:val="20"/>
        </w:rPr>
        <w:t xml:space="preserve"> </w:t>
      </w:r>
      <w:r w:rsidR="00D06D92" w:rsidRPr="008F52BD">
        <w:rPr>
          <w:rFonts w:asciiTheme="minorHAnsi" w:hAnsiTheme="minorHAnsi" w:cstheme="minorHAnsi"/>
          <w:sz w:val="20"/>
          <w:szCs w:val="20"/>
        </w:rPr>
        <w:t>(</w:t>
      </w:r>
      <w:r w:rsidR="00C45569" w:rsidRPr="008F52BD">
        <w:rPr>
          <w:rFonts w:asciiTheme="minorHAnsi" w:hAnsiTheme="minorHAnsi" w:cstheme="minorHAnsi"/>
          <w:sz w:val="20"/>
          <w:szCs w:val="20"/>
        </w:rPr>
        <w:t>ft</w:t>
      </w:r>
      <w:r w:rsidR="00C45569" w:rsidRPr="008F52BD">
        <w:rPr>
          <w:rFonts w:asciiTheme="minorHAnsi" w:hAnsiTheme="minorHAnsi" w:cstheme="minorHAnsi"/>
          <w:sz w:val="20"/>
          <w:szCs w:val="20"/>
          <w:vertAlign w:val="superscript"/>
        </w:rPr>
        <w:t>2</w:t>
      </w:r>
      <w:r w:rsidRPr="008F52BD">
        <w:rPr>
          <w:rFonts w:asciiTheme="minorHAnsi" w:hAnsiTheme="minorHAnsi" w:cstheme="minorHAnsi"/>
          <w:sz w:val="20"/>
          <w:szCs w:val="20"/>
        </w:rPr>
        <w:t xml:space="preserve">) of each exterior west-facing fenestration type separately.  </w:t>
      </w:r>
    </w:p>
    <w:p w14:paraId="154809A6" w14:textId="77777777"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U-factor: Enter </w:t>
      </w:r>
    </w:p>
    <w:p w14:paraId="154809A7" w14:textId="745E07D1" w:rsidR="006E7EE4" w:rsidRPr="008F52BD" w:rsidRDefault="006E7EE4" w:rsidP="008528CE">
      <w:pPr>
        <w:ind w:left="1560" w:hanging="360"/>
        <w:contextualSpacing/>
        <w:rPr>
          <w:rFonts w:asciiTheme="minorHAnsi" w:hAnsiTheme="minorHAnsi" w:cstheme="minorHAnsi"/>
          <w:sz w:val="20"/>
          <w:szCs w:val="20"/>
        </w:rPr>
      </w:pPr>
      <w:r w:rsidRPr="008F52BD">
        <w:rPr>
          <w:rFonts w:asciiTheme="minorHAnsi" w:hAnsiTheme="minorHAnsi" w:cstheme="minorHAnsi"/>
          <w:sz w:val="20"/>
          <w:szCs w:val="20"/>
        </w:rPr>
        <w:t xml:space="preserve">(a) the </w:t>
      </w:r>
      <w:r w:rsidR="00D06D92" w:rsidRPr="008F52BD">
        <w:rPr>
          <w:rFonts w:asciiTheme="minorHAnsi" w:hAnsiTheme="minorHAnsi" w:cstheme="minorHAnsi"/>
          <w:sz w:val="20"/>
          <w:szCs w:val="20"/>
        </w:rPr>
        <w:t>National Fenestration Rating Council (</w:t>
      </w:r>
      <w:r w:rsidRPr="008F52BD">
        <w:rPr>
          <w:rFonts w:asciiTheme="minorHAnsi" w:hAnsiTheme="minorHAnsi" w:cstheme="minorHAnsi"/>
          <w:sz w:val="20"/>
          <w:szCs w:val="20"/>
        </w:rPr>
        <w:t>NFRC</w:t>
      </w:r>
      <w:r w:rsidR="00D06D92" w:rsidRPr="008F52BD">
        <w:rPr>
          <w:rFonts w:asciiTheme="minorHAnsi" w:hAnsiTheme="minorHAnsi" w:cstheme="minorHAnsi"/>
          <w:sz w:val="20"/>
          <w:szCs w:val="20"/>
        </w:rPr>
        <w:t>)</w:t>
      </w:r>
      <w:r w:rsidRPr="008F52BD">
        <w:rPr>
          <w:rFonts w:asciiTheme="minorHAnsi" w:hAnsiTheme="minorHAnsi" w:cstheme="minorHAnsi"/>
          <w:sz w:val="20"/>
          <w:szCs w:val="20"/>
        </w:rPr>
        <w:t xml:space="preserve"> U-factor based on the proposed brand and type of fenestration using </w:t>
      </w:r>
      <w:hyperlink r:id="rId23" w:history="1">
        <w:r w:rsidR="00962E19" w:rsidRPr="008F52BD">
          <w:rPr>
            <w:rStyle w:val="Hyperlink"/>
            <w:rFonts w:asciiTheme="minorHAnsi" w:hAnsiTheme="minorHAnsi" w:cstheme="minorHAnsi"/>
            <w:sz w:val="20"/>
            <w:szCs w:val="20"/>
          </w:rPr>
          <w:t>NFRC</w:t>
        </w:r>
        <w:r w:rsidRPr="008F52BD">
          <w:rPr>
            <w:rStyle w:val="Hyperlink"/>
            <w:rFonts w:asciiTheme="minorHAnsi" w:hAnsiTheme="minorHAnsi" w:cstheme="minorHAnsi"/>
            <w:sz w:val="20"/>
            <w:szCs w:val="20"/>
          </w:rPr>
          <w:t xml:space="preserve"> certified values</w:t>
        </w:r>
      </w:hyperlink>
      <w:r w:rsidR="00C45569" w:rsidRPr="008F52BD">
        <w:rPr>
          <w:rFonts w:asciiTheme="minorHAnsi" w:hAnsiTheme="minorHAnsi" w:cstheme="minorHAnsi"/>
          <w:sz w:val="20"/>
          <w:szCs w:val="20"/>
        </w:rPr>
        <w:t>;</w:t>
      </w:r>
      <w:r w:rsidRPr="008F52BD">
        <w:rPr>
          <w:rFonts w:asciiTheme="minorHAnsi" w:hAnsiTheme="minorHAnsi" w:cstheme="minorHAnsi"/>
          <w:sz w:val="20"/>
          <w:szCs w:val="20"/>
        </w:rPr>
        <w:t xml:space="preserve"> or</w:t>
      </w:r>
    </w:p>
    <w:p w14:paraId="154809A8" w14:textId="762119F2" w:rsidR="006E7EE4" w:rsidRPr="008F52BD" w:rsidRDefault="006E7EE4" w:rsidP="008528CE">
      <w:pPr>
        <w:pStyle w:val="ListParagraph"/>
        <w:ind w:left="0" w:firstLine="1200"/>
        <w:contextualSpacing/>
        <w:rPr>
          <w:rFonts w:asciiTheme="minorHAnsi" w:hAnsiTheme="minorHAnsi" w:cstheme="minorHAnsi"/>
          <w:sz w:val="20"/>
          <w:szCs w:val="20"/>
        </w:rPr>
      </w:pPr>
      <w:r w:rsidRPr="008F52BD">
        <w:rPr>
          <w:rFonts w:asciiTheme="minorHAnsi" w:hAnsiTheme="minorHAnsi" w:cstheme="minorHAnsi"/>
          <w:sz w:val="20"/>
          <w:szCs w:val="20"/>
        </w:rPr>
        <w:t>(b) the default value from Table 110.6-A</w:t>
      </w:r>
      <w:r w:rsidR="00C45569" w:rsidRPr="008F52BD">
        <w:rPr>
          <w:rFonts w:asciiTheme="minorHAnsi" w:hAnsiTheme="minorHAnsi" w:cstheme="minorHAnsi"/>
          <w:sz w:val="20"/>
          <w:szCs w:val="20"/>
        </w:rPr>
        <w:t>;</w:t>
      </w:r>
      <w:r w:rsidRPr="008F52BD">
        <w:rPr>
          <w:rFonts w:asciiTheme="minorHAnsi" w:hAnsiTheme="minorHAnsi" w:cstheme="minorHAnsi"/>
          <w:sz w:val="20"/>
          <w:szCs w:val="20"/>
        </w:rPr>
        <w:t xml:space="preserve"> or </w:t>
      </w:r>
    </w:p>
    <w:p w14:paraId="154809A9" w14:textId="66D97CB6" w:rsidR="006E7EE4" w:rsidRPr="008F52BD" w:rsidRDefault="006E7EE4" w:rsidP="008528CE">
      <w:pPr>
        <w:pStyle w:val="ListParagraph"/>
        <w:ind w:left="1560" w:hanging="360"/>
        <w:contextualSpacing/>
        <w:rPr>
          <w:rFonts w:asciiTheme="minorHAnsi" w:hAnsiTheme="minorHAnsi" w:cstheme="minorHAnsi"/>
          <w:sz w:val="20"/>
          <w:szCs w:val="20"/>
        </w:rPr>
      </w:pPr>
      <w:r w:rsidRPr="008F52BD">
        <w:rPr>
          <w:rFonts w:asciiTheme="minorHAnsi" w:hAnsiTheme="minorHAnsi" w:cstheme="minorHAnsi"/>
          <w:sz w:val="20"/>
          <w:szCs w:val="20"/>
        </w:rPr>
        <w:t>(c) the NA6.2 alternate default U-factor (for non-rated site-built fenestration only)</w:t>
      </w:r>
      <w:r w:rsidR="00C45569" w:rsidRPr="008F52BD">
        <w:rPr>
          <w:rFonts w:asciiTheme="minorHAnsi" w:hAnsiTheme="minorHAnsi" w:cstheme="minorHAnsi"/>
          <w:sz w:val="20"/>
          <w:szCs w:val="20"/>
        </w:rPr>
        <w:t>;</w:t>
      </w:r>
      <w:r w:rsidR="002247F6" w:rsidRPr="008F52BD">
        <w:rPr>
          <w:rFonts w:asciiTheme="minorHAnsi" w:hAnsiTheme="minorHAnsi" w:cstheme="minorHAnsi"/>
          <w:sz w:val="20"/>
          <w:szCs w:val="20"/>
        </w:rPr>
        <w:t xml:space="preserve"> or</w:t>
      </w:r>
    </w:p>
    <w:p w14:paraId="3BB985CD" w14:textId="0EB53F91" w:rsidR="002247F6" w:rsidRPr="008F52BD" w:rsidRDefault="002247F6" w:rsidP="008528CE">
      <w:pPr>
        <w:pStyle w:val="ListParagraph"/>
        <w:ind w:left="1560" w:hanging="360"/>
        <w:contextualSpacing/>
        <w:rPr>
          <w:rFonts w:asciiTheme="minorHAnsi" w:hAnsiTheme="minorHAnsi" w:cstheme="minorHAnsi"/>
          <w:sz w:val="20"/>
          <w:szCs w:val="20"/>
        </w:rPr>
      </w:pPr>
      <w:r w:rsidRPr="008F52BD">
        <w:rPr>
          <w:rFonts w:asciiTheme="minorHAnsi" w:hAnsiTheme="minorHAnsi" w:cstheme="minorHAnsi"/>
          <w:sz w:val="20"/>
          <w:szCs w:val="20"/>
        </w:rPr>
        <w:t xml:space="preserve">(d) the </w:t>
      </w:r>
      <w:r w:rsidR="00962E19" w:rsidRPr="008F52BD">
        <w:rPr>
          <w:rFonts w:asciiTheme="minorHAnsi" w:hAnsiTheme="minorHAnsi" w:cstheme="minorHAnsi"/>
          <w:sz w:val="20"/>
          <w:szCs w:val="20"/>
        </w:rPr>
        <w:t>a</w:t>
      </w:r>
      <w:r w:rsidRPr="008F52BD">
        <w:rPr>
          <w:rFonts w:asciiTheme="minorHAnsi" w:hAnsiTheme="minorHAnsi" w:cstheme="minorHAnsi"/>
          <w:sz w:val="20"/>
          <w:szCs w:val="20"/>
        </w:rPr>
        <w:t xml:space="preserve">rea-weighted </w:t>
      </w:r>
      <w:r w:rsidR="00962E19" w:rsidRPr="008F52BD">
        <w:rPr>
          <w:rFonts w:asciiTheme="minorHAnsi" w:hAnsiTheme="minorHAnsi" w:cstheme="minorHAnsi"/>
          <w:sz w:val="20"/>
          <w:szCs w:val="20"/>
        </w:rPr>
        <w:t>a</w:t>
      </w:r>
      <w:r w:rsidRPr="008F52BD">
        <w:rPr>
          <w:rFonts w:asciiTheme="minorHAnsi" w:hAnsiTheme="minorHAnsi" w:cstheme="minorHAnsi"/>
          <w:sz w:val="20"/>
          <w:szCs w:val="20"/>
        </w:rPr>
        <w:t>verage from CF1R-ENV-02</w:t>
      </w:r>
      <w:r w:rsidR="00C45569" w:rsidRPr="008F52BD">
        <w:rPr>
          <w:rFonts w:asciiTheme="minorHAnsi" w:hAnsiTheme="minorHAnsi" w:cstheme="minorHAnsi"/>
          <w:sz w:val="20"/>
          <w:szCs w:val="20"/>
        </w:rPr>
        <w:t>.</w:t>
      </w:r>
    </w:p>
    <w:p w14:paraId="154809AB" w14:textId="48AD909B" w:rsidR="006E7EE4" w:rsidRPr="008F52BD" w:rsidRDefault="006E7EE4" w:rsidP="008528CE">
      <w:pPr>
        <w:pStyle w:val="ListParagraph"/>
        <w:contextualSpacing/>
        <w:rPr>
          <w:rFonts w:asciiTheme="minorHAnsi" w:hAnsiTheme="minorHAnsi" w:cstheme="minorHAnsi"/>
          <w:sz w:val="20"/>
          <w:szCs w:val="20"/>
        </w:rPr>
      </w:pPr>
      <w:r w:rsidRPr="008F52BD">
        <w:rPr>
          <w:rFonts w:asciiTheme="minorHAnsi" w:hAnsiTheme="minorHAnsi" w:cstheme="minorHAnsi"/>
          <w:sz w:val="20"/>
          <w:szCs w:val="20"/>
        </w:rPr>
        <w:t>If any products (other than the exceptions noted below) have a higher U-factor than 0.3</w:t>
      </w:r>
      <w:r w:rsidR="0056151D" w:rsidRPr="008F52BD">
        <w:rPr>
          <w:rFonts w:asciiTheme="minorHAnsi" w:hAnsiTheme="minorHAnsi" w:cstheme="minorHAnsi"/>
          <w:sz w:val="20"/>
          <w:szCs w:val="20"/>
        </w:rPr>
        <w:t>0</w:t>
      </w:r>
      <w:r w:rsidRPr="008F52BD">
        <w:rPr>
          <w:rFonts w:asciiTheme="minorHAnsi" w:hAnsiTheme="minorHAnsi" w:cstheme="minorHAnsi"/>
          <w:sz w:val="20"/>
          <w:szCs w:val="20"/>
        </w:rPr>
        <w:t>, first complete a CF1R-ENV-02-E to calculate the area-weighted average U-factor, which must be 0.3</w:t>
      </w:r>
      <w:r w:rsidR="0056151D" w:rsidRPr="008F52BD">
        <w:rPr>
          <w:rFonts w:asciiTheme="minorHAnsi" w:hAnsiTheme="minorHAnsi" w:cstheme="minorHAnsi"/>
          <w:sz w:val="20"/>
          <w:szCs w:val="20"/>
        </w:rPr>
        <w:t>0</w:t>
      </w:r>
      <w:r w:rsidRPr="008F52BD">
        <w:rPr>
          <w:rFonts w:asciiTheme="minorHAnsi" w:hAnsiTheme="minorHAnsi" w:cstheme="minorHAnsi"/>
          <w:sz w:val="20"/>
          <w:szCs w:val="20"/>
        </w:rPr>
        <w:t xml:space="preserve"> or less, and attach it to the CF1R-ADD-01-E.</w:t>
      </w:r>
    </w:p>
    <w:p w14:paraId="154809AC" w14:textId="75BE42D3" w:rsidR="00E512E4" w:rsidRPr="008F52BD" w:rsidRDefault="006E7EE4" w:rsidP="008528CE">
      <w:pPr>
        <w:tabs>
          <w:tab w:val="left" w:pos="1800"/>
        </w:tabs>
        <w:ind w:left="2160" w:hanging="1170"/>
        <w:rPr>
          <w:rFonts w:asciiTheme="minorHAnsi" w:hAnsiTheme="minorHAnsi" w:cstheme="minorHAnsi"/>
          <w:sz w:val="20"/>
          <w:szCs w:val="20"/>
        </w:rPr>
      </w:pPr>
      <w:r w:rsidRPr="008F52BD">
        <w:rPr>
          <w:rFonts w:asciiTheme="minorHAnsi" w:hAnsiTheme="minorHAnsi" w:cstheme="minorHAnsi"/>
          <w:sz w:val="20"/>
          <w:szCs w:val="20"/>
        </w:rPr>
        <w:t xml:space="preserve">NOTES: </w:t>
      </w:r>
      <w:r w:rsidRPr="008F52BD">
        <w:rPr>
          <w:rFonts w:asciiTheme="minorHAnsi" w:hAnsiTheme="minorHAnsi" w:cstheme="minorHAnsi"/>
          <w:sz w:val="20"/>
          <w:szCs w:val="20"/>
        </w:rPr>
        <w:tab/>
        <w:t>(1)</w:t>
      </w:r>
      <w:r w:rsidRPr="008F52BD">
        <w:rPr>
          <w:rFonts w:asciiTheme="minorHAnsi" w:hAnsiTheme="minorHAnsi" w:cstheme="minorHAnsi"/>
          <w:sz w:val="20"/>
          <w:szCs w:val="20"/>
        </w:rPr>
        <w:tab/>
      </w:r>
      <w:r w:rsidR="002C1C20" w:rsidRPr="008F52BD">
        <w:rPr>
          <w:rFonts w:asciiTheme="minorHAnsi" w:hAnsiTheme="minorHAnsi" w:cstheme="minorHAnsi"/>
          <w:sz w:val="20"/>
          <w:szCs w:val="20"/>
        </w:rPr>
        <w:t xml:space="preserve">For the </w:t>
      </w:r>
      <w:r w:rsidRPr="008F52BD">
        <w:rPr>
          <w:rFonts w:asciiTheme="minorHAnsi" w:hAnsiTheme="minorHAnsi" w:cstheme="minorHAnsi"/>
          <w:sz w:val="20"/>
          <w:szCs w:val="20"/>
        </w:rPr>
        <w:t>exception</w:t>
      </w:r>
      <w:r w:rsidR="002C1C20" w:rsidRPr="008F52BD">
        <w:rPr>
          <w:rFonts w:asciiTheme="minorHAnsi" w:hAnsiTheme="minorHAnsi" w:cstheme="minorHAnsi"/>
          <w:sz w:val="20"/>
          <w:szCs w:val="20"/>
        </w:rPr>
        <w:t>s - u</w:t>
      </w:r>
      <w:r w:rsidRPr="008F52BD">
        <w:rPr>
          <w:rFonts w:asciiTheme="minorHAnsi" w:hAnsiTheme="minorHAnsi" w:cstheme="minorHAnsi"/>
          <w:sz w:val="20"/>
          <w:szCs w:val="20"/>
        </w:rPr>
        <w:t xml:space="preserve">p to 3 </w:t>
      </w:r>
      <w:r w:rsidR="0056151D"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56151D" w:rsidRPr="008F52BD">
        <w:rPr>
          <w:rFonts w:asciiTheme="minorHAnsi" w:hAnsiTheme="minorHAnsi" w:cstheme="minorHAnsi"/>
          <w:sz w:val="20"/>
          <w:szCs w:val="20"/>
        </w:rPr>
        <w:t>)</w:t>
      </w:r>
      <w:r w:rsidRPr="008F52BD">
        <w:rPr>
          <w:rFonts w:asciiTheme="minorHAnsi" w:hAnsiTheme="minorHAnsi" w:cstheme="minorHAnsi"/>
          <w:sz w:val="20"/>
          <w:szCs w:val="20"/>
        </w:rPr>
        <w:t xml:space="preserve"> of tubular skylights and up to 16 </w:t>
      </w:r>
      <w:r w:rsidR="0056151D"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56151D" w:rsidRPr="008F52BD">
        <w:rPr>
          <w:rFonts w:asciiTheme="minorHAnsi" w:hAnsiTheme="minorHAnsi" w:cstheme="minorHAnsi"/>
          <w:sz w:val="20"/>
          <w:szCs w:val="20"/>
        </w:rPr>
        <w:t>)</w:t>
      </w:r>
      <w:r w:rsidRPr="008F52BD">
        <w:rPr>
          <w:rFonts w:asciiTheme="minorHAnsi" w:hAnsiTheme="minorHAnsi" w:cstheme="minorHAnsi"/>
          <w:sz w:val="20"/>
          <w:szCs w:val="20"/>
        </w:rPr>
        <w:t xml:space="preserve"> of skylight area</w:t>
      </w:r>
      <w:r w:rsidR="002C1C20"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r w:rsidR="002C1C20" w:rsidRPr="008F52BD">
        <w:rPr>
          <w:rFonts w:asciiTheme="minorHAnsi" w:hAnsiTheme="minorHAnsi" w:cstheme="minorHAnsi"/>
          <w:sz w:val="20"/>
          <w:szCs w:val="20"/>
        </w:rPr>
        <w:t>enter 0.55</w:t>
      </w:r>
      <w:r w:rsidRPr="008F52BD">
        <w:rPr>
          <w:rFonts w:asciiTheme="minorHAnsi" w:hAnsiTheme="minorHAnsi" w:cstheme="minorHAnsi"/>
          <w:sz w:val="20"/>
          <w:szCs w:val="20"/>
        </w:rPr>
        <w:t>.</w:t>
      </w:r>
    </w:p>
    <w:p w14:paraId="2DC483DA" w14:textId="5A544E61" w:rsidR="002C1C20" w:rsidRPr="008F52BD" w:rsidRDefault="002C1C20" w:rsidP="008528CE">
      <w:pPr>
        <w:tabs>
          <w:tab w:val="left" w:pos="1800"/>
        </w:tabs>
        <w:ind w:left="2160" w:hanging="1170"/>
        <w:rPr>
          <w:rFonts w:asciiTheme="minorHAnsi" w:hAnsiTheme="minorHAnsi" w:cstheme="minorHAnsi"/>
          <w:sz w:val="20"/>
          <w:szCs w:val="20"/>
        </w:rPr>
      </w:pPr>
      <w:r w:rsidRPr="008F52BD">
        <w:rPr>
          <w:rFonts w:asciiTheme="minorHAnsi" w:hAnsiTheme="minorHAnsi" w:cstheme="minorHAnsi"/>
          <w:sz w:val="20"/>
          <w:szCs w:val="20"/>
        </w:rPr>
        <w:tab/>
        <w:t>(2)</w:t>
      </w:r>
      <w:r w:rsidRPr="008F52BD">
        <w:rPr>
          <w:rFonts w:asciiTheme="minorHAnsi" w:hAnsiTheme="minorHAnsi" w:cstheme="minorHAnsi"/>
          <w:sz w:val="20"/>
          <w:szCs w:val="20"/>
        </w:rPr>
        <w:tab/>
        <w:t xml:space="preserve">For the exception – up to 3 </w:t>
      </w:r>
      <w:r w:rsidR="0056151D"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56151D" w:rsidRPr="008F52BD">
        <w:rPr>
          <w:rFonts w:asciiTheme="minorHAnsi" w:hAnsiTheme="minorHAnsi" w:cstheme="minorHAnsi"/>
          <w:sz w:val="20"/>
          <w:szCs w:val="20"/>
        </w:rPr>
        <w:t>)</w:t>
      </w:r>
      <w:r w:rsidRPr="008F52BD">
        <w:rPr>
          <w:rFonts w:asciiTheme="minorHAnsi" w:hAnsiTheme="minorHAnsi" w:cstheme="minorHAnsi"/>
          <w:sz w:val="20"/>
          <w:szCs w:val="20"/>
        </w:rPr>
        <w:t xml:space="preserve"> of glass in door, enter 0.3</w:t>
      </w:r>
      <w:r w:rsidR="00B807D6" w:rsidRPr="008F52BD">
        <w:rPr>
          <w:rFonts w:asciiTheme="minorHAnsi" w:hAnsiTheme="minorHAnsi" w:cstheme="minorHAnsi"/>
          <w:sz w:val="20"/>
          <w:szCs w:val="20"/>
        </w:rPr>
        <w:t>0</w:t>
      </w:r>
      <w:r w:rsidRPr="008F52BD">
        <w:rPr>
          <w:rFonts w:asciiTheme="minorHAnsi" w:hAnsiTheme="minorHAnsi" w:cstheme="minorHAnsi"/>
          <w:sz w:val="20"/>
          <w:szCs w:val="20"/>
        </w:rPr>
        <w:t>.</w:t>
      </w:r>
    </w:p>
    <w:p w14:paraId="154809AE" w14:textId="7DEA1469" w:rsidR="006E7EE4" w:rsidRPr="008F52BD" w:rsidRDefault="006E7EE4" w:rsidP="008528CE">
      <w:pPr>
        <w:tabs>
          <w:tab w:val="left" w:pos="1800"/>
        </w:tabs>
        <w:ind w:left="2160" w:hanging="1170"/>
        <w:rPr>
          <w:rFonts w:asciiTheme="minorHAnsi" w:hAnsiTheme="minorHAnsi" w:cstheme="minorHAnsi"/>
          <w:sz w:val="20"/>
          <w:szCs w:val="20"/>
        </w:rPr>
      </w:pPr>
      <w:r w:rsidRPr="008F52BD">
        <w:rPr>
          <w:rFonts w:asciiTheme="minorHAnsi" w:hAnsiTheme="minorHAnsi" w:cstheme="minorHAnsi"/>
          <w:sz w:val="20"/>
          <w:szCs w:val="20"/>
        </w:rPr>
        <w:tab/>
        <w:t>(</w:t>
      </w:r>
      <w:r w:rsidR="002C1C20" w:rsidRPr="008F52BD">
        <w:rPr>
          <w:rFonts w:asciiTheme="minorHAnsi" w:hAnsiTheme="minorHAnsi" w:cstheme="minorHAnsi"/>
          <w:sz w:val="20"/>
          <w:szCs w:val="20"/>
        </w:rPr>
        <w:t>3</w:t>
      </w:r>
      <w:r w:rsidRPr="008F52BD">
        <w:rPr>
          <w:rFonts w:asciiTheme="minorHAnsi" w:hAnsiTheme="minorHAnsi" w:cstheme="minorHAnsi"/>
          <w:sz w:val="20"/>
          <w:szCs w:val="20"/>
        </w:rPr>
        <w:t>)</w:t>
      </w:r>
      <w:r w:rsidRPr="008F52BD">
        <w:rPr>
          <w:rFonts w:asciiTheme="minorHAnsi" w:hAnsiTheme="minorHAnsi" w:cstheme="minorHAnsi"/>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w:t>
      </w:r>
      <w:r w:rsidR="00B807D6" w:rsidRPr="008F52BD">
        <w:rPr>
          <w:rFonts w:asciiTheme="minorHAnsi" w:hAnsiTheme="minorHAnsi" w:cstheme="minorHAnsi"/>
          <w:sz w:val="20"/>
          <w:szCs w:val="20"/>
        </w:rPr>
        <w:t>solar heat gin coefficient (</w:t>
      </w:r>
      <w:r w:rsidRPr="008F52BD">
        <w:rPr>
          <w:rFonts w:asciiTheme="minorHAnsi" w:hAnsiTheme="minorHAnsi" w:cstheme="minorHAnsi"/>
          <w:sz w:val="20"/>
          <w:szCs w:val="20"/>
        </w:rPr>
        <w:t>SHGC</w:t>
      </w:r>
      <w:r w:rsidR="00B807D6" w:rsidRPr="008F52BD">
        <w:rPr>
          <w:rFonts w:asciiTheme="minorHAnsi" w:hAnsiTheme="minorHAnsi" w:cstheme="minorHAnsi"/>
          <w:sz w:val="20"/>
          <w:szCs w:val="20"/>
        </w:rPr>
        <w:t>)</w:t>
      </w:r>
      <w:r w:rsidRPr="008F52BD">
        <w:rPr>
          <w:rFonts w:asciiTheme="minorHAnsi" w:hAnsiTheme="minorHAnsi" w:cstheme="minorHAnsi"/>
          <w:sz w:val="20"/>
          <w:szCs w:val="20"/>
        </w:rPr>
        <w:t xml:space="preserve"> in Columns 9 and 1</w:t>
      </w:r>
      <w:r w:rsidR="00FC4B56" w:rsidRPr="008F52BD">
        <w:rPr>
          <w:rFonts w:asciiTheme="minorHAnsi" w:hAnsiTheme="minorHAnsi" w:cstheme="minorHAnsi"/>
          <w:sz w:val="20"/>
          <w:szCs w:val="20"/>
        </w:rPr>
        <w:t>1</w:t>
      </w:r>
      <w:r w:rsidRPr="008F52BD">
        <w:rPr>
          <w:rFonts w:asciiTheme="minorHAnsi" w:hAnsiTheme="minorHAnsi" w:cstheme="minorHAnsi"/>
          <w:sz w:val="20"/>
          <w:szCs w:val="20"/>
        </w:rPr>
        <w:t xml:space="preserve">. </w:t>
      </w:r>
      <w:r w:rsidRPr="008F52BD">
        <w:rPr>
          <w:rFonts w:asciiTheme="minorHAnsi" w:hAnsiTheme="minorHAnsi" w:cstheme="minorHAnsi"/>
          <w:sz w:val="20"/>
          <w:szCs w:val="20"/>
        </w:rPr>
        <w:tab/>
      </w:r>
    </w:p>
    <w:p w14:paraId="43D07974" w14:textId="110BBD84" w:rsidR="00170610" w:rsidRPr="008F52BD" w:rsidRDefault="00170610"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Source: The source of the U-factor data for the fenestration product—indicate whether </w:t>
      </w:r>
      <w:r w:rsidR="00B807D6" w:rsidRPr="008F52BD">
        <w:rPr>
          <w:rFonts w:asciiTheme="minorHAnsi" w:hAnsiTheme="minorHAnsi" w:cstheme="minorHAnsi"/>
          <w:sz w:val="20"/>
          <w:szCs w:val="20"/>
        </w:rPr>
        <w:t>National Fenestration Rating Council (</w:t>
      </w:r>
      <w:r w:rsidRPr="008F52BD">
        <w:rPr>
          <w:rFonts w:asciiTheme="minorHAnsi" w:hAnsiTheme="minorHAnsi" w:cstheme="minorHAnsi"/>
          <w:sz w:val="20"/>
          <w:szCs w:val="20"/>
        </w:rPr>
        <w:t>NFRC</w:t>
      </w:r>
      <w:r w:rsidR="00B807D6" w:rsidRPr="008F52BD">
        <w:rPr>
          <w:rFonts w:asciiTheme="minorHAnsi" w:hAnsiTheme="minorHAnsi" w:cstheme="minorHAnsi"/>
          <w:sz w:val="20"/>
          <w:szCs w:val="20"/>
        </w:rPr>
        <w:t>)</w:t>
      </w:r>
      <w:r w:rsidRPr="008F52BD">
        <w:rPr>
          <w:rFonts w:asciiTheme="minorHAnsi" w:hAnsiTheme="minorHAnsi" w:cstheme="minorHAnsi"/>
          <w:sz w:val="20"/>
          <w:szCs w:val="20"/>
        </w:rPr>
        <w:t>, Tables 110.6-A and 110.6-B, Equations NA6-1 and NA6-2</w:t>
      </w:r>
      <w:r w:rsidR="002247F6" w:rsidRPr="008F52BD">
        <w:rPr>
          <w:rFonts w:asciiTheme="minorHAnsi" w:hAnsiTheme="minorHAnsi" w:cstheme="minorHAnsi"/>
          <w:sz w:val="20"/>
          <w:szCs w:val="20"/>
        </w:rPr>
        <w:t>, or Area-weighted Average Worksheet (</w:t>
      </w:r>
      <w:r w:rsidR="006B006C" w:rsidRPr="008F52BD">
        <w:rPr>
          <w:rFonts w:asciiTheme="minorHAnsi" w:hAnsiTheme="minorHAnsi" w:cstheme="minorHAnsi"/>
          <w:sz w:val="20"/>
          <w:szCs w:val="20"/>
        </w:rPr>
        <w:t>CF1R-</w:t>
      </w:r>
      <w:r w:rsidR="002247F6" w:rsidRPr="008F52BD">
        <w:rPr>
          <w:rFonts w:asciiTheme="minorHAnsi" w:hAnsiTheme="minorHAnsi" w:cstheme="minorHAnsi"/>
          <w:sz w:val="20"/>
          <w:szCs w:val="20"/>
        </w:rPr>
        <w:t>ENV-02)</w:t>
      </w:r>
      <w:r w:rsidRPr="008F52BD">
        <w:rPr>
          <w:rFonts w:asciiTheme="minorHAnsi" w:hAnsiTheme="minorHAnsi" w:cstheme="minorHAnsi"/>
          <w:sz w:val="20"/>
          <w:szCs w:val="20"/>
        </w:rPr>
        <w:t>.</w:t>
      </w:r>
    </w:p>
    <w:p w14:paraId="154809AF" w14:textId="77777777"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Proposed SHGC: In climate zones 2, 4, and 6-16, enter </w:t>
      </w:r>
    </w:p>
    <w:p w14:paraId="154809B0" w14:textId="3656B1DC" w:rsidR="006E7EE4" w:rsidRPr="008F52BD" w:rsidRDefault="006E7EE4" w:rsidP="008528CE">
      <w:pPr>
        <w:pStyle w:val="ListParagraph"/>
        <w:ind w:left="2160" w:hanging="360"/>
        <w:contextualSpacing/>
        <w:rPr>
          <w:rFonts w:asciiTheme="minorHAnsi" w:hAnsiTheme="minorHAnsi" w:cstheme="minorHAnsi"/>
          <w:sz w:val="20"/>
          <w:szCs w:val="20"/>
        </w:rPr>
      </w:pPr>
      <w:r w:rsidRPr="008F52BD">
        <w:rPr>
          <w:rFonts w:asciiTheme="minorHAnsi" w:hAnsiTheme="minorHAnsi" w:cstheme="minorHAnsi"/>
          <w:sz w:val="20"/>
          <w:szCs w:val="20"/>
        </w:rPr>
        <w:t xml:space="preserve">(a) the </w:t>
      </w:r>
      <w:r w:rsidR="00494153" w:rsidRPr="008F52BD">
        <w:rPr>
          <w:rFonts w:asciiTheme="minorHAnsi" w:hAnsiTheme="minorHAnsi" w:cstheme="minorHAnsi"/>
          <w:sz w:val="20"/>
          <w:szCs w:val="20"/>
        </w:rPr>
        <w:t>National Fenestration Rating Council (</w:t>
      </w:r>
      <w:r w:rsidRPr="008F52BD">
        <w:rPr>
          <w:rFonts w:asciiTheme="minorHAnsi" w:hAnsiTheme="minorHAnsi" w:cstheme="minorHAnsi"/>
          <w:sz w:val="20"/>
          <w:szCs w:val="20"/>
        </w:rPr>
        <w:t>NFRC</w:t>
      </w:r>
      <w:r w:rsidR="00494153" w:rsidRPr="008F52BD">
        <w:rPr>
          <w:rFonts w:asciiTheme="minorHAnsi" w:hAnsiTheme="minorHAnsi" w:cstheme="minorHAnsi"/>
          <w:sz w:val="20"/>
          <w:szCs w:val="20"/>
        </w:rPr>
        <w:t>) solar heat gain coefficient</w:t>
      </w:r>
      <w:r w:rsidRPr="008F52BD">
        <w:rPr>
          <w:rFonts w:asciiTheme="minorHAnsi" w:hAnsiTheme="minorHAnsi" w:cstheme="minorHAnsi"/>
          <w:sz w:val="20"/>
          <w:szCs w:val="20"/>
        </w:rPr>
        <w:t xml:space="preserve"> </w:t>
      </w:r>
      <w:r w:rsidR="00494153" w:rsidRPr="008F52BD">
        <w:rPr>
          <w:rFonts w:asciiTheme="minorHAnsi" w:hAnsiTheme="minorHAnsi" w:cstheme="minorHAnsi"/>
          <w:sz w:val="20"/>
          <w:szCs w:val="20"/>
        </w:rPr>
        <w:t>(</w:t>
      </w:r>
      <w:r w:rsidRPr="008F52BD">
        <w:rPr>
          <w:rFonts w:asciiTheme="minorHAnsi" w:hAnsiTheme="minorHAnsi" w:cstheme="minorHAnsi"/>
          <w:sz w:val="20"/>
          <w:szCs w:val="20"/>
        </w:rPr>
        <w:t>SHGC</w:t>
      </w:r>
      <w:r w:rsidR="00494153" w:rsidRPr="008F52BD">
        <w:rPr>
          <w:rFonts w:asciiTheme="minorHAnsi" w:hAnsiTheme="minorHAnsi" w:cstheme="minorHAnsi"/>
          <w:sz w:val="20"/>
          <w:szCs w:val="20"/>
        </w:rPr>
        <w:t>)</w:t>
      </w:r>
      <w:r w:rsidRPr="008F52BD">
        <w:rPr>
          <w:rFonts w:asciiTheme="minorHAnsi" w:hAnsiTheme="minorHAnsi" w:cstheme="minorHAnsi"/>
          <w:sz w:val="20"/>
          <w:szCs w:val="20"/>
        </w:rPr>
        <w:t xml:space="preserve"> based on the proposed brand and type of fenestration using </w:t>
      </w:r>
      <w:hyperlink r:id="rId24" w:history="1">
        <w:r w:rsidR="00494153" w:rsidRPr="008F52BD">
          <w:rPr>
            <w:rStyle w:val="Hyperlink"/>
            <w:rFonts w:asciiTheme="minorHAnsi" w:hAnsiTheme="minorHAnsi" w:cstheme="minorHAnsi"/>
            <w:sz w:val="20"/>
            <w:szCs w:val="20"/>
          </w:rPr>
          <w:t xml:space="preserve">NFRC </w:t>
        </w:r>
        <w:r w:rsidRPr="008F52BD">
          <w:rPr>
            <w:rStyle w:val="Hyperlink"/>
            <w:rFonts w:asciiTheme="minorHAnsi" w:hAnsiTheme="minorHAnsi" w:cstheme="minorHAnsi"/>
            <w:sz w:val="20"/>
            <w:szCs w:val="20"/>
          </w:rPr>
          <w:t>certified values</w:t>
        </w:r>
      </w:hyperlink>
      <w:r w:rsidRPr="008F52BD">
        <w:rPr>
          <w:rFonts w:asciiTheme="minorHAnsi" w:hAnsiTheme="minorHAnsi" w:cstheme="minorHAnsi"/>
          <w:sz w:val="20"/>
          <w:szCs w:val="20"/>
        </w:rPr>
        <w:t>, or</w:t>
      </w:r>
    </w:p>
    <w:p w14:paraId="154809B1" w14:textId="77777777" w:rsidR="006E7EE4" w:rsidRPr="008F52BD" w:rsidRDefault="006E7EE4" w:rsidP="008528CE">
      <w:pPr>
        <w:pStyle w:val="ListParagraph"/>
        <w:ind w:left="2160" w:hanging="360"/>
        <w:contextualSpacing/>
        <w:rPr>
          <w:rFonts w:asciiTheme="minorHAnsi" w:hAnsiTheme="minorHAnsi" w:cstheme="minorHAnsi"/>
          <w:sz w:val="20"/>
          <w:szCs w:val="20"/>
        </w:rPr>
      </w:pPr>
      <w:r w:rsidRPr="008F52BD">
        <w:rPr>
          <w:rFonts w:asciiTheme="minorHAnsi" w:hAnsiTheme="minorHAnsi" w:cstheme="minorHAnsi"/>
          <w:sz w:val="20"/>
          <w:szCs w:val="20"/>
        </w:rPr>
        <w:t xml:space="preserve">(b) the default value from Table 110.6-B, or </w:t>
      </w:r>
    </w:p>
    <w:p w14:paraId="154809B2" w14:textId="6F3F74F2" w:rsidR="006E7EE4" w:rsidRPr="008F52BD" w:rsidRDefault="006E7EE4" w:rsidP="008528CE">
      <w:pPr>
        <w:pStyle w:val="ListParagraph"/>
        <w:ind w:left="2160" w:hanging="360"/>
        <w:contextualSpacing/>
        <w:rPr>
          <w:rFonts w:asciiTheme="minorHAnsi" w:hAnsiTheme="minorHAnsi" w:cstheme="minorHAnsi"/>
          <w:sz w:val="20"/>
          <w:szCs w:val="20"/>
        </w:rPr>
      </w:pPr>
      <w:r w:rsidRPr="008F52BD">
        <w:rPr>
          <w:rFonts w:asciiTheme="minorHAnsi" w:hAnsiTheme="minorHAnsi" w:cstheme="minorHAnsi"/>
          <w:sz w:val="20"/>
          <w:szCs w:val="20"/>
        </w:rPr>
        <w:t>(c) the NA6.3 alternate default SHGC (for non-rated site-built fenestration only)</w:t>
      </w:r>
      <w:r w:rsidR="002247F6" w:rsidRPr="008F52BD">
        <w:rPr>
          <w:rFonts w:asciiTheme="minorHAnsi" w:hAnsiTheme="minorHAnsi" w:cstheme="minorHAnsi"/>
          <w:sz w:val="20"/>
          <w:szCs w:val="20"/>
        </w:rPr>
        <w:t>, or</w:t>
      </w:r>
    </w:p>
    <w:p w14:paraId="7EC8282A" w14:textId="13E1F031" w:rsidR="002C1C20" w:rsidRPr="008F52BD" w:rsidRDefault="002247F6" w:rsidP="008528CE">
      <w:pPr>
        <w:pStyle w:val="ListParagraph"/>
        <w:ind w:left="2160" w:hanging="360"/>
        <w:contextualSpacing/>
        <w:rPr>
          <w:rFonts w:asciiTheme="minorHAnsi" w:hAnsiTheme="minorHAnsi" w:cstheme="minorHAnsi"/>
          <w:sz w:val="20"/>
          <w:szCs w:val="20"/>
        </w:rPr>
      </w:pPr>
      <w:r w:rsidRPr="008F52BD">
        <w:rPr>
          <w:rFonts w:asciiTheme="minorHAnsi" w:hAnsiTheme="minorHAnsi" w:cstheme="minorHAnsi"/>
          <w:sz w:val="20"/>
          <w:szCs w:val="20"/>
        </w:rPr>
        <w:t>(d) the Area-weighted Average from CF1R-ENV-02.</w:t>
      </w:r>
    </w:p>
    <w:p w14:paraId="154809B4" w14:textId="62251337" w:rsidR="006E7EE4" w:rsidRPr="008F52BD" w:rsidRDefault="006E7EE4" w:rsidP="008528CE">
      <w:pPr>
        <w:pStyle w:val="ListParagraph"/>
        <w:contextualSpacing/>
        <w:rPr>
          <w:rFonts w:asciiTheme="minorHAnsi" w:hAnsiTheme="minorHAnsi" w:cstheme="minorHAnsi"/>
          <w:sz w:val="20"/>
          <w:szCs w:val="20"/>
        </w:rPr>
      </w:pPr>
      <w:r w:rsidRPr="008F52BD">
        <w:rPr>
          <w:rFonts w:asciiTheme="minorHAnsi" w:hAnsiTheme="minorHAnsi" w:cstheme="minorHAnsi"/>
          <w:sz w:val="20"/>
          <w:szCs w:val="20"/>
        </w:rPr>
        <w:t xml:space="preserve">If any products (other than the exceptions noted below) have a higher </w:t>
      </w:r>
      <w:r w:rsidR="00532F70" w:rsidRPr="008F52BD">
        <w:rPr>
          <w:rFonts w:asciiTheme="minorHAnsi" w:hAnsiTheme="minorHAnsi" w:cstheme="minorHAnsi"/>
          <w:sz w:val="20"/>
          <w:szCs w:val="20"/>
        </w:rPr>
        <w:t>solar heat gain coefficient (</w:t>
      </w:r>
      <w:r w:rsidRPr="008F52BD">
        <w:rPr>
          <w:rFonts w:asciiTheme="minorHAnsi" w:hAnsiTheme="minorHAnsi" w:cstheme="minorHAnsi"/>
          <w:sz w:val="20"/>
          <w:szCs w:val="20"/>
        </w:rPr>
        <w:t>SHGC</w:t>
      </w:r>
      <w:r w:rsidR="00532F70" w:rsidRPr="008F52BD">
        <w:rPr>
          <w:rFonts w:asciiTheme="minorHAnsi" w:hAnsiTheme="minorHAnsi" w:cstheme="minorHAnsi"/>
          <w:sz w:val="20"/>
          <w:szCs w:val="20"/>
        </w:rPr>
        <w:t>)</w:t>
      </w:r>
      <w:r w:rsidRPr="008F52BD">
        <w:rPr>
          <w:rFonts w:asciiTheme="minorHAnsi" w:hAnsiTheme="minorHAnsi" w:cstheme="minorHAnsi"/>
          <w:sz w:val="20"/>
          <w:szCs w:val="20"/>
        </w:rPr>
        <w:t xml:space="preserve"> than 0.2</w:t>
      </w:r>
      <w:r w:rsidR="003644AD" w:rsidRPr="008F52BD">
        <w:rPr>
          <w:rFonts w:asciiTheme="minorHAnsi" w:hAnsiTheme="minorHAnsi" w:cstheme="minorHAnsi"/>
          <w:sz w:val="20"/>
          <w:szCs w:val="20"/>
        </w:rPr>
        <w:t>3</w:t>
      </w:r>
      <w:r w:rsidRPr="008F52BD">
        <w:rPr>
          <w:rFonts w:asciiTheme="minorHAnsi" w:hAnsiTheme="minorHAnsi" w:cstheme="minorHAnsi"/>
          <w:sz w:val="20"/>
          <w:szCs w:val="20"/>
        </w:rPr>
        <w:t xml:space="preserve"> in a climate zone with a maximum SHGC value, first complete a CF1R-ENV-02-E to calculate the area-weighted average SHGC, which must be 0.2</w:t>
      </w:r>
      <w:r w:rsidR="003644AD" w:rsidRPr="008F52BD">
        <w:rPr>
          <w:rFonts w:asciiTheme="minorHAnsi" w:hAnsiTheme="minorHAnsi" w:cstheme="minorHAnsi"/>
          <w:sz w:val="20"/>
          <w:szCs w:val="20"/>
        </w:rPr>
        <w:t>3</w:t>
      </w:r>
      <w:r w:rsidRPr="008F52BD">
        <w:rPr>
          <w:rFonts w:asciiTheme="minorHAnsi" w:hAnsiTheme="minorHAnsi" w:cstheme="minorHAnsi"/>
          <w:sz w:val="20"/>
          <w:szCs w:val="20"/>
        </w:rPr>
        <w:t xml:space="preserve"> or less, and attach it to the CF1R-ADD-01-E. </w:t>
      </w:r>
    </w:p>
    <w:p w14:paraId="154809B5" w14:textId="54779902" w:rsidR="006E7EE4" w:rsidRPr="008F52BD" w:rsidRDefault="006E7EE4" w:rsidP="008528CE">
      <w:pPr>
        <w:tabs>
          <w:tab w:val="left" w:pos="1800"/>
        </w:tabs>
        <w:ind w:left="1800" w:hanging="810"/>
        <w:rPr>
          <w:rFonts w:asciiTheme="minorHAnsi" w:hAnsiTheme="minorHAnsi" w:cstheme="minorHAnsi"/>
          <w:sz w:val="20"/>
          <w:szCs w:val="20"/>
        </w:rPr>
      </w:pPr>
      <w:r w:rsidRPr="008F52BD">
        <w:rPr>
          <w:rFonts w:asciiTheme="minorHAnsi" w:hAnsiTheme="minorHAnsi" w:cstheme="minorHAnsi"/>
          <w:sz w:val="20"/>
          <w:szCs w:val="20"/>
        </w:rPr>
        <w:t xml:space="preserve">NOTES: </w:t>
      </w:r>
      <w:r w:rsidRPr="008F52BD">
        <w:rPr>
          <w:rFonts w:asciiTheme="minorHAnsi" w:hAnsiTheme="minorHAnsi" w:cstheme="minorHAnsi"/>
          <w:sz w:val="20"/>
          <w:szCs w:val="20"/>
        </w:rPr>
        <w:tab/>
      </w:r>
      <w:r w:rsidR="002C1C20" w:rsidRPr="008F52BD">
        <w:rPr>
          <w:rFonts w:asciiTheme="minorHAnsi" w:hAnsiTheme="minorHAnsi" w:cstheme="minorHAnsi"/>
          <w:sz w:val="20"/>
          <w:szCs w:val="20"/>
        </w:rPr>
        <w:t>(1)</w:t>
      </w:r>
      <w:r w:rsidR="002C1C20" w:rsidRPr="008F52BD">
        <w:rPr>
          <w:rFonts w:asciiTheme="minorHAnsi" w:hAnsiTheme="minorHAnsi" w:cstheme="minorHAnsi"/>
          <w:sz w:val="20"/>
          <w:szCs w:val="20"/>
        </w:rPr>
        <w:tab/>
        <w:t xml:space="preserve">For the exceptions - up to 3 </w:t>
      </w:r>
      <w:r w:rsidR="00494153" w:rsidRPr="008F52BD">
        <w:rPr>
          <w:rFonts w:asciiTheme="minorHAnsi" w:hAnsiTheme="minorHAnsi" w:cstheme="minorHAnsi"/>
          <w:sz w:val="20"/>
          <w:szCs w:val="20"/>
        </w:rPr>
        <w:t>square feet (</w:t>
      </w:r>
      <w:r w:rsidR="002C1C20" w:rsidRPr="008F52BD">
        <w:rPr>
          <w:rFonts w:asciiTheme="minorHAnsi" w:hAnsiTheme="minorHAnsi" w:cstheme="minorHAnsi"/>
          <w:sz w:val="20"/>
          <w:szCs w:val="20"/>
        </w:rPr>
        <w:t>ft</w:t>
      </w:r>
      <w:r w:rsidR="002C1C20" w:rsidRPr="008F52BD">
        <w:rPr>
          <w:rFonts w:asciiTheme="minorHAnsi" w:hAnsiTheme="minorHAnsi" w:cstheme="minorHAnsi"/>
          <w:sz w:val="20"/>
          <w:szCs w:val="20"/>
          <w:vertAlign w:val="superscript"/>
        </w:rPr>
        <w:t>2</w:t>
      </w:r>
      <w:r w:rsidR="00494153" w:rsidRPr="008F52BD">
        <w:rPr>
          <w:rFonts w:asciiTheme="minorHAnsi" w:hAnsiTheme="minorHAnsi" w:cstheme="minorHAnsi"/>
          <w:sz w:val="20"/>
          <w:szCs w:val="20"/>
        </w:rPr>
        <w:t>)</w:t>
      </w:r>
      <w:r w:rsidR="002C1C20" w:rsidRPr="008F52BD">
        <w:rPr>
          <w:rFonts w:asciiTheme="minorHAnsi" w:hAnsiTheme="minorHAnsi" w:cstheme="minorHAnsi"/>
          <w:sz w:val="20"/>
          <w:szCs w:val="20"/>
        </w:rPr>
        <w:t xml:space="preserve"> of tubular skylights and up to 16 </w:t>
      </w:r>
      <w:r w:rsidR="00494153" w:rsidRPr="008F52BD">
        <w:rPr>
          <w:rFonts w:asciiTheme="minorHAnsi" w:hAnsiTheme="minorHAnsi" w:cstheme="minorHAnsi"/>
          <w:sz w:val="20"/>
          <w:szCs w:val="20"/>
        </w:rPr>
        <w:t>square feet (</w:t>
      </w:r>
      <w:r w:rsidR="002C1C20" w:rsidRPr="008F52BD">
        <w:rPr>
          <w:rFonts w:asciiTheme="minorHAnsi" w:hAnsiTheme="minorHAnsi" w:cstheme="minorHAnsi"/>
          <w:sz w:val="20"/>
          <w:szCs w:val="20"/>
        </w:rPr>
        <w:t>ft</w:t>
      </w:r>
      <w:r w:rsidR="002C1C20" w:rsidRPr="008F52BD">
        <w:rPr>
          <w:rFonts w:asciiTheme="minorHAnsi" w:hAnsiTheme="minorHAnsi" w:cstheme="minorHAnsi"/>
          <w:sz w:val="20"/>
          <w:szCs w:val="20"/>
          <w:vertAlign w:val="superscript"/>
        </w:rPr>
        <w:t>2</w:t>
      </w:r>
      <w:r w:rsidR="00494153" w:rsidRPr="008F52BD">
        <w:rPr>
          <w:rFonts w:asciiTheme="minorHAnsi" w:hAnsiTheme="minorHAnsi" w:cstheme="minorHAnsi"/>
          <w:sz w:val="20"/>
          <w:szCs w:val="20"/>
        </w:rPr>
        <w:t>)</w:t>
      </w:r>
      <w:r w:rsidR="002C1C20" w:rsidRPr="008F52BD">
        <w:rPr>
          <w:rFonts w:asciiTheme="minorHAnsi" w:hAnsiTheme="minorHAnsi" w:cstheme="minorHAnsi"/>
          <w:sz w:val="20"/>
          <w:szCs w:val="20"/>
        </w:rPr>
        <w:t xml:space="preserve"> of skylight area, enter 0.30.</w:t>
      </w:r>
    </w:p>
    <w:p w14:paraId="154809B6" w14:textId="36F21FE3" w:rsidR="006E7EE4" w:rsidRPr="008F52BD" w:rsidRDefault="002C1C20" w:rsidP="008528CE">
      <w:pPr>
        <w:tabs>
          <w:tab w:val="left" w:pos="1800"/>
        </w:tabs>
        <w:ind w:left="1800" w:hanging="810"/>
        <w:rPr>
          <w:rFonts w:asciiTheme="minorHAnsi" w:hAnsiTheme="minorHAnsi" w:cstheme="minorHAnsi"/>
          <w:sz w:val="20"/>
          <w:szCs w:val="20"/>
        </w:rPr>
      </w:pPr>
      <w:r w:rsidRPr="008F52BD">
        <w:rPr>
          <w:rFonts w:asciiTheme="minorHAnsi" w:hAnsiTheme="minorHAnsi" w:cstheme="minorHAnsi"/>
          <w:sz w:val="20"/>
          <w:szCs w:val="20"/>
        </w:rPr>
        <w:tab/>
        <w:t>(2)</w:t>
      </w:r>
      <w:r w:rsidRPr="008F52BD">
        <w:rPr>
          <w:rFonts w:asciiTheme="minorHAnsi" w:hAnsiTheme="minorHAnsi" w:cstheme="minorHAnsi"/>
          <w:sz w:val="20"/>
          <w:szCs w:val="20"/>
        </w:rPr>
        <w:tab/>
        <w:t xml:space="preserve">For the exception – up to 3 </w:t>
      </w:r>
      <w:r w:rsidR="00494153"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494153" w:rsidRPr="008F52BD">
        <w:rPr>
          <w:rFonts w:asciiTheme="minorHAnsi" w:hAnsiTheme="minorHAnsi" w:cstheme="minorHAnsi"/>
          <w:sz w:val="20"/>
          <w:szCs w:val="20"/>
        </w:rPr>
        <w:t>)</w:t>
      </w:r>
      <w:r w:rsidRPr="008F52BD">
        <w:rPr>
          <w:rFonts w:asciiTheme="minorHAnsi" w:hAnsiTheme="minorHAnsi" w:cstheme="minorHAnsi"/>
          <w:sz w:val="20"/>
          <w:szCs w:val="20"/>
        </w:rPr>
        <w:t xml:space="preserve"> of glass in door, enter 0.2</w:t>
      </w:r>
      <w:r w:rsidR="00494153" w:rsidRPr="008F52BD">
        <w:rPr>
          <w:rFonts w:asciiTheme="minorHAnsi" w:hAnsiTheme="minorHAnsi" w:cstheme="minorHAnsi"/>
          <w:sz w:val="20"/>
          <w:szCs w:val="20"/>
        </w:rPr>
        <w:t>3</w:t>
      </w:r>
      <w:r w:rsidRPr="008F52BD">
        <w:rPr>
          <w:rFonts w:asciiTheme="minorHAnsi" w:hAnsiTheme="minorHAnsi" w:cstheme="minorHAnsi"/>
          <w:sz w:val="20"/>
          <w:szCs w:val="20"/>
        </w:rPr>
        <w:t>.</w:t>
      </w:r>
    </w:p>
    <w:p w14:paraId="154809B7" w14:textId="1B7D987A"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Source: The source of the</w:t>
      </w:r>
      <w:r w:rsidR="00532F70" w:rsidRPr="008F52BD">
        <w:rPr>
          <w:rFonts w:asciiTheme="minorHAnsi" w:hAnsiTheme="minorHAnsi" w:cstheme="minorHAnsi"/>
          <w:sz w:val="20"/>
          <w:szCs w:val="20"/>
        </w:rPr>
        <w:t xml:space="preserve"> solar heat gain coefficient</w:t>
      </w:r>
      <w:r w:rsidRPr="008F52BD">
        <w:rPr>
          <w:rFonts w:asciiTheme="minorHAnsi" w:hAnsiTheme="minorHAnsi" w:cstheme="minorHAnsi"/>
          <w:sz w:val="20"/>
          <w:szCs w:val="20"/>
        </w:rPr>
        <w:t xml:space="preserve"> </w:t>
      </w:r>
      <w:r w:rsidR="00532F70" w:rsidRPr="008F52BD">
        <w:rPr>
          <w:rFonts w:asciiTheme="minorHAnsi" w:hAnsiTheme="minorHAnsi" w:cstheme="minorHAnsi"/>
          <w:sz w:val="20"/>
          <w:szCs w:val="20"/>
        </w:rPr>
        <w:t>(</w:t>
      </w:r>
      <w:r w:rsidRPr="008F52BD">
        <w:rPr>
          <w:rFonts w:asciiTheme="minorHAnsi" w:hAnsiTheme="minorHAnsi" w:cstheme="minorHAnsi"/>
          <w:sz w:val="20"/>
          <w:szCs w:val="20"/>
        </w:rPr>
        <w:t>SHGC</w:t>
      </w:r>
      <w:r w:rsidR="00532F70" w:rsidRPr="008F52BD">
        <w:rPr>
          <w:rFonts w:asciiTheme="minorHAnsi" w:hAnsiTheme="minorHAnsi" w:cstheme="minorHAnsi"/>
          <w:sz w:val="20"/>
          <w:szCs w:val="20"/>
        </w:rPr>
        <w:t>)</w:t>
      </w:r>
      <w:r w:rsidRPr="008F52BD">
        <w:rPr>
          <w:rFonts w:asciiTheme="minorHAnsi" w:hAnsiTheme="minorHAnsi" w:cstheme="minorHAnsi"/>
          <w:sz w:val="20"/>
          <w:szCs w:val="20"/>
        </w:rPr>
        <w:t xml:space="preserve"> data for the fenestration product—indicate whether </w:t>
      </w:r>
      <w:r w:rsidR="00532F70" w:rsidRPr="008F52BD">
        <w:rPr>
          <w:rFonts w:asciiTheme="minorHAnsi" w:hAnsiTheme="minorHAnsi" w:cstheme="minorHAnsi"/>
          <w:sz w:val="20"/>
          <w:szCs w:val="20"/>
        </w:rPr>
        <w:t>National Fenestration Rating Council (</w:t>
      </w:r>
      <w:r w:rsidRPr="008F52BD">
        <w:rPr>
          <w:rFonts w:asciiTheme="minorHAnsi" w:hAnsiTheme="minorHAnsi" w:cstheme="minorHAnsi"/>
          <w:sz w:val="20"/>
          <w:szCs w:val="20"/>
        </w:rPr>
        <w:t>NFRC</w:t>
      </w:r>
      <w:r w:rsidR="00532F70" w:rsidRPr="008F52BD">
        <w:rPr>
          <w:rFonts w:asciiTheme="minorHAnsi" w:hAnsiTheme="minorHAnsi" w:cstheme="minorHAnsi"/>
          <w:sz w:val="20"/>
          <w:szCs w:val="20"/>
        </w:rPr>
        <w:t>)</w:t>
      </w:r>
      <w:r w:rsidRPr="008F52BD">
        <w:rPr>
          <w:rFonts w:asciiTheme="minorHAnsi" w:hAnsiTheme="minorHAnsi" w:cstheme="minorHAnsi"/>
          <w:sz w:val="20"/>
          <w:szCs w:val="20"/>
        </w:rPr>
        <w:t>, Tables 110.6-A and 110.6-B, Equations NA6-1 and NA6-2</w:t>
      </w:r>
      <w:r w:rsidR="002247F6" w:rsidRPr="008F52BD">
        <w:rPr>
          <w:rFonts w:asciiTheme="minorHAnsi" w:hAnsiTheme="minorHAnsi" w:cstheme="minorHAnsi"/>
          <w:sz w:val="20"/>
          <w:szCs w:val="20"/>
        </w:rPr>
        <w:t>, or Area-weighted Average Worksheet (</w:t>
      </w:r>
      <w:r w:rsidR="00444731" w:rsidRPr="008F52BD">
        <w:rPr>
          <w:rFonts w:asciiTheme="minorHAnsi" w:hAnsiTheme="minorHAnsi" w:cstheme="minorHAnsi"/>
          <w:sz w:val="20"/>
          <w:szCs w:val="20"/>
        </w:rPr>
        <w:t>CF1R-</w:t>
      </w:r>
      <w:r w:rsidR="002247F6" w:rsidRPr="008F52BD">
        <w:rPr>
          <w:rFonts w:asciiTheme="minorHAnsi" w:hAnsiTheme="minorHAnsi" w:cstheme="minorHAnsi"/>
          <w:sz w:val="20"/>
          <w:szCs w:val="20"/>
        </w:rPr>
        <w:t>ENV-02)</w:t>
      </w:r>
      <w:r w:rsidRPr="008F52BD">
        <w:rPr>
          <w:rFonts w:asciiTheme="minorHAnsi" w:hAnsiTheme="minorHAnsi" w:cstheme="minorHAnsi"/>
          <w:sz w:val="20"/>
          <w:szCs w:val="20"/>
        </w:rPr>
        <w:t>.</w:t>
      </w:r>
    </w:p>
    <w:p w14:paraId="154809B9" w14:textId="14B470AD" w:rsidR="006E7EE4" w:rsidRPr="008F52BD" w:rsidRDefault="006E7EE4" w:rsidP="008528CE">
      <w:pPr>
        <w:pStyle w:val="ListParagraph"/>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Exterior Shading Device: If exterior shading devices are used to meet the </w:t>
      </w:r>
      <w:r w:rsidR="00444731" w:rsidRPr="008F52BD">
        <w:rPr>
          <w:rFonts w:asciiTheme="minorHAnsi" w:hAnsiTheme="minorHAnsi" w:cstheme="minorHAnsi"/>
          <w:sz w:val="20"/>
          <w:szCs w:val="20"/>
        </w:rPr>
        <w:t>solar heat gain coefficient (</w:t>
      </w:r>
      <w:r w:rsidRPr="008F52BD">
        <w:rPr>
          <w:rFonts w:asciiTheme="minorHAnsi" w:hAnsiTheme="minorHAnsi" w:cstheme="minorHAnsi"/>
          <w:sz w:val="20"/>
          <w:szCs w:val="20"/>
        </w:rPr>
        <w:t>SHGC</w:t>
      </w:r>
      <w:r w:rsidR="00444731" w:rsidRPr="008F52BD">
        <w:rPr>
          <w:rFonts w:asciiTheme="minorHAnsi" w:hAnsiTheme="minorHAnsi" w:cstheme="minorHAnsi"/>
          <w:sz w:val="20"/>
          <w:szCs w:val="20"/>
        </w:rPr>
        <w:t>)</w:t>
      </w:r>
      <w:r w:rsidRPr="008F52BD">
        <w:rPr>
          <w:rFonts w:asciiTheme="minorHAnsi" w:hAnsiTheme="minorHAnsi" w:cstheme="minorHAnsi"/>
          <w:sz w:val="20"/>
          <w:szCs w:val="20"/>
        </w:rPr>
        <w:t xml:space="preserve"> requirement, indicate the type of device (from Table S-1 of </w:t>
      </w:r>
      <w:r w:rsidRPr="008F52BD">
        <w:rPr>
          <w:rFonts w:asciiTheme="minorHAnsi" w:hAnsiTheme="minorHAnsi" w:cstheme="minorHAnsi"/>
          <w:bCs/>
          <w:sz w:val="20"/>
          <w:szCs w:val="20"/>
        </w:rPr>
        <w:t>CF1R-ENV-03-E</w:t>
      </w:r>
      <w:r w:rsidRPr="008F52BD" w:rsidDel="00A02B72">
        <w:rPr>
          <w:rFonts w:asciiTheme="minorHAnsi" w:hAnsiTheme="minorHAnsi" w:cstheme="minorHAnsi"/>
          <w:sz w:val="20"/>
          <w:szCs w:val="20"/>
        </w:rPr>
        <w:t xml:space="preserve"> </w:t>
      </w:r>
      <w:r w:rsidRPr="008F52BD">
        <w:rPr>
          <w:rFonts w:asciiTheme="minorHAnsi" w:hAnsiTheme="minorHAnsi" w:cstheme="minorHAnsi"/>
          <w:sz w:val="20"/>
          <w:szCs w:val="20"/>
        </w:rPr>
        <w:t>Solar Heat Gain Coefficient Worksheet) and attach the CF1R-ENV-03-E.</w:t>
      </w:r>
    </w:p>
    <w:p w14:paraId="4A4D0C4E" w14:textId="01BE0E93" w:rsidR="006B006C" w:rsidRPr="008F52BD" w:rsidRDefault="006B006C" w:rsidP="008528CE">
      <w:pPr>
        <w:tabs>
          <w:tab w:val="left" w:pos="1800"/>
        </w:tabs>
        <w:ind w:left="1800" w:hanging="810"/>
        <w:rPr>
          <w:rFonts w:asciiTheme="minorHAnsi" w:hAnsiTheme="minorHAnsi" w:cstheme="minorHAnsi"/>
          <w:sz w:val="20"/>
          <w:szCs w:val="20"/>
        </w:rPr>
      </w:pPr>
      <w:r w:rsidRPr="008F52BD">
        <w:rPr>
          <w:rFonts w:asciiTheme="minorHAnsi" w:hAnsiTheme="minorHAnsi" w:cstheme="minorHAnsi"/>
          <w:sz w:val="20"/>
          <w:szCs w:val="20"/>
        </w:rPr>
        <w:t xml:space="preserve">NOTES: </w:t>
      </w:r>
      <w:r w:rsidRPr="008F52BD">
        <w:rPr>
          <w:rFonts w:asciiTheme="minorHAnsi" w:hAnsiTheme="minorHAnsi" w:cstheme="minorHAnsi"/>
          <w:sz w:val="20"/>
          <w:szCs w:val="20"/>
        </w:rPr>
        <w:tab/>
        <w:t>(1)</w:t>
      </w:r>
      <w:r w:rsidRPr="008F52BD">
        <w:rPr>
          <w:rFonts w:asciiTheme="minorHAnsi" w:hAnsiTheme="minorHAnsi" w:cstheme="minorHAnsi"/>
          <w:sz w:val="20"/>
          <w:szCs w:val="20"/>
        </w:rPr>
        <w:tab/>
        <w:t xml:space="preserve">An exterior shading device is not used for products with a </w:t>
      </w:r>
      <w:r w:rsidR="00E60423" w:rsidRPr="008F52BD">
        <w:rPr>
          <w:rFonts w:asciiTheme="minorHAnsi" w:hAnsiTheme="minorHAnsi" w:cstheme="minorHAnsi"/>
          <w:sz w:val="20"/>
          <w:szCs w:val="20"/>
        </w:rPr>
        <w:t>National Fenestration Rating Council (</w:t>
      </w:r>
      <w:r w:rsidRPr="008F52BD">
        <w:rPr>
          <w:rFonts w:asciiTheme="minorHAnsi" w:hAnsiTheme="minorHAnsi" w:cstheme="minorHAnsi"/>
          <w:sz w:val="20"/>
          <w:szCs w:val="20"/>
        </w:rPr>
        <w:t>NFRC</w:t>
      </w:r>
      <w:r w:rsidR="00E60423" w:rsidRPr="008F52BD">
        <w:rPr>
          <w:rFonts w:asciiTheme="minorHAnsi" w:hAnsiTheme="minorHAnsi" w:cstheme="minorHAnsi"/>
          <w:sz w:val="20"/>
          <w:szCs w:val="20"/>
        </w:rPr>
        <w:t>)</w:t>
      </w:r>
      <w:r w:rsidRPr="008F52BD">
        <w:rPr>
          <w:rFonts w:asciiTheme="minorHAnsi" w:hAnsiTheme="minorHAnsi" w:cstheme="minorHAnsi"/>
          <w:sz w:val="20"/>
          <w:szCs w:val="20"/>
        </w:rPr>
        <w:t xml:space="preserve"> rated U-factor and SHGC based on a factory integrated shading device.</w:t>
      </w:r>
    </w:p>
    <w:p w14:paraId="08CB497B" w14:textId="7F8CFE8D" w:rsidR="006B006C" w:rsidRPr="008F52BD" w:rsidRDefault="006B006C" w:rsidP="008528CE">
      <w:pPr>
        <w:tabs>
          <w:tab w:val="left" w:pos="1800"/>
        </w:tabs>
        <w:ind w:left="1800" w:hanging="810"/>
        <w:rPr>
          <w:rFonts w:asciiTheme="minorHAnsi" w:hAnsiTheme="minorHAnsi" w:cstheme="minorHAnsi"/>
          <w:sz w:val="20"/>
          <w:szCs w:val="20"/>
        </w:rPr>
      </w:pPr>
      <w:r w:rsidRPr="008F52BD">
        <w:rPr>
          <w:rFonts w:asciiTheme="minorHAnsi" w:hAnsiTheme="minorHAnsi" w:cstheme="minorHAnsi"/>
          <w:sz w:val="20"/>
          <w:szCs w:val="20"/>
        </w:rPr>
        <w:tab/>
        <w:t>(2)</w:t>
      </w:r>
      <w:r w:rsidRPr="008F52BD">
        <w:rPr>
          <w:rFonts w:asciiTheme="minorHAnsi" w:hAnsiTheme="minorHAnsi" w:cstheme="minorHAnsi"/>
          <w:sz w:val="20"/>
          <w:szCs w:val="20"/>
        </w:rPr>
        <w:tab/>
        <w:t>Chromogenic glazing shall be considered separately from other fenestration.</w:t>
      </w:r>
    </w:p>
    <w:p w14:paraId="154809BC" w14:textId="739EC0FC" w:rsidR="006E7EE4" w:rsidRPr="008F52BD" w:rsidRDefault="006E7EE4" w:rsidP="008528CE">
      <w:pPr>
        <w:pStyle w:val="ListParagraph"/>
        <w:keepNext/>
        <w:numPr>
          <w:ilvl w:val="0"/>
          <w:numId w:val="12"/>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Combined SHGC </w:t>
      </w:r>
      <w:r w:rsidR="002F2B9D" w:rsidRPr="008F52BD">
        <w:rPr>
          <w:rFonts w:asciiTheme="minorHAnsi" w:hAnsiTheme="minorHAnsi" w:cstheme="minorHAnsi"/>
          <w:sz w:val="20"/>
          <w:szCs w:val="20"/>
        </w:rPr>
        <w:t>f</w:t>
      </w:r>
      <w:r w:rsidRPr="008F52BD">
        <w:rPr>
          <w:rFonts w:asciiTheme="minorHAnsi" w:hAnsiTheme="minorHAnsi" w:cstheme="minorHAnsi"/>
          <w:sz w:val="20"/>
          <w:szCs w:val="20"/>
        </w:rPr>
        <w:t xml:space="preserve">rom CF1R-ENV-03: If exterior shading devices are combined with the </w:t>
      </w:r>
      <w:r w:rsidR="00896E05" w:rsidRPr="008F52BD">
        <w:rPr>
          <w:rFonts w:asciiTheme="minorHAnsi" w:hAnsiTheme="minorHAnsi" w:cstheme="minorHAnsi"/>
          <w:sz w:val="20"/>
          <w:szCs w:val="20"/>
        </w:rPr>
        <w:t>solar heat gain coefficient (</w:t>
      </w:r>
      <w:r w:rsidRPr="008F52BD">
        <w:rPr>
          <w:rFonts w:asciiTheme="minorHAnsi" w:hAnsiTheme="minorHAnsi" w:cstheme="minorHAnsi"/>
          <w:sz w:val="20"/>
          <w:szCs w:val="20"/>
        </w:rPr>
        <w:t>SHGC</w:t>
      </w:r>
      <w:r w:rsidR="00896E05" w:rsidRPr="008F52BD">
        <w:rPr>
          <w:rFonts w:asciiTheme="minorHAnsi" w:hAnsiTheme="minorHAnsi" w:cstheme="minorHAnsi"/>
          <w:sz w:val="20"/>
          <w:szCs w:val="20"/>
        </w:rPr>
        <w:t>)</w:t>
      </w:r>
      <w:r w:rsidRPr="008F52BD">
        <w:rPr>
          <w:rFonts w:asciiTheme="minorHAnsi" w:hAnsiTheme="minorHAnsi" w:cstheme="minorHAnsi"/>
          <w:sz w:val="20"/>
          <w:szCs w:val="20"/>
        </w:rPr>
        <w:t xml:space="preserve"> value of the fenestration to meet the prescriptive SHGC requirements (as indicated in I. 1</w:t>
      </w:r>
      <w:r w:rsidR="00DF5F60" w:rsidRPr="008F52BD">
        <w:rPr>
          <w:rFonts w:asciiTheme="minorHAnsi" w:hAnsiTheme="minorHAnsi" w:cstheme="minorHAnsi"/>
          <w:sz w:val="20"/>
          <w:szCs w:val="20"/>
        </w:rPr>
        <w:t>3</w:t>
      </w:r>
      <w:r w:rsidRPr="008F52BD">
        <w:rPr>
          <w:rFonts w:asciiTheme="minorHAnsi" w:hAnsiTheme="minorHAnsi" w:cstheme="minorHAnsi"/>
          <w:sz w:val="20"/>
          <w:szCs w:val="20"/>
        </w:rPr>
        <w:t>), indicate the SHGC calculated on form CF1R-ENV-03 and attach the form for each window with an exterior shading device.</w:t>
      </w:r>
    </w:p>
    <w:p w14:paraId="65CEEE9A" w14:textId="54E2E414" w:rsidR="004F2723" w:rsidRPr="008F52BD" w:rsidRDefault="00FA389D" w:rsidP="008528CE">
      <w:pPr>
        <w:rPr>
          <w:rFonts w:asciiTheme="minorHAnsi" w:hAnsiTheme="minorHAnsi" w:cstheme="minorHAnsi"/>
          <w:sz w:val="20"/>
          <w:szCs w:val="20"/>
        </w:rPr>
      </w:pPr>
      <w:r w:rsidRPr="008F52BD">
        <w:rPr>
          <w:rFonts w:asciiTheme="minorHAnsi" w:hAnsiTheme="minorHAnsi" w:cstheme="minorHAnsi"/>
          <w:sz w:val="20"/>
          <w:szCs w:val="20"/>
        </w:rPr>
        <w:t>15.-32. Automatically completed entries; no user input required.</w:t>
      </w:r>
    </w:p>
    <w:p w14:paraId="1F54B280" w14:textId="3C9698E2" w:rsidR="00B55605" w:rsidRPr="008F52BD" w:rsidRDefault="00B55605" w:rsidP="008528CE">
      <w:pPr>
        <w:rPr>
          <w:rFonts w:asciiTheme="minorHAnsi" w:hAnsiTheme="minorHAnsi" w:cstheme="minorHAnsi"/>
          <w:sz w:val="20"/>
          <w:szCs w:val="20"/>
        </w:rPr>
      </w:pPr>
    </w:p>
    <w:p w14:paraId="7873F914" w14:textId="4988421C" w:rsidR="00B55605" w:rsidRPr="008F52BD" w:rsidRDefault="00B55605" w:rsidP="008528CE">
      <w:pPr>
        <w:rPr>
          <w:rFonts w:asciiTheme="minorHAnsi" w:hAnsiTheme="minorHAnsi" w:cstheme="minorHAnsi"/>
          <w:b/>
          <w:sz w:val="20"/>
          <w:szCs w:val="20"/>
        </w:rPr>
      </w:pPr>
      <w:r w:rsidRPr="008F52BD">
        <w:rPr>
          <w:rFonts w:asciiTheme="minorHAnsi" w:hAnsiTheme="minorHAnsi" w:cstheme="minorHAnsi"/>
          <w:b/>
          <w:sz w:val="20"/>
          <w:szCs w:val="20"/>
        </w:rPr>
        <w:lastRenderedPageBreak/>
        <w:t xml:space="preserve">J. Opaque </w:t>
      </w:r>
      <w:r w:rsidR="004333E2" w:rsidRPr="008F52BD">
        <w:rPr>
          <w:rFonts w:asciiTheme="minorHAnsi" w:hAnsiTheme="minorHAnsi" w:cstheme="minorHAnsi"/>
          <w:b/>
          <w:sz w:val="20"/>
          <w:szCs w:val="20"/>
        </w:rPr>
        <w:t>Swinging Doors to Exterior</w:t>
      </w:r>
    </w:p>
    <w:p w14:paraId="1230B98B" w14:textId="6C3AD142" w:rsidR="004333E2" w:rsidRPr="008F52BD" w:rsidRDefault="004333E2" w:rsidP="008528CE">
      <w:pPr>
        <w:pStyle w:val="ListParagraph"/>
        <w:numPr>
          <w:ilvl w:val="1"/>
          <w:numId w:val="76"/>
        </w:numPr>
        <w:spacing w:before="120"/>
        <w:ind w:left="1080"/>
        <w:contextualSpacing/>
        <w:rPr>
          <w:rFonts w:asciiTheme="minorHAnsi" w:hAnsiTheme="minorHAnsi" w:cstheme="minorHAnsi"/>
          <w:sz w:val="20"/>
          <w:szCs w:val="20"/>
        </w:rPr>
      </w:pPr>
      <w:r w:rsidRPr="008F52BD">
        <w:rPr>
          <w:rFonts w:asciiTheme="minorHAnsi" w:hAnsiTheme="minorHAnsi" w:cstheme="minorHAnsi"/>
          <w:sz w:val="20"/>
          <w:szCs w:val="20"/>
        </w:rPr>
        <w:t>Tag/ID: Provide a name or designator for each unique door. This designator should be used consistently throughout the plan set (elevations, door schedules, etc.)</w:t>
      </w:r>
    </w:p>
    <w:p w14:paraId="724AC6C9" w14:textId="4121E074" w:rsidR="004333E2" w:rsidRPr="008F52BD" w:rsidRDefault="004333E2" w:rsidP="008528CE">
      <w:pPr>
        <w:numPr>
          <w:ilvl w:val="1"/>
          <w:numId w:val="76"/>
        </w:numPr>
        <w:ind w:left="1080"/>
        <w:contextualSpacing/>
        <w:rPr>
          <w:rFonts w:asciiTheme="minorHAnsi" w:hAnsiTheme="minorHAnsi" w:cstheme="minorHAnsi"/>
          <w:sz w:val="20"/>
          <w:szCs w:val="20"/>
        </w:rPr>
      </w:pPr>
      <w:r w:rsidRPr="008F52BD">
        <w:rPr>
          <w:rFonts w:asciiTheme="minorHAnsi" w:hAnsiTheme="minorHAnsi" w:cstheme="minorHAnsi"/>
          <w:sz w:val="20"/>
          <w:szCs w:val="20"/>
        </w:rPr>
        <w:t xml:space="preserve">Area: Calculated area in </w:t>
      </w:r>
      <w:r w:rsidR="00896E05" w:rsidRPr="008F52BD">
        <w:rPr>
          <w:rFonts w:asciiTheme="minorHAnsi" w:hAnsiTheme="minorHAnsi" w:cstheme="minorHAnsi"/>
          <w:sz w:val="20"/>
          <w:szCs w:val="20"/>
        </w:rPr>
        <w:t>square feet (ft</w:t>
      </w:r>
      <w:r w:rsidR="00896E05" w:rsidRPr="008F52BD">
        <w:rPr>
          <w:rFonts w:asciiTheme="minorHAnsi" w:hAnsiTheme="minorHAnsi" w:cstheme="minorHAnsi"/>
          <w:sz w:val="20"/>
          <w:szCs w:val="20"/>
          <w:vertAlign w:val="superscript"/>
        </w:rPr>
        <w:t>2</w:t>
      </w:r>
      <w:r w:rsidRPr="008F52BD">
        <w:rPr>
          <w:rFonts w:asciiTheme="minorHAnsi" w:hAnsiTheme="minorHAnsi" w:cstheme="minorHAnsi"/>
          <w:sz w:val="20"/>
          <w:szCs w:val="20"/>
        </w:rPr>
        <w:t>) for each unique door.</w:t>
      </w:r>
    </w:p>
    <w:p w14:paraId="39B8FD30" w14:textId="77777777" w:rsidR="004333E2" w:rsidRPr="008F52BD" w:rsidRDefault="004333E2" w:rsidP="008528CE">
      <w:pPr>
        <w:pStyle w:val="ListParagraph"/>
        <w:numPr>
          <w:ilvl w:val="0"/>
          <w:numId w:val="76"/>
        </w:numPr>
        <w:contextualSpacing/>
        <w:rPr>
          <w:rFonts w:asciiTheme="minorHAnsi" w:hAnsiTheme="minorHAnsi" w:cstheme="minorHAnsi"/>
          <w:sz w:val="20"/>
          <w:szCs w:val="20"/>
        </w:rPr>
      </w:pPr>
      <w:r w:rsidRPr="008F52BD">
        <w:rPr>
          <w:rFonts w:asciiTheme="minorHAnsi" w:hAnsiTheme="minorHAnsi" w:cstheme="minorHAnsi"/>
          <w:sz w:val="20"/>
          <w:szCs w:val="20"/>
        </w:rPr>
        <w:t>Proposed U-factor: Enter the proposed U-factor. If value is greater than 0.20, column 06 will autocomplete as Yes.</w:t>
      </w:r>
    </w:p>
    <w:p w14:paraId="08D5F122" w14:textId="22DC0D1D" w:rsidR="004333E2" w:rsidRPr="008F52BD" w:rsidRDefault="004333E2" w:rsidP="008528CE">
      <w:pPr>
        <w:pStyle w:val="ListParagraph"/>
        <w:numPr>
          <w:ilvl w:val="0"/>
          <w:numId w:val="76"/>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Source: </w:t>
      </w:r>
      <w:r w:rsidR="00896E05" w:rsidRPr="008F52BD">
        <w:rPr>
          <w:rFonts w:asciiTheme="minorHAnsi" w:hAnsiTheme="minorHAnsi" w:cstheme="minorHAnsi"/>
          <w:sz w:val="20"/>
          <w:szCs w:val="20"/>
        </w:rPr>
        <w:t>National Fenestration Rating Council (</w:t>
      </w:r>
      <w:r w:rsidRPr="008F52BD">
        <w:rPr>
          <w:rFonts w:asciiTheme="minorHAnsi" w:hAnsiTheme="minorHAnsi" w:cstheme="minorHAnsi"/>
          <w:sz w:val="20"/>
          <w:szCs w:val="20"/>
        </w:rPr>
        <w:t>NFRC</w:t>
      </w:r>
      <w:r w:rsidR="00896E05" w:rsidRPr="008F52BD">
        <w:rPr>
          <w:rFonts w:asciiTheme="minorHAnsi" w:hAnsiTheme="minorHAnsi" w:cstheme="minorHAnsi"/>
          <w:sz w:val="20"/>
          <w:szCs w:val="20"/>
        </w:rPr>
        <w:t>)</w:t>
      </w:r>
      <w:r w:rsidRPr="008F52BD">
        <w:rPr>
          <w:rFonts w:asciiTheme="minorHAnsi" w:hAnsiTheme="minorHAnsi" w:cstheme="minorHAnsi"/>
          <w:sz w:val="20"/>
          <w:szCs w:val="20"/>
        </w:rPr>
        <w:t xml:space="preserve"> or Reference </w:t>
      </w:r>
      <w:r w:rsidR="00896E05" w:rsidRPr="008F52BD">
        <w:rPr>
          <w:rFonts w:asciiTheme="minorHAnsi" w:hAnsiTheme="minorHAnsi" w:cstheme="minorHAnsi"/>
          <w:sz w:val="20"/>
          <w:szCs w:val="20"/>
        </w:rPr>
        <w:t xml:space="preserve">Appendices, </w:t>
      </w:r>
      <w:r w:rsidRPr="008F52BD">
        <w:rPr>
          <w:rFonts w:asciiTheme="minorHAnsi" w:hAnsiTheme="minorHAnsi" w:cstheme="minorHAnsi"/>
          <w:sz w:val="20"/>
          <w:szCs w:val="20"/>
        </w:rPr>
        <w:t>Joint Appendix</w:t>
      </w:r>
      <w:r w:rsidR="008A3059" w:rsidRPr="008F52BD">
        <w:rPr>
          <w:rFonts w:asciiTheme="minorHAnsi" w:hAnsiTheme="minorHAnsi" w:cstheme="minorHAnsi"/>
          <w:sz w:val="20"/>
          <w:szCs w:val="20"/>
        </w:rPr>
        <w:t>,</w:t>
      </w:r>
      <w:r w:rsidRPr="008F52BD">
        <w:rPr>
          <w:rFonts w:asciiTheme="minorHAnsi" w:hAnsiTheme="minorHAnsi" w:cstheme="minorHAnsi"/>
          <w:sz w:val="20"/>
          <w:szCs w:val="20"/>
        </w:rPr>
        <w:t xml:space="preserve"> Table 4.5.1s</w:t>
      </w:r>
      <w:r w:rsidR="008A3059" w:rsidRPr="008F52BD">
        <w:rPr>
          <w:rFonts w:asciiTheme="minorHAnsi" w:hAnsiTheme="minorHAnsi" w:cstheme="minorHAnsi"/>
          <w:sz w:val="20"/>
          <w:szCs w:val="20"/>
        </w:rPr>
        <w:t>,</w:t>
      </w:r>
      <w:r w:rsidRPr="008F52BD">
        <w:rPr>
          <w:rFonts w:asciiTheme="minorHAnsi" w:hAnsiTheme="minorHAnsi" w:cstheme="minorHAnsi"/>
          <w:sz w:val="20"/>
          <w:szCs w:val="20"/>
        </w:rPr>
        <w:t xml:space="preserve"> 110.6-A and 110.6-B, Equations NA6-1 and NA6-2, or Area-Weighted Average Worksheet (CF1R-ENV-02).</w:t>
      </w:r>
    </w:p>
    <w:p w14:paraId="12905EE6" w14:textId="77777777" w:rsidR="004333E2" w:rsidRPr="008F52BD" w:rsidRDefault="004333E2" w:rsidP="008528CE">
      <w:pPr>
        <w:pStyle w:val="ListParagraph"/>
        <w:numPr>
          <w:ilvl w:val="0"/>
          <w:numId w:val="76"/>
        </w:numPr>
        <w:contextualSpacing/>
        <w:rPr>
          <w:rFonts w:asciiTheme="minorHAnsi" w:hAnsiTheme="minorHAnsi" w:cstheme="minorHAnsi"/>
          <w:sz w:val="20"/>
          <w:szCs w:val="20"/>
        </w:rPr>
      </w:pPr>
      <w:r w:rsidRPr="008F52BD">
        <w:rPr>
          <w:rFonts w:asciiTheme="minorHAnsi" w:hAnsiTheme="minorHAnsi" w:cstheme="minorHAnsi"/>
          <w:sz w:val="20"/>
          <w:szCs w:val="20"/>
        </w:rPr>
        <w:t>Required Maximum U-factor. This field will always be 0.20.</w:t>
      </w:r>
    </w:p>
    <w:p w14:paraId="47956436" w14:textId="4BAC966F" w:rsidR="004333E2" w:rsidRPr="008F52BD" w:rsidRDefault="004333E2" w:rsidP="008528CE">
      <w:pPr>
        <w:pStyle w:val="ListParagraph"/>
        <w:numPr>
          <w:ilvl w:val="0"/>
          <w:numId w:val="76"/>
        </w:numPr>
        <w:contextualSpacing/>
        <w:rPr>
          <w:rFonts w:asciiTheme="minorHAnsi" w:hAnsiTheme="minorHAnsi" w:cstheme="minorHAnsi"/>
          <w:sz w:val="20"/>
          <w:szCs w:val="20"/>
        </w:rPr>
      </w:pPr>
      <w:r w:rsidRPr="008F52BD">
        <w:rPr>
          <w:rFonts w:asciiTheme="minorHAnsi" w:hAnsiTheme="minorHAnsi" w:cstheme="minorHAnsi"/>
          <w:sz w:val="20"/>
          <w:szCs w:val="20"/>
        </w:rPr>
        <w:t>Weighted Average: If column 03 is greater than 0.20 U-factor, attach form CF1R-ENV-02-E</w:t>
      </w:r>
      <w:r w:rsidR="008A3059" w:rsidRPr="008F52BD">
        <w:rPr>
          <w:rFonts w:asciiTheme="minorHAnsi" w:hAnsiTheme="minorHAnsi" w:cstheme="minorHAnsi"/>
          <w:sz w:val="20"/>
          <w:szCs w:val="20"/>
        </w:rPr>
        <w:t>.</w:t>
      </w:r>
    </w:p>
    <w:p w14:paraId="49325078" w14:textId="77777777" w:rsidR="004333E2" w:rsidRPr="008F52BD" w:rsidRDefault="004333E2" w:rsidP="008528CE">
      <w:pPr>
        <w:pStyle w:val="ListParagraph"/>
        <w:numPr>
          <w:ilvl w:val="0"/>
          <w:numId w:val="76"/>
        </w:numPr>
        <w:contextualSpacing/>
        <w:rPr>
          <w:rFonts w:asciiTheme="minorHAnsi" w:hAnsiTheme="minorHAnsi" w:cstheme="minorHAnsi"/>
          <w:sz w:val="20"/>
          <w:szCs w:val="20"/>
        </w:rPr>
      </w:pPr>
      <w:r w:rsidRPr="008F52BD">
        <w:rPr>
          <w:rFonts w:asciiTheme="minorHAnsi" w:hAnsiTheme="minorHAnsi" w:cstheme="minorHAnsi"/>
          <w:sz w:val="20"/>
          <w:szCs w:val="20"/>
        </w:rPr>
        <w:t>Comments: Any notes regarding location, unique conditions, or attachments.</w:t>
      </w:r>
    </w:p>
    <w:p w14:paraId="6F38D9C4" w14:textId="26719B43" w:rsidR="000B56A6" w:rsidRPr="008F52BD" w:rsidRDefault="000B56A6" w:rsidP="008528CE">
      <w:pPr>
        <w:rPr>
          <w:rFonts w:asciiTheme="minorHAnsi" w:hAnsiTheme="minorHAnsi" w:cstheme="minorHAnsi"/>
          <w:b/>
          <w:sz w:val="20"/>
          <w:szCs w:val="20"/>
        </w:rPr>
      </w:pPr>
    </w:p>
    <w:p w14:paraId="154809CD" w14:textId="3714076D" w:rsidR="00520FB7" w:rsidRPr="008F52BD" w:rsidRDefault="00B55605" w:rsidP="008528CE">
      <w:pPr>
        <w:rPr>
          <w:rFonts w:asciiTheme="minorHAnsi" w:hAnsiTheme="minorHAnsi" w:cstheme="minorHAnsi"/>
          <w:b/>
          <w:sz w:val="20"/>
          <w:szCs w:val="20"/>
        </w:rPr>
      </w:pPr>
      <w:r w:rsidRPr="008F52BD">
        <w:rPr>
          <w:rFonts w:asciiTheme="minorHAnsi" w:hAnsiTheme="minorHAnsi" w:cstheme="minorHAnsi"/>
          <w:b/>
          <w:sz w:val="20"/>
          <w:szCs w:val="20"/>
        </w:rPr>
        <w:t>K</w:t>
      </w:r>
      <w:r w:rsidR="00D07AFB" w:rsidRPr="008F52BD">
        <w:rPr>
          <w:rFonts w:asciiTheme="minorHAnsi" w:hAnsiTheme="minorHAnsi" w:cstheme="minorHAnsi"/>
          <w:b/>
          <w:sz w:val="20"/>
          <w:szCs w:val="20"/>
        </w:rPr>
        <w:t>.</w:t>
      </w:r>
      <w:r w:rsidR="00520FB7" w:rsidRPr="008F52BD">
        <w:rPr>
          <w:rFonts w:asciiTheme="minorHAnsi" w:hAnsiTheme="minorHAnsi" w:cstheme="minorHAnsi"/>
          <w:b/>
          <w:sz w:val="20"/>
          <w:szCs w:val="20"/>
        </w:rPr>
        <w:t xml:space="preserve"> </w:t>
      </w:r>
      <w:r w:rsidR="00227F2E" w:rsidRPr="008F52BD">
        <w:rPr>
          <w:rFonts w:asciiTheme="minorHAnsi" w:hAnsiTheme="minorHAnsi" w:cstheme="minorHAnsi"/>
          <w:b/>
          <w:sz w:val="20"/>
          <w:szCs w:val="20"/>
        </w:rPr>
        <w:t>S</w:t>
      </w:r>
      <w:r w:rsidR="00DF5F60" w:rsidRPr="008F52BD">
        <w:rPr>
          <w:rFonts w:asciiTheme="minorHAnsi" w:hAnsiTheme="minorHAnsi" w:cstheme="minorHAnsi"/>
          <w:b/>
          <w:sz w:val="20"/>
          <w:szCs w:val="20"/>
        </w:rPr>
        <w:t>pace Conditioning Systems – Heating/Cooling</w:t>
      </w:r>
    </w:p>
    <w:p w14:paraId="154809CE" w14:textId="77777777" w:rsidR="00F97972" w:rsidRPr="008F52BD" w:rsidRDefault="000F0BAA" w:rsidP="008528CE">
      <w:pPr>
        <w:rPr>
          <w:rFonts w:asciiTheme="minorHAnsi" w:hAnsiTheme="minorHAnsi" w:cstheme="minorHAnsi"/>
          <w:sz w:val="20"/>
          <w:szCs w:val="20"/>
        </w:rPr>
      </w:pPr>
      <w:r w:rsidRPr="008F52BD">
        <w:rPr>
          <w:rFonts w:asciiTheme="minorHAnsi" w:hAnsiTheme="minorHAnsi" w:cstheme="minorHAnsi"/>
          <w:sz w:val="20"/>
          <w:szCs w:val="20"/>
        </w:rPr>
        <w:t>If an existing space system will condition an addition, the p</w:t>
      </w:r>
      <w:r w:rsidR="00520FB7" w:rsidRPr="008F52BD">
        <w:rPr>
          <w:rFonts w:asciiTheme="minorHAnsi" w:hAnsiTheme="minorHAnsi" w:cstheme="minorHAnsi"/>
          <w:sz w:val="20"/>
          <w:szCs w:val="20"/>
        </w:rPr>
        <w:t>rescriptive requirements do not apply</w:t>
      </w:r>
      <w:r w:rsidRPr="008F52BD">
        <w:rPr>
          <w:rFonts w:asciiTheme="minorHAnsi" w:hAnsiTheme="minorHAnsi" w:cstheme="minorHAnsi"/>
          <w:sz w:val="20"/>
          <w:szCs w:val="20"/>
        </w:rPr>
        <w:t xml:space="preserve"> to that system (Exception 4 to Section 150.2(a)). </w:t>
      </w:r>
      <w:r w:rsidR="00520FB7" w:rsidRPr="008F52BD">
        <w:rPr>
          <w:rFonts w:asciiTheme="minorHAnsi" w:hAnsiTheme="minorHAnsi" w:cstheme="minorHAnsi"/>
          <w:sz w:val="20"/>
          <w:szCs w:val="20"/>
        </w:rPr>
        <w:t xml:space="preserve"> </w:t>
      </w:r>
      <w:r w:rsidRPr="008F52BD">
        <w:rPr>
          <w:rFonts w:asciiTheme="minorHAnsi" w:hAnsiTheme="minorHAnsi" w:cstheme="minorHAnsi"/>
          <w:sz w:val="20"/>
          <w:szCs w:val="20"/>
        </w:rPr>
        <w:t>The e</w:t>
      </w:r>
      <w:r w:rsidR="00520FB7" w:rsidRPr="008F52BD">
        <w:rPr>
          <w:rFonts w:asciiTheme="minorHAnsi" w:hAnsiTheme="minorHAnsi" w:cstheme="minorHAnsi"/>
          <w:sz w:val="20"/>
          <w:szCs w:val="20"/>
        </w:rPr>
        <w:t xml:space="preserve">nforcement agencies may require verification that the capacity of the existing </w:t>
      </w:r>
      <w:r w:rsidR="00F97972" w:rsidRPr="008F52BD">
        <w:rPr>
          <w:rFonts w:asciiTheme="minorHAnsi" w:hAnsiTheme="minorHAnsi" w:cstheme="minorHAnsi"/>
          <w:sz w:val="20"/>
          <w:szCs w:val="20"/>
        </w:rPr>
        <w:t xml:space="preserve">heating </w:t>
      </w:r>
      <w:r w:rsidR="00520FB7" w:rsidRPr="008F52BD">
        <w:rPr>
          <w:rFonts w:asciiTheme="minorHAnsi" w:hAnsiTheme="minorHAnsi" w:cstheme="minorHAnsi"/>
          <w:sz w:val="20"/>
          <w:szCs w:val="20"/>
        </w:rPr>
        <w:t>system is adequate to meet the added load of the additional conditioned floor area.</w:t>
      </w:r>
      <w:r w:rsidRPr="008F52BD">
        <w:rPr>
          <w:rFonts w:asciiTheme="minorHAnsi" w:hAnsiTheme="minorHAnsi" w:cstheme="minorHAnsi"/>
          <w:sz w:val="20"/>
          <w:szCs w:val="20"/>
        </w:rPr>
        <w:t xml:space="preserve"> </w:t>
      </w:r>
      <w:r w:rsidR="00F97972" w:rsidRPr="008F52BD">
        <w:rPr>
          <w:rFonts w:asciiTheme="minorHAnsi" w:hAnsiTheme="minorHAnsi" w:cstheme="minorHAnsi"/>
          <w:sz w:val="20"/>
          <w:szCs w:val="20"/>
        </w:rPr>
        <w:t xml:space="preserve">Since there is no health and safety code requirement to provide cooling, the enforcement agency will not ask for verification that the capacity of the existing system is adequate to meet the added load of the additional conditioned floor area. </w:t>
      </w:r>
    </w:p>
    <w:p w14:paraId="154809CF" w14:textId="77777777" w:rsidR="000F0BAA" w:rsidRPr="008F52BD" w:rsidRDefault="000F0BAA" w:rsidP="008528CE">
      <w:pPr>
        <w:rPr>
          <w:rFonts w:asciiTheme="minorHAnsi" w:hAnsiTheme="minorHAnsi" w:cstheme="minorHAnsi"/>
          <w:sz w:val="20"/>
          <w:szCs w:val="20"/>
        </w:rPr>
      </w:pPr>
    </w:p>
    <w:p w14:paraId="154809D0" w14:textId="77777777" w:rsidR="00520FB7" w:rsidRPr="008F52BD" w:rsidRDefault="000F0BAA" w:rsidP="008528CE">
      <w:pPr>
        <w:keepNext/>
        <w:rPr>
          <w:rFonts w:asciiTheme="minorHAnsi" w:hAnsiTheme="minorHAnsi" w:cstheme="minorHAnsi"/>
          <w:sz w:val="20"/>
          <w:szCs w:val="20"/>
        </w:rPr>
      </w:pPr>
      <w:r w:rsidRPr="008F52BD">
        <w:rPr>
          <w:rFonts w:asciiTheme="minorHAnsi" w:hAnsiTheme="minorHAnsi" w:cstheme="minorHAnsi"/>
          <w:sz w:val="20"/>
          <w:szCs w:val="20"/>
        </w:rPr>
        <w:t xml:space="preserve">If a new system is installed complete </w:t>
      </w:r>
      <w:r w:rsidR="00C32AA6" w:rsidRPr="008F52BD">
        <w:rPr>
          <w:rFonts w:asciiTheme="minorHAnsi" w:hAnsiTheme="minorHAnsi" w:cstheme="minorHAnsi"/>
          <w:sz w:val="20"/>
          <w:szCs w:val="20"/>
        </w:rPr>
        <w:t>a</w:t>
      </w:r>
      <w:r w:rsidR="002A0FE9" w:rsidRPr="008F52BD">
        <w:rPr>
          <w:rFonts w:asciiTheme="minorHAnsi" w:hAnsiTheme="minorHAnsi" w:cstheme="minorHAnsi"/>
          <w:sz w:val="20"/>
          <w:szCs w:val="20"/>
        </w:rPr>
        <w:t xml:space="preserve"> Certificate of Compliance for</w:t>
      </w:r>
      <w:r w:rsidR="00C32AA6" w:rsidRPr="008F52BD">
        <w:rPr>
          <w:rFonts w:asciiTheme="minorHAnsi" w:hAnsiTheme="minorHAnsi" w:cstheme="minorHAnsi"/>
          <w:sz w:val="20"/>
          <w:szCs w:val="20"/>
        </w:rPr>
        <w:t xml:space="preserve"> Alteration</w:t>
      </w:r>
      <w:r w:rsidR="002A0FE9" w:rsidRPr="008F52BD">
        <w:rPr>
          <w:rFonts w:asciiTheme="minorHAnsi" w:hAnsiTheme="minorHAnsi" w:cstheme="minorHAnsi"/>
          <w:sz w:val="20"/>
          <w:szCs w:val="20"/>
        </w:rPr>
        <w:t>s</w:t>
      </w:r>
      <w:r w:rsidR="00C32AA6" w:rsidRPr="008F52BD">
        <w:rPr>
          <w:rFonts w:asciiTheme="minorHAnsi" w:hAnsiTheme="minorHAnsi" w:cstheme="minorHAnsi"/>
          <w:sz w:val="20"/>
          <w:szCs w:val="20"/>
        </w:rPr>
        <w:t xml:space="preserve"> to Space Conditioning Systems (CF1R-ALT-02)</w:t>
      </w:r>
      <w:r w:rsidRPr="008F52BD">
        <w:rPr>
          <w:rFonts w:asciiTheme="minorHAnsi" w:hAnsiTheme="minorHAnsi" w:cstheme="minorHAnsi"/>
          <w:sz w:val="20"/>
          <w:szCs w:val="20"/>
        </w:rPr>
        <w:t xml:space="preserve">. </w:t>
      </w:r>
    </w:p>
    <w:p w14:paraId="154809D2" w14:textId="77777777" w:rsidR="00CF4F7D" w:rsidRPr="008F52BD" w:rsidRDefault="00C32AA6" w:rsidP="008528CE">
      <w:pPr>
        <w:pStyle w:val="ListParagraph"/>
        <w:keepNext/>
        <w:numPr>
          <w:ilvl w:val="0"/>
          <w:numId w:val="26"/>
        </w:numPr>
        <w:contextualSpacing/>
        <w:rPr>
          <w:rFonts w:asciiTheme="minorHAnsi" w:hAnsiTheme="minorHAnsi" w:cstheme="minorHAnsi"/>
          <w:sz w:val="20"/>
          <w:szCs w:val="20"/>
        </w:rPr>
      </w:pPr>
      <w:r w:rsidRPr="008F52BD">
        <w:rPr>
          <w:rFonts w:asciiTheme="minorHAnsi" w:hAnsiTheme="minorHAnsi" w:cstheme="minorHAnsi"/>
          <w:sz w:val="20"/>
          <w:szCs w:val="20"/>
        </w:rPr>
        <w:t>Dwelling Unit Name: Name of dwelling unit or any other identifying name.</w:t>
      </w:r>
    </w:p>
    <w:p w14:paraId="154809D3" w14:textId="56D17D7B" w:rsidR="00B20DC5" w:rsidRPr="008F52BD" w:rsidRDefault="00C32AA6" w:rsidP="008528CE">
      <w:pPr>
        <w:pStyle w:val="ListParagraph"/>
        <w:numPr>
          <w:ilvl w:val="0"/>
          <w:numId w:val="26"/>
        </w:numPr>
        <w:contextualSpacing/>
        <w:rPr>
          <w:rFonts w:asciiTheme="minorHAnsi" w:hAnsiTheme="minorHAnsi" w:cstheme="minorHAnsi"/>
          <w:sz w:val="20"/>
          <w:szCs w:val="20"/>
        </w:rPr>
      </w:pPr>
      <w:r w:rsidRPr="008F52BD">
        <w:rPr>
          <w:rFonts w:asciiTheme="minorHAnsi" w:hAnsiTheme="minorHAnsi" w:cstheme="minorHAnsi"/>
          <w:sz w:val="20"/>
          <w:szCs w:val="20"/>
        </w:rPr>
        <w:t xml:space="preserve">Dwelling Unit </w:t>
      </w:r>
      <w:r w:rsidR="00A64F72" w:rsidRPr="008F52BD">
        <w:rPr>
          <w:rFonts w:asciiTheme="minorHAnsi" w:hAnsiTheme="minorHAnsi" w:cstheme="minorHAnsi"/>
          <w:sz w:val="20"/>
          <w:szCs w:val="20"/>
        </w:rPr>
        <w:t xml:space="preserve">Total </w:t>
      </w:r>
      <w:r w:rsidR="004C28AB" w:rsidRPr="008F52BD">
        <w:rPr>
          <w:rFonts w:asciiTheme="minorHAnsi" w:hAnsiTheme="minorHAnsi" w:cstheme="minorHAnsi"/>
          <w:sz w:val="20"/>
          <w:szCs w:val="20"/>
        </w:rPr>
        <w:t>Conditioned Floor Area (</w:t>
      </w:r>
      <w:r w:rsidRPr="008F52BD">
        <w:rPr>
          <w:rFonts w:asciiTheme="minorHAnsi" w:hAnsiTheme="minorHAnsi" w:cstheme="minorHAnsi"/>
          <w:sz w:val="20"/>
          <w:szCs w:val="20"/>
        </w:rPr>
        <w:t>CFA</w:t>
      </w:r>
      <w:r w:rsidR="004C28AB" w:rsidRPr="008F52BD">
        <w:rPr>
          <w:rFonts w:asciiTheme="minorHAnsi" w:hAnsiTheme="minorHAnsi" w:cstheme="minorHAnsi"/>
          <w:sz w:val="20"/>
          <w:szCs w:val="20"/>
        </w:rPr>
        <w:t>)</w:t>
      </w:r>
      <w:r w:rsidRPr="008F52BD">
        <w:rPr>
          <w:rFonts w:asciiTheme="minorHAnsi" w:hAnsiTheme="minorHAnsi" w:cstheme="minorHAnsi"/>
          <w:sz w:val="20"/>
          <w:szCs w:val="20"/>
        </w:rPr>
        <w:t xml:space="preserve"> </w:t>
      </w:r>
      <w:r w:rsidR="00227F2E" w:rsidRPr="008F52BD">
        <w:rPr>
          <w:rFonts w:asciiTheme="minorHAnsi" w:hAnsiTheme="minorHAnsi" w:cstheme="minorHAnsi"/>
          <w:sz w:val="20"/>
          <w:szCs w:val="20"/>
        </w:rPr>
        <w:t xml:space="preserve">– </w:t>
      </w:r>
      <w:r w:rsidR="00F7011F" w:rsidRPr="008F52BD">
        <w:rPr>
          <w:rFonts w:asciiTheme="minorHAnsi" w:hAnsiTheme="minorHAnsi" w:cstheme="minorHAnsi"/>
          <w:sz w:val="20"/>
          <w:szCs w:val="20"/>
        </w:rPr>
        <w:t>S</w:t>
      </w:r>
      <w:r w:rsidR="00227F2E" w:rsidRPr="008F52BD">
        <w:rPr>
          <w:rFonts w:asciiTheme="minorHAnsi" w:hAnsiTheme="minorHAnsi" w:cstheme="minorHAnsi"/>
          <w:sz w:val="20"/>
          <w:szCs w:val="20"/>
        </w:rPr>
        <w:t xml:space="preserve">um of </w:t>
      </w:r>
      <w:r w:rsidR="00F7011F" w:rsidRPr="008F52BD">
        <w:rPr>
          <w:rFonts w:asciiTheme="minorHAnsi" w:hAnsiTheme="minorHAnsi" w:cstheme="minorHAnsi"/>
          <w:sz w:val="20"/>
          <w:szCs w:val="20"/>
        </w:rPr>
        <w:t>E</w:t>
      </w:r>
      <w:r w:rsidR="00227F2E" w:rsidRPr="008F52BD">
        <w:rPr>
          <w:rFonts w:asciiTheme="minorHAnsi" w:hAnsiTheme="minorHAnsi" w:cstheme="minorHAnsi"/>
          <w:sz w:val="20"/>
          <w:szCs w:val="20"/>
        </w:rPr>
        <w:t xml:space="preserve">xisting </w:t>
      </w:r>
      <w:r w:rsidR="00F7011F" w:rsidRPr="008F52BD">
        <w:rPr>
          <w:rFonts w:asciiTheme="minorHAnsi" w:hAnsiTheme="minorHAnsi" w:cstheme="minorHAnsi"/>
          <w:sz w:val="20"/>
          <w:szCs w:val="20"/>
        </w:rPr>
        <w:t>P</w:t>
      </w:r>
      <w:r w:rsidR="00227F2E" w:rsidRPr="008F52BD">
        <w:rPr>
          <w:rFonts w:asciiTheme="minorHAnsi" w:hAnsiTheme="minorHAnsi" w:cstheme="minorHAnsi"/>
          <w:sz w:val="20"/>
          <w:szCs w:val="20"/>
        </w:rPr>
        <w:t xml:space="preserve">lus </w:t>
      </w:r>
      <w:r w:rsidR="00F7011F" w:rsidRPr="008F52BD">
        <w:rPr>
          <w:rFonts w:asciiTheme="minorHAnsi" w:hAnsiTheme="minorHAnsi" w:cstheme="minorHAnsi"/>
          <w:sz w:val="20"/>
          <w:szCs w:val="20"/>
        </w:rPr>
        <w:t>A</w:t>
      </w:r>
      <w:r w:rsidR="00227F2E" w:rsidRPr="008F52BD">
        <w:rPr>
          <w:rFonts w:asciiTheme="minorHAnsi" w:hAnsiTheme="minorHAnsi" w:cstheme="minorHAnsi"/>
          <w:sz w:val="20"/>
          <w:szCs w:val="20"/>
        </w:rPr>
        <w:t xml:space="preserve">ddition </w:t>
      </w:r>
      <w:r w:rsidRPr="008F52BD">
        <w:rPr>
          <w:rFonts w:asciiTheme="minorHAnsi" w:hAnsiTheme="minorHAnsi" w:cstheme="minorHAnsi"/>
          <w:sz w:val="20"/>
          <w:szCs w:val="20"/>
        </w:rPr>
        <w:t>(ft</w:t>
      </w:r>
      <w:r w:rsidR="00B50AFC" w:rsidRPr="008F52BD">
        <w:rPr>
          <w:rFonts w:asciiTheme="minorHAnsi" w:hAnsiTheme="minorHAnsi" w:cstheme="minorHAnsi"/>
          <w:sz w:val="20"/>
          <w:szCs w:val="20"/>
          <w:vertAlign w:val="superscript"/>
        </w:rPr>
        <w:t>2</w:t>
      </w:r>
      <w:r w:rsidRPr="008F52BD">
        <w:rPr>
          <w:rFonts w:asciiTheme="minorHAnsi" w:hAnsiTheme="minorHAnsi" w:cstheme="minorHAnsi"/>
          <w:sz w:val="20"/>
          <w:szCs w:val="20"/>
        </w:rPr>
        <w:t xml:space="preserve">): </w:t>
      </w:r>
      <w:r w:rsidR="00646B8B" w:rsidRPr="008F52BD">
        <w:rPr>
          <w:rFonts w:asciiTheme="minorHAnsi" w:hAnsiTheme="minorHAnsi" w:cstheme="minorHAnsi"/>
          <w:sz w:val="20"/>
          <w:szCs w:val="20"/>
        </w:rPr>
        <w:t xml:space="preserve">Total </w:t>
      </w:r>
      <w:r w:rsidR="00227F2E" w:rsidRPr="008F52BD">
        <w:rPr>
          <w:rFonts w:asciiTheme="minorHAnsi" w:hAnsiTheme="minorHAnsi" w:cstheme="minorHAnsi"/>
          <w:sz w:val="20"/>
          <w:szCs w:val="20"/>
        </w:rPr>
        <w:t>dwelling unit c</w:t>
      </w:r>
      <w:r w:rsidRPr="008F52BD">
        <w:rPr>
          <w:rFonts w:asciiTheme="minorHAnsi" w:hAnsiTheme="minorHAnsi" w:cstheme="minorHAnsi"/>
          <w:sz w:val="20"/>
          <w:szCs w:val="20"/>
        </w:rPr>
        <w:t xml:space="preserve">onditioned floor area in </w:t>
      </w:r>
      <w:r w:rsidR="004C28AB" w:rsidRPr="008F52BD">
        <w:rPr>
          <w:rFonts w:asciiTheme="minorHAnsi" w:hAnsiTheme="minorHAnsi" w:cstheme="minorHAnsi"/>
          <w:sz w:val="20"/>
          <w:szCs w:val="20"/>
        </w:rPr>
        <w:t>square feet (</w:t>
      </w:r>
      <w:r w:rsidRPr="008F52BD">
        <w:rPr>
          <w:rFonts w:asciiTheme="minorHAnsi" w:hAnsiTheme="minorHAnsi" w:cstheme="minorHAnsi"/>
          <w:sz w:val="20"/>
          <w:szCs w:val="20"/>
        </w:rPr>
        <w:t>ft</w:t>
      </w:r>
      <w:r w:rsidRPr="008F52BD">
        <w:rPr>
          <w:rFonts w:asciiTheme="minorHAnsi" w:hAnsiTheme="minorHAnsi" w:cstheme="minorHAnsi"/>
          <w:sz w:val="20"/>
          <w:szCs w:val="20"/>
          <w:vertAlign w:val="superscript"/>
        </w:rPr>
        <w:t>2</w:t>
      </w:r>
      <w:r w:rsidR="004C28AB" w:rsidRPr="008F52BD">
        <w:rPr>
          <w:rFonts w:asciiTheme="minorHAnsi" w:hAnsiTheme="minorHAnsi" w:cstheme="minorHAnsi"/>
          <w:sz w:val="20"/>
          <w:szCs w:val="20"/>
        </w:rPr>
        <w:t>)</w:t>
      </w:r>
      <w:r w:rsidRPr="008F52BD">
        <w:rPr>
          <w:rFonts w:asciiTheme="minorHAnsi" w:hAnsiTheme="minorHAnsi" w:cstheme="minorHAnsi"/>
          <w:sz w:val="20"/>
          <w:szCs w:val="20"/>
        </w:rPr>
        <w:t>, as measured from the outside of exterior walls of the dwelling unit or building being altered.</w:t>
      </w:r>
      <w:r w:rsidR="00F97972" w:rsidRPr="008F52BD">
        <w:rPr>
          <w:rFonts w:asciiTheme="minorHAnsi" w:hAnsiTheme="minorHAnsi" w:cstheme="minorHAnsi"/>
          <w:sz w:val="20"/>
          <w:szCs w:val="20"/>
        </w:rPr>
        <w:t xml:space="preserve"> </w:t>
      </w:r>
    </w:p>
    <w:p w14:paraId="154809D4" w14:textId="77777777" w:rsidR="00520FB7" w:rsidRPr="008F52BD" w:rsidRDefault="00805FB2" w:rsidP="008528CE">
      <w:pPr>
        <w:pStyle w:val="ListParagraph"/>
        <w:numPr>
          <w:ilvl w:val="0"/>
          <w:numId w:val="26"/>
        </w:numPr>
        <w:contextualSpacing/>
        <w:rPr>
          <w:rFonts w:asciiTheme="minorHAnsi" w:hAnsiTheme="minorHAnsi" w:cstheme="minorHAnsi"/>
          <w:sz w:val="20"/>
          <w:szCs w:val="20"/>
        </w:rPr>
      </w:pPr>
      <w:r w:rsidRPr="008F52BD">
        <w:rPr>
          <w:rFonts w:asciiTheme="minorHAnsi" w:hAnsiTheme="minorHAnsi" w:cstheme="minorHAnsi"/>
          <w:sz w:val="20"/>
          <w:szCs w:val="20"/>
        </w:rPr>
        <w:t>Comments: Any notes regarding location or unique conditions.</w:t>
      </w:r>
    </w:p>
    <w:p w14:paraId="7224DA8F" w14:textId="77777777" w:rsidR="00C55ACF" w:rsidRPr="008F52BD" w:rsidRDefault="00C55ACF" w:rsidP="008528CE">
      <w:pPr>
        <w:rPr>
          <w:rFonts w:asciiTheme="minorHAnsi" w:hAnsiTheme="minorHAnsi" w:cstheme="minorHAnsi"/>
          <w:b/>
          <w:sz w:val="20"/>
          <w:szCs w:val="20"/>
        </w:rPr>
      </w:pPr>
    </w:p>
    <w:p w14:paraId="154809D6" w14:textId="1967E79D" w:rsidR="00A841A3" w:rsidRPr="008F52BD" w:rsidRDefault="00B55605" w:rsidP="008528CE">
      <w:pPr>
        <w:rPr>
          <w:rFonts w:asciiTheme="minorHAnsi" w:hAnsiTheme="minorHAnsi" w:cstheme="minorHAnsi"/>
          <w:b/>
          <w:sz w:val="20"/>
          <w:szCs w:val="20"/>
        </w:rPr>
      </w:pPr>
      <w:r w:rsidRPr="008F52BD">
        <w:rPr>
          <w:rFonts w:asciiTheme="minorHAnsi" w:hAnsiTheme="minorHAnsi" w:cstheme="minorHAnsi"/>
          <w:b/>
          <w:sz w:val="20"/>
          <w:szCs w:val="20"/>
        </w:rPr>
        <w:t>L</w:t>
      </w:r>
      <w:r w:rsidR="00D07AFB" w:rsidRPr="008F52BD">
        <w:rPr>
          <w:rFonts w:asciiTheme="minorHAnsi" w:hAnsiTheme="minorHAnsi" w:cstheme="minorHAnsi"/>
          <w:b/>
          <w:sz w:val="20"/>
          <w:szCs w:val="20"/>
        </w:rPr>
        <w:t>.</w:t>
      </w:r>
      <w:r w:rsidR="00A841A3" w:rsidRPr="008F52BD">
        <w:rPr>
          <w:rFonts w:asciiTheme="minorHAnsi" w:hAnsiTheme="minorHAnsi" w:cstheme="minorHAnsi"/>
          <w:b/>
          <w:sz w:val="20"/>
          <w:szCs w:val="20"/>
        </w:rPr>
        <w:t xml:space="preserve"> </w:t>
      </w:r>
      <w:r w:rsidR="00DF5F60" w:rsidRPr="008F52BD">
        <w:rPr>
          <w:rFonts w:asciiTheme="minorHAnsi" w:hAnsiTheme="minorHAnsi" w:cstheme="minorHAnsi"/>
          <w:b/>
          <w:sz w:val="20"/>
          <w:szCs w:val="20"/>
        </w:rPr>
        <w:t>Water Heating Systems for Additions</w:t>
      </w:r>
    </w:p>
    <w:p w14:paraId="4F2FF2A9" w14:textId="7563624F" w:rsidR="00953DCC" w:rsidRPr="008F52BD" w:rsidRDefault="00731D36" w:rsidP="008528CE">
      <w:pPr>
        <w:rPr>
          <w:rFonts w:asciiTheme="minorHAnsi" w:hAnsiTheme="minorHAnsi" w:cstheme="minorHAnsi"/>
          <w:sz w:val="20"/>
          <w:szCs w:val="20"/>
        </w:rPr>
      </w:pPr>
      <w:r w:rsidRPr="008F52BD">
        <w:rPr>
          <w:rFonts w:asciiTheme="minorHAnsi" w:hAnsiTheme="minorHAnsi" w:cstheme="minorHAnsi"/>
          <w:sz w:val="20"/>
          <w:szCs w:val="20"/>
        </w:rPr>
        <w:t>Water heating compliance for an a</w:t>
      </w:r>
      <w:r w:rsidR="0007385F" w:rsidRPr="008F52BD">
        <w:rPr>
          <w:rFonts w:asciiTheme="minorHAnsi" w:hAnsiTheme="minorHAnsi" w:cstheme="minorHAnsi"/>
          <w:sz w:val="20"/>
          <w:szCs w:val="20"/>
        </w:rPr>
        <w:t xml:space="preserve">ddition </w:t>
      </w:r>
      <w:r w:rsidR="00C208E8" w:rsidRPr="008F52BD">
        <w:rPr>
          <w:rFonts w:asciiTheme="minorHAnsi" w:hAnsiTheme="minorHAnsi" w:cstheme="minorHAnsi"/>
          <w:sz w:val="20"/>
          <w:szCs w:val="20"/>
        </w:rPr>
        <w:t xml:space="preserve">is described </w:t>
      </w:r>
      <w:r w:rsidRPr="008F52BD">
        <w:rPr>
          <w:rFonts w:asciiTheme="minorHAnsi" w:hAnsiTheme="minorHAnsi" w:cstheme="minorHAnsi"/>
          <w:sz w:val="20"/>
          <w:szCs w:val="20"/>
        </w:rPr>
        <w:t>in Section 150.2</w:t>
      </w:r>
      <w:r w:rsidR="000F6A3B" w:rsidRPr="008F52BD">
        <w:rPr>
          <w:rFonts w:asciiTheme="minorHAnsi" w:hAnsiTheme="minorHAnsi" w:cstheme="minorHAnsi"/>
          <w:sz w:val="20"/>
          <w:szCs w:val="20"/>
        </w:rPr>
        <w:t>(</w:t>
      </w:r>
      <w:r w:rsidR="0007385F" w:rsidRPr="008F52BD">
        <w:rPr>
          <w:rFonts w:asciiTheme="minorHAnsi" w:hAnsiTheme="minorHAnsi" w:cstheme="minorHAnsi"/>
          <w:sz w:val="20"/>
          <w:szCs w:val="20"/>
        </w:rPr>
        <w:t>a</w:t>
      </w:r>
      <w:r w:rsidR="000F6A3B" w:rsidRPr="008F52BD">
        <w:rPr>
          <w:rFonts w:asciiTheme="minorHAnsi" w:hAnsiTheme="minorHAnsi" w:cstheme="minorHAnsi"/>
          <w:sz w:val="20"/>
          <w:szCs w:val="20"/>
        </w:rPr>
        <w:t>)</w:t>
      </w:r>
      <w:r w:rsidR="00953DCC" w:rsidRPr="008F52BD">
        <w:rPr>
          <w:rFonts w:asciiTheme="minorHAnsi" w:hAnsiTheme="minorHAnsi" w:cstheme="minorHAnsi"/>
          <w:sz w:val="20"/>
          <w:szCs w:val="20"/>
        </w:rPr>
        <w:t>1D</w:t>
      </w:r>
      <w:r w:rsidR="00C208E8" w:rsidRPr="008F52BD">
        <w:rPr>
          <w:rFonts w:asciiTheme="minorHAnsi" w:hAnsiTheme="minorHAnsi" w:cstheme="minorHAnsi"/>
          <w:sz w:val="20"/>
          <w:szCs w:val="20"/>
        </w:rPr>
        <w:t>.</w:t>
      </w:r>
      <w:r w:rsidR="000F6A3B" w:rsidRPr="008F52BD">
        <w:rPr>
          <w:rFonts w:asciiTheme="minorHAnsi" w:hAnsiTheme="minorHAnsi" w:cstheme="minorHAnsi"/>
          <w:sz w:val="20"/>
          <w:szCs w:val="20"/>
        </w:rPr>
        <w:t xml:space="preserve"> </w:t>
      </w:r>
      <w:r w:rsidR="0007385F" w:rsidRPr="008F52BD">
        <w:rPr>
          <w:rFonts w:asciiTheme="minorHAnsi" w:hAnsiTheme="minorHAnsi" w:cstheme="minorHAnsi"/>
          <w:sz w:val="20"/>
          <w:szCs w:val="20"/>
        </w:rPr>
        <w:t>When a water heater is added as part of an addition</w:t>
      </w:r>
      <w:r w:rsidR="00C208E8" w:rsidRPr="008F52BD">
        <w:rPr>
          <w:rFonts w:asciiTheme="minorHAnsi" w:hAnsiTheme="minorHAnsi" w:cstheme="minorHAnsi"/>
          <w:sz w:val="20"/>
          <w:szCs w:val="20"/>
        </w:rPr>
        <w:t xml:space="preserve"> in </w:t>
      </w:r>
      <w:r w:rsidR="002F2B9D" w:rsidRPr="008F52BD">
        <w:rPr>
          <w:rFonts w:asciiTheme="minorHAnsi" w:hAnsiTheme="minorHAnsi" w:cstheme="minorHAnsi"/>
          <w:sz w:val="20"/>
          <w:szCs w:val="20"/>
        </w:rPr>
        <w:t xml:space="preserve">a </w:t>
      </w:r>
      <w:r w:rsidR="00C208E8" w:rsidRPr="008F52BD">
        <w:rPr>
          <w:rFonts w:asciiTheme="minorHAnsi" w:hAnsiTheme="minorHAnsi" w:cstheme="minorHAnsi"/>
          <w:sz w:val="20"/>
          <w:szCs w:val="20"/>
        </w:rPr>
        <w:t>single dwelling</w:t>
      </w:r>
      <w:r w:rsidR="00953DCC" w:rsidRPr="008F52BD">
        <w:rPr>
          <w:rFonts w:asciiTheme="minorHAnsi" w:hAnsiTheme="minorHAnsi" w:cstheme="minorHAnsi"/>
          <w:sz w:val="20"/>
          <w:szCs w:val="20"/>
        </w:rPr>
        <w:t xml:space="preserve"> the Prescriptive Standards allow </w:t>
      </w:r>
      <w:r w:rsidR="00C338AA" w:rsidRPr="008F52BD">
        <w:rPr>
          <w:rFonts w:asciiTheme="minorHAnsi" w:hAnsiTheme="minorHAnsi" w:cstheme="minorHAnsi"/>
          <w:sz w:val="20"/>
          <w:szCs w:val="20"/>
        </w:rPr>
        <w:t xml:space="preserve">four </w:t>
      </w:r>
      <w:r w:rsidR="00953DCC" w:rsidRPr="008F52BD">
        <w:rPr>
          <w:rFonts w:asciiTheme="minorHAnsi" w:hAnsiTheme="minorHAnsi" w:cstheme="minorHAnsi"/>
          <w:sz w:val="20"/>
          <w:szCs w:val="20"/>
        </w:rPr>
        <w:t>options under Section 150.</w:t>
      </w:r>
      <w:r w:rsidR="00265ACB" w:rsidRPr="008F52BD">
        <w:rPr>
          <w:rFonts w:asciiTheme="minorHAnsi" w:hAnsiTheme="minorHAnsi" w:cstheme="minorHAnsi"/>
          <w:sz w:val="20"/>
          <w:szCs w:val="20"/>
        </w:rPr>
        <w:t>2(a)1D</w:t>
      </w:r>
      <w:r w:rsidR="00953DCC" w:rsidRPr="008F52BD">
        <w:rPr>
          <w:rFonts w:asciiTheme="minorHAnsi" w:hAnsiTheme="minorHAnsi" w:cstheme="minorHAnsi"/>
          <w:sz w:val="20"/>
          <w:szCs w:val="20"/>
        </w:rPr>
        <w:t>.</w:t>
      </w:r>
    </w:p>
    <w:p w14:paraId="2151C54B" w14:textId="77777777" w:rsidR="00F50956" w:rsidRPr="008F52BD" w:rsidRDefault="00F50956"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t>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In order for one water heating system type to be considered the same as another, it must have the same description in Columns 2 through 12.</w:t>
      </w:r>
    </w:p>
    <w:p w14:paraId="5963D82B" w14:textId="47D1A854" w:rsidR="00F63BC8" w:rsidRPr="008F52BD" w:rsidRDefault="00F63BC8" w:rsidP="008528CE">
      <w:pPr>
        <w:pStyle w:val="ListParagraph"/>
        <w:numPr>
          <w:ilvl w:val="0"/>
          <w:numId w:val="33"/>
        </w:numPr>
        <w:rPr>
          <w:rFonts w:asciiTheme="minorHAnsi" w:hAnsiTheme="minorHAnsi" w:cstheme="minorHAnsi"/>
          <w:sz w:val="20"/>
          <w:szCs w:val="20"/>
        </w:rPr>
      </w:pPr>
      <w:r w:rsidRPr="008F52BD">
        <w:rPr>
          <w:rFonts w:asciiTheme="minorHAnsi" w:hAnsiTheme="minorHAnsi" w:cstheme="minorHAnsi"/>
          <w:sz w:val="20"/>
          <w:szCs w:val="20"/>
        </w:rPr>
        <w:t xml:space="preserve">Water Heating System Type: Domestic Hot Water (DHW), Hydronic, </w:t>
      </w:r>
      <w:r w:rsidR="00265ACB" w:rsidRPr="008F52BD">
        <w:rPr>
          <w:rFonts w:asciiTheme="minorHAnsi" w:hAnsiTheme="minorHAnsi" w:cstheme="minorHAnsi"/>
          <w:sz w:val="20"/>
          <w:szCs w:val="20"/>
        </w:rPr>
        <w:t xml:space="preserve">or </w:t>
      </w:r>
      <w:r w:rsidRPr="008F52BD">
        <w:rPr>
          <w:rFonts w:asciiTheme="minorHAnsi" w:hAnsiTheme="minorHAnsi" w:cstheme="minorHAnsi"/>
          <w:sz w:val="20"/>
          <w:szCs w:val="20"/>
        </w:rPr>
        <w:t>Combined Hydronic. DHW is for domestic hot water, hydronic is a water heating system used for space heating only; combined hydronic are when the water heater will provide both space conditioning and domestic hot water.</w:t>
      </w:r>
    </w:p>
    <w:p w14:paraId="590AA1B7" w14:textId="77777777" w:rsidR="00F50956" w:rsidRPr="008F52BD" w:rsidRDefault="00F50956"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t xml:space="preserve">System option: </w:t>
      </w:r>
    </w:p>
    <w:p w14:paraId="0BB69402" w14:textId="77777777" w:rsidR="00DF5C11" w:rsidRPr="008F52BD" w:rsidRDefault="00DF5C11" w:rsidP="008528CE">
      <w:pPr>
        <w:pStyle w:val="ListParagraph"/>
        <w:numPr>
          <w:ilvl w:val="1"/>
          <w:numId w:val="33"/>
        </w:numPr>
        <w:rPr>
          <w:rFonts w:asciiTheme="minorHAnsi" w:hAnsiTheme="minorHAnsi" w:cstheme="minorHAnsi"/>
          <w:sz w:val="20"/>
          <w:szCs w:val="20"/>
        </w:rPr>
      </w:pPr>
      <w:r w:rsidRPr="008F52BD">
        <w:rPr>
          <w:rFonts w:asciiTheme="minorHAnsi" w:hAnsiTheme="minorHAnsi" w:cstheme="minorHAnsi"/>
          <w:sz w:val="20"/>
          <w:szCs w:val="20"/>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7658D01D" w14:textId="77777777" w:rsidR="00DF5C11" w:rsidRPr="008F52BD" w:rsidRDefault="00DF5C11" w:rsidP="008528CE">
      <w:pPr>
        <w:pStyle w:val="ListParagraph"/>
        <w:numPr>
          <w:ilvl w:val="1"/>
          <w:numId w:val="33"/>
        </w:numPr>
        <w:rPr>
          <w:rFonts w:asciiTheme="minorHAnsi" w:hAnsiTheme="minorHAnsi" w:cstheme="minorHAnsi"/>
          <w:sz w:val="20"/>
          <w:szCs w:val="20"/>
        </w:rPr>
      </w:pPr>
      <w:r w:rsidRPr="008F52BD">
        <w:rPr>
          <w:rFonts w:asciiTheme="minorHAnsi" w:hAnsiTheme="minorHAnsi" w:cstheme="minorHAnsi"/>
          <w:sz w:val="20"/>
          <w:szCs w:val="20"/>
        </w:rPr>
        <w:t>A single heat pump water heater that meets the requirements of NEEA Advanced Water Heater Specification Tier 3 or higher; or</w:t>
      </w:r>
    </w:p>
    <w:p w14:paraId="4834DC00" w14:textId="77777777" w:rsidR="00DF5C11" w:rsidRPr="008F52BD" w:rsidRDefault="00DF5C11" w:rsidP="008528CE">
      <w:pPr>
        <w:pStyle w:val="ListParagraph"/>
        <w:numPr>
          <w:ilvl w:val="1"/>
          <w:numId w:val="33"/>
        </w:numPr>
        <w:rPr>
          <w:rFonts w:asciiTheme="minorHAnsi" w:hAnsiTheme="minorHAnsi" w:cstheme="minorHAnsi"/>
          <w:sz w:val="20"/>
          <w:szCs w:val="20"/>
        </w:rPr>
      </w:pPr>
      <w:r w:rsidRPr="008F52BD">
        <w:rPr>
          <w:rFonts w:asciiTheme="minorHAnsi" w:hAnsiTheme="minorHAnsi" w:cstheme="minorHAnsi"/>
          <w:sz w:val="20"/>
          <w:szCs w:val="20"/>
        </w:rPr>
        <w:t>A gas or propane instantaneous water heater with an input of 200,000 Btu per hour or less and no storage tank; or</w:t>
      </w:r>
    </w:p>
    <w:p w14:paraId="327660BA" w14:textId="00892255" w:rsidR="00DF5C11" w:rsidRPr="008F52BD" w:rsidRDefault="00DF5C11" w:rsidP="008528CE">
      <w:pPr>
        <w:pStyle w:val="ListParagraph"/>
        <w:numPr>
          <w:ilvl w:val="1"/>
          <w:numId w:val="33"/>
        </w:numPr>
        <w:rPr>
          <w:rFonts w:asciiTheme="minorHAnsi" w:hAnsiTheme="minorHAnsi" w:cstheme="minorHAnsi"/>
          <w:sz w:val="20"/>
          <w:szCs w:val="20"/>
        </w:rPr>
      </w:pPr>
      <w:r w:rsidRPr="008F52BD">
        <w:rPr>
          <w:rFonts w:asciiTheme="minorHAnsi" w:hAnsiTheme="minorHAnsi" w:cstheme="minorHAnsi"/>
          <w:sz w:val="20"/>
          <w:szCs w:val="20"/>
        </w:rPr>
        <w:t>For addition that are 500 square feet or less, an instantaneous electric water heater with point of use distribution as specified in the Reference Appendices, Residential Appendix, RA4.4.5</w:t>
      </w:r>
    </w:p>
    <w:p w14:paraId="600C7891" w14:textId="68869BC2" w:rsidR="00F50956" w:rsidRPr="008F52BD" w:rsidRDefault="00F50956" w:rsidP="008528CE">
      <w:pPr>
        <w:pStyle w:val="ListParagraph"/>
        <w:autoSpaceDE w:val="0"/>
        <w:autoSpaceDN w:val="0"/>
        <w:adjustRightInd w:val="0"/>
        <w:ind w:left="1800"/>
        <w:rPr>
          <w:rFonts w:asciiTheme="minorHAnsi" w:hAnsiTheme="minorHAnsi" w:cstheme="minorHAnsi"/>
          <w:sz w:val="20"/>
          <w:szCs w:val="20"/>
        </w:rPr>
      </w:pPr>
    </w:p>
    <w:p w14:paraId="53D6599D" w14:textId="41905E78" w:rsidR="00F63BC8" w:rsidRPr="008F52BD" w:rsidRDefault="00A45651" w:rsidP="008528CE">
      <w:pPr>
        <w:pStyle w:val="ListParagraph"/>
        <w:numPr>
          <w:ilvl w:val="0"/>
          <w:numId w:val="33"/>
        </w:numPr>
        <w:autoSpaceDE w:val="0"/>
        <w:autoSpaceDN w:val="0"/>
        <w:adjustRightInd w:val="0"/>
        <w:rPr>
          <w:rFonts w:asciiTheme="minorHAnsi" w:hAnsiTheme="minorHAnsi" w:cstheme="minorHAnsi"/>
          <w:sz w:val="20"/>
          <w:szCs w:val="20"/>
        </w:rPr>
      </w:pPr>
      <w:r w:rsidRPr="008F52BD">
        <w:rPr>
          <w:rFonts w:asciiTheme="minorHAnsi" w:hAnsiTheme="minorHAnsi" w:cstheme="minorHAnsi"/>
          <w:sz w:val="20"/>
          <w:szCs w:val="20"/>
        </w:rPr>
        <w:t>Number of Water Heaters/Compressors in System</w:t>
      </w:r>
      <w:r w:rsidR="004E3959" w:rsidRPr="008F52BD">
        <w:rPr>
          <w:rFonts w:asciiTheme="minorHAnsi" w:hAnsiTheme="minorHAnsi" w:cstheme="minorHAnsi"/>
          <w:sz w:val="20"/>
          <w:szCs w:val="20"/>
        </w:rPr>
        <w:t xml:space="preserve">: </w:t>
      </w:r>
    </w:p>
    <w:p w14:paraId="662C6B1F" w14:textId="5A84F656" w:rsidR="00F50956" w:rsidRPr="008F52BD" w:rsidRDefault="00F50956"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lastRenderedPageBreak/>
        <w:t xml:space="preserve">Water heater Type: </w:t>
      </w:r>
      <w:r w:rsidR="004E3959" w:rsidRPr="008F52BD">
        <w:rPr>
          <w:rFonts w:asciiTheme="minorHAnsi" w:hAnsiTheme="minorHAnsi" w:cstheme="minorHAnsi"/>
          <w:sz w:val="20"/>
          <w:szCs w:val="20"/>
        </w:rPr>
        <w:t>Field is auto-filled based on which system option was chosen.</w:t>
      </w:r>
    </w:p>
    <w:p w14:paraId="625B7AA8" w14:textId="52B6083A" w:rsidR="00F50956" w:rsidRPr="008F52BD" w:rsidRDefault="00F50956"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t xml:space="preserve">Fuel Type: </w:t>
      </w:r>
      <w:r w:rsidR="00060792" w:rsidRPr="008F52BD">
        <w:rPr>
          <w:rFonts w:asciiTheme="minorHAnsi" w:hAnsiTheme="minorHAnsi" w:cstheme="minorHAnsi"/>
          <w:sz w:val="20"/>
          <w:szCs w:val="20"/>
        </w:rPr>
        <w:t>Field is auto-filled based on which system option was chosen. For gas fired system</w:t>
      </w:r>
      <w:r w:rsidR="00222CE2" w:rsidRPr="008F52BD">
        <w:rPr>
          <w:rFonts w:asciiTheme="minorHAnsi" w:hAnsiTheme="minorHAnsi" w:cstheme="minorHAnsi"/>
          <w:sz w:val="20"/>
          <w:szCs w:val="20"/>
        </w:rPr>
        <w:t>s, please indicate whether the fuel source is natural gas or propane.</w:t>
      </w:r>
    </w:p>
    <w:p w14:paraId="6A7D7D35" w14:textId="7241BB94" w:rsidR="00F50956" w:rsidRPr="008F52BD" w:rsidRDefault="00AB1C73"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t>Tank Location: Field is auto-filled based on which system option was chosen.</w:t>
      </w:r>
    </w:p>
    <w:p w14:paraId="6B3955F5" w14:textId="71BC82FA" w:rsidR="00F50956" w:rsidRPr="008F52BD" w:rsidRDefault="00F50956"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t xml:space="preserve">Rated Input: </w:t>
      </w:r>
      <w:r w:rsidR="00222CE2" w:rsidRPr="008F52BD">
        <w:rPr>
          <w:rFonts w:asciiTheme="minorHAnsi" w:hAnsiTheme="minorHAnsi" w:cstheme="minorHAnsi"/>
          <w:sz w:val="20"/>
          <w:szCs w:val="20"/>
        </w:rPr>
        <w:t>Field is auto-filled based on which system option was chosen.</w:t>
      </w:r>
      <w:r w:rsidRPr="008F52BD">
        <w:rPr>
          <w:rFonts w:asciiTheme="minorHAnsi" w:hAnsiTheme="minorHAnsi" w:cstheme="minorHAnsi"/>
          <w:sz w:val="20"/>
          <w:szCs w:val="20"/>
        </w:rPr>
        <w:t xml:space="preserve"> </w:t>
      </w:r>
    </w:p>
    <w:p w14:paraId="5DA72EAF" w14:textId="78819632" w:rsidR="003D6E04" w:rsidRPr="008F52BD" w:rsidRDefault="003D6E04" w:rsidP="008528CE">
      <w:pPr>
        <w:numPr>
          <w:ilvl w:val="0"/>
          <w:numId w:val="33"/>
        </w:numPr>
        <w:rPr>
          <w:rFonts w:asciiTheme="minorHAnsi" w:hAnsiTheme="minorHAnsi" w:cstheme="minorHAnsi"/>
          <w:sz w:val="20"/>
          <w:szCs w:val="20"/>
        </w:rPr>
      </w:pPr>
      <w:r w:rsidRPr="008F52BD">
        <w:rPr>
          <w:rFonts w:asciiTheme="minorHAnsi" w:hAnsiTheme="minorHAnsi" w:cstheme="minorHAnsi"/>
          <w:sz w:val="20"/>
          <w:szCs w:val="20"/>
        </w:rPr>
        <w:t>Distribution Type: Field is auto-filled based on which system option was chosen.</w:t>
      </w:r>
    </w:p>
    <w:p w14:paraId="13FCE68A" w14:textId="711D2418" w:rsidR="00F63BC8" w:rsidRPr="008F52BD" w:rsidRDefault="00F63BC8" w:rsidP="008528CE">
      <w:pPr>
        <w:ind w:left="720"/>
        <w:rPr>
          <w:rFonts w:asciiTheme="minorHAnsi" w:hAnsiTheme="minorHAnsi" w:cstheme="minorHAnsi"/>
          <w:sz w:val="20"/>
          <w:szCs w:val="20"/>
        </w:rPr>
      </w:pPr>
    </w:p>
    <w:p w14:paraId="6A13DCD6" w14:textId="77777777" w:rsidR="000428D7" w:rsidRPr="008F52BD" w:rsidRDefault="000428D7" w:rsidP="008528CE">
      <w:pPr>
        <w:pStyle w:val="ListParagraph"/>
        <w:ind w:left="360"/>
        <w:rPr>
          <w:rFonts w:asciiTheme="minorHAnsi" w:hAnsiTheme="minorHAnsi" w:cstheme="minorHAnsi"/>
          <w:sz w:val="20"/>
          <w:szCs w:val="20"/>
        </w:rPr>
      </w:pPr>
    </w:p>
    <w:p w14:paraId="1B1E6D13" w14:textId="41EAB556" w:rsidR="009B38B3" w:rsidRPr="008F52BD" w:rsidRDefault="009B38B3" w:rsidP="008528CE">
      <w:pPr>
        <w:rPr>
          <w:rFonts w:asciiTheme="minorHAnsi" w:hAnsiTheme="minorHAnsi" w:cstheme="minorHAnsi"/>
          <w:b/>
          <w:bCs/>
          <w:sz w:val="20"/>
          <w:szCs w:val="20"/>
        </w:rPr>
      </w:pPr>
      <w:r w:rsidRPr="008F52BD">
        <w:rPr>
          <w:rFonts w:asciiTheme="minorHAnsi" w:hAnsiTheme="minorHAnsi" w:cstheme="minorHAnsi"/>
          <w:b/>
          <w:bCs/>
          <w:sz w:val="20"/>
          <w:szCs w:val="20"/>
        </w:rPr>
        <w:t>M. Indoor Air Quality (IAQ) Fan Information</w:t>
      </w:r>
    </w:p>
    <w:p w14:paraId="2BAEE5E8" w14:textId="7E05519A" w:rsidR="009B38B3" w:rsidRPr="008F52BD" w:rsidRDefault="00B118C4" w:rsidP="008528CE">
      <w:pPr>
        <w:pStyle w:val="ListParagraph"/>
        <w:numPr>
          <w:ilvl w:val="0"/>
          <w:numId w:val="84"/>
        </w:numPr>
        <w:rPr>
          <w:rFonts w:asciiTheme="minorHAnsi" w:hAnsiTheme="minorHAnsi" w:cstheme="minorHAnsi"/>
          <w:sz w:val="20"/>
          <w:szCs w:val="20"/>
        </w:rPr>
      </w:pPr>
      <w:r w:rsidRPr="008F52BD">
        <w:rPr>
          <w:rFonts w:asciiTheme="minorHAnsi" w:hAnsiTheme="minorHAnsi" w:cstheme="minorHAnsi"/>
          <w:sz w:val="20"/>
          <w:szCs w:val="20"/>
        </w:rPr>
        <w:t xml:space="preserve">Fan Name: </w:t>
      </w:r>
      <w:r w:rsidR="005C0FFB" w:rsidRPr="008F52BD">
        <w:rPr>
          <w:rFonts w:asciiTheme="minorHAnsi" w:hAnsiTheme="minorHAnsi" w:cstheme="minorHAnsi"/>
          <w:sz w:val="20"/>
          <w:szCs w:val="20"/>
        </w:rPr>
        <w:t>Provide a unique name for each unique indoor air quality (IAQ) fan type in the building.</w:t>
      </w:r>
    </w:p>
    <w:p w14:paraId="0952F1EC" w14:textId="640CCA93" w:rsidR="00B118C4" w:rsidRPr="008F52BD" w:rsidRDefault="00B118C4" w:rsidP="008528CE">
      <w:pPr>
        <w:pStyle w:val="ListParagraph"/>
        <w:numPr>
          <w:ilvl w:val="0"/>
          <w:numId w:val="84"/>
        </w:numPr>
        <w:rPr>
          <w:rFonts w:asciiTheme="minorHAnsi" w:hAnsiTheme="minorHAnsi" w:cstheme="minorHAnsi"/>
          <w:sz w:val="20"/>
          <w:szCs w:val="20"/>
        </w:rPr>
      </w:pPr>
      <w:r w:rsidRPr="008F52BD">
        <w:rPr>
          <w:rFonts w:asciiTheme="minorHAnsi" w:hAnsiTheme="minorHAnsi" w:cstheme="minorHAnsi"/>
          <w:sz w:val="20"/>
          <w:szCs w:val="20"/>
        </w:rPr>
        <w:t xml:space="preserve">IAQ Type: </w:t>
      </w:r>
      <w:r w:rsidR="00AE6FAD" w:rsidRPr="008F52BD">
        <w:rPr>
          <w:rFonts w:asciiTheme="minorHAnsi" w:hAnsiTheme="minorHAnsi" w:cstheme="minorHAnsi"/>
          <w:sz w:val="20"/>
          <w:szCs w:val="20"/>
        </w:rPr>
        <w:t xml:space="preserve">Supply, Exhaust, Balanced, Balanced – ERV, Balanced – HRV, Central Fan Integrated (CFI), Central </w:t>
      </w:r>
      <w:r w:rsidR="004F16E1" w:rsidRPr="008F52BD">
        <w:rPr>
          <w:rFonts w:asciiTheme="minorHAnsi" w:hAnsiTheme="minorHAnsi" w:cstheme="minorHAnsi"/>
          <w:sz w:val="20"/>
          <w:szCs w:val="20"/>
        </w:rPr>
        <w:t xml:space="preserve">Ventilation System – Supply, Central Ventilation System – Exhaust, </w:t>
      </w:r>
      <w:r w:rsidR="00C56D08" w:rsidRPr="008F52BD">
        <w:rPr>
          <w:rFonts w:asciiTheme="minorHAnsi" w:hAnsiTheme="minorHAnsi" w:cstheme="minorHAnsi"/>
          <w:sz w:val="20"/>
          <w:szCs w:val="20"/>
        </w:rPr>
        <w:t xml:space="preserve">or </w:t>
      </w:r>
      <w:r w:rsidR="004F16E1" w:rsidRPr="008F52BD">
        <w:rPr>
          <w:rFonts w:asciiTheme="minorHAnsi" w:hAnsiTheme="minorHAnsi" w:cstheme="minorHAnsi"/>
          <w:sz w:val="20"/>
          <w:szCs w:val="20"/>
        </w:rPr>
        <w:t>Central Ventilation System – Balanced</w:t>
      </w:r>
      <w:r w:rsidR="00C56D08" w:rsidRPr="008F52BD">
        <w:rPr>
          <w:rFonts w:asciiTheme="minorHAnsi" w:hAnsiTheme="minorHAnsi" w:cstheme="minorHAnsi"/>
          <w:sz w:val="20"/>
          <w:szCs w:val="20"/>
        </w:rPr>
        <w:t>.</w:t>
      </w:r>
      <w:r w:rsidR="004F16E1" w:rsidRPr="008F52BD">
        <w:rPr>
          <w:rFonts w:asciiTheme="minorHAnsi" w:hAnsiTheme="minorHAnsi" w:cstheme="minorHAnsi"/>
          <w:sz w:val="20"/>
          <w:szCs w:val="20"/>
        </w:rPr>
        <w:t xml:space="preserve"> </w:t>
      </w:r>
    </w:p>
    <w:p w14:paraId="7BCECFCD" w14:textId="1521E9E2" w:rsidR="00B118C4" w:rsidRPr="008F52BD" w:rsidRDefault="00B118C4" w:rsidP="008528CE">
      <w:pPr>
        <w:pStyle w:val="ListParagraph"/>
        <w:numPr>
          <w:ilvl w:val="0"/>
          <w:numId w:val="84"/>
        </w:numPr>
        <w:rPr>
          <w:rFonts w:asciiTheme="minorHAnsi" w:hAnsiTheme="minorHAnsi" w:cstheme="minorHAnsi"/>
          <w:sz w:val="20"/>
          <w:szCs w:val="20"/>
        </w:rPr>
      </w:pPr>
      <w:r w:rsidRPr="008F52BD">
        <w:rPr>
          <w:rFonts w:asciiTheme="minorHAnsi" w:hAnsiTheme="minorHAnsi" w:cstheme="minorHAnsi"/>
          <w:sz w:val="20"/>
          <w:szCs w:val="20"/>
        </w:rPr>
        <w:t>Comments: Any notes regarding location or unique conditions.</w:t>
      </w:r>
    </w:p>
    <w:p w14:paraId="63E81E7C" w14:textId="77777777" w:rsidR="0076461F" w:rsidRPr="008F52BD" w:rsidRDefault="0076461F" w:rsidP="008528CE">
      <w:pPr>
        <w:rPr>
          <w:rFonts w:asciiTheme="minorHAnsi" w:hAnsiTheme="minorHAnsi" w:cstheme="minorHAnsi"/>
          <w:b/>
          <w:sz w:val="20"/>
          <w:szCs w:val="20"/>
        </w:rPr>
      </w:pPr>
    </w:p>
    <w:p w14:paraId="154809F3" w14:textId="260D5557" w:rsidR="00492D3C" w:rsidRPr="008F52BD" w:rsidRDefault="00DF5F60" w:rsidP="008528CE">
      <w:pPr>
        <w:rPr>
          <w:rFonts w:asciiTheme="minorHAnsi" w:hAnsiTheme="minorHAnsi" w:cstheme="minorHAnsi"/>
          <w:b/>
          <w:sz w:val="20"/>
          <w:szCs w:val="20"/>
        </w:rPr>
      </w:pPr>
      <w:r w:rsidRPr="008F52BD">
        <w:rPr>
          <w:rFonts w:asciiTheme="minorHAnsi" w:hAnsiTheme="minorHAnsi" w:cstheme="minorHAnsi"/>
          <w:b/>
          <w:sz w:val="20"/>
          <w:szCs w:val="20"/>
        </w:rPr>
        <w:t>Documentation Declaration Statements</w:t>
      </w:r>
    </w:p>
    <w:p w14:paraId="154809F4" w14:textId="77777777" w:rsidR="00492D3C" w:rsidRPr="008F52BD" w:rsidRDefault="00492D3C" w:rsidP="008528CE">
      <w:pPr>
        <w:numPr>
          <w:ilvl w:val="0"/>
          <w:numId w:val="39"/>
        </w:numPr>
        <w:rPr>
          <w:rFonts w:asciiTheme="minorHAnsi" w:hAnsiTheme="minorHAnsi" w:cstheme="minorHAnsi"/>
          <w:sz w:val="20"/>
          <w:szCs w:val="20"/>
        </w:rPr>
      </w:pPr>
      <w:r w:rsidRPr="008F52BD">
        <w:rPr>
          <w:rFonts w:asciiTheme="minorHAnsi" w:hAnsiTheme="minorHAnsi" w:cstheme="minorHAnsi"/>
          <w:sz w:val="20"/>
          <w:szCs w:val="20"/>
        </w:rPr>
        <w:t xml:space="preserve">The person who prepared the CF1R will sign and complete the fields for their name, company (if applicable), address, phone number, certification information (if applicable), date and signature (may be electronic). </w:t>
      </w:r>
    </w:p>
    <w:p w14:paraId="154809F5" w14:textId="1041304B" w:rsidR="00492D3C" w:rsidRPr="008F52BD" w:rsidRDefault="00492D3C" w:rsidP="008528CE">
      <w:pPr>
        <w:numPr>
          <w:ilvl w:val="0"/>
          <w:numId w:val="39"/>
        </w:numPr>
        <w:rPr>
          <w:rFonts w:asciiTheme="minorHAnsi" w:hAnsiTheme="minorHAnsi" w:cstheme="minorHAnsi"/>
          <w:sz w:val="20"/>
          <w:szCs w:val="20"/>
        </w:rPr>
      </w:pPr>
      <w:r w:rsidRPr="008F52BD">
        <w:rPr>
          <w:rFonts w:asciiTheme="minorHAnsi" w:hAnsiTheme="minorHAnsi" w:cstheme="minorHAnsi"/>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2FE668E4" w14:textId="77777777" w:rsidR="000428D7" w:rsidRPr="008F52BD" w:rsidRDefault="000428D7" w:rsidP="008528CE">
      <w:pPr>
        <w:ind w:left="360"/>
        <w:rPr>
          <w:rFonts w:asciiTheme="minorHAnsi" w:hAnsiTheme="minorHAnsi" w:cstheme="minorHAnsi"/>
          <w:sz w:val="20"/>
          <w:szCs w:val="20"/>
        </w:rPr>
      </w:pPr>
    </w:p>
    <w:p w14:paraId="154809F8" w14:textId="14E1737D" w:rsidR="00A841A3" w:rsidRPr="008F52BD" w:rsidRDefault="00DF5F60" w:rsidP="008528CE">
      <w:pPr>
        <w:rPr>
          <w:rFonts w:asciiTheme="minorHAnsi" w:hAnsiTheme="minorHAnsi" w:cstheme="minorHAnsi"/>
          <w:b/>
          <w:sz w:val="20"/>
          <w:szCs w:val="20"/>
        </w:rPr>
      </w:pPr>
      <w:r w:rsidRPr="008F52BD">
        <w:rPr>
          <w:rFonts w:asciiTheme="minorHAnsi" w:hAnsiTheme="minorHAnsi" w:cstheme="minorHAnsi"/>
          <w:b/>
          <w:sz w:val="20"/>
          <w:szCs w:val="20"/>
        </w:rPr>
        <w:t>Registration</w:t>
      </w:r>
    </w:p>
    <w:p w14:paraId="154809F9" w14:textId="77777777" w:rsidR="00A841A3" w:rsidRPr="008F52BD" w:rsidRDefault="00D62B8E" w:rsidP="008528CE">
      <w:pPr>
        <w:rPr>
          <w:rFonts w:asciiTheme="minorHAnsi" w:hAnsiTheme="minorHAnsi" w:cstheme="minorHAnsi"/>
          <w:sz w:val="20"/>
          <w:szCs w:val="20"/>
        </w:rPr>
      </w:pPr>
      <w:r w:rsidRPr="008F52BD">
        <w:rPr>
          <w:rFonts w:asciiTheme="minorHAnsi" w:hAnsiTheme="minorHAnsi" w:cstheme="minorHAnsi"/>
          <w:sz w:val="20"/>
          <w:szCs w:val="20"/>
        </w:rPr>
        <w:t>T</w:t>
      </w:r>
      <w:r w:rsidR="00A841A3" w:rsidRPr="008F52BD">
        <w:rPr>
          <w:rFonts w:asciiTheme="minorHAnsi" w:hAnsiTheme="minorHAnsi" w:cstheme="minorHAnsi"/>
          <w:sz w:val="20"/>
          <w:szCs w:val="20"/>
        </w:rPr>
        <w:t>he CF1R must be registered with a HERS provider prior to submi</w:t>
      </w:r>
      <w:r w:rsidR="003A63C9" w:rsidRPr="008F52BD">
        <w:rPr>
          <w:rFonts w:asciiTheme="minorHAnsi" w:hAnsiTheme="minorHAnsi" w:cstheme="minorHAnsi"/>
          <w:sz w:val="20"/>
          <w:szCs w:val="20"/>
        </w:rPr>
        <w:t>tting for a building permit.</w:t>
      </w:r>
    </w:p>
    <w:p w14:paraId="3D380CDC" w14:textId="2D5B36BC" w:rsidR="00114CC4" w:rsidRPr="008528CE" w:rsidRDefault="00114CC4" w:rsidP="008528CE">
      <w:pPr>
        <w:tabs>
          <w:tab w:val="left" w:pos="4560"/>
        </w:tabs>
        <w:rPr>
          <w:rFonts w:ascii="Calibri" w:hAnsi="Calibri"/>
        </w:rPr>
        <w:sectPr w:rsidR="00114CC4" w:rsidRPr="008528CE" w:rsidSect="00DE2E2E">
          <w:headerReference w:type="even" r:id="rId25"/>
          <w:headerReference w:type="default" r:id="rId26"/>
          <w:footerReference w:type="default" r:id="rId27"/>
          <w:headerReference w:type="first" r:id="rId28"/>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55"/>
        <w:gridCol w:w="4908"/>
        <w:gridCol w:w="399"/>
        <w:gridCol w:w="3605"/>
        <w:gridCol w:w="2871"/>
      </w:tblGrid>
      <w:tr w:rsidR="003116BB" w:rsidRPr="008528CE" w14:paraId="15480A07" w14:textId="77777777" w:rsidTr="00973747">
        <w:trPr>
          <w:trHeight w:val="317"/>
        </w:trPr>
        <w:tc>
          <w:tcPr>
            <w:tcW w:w="14390" w:type="dxa"/>
            <w:gridSpan w:val="6"/>
            <w:tcBorders>
              <w:top w:val="single" w:sz="4" w:space="0" w:color="auto"/>
              <w:left w:val="single" w:sz="4" w:space="0" w:color="auto"/>
              <w:right w:val="single" w:sz="4" w:space="0" w:color="auto"/>
            </w:tcBorders>
            <w:shd w:val="clear" w:color="auto" w:fill="auto"/>
            <w:vAlign w:val="center"/>
          </w:tcPr>
          <w:p w14:paraId="15480A06" w14:textId="61E84116" w:rsidR="003116BB" w:rsidRPr="008528CE" w:rsidRDefault="003116BB" w:rsidP="008528CE">
            <w:pPr>
              <w:keepNext/>
              <w:rPr>
                <w:rFonts w:ascii="Calibri" w:hAnsi="Calibri"/>
                <w:sz w:val="22"/>
                <w:szCs w:val="22"/>
              </w:rPr>
            </w:pPr>
            <w:r w:rsidRPr="008528CE">
              <w:rPr>
                <w:rFonts w:ascii="Calibri" w:eastAsia="Calibri" w:hAnsi="Calibri"/>
                <w:b/>
                <w:sz w:val="20"/>
                <w:szCs w:val="22"/>
              </w:rPr>
              <w:lastRenderedPageBreak/>
              <w:t xml:space="preserve">A. </w:t>
            </w:r>
            <w:r w:rsidR="004A5E91" w:rsidRPr="008528CE">
              <w:rPr>
                <w:rFonts w:ascii="Calibri" w:eastAsia="Calibri" w:hAnsi="Calibri"/>
                <w:b/>
                <w:sz w:val="20"/>
                <w:szCs w:val="22"/>
              </w:rPr>
              <w:t>General Information</w:t>
            </w:r>
          </w:p>
        </w:tc>
      </w:tr>
      <w:tr w:rsidR="003116BB" w:rsidRPr="008528CE" w14:paraId="15480A0E" w14:textId="77777777" w:rsidTr="00973747">
        <w:trPr>
          <w:trHeight w:val="245"/>
        </w:trPr>
        <w:tc>
          <w:tcPr>
            <w:tcW w:w="452" w:type="dxa"/>
            <w:tcBorders>
              <w:left w:val="single" w:sz="4" w:space="0" w:color="auto"/>
              <w:right w:val="single" w:sz="4" w:space="0" w:color="auto"/>
            </w:tcBorders>
            <w:vAlign w:val="center"/>
          </w:tcPr>
          <w:p w14:paraId="15480A08" w14:textId="77777777" w:rsidR="003116BB" w:rsidRPr="008528CE" w:rsidRDefault="003116BB" w:rsidP="008528CE">
            <w:pPr>
              <w:jc w:val="center"/>
              <w:rPr>
                <w:rFonts w:ascii="Calibri" w:eastAsia="Calibri" w:hAnsi="Calibri"/>
                <w:sz w:val="18"/>
                <w:szCs w:val="18"/>
              </w:rPr>
            </w:pPr>
            <w:r w:rsidRPr="008528CE">
              <w:rPr>
                <w:rFonts w:ascii="Calibri" w:eastAsia="Calibri" w:hAnsi="Calibri"/>
                <w:sz w:val="18"/>
                <w:szCs w:val="18"/>
              </w:rPr>
              <w:t>01</w:t>
            </w:r>
          </w:p>
        </w:tc>
        <w:tc>
          <w:tcPr>
            <w:tcW w:w="2155" w:type="dxa"/>
            <w:tcBorders>
              <w:left w:val="single" w:sz="4" w:space="0" w:color="auto"/>
              <w:right w:val="single" w:sz="4" w:space="0" w:color="auto"/>
            </w:tcBorders>
            <w:shd w:val="clear" w:color="auto" w:fill="auto"/>
            <w:vAlign w:val="center"/>
          </w:tcPr>
          <w:p w14:paraId="15480A09" w14:textId="77777777" w:rsidR="003116BB" w:rsidRPr="008528CE" w:rsidRDefault="003116BB" w:rsidP="008528CE">
            <w:pPr>
              <w:rPr>
                <w:rFonts w:ascii="Calibri" w:hAnsi="Calibri"/>
                <w:sz w:val="18"/>
                <w:szCs w:val="18"/>
              </w:rPr>
            </w:pPr>
            <w:r w:rsidRPr="008528CE">
              <w:rPr>
                <w:rFonts w:ascii="Calibri" w:eastAsia="Calibri" w:hAnsi="Calibri"/>
                <w:sz w:val="18"/>
                <w:szCs w:val="18"/>
              </w:rPr>
              <w:t>Project Name:</w:t>
            </w:r>
          </w:p>
        </w:tc>
        <w:tc>
          <w:tcPr>
            <w:tcW w:w="4908" w:type="dxa"/>
            <w:tcBorders>
              <w:left w:val="single" w:sz="4" w:space="0" w:color="auto"/>
            </w:tcBorders>
            <w:shd w:val="clear" w:color="auto" w:fill="auto"/>
          </w:tcPr>
          <w:p w14:paraId="15480A0A" w14:textId="77777777" w:rsidR="003116BB" w:rsidRPr="008528CE" w:rsidRDefault="00B93BFD" w:rsidP="008528CE">
            <w:pPr>
              <w:rPr>
                <w:rFonts w:ascii="Calibri" w:hAnsi="Calibri"/>
                <w:sz w:val="18"/>
                <w:szCs w:val="18"/>
              </w:rPr>
            </w:pPr>
            <w:r w:rsidRPr="008528CE">
              <w:rPr>
                <w:rFonts w:ascii="Calibri" w:hAnsi="Calibri"/>
                <w:sz w:val="18"/>
                <w:szCs w:val="18"/>
              </w:rPr>
              <w:t>&lt;&lt;User Input: Text&gt;&gt;</w:t>
            </w:r>
          </w:p>
        </w:tc>
        <w:tc>
          <w:tcPr>
            <w:tcW w:w="399" w:type="dxa"/>
            <w:tcBorders>
              <w:left w:val="single" w:sz="4" w:space="0" w:color="auto"/>
              <w:right w:val="single" w:sz="4" w:space="0" w:color="auto"/>
            </w:tcBorders>
            <w:vAlign w:val="center"/>
          </w:tcPr>
          <w:p w14:paraId="15480A0B" w14:textId="77777777" w:rsidR="003116BB" w:rsidRPr="008528CE" w:rsidRDefault="003116BB" w:rsidP="008528CE">
            <w:pPr>
              <w:jc w:val="center"/>
              <w:rPr>
                <w:rFonts w:ascii="Calibri" w:hAnsi="Calibri"/>
                <w:sz w:val="18"/>
                <w:szCs w:val="18"/>
              </w:rPr>
            </w:pPr>
            <w:r w:rsidRPr="008528CE">
              <w:rPr>
                <w:rFonts w:ascii="Calibri" w:hAnsi="Calibri"/>
                <w:sz w:val="18"/>
                <w:szCs w:val="18"/>
              </w:rPr>
              <w:t>02</w:t>
            </w:r>
          </w:p>
        </w:tc>
        <w:tc>
          <w:tcPr>
            <w:tcW w:w="3605" w:type="dxa"/>
            <w:tcBorders>
              <w:left w:val="single" w:sz="4" w:space="0" w:color="auto"/>
            </w:tcBorders>
            <w:shd w:val="clear" w:color="auto" w:fill="auto"/>
            <w:vAlign w:val="center"/>
          </w:tcPr>
          <w:p w14:paraId="15480A0C" w14:textId="77777777" w:rsidR="003116BB" w:rsidRPr="008528CE" w:rsidRDefault="003116BB" w:rsidP="008528CE">
            <w:pPr>
              <w:rPr>
                <w:rFonts w:ascii="Calibri" w:hAnsi="Calibri"/>
                <w:sz w:val="18"/>
                <w:szCs w:val="18"/>
              </w:rPr>
            </w:pPr>
            <w:r w:rsidRPr="008528CE">
              <w:rPr>
                <w:rFonts w:ascii="Calibri" w:hAnsi="Calibri"/>
                <w:sz w:val="18"/>
                <w:szCs w:val="18"/>
              </w:rPr>
              <w:t>Date Prepared:</w:t>
            </w:r>
          </w:p>
        </w:tc>
        <w:tc>
          <w:tcPr>
            <w:tcW w:w="2871" w:type="dxa"/>
            <w:tcBorders>
              <w:right w:val="single" w:sz="4" w:space="0" w:color="auto"/>
            </w:tcBorders>
            <w:shd w:val="clear" w:color="auto" w:fill="auto"/>
          </w:tcPr>
          <w:p w14:paraId="15480A0D" w14:textId="77777777" w:rsidR="003116BB" w:rsidRPr="008528CE" w:rsidRDefault="00B93BFD" w:rsidP="008528CE">
            <w:pPr>
              <w:rPr>
                <w:rFonts w:ascii="Calibri" w:hAnsi="Calibri"/>
                <w:sz w:val="18"/>
                <w:szCs w:val="18"/>
              </w:rPr>
            </w:pPr>
            <w:r w:rsidRPr="008528CE">
              <w:rPr>
                <w:rFonts w:ascii="Calibri" w:hAnsi="Calibri"/>
                <w:sz w:val="18"/>
                <w:szCs w:val="18"/>
              </w:rPr>
              <w:t>&lt;&lt;User Input: Date&gt;&gt;</w:t>
            </w:r>
          </w:p>
        </w:tc>
      </w:tr>
      <w:tr w:rsidR="003116BB" w:rsidRPr="008528CE" w14:paraId="15480A15" w14:textId="77777777" w:rsidTr="00973747">
        <w:trPr>
          <w:trHeight w:val="245"/>
        </w:trPr>
        <w:tc>
          <w:tcPr>
            <w:tcW w:w="452" w:type="dxa"/>
            <w:tcBorders>
              <w:left w:val="single" w:sz="4" w:space="0" w:color="auto"/>
              <w:right w:val="single" w:sz="4" w:space="0" w:color="auto"/>
            </w:tcBorders>
            <w:vAlign w:val="center"/>
          </w:tcPr>
          <w:p w14:paraId="15480A0F" w14:textId="77777777" w:rsidR="003116BB" w:rsidRPr="008528CE" w:rsidRDefault="003116BB" w:rsidP="008528CE">
            <w:pPr>
              <w:jc w:val="center"/>
              <w:rPr>
                <w:rFonts w:ascii="Calibri" w:eastAsia="Calibri" w:hAnsi="Calibri"/>
                <w:sz w:val="18"/>
                <w:szCs w:val="18"/>
              </w:rPr>
            </w:pPr>
            <w:r w:rsidRPr="008528CE">
              <w:rPr>
                <w:rFonts w:ascii="Calibri" w:eastAsia="Calibri" w:hAnsi="Calibri"/>
                <w:sz w:val="18"/>
                <w:szCs w:val="18"/>
              </w:rPr>
              <w:t>03</w:t>
            </w:r>
          </w:p>
        </w:tc>
        <w:tc>
          <w:tcPr>
            <w:tcW w:w="2155" w:type="dxa"/>
            <w:tcBorders>
              <w:left w:val="single" w:sz="4" w:space="0" w:color="auto"/>
            </w:tcBorders>
            <w:shd w:val="clear" w:color="auto" w:fill="auto"/>
            <w:vAlign w:val="center"/>
          </w:tcPr>
          <w:p w14:paraId="15480A10" w14:textId="77777777" w:rsidR="003116BB" w:rsidRPr="008528CE" w:rsidRDefault="003116BB" w:rsidP="008528CE">
            <w:pPr>
              <w:rPr>
                <w:rFonts w:ascii="Calibri" w:hAnsi="Calibri"/>
                <w:sz w:val="18"/>
                <w:szCs w:val="18"/>
              </w:rPr>
            </w:pPr>
            <w:r w:rsidRPr="008528CE">
              <w:rPr>
                <w:rFonts w:ascii="Calibri" w:eastAsia="Calibri" w:hAnsi="Calibri"/>
                <w:sz w:val="18"/>
                <w:szCs w:val="18"/>
              </w:rPr>
              <w:t>Project Location:</w:t>
            </w:r>
          </w:p>
        </w:tc>
        <w:tc>
          <w:tcPr>
            <w:tcW w:w="4908" w:type="dxa"/>
            <w:shd w:val="clear" w:color="auto" w:fill="auto"/>
          </w:tcPr>
          <w:p w14:paraId="15480A11" w14:textId="77777777" w:rsidR="003116BB" w:rsidRPr="008528CE" w:rsidRDefault="00B93BFD" w:rsidP="008528CE">
            <w:pPr>
              <w:rPr>
                <w:rFonts w:ascii="Calibri" w:hAnsi="Calibri"/>
                <w:sz w:val="18"/>
                <w:szCs w:val="18"/>
              </w:rPr>
            </w:pPr>
            <w:r w:rsidRPr="008528CE">
              <w:rPr>
                <w:rFonts w:ascii="Calibri" w:hAnsi="Calibri"/>
                <w:sz w:val="18"/>
                <w:szCs w:val="18"/>
              </w:rPr>
              <w:t>&lt;&lt;User Input: String&gt;&gt;</w:t>
            </w:r>
          </w:p>
        </w:tc>
        <w:tc>
          <w:tcPr>
            <w:tcW w:w="399" w:type="dxa"/>
            <w:vAlign w:val="center"/>
          </w:tcPr>
          <w:p w14:paraId="15480A12" w14:textId="77777777" w:rsidR="003116BB" w:rsidRPr="008528CE" w:rsidRDefault="003116BB" w:rsidP="008528CE">
            <w:pPr>
              <w:jc w:val="center"/>
              <w:rPr>
                <w:rFonts w:ascii="Calibri" w:hAnsi="Calibri"/>
                <w:sz w:val="18"/>
                <w:szCs w:val="18"/>
              </w:rPr>
            </w:pPr>
            <w:r w:rsidRPr="008528CE">
              <w:rPr>
                <w:rFonts w:ascii="Calibri" w:hAnsi="Calibri"/>
                <w:sz w:val="18"/>
                <w:szCs w:val="18"/>
              </w:rPr>
              <w:t>04</w:t>
            </w:r>
          </w:p>
        </w:tc>
        <w:tc>
          <w:tcPr>
            <w:tcW w:w="3605" w:type="dxa"/>
            <w:shd w:val="clear" w:color="auto" w:fill="auto"/>
            <w:vAlign w:val="center"/>
          </w:tcPr>
          <w:p w14:paraId="15480A13" w14:textId="77777777" w:rsidR="003116BB" w:rsidRPr="008528CE" w:rsidRDefault="003116BB" w:rsidP="008528CE">
            <w:pPr>
              <w:rPr>
                <w:rFonts w:ascii="Calibri" w:hAnsi="Calibri"/>
                <w:sz w:val="18"/>
                <w:szCs w:val="18"/>
              </w:rPr>
            </w:pPr>
            <w:r w:rsidRPr="008528CE">
              <w:rPr>
                <w:rFonts w:ascii="Calibri" w:hAnsi="Calibri"/>
                <w:sz w:val="18"/>
                <w:szCs w:val="18"/>
              </w:rPr>
              <w:t>Building Front Orientation (deg):</w:t>
            </w:r>
          </w:p>
        </w:tc>
        <w:tc>
          <w:tcPr>
            <w:tcW w:w="2871" w:type="dxa"/>
            <w:tcBorders>
              <w:right w:val="single" w:sz="4" w:space="0" w:color="auto"/>
            </w:tcBorders>
            <w:shd w:val="clear" w:color="auto" w:fill="auto"/>
          </w:tcPr>
          <w:p w14:paraId="15480A14" w14:textId="77777777" w:rsidR="003116BB" w:rsidRPr="008528CE" w:rsidRDefault="00B93BFD" w:rsidP="008528CE">
            <w:pPr>
              <w:rPr>
                <w:rFonts w:ascii="Calibri" w:hAnsi="Calibri"/>
                <w:sz w:val="18"/>
                <w:szCs w:val="18"/>
              </w:rPr>
            </w:pPr>
            <w:r w:rsidRPr="008528CE">
              <w:rPr>
                <w:rFonts w:ascii="Calibri" w:hAnsi="Calibri"/>
                <w:sz w:val="18"/>
                <w:szCs w:val="18"/>
              </w:rPr>
              <w:t xml:space="preserve">&lt;&lt;User Input: </w:t>
            </w:r>
            <w:r w:rsidR="00AB48D7" w:rsidRPr="008528CE">
              <w:rPr>
                <w:rFonts w:ascii="Calibri" w:hAnsi="Calibri"/>
                <w:sz w:val="18"/>
                <w:szCs w:val="18"/>
              </w:rPr>
              <w:t>Integer</w:t>
            </w:r>
            <w:r w:rsidRPr="008528CE">
              <w:rPr>
                <w:rFonts w:ascii="Calibri" w:hAnsi="Calibri"/>
                <w:sz w:val="18"/>
                <w:szCs w:val="18"/>
              </w:rPr>
              <w:t>Nonnegative&gt;&gt;</w:t>
            </w:r>
          </w:p>
        </w:tc>
      </w:tr>
      <w:tr w:rsidR="003116BB" w:rsidRPr="008528CE" w14:paraId="15480A1C" w14:textId="77777777" w:rsidTr="00973747">
        <w:trPr>
          <w:trHeight w:val="245"/>
        </w:trPr>
        <w:tc>
          <w:tcPr>
            <w:tcW w:w="452" w:type="dxa"/>
            <w:tcBorders>
              <w:left w:val="single" w:sz="4" w:space="0" w:color="auto"/>
              <w:right w:val="single" w:sz="4" w:space="0" w:color="auto"/>
            </w:tcBorders>
            <w:vAlign w:val="center"/>
          </w:tcPr>
          <w:p w14:paraId="15480A16" w14:textId="77777777" w:rsidR="003116BB" w:rsidRPr="008528CE" w:rsidRDefault="003116BB" w:rsidP="008528CE">
            <w:pPr>
              <w:jc w:val="center"/>
              <w:rPr>
                <w:rFonts w:ascii="Calibri" w:hAnsi="Calibri"/>
                <w:sz w:val="18"/>
                <w:szCs w:val="18"/>
              </w:rPr>
            </w:pPr>
            <w:r w:rsidRPr="008528CE">
              <w:rPr>
                <w:rFonts w:ascii="Calibri" w:hAnsi="Calibri"/>
                <w:sz w:val="18"/>
                <w:szCs w:val="18"/>
              </w:rPr>
              <w:t>05</w:t>
            </w:r>
          </w:p>
        </w:tc>
        <w:tc>
          <w:tcPr>
            <w:tcW w:w="2155" w:type="dxa"/>
            <w:tcBorders>
              <w:left w:val="single" w:sz="4" w:space="0" w:color="auto"/>
              <w:right w:val="single" w:sz="4" w:space="0" w:color="auto"/>
            </w:tcBorders>
            <w:shd w:val="clear" w:color="auto" w:fill="auto"/>
            <w:vAlign w:val="center"/>
          </w:tcPr>
          <w:p w14:paraId="15480A17" w14:textId="77777777" w:rsidR="003116BB" w:rsidRPr="008528CE" w:rsidRDefault="003116BB" w:rsidP="008528CE">
            <w:pPr>
              <w:rPr>
                <w:rFonts w:ascii="Calibri" w:hAnsi="Calibri"/>
                <w:sz w:val="18"/>
                <w:szCs w:val="18"/>
              </w:rPr>
            </w:pPr>
            <w:r w:rsidRPr="008528CE">
              <w:rPr>
                <w:rFonts w:ascii="Calibri" w:hAnsi="Calibri"/>
                <w:sz w:val="18"/>
                <w:szCs w:val="18"/>
              </w:rPr>
              <w:t>CA City:</w:t>
            </w:r>
          </w:p>
        </w:tc>
        <w:tc>
          <w:tcPr>
            <w:tcW w:w="4908" w:type="dxa"/>
            <w:tcBorders>
              <w:left w:val="single" w:sz="4" w:space="0" w:color="auto"/>
            </w:tcBorders>
            <w:shd w:val="clear" w:color="auto" w:fill="auto"/>
          </w:tcPr>
          <w:p w14:paraId="15480A18" w14:textId="77777777" w:rsidR="003116BB" w:rsidRPr="008528CE" w:rsidRDefault="00B93BFD" w:rsidP="008528CE">
            <w:pPr>
              <w:tabs>
                <w:tab w:val="left" w:pos="1194"/>
              </w:tabs>
              <w:rPr>
                <w:rFonts w:ascii="Calibri" w:hAnsi="Calibri"/>
                <w:sz w:val="18"/>
                <w:szCs w:val="18"/>
              </w:rPr>
            </w:pPr>
            <w:r w:rsidRPr="008528CE">
              <w:rPr>
                <w:rFonts w:ascii="Calibri" w:hAnsi="Calibri"/>
                <w:sz w:val="18"/>
                <w:szCs w:val="18"/>
              </w:rPr>
              <w:t>&lt;&lt;User Input: String&gt;&gt;</w:t>
            </w:r>
          </w:p>
        </w:tc>
        <w:tc>
          <w:tcPr>
            <w:tcW w:w="399" w:type="dxa"/>
            <w:vAlign w:val="center"/>
          </w:tcPr>
          <w:p w14:paraId="15480A19" w14:textId="77777777" w:rsidR="003116BB" w:rsidRPr="008528CE" w:rsidRDefault="003116BB" w:rsidP="008528CE">
            <w:pPr>
              <w:jc w:val="center"/>
              <w:rPr>
                <w:rFonts w:ascii="Calibri" w:hAnsi="Calibri"/>
                <w:sz w:val="18"/>
                <w:szCs w:val="18"/>
              </w:rPr>
            </w:pPr>
            <w:r w:rsidRPr="008528CE">
              <w:rPr>
                <w:rFonts w:ascii="Calibri" w:hAnsi="Calibri"/>
                <w:sz w:val="18"/>
                <w:szCs w:val="18"/>
              </w:rPr>
              <w:t>06</w:t>
            </w:r>
          </w:p>
        </w:tc>
        <w:tc>
          <w:tcPr>
            <w:tcW w:w="3605" w:type="dxa"/>
            <w:shd w:val="clear" w:color="auto" w:fill="auto"/>
            <w:vAlign w:val="center"/>
          </w:tcPr>
          <w:p w14:paraId="15480A1A" w14:textId="77777777" w:rsidR="003116BB" w:rsidRPr="008528CE" w:rsidRDefault="003116BB" w:rsidP="008528CE">
            <w:pPr>
              <w:rPr>
                <w:rFonts w:ascii="Calibri" w:hAnsi="Calibri"/>
                <w:sz w:val="18"/>
                <w:szCs w:val="18"/>
              </w:rPr>
            </w:pPr>
            <w:r w:rsidRPr="008528CE">
              <w:rPr>
                <w:rFonts w:ascii="Calibri" w:hAnsi="Calibri"/>
                <w:sz w:val="18"/>
                <w:szCs w:val="18"/>
              </w:rPr>
              <w:t>Number of Dwelling Units</w:t>
            </w:r>
            <w:r w:rsidR="003C6EB4" w:rsidRPr="008528CE">
              <w:rPr>
                <w:rFonts w:ascii="Calibri" w:hAnsi="Calibri"/>
                <w:sz w:val="18"/>
                <w:szCs w:val="18"/>
              </w:rPr>
              <w:t xml:space="preserve"> with Additions</w:t>
            </w:r>
            <w:r w:rsidRPr="008528CE">
              <w:rPr>
                <w:rFonts w:ascii="Calibri" w:hAnsi="Calibri"/>
                <w:sz w:val="18"/>
                <w:szCs w:val="18"/>
              </w:rPr>
              <w:t>:</w:t>
            </w:r>
          </w:p>
        </w:tc>
        <w:tc>
          <w:tcPr>
            <w:tcW w:w="2871" w:type="dxa"/>
            <w:tcBorders>
              <w:right w:val="single" w:sz="4" w:space="0" w:color="auto"/>
            </w:tcBorders>
            <w:shd w:val="clear" w:color="auto" w:fill="auto"/>
          </w:tcPr>
          <w:p w14:paraId="15480A1B" w14:textId="1E6C2EEF" w:rsidR="003116BB" w:rsidRPr="008528CE" w:rsidRDefault="00B93BFD" w:rsidP="008528CE">
            <w:pPr>
              <w:rPr>
                <w:rFonts w:ascii="Calibri" w:hAnsi="Calibri"/>
                <w:sz w:val="18"/>
                <w:szCs w:val="18"/>
              </w:rPr>
            </w:pPr>
            <w:r w:rsidRPr="008528CE">
              <w:rPr>
                <w:rFonts w:ascii="Calibri" w:hAnsi="Calibri"/>
                <w:sz w:val="18"/>
                <w:szCs w:val="18"/>
              </w:rPr>
              <w:t>&lt;&lt;User Input: IntegerNonnegative; note if A11=Single Family, then the value=1&gt;&gt;</w:t>
            </w:r>
          </w:p>
        </w:tc>
      </w:tr>
      <w:tr w:rsidR="003116BB" w:rsidRPr="008528CE" w14:paraId="15480A23" w14:textId="77777777" w:rsidTr="00973747">
        <w:trPr>
          <w:trHeight w:val="245"/>
        </w:trPr>
        <w:tc>
          <w:tcPr>
            <w:tcW w:w="452" w:type="dxa"/>
            <w:tcBorders>
              <w:left w:val="single" w:sz="4" w:space="0" w:color="auto"/>
              <w:right w:val="single" w:sz="4" w:space="0" w:color="auto"/>
            </w:tcBorders>
            <w:vAlign w:val="center"/>
          </w:tcPr>
          <w:p w14:paraId="15480A1D" w14:textId="77777777" w:rsidR="003116BB" w:rsidRPr="008528CE" w:rsidRDefault="003116BB" w:rsidP="008528CE">
            <w:pPr>
              <w:jc w:val="center"/>
              <w:rPr>
                <w:rFonts w:ascii="Calibri" w:hAnsi="Calibri"/>
                <w:sz w:val="18"/>
                <w:szCs w:val="18"/>
              </w:rPr>
            </w:pPr>
            <w:r w:rsidRPr="008528CE">
              <w:rPr>
                <w:rFonts w:ascii="Calibri" w:hAnsi="Calibri"/>
                <w:sz w:val="18"/>
                <w:szCs w:val="18"/>
              </w:rPr>
              <w:t>07</w:t>
            </w:r>
          </w:p>
        </w:tc>
        <w:tc>
          <w:tcPr>
            <w:tcW w:w="2155" w:type="dxa"/>
            <w:tcBorders>
              <w:left w:val="single" w:sz="4" w:space="0" w:color="auto"/>
              <w:right w:val="single" w:sz="4" w:space="0" w:color="auto"/>
            </w:tcBorders>
            <w:shd w:val="clear" w:color="auto" w:fill="auto"/>
            <w:vAlign w:val="center"/>
          </w:tcPr>
          <w:p w14:paraId="15480A1E" w14:textId="77777777" w:rsidR="003116BB" w:rsidRPr="008528CE" w:rsidRDefault="003116BB" w:rsidP="008528CE">
            <w:pPr>
              <w:rPr>
                <w:rFonts w:ascii="Calibri" w:hAnsi="Calibri"/>
                <w:sz w:val="18"/>
                <w:szCs w:val="18"/>
              </w:rPr>
            </w:pPr>
            <w:r w:rsidRPr="008528CE">
              <w:rPr>
                <w:rFonts w:ascii="Calibri" w:hAnsi="Calibri"/>
                <w:sz w:val="18"/>
                <w:szCs w:val="18"/>
              </w:rPr>
              <w:t>Zip Code:</w:t>
            </w:r>
          </w:p>
        </w:tc>
        <w:tc>
          <w:tcPr>
            <w:tcW w:w="4908" w:type="dxa"/>
            <w:tcBorders>
              <w:left w:val="single" w:sz="4" w:space="0" w:color="auto"/>
            </w:tcBorders>
            <w:shd w:val="clear" w:color="auto" w:fill="auto"/>
          </w:tcPr>
          <w:p w14:paraId="15480A1F" w14:textId="77777777" w:rsidR="003116BB" w:rsidRPr="008528CE" w:rsidRDefault="00B93BFD" w:rsidP="008528CE">
            <w:pPr>
              <w:rPr>
                <w:rFonts w:ascii="Calibri" w:hAnsi="Calibri"/>
                <w:sz w:val="18"/>
                <w:szCs w:val="18"/>
              </w:rPr>
            </w:pPr>
            <w:r w:rsidRPr="008528CE">
              <w:rPr>
                <w:rFonts w:ascii="Calibri" w:hAnsi="Calibri"/>
                <w:sz w:val="18"/>
                <w:szCs w:val="18"/>
              </w:rPr>
              <w:t>&lt;&lt;User Input: Zipcode&gt;&gt;</w:t>
            </w:r>
          </w:p>
        </w:tc>
        <w:tc>
          <w:tcPr>
            <w:tcW w:w="399" w:type="dxa"/>
            <w:vAlign w:val="center"/>
          </w:tcPr>
          <w:p w14:paraId="15480A20" w14:textId="77777777" w:rsidR="003116BB" w:rsidRPr="008528CE" w:rsidRDefault="003116BB" w:rsidP="008528CE">
            <w:pPr>
              <w:jc w:val="center"/>
              <w:rPr>
                <w:rFonts w:ascii="Calibri" w:hAnsi="Calibri"/>
                <w:sz w:val="18"/>
                <w:szCs w:val="18"/>
              </w:rPr>
            </w:pPr>
            <w:r w:rsidRPr="008528CE">
              <w:rPr>
                <w:rFonts w:ascii="Calibri" w:hAnsi="Calibri"/>
                <w:sz w:val="18"/>
                <w:szCs w:val="18"/>
              </w:rPr>
              <w:t>08</w:t>
            </w:r>
          </w:p>
        </w:tc>
        <w:tc>
          <w:tcPr>
            <w:tcW w:w="3605" w:type="dxa"/>
            <w:shd w:val="clear" w:color="auto" w:fill="auto"/>
            <w:vAlign w:val="center"/>
          </w:tcPr>
          <w:p w14:paraId="15480A21" w14:textId="77777777" w:rsidR="003116BB" w:rsidRPr="008528CE" w:rsidRDefault="003116BB" w:rsidP="008528CE">
            <w:pPr>
              <w:rPr>
                <w:rFonts w:ascii="Calibri" w:hAnsi="Calibri"/>
                <w:sz w:val="18"/>
                <w:szCs w:val="18"/>
              </w:rPr>
            </w:pPr>
            <w:r w:rsidRPr="008528CE">
              <w:rPr>
                <w:rFonts w:ascii="Calibri" w:hAnsi="Calibri"/>
                <w:sz w:val="18"/>
                <w:szCs w:val="18"/>
              </w:rPr>
              <w:t>Fuel Type:</w:t>
            </w:r>
          </w:p>
        </w:tc>
        <w:tc>
          <w:tcPr>
            <w:tcW w:w="2871" w:type="dxa"/>
            <w:tcBorders>
              <w:right w:val="single" w:sz="4" w:space="0" w:color="auto"/>
            </w:tcBorders>
            <w:shd w:val="clear" w:color="auto" w:fill="auto"/>
          </w:tcPr>
          <w:p w14:paraId="15480A22" w14:textId="77777777" w:rsidR="003116BB" w:rsidRPr="008528CE" w:rsidRDefault="00B93BFD" w:rsidP="008528CE">
            <w:pPr>
              <w:rPr>
                <w:rFonts w:ascii="Calibri" w:hAnsi="Calibri"/>
                <w:sz w:val="18"/>
                <w:szCs w:val="18"/>
              </w:rPr>
            </w:pPr>
            <w:r w:rsidRPr="008528CE">
              <w:rPr>
                <w:rFonts w:ascii="Calibri" w:hAnsi="Calibri"/>
                <w:sz w:val="18"/>
                <w:szCs w:val="18"/>
              </w:rPr>
              <w:t>&lt;&lt;User selects from list: Electricity, Natural Gas, Propane&gt;&gt;</w:t>
            </w:r>
          </w:p>
        </w:tc>
      </w:tr>
      <w:tr w:rsidR="003116BB" w:rsidRPr="008528CE" w14:paraId="15480A2A" w14:textId="77777777" w:rsidTr="00973747">
        <w:trPr>
          <w:trHeight w:val="245"/>
        </w:trPr>
        <w:tc>
          <w:tcPr>
            <w:tcW w:w="452" w:type="dxa"/>
            <w:tcBorders>
              <w:left w:val="single" w:sz="4" w:space="0" w:color="auto"/>
              <w:right w:val="single" w:sz="4" w:space="0" w:color="auto"/>
            </w:tcBorders>
            <w:vAlign w:val="center"/>
          </w:tcPr>
          <w:p w14:paraId="15480A24" w14:textId="77777777" w:rsidR="003116BB" w:rsidRPr="008528CE" w:rsidRDefault="003116BB" w:rsidP="008528CE">
            <w:pPr>
              <w:jc w:val="center"/>
              <w:rPr>
                <w:rFonts w:ascii="Calibri" w:hAnsi="Calibri"/>
                <w:sz w:val="18"/>
                <w:szCs w:val="18"/>
              </w:rPr>
            </w:pPr>
            <w:r w:rsidRPr="008528CE">
              <w:rPr>
                <w:rFonts w:ascii="Calibri" w:hAnsi="Calibri"/>
                <w:sz w:val="18"/>
                <w:szCs w:val="18"/>
              </w:rPr>
              <w:t>09</w:t>
            </w:r>
          </w:p>
        </w:tc>
        <w:tc>
          <w:tcPr>
            <w:tcW w:w="2155" w:type="dxa"/>
            <w:tcBorders>
              <w:left w:val="single" w:sz="4" w:space="0" w:color="auto"/>
              <w:right w:val="single" w:sz="4" w:space="0" w:color="auto"/>
            </w:tcBorders>
            <w:shd w:val="clear" w:color="auto" w:fill="auto"/>
            <w:vAlign w:val="center"/>
          </w:tcPr>
          <w:p w14:paraId="15480A25" w14:textId="77777777" w:rsidR="003116BB" w:rsidRPr="008528CE" w:rsidRDefault="003116BB" w:rsidP="008528CE">
            <w:pPr>
              <w:rPr>
                <w:rFonts w:ascii="Calibri" w:hAnsi="Calibri"/>
                <w:sz w:val="18"/>
                <w:szCs w:val="18"/>
              </w:rPr>
            </w:pPr>
            <w:r w:rsidRPr="008528CE">
              <w:rPr>
                <w:rFonts w:ascii="Calibri" w:hAnsi="Calibri"/>
                <w:sz w:val="18"/>
                <w:szCs w:val="18"/>
              </w:rPr>
              <w:t>Climate Zone:</w:t>
            </w:r>
          </w:p>
        </w:tc>
        <w:tc>
          <w:tcPr>
            <w:tcW w:w="4908" w:type="dxa"/>
            <w:tcBorders>
              <w:left w:val="single" w:sz="4" w:space="0" w:color="auto"/>
            </w:tcBorders>
            <w:shd w:val="clear" w:color="auto" w:fill="auto"/>
          </w:tcPr>
          <w:p w14:paraId="15480A26" w14:textId="77777777" w:rsidR="003116BB" w:rsidRPr="008528CE" w:rsidRDefault="00B93BFD" w:rsidP="008528CE">
            <w:pPr>
              <w:rPr>
                <w:rFonts w:ascii="Calibri" w:hAnsi="Calibri"/>
                <w:sz w:val="18"/>
                <w:szCs w:val="18"/>
              </w:rPr>
            </w:pPr>
            <w:r w:rsidRPr="008528CE">
              <w:rPr>
                <w:rFonts w:ascii="Calibri" w:hAnsi="Calibri"/>
                <w:sz w:val="18"/>
                <w:szCs w:val="18"/>
              </w:rPr>
              <w:t>&lt;&lt;User selects from list: 1, 2, 3, 4, 5, 6, 7, 8, 9, 10, 11, 12, 13, 14, 15, 16&gt;&gt;</w:t>
            </w:r>
          </w:p>
        </w:tc>
        <w:tc>
          <w:tcPr>
            <w:tcW w:w="399" w:type="dxa"/>
            <w:vAlign w:val="center"/>
          </w:tcPr>
          <w:p w14:paraId="15480A27" w14:textId="77777777" w:rsidR="003116BB" w:rsidRPr="008528CE" w:rsidRDefault="003116BB" w:rsidP="008528CE">
            <w:pPr>
              <w:jc w:val="center"/>
              <w:rPr>
                <w:rFonts w:ascii="Calibri" w:hAnsi="Calibri"/>
                <w:sz w:val="18"/>
                <w:szCs w:val="18"/>
              </w:rPr>
            </w:pPr>
            <w:r w:rsidRPr="008528CE">
              <w:rPr>
                <w:rFonts w:ascii="Calibri" w:hAnsi="Calibri"/>
                <w:sz w:val="18"/>
                <w:szCs w:val="18"/>
              </w:rPr>
              <w:t>10</w:t>
            </w:r>
          </w:p>
        </w:tc>
        <w:tc>
          <w:tcPr>
            <w:tcW w:w="3605" w:type="dxa"/>
            <w:shd w:val="clear" w:color="auto" w:fill="auto"/>
            <w:vAlign w:val="center"/>
          </w:tcPr>
          <w:p w14:paraId="15480A28" w14:textId="77777777" w:rsidR="003116BB" w:rsidRPr="008528CE" w:rsidRDefault="003116BB" w:rsidP="008528CE">
            <w:pPr>
              <w:rPr>
                <w:rFonts w:ascii="Calibri" w:hAnsi="Calibri"/>
                <w:sz w:val="18"/>
                <w:szCs w:val="18"/>
              </w:rPr>
            </w:pPr>
            <w:r w:rsidRPr="008528CE">
              <w:rPr>
                <w:rFonts w:ascii="Calibri" w:hAnsi="Calibri"/>
                <w:sz w:val="18"/>
                <w:szCs w:val="18"/>
              </w:rPr>
              <w:t>Total Conditioned Floor Area</w:t>
            </w:r>
            <w:r w:rsidR="00E75212" w:rsidRPr="008528CE">
              <w:rPr>
                <w:rFonts w:ascii="Calibri" w:hAnsi="Calibri"/>
                <w:sz w:val="18"/>
                <w:szCs w:val="18"/>
              </w:rPr>
              <w:t xml:space="preserve"> (</w:t>
            </w:r>
            <w:r w:rsidR="00FE3431" w:rsidRPr="008528CE">
              <w:rPr>
                <w:rFonts w:ascii="Calibri" w:hAnsi="Calibri"/>
                <w:sz w:val="18"/>
                <w:szCs w:val="18"/>
              </w:rPr>
              <w:t>ft</w:t>
            </w:r>
            <w:r w:rsidR="00E75212" w:rsidRPr="008528CE">
              <w:rPr>
                <w:rFonts w:ascii="Calibri" w:hAnsi="Calibri"/>
                <w:sz w:val="18"/>
                <w:szCs w:val="18"/>
                <w:vertAlign w:val="superscript"/>
              </w:rPr>
              <w:t>2</w:t>
            </w:r>
            <w:r w:rsidR="00E75212" w:rsidRPr="008528CE">
              <w:rPr>
                <w:rFonts w:ascii="Calibri" w:hAnsi="Calibri"/>
                <w:sz w:val="18"/>
                <w:szCs w:val="18"/>
              </w:rPr>
              <w:t>)</w:t>
            </w:r>
            <w:r w:rsidRPr="008528CE">
              <w:rPr>
                <w:rFonts w:ascii="Calibri" w:hAnsi="Calibri"/>
                <w:sz w:val="18"/>
                <w:szCs w:val="18"/>
              </w:rPr>
              <w:t xml:space="preserve"> (Addition):</w:t>
            </w:r>
          </w:p>
        </w:tc>
        <w:tc>
          <w:tcPr>
            <w:tcW w:w="2871" w:type="dxa"/>
            <w:tcBorders>
              <w:right w:val="single" w:sz="4" w:space="0" w:color="auto"/>
            </w:tcBorders>
            <w:shd w:val="clear" w:color="auto" w:fill="auto"/>
          </w:tcPr>
          <w:p w14:paraId="15480A29" w14:textId="77777777" w:rsidR="003116BB" w:rsidRPr="008528CE" w:rsidRDefault="00B93BFD" w:rsidP="008528CE">
            <w:pPr>
              <w:rPr>
                <w:rFonts w:ascii="Calibri" w:hAnsi="Calibri"/>
                <w:sz w:val="18"/>
                <w:szCs w:val="18"/>
              </w:rPr>
            </w:pPr>
            <w:r w:rsidRPr="008528CE">
              <w:rPr>
                <w:rFonts w:ascii="Calibri" w:hAnsi="Calibri"/>
                <w:sz w:val="18"/>
                <w:szCs w:val="18"/>
              </w:rPr>
              <w:t>&lt;&lt;User Input: IntegerNonnegative&gt;&gt;</w:t>
            </w:r>
          </w:p>
        </w:tc>
      </w:tr>
      <w:tr w:rsidR="003116BB" w:rsidRPr="008528CE" w14:paraId="15480A34" w14:textId="77777777" w:rsidTr="00973747">
        <w:trPr>
          <w:trHeight w:val="245"/>
        </w:trPr>
        <w:tc>
          <w:tcPr>
            <w:tcW w:w="452" w:type="dxa"/>
            <w:tcBorders>
              <w:left w:val="single" w:sz="4" w:space="0" w:color="auto"/>
              <w:right w:val="single" w:sz="4" w:space="0" w:color="auto"/>
            </w:tcBorders>
            <w:vAlign w:val="center"/>
          </w:tcPr>
          <w:p w14:paraId="15480A2B" w14:textId="77777777" w:rsidR="003116BB" w:rsidRPr="008528CE" w:rsidRDefault="003116BB" w:rsidP="008528CE">
            <w:pPr>
              <w:jc w:val="center"/>
              <w:rPr>
                <w:rFonts w:ascii="Calibri" w:hAnsi="Calibri"/>
                <w:sz w:val="18"/>
                <w:szCs w:val="18"/>
              </w:rPr>
            </w:pPr>
            <w:r w:rsidRPr="008528CE">
              <w:rPr>
                <w:rFonts w:ascii="Calibri" w:hAnsi="Calibri"/>
                <w:sz w:val="18"/>
                <w:szCs w:val="18"/>
              </w:rPr>
              <w:t>11</w:t>
            </w:r>
          </w:p>
        </w:tc>
        <w:tc>
          <w:tcPr>
            <w:tcW w:w="2155" w:type="dxa"/>
            <w:tcBorders>
              <w:left w:val="single" w:sz="4" w:space="0" w:color="auto"/>
              <w:right w:val="single" w:sz="4" w:space="0" w:color="auto"/>
            </w:tcBorders>
            <w:shd w:val="clear" w:color="auto" w:fill="auto"/>
            <w:vAlign w:val="center"/>
          </w:tcPr>
          <w:p w14:paraId="15480A2C" w14:textId="77777777" w:rsidR="003116BB" w:rsidRPr="008528CE" w:rsidRDefault="003116BB" w:rsidP="008528CE">
            <w:pPr>
              <w:rPr>
                <w:rFonts w:ascii="Calibri" w:hAnsi="Calibri"/>
                <w:sz w:val="18"/>
                <w:szCs w:val="18"/>
              </w:rPr>
            </w:pPr>
            <w:r w:rsidRPr="008528CE">
              <w:rPr>
                <w:rFonts w:ascii="Calibri" w:hAnsi="Calibri"/>
                <w:sz w:val="18"/>
                <w:szCs w:val="18"/>
              </w:rPr>
              <w:t>Building Type</w:t>
            </w:r>
          </w:p>
        </w:tc>
        <w:tc>
          <w:tcPr>
            <w:tcW w:w="4908" w:type="dxa"/>
            <w:tcBorders>
              <w:left w:val="single" w:sz="4" w:space="0" w:color="auto"/>
            </w:tcBorders>
            <w:shd w:val="clear" w:color="auto" w:fill="auto"/>
          </w:tcPr>
          <w:p w14:paraId="15480A2D" w14:textId="77777777" w:rsidR="003116BB" w:rsidRPr="008528CE" w:rsidRDefault="003116BB" w:rsidP="008528CE">
            <w:pPr>
              <w:rPr>
                <w:rFonts w:ascii="Calibri" w:hAnsi="Calibri"/>
                <w:sz w:val="18"/>
                <w:szCs w:val="18"/>
              </w:rPr>
            </w:pPr>
            <w:r w:rsidRPr="008528CE">
              <w:rPr>
                <w:rFonts w:ascii="Calibri" w:hAnsi="Calibri"/>
                <w:sz w:val="18"/>
                <w:szCs w:val="18"/>
              </w:rPr>
              <w:t xml:space="preserve">&lt;&lt;user select one from list:  </w:t>
            </w:r>
          </w:p>
          <w:p w14:paraId="15480A2E" w14:textId="77777777" w:rsidR="003116BB" w:rsidRPr="008528CE" w:rsidRDefault="003116BB" w:rsidP="008528CE">
            <w:pPr>
              <w:rPr>
                <w:rFonts w:ascii="Calibri" w:hAnsi="Calibri"/>
                <w:sz w:val="18"/>
                <w:szCs w:val="18"/>
              </w:rPr>
            </w:pPr>
            <w:r w:rsidRPr="008528CE">
              <w:rPr>
                <w:rFonts w:ascii="Calibri" w:hAnsi="Calibri"/>
                <w:sz w:val="18"/>
                <w:szCs w:val="18"/>
              </w:rPr>
              <w:t xml:space="preserve">*Single Family   </w:t>
            </w:r>
          </w:p>
          <w:p w14:paraId="15480A30" w14:textId="747DD75E" w:rsidR="003116BB" w:rsidRPr="008528CE" w:rsidRDefault="003116BB" w:rsidP="008528CE">
            <w:pPr>
              <w:rPr>
                <w:rFonts w:ascii="Calibri" w:hAnsi="Calibri"/>
                <w:b/>
                <w:sz w:val="18"/>
                <w:szCs w:val="18"/>
              </w:rPr>
            </w:pPr>
            <w:r w:rsidRPr="008528CE">
              <w:rPr>
                <w:rFonts w:ascii="Calibri" w:hAnsi="Calibri"/>
                <w:sz w:val="18"/>
                <w:szCs w:val="18"/>
              </w:rPr>
              <w:t>&gt;&gt;</w:t>
            </w:r>
          </w:p>
        </w:tc>
        <w:tc>
          <w:tcPr>
            <w:tcW w:w="399" w:type="dxa"/>
            <w:vAlign w:val="center"/>
          </w:tcPr>
          <w:p w14:paraId="15480A31" w14:textId="77777777" w:rsidR="003116BB" w:rsidRPr="008528CE" w:rsidRDefault="003116BB" w:rsidP="008528CE">
            <w:pPr>
              <w:jc w:val="center"/>
              <w:rPr>
                <w:rFonts w:ascii="Calibri" w:hAnsi="Calibri"/>
                <w:sz w:val="18"/>
                <w:szCs w:val="18"/>
              </w:rPr>
            </w:pPr>
            <w:r w:rsidRPr="008528CE">
              <w:rPr>
                <w:rFonts w:ascii="Calibri" w:hAnsi="Calibri"/>
                <w:sz w:val="18"/>
                <w:szCs w:val="18"/>
              </w:rPr>
              <w:t>12</w:t>
            </w:r>
          </w:p>
        </w:tc>
        <w:tc>
          <w:tcPr>
            <w:tcW w:w="3605" w:type="dxa"/>
            <w:shd w:val="clear" w:color="auto" w:fill="auto"/>
            <w:vAlign w:val="center"/>
          </w:tcPr>
          <w:p w14:paraId="15480A32" w14:textId="77777777" w:rsidR="003116BB" w:rsidRPr="008528CE" w:rsidRDefault="003116BB" w:rsidP="008528CE">
            <w:pPr>
              <w:rPr>
                <w:rFonts w:ascii="Calibri" w:hAnsi="Calibri"/>
                <w:sz w:val="18"/>
                <w:szCs w:val="18"/>
              </w:rPr>
            </w:pPr>
            <w:r w:rsidRPr="008528CE">
              <w:rPr>
                <w:rFonts w:ascii="Calibri" w:hAnsi="Calibri"/>
                <w:sz w:val="18"/>
                <w:szCs w:val="18"/>
              </w:rPr>
              <w:t>Slab Area</w:t>
            </w:r>
            <w:r w:rsidR="00986AB4" w:rsidRPr="008528CE">
              <w:rPr>
                <w:rFonts w:ascii="Calibri" w:hAnsi="Calibri"/>
                <w:sz w:val="18"/>
                <w:szCs w:val="18"/>
              </w:rPr>
              <w:t xml:space="preserve"> (</w:t>
            </w:r>
            <w:r w:rsidR="00FE3431" w:rsidRPr="008528CE">
              <w:rPr>
                <w:rFonts w:ascii="Calibri" w:hAnsi="Calibri"/>
                <w:sz w:val="18"/>
                <w:szCs w:val="18"/>
              </w:rPr>
              <w:t>ft</w:t>
            </w:r>
            <w:r w:rsidR="00986AB4" w:rsidRPr="008528CE">
              <w:rPr>
                <w:rFonts w:ascii="Calibri" w:hAnsi="Calibri"/>
                <w:sz w:val="18"/>
                <w:szCs w:val="18"/>
                <w:vertAlign w:val="superscript"/>
              </w:rPr>
              <w:t>2</w:t>
            </w:r>
            <w:r w:rsidR="00986AB4" w:rsidRPr="008528CE">
              <w:rPr>
                <w:rFonts w:ascii="Calibri" w:hAnsi="Calibri"/>
                <w:sz w:val="18"/>
                <w:szCs w:val="18"/>
              </w:rPr>
              <w:t>)</w:t>
            </w:r>
            <w:r w:rsidRPr="008528CE">
              <w:rPr>
                <w:rFonts w:ascii="Calibri" w:hAnsi="Calibri"/>
                <w:sz w:val="18"/>
                <w:szCs w:val="18"/>
              </w:rPr>
              <w:t>:</w:t>
            </w:r>
          </w:p>
        </w:tc>
        <w:tc>
          <w:tcPr>
            <w:tcW w:w="2871" w:type="dxa"/>
            <w:tcBorders>
              <w:right w:val="single" w:sz="4" w:space="0" w:color="auto"/>
            </w:tcBorders>
            <w:shd w:val="clear" w:color="auto" w:fill="auto"/>
          </w:tcPr>
          <w:p w14:paraId="15480A33" w14:textId="77777777" w:rsidR="003116BB" w:rsidRPr="008528CE" w:rsidRDefault="00B93BFD" w:rsidP="008528CE">
            <w:pPr>
              <w:rPr>
                <w:rFonts w:ascii="Calibri" w:hAnsi="Calibri"/>
                <w:sz w:val="18"/>
                <w:szCs w:val="18"/>
              </w:rPr>
            </w:pPr>
            <w:r w:rsidRPr="008528CE">
              <w:rPr>
                <w:rFonts w:ascii="Calibri" w:hAnsi="Calibri"/>
                <w:sz w:val="18"/>
                <w:szCs w:val="18"/>
              </w:rPr>
              <w:t>&lt;&lt;User Input: IntegerNonnegative&gt;&gt;</w:t>
            </w:r>
          </w:p>
        </w:tc>
      </w:tr>
      <w:tr w:rsidR="003116BB" w:rsidRPr="008528CE" w14:paraId="15480A44" w14:textId="77777777" w:rsidTr="005223D1">
        <w:trPr>
          <w:trHeight w:val="245"/>
        </w:trPr>
        <w:tc>
          <w:tcPr>
            <w:tcW w:w="452" w:type="dxa"/>
            <w:tcBorders>
              <w:left w:val="single" w:sz="4" w:space="0" w:color="auto"/>
              <w:right w:val="single" w:sz="4" w:space="0" w:color="auto"/>
            </w:tcBorders>
            <w:vAlign w:val="center"/>
          </w:tcPr>
          <w:p w14:paraId="15480A35" w14:textId="77777777" w:rsidR="003116BB" w:rsidRPr="008528CE" w:rsidRDefault="003116BB" w:rsidP="008528CE">
            <w:pPr>
              <w:jc w:val="center"/>
              <w:rPr>
                <w:rFonts w:ascii="Calibri" w:hAnsi="Calibri"/>
                <w:sz w:val="18"/>
                <w:szCs w:val="18"/>
              </w:rPr>
            </w:pPr>
            <w:r w:rsidRPr="008528CE">
              <w:rPr>
                <w:rFonts w:ascii="Calibri" w:hAnsi="Calibri"/>
                <w:sz w:val="18"/>
                <w:szCs w:val="18"/>
              </w:rPr>
              <w:t>13</w:t>
            </w:r>
          </w:p>
        </w:tc>
        <w:tc>
          <w:tcPr>
            <w:tcW w:w="2155" w:type="dxa"/>
            <w:tcBorders>
              <w:left w:val="single" w:sz="4" w:space="0" w:color="auto"/>
              <w:right w:val="single" w:sz="4" w:space="0" w:color="auto"/>
            </w:tcBorders>
            <w:shd w:val="clear" w:color="auto" w:fill="auto"/>
            <w:vAlign w:val="center"/>
          </w:tcPr>
          <w:p w14:paraId="15480A36" w14:textId="77777777" w:rsidR="003116BB" w:rsidRPr="008528CE" w:rsidRDefault="003116BB" w:rsidP="008528CE">
            <w:pPr>
              <w:rPr>
                <w:rFonts w:ascii="Calibri" w:hAnsi="Calibri"/>
                <w:sz w:val="18"/>
                <w:szCs w:val="18"/>
              </w:rPr>
            </w:pPr>
            <w:r w:rsidRPr="008528CE">
              <w:rPr>
                <w:rFonts w:ascii="Calibri" w:hAnsi="Calibri"/>
                <w:sz w:val="18"/>
                <w:szCs w:val="18"/>
              </w:rPr>
              <w:t xml:space="preserve">Project Scope:  </w:t>
            </w:r>
          </w:p>
        </w:tc>
        <w:tc>
          <w:tcPr>
            <w:tcW w:w="4908" w:type="dxa"/>
            <w:tcBorders>
              <w:left w:val="single" w:sz="4" w:space="0" w:color="auto"/>
            </w:tcBorders>
            <w:shd w:val="clear" w:color="auto" w:fill="auto"/>
            <w:vAlign w:val="center"/>
          </w:tcPr>
          <w:p w14:paraId="15480A37" w14:textId="77777777" w:rsidR="003116BB" w:rsidRPr="008528CE" w:rsidRDefault="003C6EB4" w:rsidP="008528CE">
            <w:pPr>
              <w:rPr>
                <w:rFonts w:ascii="Calibri" w:hAnsi="Calibri"/>
                <w:sz w:val="18"/>
                <w:szCs w:val="18"/>
              </w:rPr>
            </w:pPr>
            <w:r w:rsidRPr="008528CE">
              <w:rPr>
                <w:rFonts w:ascii="Calibri" w:hAnsi="Calibri"/>
                <w:sz w:val="18"/>
                <w:szCs w:val="18"/>
              </w:rPr>
              <w:t>&lt;&lt; user select as many as are applicable from list</w:t>
            </w:r>
            <w:r w:rsidR="003116BB" w:rsidRPr="008528CE">
              <w:rPr>
                <w:rFonts w:ascii="Calibri" w:hAnsi="Calibri"/>
                <w:sz w:val="18"/>
                <w:szCs w:val="18"/>
              </w:rPr>
              <w:t xml:space="preserve">:  </w:t>
            </w:r>
          </w:p>
          <w:p w14:paraId="15480A38" w14:textId="77777777" w:rsidR="003116BB" w:rsidRPr="008528CE" w:rsidRDefault="003116BB" w:rsidP="008528CE">
            <w:pPr>
              <w:rPr>
                <w:rFonts w:ascii="Calibri" w:hAnsi="Calibri"/>
                <w:sz w:val="18"/>
                <w:szCs w:val="18"/>
              </w:rPr>
            </w:pPr>
            <w:r w:rsidRPr="008528CE">
              <w:rPr>
                <w:rFonts w:ascii="Calibri" w:hAnsi="Calibri"/>
                <w:sz w:val="18"/>
                <w:szCs w:val="18"/>
              </w:rPr>
              <w:t xml:space="preserve">*Addition  </w:t>
            </w:r>
            <w:r w:rsidRPr="008528CE">
              <w:rPr>
                <w:rFonts w:ascii="Calibri" w:hAnsi="Calibri"/>
                <w:sz w:val="18"/>
                <w:szCs w:val="18"/>
                <w:u w:val="single"/>
              </w:rPr>
              <w:t>&lt;</w:t>
            </w:r>
            <w:r w:rsidRPr="008528CE">
              <w:rPr>
                <w:rFonts w:ascii="Calibri" w:hAnsi="Calibri"/>
                <w:sz w:val="18"/>
                <w:szCs w:val="18"/>
              </w:rPr>
              <w:t xml:space="preserve"> 300 ft</w:t>
            </w:r>
            <w:r w:rsidRPr="008528CE">
              <w:rPr>
                <w:rFonts w:ascii="Calibri" w:hAnsi="Calibri"/>
                <w:sz w:val="18"/>
                <w:szCs w:val="18"/>
                <w:vertAlign w:val="superscript"/>
              </w:rPr>
              <w:t>2</w:t>
            </w:r>
            <w:r w:rsidRPr="008528CE">
              <w:rPr>
                <w:rFonts w:ascii="Calibri" w:hAnsi="Calibri"/>
                <w:sz w:val="18"/>
                <w:szCs w:val="18"/>
              </w:rPr>
              <w:t xml:space="preserve">   </w:t>
            </w:r>
          </w:p>
          <w:p w14:paraId="15480A39" w14:textId="5CE2963C" w:rsidR="003116BB" w:rsidRPr="008528CE" w:rsidRDefault="003116BB" w:rsidP="008528CE">
            <w:pPr>
              <w:rPr>
                <w:rFonts w:ascii="Calibri" w:hAnsi="Calibri"/>
                <w:sz w:val="18"/>
                <w:szCs w:val="18"/>
              </w:rPr>
            </w:pPr>
            <w:r w:rsidRPr="008528CE">
              <w:rPr>
                <w:rFonts w:ascii="Calibri" w:hAnsi="Calibri"/>
                <w:sz w:val="18"/>
                <w:szCs w:val="18"/>
              </w:rPr>
              <w:t xml:space="preserve">*Addition &gt; 300 to </w:t>
            </w:r>
            <w:r w:rsidRPr="008528CE">
              <w:rPr>
                <w:rFonts w:ascii="Calibri" w:hAnsi="Calibri"/>
                <w:sz w:val="18"/>
                <w:szCs w:val="18"/>
                <w:u w:val="single"/>
              </w:rPr>
              <w:t>&lt;</w:t>
            </w:r>
            <w:r w:rsidRPr="008528CE">
              <w:rPr>
                <w:rFonts w:ascii="Calibri" w:hAnsi="Calibri"/>
                <w:sz w:val="18"/>
                <w:szCs w:val="18"/>
              </w:rPr>
              <w:t xml:space="preserve"> 400 ft</w:t>
            </w:r>
            <w:r w:rsidRPr="008528CE">
              <w:rPr>
                <w:rFonts w:ascii="Calibri" w:hAnsi="Calibri"/>
                <w:sz w:val="18"/>
                <w:szCs w:val="18"/>
                <w:vertAlign w:val="superscript"/>
              </w:rPr>
              <w:t>2</w:t>
            </w:r>
          </w:p>
          <w:p w14:paraId="15480A3A" w14:textId="7BAA54BC" w:rsidR="003116BB" w:rsidRPr="008528CE" w:rsidRDefault="003116BB" w:rsidP="008528CE">
            <w:pPr>
              <w:rPr>
                <w:rFonts w:ascii="Calibri" w:hAnsi="Calibri"/>
                <w:sz w:val="18"/>
                <w:szCs w:val="18"/>
              </w:rPr>
            </w:pPr>
            <w:r w:rsidRPr="008528CE">
              <w:rPr>
                <w:rFonts w:ascii="Calibri" w:hAnsi="Calibri"/>
                <w:sz w:val="18"/>
                <w:szCs w:val="18"/>
              </w:rPr>
              <w:t xml:space="preserve">*Addition &gt; 400 to </w:t>
            </w:r>
            <w:r w:rsidRPr="008528CE">
              <w:rPr>
                <w:rFonts w:ascii="Calibri" w:hAnsi="Calibri"/>
                <w:sz w:val="18"/>
                <w:szCs w:val="18"/>
                <w:u w:val="single"/>
              </w:rPr>
              <w:t>&lt;</w:t>
            </w:r>
            <w:r w:rsidRPr="008528CE">
              <w:rPr>
                <w:rFonts w:ascii="Calibri" w:hAnsi="Calibri"/>
                <w:sz w:val="18"/>
                <w:szCs w:val="18"/>
              </w:rPr>
              <w:t xml:space="preserve"> 700 ft</w:t>
            </w:r>
            <w:r w:rsidRPr="008528CE">
              <w:rPr>
                <w:rFonts w:ascii="Calibri" w:hAnsi="Calibri"/>
                <w:sz w:val="18"/>
                <w:szCs w:val="18"/>
                <w:vertAlign w:val="superscript"/>
              </w:rPr>
              <w:t>2</w:t>
            </w:r>
          </w:p>
          <w:p w14:paraId="15480A3B" w14:textId="5081A170" w:rsidR="003C6EB4" w:rsidRPr="008528CE" w:rsidRDefault="003116BB" w:rsidP="008528CE">
            <w:pPr>
              <w:rPr>
                <w:rFonts w:ascii="Calibri" w:hAnsi="Calibri"/>
                <w:sz w:val="18"/>
                <w:szCs w:val="18"/>
                <w:vertAlign w:val="superscript"/>
              </w:rPr>
            </w:pPr>
            <w:r w:rsidRPr="008528CE">
              <w:rPr>
                <w:rFonts w:ascii="Calibri" w:hAnsi="Calibri"/>
                <w:sz w:val="18"/>
                <w:szCs w:val="18"/>
              </w:rPr>
              <w:t xml:space="preserve">*Addition &gt; 700 to </w:t>
            </w:r>
            <w:r w:rsidRPr="008528CE">
              <w:rPr>
                <w:rFonts w:ascii="Calibri" w:hAnsi="Calibri"/>
                <w:sz w:val="18"/>
                <w:szCs w:val="18"/>
                <w:u w:val="single"/>
              </w:rPr>
              <w:t>&lt;</w:t>
            </w:r>
            <w:r w:rsidRPr="008528CE">
              <w:rPr>
                <w:rFonts w:ascii="Calibri" w:hAnsi="Calibri"/>
                <w:sz w:val="18"/>
                <w:szCs w:val="18"/>
              </w:rPr>
              <w:t xml:space="preserve"> 1000 ft</w:t>
            </w:r>
            <w:r w:rsidRPr="008528CE">
              <w:rPr>
                <w:rFonts w:ascii="Calibri" w:hAnsi="Calibri"/>
                <w:sz w:val="18"/>
                <w:szCs w:val="18"/>
                <w:vertAlign w:val="superscript"/>
              </w:rPr>
              <w:t>2</w:t>
            </w:r>
          </w:p>
          <w:p w14:paraId="2726C879" w14:textId="680DC2AD" w:rsidR="00D579C4" w:rsidRPr="008528CE" w:rsidRDefault="00D579C4" w:rsidP="008528CE">
            <w:pPr>
              <w:rPr>
                <w:rFonts w:ascii="Calibri" w:hAnsi="Calibri"/>
                <w:sz w:val="18"/>
                <w:szCs w:val="18"/>
              </w:rPr>
            </w:pPr>
            <w:r w:rsidRPr="008528CE">
              <w:rPr>
                <w:rFonts w:ascii="Calibri" w:hAnsi="Calibri"/>
                <w:sz w:val="18"/>
                <w:szCs w:val="18"/>
              </w:rPr>
              <w:t xml:space="preserve">*ADU Addition </w:t>
            </w:r>
            <w:r w:rsidRPr="008528CE">
              <w:rPr>
                <w:rFonts w:ascii="Calibri" w:hAnsi="Calibri"/>
                <w:sz w:val="18"/>
                <w:szCs w:val="18"/>
                <w:u w:val="single"/>
              </w:rPr>
              <w:t>&lt;</w:t>
            </w:r>
            <w:r w:rsidRPr="008528CE">
              <w:rPr>
                <w:rFonts w:ascii="Calibri" w:hAnsi="Calibri"/>
                <w:sz w:val="18"/>
                <w:szCs w:val="18"/>
              </w:rPr>
              <w:t xml:space="preserve"> 300 ft</w:t>
            </w:r>
            <w:r w:rsidRPr="008528CE">
              <w:rPr>
                <w:rFonts w:ascii="Calibri" w:hAnsi="Calibri"/>
                <w:sz w:val="18"/>
                <w:szCs w:val="18"/>
                <w:vertAlign w:val="superscript"/>
              </w:rPr>
              <w:t>2</w:t>
            </w:r>
            <w:r w:rsidRPr="008528CE">
              <w:rPr>
                <w:rFonts w:ascii="Calibri" w:hAnsi="Calibri"/>
                <w:sz w:val="18"/>
                <w:szCs w:val="18"/>
              </w:rPr>
              <w:t xml:space="preserve">   </w:t>
            </w:r>
          </w:p>
          <w:p w14:paraId="15E595DD" w14:textId="7710A6CA" w:rsidR="00D579C4" w:rsidRPr="008528CE" w:rsidRDefault="00D579C4" w:rsidP="008528CE">
            <w:pPr>
              <w:rPr>
                <w:rFonts w:ascii="Calibri" w:hAnsi="Calibri"/>
                <w:sz w:val="18"/>
                <w:szCs w:val="18"/>
              </w:rPr>
            </w:pPr>
            <w:r w:rsidRPr="008528CE">
              <w:rPr>
                <w:rFonts w:ascii="Calibri" w:hAnsi="Calibri"/>
                <w:sz w:val="18"/>
                <w:szCs w:val="18"/>
              </w:rPr>
              <w:t xml:space="preserve">*ADU Addition &gt; 300 to </w:t>
            </w:r>
            <w:r w:rsidRPr="008528CE">
              <w:rPr>
                <w:rFonts w:ascii="Calibri" w:hAnsi="Calibri"/>
                <w:sz w:val="18"/>
                <w:szCs w:val="18"/>
                <w:u w:val="single"/>
              </w:rPr>
              <w:t>&lt;</w:t>
            </w:r>
            <w:r w:rsidRPr="008528CE">
              <w:rPr>
                <w:rFonts w:ascii="Calibri" w:hAnsi="Calibri"/>
                <w:sz w:val="18"/>
                <w:szCs w:val="18"/>
              </w:rPr>
              <w:t xml:space="preserve"> 400 ft</w:t>
            </w:r>
            <w:r w:rsidRPr="008528CE">
              <w:rPr>
                <w:rFonts w:ascii="Calibri" w:hAnsi="Calibri"/>
                <w:sz w:val="18"/>
                <w:szCs w:val="18"/>
                <w:vertAlign w:val="superscript"/>
              </w:rPr>
              <w:t>2</w:t>
            </w:r>
          </w:p>
          <w:p w14:paraId="23B2F2D6" w14:textId="7565AA0D" w:rsidR="00D579C4" w:rsidRPr="008528CE" w:rsidRDefault="00D579C4" w:rsidP="008528CE">
            <w:pPr>
              <w:rPr>
                <w:rFonts w:ascii="Calibri" w:hAnsi="Calibri"/>
                <w:sz w:val="18"/>
                <w:szCs w:val="18"/>
              </w:rPr>
            </w:pPr>
            <w:r w:rsidRPr="008528CE">
              <w:rPr>
                <w:rFonts w:ascii="Calibri" w:hAnsi="Calibri"/>
                <w:sz w:val="18"/>
                <w:szCs w:val="18"/>
              </w:rPr>
              <w:t xml:space="preserve">*ADU Addition &gt; 400 to </w:t>
            </w:r>
            <w:r w:rsidRPr="008528CE">
              <w:rPr>
                <w:rFonts w:ascii="Calibri" w:hAnsi="Calibri"/>
                <w:sz w:val="18"/>
                <w:szCs w:val="18"/>
                <w:u w:val="single"/>
              </w:rPr>
              <w:t>&lt;</w:t>
            </w:r>
            <w:r w:rsidRPr="008528CE">
              <w:rPr>
                <w:rFonts w:ascii="Calibri" w:hAnsi="Calibri"/>
                <w:sz w:val="18"/>
                <w:szCs w:val="18"/>
              </w:rPr>
              <w:t xml:space="preserve"> 700 ft</w:t>
            </w:r>
            <w:r w:rsidRPr="008528CE">
              <w:rPr>
                <w:rFonts w:ascii="Calibri" w:hAnsi="Calibri"/>
                <w:sz w:val="18"/>
                <w:szCs w:val="18"/>
                <w:vertAlign w:val="superscript"/>
              </w:rPr>
              <w:t>2</w:t>
            </w:r>
          </w:p>
          <w:p w14:paraId="231AD462" w14:textId="686F2DD3" w:rsidR="00D579C4" w:rsidRPr="008528CE" w:rsidRDefault="00D579C4" w:rsidP="008528CE">
            <w:pPr>
              <w:rPr>
                <w:rFonts w:ascii="Calibri" w:hAnsi="Calibri"/>
                <w:sz w:val="18"/>
                <w:szCs w:val="18"/>
                <w:vertAlign w:val="superscript"/>
              </w:rPr>
            </w:pPr>
            <w:r w:rsidRPr="008528CE">
              <w:rPr>
                <w:rFonts w:ascii="Calibri" w:hAnsi="Calibri"/>
                <w:sz w:val="18"/>
                <w:szCs w:val="18"/>
              </w:rPr>
              <w:t xml:space="preserve">*ADU Addition &gt; 700 to </w:t>
            </w:r>
            <w:r w:rsidRPr="008528CE">
              <w:rPr>
                <w:rFonts w:ascii="Calibri" w:hAnsi="Calibri"/>
                <w:sz w:val="18"/>
                <w:szCs w:val="18"/>
                <w:u w:val="single"/>
              </w:rPr>
              <w:t>&lt;</w:t>
            </w:r>
            <w:r w:rsidRPr="008528CE">
              <w:rPr>
                <w:rFonts w:ascii="Calibri" w:hAnsi="Calibri"/>
                <w:sz w:val="18"/>
                <w:szCs w:val="18"/>
              </w:rPr>
              <w:t xml:space="preserve"> 1000 ft</w:t>
            </w:r>
            <w:r w:rsidRPr="008528CE">
              <w:rPr>
                <w:rFonts w:ascii="Calibri" w:hAnsi="Calibri"/>
                <w:sz w:val="18"/>
                <w:szCs w:val="18"/>
                <w:vertAlign w:val="superscript"/>
              </w:rPr>
              <w:t>2</w:t>
            </w:r>
          </w:p>
          <w:p w14:paraId="0C3DE294" w14:textId="77777777" w:rsidR="00502DD2" w:rsidRPr="008528CE" w:rsidRDefault="00502DD2" w:rsidP="008528CE">
            <w:pPr>
              <w:rPr>
                <w:rFonts w:ascii="Calibri" w:hAnsi="Calibri"/>
                <w:sz w:val="18"/>
                <w:szCs w:val="18"/>
                <w:vertAlign w:val="superscript"/>
              </w:rPr>
            </w:pPr>
          </w:p>
          <w:p w14:paraId="6010DC45" w14:textId="758EF4DA" w:rsidR="00502DD2" w:rsidRPr="008528CE" w:rsidRDefault="00502DD2" w:rsidP="008528CE">
            <w:pPr>
              <w:rPr>
                <w:rFonts w:ascii="Calibri" w:hAnsi="Calibri"/>
                <w:sz w:val="18"/>
                <w:szCs w:val="18"/>
              </w:rPr>
            </w:pPr>
            <w:r w:rsidRPr="008528CE">
              <w:rPr>
                <w:rFonts w:ascii="Calibri" w:hAnsi="Calibri"/>
                <w:sz w:val="18"/>
                <w:szCs w:val="18"/>
              </w:rPr>
              <w:t>*Kitchen remodel</w:t>
            </w:r>
          </w:p>
          <w:p w14:paraId="15480A3C" w14:textId="486183FA" w:rsidR="003C6EB4" w:rsidRPr="008528CE" w:rsidRDefault="003C6EB4" w:rsidP="008528CE">
            <w:pPr>
              <w:rPr>
                <w:rFonts w:ascii="Calibri" w:hAnsi="Calibri"/>
                <w:sz w:val="18"/>
                <w:szCs w:val="18"/>
              </w:rPr>
            </w:pPr>
            <w:r w:rsidRPr="008528CE">
              <w:rPr>
                <w:rFonts w:ascii="Calibri" w:hAnsi="Calibri"/>
                <w:sz w:val="18"/>
                <w:szCs w:val="18"/>
              </w:rPr>
              <w:t>*Space Heating System</w:t>
            </w:r>
          </w:p>
          <w:p w14:paraId="15480A3D" w14:textId="77777777" w:rsidR="003C6EB4" w:rsidRPr="008528CE" w:rsidRDefault="003C6EB4" w:rsidP="008528CE">
            <w:pPr>
              <w:rPr>
                <w:rFonts w:ascii="Calibri" w:hAnsi="Calibri"/>
                <w:sz w:val="18"/>
                <w:szCs w:val="18"/>
              </w:rPr>
            </w:pPr>
            <w:r w:rsidRPr="008528CE">
              <w:rPr>
                <w:rFonts w:ascii="Calibri" w:hAnsi="Calibri"/>
                <w:sz w:val="18"/>
                <w:szCs w:val="18"/>
              </w:rPr>
              <w:t>* Space Cooling System</w:t>
            </w:r>
          </w:p>
          <w:p w14:paraId="15480A3E" w14:textId="77777777" w:rsidR="006A0F14" w:rsidRPr="008528CE" w:rsidRDefault="003C6EB4" w:rsidP="008528CE">
            <w:pPr>
              <w:rPr>
                <w:rFonts w:ascii="Calibri" w:hAnsi="Calibri"/>
                <w:sz w:val="18"/>
                <w:szCs w:val="18"/>
              </w:rPr>
            </w:pPr>
            <w:r w:rsidRPr="008528CE">
              <w:rPr>
                <w:rFonts w:ascii="Calibri" w:hAnsi="Calibri"/>
                <w:sz w:val="18"/>
                <w:szCs w:val="18"/>
              </w:rPr>
              <w:t xml:space="preserve">* Space Conditioning Duct System </w:t>
            </w:r>
          </w:p>
          <w:p w14:paraId="7DA55B68" w14:textId="77777777" w:rsidR="004A5E91" w:rsidRPr="008528CE" w:rsidRDefault="006A0F14" w:rsidP="008528CE">
            <w:pPr>
              <w:rPr>
                <w:rFonts w:ascii="Calibri" w:hAnsi="Calibri"/>
                <w:sz w:val="18"/>
                <w:szCs w:val="18"/>
              </w:rPr>
            </w:pPr>
            <w:r w:rsidRPr="008528CE">
              <w:rPr>
                <w:rFonts w:ascii="Calibri" w:hAnsi="Calibri"/>
                <w:sz w:val="18"/>
                <w:szCs w:val="18"/>
              </w:rPr>
              <w:t xml:space="preserve">*Water Heating </w:t>
            </w:r>
          </w:p>
          <w:p w14:paraId="313D1C10" w14:textId="77777777" w:rsidR="00C81BA9" w:rsidRPr="008528CE" w:rsidRDefault="004A5E91" w:rsidP="008528CE">
            <w:pPr>
              <w:rPr>
                <w:rFonts w:ascii="Calibri" w:hAnsi="Calibri"/>
                <w:sz w:val="18"/>
                <w:szCs w:val="18"/>
              </w:rPr>
            </w:pPr>
            <w:r w:rsidRPr="008528CE">
              <w:rPr>
                <w:rFonts w:ascii="Calibri" w:hAnsi="Calibri"/>
                <w:sz w:val="18"/>
                <w:szCs w:val="18"/>
              </w:rPr>
              <w:t>*Fenestration (</w:t>
            </w:r>
            <w:r w:rsidRPr="008528CE">
              <w:rPr>
                <w:rFonts w:ascii="Calibri" w:hAnsi="Calibri"/>
                <w:i/>
                <w:sz w:val="18"/>
                <w:szCs w:val="18"/>
              </w:rPr>
              <w:t>if selected, show A14</w:t>
            </w:r>
            <w:r w:rsidRPr="008528CE">
              <w:rPr>
                <w:rFonts w:ascii="Calibri" w:hAnsi="Calibri"/>
                <w:sz w:val="18"/>
                <w:szCs w:val="18"/>
              </w:rPr>
              <w:t>)</w:t>
            </w:r>
          </w:p>
          <w:p w14:paraId="15480A40" w14:textId="71813300" w:rsidR="003116BB" w:rsidRPr="008528CE" w:rsidRDefault="00C81BA9" w:rsidP="008528CE">
            <w:pPr>
              <w:rPr>
                <w:rFonts w:ascii="Calibri" w:hAnsi="Calibri"/>
                <w:sz w:val="18"/>
                <w:szCs w:val="18"/>
              </w:rPr>
            </w:pPr>
            <w:r w:rsidRPr="008528CE">
              <w:rPr>
                <w:rFonts w:ascii="Calibri" w:hAnsi="Calibri"/>
                <w:sz w:val="18"/>
                <w:szCs w:val="18"/>
              </w:rPr>
              <w:t>*Opaque Exterior Doors</w:t>
            </w:r>
            <w:r w:rsidR="003116BB" w:rsidRPr="008528CE">
              <w:rPr>
                <w:rFonts w:ascii="Calibri" w:hAnsi="Calibri"/>
                <w:sz w:val="18"/>
                <w:szCs w:val="18"/>
              </w:rPr>
              <w:t>&gt;&gt;</w:t>
            </w:r>
          </w:p>
        </w:tc>
        <w:tc>
          <w:tcPr>
            <w:tcW w:w="399" w:type="dxa"/>
            <w:vAlign w:val="center"/>
          </w:tcPr>
          <w:p w14:paraId="15480A41" w14:textId="7412AF63" w:rsidR="003116BB" w:rsidRPr="008528CE" w:rsidRDefault="004A5E91" w:rsidP="008528CE">
            <w:pPr>
              <w:jc w:val="center"/>
              <w:rPr>
                <w:rFonts w:ascii="Calibri" w:hAnsi="Calibri"/>
                <w:sz w:val="18"/>
                <w:szCs w:val="18"/>
              </w:rPr>
            </w:pPr>
            <w:r w:rsidRPr="008528CE">
              <w:rPr>
                <w:rFonts w:ascii="Calibri" w:hAnsi="Calibri"/>
                <w:sz w:val="18"/>
                <w:szCs w:val="18"/>
              </w:rPr>
              <w:t>14</w:t>
            </w:r>
          </w:p>
        </w:tc>
        <w:tc>
          <w:tcPr>
            <w:tcW w:w="3605" w:type="dxa"/>
            <w:tcBorders>
              <w:right w:val="single" w:sz="4" w:space="0" w:color="auto"/>
            </w:tcBorders>
            <w:shd w:val="clear" w:color="auto" w:fill="auto"/>
            <w:vAlign w:val="center"/>
          </w:tcPr>
          <w:p w14:paraId="15480A42" w14:textId="29A3A4DB" w:rsidR="004A5E91" w:rsidRPr="008528CE" w:rsidRDefault="0046795D" w:rsidP="008528CE">
            <w:pPr>
              <w:rPr>
                <w:rFonts w:ascii="Calibri" w:hAnsi="Calibri"/>
                <w:sz w:val="18"/>
                <w:szCs w:val="18"/>
              </w:rPr>
            </w:pPr>
            <w:r w:rsidRPr="008528CE">
              <w:rPr>
                <w:rFonts w:ascii="Calibri" w:hAnsi="Calibri"/>
                <w:sz w:val="18"/>
                <w:szCs w:val="18"/>
              </w:rPr>
              <w:t>Fenestration Exceptions:</w:t>
            </w:r>
          </w:p>
        </w:tc>
        <w:tc>
          <w:tcPr>
            <w:tcW w:w="2871" w:type="dxa"/>
            <w:tcBorders>
              <w:left w:val="single" w:sz="4" w:space="0" w:color="auto"/>
              <w:right w:val="single" w:sz="4" w:space="0" w:color="auto"/>
            </w:tcBorders>
            <w:shd w:val="clear" w:color="auto" w:fill="auto"/>
          </w:tcPr>
          <w:p w14:paraId="4DDF8594" w14:textId="77777777" w:rsidR="003116BB" w:rsidRPr="008528CE" w:rsidRDefault="004A5E91" w:rsidP="008528CE">
            <w:pPr>
              <w:rPr>
                <w:rFonts w:ascii="Calibri" w:hAnsi="Calibri"/>
                <w:sz w:val="18"/>
                <w:szCs w:val="18"/>
              </w:rPr>
            </w:pPr>
            <w:r w:rsidRPr="008528CE">
              <w:rPr>
                <w:rFonts w:ascii="Calibri" w:hAnsi="Calibri"/>
                <w:sz w:val="18"/>
                <w:szCs w:val="18"/>
              </w:rPr>
              <w:t>&lt;&lt;User selects as many as are applicable from list:</w:t>
            </w:r>
          </w:p>
          <w:p w14:paraId="3328F2BF" w14:textId="77777777" w:rsidR="00DE0C2F" w:rsidRPr="008528CE" w:rsidRDefault="00DE0C2F" w:rsidP="008528CE">
            <w:pPr>
              <w:rPr>
                <w:rFonts w:ascii="Calibri" w:hAnsi="Calibri"/>
                <w:sz w:val="18"/>
                <w:szCs w:val="18"/>
              </w:rPr>
            </w:pPr>
            <w:r w:rsidRPr="008528CE">
              <w:rPr>
                <w:rFonts w:ascii="Calibri" w:hAnsi="Calibri"/>
                <w:sz w:val="18"/>
                <w:szCs w:val="18"/>
              </w:rPr>
              <w:t>*NA (do not allow other entries)</w:t>
            </w:r>
          </w:p>
          <w:p w14:paraId="01C158EF" w14:textId="44F5665F" w:rsidR="004A5E91" w:rsidRPr="008528CE" w:rsidRDefault="004A5E91" w:rsidP="008528CE">
            <w:pPr>
              <w:rPr>
                <w:rFonts w:ascii="Calibri" w:hAnsi="Calibri"/>
                <w:sz w:val="18"/>
                <w:szCs w:val="18"/>
              </w:rPr>
            </w:pPr>
            <w:r w:rsidRPr="008528CE">
              <w:rPr>
                <w:rFonts w:ascii="Calibri" w:hAnsi="Calibri"/>
                <w:sz w:val="18"/>
                <w:szCs w:val="18"/>
              </w:rPr>
              <w:t>*Installing ≤ 3ft</w:t>
            </w:r>
            <w:r w:rsidRPr="008528CE">
              <w:rPr>
                <w:rFonts w:ascii="Calibri" w:hAnsi="Calibri"/>
                <w:sz w:val="18"/>
                <w:szCs w:val="18"/>
                <w:vertAlign w:val="superscript"/>
              </w:rPr>
              <w:t>2</w:t>
            </w:r>
            <w:r w:rsidRPr="008528CE">
              <w:rPr>
                <w:rFonts w:ascii="Calibri" w:hAnsi="Calibri"/>
                <w:sz w:val="18"/>
                <w:szCs w:val="18"/>
              </w:rPr>
              <w:t xml:space="preserve"> glass in door</w:t>
            </w:r>
          </w:p>
          <w:p w14:paraId="7B21E481" w14:textId="77777777" w:rsidR="004A5E91" w:rsidRPr="008528CE" w:rsidRDefault="004A5E91" w:rsidP="008528CE">
            <w:pPr>
              <w:rPr>
                <w:rFonts w:ascii="Calibri" w:hAnsi="Calibri"/>
                <w:sz w:val="18"/>
                <w:szCs w:val="18"/>
              </w:rPr>
            </w:pPr>
            <w:r w:rsidRPr="008528CE">
              <w:rPr>
                <w:rFonts w:ascii="Calibri" w:hAnsi="Calibri"/>
                <w:sz w:val="18"/>
                <w:szCs w:val="18"/>
              </w:rPr>
              <w:t>*Installing ≤ 3ft</w:t>
            </w:r>
            <w:r w:rsidRPr="008528CE">
              <w:rPr>
                <w:rFonts w:ascii="Calibri" w:hAnsi="Calibri"/>
                <w:sz w:val="18"/>
                <w:szCs w:val="18"/>
                <w:vertAlign w:val="superscript"/>
              </w:rPr>
              <w:t>2</w:t>
            </w:r>
            <w:r w:rsidRPr="008528CE">
              <w:rPr>
                <w:rFonts w:ascii="Calibri" w:hAnsi="Calibri"/>
                <w:sz w:val="18"/>
                <w:szCs w:val="18"/>
              </w:rPr>
              <w:t xml:space="preserve"> tubular skylight</w:t>
            </w:r>
          </w:p>
          <w:p w14:paraId="331A912A" w14:textId="38AE621A" w:rsidR="004A5E91" w:rsidRPr="008528CE" w:rsidRDefault="004A5E91" w:rsidP="008528CE">
            <w:pPr>
              <w:rPr>
                <w:rFonts w:ascii="Calibri" w:hAnsi="Calibri"/>
                <w:sz w:val="18"/>
                <w:szCs w:val="18"/>
              </w:rPr>
            </w:pPr>
            <w:r w:rsidRPr="008528CE">
              <w:rPr>
                <w:rFonts w:ascii="Calibri" w:hAnsi="Calibri"/>
                <w:sz w:val="18"/>
                <w:szCs w:val="18"/>
              </w:rPr>
              <w:t>*Installing ≤ 16ft</w:t>
            </w:r>
            <w:r w:rsidRPr="008528CE">
              <w:rPr>
                <w:rFonts w:ascii="Calibri" w:hAnsi="Calibri"/>
                <w:sz w:val="18"/>
                <w:szCs w:val="18"/>
                <w:vertAlign w:val="superscript"/>
              </w:rPr>
              <w:t>2</w:t>
            </w:r>
            <w:r w:rsidRPr="008528CE">
              <w:rPr>
                <w:rFonts w:ascii="Calibri" w:hAnsi="Calibri"/>
                <w:sz w:val="18"/>
                <w:szCs w:val="18"/>
              </w:rPr>
              <w:t xml:space="preserve"> skylight</w:t>
            </w:r>
          </w:p>
          <w:p w14:paraId="15480A43" w14:textId="70765775" w:rsidR="002247F6" w:rsidRPr="008528CE" w:rsidRDefault="002247F6" w:rsidP="008528CE">
            <w:pPr>
              <w:rPr>
                <w:rFonts w:ascii="Calibri" w:hAnsi="Calibri"/>
                <w:sz w:val="18"/>
                <w:szCs w:val="18"/>
              </w:rPr>
            </w:pPr>
          </w:p>
        </w:tc>
      </w:tr>
    </w:tbl>
    <w:p w14:paraId="15480A45" w14:textId="717D70D5" w:rsidR="003116BB" w:rsidRPr="008528CE" w:rsidRDefault="003116BB" w:rsidP="008528CE">
      <w:pPr>
        <w:rPr>
          <w:rFonts w:ascii="Calibri" w:hAnsi="Calibri"/>
          <w:sz w:val="18"/>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9"/>
        <w:gridCol w:w="1461"/>
        <w:gridCol w:w="1170"/>
        <w:gridCol w:w="999"/>
        <w:gridCol w:w="1209"/>
        <w:gridCol w:w="876"/>
        <w:gridCol w:w="31"/>
        <w:gridCol w:w="1079"/>
        <w:gridCol w:w="886"/>
        <w:gridCol w:w="1088"/>
        <w:gridCol w:w="998"/>
        <w:gridCol w:w="929"/>
        <w:gridCol w:w="2935"/>
      </w:tblGrid>
      <w:tr w:rsidR="003116BB" w:rsidRPr="008528CE" w14:paraId="15480A4C" w14:textId="77777777" w:rsidTr="001F419F">
        <w:trPr>
          <w:cantSplit/>
          <w:trHeight w:val="312"/>
        </w:trPr>
        <w:tc>
          <w:tcPr>
            <w:tcW w:w="14390" w:type="dxa"/>
            <w:gridSpan w:val="13"/>
            <w:tcBorders>
              <w:top w:val="single" w:sz="4" w:space="0" w:color="auto"/>
              <w:left w:val="single" w:sz="4" w:space="0" w:color="auto"/>
              <w:bottom w:val="single" w:sz="4" w:space="0" w:color="auto"/>
              <w:right w:val="single" w:sz="4" w:space="0" w:color="auto"/>
            </w:tcBorders>
            <w:shd w:val="clear" w:color="auto" w:fill="auto"/>
          </w:tcPr>
          <w:p w14:paraId="15480A46" w14:textId="08C1D619" w:rsidR="00755E8F" w:rsidRPr="008528CE" w:rsidRDefault="003116BB" w:rsidP="008528CE">
            <w:pPr>
              <w:keepNext/>
              <w:rPr>
                <w:rFonts w:ascii="Calibri" w:eastAsia="Calibri" w:hAnsi="Calibri"/>
                <w:b/>
                <w:sz w:val="20"/>
                <w:szCs w:val="22"/>
              </w:rPr>
            </w:pPr>
            <w:r w:rsidRPr="008528CE">
              <w:rPr>
                <w:rFonts w:ascii="Calibri" w:eastAsia="Calibri" w:hAnsi="Calibri"/>
                <w:b/>
                <w:sz w:val="20"/>
                <w:szCs w:val="22"/>
              </w:rPr>
              <w:lastRenderedPageBreak/>
              <w:t xml:space="preserve">B. </w:t>
            </w:r>
            <w:r w:rsidR="00596C30" w:rsidRPr="008528CE">
              <w:rPr>
                <w:rFonts w:ascii="Calibri" w:eastAsia="Calibri" w:hAnsi="Calibri"/>
                <w:b/>
                <w:sz w:val="20"/>
                <w:szCs w:val="22"/>
              </w:rPr>
              <w:t>Building Insulation</w:t>
            </w:r>
            <w:r w:rsidR="004A5E91" w:rsidRPr="008528CE">
              <w:rPr>
                <w:rFonts w:ascii="Calibri" w:eastAsia="Calibri" w:hAnsi="Calibri"/>
                <w:b/>
                <w:sz w:val="20"/>
                <w:szCs w:val="22"/>
              </w:rPr>
              <w:t xml:space="preserve"> Details</w:t>
            </w:r>
            <w:r w:rsidRPr="008528CE">
              <w:rPr>
                <w:rFonts w:ascii="Calibri" w:eastAsia="Calibri" w:hAnsi="Calibri"/>
                <w:b/>
                <w:sz w:val="20"/>
                <w:szCs w:val="22"/>
              </w:rPr>
              <w:t xml:space="preserve"> – Framed </w:t>
            </w:r>
            <w:r w:rsidR="008B784B" w:rsidRPr="008528CE">
              <w:rPr>
                <w:rFonts w:ascii="Calibri" w:eastAsia="Calibri" w:hAnsi="Calibri"/>
                <w:b/>
                <w:sz w:val="20"/>
                <w:szCs w:val="22"/>
              </w:rPr>
              <w:t xml:space="preserve">Walls/ Framed Floors </w:t>
            </w:r>
            <w:r w:rsidRPr="008528CE">
              <w:rPr>
                <w:rFonts w:ascii="Calibri" w:eastAsia="Calibri" w:hAnsi="Calibri"/>
                <w:sz w:val="20"/>
                <w:szCs w:val="22"/>
              </w:rPr>
              <w:t>(Section 150.2(a))</w:t>
            </w:r>
          </w:p>
          <w:p w14:paraId="15480A47"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&lt;&lt;if A13 = one of the items in the following list:</w:t>
            </w:r>
          </w:p>
          <w:p w14:paraId="15480A48"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 300 ft2</w:t>
            </w:r>
          </w:p>
          <w:p w14:paraId="15480A49"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300 to ≤ 400 ft2</w:t>
            </w:r>
          </w:p>
          <w:p w14:paraId="15480A4A" w14:textId="6A14B94B"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400 to ≤ 700 ft2</w:t>
            </w:r>
          </w:p>
          <w:p w14:paraId="5DCDBA3E" w14:textId="77777777" w:rsidR="00F02727" w:rsidRPr="008528CE" w:rsidRDefault="00F02727" w:rsidP="008528CE">
            <w:pPr>
              <w:rPr>
                <w:rFonts w:ascii="Calibri" w:hAnsi="Calibri"/>
                <w:sz w:val="20"/>
                <w:szCs w:val="18"/>
              </w:rPr>
            </w:pPr>
            <w:r w:rsidRPr="008528CE">
              <w:rPr>
                <w:rFonts w:ascii="Calibri" w:hAnsi="Calibri"/>
                <w:sz w:val="20"/>
                <w:szCs w:val="18"/>
              </w:rPr>
              <w:t xml:space="preserve">*ADU Addition </w:t>
            </w:r>
            <w:r w:rsidRPr="008528CE">
              <w:rPr>
                <w:rFonts w:ascii="Calibri" w:hAnsi="Calibri"/>
                <w:sz w:val="20"/>
                <w:szCs w:val="18"/>
                <w:u w:val="single"/>
              </w:rPr>
              <w:t>&lt;</w:t>
            </w:r>
            <w:r w:rsidRPr="008528CE">
              <w:rPr>
                <w:rFonts w:ascii="Calibri" w:hAnsi="Calibri"/>
                <w:sz w:val="20"/>
                <w:szCs w:val="18"/>
              </w:rPr>
              <w:t xml:space="preserve"> 300 ft</w:t>
            </w:r>
            <w:r w:rsidRPr="008528CE">
              <w:rPr>
                <w:rFonts w:ascii="Calibri" w:hAnsi="Calibri"/>
                <w:sz w:val="20"/>
                <w:szCs w:val="18"/>
                <w:vertAlign w:val="superscript"/>
              </w:rPr>
              <w:t>2</w:t>
            </w:r>
            <w:r w:rsidRPr="008528CE">
              <w:rPr>
                <w:rFonts w:ascii="Calibri" w:hAnsi="Calibri"/>
                <w:sz w:val="20"/>
                <w:szCs w:val="18"/>
              </w:rPr>
              <w:t xml:space="preserve">   </w:t>
            </w:r>
          </w:p>
          <w:p w14:paraId="386EBE15" w14:textId="77777777" w:rsidR="00F02727" w:rsidRPr="008528CE" w:rsidRDefault="00F02727"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0B7EF224" w14:textId="77777777" w:rsidR="00F02727" w:rsidRPr="008528CE" w:rsidRDefault="00F02727"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38156F87" w14:textId="201BFFA2" w:rsidR="00F02727" w:rsidRPr="008528CE" w:rsidRDefault="00F02727" w:rsidP="008528CE">
            <w:pPr>
              <w:rPr>
                <w:rFonts w:asciiTheme="minorHAnsi" w:eastAsia="Calibri" w:hAnsiTheme="minorHAnsi"/>
                <w:sz w:val="22"/>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p>
          <w:p w14:paraId="429CE1CF" w14:textId="5E195346" w:rsidR="00AF54B3" w:rsidRPr="008528CE" w:rsidRDefault="00EE5A33" w:rsidP="008528CE">
            <w:pPr>
              <w:keepNext/>
              <w:rPr>
                <w:rFonts w:asciiTheme="minorHAnsi" w:eastAsia="Calibri" w:hAnsiTheme="minorHAnsi"/>
                <w:sz w:val="20"/>
              </w:rPr>
            </w:pPr>
            <w:r w:rsidRPr="008528CE">
              <w:rPr>
                <w:rFonts w:asciiTheme="minorHAnsi" w:eastAsia="Calibri" w:hAnsiTheme="minorHAnsi"/>
                <w:sz w:val="20"/>
              </w:rPr>
              <w:t>*Addition &gt; 700 to ≤ 1,000 ft2 then display this section</w:t>
            </w:r>
            <w:r w:rsidR="00D418CE" w:rsidRPr="008528CE">
              <w:rPr>
                <w:rFonts w:asciiTheme="minorHAnsi" w:eastAsia="Calibri" w:hAnsiTheme="minorHAnsi"/>
                <w:sz w:val="20"/>
              </w:rPr>
              <w:t xml:space="preserve"> but entry is optional</w:t>
            </w:r>
            <w:r w:rsidRPr="008528CE">
              <w:rPr>
                <w:rFonts w:asciiTheme="minorHAnsi" w:eastAsia="Calibri" w:hAnsiTheme="minorHAnsi"/>
                <w:sz w:val="20"/>
              </w:rPr>
              <w:t xml:space="preserve">, </w:t>
            </w:r>
          </w:p>
          <w:p w14:paraId="15480A4B" w14:textId="181B2A52" w:rsidR="00EE5A33" w:rsidRPr="008528CE" w:rsidRDefault="00EE5A33" w:rsidP="008528CE">
            <w:pPr>
              <w:keepNext/>
              <w:rPr>
                <w:rFonts w:ascii="Calibri" w:eastAsia="Calibri" w:hAnsi="Calibri"/>
                <w:b/>
                <w:sz w:val="22"/>
                <w:szCs w:val="22"/>
              </w:rPr>
            </w:pPr>
            <w:r w:rsidRPr="008528CE">
              <w:rPr>
                <w:rFonts w:asciiTheme="minorHAnsi" w:eastAsia="Calibri" w:hAnsiTheme="minorHAnsi"/>
                <w:sz w:val="20"/>
              </w:rPr>
              <w:t xml:space="preserve">else display </w:t>
            </w:r>
            <w:r w:rsidR="00AF54B3" w:rsidRPr="008528CE">
              <w:rPr>
                <w:rFonts w:asciiTheme="minorHAnsi" w:eastAsia="Calibri" w:hAnsiTheme="minorHAnsi"/>
                <w:sz w:val="20"/>
              </w:rPr>
              <w:t xml:space="preserve">the </w:t>
            </w:r>
            <w:r w:rsidRPr="008528CE">
              <w:rPr>
                <w:rFonts w:asciiTheme="minorHAnsi" w:eastAsia="Calibri" w:hAnsiTheme="minorHAnsi"/>
                <w:sz w:val="20"/>
              </w:rPr>
              <w:t>standard “This Section Does Not Apply” message</w:t>
            </w:r>
            <w:r w:rsidR="004A5E91" w:rsidRPr="008528CE">
              <w:rPr>
                <w:rFonts w:asciiTheme="minorHAnsi" w:eastAsia="Calibri" w:hAnsiTheme="minorHAnsi"/>
                <w:sz w:val="20"/>
              </w:rPr>
              <w:t>&gt;&gt;</w:t>
            </w:r>
          </w:p>
        </w:tc>
      </w:tr>
      <w:tr w:rsidR="001F419F" w:rsidRPr="008528CE" w14:paraId="15480A58" w14:textId="77777777" w:rsidTr="008528CE">
        <w:trPr>
          <w:cantSplit/>
          <w:trHeight w:val="45"/>
        </w:trPr>
        <w:tc>
          <w:tcPr>
            <w:tcW w:w="729" w:type="dxa"/>
            <w:tcBorders>
              <w:top w:val="single" w:sz="4" w:space="0" w:color="auto"/>
              <w:left w:val="single" w:sz="4" w:space="0" w:color="auto"/>
              <w:bottom w:val="single" w:sz="4" w:space="0" w:color="auto"/>
              <w:right w:val="single" w:sz="4" w:space="0" w:color="auto"/>
            </w:tcBorders>
            <w:vAlign w:val="bottom"/>
          </w:tcPr>
          <w:p w14:paraId="15480A4D"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01</w:t>
            </w:r>
          </w:p>
        </w:tc>
        <w:tc>
          <w:tcPr>
            <w:tcW w:w="1461" w:type="dxa"/>
            <w:tcBorders>
              <w:top w:val="single" w:sz="4" w:space="0" w:color="auto"/>
              <w:left w:val="single" w:sz="4" w:space="0" w:color="auto"/>
              <w:bottom w:val="single" w:sz="4" w:space="0" w:color="auto"/>
              <w:right w:val="single" w:sz="4" w:space="0" w:color="auto"/>
            </w:tcBorders>
            <w:vAlign w:val="bottom"/>
          </w:tcPr>
          <w:p w14:paraId="15480A4E"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02</w:t>
            </w:r>
          </w:p>
        </w:tc>
        <w:tc>
          <w:tcPr>
            <w:tcW w:w="1170" w:type="dxa"/>
            <w:tcBorders>
              <w:top w:val="single" w:sz="4" w:space="0" w:color="auto"/>
              <w:left w:val="single" w:sz="4" w:space="0" w:color="auto"/>
              <w:bottom w:val="single" w:sz="4" w:space="0" w:color="auto"/>
              <w:right w:val="single" w:sz="6" w:space="0" w:color="auto"/>
            </w:tcBorders>
            <w:vAlign w:val="bottom"/>
          </w:tcPr>
          <w:p w14:paraId="15480A4F"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03</w:t>
            </w:r>
          </w:p>
        </w:tc>
        <w:tc>
          <w:tcPr>
            <w:tcW w:w="999" w:type="dxa"/>
            <w:tcBorders>
              <w:top w:val="single" w:sz="4" w:space="0" w:color="auto"/>
              <w:left w:val="single" w:sz="6" w:space="0" w:color="auto"/>
              <w:bottom w:val="single" w:sz="4" w:space="0" w:color="auto"/>
              <w:right w:val="single" w:sz="6" w:space="0" w:color="auto"/>
            </w:tcBorders>
            <w:vAlign w:val="bottom"/>
          </w:tcPr>
          <w:p w14:paraId="15480A50"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04</w:t>
            </w:r>
          </w:p>
        </w:tc>
        <w:tc>
          <w:tcPr>
            <w:tcW w:w="1209" w:type="dxa"/>
            <w:tcBorders>
              <w:top w:val="single" w:sz="4" w:space="0" w:color="auto"/>
              <w:left w:val="single" w:sz="6" w:space="0" w:color="auto"/>
              <w:bottom w:val="single" w:sz="4" w:space="0" w:color="auto"/>
              <w:right w:val="single" w:sz="6" w:space="0" w:color="auto"/>
            </w:tcBorders>
            <w:vAlign w:val="bottom"/>
          </w:tcPr>
          <w:p w14:paraId="15480A51"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05</w:t>
            </w:r>
          </w:p>
        </w:tc>
        <w:tc>
          <w:tcPr>
            <w:tcW w:w="907" w:type="dxa"/>
            <w:gridSpan w:val="2"/>
            <w:tcBorders>
              <w:top w:val="single" w:sz="4" w:space="0" w:color="auto"/>
              <w:left w:val="single" w:sz="6" w:space="0" w:color="auto"/>
              <w:bottom w:val="single" w:sz="4" w:space="0" w:color="auto"/>
              <w:right w:val="single" w:sz="6" w:space="0" w:color="auto"/>
            </w:tcBorders>
          </w:tcPr>
          <w:p w14:paraId="3B72E73B" w14:textId="32E15B1D" w:rsidR="001F419F" w:rsidRPr="008528CE" w:rsidRDefault="00BA270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06</w:t>
            </w:r>
            <w:ins w:id="15" w:author="Alhabibi, Haider@Energy" w:date="2022-07-08T08:47:00Z">
              <w:r w:rsidR="00A871E7">
                <w:rPr>
                  <w:rFonts w:ascii="Calibri" w:hAnsi="Calibri"/>
                  <w:sz w:val="18"/>
                  <w:szCs w:val="18"/>
                </w:rPr>
                <w:t>a</w:t>
              </w:r>
            </w:ins>
          </w:p>
        </w:tc>
        <w:tc>
          <w:tcPr>
            <w:tcW w:w="1079" w:type="dxa"/>
            <w:tcBorders>
              <w:top w:val="single" w:sz="4" w:space="0" w:color="auto"/>
              <w:left w:val="single" w:sz="6" w:space="0" w:color="auto"/>
              <w:bottom w:val="single" w:sz="4" w:space="0" w:color="auto"/>
              <w:right w:val="single" w:sz="6" w:space="0" w:color="auto"/>
            </w:tcBorders>
          </w:tcPr>
          <w:p w14:paraId="15480A52" w14:textId="1C445316" w:rsidR="001F419F" w:rsidRPr="008528CE" w:rsidRDefault="00A871E7" w:rsidP="008528CE">
            <w:pPr>
              <w:keepNext/>
              <w:tabs>
                <w:tab w:val="left" w:pos="540"/>
                <w:tab w:val="left" w:pos="900"/>
                <w:tab w:val="left" w:pos="3420"/>
              </w:tabs>
              <w:jc w:val="center"/>
              <w:rPr>
                <w:rFonts w:ascii="Calibri" w:hAnsi="Calibri"/>
                <w:sz w:val="18"/>
                <w:szCs w:val="18"/>
              </w:rPr>
            </w:pPr>
            <w:ins w:id="16" w:author="Alhabibi, Haider@Energy" w:date="2022-07-08T08:47:00Z">
              <w:r>
                <w:rPr>
                  <w:rFonts w:ascii="Calibri" w:hAnsi="Calibri"/>
                  <w:sz w:val="18"/>
                  <w:szCs w:val="18"/>
                </w:rPr>
                <w:t>06b</w:t>
              </w:r>
            </w:ins>
          </w:p>
        </w:tc>
        <w:tc>
          <w:tcPr>
            <w:tcW w:w="886" w:type="dxa"/>
            <w:tcBorders>
              <w:top w:val="single" w:sz="4" w:space="0" w:color="auto"/>
              <w:left w:val="single" w:sz="6" w:space="0" w:color="auto"/>
              <w:bottom w:val="single" w:sz="4" w:space="0" w:color="auto"/>
              <w:right w:val="single" w:sz="6" w:space="0" w:color="auto"/>
            </w:tcBorders>
          </w:tcPr>
          <w:p w14:paraId="15480A53"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07</w:t>
            </w:r>
          </w:p>
        </w:tc>
        <w:tc>
          <w:tcPr>
            <w:tcW w:w="1088" w:type="dxa"/>
            <w:tcBorders>
              <w:top w:val="single" w:sz="4" w:space="0" w:color="auto"/>
              <w:left w:val="single" w:sz="6" w:space="0" w:color="auto"/>
              <w:bottom w:val="single" w:sz="4" w:space="0" w:color="auto"/>
              <w:right w:val="single" w:sz="4" w:space="0" w:color="auto"/>
            </w:tcBorders>
            <w:vAlign w:val="bottom"/>
          </w:tcPr>
          <w:p w14:paraId="15480A54"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08</w:t>
            </w:r>
          </w:p>
        </w:tc>
        <w:tc>
          <w:tcPr>
            <w:tcW w:w="998" w:type="dxa"/>
            <w:tcBorders>
              <w:top w:val="single" w:sz="4" w:space="0" w:color="auto"/>
              <w:left w:val="single" w:sz="6" w:space="0" w:color="auto"/>
              <w:bottom w:val="single" w:sz="4" w:space="0" w:color="auto"/>
              <w:right w:val="single" w:sz="4" w:space="0" w:color="auto"/>
            </w:tcBorders>
            <w:vAlign w:val="bottom"/>
          </w:tcPr>
          <w:p w14:paraId="15480A55"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09</w:t>
            </w:r>
          </w:p>
        </w:tc>
        <w:tc>
          <w:tcPr>
            <w:tcW w:w="929" w:type="dxa"/>
            <w:tcBorders>
              <w:top w:val="single" w:sz="4" w:space="0" w:color="auto"/>
              <w:bottom w:val="single" w:sz="4" w:space="0" w:color="auto"/>
              <w:right w:val="single" w:sz="6" w:space="0" w:color="auto"/>
            </w:tcBorders>
            <w:vAlign w:val="bottom"/>
          </w:tcPr>
          <w:p w14:paraId="15480A56"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10</w:t>
            </w:r>
          </w:p>
        </w:tc>
        <w:tc>
          <w:tcPr>
            <w:tcW w:w="2935" w:type="dxa"/>
            <w:tcBorders>
              <w:top w:val="single" w:sz="4" w:space="0" w:color="auto"/>
              <w:left w:val="single" w:sz="6" w:space="0" w:color="auto"/>
              <w:bottom w:val="single" w:sz="4" w:space="0" w:color="auto"/>
              <w:right w:val="single" w:sz="4" w:space="0" w:color="auto"/>
            </w:tcBorders>
            <w:vAlign w:val="bottom"/>
          </w:tcPr>
          <w:p w14:paraId="15480A57" w14:textId="77777777" w:rsidR="001F419F" w:rsidRPr="008528CE" w:rsidRDefault="001F419F"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11</w:t>
            </w:r>
          </w:p>
        </w:tc>
      </w:tr>
      <w:tr w:rsidR="003116BB" w:rsidRPr="008528CE" w14:paraId="15480A63" w14:textId="77777777" w:rsidTr="001F419F">
        <w:trPr>
          <w:cantSplit/>
          <w:trHeight w:val="266"/>
        </w:trPr>
        <w:tc>
          <w:tcPr>
            <w:tcW w:w="729" w:type="dxa"/>
            <w:vMerge w:val="restart"/>
            <w:tcBorders>
              <w:top w:val="single" w:sz="4" w:space="0" w:color="auto"/>
              <w:left w:val="single" w:sz="4" w:space="0" w:color="auto"/>
              <w:bottom w:val="single" w:sz="4" w:space="0" w:color="auto"/>
              <w:right w:val="single" w:sz="4" w:space="0" w:color="auto"/>
            </w:tcBorders>
            <w:vAlign w:val="bottom"/>
          </w:tcPr>
          <w:p w14:paraId="15480A59"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Tag/ID</w:t>
            </w:r>
          </w:p>
        </w:tc>
        <w:tc>
          <w:tcPr>
            <w:tcW w:w="1461" w:type="dxa"/>
            <w:vMerge w:val="restart"/>
            <w:tcBorders>
              <w:top w:val="single" w:sz="4" w:space="0" w:color="auto"/>
              <w:left w:val="single" w:sz="4" w:space="0" w:color="auto"/>
              <w:bottom w:val="single" w:sz="4" w:space="0" w:color="auto"/>
              <w:right w:val="single" w:sz="4" w:space="0" w:color="auto"/>
            </w:tcBorders>
            <w:vAlign w:val="bottom"/>
          </w:tcPr>
          <w:p w14:paraId="15480A5A"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Assembly Type</w:t>
            </w:r>
          </w:p>
        </w:tc>
        <w:tc>
          <w:tcPr>
            <w:tcW w:w="1170" w:type="dxa"/>
            <w:vMerge w:val="restart"/>
            <w:tcBorders>
              <w:top w:val="single" w:sz="4" w:space="0" w:color="auto"/>
              <w:left w:val="single" w:sz="4" w:space="0" w:color="auto"/>
              <w:bottom w:val="single" w:sz="4" w:space="0" w:color="auto"/>
              <w:right w:val="single" w:sz="6" w:space="0" w:color="auto"/>
            </w:tcBorders>
            <w:vAlign w:val="bottom"/>
          </w:tcPr>
          <w:p w14:paraId="15480A5B"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Frame Type</w:t>
            </w:r>
          </w:p>
        </w:tc>
        <w:tc>
          <w:tcPr>
            <w:tcW w:w="999" w:type="dxa"/>
            <w:vMerge w:val="restart"/>
            <w:tcBorders>
              <w:top w:val="single" w:sz="4" w:space="0" w:color="auto"/>
              <w:left w:val="single" w:sz="6" w:space="0" w:color="auto"/>
              <w:bottom w:val="single" w:sz="4" w:space="0" w:color="auto"/>
              <w:right w:val="single" w:sz="6" w:space="0" w:color="auto"/>
            </w:tcBorders>
            <w:vAlign w:val="bottom"/>
          </w:tcPr>
          <w:p w14:paraId="15480A5C"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Frame Depth</w:t>
            </w:r>
          </w:p>
          <w:p w14:paraId="15480A5D"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(inches)</w:t>
            </w:r>
          </w:p>
        </w:tc>
        <w:tc>
          <w:tcPr>
            <w:tcW w:w="1209" w:type="dxa"/>
            <w:vMerge w:val="restart"/>
            <w:tcBorders>
              <w:top w:val="single" w:sz="4" w:space="0" w:color="auto"/>
              <w:left w:val="single" w:sz="6" w:space="0" w:color="auto"/>
              <w:bottom w:val="single" w:sz="4" w:space="0" w:color="auto"/>
              <w:right w:val="single" w:sz="6" w:space="0" w:color="auto"/>
            </w:tcBorders>
            <w:vAlign w:val="bottom"/>
          </w:tcPr>
          <w:p w14:paraId="15480A5E"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Frame Spacing</w:t>
            </w:r>
          </w:p>
          <w:p w14:paraId="15480A5F"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(inches)</w:t>
            </w:r>
          </w:p>
        </w:tc>
        <w:tc>
          <w:tcPr>
            <w:tcW w:w="4958" w:type="dxa"/>
            <w:gridSpan w:val="6"/>
            <w:tcBorders>
              <w:top w:val="single" w:sz="4" w:space="0" w:color="auto"/>
              <w:left w:val="single" w:sz="6" w:space="0" w:color="auto"/>
              <w:bottom w:val="single" w:sz="4" w:space="0" w:color="auto"/>
              <w:right w:val="single" w:sz="4" w:space="0" w:color="auto"/>
            </w:tcBorders>
            <w:vAlign w:val="bottom"/>
          </w:tcPr>
          <w:p w14:paraId="15480A60" w14:textId="77777777" w:rsidR="00E512E4" w:rsidRPr="008528CE" w:rsidRDefault="003116BB" w:rsidP="008528CE">
            <w:pPr>
              <w:keepNext/>
              <w:tabs>
                <w:tab w:val="left" w:pos="540"/>
                <w:tab w:val="left" w:pos="900"/>
                <w:tab w:val="left" w:pos="3420"/>
              </w:tabs>
              <w:jc w:val="center"/>
              <w:rPr>
                <w:rFonts w:ascii="Calibri" w:hAnsi="Calibri"/>
                <w:b/>
                <w:sz w:val="18"/>
                <w:szCs w:val="18"/>
              </w:rPr>
            </w:pPr>
            <w:r w:rsidRPr="008528CE">
              <w:rPr>
                <w:rFonts w:ascii="Calibri" w:hAnsi="Calibri"/>
                <w:b/>
                <w:sz w:val="18"/>
                <w:szCs w:val="18"/>
              </w:rPr>
              <w:t>Proposed</w:t>
            </w:r>
          </w:p>
        </w:tc>
        <w:tc>
          <w:tcPr>
            <w:tcW w:w="929" w:type="dxa"/>
            <w:tcBorders>
              <w:top w:val="single" w:sz="4" w:space="0" w:color="auto"/>
              <w:bottom w:val="single" w:sz="4" w:space="0" w:color="auto"/>
              <w:right w:val="single" w:sz="6" w:space="0" w:color="auto"/>
            </w:tcBorders>
            <w:vAlign w:val="bottom"/>
          </w:tcPr>
          <w:p w14:paraId="15480A61" w14:textId="77777777" w:rsidR="00E512E4" w:rsidRPr="008528CE" w:rsidRDefault="003116BB" w:rsidP="008528CE">
            <w:pPr>
              <w:keepNext/>
              <w:tabs>
                <w:tab w:val="left" w:pos="540"/>
                <w:tab w:val="left" w:pos="900"/>
                <w:tab w:val="left" w:pos="3420"/>
              </w:tabs>
              <w:jc w:val="center"/>
              <w:rPr>
                <w:rFonts w:ascii="Calibri" w:hAnsi="Calibri"/>
                <w:b/>
                <w:sz w:val="18"/>
                <w:szCs w:val="18"/>
              </w:rPr>
            </w:pPr>
            <w:r w:rsidRPr="008528CE">
              <w:rPr>
                <w:rFonts w:ascii="Calibri" w:hAnsi="Calibri"/>
                <w:b/>
                <w:sz w:val="18"/>
                <w:szCs w:val="18"/>
              </w:rPr>
              <w:t xml:space="preserve">Required </w:t>
            </w:r>
          </w:p>
        </w:tc>
        <w:tc>
          <w:tcPr>
            <w:tcW w:w="2935" w:type="dxa"/>
            <w:vMerge w:val="restart"/>
            <w:tcBorders>
              <w:top w:val="single" w:sz="4" w:space="0" w:color="auto"/>
              <w:left w:val="single" w:sz="6" w:space="0" w:color="auto"/>
              <w:bottom w:val="single" w:sz="4" w:space="0" w:color="auto"/>
              <w:right w:val="single" w:sz="4" w:space="0" w:color="auto"/>
            </w:tcBorders>
            <w:vAlign w:val="bottom"/>
          </w:tcPr>
          <w:p w14:paraId="15480A62"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Comments</w:t>
            </w:r>
          </w:p>
        </w:tc>
      </w:tr>
      <w:tr w:rsidR="003116BB" w:rsidRPr="008528CE" w14:paraId="15480A70" w14:textId="77777777" w:rsidTr="001F419F">
        <w:trPr>
          <w:cantSplit/>
          <w:trHeight w:val="288"/>
        </w:trPr>
        <w:tc>
          <w:tcPr>
            <w:tcW w:w="729" w:type="dxa"/>
            <w:vMerge/>
            <w:tcBorders>
              <w:top w:val="single" w:sz="4" w:space="0" w:color="auto"/>
              <w:left w:val="single" w:sz="4" w:space="0" w:color="auto"/>
              <w:bottom w:val="single" w:sz="4" w:space="0" w:color="auto"/>
              <w:right w:val="single" w:sz="4" w:space="0" w:color="auto"/>
            </w:tcBorders>
            <w:vAlign w:val="bottom"/>
          </w:tcPr>
          <w:p w14:paraId="15480A64"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461" w:type="dxa"/>
            <w:vMerge/>
            <w:tcBorders>
              <w:top w:val="single" w:sz="4" w:space="0" w:color="auto"/>
              <w:left w:val="single" w:sz="4" w:space="0" w:color="auto"/>
              <w:bottom w:val="single" w:sz="4" w:space="0" w:color="auto"/>
              <w:right w:val="single" w:sz="4" w:space="0" w:color="auto"/>
            </w:tcBorders>
            <w:vAlign w:val="bottom"/>
          </w:tcPr>
          <w:p w14:paraId="15480A65"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170" w:type="dxa"/>
            <w:vMerge/>
            <w:tcBorders>
              <w:top w:val="single" w:sz="4" w:space="0" w:color="auto"/>
              <w:left w:val="single" w:sz="4" w:space="0" w:color="auto"/>
              <w:bottom w:val="single" w:sz="4" w:space="0" w:color="auto"/>
              <w:right w:val="single" w:sz="6" w:space="0" w:color="auto"/>
            </w:tcBorders>
            <w:vAlign w:val="bottom"/>
          </w:tcPr>
          <w:p w14:paraId="15480A66"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999" w:type="dxa"/>
            <w:vMerge/>
            <w:tcBorders>
              <w:top w:val="single" w:sz="4" w:space="0" w:color="auto"/>
              <w:left w:val="single" w:sz="6" w:space="0" w:color="auto"/>
              <w:bottom w:val="single" w:sz="4" w:space="0" w:color="auto"/>
              <w:right w:val="single" w:sz="6" w:space="0" w:color="auto"/>
            </w:tcBorders>
            <w:vAlign w:val="bottom"/>
          </w:tcPr>
          <w:p w14:paraId="15480A67"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209" w:type="dxa"/>
            <w:vMerge/>
            <w:tcBorders>
              <w:top w:val="single" w:sz="4" w:space="0" w:color="auto"/>
              <w:left w:val="single" w:sz="6" w:space="0" w:color="auto"/>
              <w:bottom w:val="single" w:sz="4" w:space="0" w:color="auto"/>
              <w:right w:val="single" w:sz="6" w:space="0" w:color="auto"/>
            </w:tcBorders>
            <w:vAlign w:val="bottom"/>
          </w:tcPr>
          <w:p w14:paraId="15480A68"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876" w:type="dxa"/>
            <w:vMerge w:val="restart"/>
            <w:tcBorders>
              <w:top w:val="single" w:sz="4" w:space="0" w:color="auto"/>
              <w:left w:val="single" w:sz="6" w:space="0" w:color="auto"/>
              <w:bottom w:val="single" w:sz="4" w:space="0" w:color="auto"/>
              <w:right w:val="single" w:sz="6" w:space="0" w:color="auto"/>
            </w:tcBorders>
            <w:vAlign w:val="bottom"/>
          </w:tcPr>
          <w:p w14:paraId="15480A69"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 xml:space="preserve">Cavity </w:t>
            </w:r>
            <w:r w:rsidRPr="008528CE">
              <w:rPr>
                <w:rFonts w:ascii="Calibri" w:hAnsi="Calibri"/>
                <w:sz w:val="18"/>
                <w:szCs w:val="18"/>
              </w:rPr>
              <w:br/>
              <w:t>R-value</w:t>
            </w:r>
          </w:p>
        </w:tc>
        <w:tc>
          <w:tcPr>
            <w:tcW w:w="1110" w:type="dxa"/>
            <w:gridSpan w:val="2"/>
            <w:vMerge w:val="restart"/>
            <w:tcBorders>
              <w:top w:val="single" w:sz="4" w:space="0" w:color="auto"/>
              <w:left w:val="single" w:sz="6" w:space="0" w:color="auto"/>
              <w:bottom w:val="single" w:sz="4" w:space="0" w:color="auto"/>
              <w:right w:val="single" w:sz="6" w:space="0" w:color="auto"/>
            </w:tcBorders>
            <w:vAlign w:val="bottom"/>
          </w:tcPr>
          <w:p w14:paraId="15480A6A"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 xml:space="preserve">Continuous Insulation </w:t>
            </w:r>
          </w:p>
          <w:p w14:paraId="15480A6B"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R-value</w:t>
            </w:r>
          </w:p>
        </w:tc>
        <w:tc>
          <w:tcPr>
            <w:tcW w:w="886" w:type="dxa"/>
            <w:vMerge w:val="restart"/>
            <w:tcBorders>
              <w:top w:val="single" w:sz="4" w:space="0" w:color="auto"/>
              <w:left w:val="single" w:sz="6" w:space="0" w:color="auto"/>
              <w:bottom w:val="single" w:sz="4" w:space="0" w:color="auto"/>
              <w:right w:val="single" w:sz="6" w:space="0" w:color="auto"/>
            </w:tcBorders>
            <w:vAlign w:val="bottom"/>
          </w:tcPr>
          <w:p w14:paraId="15480A6C"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U-Factor</w:t>
            </w:r>
          </w:p>
        </w:tc>
        <w:tc>
          <w:tcPr>
            <w:tcW w:w="2086" w:type="dxa"/>
            <w:gridSpan w:val="2"/>
            <w:tcBorders>
              <w:top w:val="single" w:sz="4" w:space="0" w:color="auto"/>
              <w:left w:val="single" w:sz="6" w:space="0" w:color="auto"/>
              <w:bottom w:val="single" w:sz="4" w:space="0" w:color="auto"/>
              <w:right w:val="single" w:sz="4" w:space="0" w:color="auto"/>
            </w:tcBorders>
            <w:vAlign w:val="bottom"/>
          </w:tcPr>
          <w:p w14:paraId="15480A6D"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Appendix JA4 Reference</w:t>
            </w:r>
          </w:p>
        </w:tc>
        <w:tc>
          <w:tcPr>
            <w:tcW w:w="929" w:type="dxa"/>
            <w:vMerge w:val="restart"/>
            <w:tcBorders>
              <w:top w:val="single" w:sz="4" w:space="0" w:color="auto"/>
              <w:bottom w:val="single" w:sz="4" w:space="0" w:color="auto"/>
              <w:right w:val="single" w:sz="6" w:space="0" w:color="auto"/>
            </w:tcBorders>
            <w:vAlign w:val="bottom"/>
          </w:tcPr>
          <w:p w14:paraId="15480A6E" w14:textId="0F3F2C11"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U-Factor</w:t>
            </w:r>
            <w:r w:rsidR="009B7923" w:rsidRPr="008528CE">
              <w:rPr>
                <w:rFonts w:ascii="Calibri" w:hAnsi="Calibri"/>
                <w:sz w:val="18"/>
                <w:szCs w:val="18"/>
              </w:rPr>
              <w:t xml:space="preserve"> from Table 150.1-A </w:t>
            </w:r>
          </w:p>
        </w:tc>
        <w:tc>
          <w:tcPr>
            <w:tcW w:w="2935" w:type="dxa"/>
            <w:vMerge/>
            <w:tcBorders>
              <w:top w:val="single" w:sz="4" w:space="0" w:color="auto"/>
              <w:left w:val="single" w:sz="6" w:space="0" w:color="auto"/>
              <w:bottom w:val="single" w:sz="4" w:space="0" w:color="auto"/>
              <w:right w:val="single" w:sz="4" w:space="0" w:color="auto"/>
            </w:tcBorders>
            <w:vAlign w:val="bottom"/>
          </w:tcPr>
          <w:p w14:paraId="15480A6F"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r>
      <w:tr w:rsidR="003116BB" w:rsidRPr="008528CE" w14:paraId="15480A7D" w14:textId="77777777" w:rsidTr="001F419F">
        <w:trPr>
          <w:cantSplit/>
          <w:trHeight w:val="288"/>
        </w:trPr>
        <w:tc>
          <w:tcPr>
            <w:tcW w:w="729" w:type="dxa"/>
            <w:vMerge/>
            <w:tcBorders>
              <w:top w:val="single" w:sz="4" w:space="0" w:color="auto"/>
              <w:left w:val="single" w:sz="4" w:space="0" w:color="auto"/>
              <w:bottom w:val="single" w:sz="4" w:space="0" w:color="auto"/>
              <w:right w:val="single" w:sz="4" w:space="0" w:color="auto"/>
            </w:tcBorders>
            <w:vAlign w:val="bottom"/>
          </w:tcPr>
          <w:p w14:paraId="15480A71"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461" w:type="dxa"/>
            <w:vMerge/>
            <w:tcBorders>
              <w:top w:val="single" w:sz="4" w:space="0" w:color="auto"/>
              <w:left w:val="single" w:sz="4" w:space="0" w:color="auto"/>
              <w:bottom w:val="single" w:sz="4" w:space="0" w:color="auto"/>
              <w:right w:val="single" w:sz="4" w:space="0" w:color="auto"/>
            </w:tcBorders>
            <w:vAlign w:val="bottom"/>
          </w:tcPr>
          <w:p w14:paraId="15480A72"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170" w:type="dxa"/>
            <w:vMerge/>
            <w:tcBorders>
              <w:top w:val="single" w:sz="4" w:space="0" w:color="auto"/>
              <w:left w:val="single" w:sz="4" w:space="0" w:color="auto"/>
              <w:bottom w:val="single" w:sz="4" w:space="0" w:color="auto"/>
              <w:right w:val="single" w:sz="6" w:space="0" w:color="auto"/>
            </w:tcBorders>
            <w:vAlign w:val="bottom"/>
          </w:tcPr>
          <w:p w14:paraId="15480A73"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999" w:type="dxa"/>
            <w:vMerge/>
            <w:tcBorders>
              <w:top w:val="single" w:sz="4" w:space="0" w:color="auto"/>
              <w:left w:val="single" w:sz="6" w:space="0" w:color="auto"/>
              <w:bottom w:val="single" w:sz="4" w:space="0" w:color="auto"/>
              <w:right w:val="single" w:sz="6" w:space="0" w:color="auto"/>
            </w:tcBorders>
            <w:vAlign w:val="bottom"/>
          </w:tcPr>
          <w:p w14:paraId="15480A74"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209" w:type="dxa"/>
            <w:vMerge/>
            <w:tcBorders>
              <w:top w:val="single" w:sz="4" w:space="0" w:color="auto"/>
              <w:left w:val="single" w:sz="6" w:space="0" w:color="auto"/>
              <w:bottom w:val="single" w:sz="4" w:space="0" w:color="auto"/>
              <w:right w:val="single" w:sz="6" w:space="0" w:color="auto"/>
            </w:tcBorders>
            <w:vAlign w:val="bottom"/>
          </w:tcPr>
          <w:p w14:paraId="15480A75"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876" w:type="dxa"/>
            <w:vMerge/>
            <w:tcBorders>
              <w:top w:val="single" w:sz="4" w:space="0" w:color="auto"/>
              <w:left w:val="single" w:sz="6" w:space="0" w:color="auto"/>
              <w:bottom w:val="single" w:sz="4" w:space="0" w:color="auto"/>
              <w:right w:val="single" w:sz="6" w:space="0" w:color="auto"/>
            </w:tcBorders>
            <w:vAlign w:val="bottom"/>
          </w:tcPr>
          <w:p w14:paraId="15480A76"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110" w:type="dxa"/>
            <w:gridSpan w:val="2"/>
            <w:vMerge/>
            <w:tcBorders>
              <w:top w:val="single" w:sz="4" w:space="0" w:color="auto"/>
              <w:left w:val="single" w:sz="6" w:space="0" w:color="auto"/>
              <w:bottom w:val="single" w:sz="4" w:space="0" w:color="auto"/>
              <w:right w:val="single" w:sz="6" w:space="0" w:color="auto"/>
            </w:tcBorders>
            <w:vAlign w:val="bottom"/>
          </w:tcPr>
          <w:p w14:paraId="15480A77"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886" w:type="dxa"/>
            <w:vMerge/>
            <w:tcBorders>
              <w:top w:val="single" w:sz="4" w:space="0" w:color="auto"/>
              <w:left w:val="single" w:sz="6" w:space="0" w:color="auto"/>
              <w:bottom w:val="single" w:sz="4" w:space="0" w:color="auto"/>
              <w:right w:val="single" w:sz="6" w:space="0" w:color="auto"/>
            </w:tcBorders>
            <w:vAlign w:val="bottom"/>
          </w:tcPr>
          <w:p w14:paraId="15480A78"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088" w:type="dxa"/>
            <w:tcBorders>
              <w:top w:val="single" w:sz="4" w:space="0" w:color="auto"/>
              <w:left w:val="single" w:sz="6" w:space="0" w:color="auto"/>
              <w:bottom w:val="single" w:sz="4" w:space="0" w:color="auto"/>
              <w:right w:val="single" w:sz="4" w:space="0" w:color="auto"/>
            </w:tcBorders>
            <w:vAlign w:val="bottom"/>
          </w:tcPr>
          <w:p w14:paraId="15480A79"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Table</w:t>
            </w:r>
          </w:p>
        </w:tc>
        <w:tc>
          <w:tcPr>
            <w:tcW w:w="998" w:type="dxa"/>
            <w:tcBorders>
              <w:top w:val="single" w:sz="4" w:space="0" w:color="auto"/>
              <w:left w:val="single" w:sz="6" w:space="0" w:color="auto"/>
              <w:bottom w:val="single" w:sz="4" w:space="0" w:color="auto"/>
              <w:right w:val="single" w:sz="4" w:space="0" w:color="auto"/>
            </w:tcBorders>
            <w:vAlign w:val="bottom"/>
          </w:tcPr>
          <w:p w14:paraId="15480A7A" w14:textId="77777777" w:rsidR="00E512E4"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Cell</w:t>
            </w:r>
          </w:p>
        </w:tc>
        <w:tc>
          <w:tcPr>
            <w:tcW w:w="929" w:type="dxa"/>
            <w:vMerge/>
            <w:tcBorders>
              <w:top w:val="single" w:sz="4" w:space="0" w:color="auto"/>
              <w:bottom w:val="single" w:sz="4" w:space="0" w:color="auto"/>
              <w:right w:val="single" w:sz="6" w:space="0" w:color="auto"/>
            </w:tcBorders>
            <w:vAlign w:val="bottom"/>
          </w:tcPr>
          <w:p w14:paraId="15480A7B"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2935" w:type="dxa"/>
            <w:vMerge/>
            <w:tcBorders>
              <w:top w:val="single" w:sz="4" w:space="0" w:color="auto"/>
              <w:left w:val="single" w:sz="6" w:space="0" w:color="auto"/>
              <w:bottom w:val="single" w:sz="4" w:space="0" w:color="auto"/>
              <w:right w:val="single" w:sz="4" w:space="0" w:color="auto"/>
            </w:tcBorders>
            <w:vAlign w:val="bottom"/>
          </w:tcPr>
          <w:p w14:paraId="15480A7C"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r>
      <w:tr w:rsidR="005A2231" w:rsidRPr="008528CE" w14:paraId="15480A8A" w14:textId="77777777" w:rsidTr="001F419F">
        <w:trPr>
          <w:cantSplit/>
          <w:trHeight w:val="45"/>
        </w:trPr>
        <w:tc>
          <w:tcPr>
            <w:tcW w:w="729" w:type="dxa"/>
            <w:tcBorders>
              <w:top w:val="single" w:sz="4" w:space="0" w:color="auto"/>
              <w:left w:val="single" w:sz="4" w:space="0" w:color="auto"/>
              <w:bottom w:val="single" w:sz="4" w:space="0" w:color="auto"/>
              <w:right w:val="single" w:sz="4" w:space="0" w:color="auto"/>
            </w:tcBorders>
            <w:vAlign w:val="bottom"/>
          </w:tcPr>
          <w:p w14:paraId="15480A7E" w14:textId="77777777" w:rsidR="00E512E4" w:rsidRPr="008528CE" w:rsidRDefault="00B93BFD"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ObjectNamePermissive&gt;&gt;</w:t>
            </w:r>
          </w:p>
        </w:tc>
        <w:tc>
          <w:tcPr>
            <w:tcW w:w="1461" w:type="dxa"/>
            <w:tcBorders>
              <w:top w:val="single" w:sz="4" w:space="0" w:color="auto"/>
              <w:left w:val="single" w:sz="4" w:space="0" w:color="auto"/>
              <w:bottom w:val="single" w:sz="4" w:space="0" w:color="auto"/>
              <w:right w:val="single" w:sz="4" w:space="0" w:color="auto"/>
            </w:tcBorders>
            <w:vAlign w:val="bottom"/>
          </w:tcPr>
          <w:p w14:paraId="15480A7F" w14:textId="323B68AE" w:rsidR="00E512E4" w:rsidRPr="008528CE" w:rsidRDefault="00B93BFD"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selects from list: Ceiling, Floor, Roof, Wall</w:t>
            </w:r>
            <w:r w:rsidR="008B784B" w:rsidRPr="008528CE">
              <w:rPr>
                <w:rFonts w:ascii="Calibri" w:hAnsi="Calibri"/>
                <w:sz w:val="18"/>
                <w:szCs w:val="18"/>
              </w:rPr>
              <w:t xml:space="preserve"> </w:t>
            </w:r>
            <w:r w:rsidRPr="008528CE">
              <w:rPr>
                <w:rFonts w:ascii="Calibri" w:hAnsi="Calibri"/>
                <w:sz w:val="18"/>
                <w:szCs w:val="18"/>
              </w:rPr>
              <w:t>&gt;&gt;</w:t>
            </w:r>
          </w:p>
        </w:tc>
        <w:tc>
          <w:tcPr>
            <w:tcW w:w="1170" w:type="dxa"/>
            <w:tcBorders>
              <w:top w:val="single" w:sz="4" w:space="0" w:color="auto"/>
              <w:left w:val="single" w:sz="4" w:space="0" w:color="auto"/>
              <w:bottom w:val="single" w:sz="4" w:space="0" w:color="auto"/>
              <w:right w:val="single" w:sz="6" w:space="0" w:color="auto"/>
            </w:tcBorders>
            <w:vAlign w:val="bottom"/>
          </w:tcPr>
          <w:p w14:paraId="15480A80" w14:textId="6BE62CE3" w:rsidR="00E512E4" w:rsidRPr="008528CE" w:rsidRDefault="003A63C9"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w:t>
            </w:r>
            <w:r w:rsidR="005A2231" w:rsidRPr="008528CE">
              <w:rPr>
                <w:rFonts w:ascii="Calibri" w:hAnsi="Calibri"/>
                <w:sz w:val="18"/>
                <w:szCs w:val="18"/>
              </w:rPr>
              <w:t xml:space="preserve"> User  selects from Wood or Metal</w:t>
            </w:r>
            <w:r w:rsidRPr="008528CE">
              <w:rPr>
                <w:rFonts w:ascii="Calibri" w:hAnsi="Calibri"/>
                <w:sz w:val="18"/>
                <w:szCs w:val="18"/>
              </w:rPr>
              <w:t>&gt;&gt;</w:t>
            </w:r>
          </w:p>
        </w:tc>
        <w:tc>
          <w:tcPr>
            <w:tcW w:w="999" w:type="dxa"/>
            <w:tcBorders>
              <w:top w:val="single" w:sz="4" w:space="0" w:color="auto"/>
              <w:left w:val="single" w:sz="6" w:space="0" w:color="auto"/>
              <w:bottom w:val="single" w:sz="4" w:space="0" w:color="auto"/>
              <w:right w:val="single" w:sz="6" w:space="0" w:color="auto"/>
            </w:tcBorders>
            <w:vAlign w:val="bottom"/>
          </w:tcPr>
          <w:p w14:paraId="15480A81" w14:textId="77777777" w:rsidR="00E512E4" w:rsidRPr="008528CE" w:rsidRDefault="003A63C9"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w:t>
            </w:r>
            <w:r w:rsidR="005A2231" w:rsidRPr="008528CE">
              <w:rPr>
                <w:rFonts w:ascii="Calibri" w:hAnsi="Calibri"/>
                <w:sz w:val="18"/>
                <w:szCs w:val="18"/>
              </w:rPr>
              <w:t xml:space="preserve"> User selects from 2x4, 2x6, 2x8, 2x10, 2x12 or 2x14</w:t>
            </w:r>
            <w:r w:rsidRPr="008528CE">
              <w:rPr>
                <w:rFonts w:ascii="Calibri" w:hAnsi="Calibri"/>
                <w:sz w:val="18"/>
                <w:szCs w:val="18"/>
              </w:rPr>
              <w:t>&gt;&gt;</w:t>
            </w:r>
          </w:p>
        </w:tc>
        <w:tc>
          <w:tcPr>
            <w:tcW w:w="1209" w:type="dxa"/>
            <w:tcBorders>
              <w:top w:val="single" w:sz="4" w:space="0" w:color="auto"/>
              <w:left w:val="single" w:sz="6" w:space="0" w:color="auto"/>
              <w:bottom w:val="single" w:sz="4" w:space="0" w:color="auto"/>
              <w:right w:val="single" w:sz="6" w:space="0" w:color="auto"/>
            </w:tcBorders>
            <w:vAlign w:val="bottom"/>
          </w:tcPr>
          <w:p w14:paraId="15480A82" w14:textId="058A3762" w:rsidR="00E512E4" w:rsidRPr="008528CE" w:rsidRDefault="003A63C9"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w:t>
            </w:r>
            <w:r w:rsidR="005A2231" w:rsidRPr="008528CE">
              <w:rPr>
                <w:rFonts w:ascii="Calibri" w:hAnsi="Calibri"/>
                <w:sz w:val="18"/>
                <w:szCs w:val="18"/>
              </w:rPr>
              <w:t xml:space="preserve"> user selects from list: 16</w:t>
            </w:r>
            <w:r w:rsidR="001F3EEC" w:rsidRPr="008528CE">
              <w:rPr>
                <w:rFonts w:ascii="Calibri" w:hAnsi="Calibri"/>
                <w:sz w:val="18"/>
                <w:szCs w:val="18"/>
              </w:rPr>
              <w:t xml:space="preserve">InchOC, </w:t>
            </w:r>
            <w:r w:rsidR="00B039C9" w:rsidRPr="008528CE">
              <w:rPr>
                <w:rFonts w:ascii="Calibri" w:hAnsi="Calibri"/>
                <w:sz w:val="18"/>
                <w:szCs w:val="18"/>
              </w:rPr>
              <w:t xml:space="preserve">or </w:t>
            </w:r>
            <w:r w:rsidR="001F3EEC" w:rsidRPr="008528CE">
              <w:rPr>
                <w:rFonts w:ascii="Calibri" w:hAnsi="Calibri"/>
                <w:sz w:val="18"/>
                <w:szCs w:val="18"/>
              </w:rPr>
              <w:t>24InchOC&gt;&gt;</w:t>
            </w:r>
            <w:r w:rsidRPr="008528CE">
              <w:rPr>
                <w:rFonts w:ascii="Calibri" w:hAnsi="Calibri"/>
                <w:sz w:val="18"/>
                <w:szCs w:val="18"/>
              </w:rPr>
              <w:t>&gt;&gt;</w:t>
            </w:r>
          </w:p>
        </w:tc>
        <w:tc>
          <w:tcPr>
            <w:tcW w:w="876" w:type="dxa"/>
            <w:tcBorders>
              <w:top w:val="single" w:sz="4" w:space="0" w:color="auto"/>
              <w:left w:val="single" w:sz="6" w:space="0" w:color="auto"/>
              <w:bottom w:val="single" w:sz="4" w:space="0" w:color="auto"/>
              <w:right w:val="single" w:sz="6" w:space="0" w:color="auto"/>
            </w:tcBorders>
            <w:vAlign w:val="bottom"/>
          </w:tcPr>
          <w:p w14:paraId="15480A83"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1110" w:type="dxa"/>
            <w:gridSpan w:val="2"/>
            <w:tcBorders>
              <w:top w:val="single" w:sz="4" w:space="0" w:color="auto"/>
              <w:left w:val="single" w:sz="6" w:space="0" w:color="auto"/>
              <w:bottom w:val="single" w:sz="4" w:space="0" w:color="auto"/>
              <w:right w:val="single" w:sz="6" w:space="0" w:color="auto"/>
            </w:tcBorders>
            <w:vAlign w:val="bottom"/>
          </w:tcPr>
          <w:p w14:paraId="15480A84"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886" w:type="dxa"/>
            <w:tcBorders>
              <w:top w:val="single" w:sz="4" w:space="0" w:color="auto"/>
              <w:left w:val="single" w:sz="6" w:space="0" w:color="auto"/>
              <w:bottom w:val="single" w:sz="4" w:space="0" w:color="auto"/>
              <w:right w:val="single" w:sz="6" w:space="0" w:color="auto"/>
            </w:tcBorders>
            <w:vAlign w:val="bottom"/>
          </w:tcPr>
          <w:p w14:paraId="15480A85"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1088" w:type="dxa"/>
            <w:tcBorders>
              <w:top w:val="single" w:sz="4" w:space="0" w:color="auto"/>
              <w:left w:val="single" w:sz="6" w:space="0" w:color="auto"/>
              <w:bottom w:val="single" w:sz="4" w:space="0" w:color="auto"/>
              <w:right w:val="single" w:sz="4" w:space="0" w:color="auto"/>
            </w:tcBorders>
            <w:vAlign w:val="bottom"/>
          </w:tcPr>
          <w:p w14:paraId="15480A86"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JA_TableID&gt;&gt;</w:t>
            </w:r>
          </w:p>
        </w:tc>
        <w:tc>
          <w:tcPr>
            <w:tcW w:w="998" w:type="dxa"/>
            <w:tcBorders>
              <w:top w:val="single" w:sz="4" w:space="0" w:color="auto"/>
              <w:left w:val="single" w:sz="6" w:space="0" w:color="auto"/>
              <w:bottom w:val="single" w:sz="4" w:space="0" w:color="auto"/>
              <w:right w:val="single" w:sz="4" w:space="0" w:color="auto"/>
            </w:tcBorders>
            <w:vAlign w:val="bottom"/>
          </w:tcPr>
          <w:p w14:paraId="15480A87"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JA_TableCell&gt;&gt;</w:t>
            </w:r>
          </w:p>
        </w:tc>
        <w:tc>
          <w:tcPr>
            <w:tcW w:w="929" w:type="dxa"/>
            <w:tcBorders>
              <w:top w:val="single" w:sz="4" w:space="0" w:color="auto"/>
              <w:bottom w:val="single" w:sz="4" w:space="0" w:color="auto"/>
              <w:right w:val="single" w:sz="6" w:space="0" w:color="auto"/>
            </w:tcBorders>
            <w:vAlign w:val="bottom"/>
          </w:tcPr>
          <w:p w14:paraId="15480A88"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2935" w:type="dxa"/>
            <w:tcBorders>
              <w:top w:val="single" w:sz="4" w:space="0" w:color="auto"/>
              <w:left w:val="single" w:sz="6" w:space="0" w:color="auto"/>
              <w:bottom w:val="single" w:sz="4" w:space="0" w:color="auto"/>
              <w:right w:val="single" w:sz="4" w:space="0" w:color="auto"/>
            </w:tcBorders>
            <w:vAlign w:val="bottom"/>
          </w:tcPr>
          <w:p w14:paraId="15480A89" w14:textId="77777777" w:rsidR="00E512E4"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Text&gt;&gt;</w:t>
            </w:r>
          </w:p>
        </w:tc>
      </w:tr>
      <w:tr w:rsidR="005A2231" w:rsidRPr="008528CE" w14:paraId="15480A97" w14:textId="77777777" w:rsidTr="001F419F">
        <w:trPr>
          <w:cantSplit/>
          <w:trHeight w:val="45"/>
        </w:trPr>
        <w:tc>
          <w:tcPr>
            <w:tcW w:w="729" w:type="dxa"/>
            <w:tcBorders>
              <w:top w:val="single" w:sz="4" w:space="0" w:color="auto"/>
              <w:left w:val="single" w:sz="4" w:space="0" w:color="auto"/>
              <w:bottom w:val="single" w:sz="4" w:space="0" w:color="auto"/>
              <w:right w:val="single" w:sz="4" w:space="0" w:color="auto"/>
            </w:tcBorders>
            <w:vAlign w:val="bottom"/>
          </w:tcPr>
          <w:p w14:paraId="15480A8B"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461" w:type="dxa"/>
            <w:tcBorders>
              <w:top w:val="single" w:sz="4" w:space="0" w:color="auto"/>
              <w:left w:val="single" w:sz="4" w:space="0" w:color="auto"/>
              <w:bottom w:val="single" w:sz="4" w:space="0" w:color="auto"/>
              <w:right w:val="single" w:sz="4" w:space="0" w:color="auto"/>
            </w:tcBorders>
            <w:vAlign w:val="bottom"/>
          </w:tcPr>
          <w:p w14:paraId="15480A8C"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6" w:space="0" w:color="auto"/>
            </w:tcBorders>
            <w:vAlign w:val="bottom"/>
          </w:tcPr>
          <w:p w14:paraId="15480A8D"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999" w:type="dxa"/>
            <w:tcBorders>
              <w:top w:val="single" w:sz="4" w:space="0" w:color="auto"/>
              <w:left w:val="single" w:sz="6" w:space="0" w:color="auto"/>
              <w:bottom w:val="single" w:sz="4" w:space="0" w:color="auto"/>
              <w:right w:val="single" w:sz="6" w:space="0" w:color="auto"/>
            </w:tcBorders>
            <w:vAlign w:val="bottom"/>
          </w:tcPr>
          <w:p w14:paraId="15480A8E"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209" w:type="dxa"/>
            <w:tcBorders>
              <w:top w:val="single" w:sz="4" w:space="0" w:color="auto"/>
              <w:left w:val="single" w:sz="6" w:space="0" w:color="auto"/>
              <w:bottom w:val="single" w:sz="4" w:space="0" w:color="auto"/>
              <w:right w:val="single" w:sz="6" w:space="0" w:color="auto"/>
            </w:tcBorders>
            <w:vAlign w:val="bottom"/>
          </w:tcPr>
          <w:p w14:paraId="15480A8F"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876" w:type="dxa"/>
            <w:tcBorders>
              <w:top w:val="single" w:sz="4" w:space="0" w:color="auto"/>
              <w:left w:val="single" w:sz="6" w:space="0" w:color="auto"/>
              <w:bottom w:val="single" w:sz="4" w:space="0" w:color="auto"/>
              <w:right w:val="single" w:sz="6" w:space="0" w:color="auto"/>
            </w:tcBorders>
          </w:tcPr>
          <w:p w14:paraId="15480A90"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110" w:type="dxa"/>
            <w:gridSpan w:val="2"/>
            <w:tcBorders>
              <w:top w:val="single" w:sz="4" w:space="0" w:color="auto"/>
              <w:left w:val="single" w:sz="6" w:space="0" w:color="auto"/>
              <w:bottom w:val="single" w:sz="4" w:space="0" w:color="auto"/>
              <w:right w:val="single" w:sz="6" w:space="0" w:color="auto"/>
            </w:tcBorders>
            <w:vAlign w:val="bottom"/>
          </w:tcPr>
          <w:p w14:paraId="15480A91"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886" w:type="dxa"/>
            <w:tcBorders>
              <w:top w:val="single" w:sz="4" w:space="0" w:color="auto"/>
              <w:left w:val="single" w:sz="6" w:space="0" w:color="auto"/>
              <w:bottom w:val="single" w:sz="4" w:space="0" w:color="auto"/>
              <w:right w:val="single" w:sz="6" w:space="0" w:color="auto"/>
            </w:tcBorders>
            <w:vAlign w:val="bottom"/>
          </w:tcPr>
          <w:p w14:paraId="15480A92"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1088" w:type="dxa"/>
            <w:tcBorders>
              <w:top w:val="single" w:sz="4" w:space="0" w:color="auto"/>
              <w:left w:val="single" w:sz="6" w:space="0" w:color="auto"/>
              <w:bottom w:val="single" w:sz="4" w:space="0" w:color="auto"/>
              <w:right w:val="single" w:sz="4" w:space="0" w:color="auto"/>
            </w:tcBorders>
            <w:vAlign w:val="bottom"/>
          </w:tcPr>
          <w:p w14:paraId="15480A93"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998" w:type="dxa"/>
            <w:tcBorders>
              <w:top w:val="single" w:sz="4" w:space="0" w:color="auto"/>
              <w:left w:val="single" w:sz="6" w:space="0" w:color="auto"/>
              <w:bottom w:val="single" w:sz="4" w:space="0" w:color="auto"/>
              <w:right w:val="single" w:sz="4" w:space="0" w:color="auto"/>
            </w:tcBorders>
            <w:vAlign w:val="bottom"/>
          </w:tcPr>
          <w:p w14:paraId="15480A94"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929" w:type="dxa"/>
            <w:tcBorders>
              <w:top w:val="single" w:sz="4" w:space="0" w:color="auto"/>
              <w:bottom w:val="single" w:sz="4" w:space="0" w:color="auto"/>
              <w:right w:val="single" w:sz="6" w:space="0" w:color="auto"/>
            </w:tcBorders>
            <w:vAlign w:val="bottom"/>
          </w:tcPr>
          <w:p w14:paraId="15480A95"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c>
          <w:tcPr>
            <w:tcW w:w="2935" w:type="dxa"/>
            <w:tcBorders>
              <w:top w:val="single" w:sz="4" w:space="0" w:color="auto"/>
              <w:left w:val="single" w:sz="6" w:space="0" w:color="auto"/>
              <w:bottom w:val="single" w:sz="4" w:space="0" w:color="auto"/>
              <w:right w:val="single" w:sz="4" w:space="0" w:color="auto"/>
            </w:tcBorders>
            <w:vAlign w:val="bottom"/>
          </w:tcPr>
          <w:p w14:paraId="15480A96" w14:textId="77777777" w:rsidR="00E512E4" w:rsidRPr="008528CE" w:rsidRDefault="00E512E4" w:rsidP="008528CE">
            <w:pPr>
              <w:keepNext/>
              <w:tabs>
                <w:tab w:val="left" w:pos="540"/>
                <w:tab w:val="left" w:pos="900"/>
                <w:tab w:val="left" w:pos="3420"/>
              </w:tabs>
              <w:jc w:val="center"/>
              <w:rPr>
                <w:rFonts w:ascii="Calibri" w:hAnsi="Calibri"/>
                <w:sz w:val="18"/>
                <w:szCs w:val="18"/>
              </w:rPr>
            </w:pPr>
          </w:p>
        </w:tc>
      </w:tr>
      <w:tr w:rsidR="004F10AE" w:rsidRPr="008528CE" w14:paraId="13C3360A" w14:textId="77777777" w:rsidTr="001F419F">
        <w:trPr>
          <w:cantSplit/>
          <w:trHeight w:val="45"/>
        </w:trPr>
        <w:tc>
          <w:tcPr>
            <w:tcW w:w="14390" w:type="dxa"/>
            <w:gridSpan w:val="13"/>
            <w:tcBorders>
              <w:top w:val="single" w:sz="4" w:space="0" w:color="auto"/>
              <w:left w:val="single" w:sz="4" w:space="0" w:color="auto"/>
              <w:bottom w:val="single" w:sz="4" w:space="0" w:color="auto"/>
              <w:right w:val="single" w:sz="4" w:space="0" w:color="auto"/>
            </w:tcBorders>
            <w:vAlign w:val="bottom"/>
          </w:tcPr>
          <w:p w14:paraId="0537D823" w14:textId="0ECADBEC" w:rsidR="004F10AE" w:rsidRPr="008528CE" w:rsidRDefault="004F10AE" w:rsidP="008528CE">
            <w:pPr>
              <w:keepNext/>
              <w:tabs>
                <w:tab w:val="left" w:pos="540"/>
                <w:tab w:val="left" w:pos="900"/>
                <w:tab w:val="left" w:pos="3420"/>
              </w:tabs>
              <w:rPr>
                <w:rFonts w:ascii="Calibri" w:hAnsi="Calibri"/>
                <w:b/>
                <w:bCs/>
                <w:sz w:val="18"/>
                <w:szCs w:val="18"/>
              </w:rPr>
            </w:pPr>
            <w:r w:rsidRPr="008528CE">
              <w:rPr>
                <w:rFonts w:ascii="Calibri" w:hAnsi="Calibri"/>
                <w:b/>
                <w:bCs/>
                <w:sz w:val="18"/>
                <w:szCs w:val="18"/>
              </w:rPr>
              <w:t>Note:</w:t>
            </w:r>
          </w:p>
          <w:p w14:paraId="17639E57" w14:textId="05856817" w:rsidR="00D22F88" w:rsidRPr="008528CE" w:rsidRDefault="00D22F88" w:rsidP="008528CE">
            <w:pPr>
              <w:keepNext/>
              <w:tabs>
                <w:tab w:val="left" w:pos="540"/>
                <w:tab w:val="left" w:pos="900"/>
                <w:tab w:val="left" w:pos="3420"/>
              </w:tabs>
              <w:rPr>
                <w:rFonts w:ascii="Calibri" w:hAnsi="Calibri"/>
                <w:sz w:val="18"/>
                <w:szCs w:val="18"/>
              </w:rPr>
            </w:pPr>
            <w:r w:rsidRPr="008528CE">
              <w:rPr>
                <w:rFonts w:ascii="Calibri" w:hAnsi="Calibri"/>
                <w:sz w:val="18"/>
                <w:szCs w:val="18"/>
              </w:rPr>
              <w:t>&lt;&lt;Static Text - see the top&gt;&gt;</w:t>
            </w:r>
          </w:p>
          <w:p w14:paraId="15F2841E" w14:textId="7C4A0651" w:rsidR="004F10AE" w:rsidRPr="008528CE" w:rsidRDefault="004F10AE" w:rsidP="008528CE">
            <w:pPr>
              <w:pStyle w:val="ListParagraph"/>
              <w:keepNext/>
              <w:tabs>
                <w:tab w:val="left" w:pos="540"/>
                <w:tab w:val="left" w:pos="900"/>
                <w:tab w:val="left" w:pos="3420"/>
              </w:tabs>
              <w:rPr>
                <w:rFonts w:ascii="Calibri" w:hAnsi="Calibri"/>
                <w:sz w:val="18"/>
                <w:szCs w:val="18"/>
              </w:rPr>
            </w:pPr>
          </w:p>
        </w:tc>
      </w:tr>
    </w:tbl>
    <w:p w14:paraId="15480A98" w14:textId="77777777" w:rsidR="003116BB" w:rsidRPr="008528CE" w:rsidRDefault="003116BB" w:rsidP="008528CE">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1"/>
        <w:gridCol w:w="1451"/>
        <w:gridCol w:w="1993"/>
        <w:gridCol w:w="998"/>
        <w:gridCol w:w="1089"/>
        <w:gridCol w:w="1089"/>
        <w:gridCol w:w="997"/>
        <w:gridCol w:w="848"/>
        <w:gridCol w:w="848"/>
        <w:gridCol w:w="1298"/>
        <w:gridCol w:w="3048"/>
      </w:tblGrid>
      <w:tr w:rsidR="003116BB" w:rsidRPr="008528CE" w14:paraId="15480A9F" w14:textId="77777777" w:rsidTr="0037735E">
        <w:trPr>
          <w:cantSplit/>
          <w:trHeight w:val="312"/>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tcPr>
          <w:p w14:paraId="15480A99" w14:textId="3EE15407" w:rsidR="003116BB" w:rsidRPr="008528CE" w:rsidRDefault="003116BB" w:rsidP="008528CE">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0"/>
                <w:szCs w:val="22"/>
              </w:rPr>
            </w:pPr>
            <w:r w:rsidRPr="008528CE">
              <w:rPr>
                <w:rFonts w:ascii="Calibri" w:eastAsia="Calibri" w:hAnsi="Calibri"/>
                <w:b/>
                <w:sz w:val="20"/>
                <w:szCs w:val="22"/>
              </w:rPr>
              <w:lastRenderedPageBreak/>
              <w:t xml:space="preserve">C. </w:t>
            </w:r>
            <w:r w:rsidR="00596C30" w:rsidRPr="008528CE">
              <w:rPr>
                <w:rFonts w:ascii="Calibri" w:eastAsia="Calibri" w:hAnsi="Calibri"/>
                <w:b/>
                <w:sz w:val="20"/>
                <w:szCs w:val="22"/>
              </w:rPr>
              <w:t>Building Insulation</w:t>
            </w:r>
            <w:r w:rsidR="004A5E91" w:rsidRPr="008528CE">
              <w:rPr>
                <w:rFonts w:ascii="Calibri" w:eastAsia="Calibri" w:hAnsi="Calibri"/>
                <w:b/>
                <w:sz w:val="20"/>
                <w:szCs w:val="22"/>
              </w:rPr>
              <w:t xml:space="preserve"> Details</w:t>
            </w:r>
            <w:r w:rsidR="00D50923" w:rsidRPr="008528CE">
              <w:rPr>
                <w:rFonts w:ascii="Calibri" w:eastAsia="Calibri" w:hAnsi="Calibri"/>
                <w:b/>
                <w:sz w:val="20"/>
                <w:szCs w:val="22"/>
              </w:rPr>
              <w:t xml:space="preserve"> – Non</w:t>
            </w:r>
            <w:r w:rsidRPr="008528CE">
              <w:rPr>
                <w:rFonts w:ascii="Calibri" w:eastAsia="Calibri" w:hAnsi="Calibri"/>
                <w:b/>
                <w:sz w:val="20"/>
                <w:szCs w:val="22"/>
              </w:rPr>
              <w:t xml:space="preserve">framed </w:t>
            </w:r>
            <w:r w:rsidRPr="008528CE">
              <w:rPr>
                <w:rFonts w:ascii="Calibri" w:eastAsia="Calibri" w:hAnsi="Calibri"/>
                <w:sz w:val="20"/>
                <w:szCs w:val="22"/>
              </w:rPr>
              <w:t>(Section 150.1(c)1)</w:t>
            </w:r>
          </w:p>
          <w:p w14:paraId="15480A9A"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&lt;&lt;if A13 = one of the items in the following list:</w:t>
            </w:r>
          </w:p>
          <w:p w14:paraId="15480A9B"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 300 ft</w:t>
            </w:r>
            <w:r w:rsidRPr="008528CE">
              <w:rPr>
                <w:rFonts w:asciiTheme="minorHAnsi" w:eastAsia="Calibri" w:hAnsiTheme="minorHAnsi"/>
                <w:sz w:val="20"/>
                <w:vertAlign w:val="superscript"/>
              </w:rPr>
              <w:t>2</w:t>
            </w:r>
          </w:p>
          <w:p w14:paraId="15480A9C"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300 to ≤ 400 ft</w:t>
            </w:r>
            <w:r w:rsidRPr="008528CE">
              <w:rPr>
                <w:rFonts w:asciiTheme="minorHAnsi" w:eastAsia="Calibri" w:hAnsiTheme="minorHAnsi"/>
                <w:sz w:val="20"/>
                <w:vertAlign w:val="superscript"/>
              </w:rPr>
              <w:t>2</w:t>
            </w:r>
          </w:p>
          <w:p w14:paraId="15480A9D" w14:textId="435ADC0C"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400 to ≤ 700 ft</w:t>
            </w:r>
            <w:r w:rsidRPr="008528CE">
              <w:rPr>
                <w:rFonts w:asciiTheme="minorHAnsi" w:eastAsia="Calibri" w:hAnsiTheme="minorHAnsi"/>
                <w:sz w:val="20"/>
                <w:vertAlign w:val="superscript"/>
              </w:rPr>
              <w:t>2</w:t>
            </w:r>
          </w:p>
          <w:p w14:paraId="05C629BB" w14:textId="77777777" w:rsidR="00CE5B64" w:rsidRPr="008528CE" w:rsidRDefault="00CE5B64" w:rsidP="008528CE">
            <w:pPr>
              <w:rPr>
                <w:rFonts w:ascii="Calibri" w:hAnsi="Calibri"/>
                <w:sz w:val="20"/>
                <w:szCs w:val="18"/>
              </w:rPr>
            </w:pPr>
            <w:r w:rsidRPr="008528CE">
              <w:rPr>
                <w:rFonts w:ascii="Calibri" w:hAnsi="Calibri"/>
                <w:sz w:val="20"/>
                <w:szCs w:val="18"/>
              </w:rPr>
              <w:t xml:space="preserve">*ADU Addition </w:t>
            </w:r>
            <w:r w:rsidRPr="008528CE">
              <w:rPr>
                <w:rFonts w:ascii="Calibri" w:hAnsi="Calibri"/>
                <w:sz w:val="20"/>
                <w:szCs w:val="18"/>
                <w:u w:val="single"/>
              </w:rPr>
              <w:t>&lt;</w:t>
            </w:r>
            <w:r w:rsidRPr="008528CE">
              <w:rPr>
                <w:rFonts w:ascii="Calibri" w:hAnsi="Calibri"/>
                <w:sz w:val="20"/>
                <w:szCs w:val="18"/>
              </w:rPr>
              <w:t xml:space="preserve"> 300 ft</w:t>
            </w:r>
            <w:r w:rsidRPr="008528CE">
              <w:rPr>
                <w:rFonts w:ascii="Calibri" w:hAnsi="Calibri"/>
                <w:sz w:val="20"/>
                <w:szCs w:val="18"/>
                <w:vertAlign w:val="superscript"/>
              </w:rPr>
              <w:t>2</w:t>
            </w:r>
            <w:r w:rsidRPr="008528CE">
              <w:rPr>
                <w:rFonts w:ascii="Calibri" w:hAnsi="Calibri"/>
                <w:sz w:val="20"/>
                <w:szCs w:val="18"/>
              </w:rPr>
              <w:t xml:space="preserve">   </w:t>
            </w:r>
          </w:p>
          <w:p w14:paraId="1E3BAE99" w14:textId="77777777" w:rsidR="00CE5B64" w:rsidRPr="008528CE" w:rsidRDefault="00CE5B64"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72A5D7E1" w14:textId="77777777" w:rsidR="00CE5B64" w:rsidRPr="008528CE" w:rsidRDefault="00CE5B64"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5F57CAB2" w14:textId="77777777" w:rsidR="00CE5B64" w:rsidRPr="008528CE" w:rsidRDefault="00CE5B64" w:rsidP="008528CE">
            <w:pPr>
              <w:rPr>
                <w:rFonts w:asciiTheme="minorHAnsi" w:eastAsia="Calibri" w:hAnsiTheme="minorHAnsi"/>
                <w:sz w:val="22"/>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p>
          <w:p w14:paraId="0E2BDBDC" w14:textId="1D24B9AB" w:rsidR="00AF54B3" w:rsidRPr="008528CE" w:rsidRDefault="00EE5A33" w:rsidP="008528CE">
            <w:pPr>
              <w:keepNext/>
              <w:tabs>
                <w:tab w:val="left" w:pos="1368"/>
                <w:tab w:val="left" w:pos="2988"/>
                <w:tab w:val="left" w:pos="3978"/>
                <w:tab w:val="left" w:pos="5508"/>
                <w:tab w:val="left" w:pos="6948"/>
                <w:tab w:val="left" w:pos="7938"/>
                <w:tab w:val="left" w:pos="9108"/>
                <w:tab w:val="left" w:pos="10098"/>
                <w:tab w:val="left" w:pos="11178"/>
              </w:tabs>
              <w:rPr>
                <w:rFonts w:asciiTheme="minorHAnsi" w:eastAsia="Calibri" w:hAnsiTheme="minorHAnsi"/>
                <w:sz w:val="20"/>
              </w:rPr>
            </w:pPr>
            <w:r w:rsidRPr="008528CE">
              <w:rPr>
                <w:rFonts w:asciiTheme="minorHAnsi" w:eastAsia="Calibri" w:hAnsiTheme="minorHAnsi"/>
                <w:sz w:val="20"/>
              </w:rPr>
              <w:t>*Addition &gt; 700 to ≤ 1,000 ft</w:t>
            </w:r>
            <w:r w:rsidRPr="008528CE">
              <w:rPr>
                <w:rFonts w:asciiTheme="minorHAnsi" w:eastAsia="Calibri" w:hAnsiTheme="minorHAnsi"/>
                <w:sz w:val="20"/>
                <w:vertAlign w:val="superscript"/>
              </w:rPr>
              <w:t>2</w:t>
            </w:r>
            <w:r w:rsidRPr="008528CE">
              <w:rPr>
                <w:rFonts w:asciiTheme="minorHAnsi" w:eastAsia="Calibri" w:hAnsiTheme="minorHAnsi"/>
                <w:sz w:val="20"/>
              </w:rPr>
              <w:t xml:space="preserve"> then display this section</w:t>
            </w:r>
            <w:r w:rsidR="00D418CE" w:rsidRPr="008528CE">
              <w:rPr>
                <w:rFonts w:asciiTheme="minorHAnsi" w:eastAsia="Calibri" w:hAnsiTheme="minorHAnsi"/>
                <w:sz w:val="20"/>
              </w:rPr>
              <w:t xml:space="preserve"> but entry is optional</w:t>
            </w:r>
            <w:r w:rsidRPr="008528CE">
              <w:rPr>
                <w:rFonts w:asciiTheme="minorHAnsi" w:eastAsia="Calibri" w:hAnsiTheme="minorHAnsi"/>
                <w:sz w:val="20"/>
              </w:rPr>
              <w:t>,</w:t>
            </w:r>
          </w:p>
          <w:p w14:paraId="15480A9E" w14:textId="79BB891F" w:rsidR="00EE5A33" w:rsidRPr="008528CE" w:rsidRDefault="00EE5A33" w:rsidP="008528CE">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8528CE">
              <w:rPr>
                <w:rFonts w:asciiTheme="minorHAnsi" w:eastAsia="Calibri" w:hAnsiTheme="minorHAnsi"/>
                <w:sz w:val="20"/>
              </w:rPr>
              <w:t xml:space="preserve"> else display the standard “This Section Does Not Apply” message</w:t>
            </w:r>
            <w:r w:rsidR="004A5E91" w:rsidRPr="008528CE">
              <w:rPr>
                <w:rFonts w:asciiTheme="minorHAnsi" w:eastAsia="Calibri" w:hAnsiTheme="minorHAnsi"/>
                <w:sz w:val="20"/>
              </w:rPr>
              <w:t>&gt;&gt;</w:t>
            </w:r>
          </w:p>
        </w:tc>
      </w:tr>
      <w:tr w:rsidR="003116BB" w:rsidRPr="008528CE" w14:paraId="15480AAB"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A0"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01</w:t>
            </w:r>
          </w:p>
        </w:tc>
        <w:tc>
          <w:tcPr>
            <w:tcW w:w="1474" w:type="dxa"/>
            <w:tcBorders>
              <w:top w:val="single" w:sz="4" w:space="0" w:color="auto"/>
              <w:left w:val="single" w:sz="4" w:space="0" w:color="auto"/>
              <w:bottom w:val="single" w:sz="4" w:space="0" w:color="auto"/>
              <w:right w:val="single" w:sz="4" w:space="0" w:color="auto"/>
            </w:tcBorders>
            <w:vAlign w:val="bottom"/>
          </w:tcPr>
          <w:p w14:paraId="15480AA1"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02</w:t>
            </w:r>
          </w:p>
        </w:tc>
        <w:tc>
          <w:tcPr>
            <w:tcW w:w="2027" w:type="dxa"/>
            <w:tcBorders>
              <w:top w:val="single" w:sz="4" w:space="0" w:color="auto"/>
              <w:left w:val="single" w:sz="4" w:space="0" w:color="auto"/>
              <w:bottom w:val="single" w:sz="4" w:space="0" w:color="auto"/>
              <w:right w:val="single" w:sz="4" w:space="0" w:color="auto"/>
            </w:tcBorders>
            <w:vAlign w:val="bottom"/>
          </w:tcPr>
          <w:p w14:paraId="15480AA2"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03</w:t>
            </w:r>
          </w:p>
        </w:tc>
        <w:tc>
          <w:tcPr>
            <w:tcW w:w="1013" w:type="dxa"/>
            <w:tcBorders>
              <w:top w:val="single" w:sz="4" w:space="0" w:color="auto"/>
              <w:left w:val="single" w:sz="4" w:space="0" w:color="auto"/>
              <w:bottom w:val="single" w:sz="4" w:space="0" w:color="auto"/>
              <w:right w:val="single" w:sz="6" w:space="0" w:color="auto"/>
            </w:tcBorders>
            <w:vAlign w:val="bottom"/>
          </w:tcPr>
          <w:p w14:paraId="15480AA3"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04</w:t>
            </w:r>
          </w:p>
        </w:tc>
        <w:tc>
          <w:tcPr>
            <w:tcW w:w="1105" w:type="dxa"/>
            <w:tcBorders>
              <w:top w:val="single" w:sz="4" w:space="0" w:color="auto"/>
              <w:left w:val="single" w:sz="6" w:space="0" w:color="auto"/>
              <w:bottom w:val="single" w:sz="4" w:space="0" w:color="auto"/>
              <w:right w:val="single" w:sz="6" w:space="0" w:color="auto"/>
            </w:tcBorders>
            <w:vAlign w:val="bottom"/>
          </w:tcPr>
          <w:p w14:paraId="15480AA4" w14:textId="77777777" w:rsidR="003116BB" w:rsidRPr="008528CE" w:rsidDel="00773279"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05</w:t>
            </w:r>
          </w:p>
        </w:tc>
        <w:tc>
          <w:tcPr>
            <w:tcW w:w="1105" w:type="dxa"/>
            <w:tcBorders>
              <w:top w:val="single" w:sz="4" w:space="0" w:color="auto"/>
              <w:left w:val="single" w:sz="6" w:space="0" w:color="auto"/>
              <w:bottom w:val="single" w:sz="4" w:space="0" w:color="auto"/>
              <w:right w:val="single" w:sz="6" w:space="0" w:color="auto"/>
            </w:tcBorders>
            <w:vAlign w:val="bottom"/>
          </w:tcPr>
          <w:p w14:paraId="15480AA5"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06</w:t>
            </w:r>
          </w:p>
        </w:tc>
        <w:tc>
          <w:tcPr>
            <w:tcW w:w="1012" w:type="dxa"/>
            <w:tcBorders>
              <w:top w:val="single" w:sz="4" w:space="0" w:color="auto"/>
              <w:left w:val="single" w:sz="6" w:space="0" w:color="auto"/>
              <w:bottom w:val="single" w:sz="4" w:space="0" w:color="auto"/>
              <w:right w:val="single" w:sz="4" w:space="0" w:color="auto"/>
            </w:tcBorders>
            <w:vAlign w:val="bottom"/>
          </w:tcPr>
          <w:p w14:paraId="15480AA6"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07</w:t>
            </w:r>
          </w:p>
        </w:tc>
        <w:tc>
          <w:tcPr>
            <w:tcW w:w="860" w:type="dxa"/>
            <w:tcBorders>
              <w:top w:val="single" w:sz="4" w:space="0" w:color="auto"/>
              <w:bottom w:val="single" w:sz="4" w:space="0" w:color="auto"/>
              <w:right w:val="single" w:sz="6" w:space="0" w:color="auto"/>
            </w:tcBorders>
            <w:vAlign w:val="bottom"/>
          </w:tcPr>
          <w:p w14:paraId="15480AA7" w14:textId="77777777" w:rsidR="003116BB" w:rsidRPr="008528CE" w:rsidRDefault="003116BB" w:rsidP="008528CE">
            <w:pPr>
              <w:keepNext/>
              <w:tabs>
                <w:tab w:val="left" w:pos="540"/>
                <w:tab w:val="left" w:pos="900"/>
                <w:tab w:val="left" w:pos="3420"/>
              </w:tabs>
              <w:ind w:left="540" w:hanging="540"/>
              <w:jc w:val="center"/>
              <w:rPr>
                <w:rFonts w:ascii="Calibri" w:hAnsi="Calibri"/>
                <w:sz w:val="18"/>
                <w:szCs w:val="18"/>
              </w:rPr>
            </w:pPr>
            <w:r w:rsidRPr="008528CE">
              <w:rPr>
                <w:rFonts w:ascii="Calibri" w:hAnsi="Calibri"/>
                <w:sz w:val="18"/>
                <w:szCs w:val="18"/>
              </w:rPr>
              <w:t>08</w:t>
            </w:r>
          </w:p>
        </w:tc>
        <w:tc>
          <w:tcPr>
            <w:tcW w:w="860" w:type="dxa"/>
            <w:tcBorders>
              <w:top w:val="single" w:sz="4" w:space="0" w:color="auto"/>
              <w:bottom w:val="single" w:sz="4" w:space="0" w:color="auto"/>
              <w:right w:val="single" w:sz="6" w:space="0" w:color="auto"/>
            </w:tcBorders>
            <w:vAlign w:val="bottom"/>
          </w:tcPr>
          <w:p w14:paraId="15480AA8" w14:textId="77777777" w:rsidR="003116BB" w:rsidRPr="008528CE" w:rsidRDefault="003116BB" w:rsidP="008528CE">
            <w:pPr>
              <w:keepNext/>
              <w:tabs>
                <w:tab w:val="left" w:pos="540"/>
                <w:tab w:val="left" w:pos="900"/>
                <w:tab w:val="left" w:pos="3420"/>
              </w:tabs>
              <w:ind w:left="540" w:hanging="540"/>
              <w:jc w:val="center"/>
              <w:rPr>
                <w:rFonts w:ascii="Calibri" w:hAnsi="Calibri"/>
                <w:sz w:val="18"/>
                <w:szCs w:val="18"/>
              </w:rPr>
            </w:pPr>
            <w:r w:rsidRPr="008528CE">
              <w:rPr>
                <w:rFonts w:ascii="Calibri" w:hAnsi="Calibri"/>
                <w:sz w:val="18"/>
                <w:szCs w:val="18"/>
              </w:rPr>
              <w:t>09</w:t>
            </w:r>
          </w:p>
        </w:tc>
        <w:tc>
          <w:tcPr>
            <w:tcW w:w="1318" w:type="dxa"/>
            <w:tcBorders>
              <w:top w:val="single" w:sz="4" w:space="0" w:color="auto"/>
              <w:left w:val="single" w:sz="6" w:space="0" w:color="auto"/>
              <w:bottom w:val="single" w:sz="4" w:space="0" w:color="auto"/>
            </w:tcBorders>
            <w:vAlign w:val="bottom"/>
          </w:tcPr>
          <w:p w14:paraId="15480AA9"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10</w:t>
            </w:r>
          </w:p>
        </w:tc>
        <w:tc>
          <w:tcPr>
            <w:tcW w:w="3102" w:type="dxa"/>
            <w:tcBorders>
              <w:top w:val="single" w:sz="4" w:space="0" w:color="auto"/>
              <w:left w:val="single" w:sz="6" w:space="0" w:color="auto"/>
              <w:bottom w:val="single" w:sz="4" w:space="0" w:color="auto"/>
              <w:right w:val="single" w:sz="4" w:space="0" w:color="auto"/>
            </w:tcBorders>
          </w:tcPr>
          <w:p w14:paraId="15480AAA"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11</w:t>
            </w:r>
          </w:p>
        </w:tc>
      </w:tr>
      <w:tr w:rsidR="003116BB" w:rsidRPr="008528CE" w14:paraId="15480AB4" w14:textId="77777777" w:rsidTr="0037735E">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AAC"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AAD"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AAE"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6" w:space="0" w:color="auto"/>
            </w:tcBorders>
            <w:vAlign w:val="bottom"/>
          </w:tcPr>
          <w:p w14:paraId="15480AAF"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Thickness</w:t>
            </w:r>
          </w:p>
          <w:p w14:paraId="15480AB0"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(inches)</w:t>
            </w:r>
          </w:p>
        </w:tc>
        <w:tc>
          <w:tcPr>
            <w:tcW w:w="4942" w:type="dxa"/>
            <w:gridSpan w:val="5"/>
            <w:tcBorders>
              <w:top w:val="single" w:sz="4" w:space="0" w:color="auto"/>
              <w:left w:val="single" w:sz="6" w:space="0" w:color="auto"/>
              <w:bottom w:val="single" w:sz="4" w:space="0" w:color="auto"/>
              <w:right w:val="single" w:sz="6" w:space="0" w:color="auto"/>
            </w:tcBorders>
            <w:vAlign w:val="bottom"/>
          </w:tcPr>
          <w:p w14:paraId="15480AB1" w14:textId="77777777" w:rsidR="003116BB" w:rsidRPr="008528CE" w:rsidRDefault="003116BB" w:rsidP="008528CE">
            <w:pPr>
              <w:keepNext/>
              <w:tabs>
                <w:tab w:val="left" w:pos="540"/>
                <w:tab w:val="left" w:pos="900"/>
                <w:tab w:val="left" w:pos="3420"/>
              </w:tabs>
              <w:jc w:val="center"/>
              <w:rPr>
                <w:rFonts w:ascii="Calibri" w:hAnsi="Calibri"/>
                <w:b/>
                <w:sz w:val="18"/>
                <w:szCs w:val="18"/>
              </w:rPr>
            </w:pPr>
            <w:r w:rsidRPr="008528CE">
              <w:rPr>
                <w:rFonts w:ascii="Calibri" w:hAnsi="Calibri"/>
                <w:b/>
                <w:sz w:val="18"/>
                <w:szCs w:val="18"/>
              </w:rPr>
              <w:t>Proposed</w:t>
            </w:r>
          </w:p>
        </w:tc>
        <w:tc>
          <w:tcPr>
            <w:tcW w:w="1318" w:type="dxa"/>
            <w:tcBorders>
              <w:top w:val="single" w:sz="4" w:space="0" w:color="auto"/>
              <w:left w:val="single" w:sz="6" w:space="0" w:color="auto"/>
              <w:bottom w:val="single" w:sz="4" w:space="0" w:color="auto"/>
            </w:tcBorders>
            <w:vAlign w:val="bottom"/>
          </w:tcPr>
          <w:p w14:paraId="15480AB2" w14:textId="77777777" w:rsidR="003116BB" w:rsidRPr="008528CE" w:rsidRDefault="003116BB" w:rsidP="008528CE">
            <w:pPr>
              <w:keepNext/>
              <w:tabs>
                <w:tab w:val="left" w:pos="540"/>
                <w:tab w:val="left" w:pos="900"/>
                <w:tab w:val="left" w:pos="3420"/>
              </w:tabs>
              <w:jc w:val="center"/>
              <w:rPr>
                <w:rFonts w:ascii="Calibri" w:hAnsi="Calibri"/>
                <w:b/>
                <w:sz w:val="18"/>
                <w:szCs w:val="18"/>
              </w:rPr>
            </w:pPr>
            <w:r w:rsidRPr="008528CE">
              <w:rPr>
                <w:rFonts w:ascii="Calibri" w:hAnsi="Calibri"/>
                <w:b/>
                <w:sz w:val="18"/>
                <w:szCs w:val="18"/>
              </w:rPr>
              <w:t xml:space="preserve">Required </w:t>
            </w:r>
          </w:p>
        </w:tc>
        <w:tc>
          <w:tcPr>
            <w:tcW w:w="3102" w:type="dxa"/>
            <w:vMerge w:val="restart"/>
            <w:tcBorders>
              <w:top w:val="single" w:sz="4" w:space="0" w:color="auto"/>
              <w:left w:val="single" w:sz="6" w:space="0" w:color="auto"/>
              <w:bottom w:val="single" w:sz="4" w:space="0" w:color="auto"/>
              <w:right w:val="single" w:sz="4" w:space="0" w:color="auto"/>
            </w:tcBorders>
            <w:vAlign w:val="bottom"/>
          </w:tcPr>
          <w:p w14:paraId="15480AB3" w14:textId="77777777" w:rsidR="003116BB" w:rsidRPr="008528CE" w:rsidRDefault="003116BB" w:rsidP="008528CE">
            <w:pPr>
              <w:keepNext/>
              <w:tabs>
                <w:tab w:val="left" w:pos="540"/>
                <w:tab w:val="left" w:pos="900"/>
                <w:tab w:val="left" w:pos="3420"/>
              </w:tabs>
              <w:ind w:left="540" w:hanging="540"/>
              <w:jc w:val="center"/>
              <w:rPr>
                <w:rFonts w:ascii="Calibri" w:hAnsi="Calibri"/>
                <w:sz w:val="18"/>
                <w:szCs w:val="18"/>
              </w:rPr>
            </w:pPr>
            <w:r w:rsidRPr="008528CE">
              <w:rPr>
                <w:rFonts w:ascii="Calibri" w:hAnsi="Calibri"/>
                <w:sz w:val="18"/>
                <w:szCs w:val="18"/>
              </w:rPr>
              <w:t>Comments</w:t>
            </w:r>
          </w:p>
        </w:tc>
      </w:tr>
      <w:tr w:rsidR="003116BB" w:rsidRPr="008528CE" w14:paraId="15480ABF"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B5"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B6"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B7"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B8"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9"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Core Insulation R-value</w:t>
            </w: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A"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Continuous Insulation R-value</w:t>
            </w:r>
          </w:p>
        </w:tc>
        <w:tc>
          <w:tcPr>
            <w:tcW w:w="1012" w:type="dxa"/>
            <w:vMerge w:val="restart"/>
            <w:tcBorders>
              <w:top w:val="single" w:sz="4" w:space="0" w:color="auto"/>
              <w:left w:val="single" w:sz="6" w:space="0" w:color="auto"/>
              <w:bottom w:val="single" w:sz="4" w:space="0" w:color="auto"/>
              <w:right w:val="single" w:sz="4" w:space="0" w:color="auto"/>
            </w:tcBorders>
            <w:vAlign w:val="bottom"/>
          </w:tcPr>
          <w:p w14:paraId="15480ABB"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U-Factor</w:t>
            </w:r>
          </w:p>
        </w:tc>
        <w:tc>
          <w:tcPr>
            <w:tcW w:w="1720" w:type="dxa"/>
            <w:gridSpan w:val="2"/>
            <w:tcBorders>
              <w:top w:val="single" w:sz="4" w:space="0" w:color="auto"/>
              <w:bottom w:val="single" w:sz="4" w:space="0" w:color="auto"/>
              <w:right w:val="single" w:sz="6" w:space="0" w:color="auto"/>
            </w:tcBorders>
            <w:vAlign w:val="bottom"/>
          </w:tcPr>
          <w:p w14:paraId="15480ABC" w14:textId="29512908" w:rsidR="003116BB" w:rsidRPr="008528CE" w:rsidRDefault="00B039C9"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 xml:space="preserve">Joint </w:t>
            </w:r>
            <w:r w:rsidR="003116BB" w:rsidRPr="008528CE">
              <w:rPr>
                <w:rFonts w:ascii="Calibri" w:hAnsi="Calibri"/>
                <w:sz w:val="18"/>
                <w:szCs w:val="18"/>
              </w:rPr>
              <w:t>Appendix JA4 Reference</w:t>
            </w:r>
          </w:p>
        </w:tc>
        <w:tc>
          <w:tcPr>
            <w:tcW w:w="1318" w:type="dxa"/>
            <w:vMerge w:val="restart"/>
            <w:tcBorders>
              <w:top w:val="single" w:sz="4" w:space="0" w:color="auto"/>
              <w:left w:val="single" w:sz="6" w:space="0" w:color="auto"/>
              <w:bottom w:val="single" w:sz="4" w:space="0" w:color="auto"/>
            </w:tcBorders>
            <w:vAlign w:val="bottom"/>
          </w:tcPr>
          <w:p w14:paraId="15480ABD" w14:textId="65615B18"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 xml:space="preserve">U-Factor from </w:t>
            </w:r>
            <w:r w:rsidR="00637F5D" w:rsidRPr="008528CE">
              <w:rPr>
                <w:rFonts w:ascii="Calibri" w:hAnsi="Calibri"/>
                <w:sz w:val="18"/>
                <w:szCs w:val="18"/>
              </w:rPr>
              <w:t xml:space="preserve">Table 150.1-A </w:t>
            </w:r>
          </w:p>
        </w:tc>
        <w:tc>
          <w:tcPr>
            <w:tcW w:w="3102" w:type="dxa"/>
            <w:vMerge/>
            <w:tcBorders>
              <w:top w:val="single" w:sz="4" w:space="0" w:color="auto"/>
              <w:left w:val="single" w:sz="6" w:space="0" w:color="auto"/>
              <w:bottom w:val="single" w:sz="4" w:space="0" w:color="auto"/>
              <w:right w:val="single" w:sz="4" w:space="0" w:color="auto"/>
            </w:tcBorders>
            <w:vAlign w:val="bottom"/>
          </w:tcPr>
          <w:p w14:paraId="15480ABE" w14:textId="77777777" w:rsidR="003116BB" w:rsidRPr="008528CE" w:rsidRDefault="003116BB" w:rsidP="008528CE">
            <w:pPr>
              <w:keepNext/>
              <w:tabs>
                <w:tab w:val="left" w:pos="540"/>
                <w:tab w:val="left" w:pos="900"/>
                <w:tab w:val="left" w:pos="3420"/>
              </w:tabs>
              <w:ind w:left="540" w:hanging="540"/>
              <w:jc w:val="center"/>
              <w:rPr>
                <w:rFonts w:ascii="Calibri" w:hAnsi="Calibri"/>
                <w:sz w:val="18"/>
                <w:szCs w:val="18"/>
              </w:rPr>
            </w:pPr>
          </w:p>
        </w:tc>
      </w:tr>
      <w:tr w:rsidR="003116BB" w:rsidRPr="008528CE" w14:paraId="15480ACB"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C0"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C1"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C2"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C3"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4"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5"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6" w:space="0" w:color="auto"/>
              <w:bottom w:val="single" w:sz="4" w:space="0" w:color="auto"/>
              <w:right w:val="single" w:sz="4" w:space="0" w:color="auto"/>
            </w:tcBorders>
            <w:vAlign w:val="bottom"/>
          </w:tcPr>
          <w:p w14:paraId="15480AC6"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C7"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Table</w:t>
            </w:r>
          </w:p>
        </w:tc>
        <w:tc>
          <w:tcPr>
            <w:tcW w:w="860" w:type="dxa"/>
            <w:tcBorders>
              <w:top w:val="single" w:sz="4" w:space="0" w:color="auto"/>
              <w:bottom w:val="single" w:sz="4" w:space="0" w:color="auto"/>
              <w:right w:val="single" w:sz="6" w:space="0" w:color="auto"/>
            </w:tcBorders>
            <w:vAlign w:val="bottom"/>
          </w:tcPr>
          <w:p w14:paraId="15480AC8"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Cell</w:t>
            </w:r>
          </w:p>
        </w:tc>
        <w:tc>
          <w:tcPr>
            <w:tcW w:w="1318" w:type="dxa"/>
            <w:vMerge/>
            <w:tcBorders>
              <w:top w:val="single" w:sz="4" w:space="0" w:color="auto"/>
              <w:left w:val="single" w:sz="6" w:space="0" w:color="auto"/>
              <w:bottom w:val="single" w:sz="4" w:space="0" w:color="auto"/>
            </w:tcBorders>
            <w:vAlign w:val="bottom"/>
          </w:tcPr>
          <w:p w14:paraId="15480AC9"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6" w:space="0" w:color="auto"/>
              <w:bottom w:val="single" w:sz="4" w:space="0" w:color="auto"/>
              <w:right w:val="single" w:sz="4" w:space="0" w:color="auto"/>
            </w:tcBorders>
            <w:vAlign w:val="bottom"/>
          </w:tcPr>
          <w:p w14:paraId="15480ACA" w14:textId="77777777" w:rsidR="003116BB" w:rsidRPr="008528CE" w:rsidRDefault="003116BB" w:rsidP="008528CE">
            <w:pPr>
              <w:keepNext/>
              <w:tabs>
                <w:tab w:val="left" w:pos="540"/>
                <w:tab w:val="left" w:pos="900"/>
                <w:tab w:val="left" w:pos="3420"/>
              </w:tabs>
              <w:ind w:left="540" w:hanging="540"/>
              <w:jc w:val="center"/>
              <w:rPr>
                <w:rFonts w:ascii="Calibri" w:hAnsi="Calibri"/>
                <w:sz w:val="18"/>
                <w:szCs w:val="18"/>
              </w:rPr>
            </w:pPr>
          </w:p>
        </w:tc>
      </w:tr>
      <w:tr w:rsidR="001F3EEC" w:rsidRPr="008528CE" w14:paraId="15480AD7" w14:textId="77777777" w:rsidTr="00802BAF">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CC"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ObjectNamePermissive&gt;&gt;</w:t>
            </w:r>
          </w:p>
        </w:tc>
        <w:tc>
          <w:tcPr>
            <w:tcW w:w="1474" w:type="dxa"/>
            <w:tcBorders>
              <w:top w:val="single" w:sz="4" w:space="0" w:color="auto"/>
              <w:left w:val="single" w:sz="4" w:space="0" w:color="auto"/>
              <w:bottom w:val="single" w:sz="4" w:space="0" w:color="auto"/>
              <w:right w:val="single" w:sz="4" w:space="0" w:color="auto"/>
            </w:tcBorders>
            <w:vAlign w:val="bottom"/>
          </w:tcPr>
          <w:p w14:paraId="15480ACD"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selects from list: Roof, Wall&gt;&gt;</w:t>
            </w:r>
          </w:p>
        </w:tc>
        <w:tc>
          <w:tcPr>
            <w:tcW w:w="2027" w:type="dxa"/>
            <w:tcBorders>
              <w:top w:val="single" w:sz="4" w:space="0" w:color="auto"/>
              <w:left w:val="single" w:sz="4" w:space="0" w:color="auto"/>
              <w:bottom w:val="single" w:sz="4" w:space="0" w:color="auto"/>
              <w:right w:val="single" w:sz="4" w:space="0" w:color="auto"/>
            </w:tcBorders>
            <w:vAlign w:val="bottom"/>
          </w:tcPr>
          <w:p w14:paraId="15480ACE" w14:textId="6D9BD424"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 xml:space="preserve">&lt;&lt;User selects from list: </w:t>
            </w:r>
            <w:r w:rsidR="004478B4" w:rsidRPr="008528CE">
              <w:rPr>
                <w:rFonts w:ascii="Calibri" w:hAnsi="Calibri"/>
                <w:sz w:val="18"/>
                <w:szCs w:val="18"/>
              </w:rPr>
              <w:t>*</w:t>
            </w:r>
            <w:r w:rsidRPr="008528CE">
              <w:rPr>
                <w:rFonts w:ascii="Calibri" w:hAnsi="Calibri"/>
                <w:sz w:val="18"/>
                <w:szCs w:val="18"/>
              </w:rPr>
              <w:t xml:space="preserve">SIP OSB, </w:t>
            </w:r>
            <w:r w:rsidR="004478B4" w:rsidRPr="008528CE">
              <w:rPr>
                <w:rFonts w:ascii="Calibri" w:hAnsi="Calibri"/>
                <w:sz w:val="18"/>
                <w:szCs w:val="18"/>
              </w:rPr>
              <w:t>*</w:t>
            </w:r>
            <w:r w:rsidRPr="008528CE">
              <w:rPr>
                <w:rFonts w:ascii="Calibri" w:hAnsi="Calibri"/>
                <w:sz w:val="18"/>
                <w:szCs w:val="18"/>
              </w:rPr>
              <w:t xml:space="preserve">SIP 2x, </w:t>
            </w:r>
            <w:r w:rsidR="004478B4" w:rsidRPr="008528CE">
              <w:rPr>
                <w:rFonts w:ascii="Calibri" w:hAnsi="Calibri"/>
                <w:sz w:val="18"/>
                <w:szCs w:val="18"/>
              </w:rPr>
              <w:t>*</w:t>
            </w:r>
            <w:r w:rsidRPr="008528CE">
              <w:rPr>
                <w:rFonts w:ascii="Calibri" w:hAnsi="Calibri"/>
                <w:sz w:val="18"/>
                <w:szCs w:val="18"/>
              </w:rPr>
              <w:t xml:space="preserve">SIP 4x, </w:t>
            </w:r>
            <w:r w:rsidR="004478B4" w:rsidRPr="008528CE">
              <w:rPr>
                <w:rFonts w:ascii="Calibri" w:hAnsi="Calibri"/>
                <w:sz w:val="18"/>
                <w:szCs w:val="18"/>
              </w:rPr>
              <w:t>*</w:t>
            </w:r>
            <w:r w:rsidRPr="008528CE">
              <w:rPr>
                <w:rFonts w:ascii="Calibri" w:hAnsi="Calibri"/>
                <w:sz w:val="18"/>
                <w:szCs w:val="18"/>
              </w:rPr>
              <w:t>SIP I-Joist</w:t>
            </w:r>
            <w:r w:rsidR="004478B4" w:rsidRPr="008528CE">
              <w:rPr>
                <w:rFonts w:ascii="Calibri" w:hAnsi="Calibri"/>
                <w:sz w:val="18"/>
                <w:szCs w:val="18"/>
              </w:rPr>
              <w:t xml:space="preserve">, *Metal Panel Walls, *Log Home Walls, *Straw Bale Walls, *Insulating Concrete Form </w:t>
            </w:r>
            <w:r w:rsidRPr="008528CE">
              <w:rPr>
                <w:rFonts w:ascii="Calibri" w:hAnsi="Calibri"/>
                <w:sz w:val="18"/>
                <w:szCs w:val="18"/>
              </w:rPr>
              <w:t>&gt;&gt;</w:t>
            </w:r>
          </w:p>
        </w:tc>
        <w:tc>
          <w:tcPr>
            <w:tcW w:w="1013" w:type="dxa"/>
            <w:tcBorders>
              <w:top w:val="single" w:sz="4" w:space="0" w:color="auto"/>
              <w:left w:val="single" w:sz="4" w:space="0" w:color="auto"/>
              <w:bottom w:val="single" w:sz="4" w:space="0" w:color="auto"/>
              <w:right w:val="single" w:sz="6" w:space="0" w:color="auto"/>
            </w:tcBorders>
            <w:vAlign w:val="bottom"/>
          </w:tcPr>
          <w:p w14:paraId="15480ACF"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0"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1"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1012" w:type="dxa"/>
            <w:tcBorders>
              <w:top w:val="single" w:sz="4" w:space="0" w:color="auto"/>
              <w:left w:val="single" w:sz="6" w:space="0" w:color="auto"/>
              <w:bottom w:val="single" w:sz="4" w:space="0" w:color="auto"/>
              <w:right w:val="single" w:sz="4" w:space="0" w:color="auto"/>
            </w:tcBorders>
            <w:vAlign w:val="bottom"/>
          </w:tcPr>
          <w:p w14:paraId="15480AD2"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860" w:type="dxa"/>
            <w:tcBorders>
              <w:top w:val="single" w:sz="4" w:space="0" w:color="auto"/>
              <w:bottom w:val="single" w:sz="4" w:space="0" w:color="auto"/>
              <w:right w:val="single" w:sz="6" w:space="0" w:color="auto"/>
            </w:tcBorders>
            <w:vAlign w:val="bottom"/>
          </w:tcPr>
          <w:p w14:paraId="15480AD3"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JA_TableID&gt;&gt;</w:t>
            </w:r>
          </w:p>
        </w:tc>
        <w:tc>
          <w:tcPr>
            <w:tcW w:w="860" w:type="dxa"/>
            <w:tcBorders>
              <w:top w:val="single" w:sz="4" w:space="0" w:color="auto"/>
              <w:bottom w:val="single" w:sz="4" w:space="0" w:color="auto"/>
              <w:right w:val="single" w:sz="6" w:space="0" w:color="auto"/>
            </w:tcBorders>
            <w:vAlign w:val="bottom"/>
          </w:tcPr>
          <w:p w14:paraId="15480AD4"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JA_TableCell&gt;&gt;</w:t>
            </w:r>
          </w:p>
        </w:tc>
        <w:tc>
          <w:tcPr>
            <w:tcW w:w="1318" w:type="dxa"/>
            <w:tcBorders>
              <w:top w:val="single" w:sz="4" w:space="0" w:color="auto"/>
              <w:left w:val="single" w:sz="6" w:space="0" w:color="auto"/>
              <w:bottom w:val="single" w:sz="4" w:space="0" w:color="auto"/>
            </w:tcBorders>
            <w:vAlign w:val="bottom"/>
          </w:tcPr>
          <w:p w14:paraId="15480AD5"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DecimalNonnegative&gt;&gt;</w:t>
            </w:r>
          </w:p>
        </w:tc>
        <w:tc>
          <w:tcPr>
            <w:tcW w:w="3102" w:type="dxa"/>
            <w:tcBorders>
              <w:top w:val="single" w:sz="4" w:space="0" w:color="auto"/>
              <w:left w:val="single" w:sz="6" w:space="0" w:color="auto"/>
              <w:bottom w:val="single" w:sz="4" w:space="0" w:color="auto"/>
              <w:right w:val="single" w:sz="4" w:space="0" w:color="auto"/>
            </w:tcBorders>
          </w:tcPr>
          <w:p w14:paraId="15480AD6" w14:textId="77777777" w:rsidR="001F3EEC" w:rsidRPr="008528CE" w:rsidRDefault="001F3EEC"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&lt;&lt;User Input: Text&gt;&gt;</w:t>
            </w:r>
          </w:p>
        </w:tc>
      </w:tr>
      <w:tr w:rsidR="005A2231" w:rsidRPr="008528CE" w14:paraId="15480AE3"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D8"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AD9"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ADA"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6" w:space="0" w:color="auto"/>
            </w:tcBorders>
            <w:vAlign w:val="bottom"/>
          </w:tcPr>
          <w:p w14:paraId="15480ADB"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tcPr>
          <w:p w14:paraId="15480ADC"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vAlign w:val="bottom"/>
          </w:tcPr>
          <w:p w14:paraId="15480ADD"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1012" w:type="dxa"/>
            <w:tcBorders>
              <w:top w:val="single" w:sz="4" w:space="0" w:color="auto"/>
              <w:left w:val="single" w:sz="6" w:space="0" w:color="auto"/>
              <w:bottom w:val="single" w:sz="4" w:space="0" w:color="auto"/>
              <w:right w:val="single" w:sz="4" w:space="0" w:color="auto"/>
            </w:tcBorders>
            <w:vAlign w:val="bottom"/>
          </w:tcPr>
          <w:p w14:paraId="15480ADE"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DF"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E0"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1318" w:type="dxa"/>
            <w:tcBorders>
              <w:top w:val="single" w:sz="4" w:space="0" w:color="auto"/>
              <w:left w:val="single" w:sz="6" w:space="0" w:color="auto"/>
              <w:bottom w:val="single" w:sz="4" w:space="0" w:color="auto"/>
            </w:tcBorders>
            <w:vAlign w:val="bottom"/>
          </w:tcPr>
          <w:p w14:paraId="15480AE1"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c>
          <w:tcPr>
            <w:tcW w:w="3102" w:type="dxa"/>
            <w:tcBorders>
              <w:top w:val="single" w:sz="4" w:space="0" w:color="auto"/>
              <w:left w:val="single" w:sz="6" w:space="0" w:color="auto"/>
              <w:bottom w:val="single" w:sz="4" w:space="0" w:color="auto"/>
              <w:right w:val="single" w:sz="4" w:space="0" w:color="auto"/>
            </w:tcBorders>
          </w:tcPr>
          <w:p w14:paraId="15480AE2" w14:textId="77777777" w:rsidR="005A2231" w:rsidRPr="008528CE" w:rsidRDefault="005A2231" w:rsidP="008528CE">
            <w:pPr>
              <w:keepNext/>
              <w:tabs>
                <w:tab w:val="left" w:pos="540"/>
                <w:tab w:val="left" w:pos="900"/>
                <w:tab w:val="left" w:pos="3420"/>
              </w:tabs>
              <w:jc w:val="center"/>
              <w:rPr>
                <w:rFonts w:ascii="Calibri" w:hAnsi="Calibri"/>
                <w:sz w:val="18"/>
                <w:szCs w:val="18"/>
              </w:rPr>
            </w:pPr>
          </w:p>
        </w:tc>
      </w:tr>
      <w:tr w:rsidR="004F10AE" w:rsidRPr="008528CE" w14:paraId="67F26DF4"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05C54CA8" w14:textId="793E201C" w:rsidR="004F10AE" w:rsidRPr="008528CE" w:rsidRDefault="004F10AE" w:rsidP="008528CE">
            <w:pPr>
              <w:keepNext/>
              <w:tabs>
                <w:tab w:val="left" w:pos="540"/>
                <w:tab w:val="left" w:pos="900"/>
                <w:tab w:val="left" w:pos="3420"/>
              </w:tabs>
              <w:rPr>
                <w:rFonts w:ascii="Calibri" w:hAnsi="Calibri"/>
                <w:b/>
                <w:bCs/>
                <w:sz w:val="18"/>
                <w:szCs w:val="18"/>
              </w:rPr>
            </w:pPr>
            <w:r w:rsidRPr="008528CE">
              <w:rPr>
                <w:rFonts w:ascii="Calibri" w:hAnsi="Calibri"/>
                <w:b/>
                <w:bCs/>
                <w:sz w:val="18"/>
                <w:szCs w:val="18"/>
              </w:rPr>
              <w:t>Note:</w:t>
            </w:r>
          </w:p>
          <w:p w14:paraId="5F62B8F9" w14:textId="37003A43" w:rsidR="00555A01" w:rsidRPr="008528CE" w:rsidRDefault="00555A01" w:rsidP="008528CE">
            <w:pPr>
              <w:keepNext/>
              <w:tabs>
                <w:tab w:val="left" w:pos="540"/>
                <w:tab w:val="left" w:pos="900"/>
                <w:tab w:val="left" w:pos="3420"/>
              </w:tabs>
              <w:rPr>
                <w:rFonts w:ascii="Calibri" w:hAnsi="Calibri"/>
                <w:sz w:val="18"/>
                <w:szCs w:val="18"/>
              </w:rPr>
            </w:pPr>
            <w:r w:rsidRPr="008528CE">
              <w:rPr>
                <w:rFonts w:ascii="Calibri" w:hAnsi="Calibri"/>
                <w:sz w:val="18"/>
                <w:szCs w:val="18"/>
              </w:rPr>
              <w:t>&lt;&lt;Static Text - see the top&gt;&gt;</w:t>
            </w:r>
          </w:p>
          <w:p w14:paraId="5DF7011C" w14:textId="0126EC76" w:rsidR="004F10AE" w:rsidRPr="008528CE" w:rsidRDefault="004F10AE" w:rsidP="008528CE">
            <w:pPr>
              <w:pStyle w:val="ListParagraph"/>
              <w:keepNext/>
              <w:tabs>
                <w:tab w:val="left" w:pos="540"/>
                <w:tab w:val="left" w:pos="900"/>
                <w:tab w:val="left" w:pos="3420"/>
              </w:tabs>
              <w:rPr>
                <w:rFonts w:ascii="Calibri" w:hAnsi="Calibri"/>
                <w:sz w:val="18"/>
                <w:szCs w:val="18"/>
              </w:rPr>
            </w:pPr>
          </w:p>
        </w:tc>
      </w:tr>
    </w:tbl>
    <w:p w14:paraId="15480AE4" w14:textId="77777777" w:rsidR="00057045" w:rsidRPr="008528CE" w:rsidRDefault="00057045" w:rsidP="008528CE">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15480B3C" w14:textId="26413A9E" w:rsidR="007D1C3E" w:rsidRPr="008528CE" w:rsidRDefault="007D1C3E" w:rsidP="008528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p w14:paraId="2F728203" w14:textId="77777777" w:rsidR="007D1C3E" w:rsidRPr="008528CE" w:rsidRDefault="007D1C3E" w:rsidP="008528CE">
      <w:pPr>
        <w:rPr>
          <w:rFonts w:ascii="Calibri" w:hAnsi="Calibri"/>
          <w:sz w:val="20"/>
          <w:szCs w:val="18"/>
        </w:rPr>
      </w:pPr>
      <w:r w:rsidRPr="008528CE">
        <w:rPr>
          <w:rFonts w:ascii="Calibri" w:hAnsi="Calibri"/>
          <w:sz w:val="20"/>
          <w:szCs w:val="18"/>
        </w:rPr>
        <w:br w:type="page"/>
      </w:r>
    </w:p>
    <w:tbl>
      <w:tblPr>
        <w:tblStyle w:val="TableGrid"/>
        <w:tblW w:w="14396" w:type="dxa"/>
        <w:tblLayout w:type="fixed"/>
        <w:tblLook w:val="04A0" w:firstRow="1" w:lastRow="0" w:firstColumn="1" w:lastColumn="0" w:noHBand="0" w:noVBand="1"/>
        <w:tblDescription w:val="&quot;"/>
      </w:tblPr>
      <w:tblGrid>
        <w:gridCol w:w="1094"/>
        <w:gridCol w:w="816"/>
        <w:gridCol w:w="931"/>
        <w:gridCol w:w="844"/>
        <w:gridCol w:w="900"/>
        <w:gridCol w:w="810"/>
        <w:gridCol w:w="796"/>
        <w:gridCol w:w="1000"/>
        <w:gridCol w:w="899"/>
        <w:gridCol w:w="905"/>
        <w:gridCol w:w="810"/>
        <w:gridCol w:w="788"/>
        <w:gridCol w:w="899"/>
        <w:gridCol w:w="1000"/>
        <w:gridCol w:w="899"/>
        <w:gridCol w:w="994"/>
        <w:gridCol w:w="11"/>
      </w:tblGrid>
      <w:tr w:rsidR="00CD2494" w:rsidRPr="008528CE" w14:paraId="214A21EB" w14:textId="77777777" w:rsidTr="003B64A0">
        <w:trPr>
          <w:trHeight w:val="216"/>
          <w:tblHeader/>
        </w:trPr>
        <w:tc>
          <w:tcPr>
            <w:tcW w:w="14396" w:type="dxa"/>
            <w:gridSpan w:val="17"/>
          </w:tcPr>
          <w:p w14:paraId="516ECB82" w14:textId="4D4A18DF" w:rsidR="00CD2494" w:rsidRPr="008528CE" w:rsidRDefault="00CD2494" w:rsidP="008528CE">
            <w:pPr>
              <w:rPr>
                <w:rFonts w:asciiTheme="minorHAnsi" w:hAnsiTheme="minorHAnsi"/>
                <w:sz w:val="20"/>
                <w:szCs w:val="18"/>
              </w:rPr>
            </w:pPr>
            <w:r w:rsidRPr="008528CE">
              <w:rPr>
                <w:rFonts w:asciiTheme="minorHAnsi" w:hAnsiTheme="minorHAnsi"/>
                <w:b/>
                <w:sz w:val="20"/>
                <w:szCs w:val="18"/>
              </w:rPr>
              <w:lastRenderedPageBreak/>
              <w:t xml:space="preserve">D. </w:t>
            </w:r>
            <w:r w:rsidR="00596C30" w:rsidRPr="008528CE">
              <w:rPr>
                <w:rFonts w:asciiTheme="minorHAnsi" w:hAnsiTheme="minorHAnsi"/>
                <w:b/>
                <w:sz w:val="20"/>
                <w:szCs w:val="18"/>
              </w:rPr>
              <w:t>Building Insulation</w:t>
            </w:r>
            <w:r w:rsidRPr="008528CE">
              <w:rPr>
                <w:rFonts w:asciiTheme="minorHAnsi" w:hAnsiTheme="minorHAnsi"/>
                <w:b/>
                <w:sz w:val="20"/>
                <w:szCs w:val="18"/>
              </w:rPr>
              <w:t xml:space="preserve"> Details – Mass Walls </w:t>
            </w:r>
            <w:r w:rsidRPr="008528CE">
              <w:rPr>
                <w:rFonts w:asciiTheme="minorHAnsi" w:hAnsiTheme="minorHAnsi"/>
                <w:sz w:val="20"/>
                <w:szCs w:val="18"/>
              </w:rPr>
              <w:t>(</w:t>
            </w:r>
            <w:r w:rsidR="00A3529B" w:rsidRPr="008528CE">
              <w:rPr>
                <w:rFonts w:asciiTheme="minorHAnsi" w:hAnsiTheme="minorHAnsi"/>
                <w:sz w:val="20"/>
                <w:szCs w:val="18"/>
              </w:rPr>
              <w:t xml:space="preserve">Section </w:t>
            </w:r>
            <w:r w:rsidRPr="008528CE">
              <w:rPr>
                <w:rFonts w:asciiTheme="minorHAnsi" w:hAnsiTheme="minorHAnsi"/>
                <w:sz w:val="20"/>
                <w:szCs w:val="18"/>
              </w:rPr>
              <w:t>150.1(c)1Bii)</w:t>
            </w:r>
          </w:p>
          <w:p w14:paraId="096C15F5" w14:textId="77777777" w:rsidR="00CD2494" w:rsidRPr="008528CE" w:rsidRDefault="00CD2494" w:rsidP="008528CE">
            <w:pPr>
              <w:rPr>
                <w:rFonts w:asciiTheme="minorHAnsi" w:eastAsia="Calibri" w:hAnsiTheme="minorHAnsi"/>
                <w:sz w:val="20"/>
              </w:rPr>
            </w:pPr>
            <w:r w:rsidRPr="008528CE">
              <w:rPr>
                <w:rFonts w:asciiTheme="minorHAnsi" w:eastAsia="Calibri" w:hAnsiTheme="minorHAnsi"/>
                <w:sz w:val="20"/>
              </w:rPr>
              <w:t>&lt;&lt;if A13 = one of the items in the following list:</w:t>
            </w:r>
          </w:p>
          <w:p w14:paraId="129312D3" w14:textId="77777777" w:rsidR="00CD2494" w:rsidRPr="008528CE" w:rsidRDefault="00CD2494" w:rsidP="008528CE">
            <w:pPr>
              <w:rPr>
                <w:rFonts w:asciiTheme="minorHAnsi" w:eastAsia="Calibri" w:hAnsiTheme="minorHAnsi"/>
                <w:sz w:val="20"/>
              </w:rPr>
            </w:pPr>
            <w:r w:rsidRPr="008528CE">
              <w:rPr>
                <w:rFonts w:asciiTheme="minorHAnsi" w:eastAsia="Calibri" w:hAnsiTheme="minorHAnsi"/>
                <w:sz w:val="20"/>
              </w:rPr>
              <w:t>*Addition ≤ 300 ft2</w:t>
            </w:r>
          </w:p>
          <w:p w14:paraId="2F45F2AF" w14:textId="77777777" w:rsidR="00CD2494" w:rsidRPr="008528CE" w:rsidRDefault="00CD2494" w:rsidP="008528CE">
            <w:pPr>
              <w:rPr>
                <w:rFonts w:asciiTheme="minorHAnsi" w:eastAsia="Calibri" w:hAnsiTheme="minorHAnsi"/>
                <w:sz w:val="20"/>
              </w:rPr>
            </w:pPr>
            <w:r w:rsidRPr="008528CE">
              <w:rPr>
                <w:rFonts w:asciiTheme="minorHAnsi" w:eastAsia="Calibri" w:hAnsiTheme="minorHAnsi"/>
                <w:sz w:val="20"/>
              </w:rPr>
              <w:t>*Addition &gt; 300 to ≤ 400 ft2</w:t>
            </w:r>
          </w:p>
          <w:p w14:paraId="297BE8BC" w14:textId="39235834" w:rsidR="00CD2494" w:rsidRPr="008528CE" w:rsidRDefault="00CD2494" w:rsidP="008528CE">
            <w:pPr>
              <w:rPr>
                <w:rFonts w:asciiTheme="minorHAnsi" w:eastAsia="Calibri" w:hAnsiTheme="minorHAnsi"/>
                <w:sz w:val="20"/>
              </w:rPr>
            </w:pPr>
            <w:r w:rsidRPr="008528CE">
              <w:rPr>
                <w:rFonts w:asciiTheme="minorHAnsi" w:eastAsia="Calibri" w:hAnsiTheme="minorHAnsi"/>
                <w:sz w:val="20"/>
              </w:rPr>
              <w:t>*Addition &gt; 400 to ≤ 700 ft2</w:t>
            </w:r>
          </w:p>
          <w:p w14:paraId="736D80F8" w14:textId="77777777" w:rsidR="00DD28E1" w:rsidRPr="008528CE" w:rsidRDefault="00DD28E1" w:rsidP="008528CE">
            <w:pPr>
              <w:rPr>
                <w:rFonts w:ascii="Calibri" w:hAnsi="Calibri"/>
                <w:sz w:val="20"/>
                <w:szCs w:val="18"/>
              </w:rPr>
            </w:pPr>
            <w:r w:rsidRPr="008528CE">
              <w:rPr>
                <w:rFonts w:ascii="Calibri" w:hAnsi="Calibri"/>
                <w:sz w:val="20"/>
                <w:szCs w:val="18"/>
              </w:rPr>
              <w:t xml:space="preserve">*ADU Addition </w:t>
            </w:r>
            <w:r w:rsidRPr="008528CE">
              <w:rPr>
                <w:rFonts w:ascii="Calibri" w:hAnsi="Calibri"/>
                <w:sz w:val="20"/>
                <w:szCs w:val="18"/>
                <w:u w:val="single"/>
              </w:rPr>
              <w:t>&lt;</w:t>
            </w:r>
            <w:r w:rsidRPr="008528CE">
              <w:rPr>
                <w:rFonts w:ascii="Calibri" w:hAnsi="Calibri"/>
                <w:sz w:val="20"/>
                <w:szCs w:val="18"/>
              </w:rPr>
              <w:t xml:space="preserve"> 300 ft</w:t>
            </w:r>
            <w:r w:rsidRPr="008528CE">
              <w:rPr>
                <w:rFonts w:ascii="Calibri" w:hAnsi="Calibri"/>
                <w:sz w:val="20"/>
                <w:szCs w:val="18"/>
                <w:vertAlign w:val="superscript"/>
              </w:rPr>
              <w:t>2</w:t>
            </w:r>
            <w:r w:rsidRPr="008528CE">
              <w:rPr>
                <w:rFonts w:ascii="Calibri" w:hAnsi="Calibri"/>
                <w:sz w:val="20"/>
                <w:szCs w:val="18"/>
              </w:rPr>
              <w:t xml:space="preserve">   </w:t>
            </w:r>
          </w:p>
          <w:p w14:paraId="4AF9A98C" w14:textId="77777777" w:rsidR="00DD28E1" w:rsidRPr="008528CE" w:rsidRDefault="00DD28E1"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66EA38A6" w14:textId="77777777" w:rsidR="00DD28E1" w:rsidRPr="008528CE" w:rsidRDefault="00DD28E1"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428C1B83" w14:textId="77777777" w:rsidR="00DD28E1" w:rsidRPr="008528CE" w:rsidRDefault="00DD28E1" w:rsidP="008528CE">
            <w:pPr>
              <w:rPr>
                <w:rFonts w:asciiTheme="minorHAnsi" w:eastAsia="Calibri" w:hAnsiTheme="minorHAnsi"/>
                <w:sz w:val="22"/>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p>
          <w:p w14:paraId="66C45B38" w14:textId="0F8BB0D3" w:rsidR="00AF54B3" w:rsidRPr="008528CE" w:rsidRDefault="00CD2494" w:rsidP="008528CE">
            <w:pPr>
              <w:rPr>
                <w:rFonts w:asciiTheme="minorHAnsi" w:eastAsia="Calibri" w:hAnsiTheme="minorHAnsi"/>
                <w:sz w:val="20"/>
              </w:rPr>
            </w:pPr>
            <w:r w:rsidRPr="008528CE">
              <w:rPr>
                <w:rFonts w:asciiTheme="minorHAnsi" w:eastAsia="Calibri" w:hAnsiTheme="minorHAnsi"/>
                <w:sz w:val="20"/>
              </w:rPr>
              <w:t>*Addition &gt; 700 to ≤ 1,000 ft2 then display this section</w:t>
            </w:r>
            <w:r w:rsidR="00C81BA9" w:rsidRPr="008528CE">
              <w:rPr>
                <w:rFonts w:asciiTheme="minorHAnsi" w:eastAsia="Calibri" w:hAnsiTheme="minorHAnsi"/>
                <w:sz w:val="20"/>
              </w:rPr>
              <w:t xml:space="preserve"> but entry is optional,</w:t>
            </w:r>
          </w:p>
          <w:p w14:paraId="4BF56C57" w14:textId="07E6EB84" w:rsidR="00CD2494" w:rsidRPr="008528CE" w:rsidRDefault="00CD2494" w:rsidP="008528CE">
            <w:pPr>
              <w:rPr>
                <w:rFonts w:asciiTheme="minorHAnsi" w:hAnsiTheme="minorHAnsi"/>
                <w:sz w:val="18"/>
                <w:szCs w:val="18"/>
              </w:rPr>
            </w:pPr>
            <w:r w:rsidRPr="008528CE">
              <w:rPr>
                <w:rFonts w:asciiTheme="minorHAnsi" w:eastAsia="Calibri" w:hAnsiTheme="minorHAnsi"/>
                <w:sz w:val="20"/>
              </w:rPr>
              <w:t xml:space="preserve"> else display the standard “This Section Does Not Apply” message&gt;&gt;</w:t>
            </w:r>
          </w:p>
        </w:tc>
      </w:tr>
      <w:tr w:rsidR="00CD2494" w:rsidRPr="008528CE" w14:paraId="22EFA48A" w14:textId="77777777" w:rsidTr="00C2675C">
        <w:trPr>
          <w:gridAfter w:val="1"/>
          <w:wAfter w:w="11" w:type="dxa"/>
          <w:trHeight w:val="232"/>
        </w:trPr>
        <w:tc>
          <w:tcPr>
            <w:tcW w:w="1094" w:type="dxa"/>
            <w:vAlign w:val="bottom"/>
          </w:tcPr>
          <w:p w14:paraId="340405D2"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01</w:t>
            </w:r>
          </w:p>
        </w:tc>
        <w:tc>
          <w:tcPr>
            <w:tcW w:w="816" w:type="dxa"/>
            <w:vAlign w:val="bottom"/>
          </w:tcPr>
          <w:p w14:paraId="19600DC7"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02</w:t>
            </w:r>
          </w:p>
        </w:tc>
        <w:tc>
          <w:tcPr>
            <w:tcW w:w="931" w:type="dxa"/>
            <w:vAlign w:val="bottom"/>
          </w:tcPr>
          <w:p w14:paraId="14FD3F85"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03</w:t>
            </w:r>
          </w:p>
        </w:tc>
        <w:tc>
          <w:tcPr>
            <w:tcW w:w="844" w:type="dxa"/>
            <w:vAlign w:val="bottom"/>
          </w:tcPr>
          <w:p w14:paraId="527A9BF2"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04</w:t>
            </w:r>
          </w:p>
        </w:tc>
        <w:tc>
          <w:tcPr>
            <w:tcW w:w="900" w:type="dxa"/>
            <w:vAlign w:val="bottom"/>
          </w:tcPr>
          <w:p w14:paraId="44BD6975"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05</w:t>
            </w:r>
          </w:p>
        </w:tc>
        <w:tc>
          <w:tcPr>
            <w:tcW w:w="810" w:type="dxa"/>
            <w:vAlign w:val="bottom"/>
          </w:tcPr>
          <w:p w14:paraId="31837F7A"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06</w:t>
            </w:r>
          </w:p>
        </w:tc>
        <w:tc>
          <w:tcPr>
            <w:tcW w:w="796" w:type="dxa"/>
            <w:vAlign w:val="bottom"/>
          </w:tcPr>
          <w:p w14:paraId="1CBE3A39"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07</w:t>
            </w:r>
          </w:p>
        </w:tc>
        <w:tc>
          <w:tcPr>
            <w:tcW w:w="1000" w:type="dxa"/>
            <w:vAlign w:val="bottom"/>
          </w:tcPr>
          <w:p w14:paraId="48CC5A73"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08</w:t>
            </w:r>
          </w:p>
        </w:tc>
        <w:tc>
          <w:tcPr>
            <w:tcW w:w="899" w:type="dxa"/>
            <w:vAlign w:val="bottom"/>
          </w:tcPr>
          <w:p w14:paraId="62B6BB07"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09</w:t>
            </w:r>
          </w:p>
        </w:tc>
        <w:tc>
          <w:tcPr>
            <w:tcW w:w="905" w:type="dxa"/>
            <w:vAlign w:val="bottom"/>
          </w:tcPr>
          <w:p w14:paraId="1731DFCD"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10</w:t>
            </w:r>
          </w:p>
        </w:tc>
        <w:tc>
          <w:tcPr>
            <w:tcW w:w="810" w:type="dxa"/>
          </w:tcPr>
          <w:p w14:paraId="6F63704B"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11</w:t>
            </w:r>
          </w:p>
        </w:tc>
        <w:tc>
          <w:tcPr>
            <w:tcW w:w="788" w:type="dxa"/>
          </w:tcPr>
          <w:p w14:paraId="54D7EF9F"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12</w:t>
            </w:r>
          </w:p>
        </w:tc>
        <w:tc>
          <w:tcPr>
            <w:tcW w:w="899" w:type="dxa"/>
            <w:vAlign w:val="bottom"/>
          </w:tcPr>
          <w:p w14:paraId="7B1082B2"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13</w:t>
            </w:r>
          </w:p>
        </w:tc>
        <w:tc>
          <w:tcPr>
            <w:tcW w:w="1000" w:type="dxa"/>
            <w:vAlign w:val="bottom"/>
          </w:tcPr>
          <w:p w14:paraId="4372E1FF"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14</w:t>
            </w:r>
          </w:p>
        </w:tc>
        <w:tc>
          <w:tcPr>
            <w:tcW w:w="899" w:type="dxa"/>
            <w:vAlign w:val="bottom"/>
          </w:tcPr>
          <w:p w14:paraId="2954CCE1"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15</w:t>
            </w:r>
          </w:p>
        </w:tc>
        <w:tc>
          <w:tcPr>
            <w:tcW w:w="994" w:type="dxa"/>
            <w:vAlign w:val="bottom"/>
          </w:tcPr>
          <w:p w14:paraId="35449407"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16</w:t>
            </w:r>
          </w:p>
        </w:tc>
      </w:tr>
      <w:tr w:rsidR="00CD2494" w:rsidRPr="008528CE" w14:paraId="57D04707" w14:textId="77777777" w:rsidTr="003B64A0">
        <w:trPr>
          <w:trHeight w:val="216"/>
        </w:trPr>
        <w:tc>
          <w:tcPr>
            <w:tcW w:w="1094" w:type="dxa"/>
            <w:vMerge w:val="restart"/>
            <w:vAlign w:val="bottom"/>
          </w:tcPr>
          <w:p w14:paraId="5E880D5C"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Tag/ID</w:t>
            </w:r>
          </w:p>
        </w:tc>
        <w:tc>
          <w:tcPr>
            <w:tcW w:w="816" w:type="dxa"/>
            <w:vMerge w:val="restart"/>
            <w:vAlign w:val="bottom"/>
          </w:tcPr>
          <w:p w14:paraId="24756A59"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Above or Below Grade?</w:t>
            </w:r>
          </w:p>
        </w:tc>
        <w:tc>
          <w:tcPr>
            <w:tcW w:w="8683" w:type="dxa"/>
            <w:gridSpan w:val="10"/>
            <w:vAlign w:val="bottom"/>
          </w:tcPr>
          <w:p w14:paraId="477DAFB3" w14:textId="77777777" w:rsidR="00CD2494" w:rsidRPr="008528CE" w:rsidRDefault="00CD2494" w:rsidP="008528CE">
            <w:pPr>
              <w:jc w:val="center"/>
              <w:rPr>
                <w:rFonts w:asciiTheme="minorHAnsi" w:hAnsiTheme="minorHAnsi"/>
                <w:b/>
                <w:sz w:val="18"/>
                <w:szCs w:val="18"/>
              </w:rPr>
            </w:pPr>
            <w:r w:rsidRPr="008528CE">
              <w:rPr>
                <w:rFonts w:asciiTheme="minorHAnsi" w:hAnsiTheme="minorHAnsi"/>
                <w:b/>
                <w:sz w:val="18"/>
                <w:szCs w:val="18"/>
              </w:rPr>
              <w:t>Proposed</w:t>
            </w:r>
          </w:p>
        </w:tc>
        <w:tc>
          <w:tcPr>
            <w:tcW w:w="3803" w:type="dxa"/>
            <w:gridSpan w:val="5"/>
            <w:vAlign w:val="bottom"/>
          </w:tcPr>
          <w:p w14:paraId="3BCA37ED" w14:textId="77777777" w:rsidR="00CD2494" w:rsidRPr="008528CE" w:rsidRDefault="00CD2494" w:rsidP="008528CE">
            <w:pPr>
              <w:jc w:val="center"/>
              <w:rPr>
                <w:rFonts w:asciiTheme="minorHAnsi" w:hAnsiTheme="minorHAnsi"/>
                <w:b/>
                <w:sz w:val="18"/>
                <w:szCs w:val="18"/>
              </w:rPr>
            </w:pPr>
            <w:r w:rsidRPr="008528CE">
              <w:rPr>
                <w:rFonts w:asciiTheme="minorHAnsi" w:hAnsiTheme="minorHAnsi"/>
                <w:b/>
                <w:sz w:val="18"/>
                <w:szCs w:val="18"/>
              </w:rPr>
              <w:t>Required</w:t>
            </w:r>
          </w:p>
        </w:tc>
      </w:tr>
      <w:tr w:rsidR="00CD2494" w:rsidRPr="008528CE" w14:paraId="16619ECF" w14:textId="77777777" w:rsidTr="00C2675C">
        <w:trPr>
          <w:trHeight w:val="340"/>
        </w:trPr>
        <w:tc>
          <w:tcPr>
            <w:tcW w:w="1094" w:type="dxa"/>
            <w:vMerge/>
            <w:vAlign w:val="bottom"/>
          </w:tcPr>
          <w:p w14:paraId="6C41BFC4" w14:textId="77777777" w:rsidR="00CD2494" w:rsidRPr="008528CE" w:rsidRDefault="00CD2494" w:rsidP="008528CE">
            <w:pPr>
              <w:jc w:val="center"/>
              <w:rPr>
                <w:rFonts w:asciiTheme="minorHAnsi" w:hAnsiTheme="minorHAnsi"/>
                <w:sz w:val="18"/>
                <w:szCs w:val="18"/>
              </w:rPr>
            </w:pPr>
          </w:p>
        </w:tc>
        <w:tc>
          <w:tcPr>
            <w:tcW w:w="816" w:type="dxa"/>
            <w:vMerge/>
            <w:vAlign w:val="bottom"/>
          </w:tcPr>
          <w:p w14:paraId="3166B572" w14:textId="77777777" w:rsidR="00CD2494" w:rsidRPr="008528CE" w:rsidRDefault="00CD2494" w:rsidP="008528CE">
            <w:pPr>
              <w:jc w:val="center"/>
              <w:rPr>
                <w:rFonts w:asciiTheme="minorHAnsi" w:hAnsiTheme="minorHAnsi"/>
                <w:sz w:val="18"/>
                <w:szCs w:val="18"/>
              </w:rPr>
            </w:pPr>
          </w:p>
        </w:tc>
        <w:tc>
          <w:tcPr>
            <w:tcW w:w="931" w:type="dxa"/>
            <w:vMerge w:val="restart"/>
            <w:vAlign w:val="bottom"/>
          </w:tcPr>
          <w:p w14:paraId="4C4B97FA"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Mass Type</w:t>
            </w:r>
          </w:p>
        </w:tc>
        <w:tc>
          <w:tcPr>
            <w:tcW w:w="844" w:type="dxa"/>
            <w:vMerge w:val="restart"/>
            <w:vAlign w:val="bottom"/>
          </w:tcPr>
          <w:p w14:paraId="0B122931"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Mass Thickness (inches)</w:t>
            </w:r>
          </w:p>
        </w:tc>
        <w:tc>
          <w:tcPr>
            <w:tcW w:w="1710" w:type="dxa"/>
            <w:gridSpan w:val="2"/>
            <w:vAlign w:val="bottom"/>
          </w:tcPr>
          <w:p w14:paraId="52C2E855" w14:textId="07812DDD" w:rsidR="00CD2494" w:rsidRPr="008528CE" w:rsidRDefault="00D0517E" w:rsidP="008528CE">
            <w:pPr>
              <w:jc w:val="center"/>
              <w:rPr>
                <w:rFonts w:asciiTheme="minorHAnsi" w:hAnsiTheme="minorHAnsi"/>
                <w:sz w:val="18"/>
                <w:szCs w:val="18"/>
              </w:rPr>
            </w:pPr>
            <w:r w:rsidRPr="008528CE">
              <w:rPr>
                <w:rFonts w:asciiTheme="minorHAnsi" w:hAnsiTheme="minorHAnsi"/>
                <w:sz w:val="18"/>
                <w:szCs w:val="18"/>
              </w:rPr>
              <w:t xml:space="preserve">Mass Wall </w:t>
            </w:r>
            <w:r w:rsidR="00C33D8C" w:rsidRPr="008528CE">
              <w:rPr>
                <w:rFonts w:asciiTheme="minorHAnsi" w:hAnsiTheme="minorHAnsi"/>
                <w:sz w:val="18"/>
                <w:szCs w:val="18"/>
              </w:rPr>
              <w:t xml:space="preserve">Joint </w:t>
            </w:r>
            <w:r w:rsidR="00CD2494" w:rsidRPr="008528CE">
              <w:rPr>
                <w:rFonts w:asciiTheme="minorHAnsi" w:hAnsiTheme="minorHAnsi"/>
                <w:sz w:val="18"/>
                <w:szCs w:val="18"/>
              </w:rPr>
              <w:t>Appendix JA4 Reference</w:t>
            </w:r>
          </w:p>
        </w:tc>
        <w:tc>
          <w:tcPr>
            <w:tcW w:w="1796" w:type="dxa"/>
            <w:gridSpan w:val="2"/>
            <w:vAlign w:val="bottom"/>
          </w:tcPr>
          <w:p w14:paraId="1A57F32D"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Exterior Insulation</w:t>
            </w:r>
          </w:p>
        </w:tc>
        <w:tc>
          <w:tcPr>
            <w:tcW w:w="1804" w:type="dxa"/>
            <w:gridSpan w:val="2"/>
            <w:vAlign w:val="bottom"/>
          </w:tcPr>
          <w:p w14:paraId="3B18C736"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Interior Insulation</w:t>
            </w:r>
          </w:p>
        </w:tc>
        <w:tc>
          <w:tcPr>
            <w:tcW w:w="1598" w:type="dxa"/>
            <w:gridSpan w:val="2"/>
          </w:tcPr>
          <w:p w14:paraId="409F2F7E" w14:textId="0CA26FB8" w:rsidR="00CD2494" w:rsidRPr="008528CE" w:rsidRDefault="00D0517E" w:rsidP="008528CE">
            <w:pPr>
              <w:jc w:val="center"/>
              <w:rPr>
                <w:rFonts w:asciiTheme="minorHAnsi" w:hAnsiTheme="minorHAnsi"/>
                <w:sz w:val="18"/>
                <w:szCs w:val="18"/>
              </w:rPr>
            </w:pPr>
            <w:r w:rsidRPr="008528CE">
              <w:rPr>
                <w:rFonts w:asciiTheme="minorHAnsi" w:hAnsiTheme="minorHAnsi"/>
                <w:sz w:val="18"/>
                <w:szCs w:val="18"/>
              </w:rPr>
              <w:t xml:space="preserve">Insulation Layer </w:t>
            </w:r>
            <w:r w:rsidR="00C33D8C" w:rsidRPr="008528CE">
              <w:rPr>
                <w:rFonts w:asciiTheme="minorHAnsi" w:hAnsiTheme="minorHAnsi"/>
                <w:sz w:val="18"/>
                <w:szCs w:val="18"/>
              </w:rPr>
              <w:t xml:space="preserve">Joint </w:t>
            </w:r>
            <w:r w:rsidR="00CD2494" w:rsidRPr="008528CE">
              <w:rPr>
                <w:rFonts w:asciiTheme="minorHAnsi" w:hAnsiTheme="minorHAnsi"/>
                <w:sz w:val="18"/>
                <w:szCs w:val="18"/>
              </w:rPr>
              <w:t>Appendix JA4 Reference</w:t>
            </w:r>
          </w:p>
        </w:tc>
        <w:tc>
          <w:tcPr>
            <w:tcW w:w="1899" w:type="dxa"/>
            <w:gridSpan w:val="2"/>
            <w:vAlign w:val="bottom"/>
          </w:tcPr>
          <w:p w14:paraId="35EDDC8D"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Exterior Insulation</w:t>
            </w:r>
          </w:p>
        </w:tc>
        <w:tc>
          <w:tcPr>
            <w:tcW w:w="1904" w:type="dxa"/>
            <w:gridSpan w:val="3"/>
            <w:vAlign w:val="bottom"/>
          </w:tcPr>
          <w:p w14:paraId="0132D6A8"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Interior Insulation</w:t>
            </w:r>
          </w:p>
        </w:tc>
      </w:tr>
      <w:tr w:rsidR="00CD2494" w:rsidRPr="008528CE" w14:paraId="5DD1F6AE" w14:textId="77777777" w:rsidTr="00C2675C">
        <w:trPr>
          <w:gridAfter w:val="1"/>
          <w:wAfter w:w="11" w:type="dxa"/>
          <w:trHeight w:val="340"/>
        </w:trPr>
        <w:tc>
          <w:tcPr>
            <w:tcW w:w="1094" w:type="dxa"/>
            <w:vMerge/>
            <w:vAlign w:val="bottom"/>
          </w:tcPr>
          <w:p w14:paraId="3A163262" w14:textId="77777777" w:rsidR="00CD2494" w:rsidRPr="008528CE" w:rsidRDefault="00CD2494" w:rsidP="008528CE">
            <w:pPr>
              <w:jc w:val="center"/>
              <w:rPr>
                <w:rFonts w:asciiTheme="minorHAnsi" w:hAnsiTheme="minorHAnsi"/>
                <w:sz w:val="18"/>
                <w:szCs w:val="18"/>
              </w:rPr>
            </w:pPr>
          </w:p>
        </w:tc>
        <w:tc>
          <w:tcPr>
            <w:tcW w:w="816" w:type="dxa"/>
            <w:vMerge/>
            <w:vAlign w:val="bottom"/>
          </w:tcPr>
          <w:p w14:paraId="0097AE03" w14:textId="77777777" w:rsidR="00CD2494" w:rsidRPr="008528CE" w:rsidRDefault="00CD2494" w:rsidP="008528CE">
            <w:pPr>
              <w:jc w:val="center"/>
              <w:rPr>
                <w:rFonts w:asciiTheme="minorHAnsi" w:hAnsiTheme="minorHAnsi"/>
                <w:sz w:val="18"/>
                <w:szCs w:val="18"/>
              </w:rPr>
            </w:pPr>
          </w:p>
        </w:tc>
        <w:tc>
          <w:tcPr>
            <w:tcW w:w="931" w:type="dxa"/>
            <w:vMerge/>
            <w:vAlign w:val="bottom"/>
          </w:tcPr>
          <w:p w14:paraId="55FB6123" w14:textId="77777777" w:rsidR="00CD2494" w:rsidRPr="008528CE" w:rsidRDefault="00CD2494" w:rsidP="008528CE">
            <w:pPr>
              <w:jc w:val="center"/>
              <w:rPr>
                <w:rFonts w:asciiTheme="minorHAnsi" w:hAnsiTheme="minorHAnsi"/>
                <w:sz w:val="18"/>
                <w:szCs w:val="18"/>
              </w:rPr>
            </w:pPr>
          </w:p>
        </w:tc>
        <w:tc>
          <w:tcPr>
            <w:tcW w:w="844" w:type="dxa"/>
            <w:vMerge/>
            <w:vAlign w:val="bottom"/>
          </w:tcPr>
          <w:p w14:paraId="27CA5076" w14:textId="77777777" w:rsidR="00CD2494" w:rsidRPr="008528CE" w:rsidRDefault="00CD2494" w:rsidP="008528CE">
            <w:pPr>
              <w:jc w:val="center"/>
              <w:rPr>
                <w:rFonts w:asciiTheme="minorHAnsi" w:hAnsiTheme="minorHAnsi"/>
                <w:sz w:val="18"/>
                <w:szCs w:val="18"/>
              </w:rPr>
            </w:pPr>
          </w:p>
        </w:tc>
        <w:tc>
          <w:tcPr>
            <w:tcW w:w="900" w:type="dxa"/>
            <w:vAlign w:val="bottom"/>
          </w:tcPr>
          <w:p w14:paraId="177D8E85"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Table</w:t>
            </w:r>
          </w:p>
        </w:tc>
        <w:tc>
          <w:tcPr>
            <w:tcW w:w="810" w:type="dxa"/>
            <w:vAlign w:val="bottom"/>
          </w:tcPr>
          <w:p w14:paraId="46D13B04"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Cell</w:t>
            </w:r>
          </w:p>
        </w:tc>
        <w:tc>
          <w:tcPr>
            <w:tcW w:w="796" w:type="dxa"/>
            <w:vAlign w:val="bottom"/>
          </w:tcPr>
          <w:p w14:paraId="63D1D2DB"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R-value</w:t>
            </w:r>
          </w:p>
        </w:tc>
        <w:tc>
          <w:tcPr>
            <w:tcW w:w="1000" w:type="dxa"/>
            <w:vAlign w:val="bottom"/>
          </w:tcPr>
          <w:p w14:paraId="03930390"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U-factor</w:t>
            </w:r>
          </w:p>
        </w:tc>
        <w:tc>
          <w:tcPr>
            <w:tcW w:w="899" w:type="dxa"/>
            <w:vAlign w:val="bottom"/>
          </w:tcPr>
          <w:p w14:paraId="39FC6349"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R-value</w:t>
            </w:r>
          </w:p>
        </w:tc>
        <w:tc>
          <w:tcPr>
            <w:tcW w:w="905" w:type="dxa"/>
            <w:vAlign w:val="bottom"/>
          </w:tcPr>
          <w:p w14:paraId="2279B54C"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U-factor</w:t>
            </w:r>
          </w:p>
        </w:tc>
        <w:tc>
          <w:tcPr>
            <w:tcW w:w="810" w:type="dxa"/>
            <w:vAlign w:val="bottom"/>
          </w:tcPr>
          <w:p w14:paraId="322CECEB"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Table</w:t>
            </w:r>
          </w:p>
        </w:tc>
        <w:tc>
          <w:tcPr>
            <w:tcW w:w="788" w:type="dxa"/>
            <w:vAlign w:val="bottom"/>
          </w:tcPr>
          <w:p w14:paraId="0089B1B7"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Cell</w:t>
            </w:r>
          </w:p>
        </w:tc>
        <w:tc>
          <w:tcPr>
            <w:tcW w:w="899" w:type="dxa"/>
            <w:vAlign w:val="bottom"/>
          </w:tcPr>
          <w:p w14:paraId="3D7371C1"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R-value</w:t>
            </w:r>
          </w:p>
        </w:tc>
        <w:tc>
          <w:tcPr>
            <w:tcW w:w="1000" w:type="dxa"/>
            <w:vAlign w:val="bottom"/>
          </w:tcPr>
          <w:p w14:paraId="10DFBC67"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U-factor</w:t>
            </w:r>
          </w:p>
        </w:tc>
        <w:tc>
          <w:tcPr>
            <w:tcW w:w="899" w:type="dxa"/>
            <w:vAlign w:val="bottom"/>
          </w:tcPr>
          <w:p w14:paraId="724B7EB3"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R-value</w:t>
            </w:r>
          </w:p>
        </w:tc>
        <w:tc>
          <w:tcPr>
            <w:tcW w:w="994" w:type="dxa"/>
            <w:vAlign w:val="bottom"/>
          </w:tcPr>
          <w:p w14:paraId="55489D93" w14:textId="77777777" w:rsidR="00CD2494" w:rsidRPr="008528CE" w:rsidRDefault="00CD2494" w:rsidP="008528CE">
            <w:pPr>
              <w:jc w:val="center"/>
              <w:rPr>
                <w:rFonts w:asciiTheme="minorHAnsi" w:hAnsiTheme="minorHAnsi"/>
                <w:sz w:val="18"/>
                <w:szCs w:val="18"/>
              </w:rPr>
            </w:pPr>
            <w:r w:rsidRPr="008528CE">
              <w:rPr>
                <w:rFonts w:asciiTheme="minorHAnsi" w:hAnsiTheme="minorHAnsi"/>
                <w:sz w:val="18"/>
                <w:szCs w:val="18"/>
              </w:rPr>
              <w:t>U-factor</w:t>
            </w:r>
          </w:p>
        </w:tc>
      </w:tr>
      <w:tr w:rsidR="00CD2494" w:rsidRPr="008528CE" w14:paraId="38D188A3" w14:textId="77777777" w:rsidTr="00C2675C">
        <w:trPr>
          <w:gridAfter w:val="1"/>
          <w:wAfter w:w="11" w:type="dxa"/>
          <w:trHeight w:val="5432"/>
        </w:trPr>
        <w:tc>
          <w:tcPr>
            <w:tcW w:w="1094" w:type="dxa"/>
          </w:tcPr>
          <w:p w14:paraId="5AF148BA"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ObjectNamePermissive&gt;&gt;</w:t>
            </w:r>
          </w:p>
        </w:tc>
        <w:tc>
          <w:tcPr>
            <w:tcW w:w="816" w:type="dxa"/>
          </w:tcPr>
          <w:p w14:paraId="757FE767"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select from list: *Above Grade; or *Below Grade&gt;&gt;</w:t>
            </w:r>
          </w:p>
        </w:tc>
        <w:tc>
          <w:tcPr>
            <w:tcW w:w="931" w:type="dxa"/>
          </w:tcPr>
          <w:p w14:paraId="46DD4078"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selects from list:</w:t>
            </w:r>
          </w:p>
          <w:p w14:paraId="30FF24B8" w14:textId="30906676" w:rsidR="00CD2494" w:rsidRPr="008528CE" w:rsidRDefault="00CD2494" w:rsidP="008528CE">
            <w:pPr>
              <w:rPr>
                <w:rFonts w:asciiTheme="minorHAnsi" w:hAnsiTheme="minorHAnsi"/>
                <w:sz w:val="18"/>
                <w:szCs w:val="18"/>
              </w:rPr>
            </w:pPr>
            <w:r w:rsidRPr="008528CE">
              <w:rPr>
                <w:rFonts w:asciiTheme="minorHAnsi" w:hAnsiTheme="minorHAnsi"/>
                <w:sz w:val="18"/>
                <w:szCs w:val="18"/>
              </w:rPr>
              <w:t>*Clay Brick, *Clay Hollow Unit, *CMU Light Weight, *CMU Medium Weight, *CMU Normal Weight, *Concrete</w:t>
            </w:r>
          </w:p>
        </w:tc>
        <w:tc>
          <w:tcPr>
            <w:tcW w:w="844" w:type="dxa"/>
          </w:tcPr>
          <w:p w14:paraId="47307A9D"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DecimalNonnegative&gt;&gt;</w:t>
            </w:r>
          </w:p>
        </w:tc>
        <w:tc>
          <w:tcPr>
            <w:tcW w:w="900" w:type="dxa"/>
          </w:tcPr>
          <w:p w14:paraId="29DCB5B9"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JA_TableID&gt;&gt;</w:t>
            </w:r>
          </w:p>
        </w:tc>
        <w:tc>
          <w:tcPr>
            <w:tcW w:w="810" w:type="dxa"/>
          </w:tcPr>
          <w:p w14:paraId="13344823"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JA_TableCell&gt;&gt;</w:t>
            </w:r>
          </w:p>
        </w:tc>
        <w:tc>
          <w:tcPr>
            <w:tcW w:w="796" w:type="dxa"/>
          </w:tcPr>
          <w:p w14:paraId="57C01698"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1000" w:type="dxa"/>
          </w:tcPr>
          <w:p w14:paraId="7F2FA1AD"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899" w:type="dxa"/>
          </w:tcPr>
          <w:p w14:paraId="615A6F98"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905" w:type="dxa"/>
          </w:tcPr>
          <w:p w14:paraId="6577FCE6"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810" w:type="dxa"/>
          </w:tcPr>
          <w:p w14:paraId="472DE5DC"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JA_TableID&gt;&gt;</w:t>
            </w:r>
          </w:p>
        </w:tc>
        <w:tc>
          <w:tcPr>
            <w:tcW w:w="788" w:type="dxa"/>
          </w:tcPr>
          <w:p w14:paraId="46D80EC0"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JA_TableCell&gt;&gt;</w:t>
            </w:r>
          </w:p>
        </w:tc>
        <w:tc>
          <w:tcPr>
            <w:tcW w:w="899" w:type="dxa"/>
          </w:tcPr>
          <w:p w14:paraId="69BAAFD1"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1000" w:type="dxa"/>
          </w:tcPr>
          <w:p w14:paraId="39F7DD7C" w14:textId="77777777"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899" w:type="dxa"/>
          </w:tcPr>
          <w:p w14:paraId="74F8C1D9" w14:textId="1521CD70"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c>
          <w:tcPr>
            <w:tcW w:w="994" w:type="dxa"/>
          </w:tcPr>
          <w:p w14:paraId="06319FF1" w14:textId="67235A92" w:rsidR="00CD2494" w:rsidRPr="008528CE" w:rsidRDefault="00CD2494" w:rsidP="008528CE">
            <w:pPr>
              <w:rPr>
                <w:rFonts w:asciiTheme="minorHAnsi" w:hAnsiTheme="minorHAnsi"/>
                <w:sz w:val="18"/>
                <w:szCs w:val="18"/>
              </w:rPr>
            </w:pPr>
            <w:r w:rsidRPr="008528CE">
              <w:rPr>
                <w:rFonts w:asciiTheme="minorHAnsi" w:hAnsiTheme="minorHAnsi"/>
                <w:sz w:val="18"/>
                <w:szCs w:val="18"/>
              </w:rPr>
              <w:t>&lt;&lt;User input: DecimalNonnegative; Note: Either R-value or U-factor is required, not both. The same descriptor should be used throughout this table&gt;&gt;</w:t>
            </w:r>
          </w:p>
        </w:tc>
      </w:tr>
      <w:tr w:rsidR="00CD2494" w:rsidRPr="008528CE" w14:paraId="2D92E287" w14:textId="77777777" w:rsidTr="003B64A0">
        <w:trPr>
          <w:trHeight w:val="288"/>
        </w:trPr>
        <w:tc>
          <w:tcPr>
            <w:tcW w:w="14396" w:type="dxa"/>
            <w:gridSpan w:val="17"/>
          </w:tcPr>
          <w:p w14:paraId="0EB30D07" w14:textId="24858767" w:rsidR="003B64A0" w:rsidRPr="008528CE" w:rsidRDefault="00CD2494" w:rsidP="008528CE">
            <w:r w:rsidRPr="008528CE">
              <w:rPr>
                <w:rFonts w:asciiTheme="minorHAnsi" w:hAnsiTheme="minorHAnsi"/>
                <w:b/>
                <w:sz w:val="18"/>
                <w:szCs w:val="18"/>
              </w:rPr>
              <w:t>Note</w:t>
            </w:r>
            <w:r w:rsidRPr="008528CE">
              <w:rPr>
                <w:rFonts w:asciiTheme="minorHAnsi" w:hAnsiTheme="minorHAnsi"/>
                <w:sz w:val="18"/>
                <w:szCs w:val="18"/>
              </w:rPr>
              <w:t xml:space="preserve">: </w:t>
            </w:r>
            <w:r w:rsidR="00B5283F" w:rsidRPr="008528CE">
              <w:t xml:space="preserve"> </w:t>
            </w:r>
          </w:p>
          <w:p w14:paraId="604AB872" w14:textId="0031B9D7" w:rsidR="00CD2494" w:rsidRPr="008528CE" w:rsidRDefault="00B5283F" w:rsidP="008528CE">
            <w:pPr>
              <w:rPr>
                <w:rFonts w:asciiTheme="minorHAnsi" w:hAnsiTheme="minorHAnsi"/>
                <w:sz w:val="18"/>
                <w:szCs w:val="18"/>
              </w:rPr>
            </w:pPr>
            <w:r w:rsidRPr="008528CE">
              <w:rPr>
                <w:rFonts w:asciiTheme="minorHAnsi" w:hAnsiTheme="minorHAnsi"/>
                <w:sz w:val="18"/>
                <w:szCs w:val="18"/>
              </w:rPr>
              <w:t>&lt;&lt;Static Text - see the top&gt;&gt;</w:t>
            </w:r>
          </w:p>
        </w:tc>
      </w:tr>
    </w:tbl>
    <w:p w14:paraId="68A53DD0" w14:textId="77777777" w:rsidR="003116BB" w:rsidRPr="008528CE" w:rsidRDefault="003116BB" w:rsidP="008528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99"/>
        <w:gridCol w:w="1441"/>
        <w:gridCol w:w="1440"/>
        <w:gridCol w:w="1440"/>
        <w:gridCol w:w="1440"/>
        <w:gridCol w:w="5630"/>
      </w:tblGrid>
      <w:tr w:rsidR="003116BB" w:rsidRPr="008528CE" w14:paraId="15480B43" w14:textId="77777777" w:rsidTr="007342D0">
        <w:trPr>
          <w:cantSplit/>
          <w:trHeight w:val="317"/>
        </w:trPr>
        <w:tc>
          <w:tcPr>
            <w:tcW w:w="14390" w:type="dxa"/>
            <w:gridSpan w:val="6"/>
            <w:tcBorders>
              <w:top w:val="single" w:sz="4" w:space="0" w:color="auto"/>
              <w:left w:val="single" w:sz="4" w:space="0" w:color="auto"/>
              <w:bottom w:val="single" w:sz="6" w:space="0" w:color="auto"/>
              <w:right w:val="single" w:sz="4" w:space="0" w:color="auto"/>
            </w:tcBorders>
            <w:shd w:val="clear" w:color="auto" w:fill="auto"/>
          </w:tcPr>
          <w:p w14:paraId="15480B3D" w14:textId="31A84AE4" w:rsidR="00E512E4" w:rsidRPr="008528CE" w:rsidRDefault="005C2B1E" w:rsidP="008528CE">
            <w:pPr>
              <w:keepNext/>
              <w:rPr>
                <w:rFonts w:ascii="Calibri" w:eastAsia="Calibri" w:hAnsi="Calibri"/>
                <w:b/>
                <w:sz w:val="20"/>
                <w:szCs w:val="20"/>
              </w:rPr>
            </w:pPr>
            <w:r w:rsidRPr="008528CE">
              <w:rPr>
                <w:rFonts w:ascii="Calibri" w:hAnsi="Calibri"/>
                <w:b/>
                <w:sz w:val="22"/>
              </w:rPr>
              <w:t>E.</w:t>
            </w:r>
            <w:r w:rsidR="00B50AFC" w:rsidRPr="008528CE">
              <w:rPr>
                <w:rFonts w:ascii="Calibri" w:hAnsi="Calibri"/>
                <w:b/>
                <w:vanish/>
                <w:sz w:val="22"/>
              </w:rPr>
              <w:br w:type="page"/>
            </w:r>
            <w:r w:rsidR="004A5E91" w:rsidRPr="008528CE">
              <w:rPr>
                <w:rFonts w:ascii="Calibri" w:hAnsi="Calibri"/>
                <w:b/>
                <w:sz w:val="18"/>
                <w:szCs w:val="20"/>
              </w:rPr>
              <w:t xml:space="preserve"> </w:t>
            </w:r>
            <w:r w:rsidR="004A5E91" w:rsidRPr="008528CE">
              <w:rPr>
                <w:rFonts w:ascii="Calibri" w:hAnsi="Calibri"/>
                <w:b/>
                <w:sz w:val="20"/>
                <w:szCs w:val="20"/>
              </w:rPr>
              <w:t xml:space="preserve">Slab </w:t>
            </w:r>
            <w:r w:rsidR="00596C30" w:rsidRPr="008528CE">
              <w:rPr>
                <w:rFonts w:ascii="Calibri" w:hAnsi="Calibri"/>
                <w:b/>
                <w:sz w:val="20"/>
                <w:szCs w:val="20"/>
              </w:rPr>
              <w:t xml:space="preserve">On Grade/Concrete Raised Floor </w:t>
            </w:r>
            <w:r w:rsidR="004A5E91" w:rsidRPr="008528CE">
              <w:rPr>
                <w:rFonts w:ascii="Calibri" w:hAnsi="Calibri"/>
                <w:b/>
                <w:sz w:val="20"/>
                <w:szCs w:val="20"/>
              </w:rPr>
              <w:t>Insulation</w:t>
            </w:r>
            <w:r w:rsidR="00CF1F39" w:rsidRPr="008528CE">
              <w:rPr>
                <w:rFonts w:ascii="Calibri" w:hAnsi="Calibri"/>
                <w:b/>
                <w:sz w:val="20"/>
                <w:szCs w:val="20"/>
              </w:rPr>
              <w:t xml:space="preserve"> (Table 150.1-A)</w:t>
            </w:r>
          </w:p>
          <w:p w14:paraId="15480B3E" w14:textId="13637389"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&lt;&lt;if</w:t>
            </w:r>
            <w:r w:rsidR="00C81BA9" w:rsidRPr="008528CE">
              <w:rPr>
                <w:rFonts w:asciiTheme="minorHAnsi" w:eastAsia="Calibri" w:hAnsiTheme="minorHAnsi"/>
                <w:sz w:val="20"/>
              </w:rPr>
              <w:t xml:space="preserve"> A12 &gt; 0</w:t>
            </w:r>
            <w:r w:rsidRPr="008528CE">
              <w:rPr>
                <w:rFonts w:asciiTheme="minorHAnsi" w:eastAsia="Calibri" w:hAnsiTheme="minorHAnsi"/>
                <w:sz w:val="20"/>
              </w:rPr>
              <w:t xml:space="preserve"> </w:t>
            </w:r>
            <w:r w:rsidR="00C81BA9" w:rsidRPr="008528CE">
              <w:rPr>
                <w:rFonts w:asciiTheme="minorHAnsi" w:eastAsia="Calibri" w:hAnsiTheme="minorHAnsi"/>
                <w:sz w:val="20"/>
              </w:rPr>
              <w:t xml:space="preserve">AND </w:t>
            </w:r>
            <w:r w:rsidRPr="008528CE">
              <w:rPr>
                <w:rFonts w:asciiTheme="minorHAnsi" w:eastAsia="Calibri" w:hAnsiTheme="minorHAnsi"/>
                <w:sz w:val="20"/>
              </w:rPr>
              <w:t>A13 = one of the items in the following list:</w:t>
            </w:r>
          </w:p>
          <w:p w14:paraId="15480B3F"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 300 ft2</w:t>
            </w:r>
          </w:p>
          <w:p w14:paraId="15480B40"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300 to ≤ 400 ft2</w:t>
            </w:r>
          </w:p>
          <w:p w14:paraId="689543CC" w14:textId="77777777" w:rsidR="00303BEF" w:rsidRPr="008528CE" w:rsidRDefault="00EE5A33" w:rsidP="008528CE">
            <w:pPr>
              <w:rPr>
                <w:rFonts w:asciiTheme="minorHAnsi" w:eastAsia="Calibri" w:hAnsiTheme="minorHAnsi"/>
                <w:sz w:val="20"/>
              </w:rPr>
            </w:pPr>
            <w:r w:rsidRPr="008528CE">
              <w:rPr>
                <w:rFonts w:asciiTheme="minorHAnsi" w:eastAsia="Calibri" w:hAnsiTheme="minorHAnsi"/>
                <w:sz w:val="20"/>
              </w:rPr>
              <w:t>*Addition &gt; 400 to ≤ 700 ft2</w:t>
            </w:r>
          </w:p>
          <w:p w14:paraId="0F8D5A13" w14:textId="301D215A" w:rsidR="00303BEF" w:rsidRPr="008528CE" w:rsidRDefault="00303BEF" w:rsidP="008528CE">
            <w:pPr>
              <w:rPr>
                <w:rFonts w:ascii="Calibri" w:hAnsi="Calibri"/>
                <w:sz w:val="20"/>
                <w:szCs w:val="18"/>
              </w:rPr>
            </w:pPr>
            <w:r w:rsidRPr="008528CE">
              <w:rPr>
                <w:rFonts w:ascii="Calibri" w:hAnsi="Calibri"/>
                <w:sz w:val="20"/>
                <w:szCs w:val="18"/>
              </w:rPr>
              <w:t xml:space="preserve">*ADU Addition </w:t>
            </w:r>
            <w:r w:rsidRPr="008528CE">
              <w:rPr>
                <w:rFonts w:ascii="Calibri" w:hAnsi="Calibri"/>
                <w:sz w:val="20"/>
                <w:szCs w:val="18"/>
                <w:u w:val="single"/>
              </w:rPr>
              <w:t>&lt;</w:t>
            </w:r>
            <w:r w:rsidRPr="008528CE">
              <w:rPr>
                <w:rFonts w:ascii="Calibri" w:hAnsi="Calibri"/>
                <w:sz w:val="20"/>
                <w:szCs w:val="18"/>
              </w:rPr>
              <w:t xml:space="preserve"> 300 ft</w:t>
            </w:r>
            <w:r w:rsidRPr="008528CE">
              <w:rPr>
                <w:rFonts w:ascii="Calibri" w:hAnsi="Calibri"/>
                <w:sz w:val="20"/>
                <w:szCs w:val="18"/>
                <w:vertAlign w:val="superscript"/>
              </w:rPr>
              <w:t>2</w:t>
            </w:r>
            <w:r w:rsidRPr="008528CE">
              <w:rPr>
                <w:rFonts w:ascii="Calibri" w:hAnsi="Calibri"/>
                <w:sz w:val="20"/>
                <w:szCs w:val="18"/>
              </w:rPr>
              <w:t xml:space="preserve">   </w:t>
            </w:r>
          </w:p>
          <w:p w14:paraId="3CC55203" w14:textId="77777777" w:rsidR="00303BEF" w:rsidRPr="008528CE" w:rsidRDefault="00303BEF"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78E7FF06" w14:textId="77777777" w:rsidR="00303BEF" w:rsidRPr="008528CE" w:rsidRDefault="00303BEF"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772F8362" w14:textId="77777777" w:rsidR="00303BEF" w:rsidRPr="008528CE" w:rsidRDefault="00303BEF" w:rsidP="008528CE">
            <w:pPr>
              <w:rPr>
                <w:rFonts w:asciiTheme="minorHAnsi" w:eastAsia="Calibri" w:hAnsiTheme="minorHAnsi"/>
                <w:sz w:val="22"/>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p>
          <w:p w14:paraId="1969AD13" w14:textId="4E35B168" w:rsidR="00AF54B3" w:rsidRPr="008528CE" w:rsidRDefault="00B50AFC" w:rsidP="008528CE">
            <w:pPr>
              <w:keepNext/>
              <w:rPr>
                <w:rFonts w:asciiTheme="minorHAnsi" w:eastAsia="Calibri" w:hAnsiTheme="minorHAnsi"/>
                <w:sz w:val="20"/>
              </w:rPr>
            </w:pPr>
            <w:r w:rsidRPr="008528CE">
              <w:rPr>
                <w:rFonts w:asciiTheme="minorHAnsi" w:eastAsia="Calibri" w:hAnsiTheme="minorHAnsi"/>
                <w:sz w:val="20"/>
              </w:rPr>
              <w:t>*Addition &gt; 700 to ≤ 1,000 ft2 then display this section</w:t>
            </w:r>
            <w:r w:rsidR="00AF54B3" w:rsidRPr="008528CE">
              <w:rPr>
                <w:rFonts w:asciiTheme="minorHAnsi" w:eastAsia="Calibri" w:hAnsiTheme="minorHAnsi"/>
                <w:sz w:val="20"/>
              </w:rPr>
              <w:t>;</w:t>
            </w:r>
            <w:r w:rsidRPr="008528CE">
              <w:rPr>
                <w:rFonts w:asciiTheme="minorHAnsi" w:eastAsia="Calibri" w:hAnsiTheme="minorHAnsi"/>
                <w:sz w:val="20"/>
              </w:rPr>
              <w:t xml:space="preserve"> </w:t>
            </w:r>
          </w:p>
          <w:p w14:paraId="15480B42" w14:textId="7CE3C336" w:rsidR="00E512E4" w:rsidRPr="008528CE" w:rsidRDefault="00B50AFC" w:rsidP="008528CE">
            <w:pPr>
              <w:keepNext/>
              <w:rPr>
                <w:rFonts w:ascii="Calibri" w:hAnsi="Calibri"/>
                <w:b/>
                <w:sz w:val="22"/>
                <w:szCs w:val="22"/>
              </w:rPr>
            </w:pPr>
            <w:r w:rsidRPr="008528CE">
              <w:rPr>
                <w:rFonts w:asciiTheme="minorHAnsi" w:eastAsia="Calibri" w:hAnsiTheme="minorHAnsi"/>
                <w:sz w:val="20"/>
              </w:rPr>
              <w:t>else display the standard “This Section Does Not Apply” message</w:t>
            </w:r>
            <w:r w:rsidR="004A5E91" w:rsidRPr="008528CE">
              <w:rPr>
                <w:rFonts w:asciiTheme="minorHAnsi" w:eastAsia="Calibri" w:hAnsiTheme="minorHAnsi"/>
                <w:sz w:val="20"/>
              </w:rPr>
              <w:t>&gt;&gt;</w:t>
            </w:r>
          </w:p>
        </w:tc>
      </w:tr>
      <w:tr w:rsidR="003116BB" w:rsidRPr="008528CE" w14:paraId="15480B4A" w14:textId="77777777" w:rsidTr="007342D0">
        <w:trPr>
          <w:cantSplit/>
          <w:trHeight w:val="237"/>
        </w:trPr>
        <w:tc>
          <w:tcPr>
            <w:tcW w:w="2999" w:type="dxa"/>
            <w:tcBorders>
              <w:top w:val="single" w:sz="6" w:space="0" w:color="auto"/>
              <w:left w:val="single" w:sz="4" w:space="0" w:color="auto"/>
              <w:bottom w:val="single" w:sz="6" w:space="0" w:color="auto"/>
            </w:tcBorders>
            <w:vAlign w:val="bottom"/>
          </w:tcPr>
          <w:p w14:paraId="15480B44" w14:textId="77777777" w:rsidR="003116BB" w:rsidRPr="008528CE" w:rsidRDefault="003116BB"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01</w:t>
            </w:r>
          </w:p>
        </w:tc>
        <w:tc>
          <w:tcPr>
            <w:tcW w:w="1441" w:type="dxa"/>
            <w:tcBorders>
              <w:top w:val="single" w:sz="6" w:space="0" w:color="auto"/>
              <w:bottom w:val="single" w:sz="6" w:space="0" w:color="auto"/>
            </w:tcBorders>
            <w:vAlign w:val="bottom"/>
          </w:tcPr>
          <w:p w14:paraId="15480B45" w14:textId="77777777" w:rsidR="003116BB" w:rsidRPr="008528CE" w:rsidRDefault="003116BB"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02</w:t>
            </w:r>
          </w:p>
        </w:tc>
        <w:tc>
          <w:tcPr>
            <w:tcW w:w="1440" w:type="dxa"/>
            <w:tcBorders>
              <w:top w:val="single" w:sz="6" w:space="0" w:color="auto"/>
              <w:bottom w:val="single" w:sz="6" w:space="0" w:color="auto"/>
            </w:tcBorders>
            <w:vAlign w:val="bottom"/>
          </w:tcPr>
          <w:p w14:paraId="15480B46" w14:textId="77777777" w:rsidR="003116BB" w:rsidRPr="008528CE" w:rsidRDefault="003116BB"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03</w:t>
            </w:r>
          </w:p>
        </w:tc>
        <w:tc>
          <w:tcPr>
            <w:tcW w:w="1440" w:type="dxa"/>
            <w:tcBorders>
              <w:top w:val="single" w:sz="6" w:space="0" w:color="auto"/>
              <w:bottom w:val="single" w:sz="6" w:space="0" w:color="auto"/>
            </w:tcBorders>
            <w:vAlign w:val="bottom"/>
          </w:tcPr>
          <w:p w14:paraId="15480B47" w14:textId="77777777" w:rsidR="003116BB" w:rsidRPr="008528CE" w:rsidRDefault="003116BB"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04</w:t>
            </w:r>
          </w:p>
        </w:tc>
        <w:tc>
          <w:tcPr>
            <w:tcW w:w="1440" w:type="dxa"/>
            <w:tcBorders>
              <w:top w:val="single" w:sz="6" w:space="0" w:color="auto"/>
              <w:bottom w:val="single" w:sz="6" w:space="0" w:color="auto"/>
            </w:tcBorders>
            <w:vAlign w:val="bottom"/>
          </w:tcPr>
          <w:p w14:paraId="15480B48" w14:textId="77777777" w:rsidR="003116BB" w:rsidRPr="008528CE" w:rsidRDefault="003116BB"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05</w:t>
            </w:r>
          </w:p>
        </w:tc>
        <w:tc>
          <w:tcPr>
            <w:tcW w:w="5630" w:type="dxa"/>
            <w:tcBorders>
              <w:top w:val="single" w:sz="6" w:space="0" w:color="auto"/>
              <w:bottom w:val="single" w:sz="6" w:space="0" w:color="auto"/>
              <w:right w:val="single" w:sz="4" w:space="0" w:color="auto"/>
            </w:tcBorders>
            <w:vAlign w:val="bottom"/>
          </w:tcPr>
          <w:p w14:paraId="15480B49" w14:textId="77777777" w:rsidR="003116BB" w:rsidRPr="008528CE" w:rsidRDefault="003116BB"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8528CE">
              <w:rPr>
                <w:rFonts w:ascii="Calibri" w:hAnsi="Calibri"/>
                <w:sz w:val="18"/>
                <w:szCs w:val="22"/>
              </w:rPr>
              <w:t>06</w:t>
            </w:r>
          </w:p>
        </w:tc>
      </w:tr>
      <w:tr w:rsidR="003116BB" w:rsidRPr="008528CE" w14:paraId="15480B4F" w14:textId="77777777" w:rsidTr="007342D0">
        <w:trPr>
          <w:cantSplit/>
          <w:trHeight w:val="288"/>
        </w:trPr>
        <w:tc>
          <w:tcPr>
            <w:tcW w:w="2999" w:type="dxa"/>
            <w:vMerge w:val="restart"/>
            <w:tcBorders>
              <w:top w:val="single" w:sz="6" w:space="0" w:color="auto"/>
              <w:left w:val="single" w:sz="4" w:space="0" w:color="auto"/>
              <w:bottom w:val="single" w:sz="6" w:space="0" w:color="auto"/>
            </w:tcBorders>
            <w:vAlign w:val="bottom"/>
          </w:tcPr>
          <w:p w14:paraId="15480B4B"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Floor Type</w:t>
            </w:r>
          </w:p>
        </w:tc>
        <w:tc>
          <w:tcPr>
            <w:tcW w:w="2881" w:type="dxa"/>
            <w:gridSpan w:val="2"/>
            <w:tcBorders>
              <w:top w:val="single" w:sz="6" w:space="0" w:color="auto"/>
              <w:bottom w:val="single" w:sz="6" w:space="0" w:color="auto"/>
            </w:tcBorders>
            <w:vAlign w:val="bottom"/>
          </w:tcPr>
          <w:p w14:paraId="15480B4C"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b/>
                <w:sz w:val="18"/>
                <w:szCs w:val="18"/>
              </w:rPr>
              <w:t>Proposed</w:t>
            </w:r>
          </w:p>
        </w:tc>
        <w:tc>
          <w:tcPr>
            <w:tcW w:w="2880" w:type="dxa"/>
            <w:gridSpan w:val="2"/>
            <w:tcBorders>
              <w:top w:val="single" w:sz="6" w:space="0" w:color="auto"/>
              <w:bottom w:val="single" w:sz="6" w:space="0" w:color="auto"/>
            </w:tcBorders>
            <w:vAlign w:val="bottom"/>
          </w:tcPr>
          <w:p w14:paraId="15480B4D" w14:textId="77777777" w:rsidR="003116BB" w:rsidRPr="008528CE" w:rsidRDefault="003116BB" w:rsidP="008528CE">
            <w:pPr>
              <w:keepNext/>
              <w:tabs>
                <w:tab w:val="left" w:pos="540"/>
                <w:tab w:val="left" w:pos="900"/>
                <w:tab w:val="left" w:pos="2844"/>
              </w:tabs>
              <w:jc w:val="center"/>
              <w:rPr>
                <w:rFonts w:ascii="Calibri" w:hAnsi="Calibri"/>
                <w:sz w:val="18"/>
                <w:szCs w:val="18"/>
              </w:rPr>
            </w:pPr>
            <w:r w:rsidRPr="008528CE">
              <w:rPr>
                <w:rFonts w:ascii="Calibri" w:hAnsi="Calibri"/>
                <w:b/>
                <w:sz w:val="18"/>
                <w:szCs w:val="18"/>
              </w:rPr>
              <w:t>Required</w:t>
            </w:r>
          </w:p>
        </w:tc>
        <w:tc>
          <w:tcPr>
            <w:tcW w:w="5630" w:type="dxa"/>
            <w:vMerge w:val="restart"/>
            <w:tcBorders>
              <w:top w:val="single" w:sz="6" w:space="0" w:color="auto"/>
              <w:bottom w:val="single" w:sz="6" w:space="0" w:color="auto"/>
              <w:right w:val="single" w:sz="4" w:space="0" w:color="auto"/>
            </w:tcBorders>
            <w:vAlign w:val="bottom"/>
          </w:tcPr>
          <w:p w14:paraId="15480B4E" w14:textId="7777777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Comments</w:t>
            </w:r>
          </w:p>
        </w:tc>
      </w:tr>
      <w:tr w:rsidR="003116BB" w:rsidRPr="008528CE" w14:paraId="15480B56" w14:textId="77777777" w:rsidTr="007342D0">
        <w:trPr>
          <w:cantSplit/>
          <w:trHeight w:val="288"/>
        </w:trPr>
        <w:tc>
          <w:tcPr>
            <w:tcW w:w="2999" w:type="dxa"/>
            <w:vMerge/>
            <w:tcBorders>
              <w:top w:val="single" w:sz="6" w:space="0" w:color="auto"/>
              <w:left w:val="single" w:sz="4" w:space="0" w:color="auto"/>
              <w:bottom w:val="single" w:sz="6" w:space="0" w:color="auto"/>
            </w:tcBorders>
            <w:vAlign w:val="bottom"/>
          </w:tcPr>
          <w:p w14:paraId="15480B50"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c>
          <w:tcPr>
            <w:tcW w:w="1441" w:type="dxa"/>
            <w:tcBorders>
              <w:top w:val="single" w:sz="6" w:space="0" w:color="auto"/>
              <w:bottom w:val="single" w:sz="6" w:space="0" w:color="auto"/>
            </w:tcBorders>
            <w:vAlign w:val="bottom"/>
          </w:tcPr>
          <w:p w14:paraId="350CE24D" w14:textId="77777777" w:rsidR="002B562D" w:rsidRPr="008528CE" w:rsidRDefault="002B562D"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Insulation</w:t>
            </w:r>
          </w:p>
          <w:p w14:paraId="15480B51" w14:textId="5E927E87"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R-value</w:t>
            </w:r>
          </w:p>
        </w:tc>
        <w:tc>
          <w:tcPr>
            <w:tcW w:w="1440" w:type="dxa"/>
            <w:tcBorders>
              <w:top w:val="single" w:sz="6" w:space="0" w:color="auto"/>
              <w:bottom w:val="single" w:sz="6" w:space="0" w:color="auto"/>
            </w:tcBorders>
            <w:vAlign w:val="bottom"/>
          </w:tcPr>
          <w:p w14:paraId="51333DA9" w14:textId="77777777" w:rsidR="002B562D" w:rsidRPr="008528CE" w:rsidRDefault="002B562D"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Insulation</w:t>
            </w:r>
          </w:p>
          <w:p w14:paraId="15480B52" w14:textId="49EE2CA3" w:rsidR="003116BB" w:rsidRPr="008528CE" w:rsidRDefault="003116BB" w:rsidP="008528CE">
            <w:pPr>
              <w:keepNext/>
              <w:tabs>
                <w:tab w:val="left" w:pos="540"/>
                <w:tab w:val="left" w:pos="900"/>
                <w:tab w:val="left" w:pos="3420"/>
              </w:tabs>
              <w:jc w:val="center"/>
              <w:rPr>
                <w:rFonts w:ascii="Calibri" w:hAnsi="Calibri"/>
                <w:sz w:val="18"/>
                <w:szCs w:val="18"/>
              </w:rPr>
            </w:pPr>
            <w:r w:rsidRPr="008528CE">
              <w:rPr>
                <w:rFonts w:ascii="Calibri" w:hAnsi="Calibri"/>
                <w:sz w:val="18"/>
                <w:szCs w:val="18"/>
              </w:rPr>
              <w:t>U-factor</w:t>
            </w:r>
          </w:p>
        </w:tc>
        <w:tc>
          <w:tcPr>
            <w:tcW w:w="1440" w:type="dxa"/>
            <w:tcBorders>
              <w:top w:val="single" w:sz="6" w:space="0" w:color="auto"/>
              <w:bottom w:val="single" w:sz="6" w:space="0" w:color="auto"/>
            </w:tcBorders>
            <w:vAlign w:val="bottom"/>
          </w:tcPr>
          <w:p w14:paraId="15480B53" w14:textId="77777777" w:rsidR="003116BB" w:rsidRPr="008528CE" w:rsidRDefault="003116BB" w:rsidP="008528CE">
            <w:pPr>
              <w:keepNext/>
              <w:tabs>
                <w:tab w:val="left" w:pos="540"/>
                <w:tab w:val="left" w:pos="900"/>
                <w:tab w:val="left" w:pos="2844"/>
              </w:tabs>
              <w:jc w:val="center"/>
              <w:rPr>
                <w:rFonts w:ascii="Calibri" w:hAnsi="Calibri"/>
                <w:sz w:val="18"/>
                <w:szCs w:val="18"/>
              </w:rPr>
            </w:pPr>
            <w:r w:rsidRPr="008528CE">
              <w:rPr>
                <w:rFonts w:ascii="Calibri" w:hAnsi="Calibri"/>
                <w:sz w:val="18"/>
                <w:szCs w:val="18"/>
              </w:rPr>
              <w:t xml:space="preserve">Insulation </w:t>
            </w:r>
            <w:r w:rsidRPr="008528CE">
              <w:rPr>
                <w:rFonts w:ascii="Calibri" w:hAnsi="Calibri"/>
                <w:sz w:val="18"/>
                <w:szCs w:val="18"/>
              </w:rPr>
              <w:br/>
              <w:t>R-value</w:t>
            </w:r>
          </w:p>
        </w:tc>
        <w:tc>
          <w:tcPr>
            <w:tcW w:w="1440" w:type="dxa"/>
            <w:tcBorders>
              <w:top w:val="single" w:sz="6" w:space="0" w:color="auto"/>
              <w:bottom w:val="single" w:sz="6" w:space="0" w:color="auto"/>
            </w:tcBorders>
            <w:vAlign w:val="bottom"/>
          </w:tcPr>
          <w:p w14:paraId="15480B54" w14:textId="77777777" w:rsidR="003116BB" w:rsidRPr="008528CE" w:rsidRDefault="003116BB" w:rsidP="008528CE">
            <w:pPr>
              <w:keepNext/>
              <w:tabs>
                <w:tab w:val="left" w:pos="540"/>
                <w:tab w:val="left" w:pos="900"/>
                <w:tab w:val="left" w:pos="2844"/>
              </w:tabs>
              <w:jc w:val="center"/>
              <w:rPr>
                <w:rFonts w:ascii="Calibri" w:hAnsi="Calibri"/>
                <w:sz w:val="18"/>
                <w:szCs w:val="18"/>
              </w:rPr>
            </w:pPr>
            <w:r w:rsidRPr="008528CE">
              <w:rPr>
                <w:rFonts w:ascii="Calibri" w:hAnsi="Calibri"/>
                <w:sz w:val="18"/>
                <w:szCs w:val="18"/>
              </w:rPr>
              <w:t xml:space="preserve">Insulation </w:t>
            </w:r>
            <w:r w:rsidRPr="008528CE">
              <w:rPr>
                <w:rFonts w:ascii="Calibri" w:hAnsi="Calibri"/>
                <w:sz w:val="18"/>
                <w:szCs w:val="18"/>
              </w:rPr>
              <w:br/>
              <w:t>U-factor</w:t>
            </w:r>
          </w:p>
        </w:tc>
        <w:tc>
          <w:tcPr>
            <w:tcW w:w="5630" w:type="dxa"/>
            <w:vMerge/>
            <w:tcBorders>
              <w:top w:val="single" w:sz="6" w:space="0" w:color="auto"/>
              <w:bottom w:val="single" w:sz="6" w:space="0" w:color="auto"/>
              <w:right w:val="single" w:sz="4" w:space="0" w:color="auto"/>
            </w:tcBorders>
            <w:vAlign w:val="bottom"/>
          </w:tcPr>
          <w:p w14:paraId="15480B55" w14:textId="77777777" w:rsidR="003116BB" w:rsidRPr="008528CE" w:rsidRDefault="003116BB" w:rsidP="008528CE">
            <w:pPr>
              <w:keepNext/>
              <w:tabs>
                <w:tab w:val="left" w:pos="540"/>
                <w:tab w:val="left" w:pos="900"/>
                <w:tab w:val="left" w:pos="3420"/>
              </w:tabs>
              <w:jc w:val="center"/>
              <w:rPr>
                <w:rFonts w:ascii="Calibri" w:hAnsi="Calibri"/>
                <w:sz w:val="18"/>
                <w:szCs w:val="18"/>
              </w:rPr>
            </w:pPr>
          </w:p>
        </w:tc>
      </w:tr>
      <w:tr w:rsidR="00CC2F8D" w:rsidRPr="008528CE" w14:paraId="15480B5D" w14:textId="77777777" w:rsidTr="007342D0">
        <w:trPr>
          <w:cantSplit/>
          <w:trHeight w:val="320"/>
        </w:trPr>
        <w:tc>
          <w:tcPr>
            <w:tcW w:w="2999" w:type="dxa"/>
            <w:tcBorders>
              <w:top w:val="single" w:sz="6" w:space="0" w:color="auto"/>
              <w:left w:val="single" w:sz="4" w:space="0" w:color="auto"/>
              <w:bottom w:val="single" w:sz="6" w:space="0" w:color="auto"/>
            </w:tcBorders>
            <w:vAlign w:val="bottom"/>
          </w:tcPr>
          <w:p w14:paraId="15480B57" w14:textId="3F4A744A" w:rsidR="00CC2F8D" w:rsidRPr="008528CE" w:rsidRDefault="00CC2F8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 xml:space="preserve">&lt;&lt;User selects from list: Slab on grade,  </w:t>
            </w:r>
            <w:r w:rsidR="0028541B" w:rsidRPr="008528CE">
              <w:rPr>
                <w:rFonts w:ascii="Calibri" w:hAnsi="Calibri"/>
                <w:sz w:val="18"/>
                <w:szCs w:val="18"/>
              </w:rPr>
              <w:t xml:space="preserve">Concrete </w:t>
            </w:r>
            <w:r w:rsidRPr="008528CE">
              <w:rPr>
                <w:rFonts w:ascii="Calibri" w:hAnsi="Calibri"/>
                <w:sz w:val="18"/>
                <w:szCs w:val="18"/>
              </w:rPr>
              <w:t>raised</w:t>
            </w:r>
            <w:r w:rsidR="00802BAF" w:rsidRPr="008528CE">
              <w:rPr>
                <w:rFonts w:ascii="Calibri" w:hAnsi="Calibri"/>
                <w:sz w:val="18"/>
                <w:szCs w:val="18"/>
              </w:rPr>
              <w:t>, Heated Slab</w:t>
            </w:r>
            <w:r w:rsidR="00207709" w:rsidRPr="008528CE" w:rsidDel="00207709">
              <w:rPr>
                <w:rFonts w:ascii="Calibri" w:hAnsi="Calibri"/>
                <w:sz w:val="18"/>
                <w:szCs w:val="18"/>
              </w:rPr>
              <w:t xml:space="preserve"> </w:t>
            </w:r>
            <w:r w:rsidRPr="008528CE">
              <w:rPr>
                <w:rFonts w:ascii="Calibri" w:hAnsi="Calibri"/>
                <w:sz w:val="18"/>
                <w:szCs w:val="18"/>
              </w:rPr>
              <w:t>&gt;&gt;</w:t>
            </w:r>
          </w:p>
        </w:tc>
        <w:tc>
          <w:tcPr>
            <w:tcW w:w="1441" w:type="dxa"/>
            <w:tcBorders>
              <w:top w:val="single" w:sz="6" w:space="0" w:color="auto"/>
              <w:bottom w:val="single" w:sz="6" w:space="0" w:color="auto"/>
            </w:tcBorders>
            <w:vAlign w:val="bottom"/>
          </w:tcPr>
          <w:p w14:paraId="00869771" w14:textId="4A44E8E2" w:rsidR="0029671F" w:rsidRPr="008528CE" w:rsidRDefault="00CC2F8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&lt;&lt;</w:t>
            </w:r>
            <w:r w:rsidR="006E08C5" w:rsidRPr="008528CE">
              <w:rPr>
                <w:rFonts w:ascii="Calibri" w:hAnsi="Calibri"/>
                <w:sz w:val="18"/>
                <w:szCs w:val="18"/>
              </w:rPr>
              <w:t>User select from list:</w:t>
            </w:r>
          </w:p>
          <w:p w14:paraId="361FDB8F" w14:textId="26C9F98B"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*R-0;</w:t>
            </w:r>
          </w:p>
          <w:p w14:paraId="2D76FE79" w14:textId="0060BCBC"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*R-4;</w:t>
            </w:r>
          </w:p>
          <w:p w14:paraId="1A352D0D" w14:textId="79898F28"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*R-5;</w:t>
            </w:r>
          </w:p>
          <w:p w14:paraId="2D45DDBB" w14:textId="49F6F1D8"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*R-7;</w:t>
            </w:r>
          </w:p>
          <w:p w14:paraId="23297A80" w14:textId="7ED94B14"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*R-8;</w:t>
            </w:r>
          </w:p>
          <w:p w14:paraId="712239E5" w14:textId="7CBA1CEC"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 xml:space="preserve">*R-10 vertical; </w:t>
            </w:r>
          </w:p>
          <w:p w14:paraId="2CCCE497" w14:textId="62073D6A"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*R-10 vertical and R-7 horizontal; or</w:t>
            </w:r>
          </w:p>
          <w:p w14:paraId="4ACBE738" w14:textId="78C6A5D6"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*NA;</w:t>
            </w:r>
          </w:p>
          <w:p w14:paraId="35D4995D" w14:textId="0F7C19AA"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If E01 = ‘Heated slab’ or A09 = 16, then ‘NA’ not allowed</w:t>
            </w:r>
          </w:p>
          <w:p w14:paraId="26F1563E" w14:textId="77777777" w:rsidR="006E08C5" w:rsidRPr="008528CE" w:rsidRDefault="006E08C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15480B58" w14:textId="2854B9B1" w:rsidR="00CC2F8D" w:rsidRPr="008528CE" w:rsidRDefault="0029671F"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Note: Either R-value or U-factor is required, not both</w:t>
            </w:r>
            <w:r w:rsidR="00CC2F8D" w:rsidRPr="008528CE">
              <w:rPr>
                <w:rFonts w:ascii="Calibri" w:hAnsi="Calibri"/>
                <w:sz w:val="18"/>
                <w:szCs w:val="18"/>
              </w:rPr>
              <w:t>&gt;&gt;</w:t>
            </w:r>
          </w:p>
        </w:tc>
        <w:tc>
          <w:tcPr>
            <w:tcW w:w="1440" w:type="dxa"/>
            <w:tcBorders>
              <w:top w:val="single" w:sz="6" w:space="0" w:color="auto"/>
              <w:bottom w:val="single" w:sz="6" w:space="0" w:color="auto"/>
            </w:tcBorders>
            <w:vAlign w:val="bottom"/>
          </w:tcPr>
          <w:p w14:paraId="08111A01" w14:textId="70AEA69B" w:rsidR="0029671F" w:rsidRPr="008528CE" w:rsidRDefault="00CC2F8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&lt;&lt;</w:t>
            </w:r>
            <w:r w:rsidR="00207709" w:rsidRPr="008528CE">
              <w:rPr>
                <w:rFonts w:ascii="Calibri" w:hAnsi="Calibri"/>
                <w:sz w:val="18"/>
                <w:szCs w:val="18"/>
              </w:rPr>
              <w:t>I</w:t>
            </w:r>
            <w:r w:rsidR="00E344E1" w:rsidRPr="008528CE">
              <w:rPr>
                <w:rFonts w:ascii="Calibri" w:hAnsi="Calibri"/>
                <w:sz w:val="18"/>
                <w:szCs w:val="18"/>
              </w:rPr>
              <w:t xml:space="preserve">f E01 = </w:t>
            </w:r>
            <w:r w:rsidR="00802BAF" w:rsidRPr="008528CE">
              <w:rPr>
                <w:rFonts w:ascii="Calibri" w:hAnsi="Calibri"/>
                <w:sz w:val="18"/>
                <w:szCs w:val="18"/>
              </w:rPr>
              <w:t xml:space="preserve">‘Heated slab’ or A09 = 16, then require </w:t>
            </w:r>
            <w:r w:rsidRPr="008528CE">
              <w:rPr>
                <w:rFonts w:ascii="Calibri" w:hAnsi="Calibri"/>
                <w:sz w:val="18"/>
                <w:szCs w:val="18"/>
              </w:rPr>
              <w:t>User Input: DecimalNonnegative</w:t>
            </w:r>
            <w:r w:rsidR="00802BAF" w:rsidRPr="008528CE">
              <w:rPr>
                <w:rFonts w:ascii="Calibri" w:hAnsi="Calibri"/>
                <w:sz w:val="18"/>
                <w:szCs w:val="18"/>
              </w:rPr>
              <w:t>; else allow NA</w:t>
            </w:r>
          </w:p>
          <w:p w14:paraId="15480B59" w14:textId="73A70F56" w:rsidR="00CC2F8D" w:rsidRPr="008528CE" w:rsidRDefault="0029671F"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t>Note: Either R-value or U-factor is required, not both</w:t>
            </w:r>
            <w:r w:rsidR="00CC2F8D" w:rsidRPr="008528CE">
              <w:rPr>
                <w:rFonts w:ascii="Calibri" w:hAnsi="Calibri"/>
                <w:sz w:val="18"/>
                <w:szCs w:val="18"/>
              </w:rPr>
              <w:t>&gt;&gt;</w:t>
            </w:r>
          </w:p>
        </w:tc>
        <w:tc>
          <w:tcPr>
            <w:tcW w:w="1440" w:type="dxa"/>
            <w:tcBorders>
              <w:top w:val="single" w:sz="6" w:space="0" w:color="auto"/>
              <w:bottom w:val="single" w:sz="6" w:space="0" w:color="auto"/>
            </w:tcBorders>
            <w:vAlign w:val="bottom"/>
          </w:tcPr>
          <w:p w14:paraId="097F603F" w14:textId="67A03FD5" w:rsidR="00742745" w:rsidRPr="008528CE" w:rsidRDefault="00CC2F8D" w:rsidP="008528CE">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8528CE">
              <w:rPr>
                <w:rFonts w:ascii="Calibri" w:hAnsi="Calibri"/>
                <w:sz w:val="18"/>
                <w:szCs w:val="18"/>
              </w:rPr>
              <w:t>&lt;&lt;</w:t>
            </w:r>
            <w:r w:rsidR="0099272C" w:rsidRPr="008528CE">
              <w:rPr>
                <w:rFonts w:ascii="Calibri" w:hAnsi="Calibri"/>
                <w:sz w:val="18"/>
                <w:szCs w:val="18"/>
              </w:rPr>
              <w:t>if E02 = NA, then value = NA; elsei</w:t>
            </w:r>
            <w:r w:rsidR="00742745" w:rsidRPr="008528CE">
              <w:rPr>
                <w:rFonts w:ascii="Calibri" w:hAnsi="Calibri"/>
                <w:sz w:val="18"/>
                <w:szCs w:val="18"/>
              </w:rPr>
              <w:t xml:space="preserve">f A09 = 16 and E01 = “Slab on grade”, then value = R-7; </w:t>
            </w:r>
          </w:p>
          <w:p w14:paraId="769C0B8D" w14:textId="1F996289"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8528CE">
              <w:rPr>
                <w:rFonts w:ascii="Calibri" w:hAnsi="Calibri"/>
                <w:sz w:val="18"/>
                <w:szCs w:val="18"/>
              </w:rPr>
              <w:t>Else if A09 = 1-15</w:t>
            </w:r>
            <w:r w:rsidR="007B3E00" w:rsidRPr="008528CE">
              <w:rPr>
                <w:rFonts w:ascii="Calibri" w:hAnsi="Calibri"/>
                <w:sz w:val="18"/>
                <w:szCs w:val="18"/>
              </w:rPr>
              <w:t xml:space="preserve"> and E01 = “Slab on grade”</w:t>
            </w:r>
            <w:r w:rsidRPr="008528CE">
              <w:rPr>
                <w:rFonts w:ascii="Calibri" w:hAnsi="Calibri"/>
                <w:sz w:val="18"/>
                <w:szCs w:val="18"/>
              </w:rPr>
              <w:t>, then value = NA;</w:t>
            </w:r>
          </w:p>
          <w:p w14:paraId="5B74290A" w14:textId="77777777"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Calibri" w:hAnsi="Calibri"/>
                <w:sz w:val="18"/>
                <w:szCs w:val="18"/>
              </w:rPr>
              <w:t>else</w:t>
            </w:r>
            <w:r w:rsidRPr="008528CE">
              <w:rPr>
                <w:rFonts w:asciiTheme="minorHAnsi" w:hAnsiTheme="minorHAnsi"/>
                <w:sz w:val="18"/>
                <w:szCs w:val="18"/>
              </w:rPr>
              <w:t xml:space="preserve">if A09 = 1-2, 11, 13-14, or 16 and E01 = “Concrete raised”, then value = R-8; </w:t>
            </w:r>
          </w:p>
          <w:p w14:paraId="1257588D" w14:textId="77777777"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Theme="minorHAnsi" w:hAnsiTheme="minorHAnsi"/>
                <w:sz w:val="18"/>
                <w:szCs w:val="18"/>
              </w:rPr>
              <w:t>elseif A09 = 3-10 and E01 = “Concrete raised”, then value = R-0;</w:t>
            </w:r>
          </w:p>
          <w:p w14:paraId="3BECCCA0" w14:textId="77777777"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Theme="minorHAnsi" w:hAnsiTheme="minorHAnsi"/>
                <w:sz w:val="18"/>
                <w:szCs w:val="18"/>
              </w:rPr>
              <w:t xml:space="preserve">elseif A09 = 12 or 15 and E01 = “Concrete </w:t>
            </w:r>
            <w:r w:rsidRPr="008528CE">
              <w:rPr>
                <w:rFonts w:asciiTheme="minorHAnsi" w:hAnsiTheme="minorHAnsi"/>
                <w:sz w:val="18"/>
                <w:szCs w:val="18"/>
              </w:rPr>
              <w:lastRenderedPageBreak/>
              <w:t xml:space="preserve">raised”, then value = R-4; </w:t>
            </w:r>
          </w:p>
          <w:p w14:paraId="0672E0D5" w14:textId="77777777"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8528CE">
              <w:rPr>
                <w:rFonts w:asciiTheme="minorHAnsi" w:hAnsiTheme="minorHAnsi"/>
                <w:sz w:val="18"/>
                <w:szCs w:val="18"/>
              </w:rPr>
              <w:t xml:space="preserve">elseif A09 = 1-15 and E01 = “Heated slab”, then value = </w:t>
            </w:r>
            <w:r w:rsidRPr="008528CE">
              <w:rPr>
                <w:rFonts w:ascii="Calibri" w:hAnsi="Calibri"/>
                <w:sz w:val="18"/>
                <w:szCs w:val="18"/>
              </w:rPr>
              <w:t xml:space="preserve">R-5; </w:t>
            </w:r>
          </w:p>
          <w:p w14:paraId="00280288" w14:textId="77777777"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Calibri" w:hAnsi="Calibri"/>
                <w:sz w:val="18"/>
                <w:szCs w:val="18"/>
              </w:rPr>
              <w:t xml:space="preserve">elseif </w:t>
            </w:r>
            <w:r w:rsidRPr="008528CE">
              <w:rPr>
                <w:rFonts w:asciiTheme="minorHAnsi" w:hAnsiTheme="minorHAnsi"/>
                <w:sz w:val="18"/>
                <w:szCs w:val="18"/>
              </w:rPr>
              <w:t xml:space="preserve">A09 = 16 and E01 = “Heated slab”, user selects from </w:t>
            </w:r>
          </w:p>
          <w:p w14:paraId="15480B5A" w14:textId="7DCC1450" w:rsidR="00CC2F8D" w:rsidRPr="008528CE" w:rsidRDefault="00742745"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Theme="minorHAnsi" w:hAnsiTheme="minorHAnsi"/>
                <w:sz w:val="18"/>
                <w:szCs w:val="18"/>
              </w:rPr>
              <w:t>*R-10 vertical or *R-10 vertical and R-7 horizontal</w:t>
            </w:r>
            <w:r w:rsidR="00CC2F8D" w:rsidRPr="008528CE">
              <w:rPr>
                <w:rFonts w:ascii="Calibri" w:hAnsi="Calibri"/>
                <w:sz w:val="18"/>
                <w:szCs w:val="18"/>
              </w:rPr>
              <w:t>&gt;&gt;</w:t>
            </w:r>
          </w:p>
        </w:tc>
        <w:tc>
          <w:tcPr>
            <w:tcW w:w="1440" w:type="dxa"/>
            <w:tcBorders>
              <w:top w:val="single" w:sz="6" w:space="0" w:color="auto"/>
              <w:bottom w:val="single" w:sz="6" w:space="0" w:color="auto"/>
            </w:tcBorders>
            <w:vAlign w:val="bottom"/>
          </w:tcPr>
          <w:p w14:paraId="2E914FA7" w14:textId="1E9B4626" w:rsidR="00742745" w:rsidRPr="008528CE" w:rsidRDefault="00CC2F8D"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Calibri" w:hAnsi="Calibri"/>
                <w:sz w:val="18"/>
                <w:szCs w:val="18"/>
              </w:rPr>
              <w:lastRenderedPageBreak/>
              <w:t>&lt;&lt;</w:t>
            </w:r>
            <w:r w:rsidR="0099272C" w:rsidRPr="008528CE">
              <w:rPr>
                <w:rFonts w:ascii="Calibri" w:hAnsi="Calibri"/>
                <w:sz w:val="18"/>
                <w:szCs w:val="18"/>
              </w:rPr>
              <w:t>if E03 = NA, then value = NA; elsei</w:t>
            </w:r>
            <w:r w:rsidR="00742745" w:rsidRPr="008528CE">
              <w:rPr>
                <w:rFonts w:ascii="Calibri" w:hAnsi="Calibri"/>
                <w:sz w:val="18"/>
                <w:szCs w:val="18"/>
              </w:rPr>
              <w:t>f A09 = 16 and E01 = ”Slab on grade”,</w:t>
            </w:r>
            <w:r w:rsidR="0099272C" w:rsidRPr="008528CE">
              <w:rPr>
                <w:rFonts w:ascii="Calibri" w:hAnsi="Calibri"/>
                <w:sz w:val="18"/>
                <w:szCs w:val="18"/>
              </w:rPr>
              <w:t xml:space="preserve"> then value = 0.</w:t>
            </w:r>
            <w:r w:rsidR="00742745" w:rsidRPr="008528CE">
              <w:rPr>
                <w:rFonts w:ascii="Calibri" w:hAnsi="Calibri"/>
                <w:sz w:val="18"/>
                <w:szCs w:val="18"/>
              </w:rPr>
              <w:t>58</w:t>
            </w:r>
            <w:r w:rsidR="00742745" w:rsidRPr="008528CE">
              <w:rPr>
                <w:rFonts w:asciiTheme="minorHAnsi" w:hAnsiTheme="minorHAnsi"/>
                <w:sz w:val="18"/>
                <w:szCs w:val="18"/>
              </w:rPr>
              <w:t xml:space="preserve">; </w:t>
            </w:r>
          </w:p>
          <w:p w14:paraId="17A9983B" w14:textId="114C83DF"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8528CE">
              <w:rPr>
                <w:rFonts w:ascii="Calibri" w:hAnsi="Calibri"/>
                <w:sz w:val="18"/>
                <w:szCs w:val="18"/>
              </w:rPr>
              <w:t>Else if A09 = 1-15</w:t>
            </w:r>
            <w:r w:rsidR="007B3E00" w:rsidRPr="008528CE">
              <w:rPr>
                <w:rFonts w:ascii="Calibri" w:hAnsi="Calibri"/>
                <w:sz w:val="18"/>
                <w:szCs w:val="18"/>
              </w:rPr>
              <w:t xml:space="preserve"> and E01 = “Slab on grade”</w:t>
            </w:r>
            <w:r w:rsidRPr="008528CE">
              <w:rPr>
                <w:rFonts w:ascii="Calibri" w:hAnsi="Calibri"/>
                <w:sz w:val="18"/>
                <w:szCs w:val="18"/>
              </w:rPr>
              <w:t>, then value = NA;</w:t>
            </w:r>
          </w:p>
          <w:p w14:paraId="6041CBC0" w14:textId="4ACBA0A6"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Theme="minorHAnsi" w:hAnsiTheme="minorHAnsi"/>
                <w:sz w:val="18"/>
                <w:szCs w:val="18"/>
              </w:rPr>
              <w:t xml:space="preserve">elseif A09 = 1-2, 11, 13-14, or 16 and </w:t>
            </w:r>
            <w:r w:rsidR="007B3E00" w:rsidRPr="008528CE">
              <w:rPr>
                <w:rFonts w:asciiTheme="minorHAnsi" w:hAnsiTheme="minorHAnsi"/>
                <w:sz w:val="18"/>
                <w:szCs w:val="18"/>
              </w:rPr>
              <w:t>E01</w:t>
            </w:r>
            <w:r w:rsidRPr="008528CE">
              <w:rPr>
                <w:rFonts w:asciiTheme="minorHAnsi" w:hAnsiTheme="minorHAnsi"/>
                <w:sz w:val="18"/>
                <w:szCs w:val="18"/>
              </w:rPr>
              <w:t xml:space="preserve">= “Concrete Raised”, then value = 0.092; </w:t>
            </w:r>
          </w:p>
          <w:p w14:paraId="5732670E" w14:textId="2785F8A8" w:rsidR="00742745" w:rsidRPr="008528CE" w:rsidRDefault="00742745" w:rsidP="008528CE">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8528CE">
              <w:rPr>
                <w:rFonts w:asciiTheme="minorHAnsi" w:hAnsiTheme="minorHAnsi"/>
                <w:sz w:val="18"/>
                <w:szCs w:val="18"/>
              </w:rPr>
              <w:t xml:space="preserve">elseif A09 = 3-10 and </w:t>
            </w:r>
            <w:r w:rsidR="007B3E00" w:rsidRPr="008528CE">
              <w:rPr>
                <w:rFonts w:asciiTheme="minorHAnsi" w:hAnsiTheme="minorHAnsi"/>
                <w:sz w:val="18"/>
                <w:szCs w:val="18"/>
              </w:rPr>
              <w:t xml:space="preserve">E01 </w:t>
            </w:r>
            <w:r w:rsidRPr="008528CE">
              <w:rPr>
                <w:rFonts w:asciiTheme="minorHAnsi" w:hAnsiTheme="minorHAnsi"/>
                <w:sz w:val="18"/>
                <w:szCs w:val="18"/>
              </w:rPr>
              <w:t>= “Concrete Raised”, then value = 0.269</w:t>
            </w:r>
            <w:r w:rsidR="007B3E00" w:rsidRPr="008528CE">
              <w:rPr>
                <w:rFonts w:asciiTheme="minorHAnsi" w:hAnsiTheme="minorHAnsi"/>
                <w:sz w:val="18"/>
                <w:szCs w:val="18"/>
              </w:rPr>
              <w:t>; else</w:t>
            </w:r>
            <w:r w:rsidRPr="008528CE">
              <w:rPr>
                <w:rFonts w:asciiTheme="minorHAnsi" w:hAnsiTheme="minorHAnsi"/>
                <w:sz w:val="18"/>
                <w:szCs w:val="18"/>
              </w:rPr>
              <w:t xml:space="preserve">if A09 = 12 or 15 and </w:t>
            </w:r>
            <w:r w:rsidR="007B3E00" w:rsidRPr="008528CE">
              <w:rPr>
                <w:rFonts w:asciiTheme="minorHAnsi" w:hAnsiTheme="minorHAnsi"/>
                <w:sz w:val="18"/>
                <w:szCs w:val="18"/>
              </w:rPr>
              <w:t xml:space="preserve">E01 </w:t>
            </w:r>
            <w:r w:rsidRPr="008528CE">
              <w:rPr>
                <w:rFonts w:asciiTheme="minorHAnsi" w:hAnsiTheme="minorHAnsi"/>
                <w:sz w:val="18"/>
                <w:szCs w:val="18"/>
              </w:rPr>
              <w:t xml:space="preserve">= “Concrete </w:t>
            </w:r>
            <w:r w:rsidRPr="008528CE">
              <w:rPr>
                <w:rFonts w:asciiTheme="minorHAnsi" w:hAnsiTheme="minorHAnsi"/>
                <w:sz w:val="18"/>
                <w:szCs w:val="18"/>
              </w:rPr>
              <w:lastRenderedPageBreak/>
              <w:t xml:space="preserve">Raised”, then value = 0.138; </w:t>
            </w:r>
          </w:p>
          <w:p w14:paraId="7CF478FC" w14:textId="77777777" w:rsidR="0099272C" w:rsidRPr="008528CE" w:rsidRDefault="00742745" w:rsidP="008528CE">
            <w:pPr>
              <w:keepNext/>
              <w:tabs>
                <w:tab w:val="left" w:pos="2160"/>
                <w:tab w:val="left" w:pos="2700"/>
                <w:tab w:val="left" w:pos="3420"/>
                <w:tab w:val="left" w:pos="3780"/>
                <w:tab w:val="left" w:pos="5760"/>
                <w:tab w:val="left" w:pos="7212"/>
              </w:tabs>
              <w:spacing w:line="276" w:lineRule="auto"/>
              <w:jc w:val="center"/>
              <w:rPr>
                <w:rFonts w:asciiTheme="minorHAnsi" w:hAnsiTheme="minorHAnsi"/>
                <w:sz w:val="18"/>
                <w:szCs w:val="18"/>
              </w:rPr>
            </w:pPr>
            <w:r w:rsidRPr="008528CE">
              <w:rPr>
                <w:rFonts w:asciiTheme="minorHAnsi" w:hAnsiTheme="minorHAnsi"/>
                <w:sz w:val="18"/>
                <w:szCs w:val="18"/>
              </w:rPr>
              <w:t>elseif E01 = “Heated slab”, then value =  NA</w:t>
            </w:r>
          </w:p>
          <w:p w14:paraId="1873D036" w14:textId="77777777" w:rsidR="0099272C" w:rsidRPr="008528CE" w:rsidRDefault="0099272C" w:rsidP="008528CE">
            <w:pPr>
              <w:keepNext/>
              <w:tabs>
                <w:tab w:val="left" w:pos="2160"/>
                <w:tab w:val="left" w:pos="2700"/>
                <w:tab w:val="left" w:pos="3420"/>
                <w:tab w:val="left" w:pos="3780"/>
                <w:tab w:val="left" w:pos="5760"/>
                <w:tab w:val="left" w:pos="7212"/>
              </w:tabs>
              <w:spacing w:line="276" w:lineRule="auto"/>
              <w:jc w:val="center"/>
              <w:rPr>
                <w:rFonts w:asciiTheme="minorHAnsi" w:hAnsiTheme="minorHAnsi"/>
                <w:sz w:val="18"/>
                <w:szCs w:val="18"/>
              </w:rPr>
            </w:pPr>
          </w:p>
          <w:p w14:paraId="15480B5B" w14:textId="58E343B7" w:rsidR="00CC2F8D" w:rsidRPr="008528CE" w:rsidRDefault="0099272C"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Theme="minorHAnsi" w:hAnsiTheme="minorHAnsi"/>
                <w:sz w:val="18"/>
                <w:szCs w:val="18"/>
              </w:rPr>
              <w:t>Note: Range check, value in E03 must be less than or equal to E05</w:t>
            </w:r>
            <w:r w:rsidR="007B3E00" w:rsidRPr="008528CE">
              <w:rPr>
                <w:rFonts w:asciiTheme="minorHAnsi" w:hAnsiTheme="minorHAnsi"/>
                <w:sz w:val="18"/>
                <w:szCs w:val="18"/>
              </w:rPr>
              <w:t xml:space="preserve"> (both can be NA)</w:t>
            </w:r>
            <w:r w:rsidRPr="008528CE">
              <w:rPr>
                <w:rFonts w:asciiTheme="minorHAnsi" w:hAnsiTheme="minorHAnsi"/>
                <w:sz w:val="18"/>
                <w:szCs w:val="18"/>
              </w:rPr>
              <w:t xml:space="preserve"> in order to comply</w:t>
            </w:r>
            <w:r w:rsidR="00CC2F8D" w:rsidRPr="008528CE">
              <w:rPr>
                <w:rFonts w:ascii="Calibri" w:hAnsi="Calibri"/>
                <w:sz w:val="18"/>
                <w:szCs w:val="18"/>
              </w:rPr>
              <w:t>&gt;&gt;</w:t>
            </w:r>
          </w:p>
        </w:tc>
        <w:tc>
          <w:tcPr>
            <w:tcW w:w="5630" w:type="dxa"/>
            <w:tcBorders>
              <w:top w:val="single" w:sz="6" w:space="0" w:color="auto"/>
              <w:bottom w:val="single" w:sz="6" w:space="0" w:color="auto"/>
              <w:right w:val="single" w:sz="4" w:space="0" w:color="auto"/>
            </w:tcBorders>
            <w:vAlign w:val="bottom"/>
          </w:tcPr>
          <w:p w14:paraId="15480B5C" w14:textId="77777777" w:rsidR="00CC2F8D" w:rsidRPr="008528CE" w:rsidRDefault="00CC2F8D"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8528CE">
              <w:rPr>
                <w:rFonts w:ascii="Calibri" w:hAnsi="Calibri"/>
                <w:sz w:val="18"/>
                <w:szCs w:val="18"/>
              </w:rPr>
              <w:lastRenderedPageBreak/>
              <w:t>&lt;&lt;User Input: Text&gt;&gt;</w:t>
            </w:r>
          </w:p>
        </w:tc>
      </w:tr>
      <w:tr w:rsidR="00903DE8" w:rsidRPr="008528CE" w14:paraId="3D7621C1" w14:textId="77777777" w:rsidTr="007342D0">
        <w:trPr>
          <w:cantSplit/>
          <w:trHeight w:val="320"/>
        </w:trPr>
        <w:tc>
          <w:tcPr>
            <w:tcW w:w="2999" w:type="dxa"/>
            <w:tcBorders>
              <w:top w:val="single" w:sz="6" w:space="0" w:color="auto"/>
              <w:left w:val="single" w:sz="4" w:space="0" w:color="auto"/>
              <w:bottom w:val="single" w:sz="6" w:space="0" w:color="auto"/>
            </w:tcBorders>
            <w:vAlign w:val="bottom"/>
          </w:tcPr>
          <w:p w14:paraId="22A5FA6A" w14:textId="77777777" w:rsidR="00903DE8" w:rsidRPr="008528CE" w:rsidRDefault="00903DE8"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1" w:type="dxa"/>
            <w:tcBorders>
              <w:top w:val="single" w:sz="6" w:space="0" w:color="auto"/>
              <w:bottom w:val="single" w:sz="6" w:space="0" w:color="auto"/>
            </w:tcBorders>
            <w:vAlign w:val="bottom"/>
          </w:tcPr>
          <w:p w14:paraId="54846788" w14:textId="77777777" w:rsidR="00903DE8" w:rsidRPr="008528CE" w:rsidRDefault="00903DE8"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7684C0FE" w14:textId="77777777" w:rsidR="00903DE8" w:rsidRPr="008528CE" w:rsidRDefault="00903DE8"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DECC263" w14:textId="77777777" w:rsidR="00903DE8" w:rsidRPr="008528CE" w:rsidRDefault="00903DE8"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EEA4261" w14:textId="77777777" w:rsidR="00903DE8" w:rsidRPr="008528CE" w:rsidRDefault="00903DE8"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30" w:type="dxa"/>
            <w:tcBorders>
              <w:top w:val="single" w:sz="6" w:space="0" w:color="auto"/>
              <w:bottom w:val="single" w:sz="6" w:space="0" w:color="auto"/>
              <w:right w:val="single" w:sz="4" w:space="0" w:color="auto"/>
            </w:tcBorders>
            <w:vAlign w:val="bottom"/>
          </w:tcPr>
          <w:p w14:paraId="5C016B16" w14:textId="77777777" w:rsidR="00903DE8" w:rsidRPr="008528CE" w:rsidRDefault="00903DE8" w:rsidP="008528CE">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3116BB" w:rsidRPr="008528CE" w14:paraId="15480B5F" w14:textId="77777777" w:rsidTr="007342D0">
        <w:trPr>
          <w:cantSplit/>
          <w:trHeight w:val="320"/>
        </w:trPr>
        <w:tc>
          <w:tcPr>
            <w:tcW w:w="14390" w:type="dxa"/>
            <w:gridSpan w:val="6"/>
            <w:tcBorders>
              <w:top w:val="single" w:sz="6" w:space="0" w:color="auto"/>
              <w:left w:val="single" w:sz="4" w:space="0" w:color="auto"/>
              <w:bottom w:val="single" w:sz="4" w:space="0" w:color="auto"/>
              <w:right w:val="single" w:sz="4" w:space="0" w:color="auto"/>
            </w:tcBorders>
            <w:vAlign w:val="center"/>
          </w:tcPr>
          <w:p w14:paraId="079483BC" w14:textId="39DCAA95" w:rsidR="00F71F61" w:rsidRPr="008528CE" w:rsidRDefault="00F71F61" w:rsidP="008528CE">
            <w:pPr>
              <w:keepNext/>
              <w:tabs>
                <w:tab w:val="left" w:pos="342"/>
                <w:tab w:val="left" w:pos="2700"/>
                <w:tab w:val="left" w:pos="3420"/>
                <w:tab w:val="left" w:pos="3780"/>
                <w:tab w:val="left" w:pos="5760"/>
                <w:tab w:val="left" w:pos="7212"/>
              </w:tabs>
              <w:spacing w:line="276" w:lineRule="auto"/>
              <w:ind w:left="27"/>
              <w:rPr>
                <w:rFonts w:ascii="Calibri" w:hAnsi="Calibri"/>
                <w:noProof/>
                <w:sz w:val="18"/>
                <w:szCs w:val="18"/>
              </w:rPr>
            </w:pPr>
            <w:r w:rsidRPr="008528CE">
              <w:rPr>
                <w:rFonts w:ascii="Calibri" w:hAnsi="Calibri"/>
                <w:noProof/>
                <w:sz w:val="18"/>
                <w:szCs w:val="18"/>
              </w:rPr>
              <w:t>Note</w:t>
            </w:r>
            <w:r w:rsidR="00424D8B" w:rsidRPr="008528CE">
              <w:rPr>
                <w:rFonts w:ascii="Calibri" w:hAnsi="Calibri"/>
                <w:noProof/>
                <w:sz w:val="18"/>
                <w:szCs w:val="18"/>
              </w:rPr>
              <w:t xml:space="preserve">: </w:t>
            </w:r>
          </w:p>
          <w:p w14:paraId="008A941C" w14:textId="430DFAFD" w:rsidR="00424D8B" w:rsidRPr="008528CE" w:rsidRDefault="00424D8B" w:rsidP="008528CE">
            <w:pPr>
              <w:keepNext/>
              <w:tabs>
                <w:tab w:val="left" w:pos="342"/>
                <w:tab w:val="left" w:pos="2700"/>
                <w:tab w:val="left" w:pos="3420"/>
                <w:tab w:val="left" w:pos="3780"/>
                <w:tab w:val="left" w:pos="5760"/>
                <w:tab w:val="left" w:pos="7212"/>
              </w:tabs>
              <w:spacing w:line="276" w:lineRule="auto"/>
              <w:ind w:left="27"/>
              <w:rPr>
                <w:rFonts w:ascii="Calibri" w:hAnsi="Calibri"/>
                <w:noProof/>
                <w:sz w:val="18"/>
                <w:szCs w:val="18"/>
              </w:rPr>
            </w:pPr>
            <w:r w:rsidRPr="008528CE">
              <w:rPr>
                <w:rFonts w:ascii="Calibri" w:hAnsi="Calibri"/>
                <w:noProof/>
                <w:sz w:val="18"/>
                <w:szCs w:val="18"/>
              </w:rPr>
              <w:t>&lt;&lt;Static Text - see the top&gt;&gt;</w:t>
            </w:r>
          </w:p>
          <w:p w14:paraId="15480B5E" w14:textId="204DE9D1" w:rsidR="003116BB" w:rsidRPr="008528CE" w:rsidRDefault="003116BB" w:rsidP="008528CE">
            <w:pPr>
              <w:keepNext/>
              <w:tabs>
                <w:tab w:val="left" w:pos="342"/>
                <w:tab w:val="left" w:pos="2700"/>
                <w:tab w:val="left" w:pos="3420"/>
                <w:tab w:val="left" w:pos="3780"/>
                <w:tab w:val="left" w:pos="5760"/>
                <w:tab w:val="left" w:pos="7212"/>
              </w:tabs>
              <w:spacing w:line="276" w:lineRule="auto"/>
              <w:ind w:left="252"/>
              <w:rPr>
                <w:rFonts w:ascii="Calibri" w:hAnsi="Calibri"/>
                <w:noProof/>
                <w:sz w:val="18"/>
                <w:szCs w:val="18"/>
              </w:rPr>
            </w:pPr>
          </w:p>
        </w:tc>
      </w:tr>
    </w:tbl>
    <w:p w14:paraId="15480B60" w14:textId="70C32537" w:rsidR="004B2E2E" w:rsidRPr="008528CE" w:rsidRDefault="004B2E2E" w:rsidP="008528CE"/>
    <w:p w14:paraId="0977A1A0" w14:textId="77777777" w:rsidR="004B2E2E" w:rsidRPr="008528CE" w:rsidRDefault="004B2E2E" w:rsidP="008528CE">
      <w:r w:rsidRPr="008528CE">
        <w:br w:type="page"/>
      </w:r>
    </w:p>
    <w:tbl>
      <w:tblPr>
        <w:tblW w:w="5002" w:type="pct"/>
        <w:tblInd w:w="-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598"/>
        <w:gridCol w:w="7798"/>
      </w:tblGrid>
      <w:tr w:rsidR="003116BB" w:rsidRPr="008528CE" w14:paraId="15480B67" w14:textId="77777777" w:rsidTr="00E0019E">
        <w:trPr>
          <w:cantSplit/>
          <w:trHeight w:val="317"/>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B61" w14:textId="2E431DD0" w:rsidR="00E512E4" w:rsidRPr="008528CE" w:rsidRDefault="00EE5A33" w:rsidP="008528CE">
            <w:pPr>
              <w:keepNext/>
              <w:rPr>
                <w:rFonts w:ascii="Calibri" w:eastAsia="Calibri" w:hAnsi="Calibri"/>
                <w:b/>
                <w:sz w:val="20"/>
                <w:szCs w:val="22"/>
              </w:rPr>
            </w:pPr>
            <w:r w:rsidRPr="008528CE">
              <w:rPr>
                <w:rFonts w:ascii="Calibri" w:eastAsia="Calibri" w:hAnsi="Calibri"/>
                <w:b/>
                <w:sz w:val="20"/>
                <w:szCs w:val="22"/>
              </w:rPr>
              <w:lastRenderedPageBreak/>
              <w:t xml:space="preserve">F. </w:t>
            </w:r>
            <w:r w:rsidR="004A5E91" w:rsidRPr="008528CE">
              <w:rPr>
                <w:rFonts w:ascii="Calibri" w:eastAsia="Calibri" w:hAnsi="Calibri"/>
                <w:b/>
                <w:sz w:val="20"/>
                <w:szCs w:val="22"/>
              </w:rPr>
              <w:t>Radiant Barrier</w:t>
            </w:r>
            <w:r w:rsidR="00B50AFC" w:rsidRPr="008528CE">
              <w:rPr>
                <w:rFonts w:ascii="Calibri" w:eastAsia="Calibri" w:hAnsi="Calibri"/>
                <w:b/>
                <w:sz w:val="20"/>
                <w:szCs w:val="22"/>
              </w:rPr>
              <w:t xml:space="preserve"> </w:t>
            </w:r>
            <w:r w:rsidR="00B50AFC" w:rsidRPr="008528CE">
              <w:rPr>
                <w:rFonts w:ascii="Calibri" w:eastAsia="Calibri" w:hAnsi="Calibri"/>
                <w:sz w:val="20"/>
                <w:szCs w:val="22"/>
              </w:rPr>
              <w:t>(Section 150.1(c)2</w:t>
            </w:r>
            <w:r w:rsidR="00CF1F39" w:rsidRPr="008528CE">
              <w:rPr>
                <w:rFonts w:ascii="Calibri" w:eastAsia="Calibri" w:hAnsi="Calibri"/>
                <w:sz w:val="20"/>
                <w:szCs w:val="22"/>
              </w:rPr>
              <w:t>)</w:t>
            </w:r>
          </w:p>
          <w:p w14:paraId="15480B62" w14:textId="1FDA0222"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&lt;&lt;</w:t>
            </w:r>
            <w:r w:rsidR="00AF54B3" w:rsidRPr="008528CE">
              <w:rPr>
                <w:rFonts w:asciiTheme="minorHAnsi" w:eastAsia="Calibri" w:hAnsiTheme="minorHAnsi"/>
                <w:sz w:val="20"/>
              </w:rPr>
              <w:t xml:space="preserve">A09 = 2 – 15 AND </w:t>
            </w:r>
            <w:r w:rsidRPr="008528CE">
              <w:rPr>
                <w:rFonts w:asciiTheme="minorHAnsi" w:eastAsia="Calibri" w:hAnsiTheme="minorHAnsi"/>
                <w:sz w:val="20"/>
              </w:rPr>
              <w:t>if A13 = one of the items in the following list:</w:t>
            </w:r>
          </w:p>
          <w:p w14:paraId="15480B63"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 300 ft2</w:t>
            </w:r>
          </w:p>
          <w:p w14:paraId="15480B64" w14:textId="77777777"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300 to ≤ 400 ft2</w:t>
            </w:r>
          </w:p>
          <w:p w14:paraId="15480B65" w14:textId="37832502" w:rsidR="00EE5A33" w:rsidRPr="008528CE" w:rsidRDefault="00EE5A33" w:rsidP="008528CE">
            <w:pPr>
              <w:rPr>
                <w:rFonts w:asciiTheme="minorHAnsi" w:eastAsia="Calibri" w:hAnsiTheme="minorHAnsi"/>
                <w:sz w:val="20"/>
              </w:rPr>
            </w:pPr>
            <w:r w:rsidRPr="008528CE">
              <w:rPr>
                <w:rFonts w:asciiTheme="minorHAnsi" w:eastAsia="Calibri" w:hAnsiTheme="minorHAnsi"/>
                <w:sz w:val="20"/>
              </w:rPr>
              <w:t>*Addition &gt; 400 to ≤ 700 ft2</w:t>
            </w:r>
          </w:p>
          <w:p w14:paraId="3FE34858" w14:textId="77777777" w:rsidR="00A81A2F" w:rsidRPr="008528CE" w:rsidRDefault="00A81A2F" w:rsidP="008528CE">
            <w:pPr>
              <w:rPr>
                <w:rFonts w:ascii="Calibri" w:hAnsi="Calibri"/>
                <w:sz w:val="20"/>
                <w:szCs w:val="18"/>
              </w:rPr>
            </w:pPr>
            <w:r w:rsidRPr="008528CE">
              <w:rPr>
                <w:rFonts w:ascii="Calibri" w:hAnsi="Calibri"/>
                <w:sz w:val="20"/>
                <w:szCs w:val="18"/>
              </w:rPr>
              <w:t xml:space="preserve">*ADU Addition </w:t>
            </w:r>
            <w:r w:rsidRPr="008528CE">
              <w:rPr>
                <w:rFonts w:ascii="Calibri" w:hAnsi="Calibri"/>
                <w:sz w:val="20"/>
                <w:szCs w:val="18"/>
                <w:u w:val="single"/>
              </w:rPr>
              <w:t>&lt;</w:t>
            </w:r>
            <w:r w:rsidRPr="008528CE">
              <w:rPr>
                <w:rFonts w:ascii="Calibri" w:hAnsi="Calibri"/>
                <w:sz w:val="20"/>
                <w:szCs w:val="18"/>
              </w:rPr>
              <w:t xml:space="preserve"> 300 ft</w:t>
            </w:r>
            <w:r w:rsidRPr="008528CE">
              <w:rPr>
                <w:rFonts w:ascii="Calibri" w:hAnsi="Calibri"/>
                <w:sz w:val="20"/>
                <w:szCs w:val="18"/>
                <w:vertAlign w:val="superscript"/>
              </w:rPr>
              <w:t>2</w:t>
            </w:r>
            <w:r w:rsidRPr="008528CE">
              <w:rPr>
                <w:rFonts w:ascii="Calibri" w:hAnsi="Calibri"/>
                <w:sz w:val="20"/>
                <w:szCs w:val="18"/>
              </w:rPr>
              <w:t xml:space="preserve">   </w:t>
            </w:r>
          </w:p>
          <w:p w14:paraId="0D5B387B" w14:textId="77777777" w:rsidR="00A81A2F" w:rsidRPr="008528CE" w:rsidRDefault="00A81A2F"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7F92785C" w14:textId="77777777" w:rsidR="00A81A2F" w:rsidRPr="008528CE" w:rsidRDefault="00A81A2F"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31204BAC" w14:textId="77777777" w:rsidR="00A81A2F" w:rsidRPr="008528CE" w:rsidRDefault="00A81A2F" w:rsidP="008528CE">
            <w:pPr>
              <w:rPr>
                <w:rFonts w:asciiTheme="minorHAnsi" w:eastAsia="Calibri" w:hAnsiTheme="minorHAnsi"/>
                <w:sz w:val="22"/>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p>
          <w:p w14:paraId="0AF1C1B9" w14:textId="27FE450A" w:rsidR="00AF54B3" w:rsidRPr="008528CE" w:rsidRDefault="00B50AFC" w:rsidP="008528CE">
            <w:pPr>
              <w:keepNext/>
              <w:rPr>
                <w:rFonts w:asciiTheme="minorHAnsi" w:eastAsia="Calibri" w:hAnsiTheme="minorHAnsi"/>
                <w:sz w:val="20"/>
              </w:rPr>
            </w:pPr>
            <w:r w:rsidRPr="008528CE">
              <w:rPr>
                <w:rFonts w:asciiTheme="minorHAnsi" w:eastAsia="Calibri" w:hAnsiTheme="minorHAnsi"/>
                <w:sz w:val="20"/>
              </w:rPr>
              <w:t>*Addition &gt; 700 to ≤ 1,000 ft2 then display this section</w:t>
            </w:r>
            <w:r w:rsidR="00C81BA9" w:rsidRPr="008528CE">
              <w:rPr>
                <w:rFonts w:asciiTheme="minorHAnsi" w:eastAsia="Calibri" w:hAnsiTheme="minorHAnsi"/>
                <w:sz w:val="20"/>
              </w:rPr>
              <w:t xml:space="preserve"> but entry is optional,</w:t>
            </w:r>
          </w:p>
          <w:p w14:paraId="15480B66" w14:textId="60AB65E6" w:rsidR="00E512E4" w:rsidRPr="008528CE" w:rsidRDefault="00B50AFC" w:rsidP="008528CE">
            <w:pPr>
              <w:keepNext/>
              <w:rPr>
                <w:rFonts w:ascii="Calibri" w:eastAsia="Calibri" w:hAnsi="Calibri"/>
                <w:b/>
                <w:sz w:val="22"/>
                <w:szCs w:val="22"/>
              </w:rPr>
            </w:pPr>
            <w:r w:rsidRPr="008528CE">
              <w:rPr>
                <w:rFonts w:asciiTheme="minorHAnsi" w:eastAsia="Calibri" w:hAnsiTheme="minorHAnsi"/>
                <w:sz w:val="20"/>
              </w:rPr>
              <w:t>else display standard “This Section Does Not Apply” message</w:t>
            </w:r>
            <w:r w:rsidR="004A5E91" w:rsidRPr="008528CE">
              <w:rPr>
                <w:rFonts w:asciiTheme="minorHAnsi" w:eastAsia="Calibri" w:hAnsiTheme="minorHAnsi"/>
                <w:sz w:val="20"/>
              </w:rPr>
              <w:t>&gt;&gt;</w:t>
            </w:r>
          </w:p>
        </w:tc>
      </w:tr>
      <w:tr w:rsidR="003116BB" w:rsidRPr="008528CE" w14:paraId="15480B6A"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5480B68" w14:textId="77777777" w:rsidR="003116BB" w:rsidRPr="008528CE" w:rsidRDefault="003116BB" w:rsidP="008528CE">
            <w:pPr>
              <w:keepNext/>
              <w:jc w:val="center"/>
              <w:rPr>
                <w:rFonts w:ascii="Calibri" w:hAnsi="Calibri"/>
                <w:sz w:val="18"/>
                <w:szCs w:val="20"/>
              </w:rPr>
            </w:pPr>
            <w:r w:rsidRPr="008528CE">
              <w:rPr>
                <w:rFonts w:ascii="Calibri" w:hAnsi="Calibri"/>
                <w:sz w:val="18"/>
                <w:szCs w:val="20"/>
              </w:rPr>
              <w:t>01</w:t>
            </w:r>
          </w:p>
        </w:tc>
        <w:tc>
          <w:tcPr>
            <w:tcW w:w="7797" w:type="dxa"/>
            <w:tcBorders>
              <w:top w:val="single" w:sz="4" w:space="0" w:color="auto"/>
              <w:left w:val="single" w:sz="4" w:space="0" w:color="auto"/>
              <w:bottom w:val="single" w:sz="4" w:space="0" w:color="auto"/>
              <w:right w:val="single" w:sz="4" w:space="0" w:color="auto"/>
            </w:tcBorders>
            <w:vAlign w:val="center"/>
          </w:tcPr>
          <w:p w14:paraId="15480B69" w14:textId="77777777" w:rsidR="003116BB" w:rsidRPr="008528CE" w:rsidRDefault="003116BB" w:rsidP="008528CE">
            <w:pPr>
              <w:keepNext/>
              <w:jc w:val="center"/>
              <w:rPr>
                <w:rFonts w:ascii="Calibri" w:hAnsi="Calibri"/>
                <w:sz w:val="18"/>
                <w:szCs w:val="20"/>
              </w:rPr>
            </w:pPr>
            <w:r w:rsidRPr="008528CE">
              <w:rPr>
                <w:rFonts w:ascii="Calibri" w:hAnsi="Calibri"/>
                <w:sz w:val="18"/>
                <w:szCs w:val="20"/>
              </w:rPr>
              <w:t>02</w:t>
            </w:r>
          </w:p>
        </w:tc>
      </w:tr>
      <w:tr w:rsidR="003116BB" w:rsidRPr="008528CE" w14:paraId="15480B6D"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5480B6B" w14:textId="77777777" w:rsidR="003116BB" w:rsidRPr="008528CE" w:rsidRDefault="003116BB" w:rsidP="008528CE">
            <w:pPr>
              <w:keepNext/>
              <w:jc w:val="center"/>
              <w:rPr>
                <w:rFonts w:ascii="Calibri" w:hAnsi="Calibri"/>
                <w:sz w:val="18"/>
                <w:szCs w:val="20"/>
              </w:rPr>
            </w:pPr>
            <w:r w:rsidRPr="008528CE">
              <w:rPr>
                <w:rFonts w:ascii="Calibri" w:hAnsi="Calibri"/>
                <w:sz w:val="18"/>
                <w:szCs w:val="20"/>
              </w:rPr>
              <w:t>Radiant Barrier installed below the roof deck and on all gable end walls</w:t>
            </w:r>
          </w:p>
        </w:tc>
        <w:tc>
          <w:tcPr>
            <w:tcW w:w="7797" w:type="dxa"/>
            <w:tcBorders>
              <w:top w:val="single" w:sz="4" w:space="0" w:color="auto"/>
              <w:left w:val="single" w:sz="4" w:space="0" w:color="auto"/>
              <w:bottom w:val="single" w:sz="4" w:space="0" w:color="auto"/>
              <w:right w:val="single" w:sz="4" w:space="0" w:color="auto"/>
            </w:tcBorders>
            <w:vAlign w:val="center"/>
          </w:tcPr>
          <w:p w14:paraId="15480B6C" w14:textId="77777777" w:rsidR="003116BB" w:rsidRPr="008528CE" w:rsidRDefault="003116BB" w:rsidP="008528CE">
            <w:pPr>
              <w:keepNext/>
              <w:jc w:val="center"/>
              <w:rPr>
                <w:rFonts w:ascii="Calibri" w:hAnsi="Calibri"/>
                <w:sz w:val="18"/>
                <w:szCs w:val="20"/>
              </w:rPr>
            </w:pPr>
            <w:r w:rsidRPr="008528CE">
              <w:rPr>
                <w:rFonts w:ascii="Calibri" w:hAnsi="Calibri"/>
                <w:sz w:val="18"/>
                <w:szCs w:val="20"/>
              </w:rPr>
              <w:t>Comment</w:t>
            </w:r>
          </w:p>
        </w:tc>
      </w:tr>
      <w:tr w:rsidR="003116BB" w:rsidRPr="008528CE" w14:paraId="15480B70"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62DE526" w14:textId="151E71BC" w:rsidR="00A67082" w:rsidRPr="008528CE" w:rsidRDefault="00D7085C" w:rsidP="008528CE">
            <w:pPr>
              <w:keepNext/>
              <w:jc w:val="center"/>
              <w:rPr>
                <w:rFonts w:ascii="Calibri" w:hAnsi="Calibri"/>
                <w:sz w:val="20"/>
                <w:szCs w:val="20"/>
              </w:rPr>
            </w:pPr>
            <w:r w:rsidRPr="008528CE">
              <w:rPr>
                <w:rFonts w:ascii="Calibri" w:hAnsi="Calibri"/>
                <w:sz w:val="20"/>
                <w:szCs w:val="20"/>
              </w:rPr>
              <w:t xml:space="preserve">&lt;&lt; </w:t>
            </w:r>
            <w:r w:rsidR="00A67082" w:rsidRPr="008528CE">
              <w:rPr>
                <w:rFonts w:ascii="Calibri" w:hAnsi="Calibri"/>
                <w:sz w:val="20"/>
                <w:szCs w:val="20"/>
              </w:rPr>
              <w:t xml:space="preserve">user selects from list: </w:t>
            </w:r>
            <w:r w:rsidRPr="008528CE">
              <w:rPr>
                <w:rFonts w:ascii="Calibri" w:hAnsi="Calibri"/>
                <w:sz w:val="20"/>
                <w:szCs w:val="20"/>
              </w:rPr>
              <w:t>Y</w:t>
            </w:r>
            <w:r w:rsidR="00A67082" w:rsidRPr="008528CE">
              <w:rPr>
                <w:rFonts w:ascii="Calibri" w:hAnsi="Calibri"/>
                <w:sz w:val="20"/>
                <w:szCs w:val="20"/>
              </w:rPr>
              <w:t>es</w:t>
            </w:r>
            <w:r w:rsidRPr="008528CE">
              <w:rPr>
                <w:rFonts w:ascii="Calibri" w:hAnsi="Calibri"/>
                <w:sz w:val="20"/>
                <w:szCs w:val="20"/>
              </w:rPr>
              <w:t>, N</w:t>
            </w:r>
            <w:r w:rsidR="00A67082" w:rsidRPr="008528CE">
              <w:rPr>
                <w:rFonts w:ascii="Calibri" w:hAnsi="Calibri"/>
                <w:sz w:val="20"/>
                <w:szCs w:val="20"/>
              </w:rPr>
              <w:t>o</w:t>
            </w:r>
            <w:r w:rsidRPr="008528CE">
              <w:rPr>
                <w:rFonts w:ascii="Calibri" w:hAnsi="Calibri"/>
                <w:sz w:val="20"/>
                <w:szCs w:val="20"/>
              </w:rPr>
              <w:t>, N</w:t>
            </w:r>
            <w:r w:rsidR="00A67082" w:rsidRPr="008528CE">
              <w:rPr>
                <w:rFonts w:ascii="Calibri" w:hAnsi="Calibri"/>
                <w:sz w:val="20"/>
                <w:szCs w:val="20"/>
              </w:rPr>
              <w:t>A</w:t>
            </w:r>
            <w:r w:rsidRPr="008528CE">
              <w:rPr>
                <w:rFonts w:ascii="Calibri" w:hAnsi="Calibri"/>
                <w:sz w:val="20"/>
                <w:szCs w:val="20"/>
              </w:rPr>
              <w:t xml:space="preserve"> &gt;&gt; </w:t>
            </w:r>
          </w:p>
          <w:p w14:paraId="15480B6E" w14:textId="348BA58A" w:rsidR="00D37915" w:rsidRPr="008528CE" w:rsidRDefault="00D7085C" w:rsidP="008528CE">
            <w:pPr>
              <w:keepNext/>
              <w:jc w:val="center"/>
              <w:rPr>
                <w:rFonts w:ascii="Calibri" w:hAnsi="Calibri" w:cs="Tahoma"/>
                <w:sz w:val="20"/>
                <w:szCs w:val="20"/>
              </w:rPr>
            </w:pPr>
            <w:r w:rsidRPr="008528CE">
              <w:rPr>
                <w:rFonts w:ascii="Calibri" w:hAnsi="Calibri"/>
                <w:sz w:val="20"/>
                <w:szCs w:val="20"/>
              </w:rPr>
              <w:t xml:space="preserve">&lt;&lt; if No is </w:t>
            </w:r>
            <w:r w:rsidR="00AF54B3" w:rsidRPr="008528CE">
              <w:rPr>
                <w:rFonts w:ascii="Calibri" w:hAnsi="Calibri"/>
                <w:sz w:val="20"/>
                <w:szCs w:val="20"/>
              </w:rPr>
              <w:t>selected</w:t>
            </w:r>
            <w:r w:rsidRPr="008528CE">
              <w:rPr>
                <w:rFonts w:ascii="Calibri" w:hAnsi="Calibri"/>
                <w:sz w:val="20"/>
                <w:szCs w:val="20"/>
              </w:rPr>
              <w:t xml:space="preserve">, </w:t>
            </w:r>
            <w:r w:rsidR="00AF54B3" w:rsidRPr="008528CE">
              <w:rPr>
                <w:rFonts w:ascii="Calibri" w:hAnsi="Calibri"/>
                <w:sz w:val="20"/>
                <w:szCs w:val="20"/>
              </w:rPr>
              <w:t xml:space="preserve">display </w:t>
            </w:r>
            <w:r w:rsidR="00CC2F8D" w:rsidRPr="008528CE">
              <w:rPr>
                <w:rFonts w:ascii="Calibri" w:hAnsi="Calibri"/>
                <w:sz w:val="20"/>
                <w:szCs w:val="20"/>
              </w:rPr>
              <w:t>‘</w:t>
            </w:r>
            <w:r w:rsidR="00F076B0" w:rsidRPr="008528CE">
              <w:rPr>
                <w:rFonts w:ascii="Calibri" w:hAnsi="Calibri"/>
                <w:b/>
                <w:sz w:val="20"/>
                <w:szCs w:val="20"/>
              </w:rPr>
              <w:t>Do NO</w:t>
            </w:r>
            <w:r w:rsidR="004B2E2E" w:rsidRPr="008528CE">
              <w:rPr>
                <w:rFonts w:ascii="Calibri" w:hAnsi="Calibri"/>
                <w:b/>
                <w:sz w:val="20"/>
                <w:szCs w:val="20"/>
              </w:rPr>
              <w:t>T</w:t>
            </w:r>
            <w:r w:rsidR="00F076B0" w:rsidRPr="008528CE">
              <w:rPr>
                <w:rFonts w:ascii="Calibri" w:hAnsi="Calibri"/>
                <w:b/>
                <w:sz w:val="20"/>
                <w:szCs w:val="20"/>
              </w:rPr>
              <w:t xml:space="preserve"> PROCEED</w:t>
            </w:r>
            <w:r w:rsidR="00CC2F8D" w:rsidRPr="008528CE">
              <w:rPr>
                <w:rFonts w:ascii="Calibri" w:hAnsi="Calibri"/>
                <w:sz w:val="20"/>
                <w:szCs w:val="20"/>
              </w:rPr>
              <w:t>’</w:t>
            </w:r>
            <w:r w:rsidRPr="008528CE">
              <w:rPr>
                <w:rFonts w:ascii="Calibri" w:hAnsi="Calibri"/>
                <w:sz w:val="20"/>
                <w:szCs w:val="20"/>
              </w:rPr>
              <w:t>&gt;&gt;</w:t>
            </w:r>
          </w:p>
        </w:tc>
        <w:tc>
          <w:tcPr>
            <w:tcW w:w="7797" w:type="dxa"/>
            <w:tcBorders>
              <w:top w:val="single" w:sz="4" w:space="0" w:color="auto"/>
              <w:left w:val="single" w:sz="4" w:space="0" w:color="auto"/>
              <w:bottom w:val="single" w:sz="4" w:space="0" w:color="auto"/>
              <w:right w:val="single" w:sz="4" w:space="0" w:color="auto"/>
            </w:tcBorders>
            <w:vAlign w:val="center"/>
          </w:tcPr>
          <w:p w14:paraId="65DC4334" w14:textId="77777777" w:rsidR="008D7C7A" w:rsidRPr="008528CE" w:rsidRDefault="00CC2F8D" w:rsidP="008528CE">
            <w:pPr>
              <w:keepNext/>
              <w:jc w:val="center"/>
              <w:rPr>
                <w:rFonts w:ascii="Calibri" w:hAnsi="Calibri"/>
                <w:sz w:val="20"/>
                <w:szCs w:val="20"/>
              </w:rPr>
            </w:pPr>
            <w:r w:rsidRPr="008528CE">
              <w:rPr>
                <w:rFonts w:ascii="Calibri" w:hAnsi="Calibri"/>
                <w:sz w:val="20"/>
                <w:szCs w:val="20"/>
              </w:rPr>
              <w:t>&lt;&lt;</w:t>
            </w:r>
            <w:r w:rsidR="008D7C7A" w:rsidRPr="008528CE">
              <w:rPr>
                <w:rFonts w:ascii="Calibri" w:hAnsi="Calibri"/>
                <w:sz w:val="20"/>
                <w:szCs w:val="20"/>
              </w:rPr>
              <w:t>if F01 = NA, require u</w:t>
            </w:r>
            <w:r w:rsidRPr="008528CE">
              <w:rPr>
                <w:rFonts w:ascii="Calibri" w:hAnsi="Calibri"/>
                <w:sz w:val="20"/>
                <w:szCs w:val="20"/>
              </w:rPr>
              <w:t>ser Input: Text</w:t>
            </w:r>
            <w:r w:rsidR="008D7C7A" w:rsidRPr="008528CE">
              <w:rPr>
                <w:rFonts w:ascii="Calibri" w:hAnsi="Calibri"/>
                <w:sz w:val="20"/>
                <w:szCs w:val="20"/>
              </w:rPr>
              <w:t>;</w:t>
            </w:r>
          </w:p>
          <w:p w14:paraId="15480B6F" w14:textId="01E3884D" w:rsidR="003116BB" w:rsidRPr="008528CE" w:rsidRDefault="008D7C7A" w:rsidP="008528CE">
            <w:pPr>
              <w:keepNext/>
              <w:jc w:val="center"/>
              <w:rPr>
                <w:rFonts w:ascii="Calibri" w:hAnsi="Calibri"/>
                <w:sz w:val="20"/>
                <w:szCs w:val="20"/>
              </w:rPr>
            </w:pPr>
            <w:r w:rsidRPr="008528CE">
              <w:rPr>
                <w:rFonts w:ascii="Calibri" w:hAnsi="Calibri"/>
                <w:sz w:val="20"/>
                <w:szCs w:val="20"/>
              </w:rPr>
              <w:t>Else optional input</w:t>
            </w:r>
            <w:r w:rsidR="00CC2F8D" w:rsidRPr="008528CE">
              <w:rPr>
                <w:rFonts w:ascii="Calibri" w:hAnsi="Calibri"/>
                <w:sz w:val="20"/>
                <w:szCs w:val="20"/>
              </w:rPr>
              <w:t>&gt;&gt;</w:t>
            </w:r>
          </w:p>
        </w:tc>
      </w:tr>
      <w:tr w:rsidR="00A844AA" w:rsidRPr="008528CE" w14:paraId="15480B75" w14:textId="77777777" w:rsidTr="00E0019E">
        <w:tblPrEx>
          <w:tblCellMar>
            <w:top w:w="0" w:type="dxa"/>
            <w:left w:w="0" w:type="dxa"/>
            <w:bottom w:w="0" w:type="dxa"/>
            <w:right w:w="0" w:type="dxa"/>
          </w:tblCellMar>
        </w:tblPrEx>
        <w:trPr>
          <w:cantSplit/>
          <w:trHeight w:val="464"/>
        </w:trPr>
        <w:tc>
          <w:tcPr>
            <w:tcW w:w="14395" w:type="dxa"/>
            <w:gridSpan w:val="2"/>
            <w:tcBorders>
              <w:top w:val="single" w:sz="4" w:space="0" w:color="auto"/>
              <w:left w:val="single" w:sz="4" w:space="0" w:color="auto"/>
              <w:bottom w:val="single" w:sz="4" w:space="0" w:color="auto"/>
              <w:right w:val="single" w:sz="4" w:space="0" w:color="auto"/>
            </w:tcBorders>
            <w:vAlign w:val="center"/>
          </w:tcPr>
          <w:p w14:paraId="15480B74" w14:textId="52ADEF94" w:rsidR="00A844AA" w:rsidRPr="008528CE" w:rsidRDefault="0087616A" w:rsidP="008528CE">
            <w:pPr>
              <w:pStyle w:val="ListParagraph"/>
            </w:pPr>
            <w:r w:rsidRPr="008528CE">
              <w:rPr>
                <w:rFonts w:asciiTheme="minorHAnsi" w:hAnsiTheme="minorHAnsi"/>
                <w:bCs/>
                <w:sz w:val="20"/>
                <w:szCs w:val="20"/>
              </w:rPr>
              <w:t>&lt;&lt;Static Text - see the top&gt;&gt;</w:t>
            </w:r>
          </w:p>
        </w:tc>
      </w:tr>
    </w:tbl>
    <w:p w14:paraId="15480B76" w14:textId="77777777" w:rsidR="003A63C9" w:rsidRPr="008528CE" w:rsidRDefault="003A63C9" w:rsidP="008528CE">
      <w:pPr>
        <w:rPr>
          <w:rFonts w:ascii="Calibri" w:hAnsi="Calibri"/>
        </w:rPr>
      </w:pPr>
    </w:p>
    <w:p w14:paraId="15480B77" w14:textId="77777777" w:rsidR="003A63C9" w:rsidRPr="008528CE" w:rsidRDefault="003A63C9" w:rsidP="008528CE">
      <w:pPr>
        <w:rPr>
          <w:rFonts w:ascii="Calibri" w:hAnsi="Calibri"/>
        </w:rPr>
      </w:pPr>
      <w:r w:rsidRPr="008528CE">
        <w:rPr>
          <w:rFonts w:ascii="Calibri" w:hAnsi="Calibri"/>
        </w:rPr>
        <w:br w:type="page"/>
      </w: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6"/>
        <w:gridCol w:w="976"/>
        <w:gridCol w:w="887"/>
        <w:gridCol w:w="1063"/>
        <w:gridCol w:w="1064"/>
        <w:gridCol w:w="1416"/>
        <w:gridCol w:w="1239"/>
        <w:gridCol w:w="1240"/>
        <w:gridCol w:w="1152"/>
        <w:gridCol w:w="1063"/>
        <w:gridCol w:w="1152"/>
        <w:gridCol w:w="1416"/>
        <w:gridCol w:w="975"/>
        <w:gridCol w:w="21"/>
      </w:tblGrid>
      <w:tr w:rsidR="003C6CEF" w:rsidRPr="008528CE" w14:paraId="15480B7C" w14:textId="77777777" w:rsidTr="00C86556">
        <w:trPr>
          <w:trHeight w:val="321"/>
        </w:trPr>
        <w:tc>
          <w:tcPr>
            <w:tcW w:w="14390" w:type="dxa"/>
            <w:gridSpan w:val="14"/>
            <w:tcBorders>
              <w:top w:val="single" w:sz="4" w:space="0" w:color="auto"/>
              <w:left w:val="single" w:sz="4" w:space="0" w:color="auto"/>
              <w:bottom w:val="single" w:sz="6" w:space="0" w:color="auto"/>
              <w:right w:val="single" w:sz="4" w:space="0" w:color="auto"/>
            </w:tcBorders>
            <w:shd w:val="clear" w:color="auto" w:fill="auto"/>
          </w:tcPr>
          <w:p w14:paraId="116681F7" w14:textId="5FDB87F5" w:rsidR="004A5E91" w:rsidRPr="008528CE" w:rsidRDefault="003C6CEF" w:rsidP="008528CE">
            <w:pPr>
              <w:rPr>
                <w:rFonts w:ascii="Calibri" w:hAnsi="Calibri"/>
                <w:sz w:val="20"/>
                <w:szCs w:val="22"/>
              </w:rPr>
            </w:pPr>
            <w:r w:rsidRPr="008528CE">
              <w:rPr>
                <w:rFonts w:ascii="Calibri" w:hAnsi="Calibri"/>
                <w:b/>
                <w:sz w:val="20"/>
                <w:szCs w:val="22"/>
              </w:rPr>
              <w:lastRenderedPageBreak/>
              <w:t xml:space="preserve">G. </w:t>
            </w:r>
            <w:r w:rsidR="004A5E91" w:rsidRPr="008528CE">
              <w:rPr>
                <w:rFonts w:ascii="Calibri" w:hAnsi="Calibri"/>
                <w:b/>
                <w:sz w:val="20"/>
                <w:szCs w:val="22"/>
              </w:rPr>
              <w:t>Roofing Products (Cool Roof)</w:t>
            </w:r>
            <w:r w:rsidRPr="008528CE">
              <w:rPr>
                <w:rFonts w:ascii="Calibri" w:hAnsi="Calibri"/>
                <w:b/>
                <w:sz w:val="20"/>
                <w:szCs w:val="22"/>
              </w:rPr>
              <w:t xml:space="preserve"> </w:t>
            </w:r>
            <w:r w:rsidRPr="008528CE">
              <w:rPr>
                <w:rFonts w:ascii="Calibri" w:hAnsi="Calibri"/>
                <w:sz w:val="20"/>
                <w:szCs w:val="22"/>
              </w:rPr>
              <w:t xml:space="preserve">(Section 150.1(c)11)  </w:t>
            </w:r>
          </w:p>
          <w:p w14:paraId="15480B78" w14:textId="2494A5BE" w:rsidR="003C6CEF" w:rsidRPr="008528CE" w:rsidRDefault="003C6CEF" w:rsidP="008528CE">
            <w:pPr>
              <w:rPr>
                <w:rFonts w:ascii="Calibri" w:hAnsi="Calibri"/>
                <w:sz w:val="18"/>
                <w:szCs w:val="18"/>
              </w:rPr>
            </w:pPr>
            <w:r w:rsidRPr="008528CE">
              <w:rPr>
                <w:rFonts w:ascii="Calibri" w:hAnsi="Calibri"/>
                <w:sz w:val="20"/>
                <w:szCs w:val="22"/>
              </w:rPr>
              <w:t>&lt;&lt;If A13= one of the items in the following list:</w:t>
            </w:r>
            <w:r w:rsidRPr="008528CE">
              <w:rPr>
                <w:rFonts w:ascii="Calibri" w:hAnsi="Calibri"/>
                <w:sz w:val="16"/>
                <w:szCs w:val="18"/>
              </w:rPr>
              <w:t xml:space="preserve"> </w:t>
            </w:r>
          </w:p>
          <w:p w14:paraId="15480B79" w14:textId="77777777" w:rsidR="003C6CEF" w:rsidRPr="008528CE" w:rsidRDefault="003C6CEF" w:rsidP="008528CE">
            <w:pPr>
              <w:rPr>
                <w:rFonts w:ascii="Calibri" w:hAnsi="Calibri"/>
                <w:sz w:val="20"/>
                <w:szCs w:val="18"/>
              </w:rPr>
            </w:pPr>
            <w:r w:rsidRPr="008528CE">
              <w:rPr>
                <w:rFonts w:ascii="Calibri" w:hAnsi="Calibri"/>
                <w:sz w:val="20"/>
                <w:szCs w:val="18"/>
              </w:rPr>
              <w:t xml:space="preserve">*Addition  &gt; 300 to </w:t>
            </w:r>
            <w:r w:rsidRPr="008528CE">
              <w:rPr>
                <w:rFonts w:ascii="Calibri" w:hAnsi="Calibri"/>
                <w:sz w:val="20"/>
                <w:szCs w:val="18"/>
                <w:u w:val="single"/>
              </w:rPr>
              <w:t>&lt;</w:t>
            </w:r>
            <w:r w:rsidRPr="008528CE">
              <w:rPr>
                <w:rFonts w:ascii="Calibri" w:hAnsi="Calibri"/>
                <w:sz w:val="20"/>
                <w:szCs w:val="18"/>
              </w:rPr>
              <w:t xml:space="preserve"> 400 ft2</w:t>
            </w:r>
          </w:p>
          <w:p w14:paraId="15480B7A" w14:textId="036B32C8" w:rsidR="003C6CEF" w:rsidRPr="008528CE" w:rsidRDefault="003C6CEF" w:rsidP="008528CE">
            <w:pPr>
              <w:rPr>
                <w:rFonts w:ascii="Calibri" w:hAnsi="Calibri"/>
                <w:sz w:val="20"/>
                <w:szCs w:val="18"/>
              </w:rPr>
            </w:pPr>
            <w:r w:rsidRPr="008528CE">
              <w:rPr>
                <w:rFonts w:ascii="Calibri" w:hAnsi="Calibri"/>
                <w:sz w:val="20"/>
                <w:szCs w:val="18"/>
              </w:rPr>
              <w:t xml:space="preserve">*Addition  &gt; 400 to </w:t>
            </w:r>
            <w:r w:rsidRPr="008528CE">
              <w:rPr>
                <w:rFonts w:ascii="Calibri" w:hAnsi="Calibri"/>
                <w:sz w:val="20"/>
                <w:szCs w:val="18"/>
                <w:u w:val="single"/>
              </w:rPr>
              <w:t>&lt;</w:t>
            </w:r>
            <w:r w:rsidRPr="008528CE">
              <w:rPr>
                <w:rFonts w:ascii="Calibri" w:hAnsi="Calibri"/>
                <w:sz w:val="20"/>
                <w:szCs w:val="18"/>
              </w:rPr>
              <w:t xml:space="preserve"> 700 ft2</w:t>
            </w:r>
          </w:p>
          <w:p w14:paraId="19B9DB8D" w14:textId="70D1C2F9" w:rsidR="00A81A2F" w:rsidRPr="008528CE" w:rsidRDefault="00A81A2F" w:rsidP="008528CE">
            <w:pPr>
              <w:rPr>
                <w:rFonts w:ascii="Calibri" w:hAnsi="Calibri"/>
                <w:sz w:val="20"/>
                <w:szCs w:val="18"/>
              </w:rPr>
            </w:pPr>
          </w:p>
          <w:p w14:paraId="0A286773" w14:textId="77777777" w:rsidR="00A81A2F" w:rsidRPr="008528CE" w:rsidRDefault="00A81A2F"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4B15553C" w14:textId="77777777" w:rsidR="00A81A2F" w:rsidRPr="008528CE" w:rsidRDefault="00A81A2F"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0C73A9F4" w14:textId="77777777" w:rsidR="00A81A2F" w:rsidRPr="008528CE" w:rsidRDefault="00A81A2F" w:rsidP="008528CE">
            <w:pPr>
              <w:rPr>
                <w:rFonts w:asciiTheme="minorHAnsi" w:eastAsia="Calibri" w:hAnsiTheme="minorHAnsi"/>
                <w:sz w:val="22"/>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p>
          <w:p w14:paraId="204722B6" w14:textId="0F0E5EF5" w:rsidR="00AF54B3" w:rsidRPr="008528CE" w:rsidRDefault="003C6CEF" w:rsidP="008528CE">
            <w:pPr>
              <w:rPr>
                <w:rFonts w:ascii="Calibri" w:hAnsi="Calibri"/>
                <w:sz w:val="20"/>
                <w:szCs w:val="18"/>
              </w:rPr>
            </w:pPr>
            <w:r w:rsidRPr="008528CE">
              <w:rPr>
                <w:rFonts w:ascii="Calibri" w:hAnsi="Calibri"/>
                <w:sz w:val="20"/>
                <w:szCs w:val="18"/>
              </w:rPr>
              <w:t xml:space="preserve">*Addition  &gt; 700 to </w:t>
            </w:r>
            <w:r w:rsidRPr="008528CE">
              <w:rPr>
                <w:rFonts w:ascii="Calibri" w:hAnsi="Calibri"/>
                <w:sz w:val="20"/>
                <w:szCs w:val="18"/>
                <w:u w:val="single"/>
              </w:rPr>
              <w:t>&lt;</w:t>
            </w:r>
            <w:r w:rsidRPr="008528CE">
              <w:rPr>
                <w:rFonts w:ascii="Calibri" w:hAnsi="Calibri"/>
                <w:sz w:val="20"/>
                <w:szCs w:val="18"/>
              </w:rPr>
              <w:t xml:space="preserve"> 1000 ft2  then display this section</w:t>
            </w:r>
            <w:r w:rsidR="00C81BA9" w:rsidRPr="008528CE">
              <w:rPr>
                <w:rFonts w:ascii="Calibri" w:hAnsi="Calibri"/>
                <w:sz w:val="20"/>
                <w:szCs w:val="18"/>
              </w:rPr>
              <w:t xml:space="preserve"> </w:t>
            </w:r>
            <w:r w:rsidR="00C81BA9" w:rsidRPr="008528CE">
              <w:rPr>
                <w:rFonts w:asciiTheme="minorHAnsi" w:eastAsia="Calibri" w:hAnsiTheme="minorHAnsi"/>
                <w:sz w:val="20"/>
              </w:rPr>
              <w:t>but entry is optional,</w:t>
            </w:r>
          </w:p>
          <w:p w14:paraId="15480B7B" w14:textId="5443A093" w:rsidR="003C6CEF" w:rsidRPr="008528CE" w:rsidRDefault="003C6CEF" w:rsidP="008528CE">
            <w:pPr>
              <w:rPr>
                <w:rFonts w:ascii="Calibri" w:hAnsi="Calibri"/>
                <w:b/>
                <w:sz w:val="22"/>
                <w:szCs w:val="22"/>
              </w:rPr>
            </w:pPr>
            <w:r w:rsidRPr="008528CE">
              <w:rPr>
                <w:rFonts w:ascii="Calibri" w:hAnsi="Calibri"/>
                <w:sz w:val="20"/>
                <w:szCs w:val="18"/>
              </w:rPr>
              <w:t xml:space="preserve"> else display</w:t>
            </w:r>
            <w:r w:rsidR="00EE5A33" w:rsidRPr="008528CE">
              <w:rPr>
                <w:rFonts w:ascii="Calibri" w:hAnsi="Calibri"/>
                <w:sz w:val="20"/>
                <w:szCs w:val="18"/>
              </w:rPr>
              <w:t xml:space="preserve"> the standard</w:t>
            </w:r>
            <w:r w:rsidRPr="008528CE">
              <w:rPr>
                <w:rFonts w:ascii="Calibri" w:hAnsi="Calibri"/>
                <w:sz w:val="20"/>
                <w:szCs w:val="18"/>
              </w:rPr>
              <w:t xml:space="preserve"> “The Section Does Not Apply” message&gt;&gt;</w:t>
            </w:r>
          </w:p>
        </w:tc>
      </w:tr>
      <w:tr w:rsidR="003C6CEF" w:rsidRPr="008528CE" w14:paraId="15480B8A" w14:textId="77777777" w:rsidTr="00C86556">
        <w:trPr>
          <w:gridAfter w:val="1"/>
          <w:wAfter w:w="21" w:type="dxa"/>
          <w:trHeight w:val="241"/>
        </w:trPr>
        <w:tc>
          <w:tcPr>
            <w:tcW w:w="726" w:type="dxa"/>
            <w:tcBorders>
              <w:top w:val="single" w:sz="6" w:space="0" w:color="auto"/>
              <w:left w:val="single" w:sz="4" w:space="0" w:color="auto"/>
              <w:bottom w:val="single" w:sz="6" w:space="0" w:color="auto"/>
            </w:tcBorders>
          </w:tcPr>
          <w:p w14:paraId="15480B7D"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01</w:t>
            </w:r>
          </w:p>
        </w:tc>
        <w:tc>
          <w:tcPr>
            <w:tcW w:w="976" w:type="dxa"/>
            <w:tcBorders>
              <w:top w:val="single" w:sz="6" w:space="0" w:color="auto"/>
              <w:bottom w:val="single" w:sz="6" w:space="0" w:color="auto"/>
            </w:tcBorders>
            <w:shd w:val="clear" w:color="auto" w:fill="auto"/>
            <w:vAlign w:val="bottom"/>
          </w:tcPr>
          <w:p w14:paraId="15480B7E"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02</w:t>
            </w:r>
          </w:p>
        </w:tc>
        <w:tc>
          <w:tcPr>
            <w:tcW w:w="887" w:type="dxa"/>
            <w:tcBorders>
              <w:top w:val="single" w:sz="6" w:space="0" w:color="auto"/>
              <w:bottom w:val="single" w:sz="6" w:space="0" w:color="auto"/>
            </w:tcBorders>
            <w:shd w:val="clear" w:color="auto" w:fill="auto"/>
            <w:vAlign w:val="bottom"/>
          </w:tcPr>
          <w:p w14:paraId="15480B7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03</w:t>
            </w:r>
          </w:p>
        </w:tc>
        <w:tc>
          <w:tcPr>
            <w:tcW w:w="1063" w:type="dxa"/>
            <w:tcBorders>
              <w:top w:val="single" w:sz="6" w:space="0" w:color="auto"/>
              <w:bottom w:val="single" w:sz="6" w:space="0" w:color="auto"/>
            </w:tcBorders>
            <w:shd w:val="clear" w:color="auto" w:fill="auto"/>
            <w:vAlign w:val="bottom"/>
          </w:tcPr>
          <w:p w14:paraId="15480B80"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04</w:t>
            </w:r>
          </w:p>
        </w:tc>
        <w:tc>
          <w:tcPr>
            <w:tcW w:w="1064" w:type="dxa"/>
            <w:tcBorders>
              <w:top w:val="single" w:sz="6" w:space="0" w:color="auto"/>
              <w:bottom w:val="single" w:sz="6" w:space="0" w:color="auto"/>
            </w:tcBorders>
            <w:shd w:val="clear" w:color="auto" w:fill="auto"/>
            <w:vAlign w:val="bottom"/>
          </w:tcPr>
          <w:p w14:paraId="15480B81"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05</w:t>
            </w:r>
          </w:p>
        </w:tc>
        <w:tc>
          <w:tcPr>
            <w:tcW w:w="1416" w:type="dxa"/>
            <w:tcBorders>
              <w:top w:val="single" w:sz="6" w:space="0" w:color="auto"/>
              <w:bottom w:val="single" w:sz="6" w:space="0" w:color="auto"/>
            </w:tcBorders>
            <w:shd w:val="clear" w:color="auto" w:fill="auto"/>
            <w:vAlign w:val="bottom"/>
          </w:tcPr>
          <w:p w14:paraId="15480B82"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sz w:val="18"/>
              </w:rPr>
            </w:pPr>
            <w:r w:rsidRPr="008528CE">
              <w:rPr>
                <w:rFonts w:ascii="Calibri" w:hAnsi="Calibri"/>
                <w:b w:val="0"/>
                <w:sz w:val="18"/>
              </w:rPr>
              <w:t>06</w:t>
            </w:r>
          </w:p>
        </w:tc>
        <w:tc>
          <w:tcPr>
            <w:tcW w:w="1239" w:type="dxa"/>
            <w:tcBorders>
              <w:top w:val="single" w:sz="6" w:space="0" w:color="auto"/>
              <w:bottom w:val="single" w:sz="6" w:space="0" w:color="auto"/>
            </w:tcBorders>
            <w:shd w:val="clear" w:color="auto" w:fill="auto"/>
            <w:vAlign w:val="bottom"/>
          </w:tcPr>
          <w:p w14:paraId="15480B83"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sz w:val="18"/>
              </w:rPr>
            </w:pPr>
            <w:r w:rsidRPr="008528CE">
              <w:rPr>
                <w:rFonts w:ascii="Calibri" w:hAnsi="Calibri"/>
                <w:b w:val="0"/>
                <w:sz w:val="18"/>
              </w:rPr>
              <w:t>07</w:t>
            </w:r>
          </w:p>
        </w:tc>
        <w:tc>
          <w:tcPr>
            <w:tcW w:w="1240" w:type="dxa"/>
            <w:tcBorders>
              <w:top w:val="single" w:sz="6" w:space="0" w:color="auto"/>
              <w:bottom w:val="single" w:sz="6" w:space="0" w:color="auto"/>
            </w:tcBorders>
            <w:shd w:val="clear" w:color="auto" w:fill="auto"/>
            <w:vAlign w:val="bottom"/>
          </w:tcPr>
          <w:p w14:paraId="15480B84"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08</w:t>
            </w:r>
          </w:p>
        </w:tc>
        <w:tc>
          <w:tcPr>
            <w:tcW w:w="1152" w:type="dxa"/>
            <w:tcBorders>
              <w:top w:val="single" w:sz="6" w:space="0" w:color="auto"/>
              <w:bottom w:val="single" w:sz="6" w:space="0" w:color="auto"/>
            </w:tcBorders>
            <w:shd w:val="clear" w:color="auto" w:fill="auto"/>
            <w:vAlign w:val="bottom"/>
          </w:tcPr>
          <w:p w14:paraId="15480B85"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09</w:t>
            </w:r>
          </w:p>
        </w:tc>
        <w:tc>
          <w:tcPr>
            <w:tcW w:w="1063" w:type="dxa"/>
            <w:tcBorders>
              <w:top w:val="single" w:sz="6" w:space="0" w:color="auto"/>
              <w:bottom w:val="single" w:sz="6" w:space="0" w:color="auto"/>
            </w:tcBorders>
            <w:shd w:val="clear" w:color="auto" w:fill="auto"/>
            <w:vAlign w:val="bottom"/>
          </w:tcPr>
          <w:p w14:paraId="15480B86"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10</w:t>
            </w:r>
          </w:p>
        </w:tc>
        <w:tc>
          <w:tcPr>
            <w:tcW w:w="1152" w:type="dxa"/>
            <w:tcBorders>
              <w:top w:val="single" w:sz="6" w:space="0" w:color="auto"/>
              <w:bottom w:val="single" w:sz="6" w:space="0" w:color="auto"/>
            </w:tcBorders>
            <w:shd w:val="clear" w:color="auto" w:fill="auto"/>
            <w:vAlign w:val="bottom"/>
          </w:tcPr>
          <w:p w14:paraId="15480B87"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11</w:t>
            </w:r>
          </w:p>
        </w:tc>
        <w:tc>
          <w:tcPr>
            <w:tcW w:w="1416" w:type="dxa"/>
            <w:tcBorders>
              <w:top w:val="single" w:sz="6" w:space="0" w:color="auto"/>
              <w:bottom w:val="single" w:sz="6" w:space="0" w:color="auto"/>
            </w:tcBorders>
            <w:shd w:val="clear" w:color="auto" w:fill="auto"/>
            <w:vAlign w:val="bottom"/>
          </w:tcPr>
          <w:p w14:paraId="15480B88"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12</w:t>
            </w:r>
          </w:p>
        </w:tc>
        <w:tc>
          <w:tcPr>
            <w:tcW w:w="975" w:type="dxa"/>
            <w:tcBorders>
              <w:top w:val="single" w:sz="6" w:space="0" w:color="auto"/>
              <w:bottom w:val="single" w:sz="6" w:space="0" w:color="auto"/>
              <w:right w:val="single" w:sz="4" w:space="0" w:color="auto"/>
            </w:tcBorders>
            <w:shd w:val="clear" w:color="auto" w:fill="auto"/>
            <w:vAlign w:val="bottom"/>
          </w:tcPr>
          <w:p w14:paraId="15480B89"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13</w:t>
            </w:r>
          </w:p>
        </w:tc>
      </w:tr>
      <w:tr w:rsidR="003C6CEF" w:rsidRPr="008528CE" w14:paraId="15480B93" w14:textId="77777777" w:rsidTr="00C86556">
        <w:trPr>
          <w:gridAfter w:val="1"/>
          <w:wAfter w:w="21" w:type="dxa"/>
          <w:trHeight w:val="149"/>
        </w:trPr>
        <w:tc>
          <w:tcPr>
            <w:tcW w:w="726" w:type="dxa"/>
            <w:vMerge w:val="restart"/>
            <w:tcBorders>
              <w:top w:val="single" w:sz="6" w:space="0" w:color="auto"/>
              <w:left w:val="single" w:sz="4" w:space="0" w:color="auto"/>
              <w:bottom w:val="single" w:sz="6" w:space="0" w:color="auto"/>
            </w:tcBorders>
            <w:vAlign w:val="bottom"/>
          </w:tcPr>
          <w:p w14:paraId="15480B8B"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Tag/ID</w:t>
            </w:r>
          </w:p>
        </w:tc>
        <w:tc>
          <w:tcPr>
            <w:tcW w:w="976" w:type="dxa"/>
            <w:vMerge w:val="restart"/>
            <w:tcBorders>
              <w:top w:val="single" w:sz="6" w:space="0" w:color="auto"/>
              <w:bottom w:val="single" w:sz="6" w:space="0" w:color="auto"/>
            </w:tcBorders>
            <w:shd w:val="clear" w:color="auto" w:fill="auto"/>
            <w:vAlign w:val="bottom"/>
          </w:tcPr>
          <w:p w14:paraId="15480B8C" w14:textId="72085ACC" w:rsidR="003C6CEF" w:rsidRPr="008528CE" w:rsidRDefault="009A660E" w:rsidP="008528CE">
            <w:pPr>
              <w:keepNext/>
              <w:tabs>
                <w:tab w:val="left" w:pos="7200"/>
                <w:tab w:val="left" w:pos="9990"/>
                <w:tab w:val="left" w:pos="10980"/>
                <w:tab w:val="right" w:pos="11430"/>
              </w:tabs>
              <w:jc w:val="center"/>
              <w:rPr>
                <w:rFonts w:ascii="Calibri" w:hAnsi="Calibri"/>
                <w:noProof/>
                <w:sz w:val="18"/>
                <w:szCs w:val="18"/>
              </w:rPr>
            </w:pPr>
            <w:r w:rsidRPr="008528CE">
              <w:rPr>
                <w:rFonts w:ascii="Calibri" w:hAnsi="Calibri"/>
                <w:noProof/>
                <w:sz w:val="18"/>
                <w:szCs w:val="18"/>
              </w:rPr>
              <w:t>Exception</w:t>
            </w:r>
          </w:p>
        </w:tc>
        <w:tc>
          <w:tcPr>
            <w:tcW w:w="887" w:type="dxa"/>
            <w:vMerge w:val="restart"/>
            <w:tcBorders>
              <w:top w:val="single" w:sz="6" w:space="0" w:color="auto"/>
              <w:bottom w:val="single" w:sz="6" w:space="0" w:color="auto"/>
            </w:tcBorders>
            <w:shd w:val="clear" w:color="auto" w:fill="auto"/>
            <w:vAlign w:val="bottom"/>
          </w:tcPr>
          <w:p w14:paraId="15480B8D" w14:textId="77777777" w:rsidR="003C6CEF" w:rsidRPr="008528CE" w:rsidRDefault="003C6CEF" w:rsidP="008528CE">
            <w:pPr>
              <w:keepNext/>
              <w:tabs>
                <w:tab w:val="left" w:pos="7200"/>
                <w:tab w:val="left" w:pos="9990"/>
                <w:tab w:val="left" w:pos="10980"/>
                <w:tab w:val="right" w:pos="11430"/>
              </w:tabs>
              <w:jc w:val="center"/>
              <w:rPr>
                <w:rFonts w:ascii="Calibri" w:hAnsi="Calibri"/>
                <w:b/>
                <w:sz w:val="18"/>
              </w:rPr>
            </w:pPr>
            <w:r w:rsidRPr="008528CE">
              <w:rPr>
                <w:rFonts w:ascii="Calibri" w:hAnsi="Calibri"/>
                <w:noProof/>
                <w:sz w:val="18"/>
                <w:szCs w:val="18"/>
              </w:rPr>
              <w:t>Roof Pitch</w:t>
            </w:r>
          </w:p>
        </w:tc>
        <w:tc>
          <w:tcPr>
            <w:tcW w:w="1063" w:type="dxa"/>
            <w:vMerge w:val="restart"/>
            <w:tcBorders>
              <w:top w:val="single" w:sz="6" w:space="0" w:color="auto"/>
              <w:bottom w:val="single" w:sz="6" w:space="0" w:color="auto"/>
            </w:tcBorders>
            <w:shd w:val="clear" w:color="auto" w:fill="auto"/>
            <w:vAlign w:val="bottom"/>
          </w:tcPr>
          <w:p w14:paraId="15480B8E"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22"/>
              </w:rPr>
            </w:pPr>
            <w:r w:rsidRPr="008528CE">
              <w:rPr>
                <w:rFonts w:ascii="Calibri" w:hAnsi="Calibri"/>
                <w:b w:val="0"/>
                <w:color w:val="auto"/>
                <w:sz w:val="18"/>
                <w:szCs w:val="18"/>
              </w:rPr>
              <w:t>Method of compliance</w:t>
            </w:r>
          </w:p>
        </w:tc>
        <w:tc>
          <w:tcPr>
            <w:tcW w:w="1064" w:type="dxa"/>
            <w:vMerge w:val="restart"/>
            <w:tcBorders>
              <w:top w:val="single" w:sz="6" w:space="0" w:color="auto"/>
              <w:bottom w:val="single" w:sz="6" w:space="0" w:color="auto"/>
            </w:tcBorders>
            <w:shd w:val="clear" w:color="auto" w:fill="auto"/>
            <w:vAlign w:val="bottom"/>
          </w:tcPr>
          <w:p w14:paraId="15480B8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8528CE">
              <w:rPr>
                <w:rFonts w:ascii="Calibri" w:hAnsi="Calibri"/>
                <w:b w:val="0"/>
                <w:color w:val="auto"/>
                <w:sz w:val="18"/>
              </w:rPr>
              <w:t>Product Type</w:t>
            </w:r>
          </w:p>
        </w:tc>
        <w:tc>
          <w:tcPr>
            <w:tcW w:w="1416" w:type="dxa"/>
            <w:vMerge w:val="restart"/>
            <w:tcBorders>
              <w:top w:val="single" w:sz="6" w:space="0" w:color="auto"/>
              <w:bottom w:val="single" w:sz="6" w:space="0" w:color="auto"/>
            </w:tcBorders>
            <w:shd w:val="clear" w:color="auto" w:fill="auto"/>
            <w:vAlign w:val="bottom"/>
          </w:tcPr>
          <w:p w14:paraId="15480B90"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20"/>
                <w:szCs w:val="20"/>
              </w:rPr>
            </w:pPr>
            <w:r w:rsidRPr="008528CE">
              <w:rPr>
                <w:rFonts w:ascii="Calibri" w:hAnsi="Calibri"/>
                <w:b w:val="0"/>
                <w:color w:val="auto"/>
                <w:sz w:val="18"/>
              </w:rPr>
              <w:t>CRRC Product ID Number</w:t>
            </w:r>
          </w:p>
        </w:tc>
        <w:tc>
          <w:tcPr>
            <w:tcW w:w="4694" w:type="dxa"/>
            <w:gridSpan w:val="4"/>
            <w:tcBorders>
              <w:top w:val="single" w:sz="6" w:space="0" w:color="auto"/>
              <w:bottom w:val="single" w:sz="6" w:space="0" w:color="auto"/>
            </w:tcBorders>
            <w:shd w:val="clear" w:color="auto" w:fill="auto"/>
            <w:vAlign w:val="bottom"/>
          </w:tcPr>
          <w:p w14:paraId="15480B91"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color w:val="auto"/>
                <w:sz w:val="18"/>
              </w:rPr>
            </w:pPr>
            <w:r w:rsidRPr="008528CE">
              <w:rPr>
                <w:rFonts w:ascii="Calibri" w:hAnsi="Calibri"/>
                <w:color w:val="auto"/>
                <w:sz w:val="18"/>
              </w:rPr>
              <w:t>Proposed</w:t>
            </w:r>
          </w:p>
        </w:tc>
        <w:tc>
          <w:tcPr>
            <w:tcW w:w="3543" w:type="dxa"/>
            <w:gridSpan w:val="3"/>
            <w:tcBorders>
              <w:top w:val="single" w:sz="6" w:space="0" w:color="auto"/>
              <w:bottom w:val="single" w:sz="6" w:space="0" w:color="auto"/>
              <w:right w:val="single" w:sz="4" w:space="0" w:color="auto"/>
            </w:tcBorders>
            <w:shd w:val="clear" w:color="auto" w:fill="auto"/>
            <w:vAlign w:val="bottom"/>
          </w:tcPr>
          <w:p w14:paraId="15480B92"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color w:val="auto"/>
                <w:sz w:val="18"/>
              </w:rPr>
              <w:t>Required</w:t>
            </w:r>
          </w:p>
        </w:tc>
      </w:tr>
      <w:tr w:rsidR="003C6CEF" w:rsidRPr="008528CE" w14:paraId="15480BA2" w14:textId="77777777" w:rsidTr="00C86556">
        <w:trPr>
          <w:gridAfter w:val="1"/>
          <w:wAfter w:w="21" w:type="dxa"/>
          <w:trHeight w:val="483"/>
        </w:trPr>
        <w:tc>
          <w:tcPr>
            <w:tcW w:w="726" w:type="dxa"/>
            <w:vMerge/>
            <w:tcBorders>
              <w:top w:val="single" w:sz="6" w:space="0" w:color="auto"/>
              <w:left w:val="single" w:sz="4" w:space="0" w:color="auto"/>
              <w:bottom w:val="single" w:sz="6" w:space="0" w:color="auto"/>
            </w:tcBorders>
          </w:tcPr>
          <w:p w14:paraId="15480B94"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p>
        </w:tc>
        <w:tc>
          <w:tcPr>
            <w:tcW w:w="976" w:type="dxa"/>
            <w:vMerge/>
            <w:tcBorders>
              <w:top w:val="single" w:sz="6" w:space="0" w:color="auto"/>
              <w:bottom w:val="single" w:sz="6" w:space="0" w:color="auto"/>
            </w:tcBorders>
            <w:shd w:val="clear" w:color="auto" w:fill="auto"/>
            <w:vAlign w:val="bottom"/>
          </w:tcPr>
          <w:p w14:paraId="15480B95"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p>
        </w:tc>
        <w:tc>
          <w:tcPr>
            <w:tcW w:w="887" w:type="dxa"/>
            <w:vMerge/>
            <w:tcBorders>
              <w:top w:val="single" w:sz="6" w:space="0" w:color="auto"/>
              <w:bottom w:val="single" w:sz="6" w:space="0" w:color="auto"/>
            </w:tcBorders>
            <w:shd w:val="clear" w:color="auto" w:fill="auto"/>
            <w:vAlign w:val="bottom"/>
          </w:tcPr>
          <w:p w14:paraId="15480B96" w14:textId="77777777" w:rsidR="003C6CEF" w:rsidRPr="008528CE" w:rsidRDefault="003C6CEF" w:rsidP="008528CE">
            <w:pPr>
              <w:keepNext/>
              <w:tabs>
                <w:tab w:val="left" w:pos="7200"/>
                <w:tab w:val="left" w:pos="9990"/>
                <w:tab w:val="left" w:pos="10980"/>
                <w:tab w:val="right" w:pos="11430"/>
              </w:tabs>
              <w:jc w:val="center"/>
              <w:rPr>
                <w:rFonts w:ascii="Calibri" w:hAnsi="Calibri"/>
                <w:noProof/>
                <w:sz w:val="18"/>
                <w:szCs w:val="18"/>
              </w:rPr>
            </w:pPr>
          </w:p>
        </w:tc>
        <w:tc>
          <w:tcPr>
            <w:tcW w:w="1063" w:type="dxa"/>
            <w:vMerge/>
            <w:tcBorders>
              <w:top w:val="single" w:sz="6" w:space="0" w:color="auto"/>
              <w:bottom w:val="single" w:sz="6" w:space="0" w:color="auto"/>
            </w:tcBorders>
            <w:shd w:val="clear" w:color="auto" w:fill="auto"/>
            <w:vAlign w:val="bottom"/>
          </w:tcPr>
          <w:p w14:paraId="15480B97"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64" w:type="dxa"/>
            <w:vMerge/>
            <w:tcBorders>
              <w:top w:val="single" w:sz="6" w:space="0" w:color="auto"/>
              <w:bottom w:val="single" w:sz="6" w:space="0" w:color="auto"/>
            </w:tcBorders>
            <w:shd w:val="clear" w:color="auto" w:fill="auto"/>
            <w:vAlign w:val="bottom"/>
          </w:tcPr>
          <w:p w14:paraId="15480B98"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16" w:type="dxa"/>
            <w:vMerge/>
            <w:tcBorders>
              <w:top w:val="single" w:sz="6" w:space="0" w:color="auto"/>
              <w:bottom w:val="single" w:sz="6" w:space="0" w:color="auto"/>
            </w:tcBorders>
            <w:shd w:val="clear" w:color="auto" w:fill="auto"/>
            <w:vAlign w:val="bottom"/>
          </w:tcPr>
          <w:p w14:paraId="15480B99"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39" w:type="dxa"/>
            <w:tcBorders>
              <w:top w:val="single" w:sz="6" w:space="0" w:color="auto"/>
              <w:bottom w:val="single" w:sz="6" w:space="0" w:color="auto"/>
            </w:tcBorders>
            <w:shd w:val="clear" w:color="auto" w:fill="auto"/>
            <w:vAlign w:val="bottom"/>
          </w:tcPr>
          <w:p w14:paraId="15480B9A"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Initial Solar Reflectance</w:t>
            </w:r>
          </w:p>
        </w:tc>
        <w:tc>
          <w:tcPr>
            <w:tcW w:w="1240" w:type="dxa"/>
            <w:tcBorders>
              <w:top w:val="single" w:sz="6" w:space="0" w:color="auto"/>
              <w:bottom w:val="single" w:sz="6" w:space="0" w:color="auto"/>
            </w:tcBorders>
            <w:shd w:val="clear" w:color="auto" w:fill="auto"/>
            <w:vAlign w:val="bottom"/>
          </w:tcPr>
          <w:p w14:paraId="15480B9B"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Aged Solar Reflectance</w:t>
            </w:r>
            <w:r w:rsidRPr="008528CE" w:rsidDel="00484660">
              <w:rPr>
                <w:rFonts w:ascii="Calibri" w:hAnsi="Calibri"/>
                <w:b w:val="0"/>
                <w:color w:val="auto"/>
                <w:sz w:val="18"/>
              </w:rPr>
              <w:t xml:space="preserve"> </w:t>
            </w:r>
          </w:p>
        </w:tc>
        <w:tc>
          <w:tcPr>
            <w:tcW w:w="1152" w:type="dxa"/>
            <w:tcBorders>
              <w:top w:val="single" w:sz="6" w:space="0" w:color="auto"/>
              <w:bottom w:val="single" w:sz="6" w:space="0" w:color="auto"/>
            </w:tcBorders>
            <w:shd w:val="clear" w:color="auto" w:fill="auto"/>
            <w:vAlign w:val="bottom"/>
          </w:tcPr>
          <w:p w14:paraId="15480B9C" w14:textId="77777777" w:rsidR="003C6CEF" w:rsidRPr="008528CE" w:rsidRDefault="003C6CEF" w:rsidP="008528CE">
            <w:pPr>
              <w:jc w:val="center"/>
              <w:rPr>
                <w:b/>
                <w:sz w:val="18"/>
                <w:szCs w:val="18"/>
              </w:rPr>
            </w:pPr>
            <w:r w:rsidRPr="008528CE">
              <w:rPr>
                <w:rFonts w:ascii="Calibri" w:hAnsi="Calibri"/>
                <w:sz w:val="18"/>
              </w:rPr>
              <w:t>Thermal Emittance</w:t>
            </w:r>
            <w:r w:rsidRPr="008528CE" w:rsidDel="00484660">
              <w:rPr>
                <w:rFonts w:ascii="Calibri" w:hAnsi="Calibri"/>
                <w:sz w:val="18"/>
              </w:rPr>
              <w:t xml:space="preserve"> </w:t>
            </w:r>
          </w:p>
        </w:tc>
        <w:tc>
          <w:tcPr>
            <w:tcW w:w="1063" w:type="dxa"/>
            <w:tcBorders>
              <w:top w:val="single" w:sz="6" w:space="0" w:color="auto"/>
              <w:bottom w:val="single" w:sz="6" w:space="0" w:color="auto"/>
            </w:tcBorders>
            <w:shd w:val="clear" w:color="auto" w:fill="auto"/>
            <w:vAlign w:val="bottom"/>
          </w:tcPr>
          <w:p w14:paraId="15480B9D"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SRI</w:t>
            </w:r>
          </w:p>
          <w:p w14:paraId="15480B9E"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b w:val="0"/>
                <w:sz w:val="18"/>
                <w:szCs w:val="18"/>
              </w:rPr>
              <w:t>(Optional)</w:t>
            </w:r>
          </w:p>
        </w:tc>
        <w:tc>
          <w:tcPr>
            <w:tcW w:w="1152" w:type="dxa"/>
            <w:tcBorders>
              <w:top w:val="single" w:sz="6" w:space="0" w:color="auto"/>
              <w:bottom w:val="single" w:sz="6" w:space="0" w:color="auto"/>
            </w:tcBorders>
            <w:shd w:val="clear" w:color="auto" w:fill="auto"/>
            <w:vAlign w:val="bottom"/>
          </w:tcPr>
          <w:p w14:paraId="15480B9F"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Aged Solar Reflectance</w:t>
            </w:r>
            <w:r w:rsidRPr="008528CE" w:rsidDel="00484660">
              <w:rPr>
                <w:rFonts w:ascii="Calibri" w:hAnsi="Calibri"/>
                <w:b w:val="0"/>
                <w:color w:val="auto"/>
                <w:sz w:val="18"/>
              </w:rPr>
              <w:t xml:space="preserve"> </w:t>
            </w:r>
          </w:p>
        </w:tc>
        <w:tc>
          <w:tcPr>
            <w:tcW w:w="1416" w:type="dxa"/>
            <w:tcBorders>
              <w:top w:val="single" w:sz="6" w:space="0" w:color="auto"/>
              <w:bottom w:val="single" w:sz="6" w:space="0" w:color="auto"/>
            </w:tcBorders>
            <w:shd w:val="clear" w:color="auto" w:fill="auto"/>
            <w:vAlign w:val="bottom"/>
          </w:tcPr>
          <w:p w14:paraId="15480BA0"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Thermal Emittance</w:t>
            </w:r>
            <w:r w:rsidRPr="008528CE" w:rsidDel="00484660">
              <w:rPr>
                <w:rFonts w:ascii="Calibri" w:hAnsi="Calibri"/>
                <w:b w:val="0"/>
                <w:color w:val="auto"/>
                <w:sz w:val="18"/>
              </w:rPr>
              <w:t xml:space="preserve"> </w:t>
            </w:r>
          </w:p>
        </w:tc>
        <w:tc>
          <w:tcPr>
            <w:tcW w:w="975" w:type="dxa"/>
            <w:tcBorders>
              <w:top w:val="single" w:sz="6" w:space="0" w:color="auto"/>
              <w:bottom w:val="single" w:sz="6" w:space="0" w:color="auto"/>
              <w:right w:val="single" w:sz="4" w:space="0" w:color="auto"/>
            </w:tcBorders>
            <w:shd w:val="clear" w:color="auto" w:fill="auto"/>
            <w:vAlign w:val="bottom"/>
          </w:tcPr>
          <w:p w14:paraId="15480BA1" w14:textId="77777777" w:rsidR="003C6CEF" w:rsidRPr="008528CE" w:rsidRDefault="003C6CEF" w:rsidP="008528CE">
            <w:pPr>
              <w:pStyle w:val="Heading7"/>
              <w:tabs>
                <w:tab w:val="clear" w:pos="10980"/>
                <w:tab w:val="clear" w:pos="11430"/>
                <w:tab w:val="left" w:pos="180"/>
                <w:tab w:val="left" w:pos="5310"/>
                <w:tab w:val="left" w:pos="8100"/>
              </w:tabs>
              <w:jc w:val="center"/>
              <w:rPr>
                <w:rFonts w:ascii="Calibri" w:hAnsi="Calibri"/>
                <w:b w:val="0"/>
                <w:color w:val="auto"/>
                <w:sz w:val="18"/>
              </w:rPr>
            </w:pPr>
            <w:r w:rsidRPr="008528CE">
              <w:rPr>
                <w:rFonts w:ascii="Calibri" w:hAnsi="Calibri"/>
                <w:b w:val="0"/>
                <w:color w:val="auto"/>
                <w:sz w:val="18"/>
              </w:rPr>
              <w:t>SRI (Optional)</w:t>
            </w:r>
          </w:p>
        </w:tc>
      </w:tr>
      <w:tr w:rsidR="00BB53F2" w:rsidRPr="008528CE" w14:paraId="15480BBE" w14:textId="77777777" w:rsidTr="00C86556">
        <w:trPr>
          <w:gridAfter w:val="1"/>
          <w:wAfter w:w="21" w:type="dxa"/>
          <w:trHeight w:val="282"/>
        </w:trPr>
        <w:tc>
          <w:tcPr>
            <w:tcW w:w="726" w:type="dxa"/>
            <w:tcBorders>
              <w:top w:val="single" w:sz="6" w:space="0" w:color="auto"/>
              <w:left w:val="single" w:sz="4" w:space="0" w:color="auto"/>
              <w:bottom w:val="single" w:sz="6" w:space="0" w:color="auto"/>
            </w:tcBorders>
            <w:vAlign w:val="bottom"/>
          </w:tcPr>
          <w:p w14:paraId="15480BA3"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sz w:val="18"/>
                <w:szCs w:val="18"/>
              </w:rPr>
            </w:pPr>
            <w:r w:rsidRPr="008528CE">
              <w:rPr>
                <w:rFonts w:ascii="Calibri" w:hAnsi="Calibri"/>
                <w:sz w:val="18"/>
                <w:szCs w:val="18"/>
              </w:rPr>
              <w:t>&lt;&lt;User Input: ObjectNamePermissive&gt;&gt;</w:t>
            </w:r>
          </w:p>
        </w:tc>
        <w:tc>
          <w:tcPr>
            <w:tcW w:w="976" w:type="dxa"/>
            <w:tcBorders>
              <w:top w:val="single" w:sz="6" w:space="0" w:color="auto"/>
              <w:bottom w:val="single" w:sz="6" w:space="0" w:color="auto"/>
            </w:tcBorders>
            <w:shd w:val="clear" w:color="auto" w:fill="auto"/>
            <w:vAlign w:val="bottom"/>
          </w:tcPr>
          <w:p w14:paraId="7B57021B" w14:textId="77777777" w:rsidR="007923F6" w:rsidRPr="008528CE" w:rsidRDefault="007923F6" w:rsidP="008528CE">
            <w:pPr>
              <w:keepNext/>
              <w:tabs>
                <w:tab w:val="left" w:pos="7200"/>
                <w:tab w:val="left" w:pos="9990"/>
                <w:tab w:val="left" w:pos="10980"/>
                <w:tab w:val="right" w:pos="11430"/>
              </w:tabs>
              <w:spacing w:line="200" w:lineRule="exact"/>
              <w:jc w:val="center"/>
              <w:rPr>
                <w:rFonts w:ascii="Calibri" w:hAnsi="Calibri"/>
                <w:sz w:val="18"/>
                <w:szCs w:val="18"/>
              </w:rPr>
            </w:pPr>
            <w:r w:rsidRPr="008528CE">
              <w:rPr>
                <w:rFonts w:ascii="Calibri" w:hAnsi="Calibri"/>
                <w:sz w:val="18"/>
                <w:szCs w:val="18"/>
              </w:rPr>
              <w:t>&lt;&lt;User selects from list: 1, 2, or None; If 1 or 2, value = “Meets cool roof requirements”;</w:t>
            </w:r>
          </w:p>
          <w:p w14:paraId="15480BA4" w14:textId="53F8B47A" w:rsidR="00BB53F2" w:rsidRPr="008528CE" w:rsidRDefault="007923F6" w:rsidP="008528CE">
            <w:pPr>
              <w:keepNext/>
              <w:tabs>
                <w:tab w:val="left" w:pos="7200"/>
                <w:tab w:val="left" w:pos="9990"/>
                <w:tab w:val="left" w:pos="10980"/>
                <w:tab w:val="right" w:pos="11430"/>
              </w:tabs>
              <w:spacing w:line="200" w:lineRule="exact"/>
              <w:jc w:val="center"/>
              <w:rPr>
                <w:rFonts w:ascii="Calibri" w:hAnsi="Calibri"/>
                <w:sz w:val="18"/>
                <w:szCs w:val="18"/>
              </w:rPr>
            </w:pPr>
            <w:r w:rsidRPr="008528CE">
              <w:rPr>
                <w:rFonts w:ascii="Calibri" w:hAnsi="Calibri"/>
                <w:sz w:val="18"/>
                <w:szCs w:val="18"/>
              </w:rPr>
              <w:t xml:space="preserve"> Elseif None, go to G03&gt;&gt;</w:t>
            </w:r>
          </w:p>
        </w:tc>
        <w:tc>
          <w:tcPr>
            <w:tcW w:w="887" w:type="dxa"/>
            <w:tcBorders>
              <w:top w:val="single" w:sz="6" w:space="0" w:color="auto"/>
              <w:bottom w:val="single" w:sz="6" w:space="0" w:color="auto"/>
            </w:tcBorders>
            <w:shd w:val="clear" w:color="auto" w:fill="auto"/>
            <w:vAlign w:val="bottom"/>
          </w:tcPr>
          <w:p w14:paraId="15480BA5" w14:textId="15DC0964" w:rsidR="00BB53F2" w:rsidRPr="008528CE" w:rsidRDefault="00BB53F2" w:rsidP="008528CE">
            <w:pPr>
              <w:keepNext/>
              <w:jc w:val="center"/>
              <w:rPr>
                <w:rFonts w:ascii="Calibri" w:hAnsi="Calibri"/>
                <w:noProof/>
                <w:sz w:val="18"/>
                <w:szCs w:val="18"/>
              </w:rPr>
            </w:pPr>
            <w:r w:rsidRPr="008528CE">
              <w:rPr>
                <w:rFonts w:ascii="Calibri" w:hAnsi="Calibri"/>
                <w:noProof/>
                <w:sz w:val="18"/>
                <w:szCs w:val="18"/>
              </w:rPr>
              <w:t xml:space="preserve"> &lt;&lt;User selects from list: Roof pitch is </w:t>
            </w:r>
            <w:r w:rsidRPr="008528CE">
              <w:rPr>
                <w:rFonts w:ascii="Calibri" w:hAnsi="Calibri" w:cs="Calibri"/>
                <w:noProof/>
                <w:sz w:val="18"/>
                <w:szCs w:val="18"/>
              </w:rPr>
              <w:t>≥</w:t>
            </w:r>
            <w:r w:rsidRPr="008528CE">
              <w:rPr>
                <w:rFonts w:ascii="Calibri" w:hAnsi="Calibri"/>
                <w:noProof/>
                <w:sz w:val="18"/>
                <w:szCs w:val="18"/>
              </w:rPr>
              <w:t xml:space="preserve"> 2:12 or Roof pitch is &lt; 2:12&gt;&gt;</w:t>
            </w:r>
          </w:p>
        </w:tc>
        <w:tc>
          <w:tcPr>
            <w:tcW w:w="1063" w:type="dxa"/>
            <w:tcBorders>
              <w:top w:val="single" w:sz="6" w:space="0" w:color="auto"/>
              <w:bottom w:val="single" w:sz="6" w:space="0" w:color="auto"/>
            </w:tcBorders>
            <w:shd w:val="clear" w:color="auto" w:fill="auto"/>
            <w:vAlign w:val="bottom"/>
          </w:tcPr>
          <w:p w14:paraId="15480BA6" w14:textId="34347435"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8528CE">
              <w:rPr>
                <w:rFonts w:ascii="Calibri" w:hAnsi="Calibri"/>
                <w:b w:val="0"/>
                <w:color w:val="auto"/>
                <w:sz w:val="18"/>
                <w:szCs w:val="18"/>
              </w:rPr>
              <w:t>&lt;&lt; User selects from list: Not in an applicable climate zone, Aged Solar Reflectance and Thermal Emittance, or SRI&gt;&gt;</w:t>
            </w:r>
          </w:p>
        </w:tc>
        <w:tc>
          <w:tcPr>
            <w:tcW w:w="1064" w:type="dxa"/>
            <w:tcBorders>
              <w:top w:val="single" w:sz="6" w:space="0" w:color="auto"/>
              <w:bottom w:val="single" w:sz="6" w:space="0" w:color="auto"/>
            </w:tcBorders>
            <w:shd w:val="clear" w:color="auto" w:fill="auto"/>
            <w:vAlign w:val="bottom"/>
          </w:tcPr>
          <w:p w14:paraId="15480BA7"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&lt;&lt;User selects from CRRC product list: Asphalt Shingles,</w:t>
            </w:r>
          </w:p>
          <w:p w14:paraId="15480BA8"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Built-up Roofing,</w:t>
            </w:r>
          </w:p>
          <w:p w14:paraId="15480BA9"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Clay Roof Tiles,</w:t>
            </w:r>
          </w:p>
          <w:p w14:paraId="15480BAA"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Factory Applied Coating,</w:t>
            </w:r>
          </w:p>
          <w:p w14:paraId="15480BAB"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Field Applied Coating,</w:t>
            </w:r>
          </w:p>
          <w:p w14:paraId="15480BAC"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Metal Roof,</w:t>
            </w:r>
          </w:p>
          <w:p w14:paraId="15480BAD"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Modified Bitumin Sheet,</w:t>
            </w:r>
          </w:p>
          <w:p w14:paraId="15480BAE"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Roof Pavers,</w:t>
            </w:r>
          </w:p>
          <w:p w14:paraId="15480BAF"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Single Ply Thermoplastic,</w:t>
            </w:r>
          </w:p>
          <w:p w14:paraId="15480BB0"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Single Ply Thermoset,</w:t>
            </w:r>
          </w:p>
          <w:p w14:paraId="15480BB1"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Metal Shakes Shingles</w:t>
            </w:r>
          </w:p>
          <w:p w14:paraId="15480BB2"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lastRenderedPageBreak/>
              <w:t>Fluid Applied Membrane,</w:t>
            </w:r>
          </w:p>
          <w:p w14:paraId="15480BB3"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 xml:space="preserve">Polymer Composite Steep Slope,  </w:t>
            </w:r>
          </w:p>
          <w:p w14:paraId="15480BB4"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Spray Polyurethane Foam,</w:t>
            </w:r>
          </w:p>
          <w:p w14:paraId="15480BB5" w14:textId="77777777" w:rsidR="00BB53F2" w:rsidRPr="008528CE" w:rsidDel="00B7174C"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noProof/>
                <w:sz w:val="18"/>
                <w:szCs w:val="18"/>
              </w:rPr>
              <w:t>Stone Aggregate Ballast&gt;&gt;</w:t>
            </w:r>
          </w:p>
        </w:tc>
        <w:tc>
          <w:tcPr>
            <w:tcW w:w="1416" w:type="dxa"/>
            <w:tcBorders>
              <w:top w:val="single" w:sz="6" w:space="0" w:color="auto"/>
              <w:bottom w:val="single" w:sz="6" w:space="0" w:color="auto"/>
            </w:tcBorders>
            <w:shd w:val="clear" w:color="auto" w:fill="auto"/>
            <w:vAlign w:val="bottom"/>
          </w:tcPr>
          <w:p w14:paraId="15480BB6" w14:textId="0CB47500"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r w:rsidRPr="008528CE">
              <w:rPr>
                <w:rFonts w:ascii="Calibri" w:hAnsi="Calibri"/>
                <w:sz w:val="18"/>
                <w:szCs w:val="18"/>
              </w:rPr>
              <w:lastRenderedPageBreak/>
              <w:t>&lt;&lt;User input From the CRRC Directory if user knows what they are going to install</w:t>
            </w:r>
            <w:r w:rsidRPr="008528CE">
              <w:rPr>
                <w:rFonts w:ascii="Calibri" w:hAnsi="Calibri"/>
                <w:noProof/>
                <w:sz w:val="18"/>
                <w:szCs w:val="18"/>
              </w:rPr>
              <w:t>. Else allow user to enter NA&gt;&gt;</w:t>
            </w:r>
          </w:p>
        </w:tc>
        <w:tc>
          <w:tcPr>
            <w:tcW w:w="1239" w:type="dxa"/>
            <w:tcBorders>
              <w:top w:val="single" w:sz="6" w:space="0" w:color="auto"/>
              <w:bottom w:val="single" w:sz="6" w:space="0" w:color="auto"/>
            </w:tcBorders>
            <w:shd w:val="clear" w:color="auto" w:fill="auto"/>
            <w:vAlign w:val="bottom"/>
          </w:tcPr>
          <w:p w14:paraId="7268490F" w14:textId="3560F076"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8528CE">
              <w:rPr>
                <w:rFonts w:ascii="Calibri" w:hAnsi="Calibri"/>
                <w:b w:val="0"/>
                <w:color w:val="auto"/>
                <w:sz w:val="18"/>
                <w:szCs w:val="18"/>
              </w:rPr>
              <w:t xml:space="preserve">&lt;&lt;if G04 = ‘Not in an applicable climate zone’ then result = NA; </w:t>
            </w:r>
          </w:p>
          <w:p w14:paraId="15480BB7" w14:textId="24857AF1"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8528CE">
              <w:rPr>
                <w:rFonts w:ascii="Calibri" w:hAnsi="Calibri"/>
                <w:b w:val="0"/>
                <w:color w:val="auto"/>
                <w:sz w:val="18"/>
                <w:szCs w:val="18"/>
              </w:rPr>
              <w:t xml:space="preserve">Else If the user knows what they are installing, the user enters the DecimalNonnegative </w:t>
            </w:r>
            <w:r w:rsidR="00BC5A84" w:rsidRPr="008528CE">
              <w:rPr>
                <w:rFonts w:ascii="Calibri" w:hAnsi="Calibri"/>
                <w:b w:val="0"/>
                <w:color w:val="auto"/>
                <w:sz w:val="18"/>
                <w:szCs w:val="18"/>
              </w:rPr>
              <w:t xml:space="preserve">(x.xx, value must be &gt; 0 and &lt; 1) </w:t>
            </w:r>
            <w:r w:rsidRPr="008528CE">
              <w:rPr>
                <w:rFonts w:ascii="Calibri" w:hAnsi="Calibri"/>
                <w:b w:val="0"/>
                <w:color w:val="auto"/>
                <w:sz w:val="18"/>
                <w:szCs w:val="18"/>
              </w:rPr>
              <w:t>value from the CRRC Directory, Else allow user to enter NA&gt;&gt;</w:t>
            </w:r>
          </w:p>
        </w:tc>
        <w:tc>
          <w:tcPr>
            <w:tcW w:w="1240" w:type="dxa"/>
            <w:tcBorders>
              <w:top w:val="single" w:sz="6" w:space="0" w:color="auto"/>
              <w:bottom w:val="single" w:sz="6" w:space="0" w:color="auto"/>
            </w:tcBorders>
            <w:shd w:val="clear" w:color="auto" w:fill="auto"/>
            <w:vAlign w:val="bottom"/>
          </w:tcPr>
          <w:p w14:paraId="15480BB8" w14:textId="5587E1A3"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8528CE">
              <w:rPr>
                <w:rFonts w:ascii="Calibri" w:hAnsi="Calibri"/>
                <w:b w:val="0"/>
                <w:sz w:val="18"/>
                <w:szCs w:val="18"/>
              </w:rPr>
              <w:t>&lt;&lt;if G04 = ‘Not in an applicable climate zone’ then result = NA; else User Input: DecimalNonnegative</w:t>
            </w:r>
            <w:r w:rsidR="00BC5A84" w:rsidRPr="008528CE">
              <w:rPr>
                <w:rFonts w:ascii="Calibri" w:hAnsi="Calibri"/>
                <w:b w:val="0"/>
                <w:sz w:val="18"/>
                <w:szCs w:val="18"/>
              </w:rPr>
              <w:t xml:space="preserve"> (x.xx, value must be &gt; 0 and &lt; 1)</w:t>
            </w:r>
            <w:r w:rsidRPr="008528CE">
              <w:rPr>
                <w:rFonts w:ascii="Calibri" w:hAnsi="Calibri"/>
                <w:b w:val="0"/>
                <w:sz w:val="18"/>
                <w:szCs w:val="18"/>
              </w:rPr>
              <w:t>&gt;&gt;</w:t>
            </w:r>
          </w:p>
        </w:tc>
        <w:tc>
          <w:tcPr>
            <w:tcW w:w="1152" w:type="dxa"/>
            <w:tcBorders>
              <w:top w:val="single" w:sz="6" w:space="0" w:color="auto"/>
              <w:bottom w:val="single" w:sz="6" w:space="0" w:color="auto"/>
            </w:tcBorders>
            <w:shd w:val="clear" w:color="auto" w:fill="auto"/>
            <w:vAlign w:val="bottom"/>
          </w:tcPr>
          <w:p w14:paraId="15480BB9" w14:textId="30AD2AA0" w:rsidR="00BB53F2" w:rsidRPr="008528CE" w:rsidRDefault="00BB53F2" w:rsidP="008528CE">
            <w:pPr>
              <w:keepNext/>
              <w:jc w:val="center"/>
              <w:rPr>
                <w:rFonts w:ascii="Calibri" w:hAnsi="Calibri"/>
                <w:noProof/>
                <w:sz w:val="18"/>
                <w:szCs w:val="18"/>
              </w:rPr>
            </w:pPr>
            <w:r w:rsidRPr="008528CE">
              <w:rPr>
                <w:rFonts w:ascii="Calibri" w:hAnsi="Calibri"/>
                <w:sz w:val="18"/>
                <w:szCs w:val="18"/>
              </w:rPr>
              <w:t>&lt;&lt;if G04 = ‘Not in an applicable climate zone’ then result = NA; else User Input: DecimalNonnegative</w:t>
            </w:r>
            <w:r w:rsidR="00BC5A84" w:rsidRPr="008528CE">
              <w:rPr>
                <w:rFonts w:ascii="Calibri" w:hAnsi="Calibri"/>
                <w:sz w:val="18"/>
                <w:szCs w:val="18"/>
              </w:rPr>
              <w:t xml:space="preserve"> (x.xx, valu must be &gt; 0 and &lt; 1)</w:t>
            </w:r>
            <w:r w:rsidRPr="008528CE">
              <w:rPr>
                <w:rFonts w:ascii="Calibri" w:hAnsi="Calibri"/>
                <w:sz w:val="18"/>
                <w:szCs w:val="18"/>
              </w:rPr>
              <w:t>&gt;&gt;</w:t>
            </w:r>
          </w:p>
        </w:tc>
        <w:tc>
          <w:tcPr>
            <w:tcW w:w="1063" w:type="dxa"/>
            <w:tcBorders>
              <w:top w:val="single" w:sz="6" w:space="0" w:color="auto"/>
              <w:bottom w:val="single" w:sz="6" w:space="0" w:color="auto"/>
            </w:tcBorders>
            <w:shd w:val="clear" w:color="auto" w:fill="auto"/>
            <w:vAlign w:val="bottom"/>
          </w:tcPr>
          <w:p w14:paraId="3CBDCB76" w14:textId="46BEB724" w:rsidR="00BB53F2" w:rsidRPr="008528CE" w:rsidRDefault="00BB53F2" w:rsidP="008528CE">
            <w:pPr>
              <w:rPr>
                <w:rFonts w:asciiTheme="minorHAnsi" w:hAnsiTheme="minorHAnsi"/>
                <w:sz w:val="18"/>
                <w:szCs w:val="18"/>
              </w:rPr>
            </w:pPr>
            <w:r w:rsidRPr="008528CE">
              <w:rPr>
                <w:rFonts w:asciiTheme="minorHAnsi" w:hAnsiTheme="minorHAnsi"/>
                <w:sz w:val="18"/>
                <w:szCs w:val="18"/>
              </w:rPr>
              <w:t>&lt;&lt;if G0</w:t>
            </w:r>
            <w:r w:rsidR="00C81BA9" w:rsidRPr="008528CE">
              <w:rPr>
                <w:rFonts w:asciiTheme="minorHAnsi" w:hAnsiTheme="minorHAnsi"/>
                <w:sz w:val="18"/>
                <w:szCs w:val="18"/>
              </w:rPr>
              <w:t>4</w:t>
            </w:r>
            <w:r w:rsidRPr="008528CE">
              <w:rPr>
                <w:rFonts w:asciiTheme="minorHAnsi" w:hAnsiTheme="minorHAnsi"/>
                <w:sz w:val="18"/>
                <w:szCs w:val="18"/>
              </w:rPr>
              <w:t xml:space="preserve"> </w:t>
            </w:r>
            <w:r w:rsidRPr="008528CE">
              <w:rPr>
                <w:rFonts w:asciiTheme="minorHAnsi" w:hAnsiTheme="minorHAnsi" w:cstheme="minorHAnsi"/>
                <w:sz w:val="18"/>
                <w:szCs w:val="18"/>
              </w:rPr>
              <w:t>≠</w:t>
            </w:r>
            <w:r w:rsidRPr="008528CE">
              <w:rPr>
                <w:rFonts w:asciiTheme="minorHAnsi" w:hAnsiTheme="minorHAnsi"/>
                <w:sz w:val="18"/>
                <w:szCs w:val="18"/>
              </w:rPr>
              <w:t xml:space="preserve"> ‘SRI’ then result is NA; </w:t>
            </w:r>
          </w:p>
          <w:p w14:paraId="15480BBA" w14:textId="58335425" w:rsidR="00BB53F2" w:rsidRPr="008528CE" w:rsidRDefault="00BB53F2" w:rsidP="008528CE">
            <w:pPr>
              <w:rPr>
                <w:rFonts w:asciiTheme="minorHAnsi" w:hAnsiTheme="minorHAnsi"/>
                <w:noProof/>
                <w:sz w:val="18"/>
                <w:szCs w:val="18"/>
              </w:rPr>
            </w:pPr>
            <w:r w:rsidRPr="008528CE">
              <w:rPr>
                <w:rFonts w:asciiTheme="minorHAnsi" w:hAnsiTheme="minorHAnsi"/>
                <w:sz w:val="18"/>
                <w:szCs w:val="18"/>
              </w:rPr>
              <w:t>Else user enters value from CRRC directory or from a completed SRI Worksheet&gt;&gt;</w:t>
            </w:r>
          </w:p>
        </w:tc>
        <w:tc>
          <w:tcPr>
            <w:tcW w:w="1152" w:type="dxa"/>
            <w:tcBorders>
              <w:top w:val="single" w:sz="6" w:space="0" w:color="auto"/>
              <w:bottom w:val="single" w:sz="6" w:space="0" w:color="auto"/>
            </w:tcBorders>
            <w:shd w:val="clear" w:color="auto" w:fill="auto"/>
            <w:vAlign w:val="bottom"/>
          </w:tcPr>
          <w:p w14:paraId="3F948292" w14:textId="77777777"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&lt;&lt; If A09 = 13 or 15 and G03 = </w:t>
            </w:r>
          </w:p>
          <w:p w14:paraId="02C49FD3" w14:textId="052D8D5B"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&lt; 2:12, then value = 0.63; </w:t>
            </w:r>
          </w:p>
          <w:p w14:paraId="4C340205" w14:textId="6588BDF6"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elseif A09 = 10-15 and G03 = </w:t>
            </w:r>
            <w:r w:rsidRPr="008528CE">
              <w:rPr>
                <w:rFonts w:asciiTheme="minorHAnsi" w:hAnsiTheme="minorHAnsi" w:cstheme="minorHAnsi"/>
                <w:sz w:val="18"/>
                <w:szCs w:val="18"/>
              </w:rPr>
              <w:t>≥</w:t>
            </w:r>
            <w:r w:rsidRPr="008528CE">
              <w:rPr>
                <w:rFonts w:asciiTheme="minorHAnsi" w:hAnsiTheme="minorHAnsi"/>
                <w:sz w:val="18"/>
                <w:szCs w:val="18"/>
              </w:rPr>
              <w:t xml:space="preserve"> 2:12 then value = 0.20; </w:t>
            </w:r>
          </w:p>
          <w:p w14:paraId="15480BBB" w14:textId="1AB888D8" w:rsidR="00BB53F2" w:rsidRPr="008528CE" w:rsidRDefault="00BB53F2" w:rsidP="008528CE">
            <w:pPr>
              <w:rPr>
                <w:rFonts w:asciiTheme="minorHAnsi" w:hAnsiTheme="minorHAnsi"/>
                <w:noProof/>
                <w:sz w:val="18"/>
                <w:szCs w:val="18"/>
              </w:rPr>
            </w:pPr>
            <w:r w:rsidRPr="008528CE">
              <w:rPr>
                <w:rFonts w:asciiTheme="minorHAnsi" w:hAnsiTheme="minorHAnsi"/>
                <w:sz w:val="18"/>
                <w:szCs w:val="18"/>
              </w:rPr>
              <w:t>else value = NA &gt;&gt;</w:t>
            </w:r>
          </w:p>
        </w:tc>
        <w:tc>
          <w:tcPr>
            <w:tcW w:w="1416" w:type="dxa"/>
            <w:tcBorders>
              <w:top w:val="single" w:sz="6" w:space="0" w:color="auto"/>
              <w:bottom w:val="single" w:sz="6" w:space="0" w:color="auto"/>
            </w:tcBorders>
            <w:shd w:val="clear" w:color="auto" w:fill="auto"/>
            <w:vAlign w:val="bottom"/>
          </w:tcPr>
          <w:p w14:paraId="342917BE" w14:textId="77777777"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&lt;&lt;If A09 = 13 or 15 and G03 = &lt; 2:12 and G04 = ‘SRI’, then value = 0.85; </w:t>
            </w:r>
          </w:p>
          <w:p w14:paraId="278099A2" w14:textId="77777777"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if G04 is ‘Aged Solar Reflectance and Thermal Emittance’ then value = 0.75; </w:t>
            </w:r>
          </w:p>
          <w:p w14:paraId="0B92ABE1" w14:textId="77777777"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if A09 = 10-15 and G03 = </w:t>
            </w:r>
            <w:r w:rsidRPr="008528CE">
              <w:rPr>
                <w:rFonts w:asciiTheme="minorHAnsi" w:hAnsiTheme="minorHAnsi" w:cstheme="minorHAnsi"/>
                <w:sz w:val="18"/>
                <w:szCs w:val="18"/>
              </w:rPr>
              <w:t xml:space="preserve">≥ </w:t>
            </w:r>
            <w:r w:rsidRPr="008528CE">
              <w:rPr>
                <w:rFonts w:asciiTheme="minorHAnsi" w:hAnsiTheme="minorHAnsi"/>
                <w:sz w:val="18"/>
                <w:szCs w:val="18"/>
              </w:rPr>
              <w:t xml:space="preserve">2:12, then value = 0.75; </w:t>
            </w:r>
          </w:p>
          <w:p w14:paraId="15480BBC" w14:textId="6810B7CD" w:rsidR="00BB53F2" w:rsidRPr="008528CE" w:rsidRDefault="00BB53F2" w:rsidP="008528CE">
            <w:pPr>
              <w:rPr>
                <w:rFonts w:asciiTheme="minorHAnsi" w:hAnsiTheme="minorHAnsi"/>
                <w:noProof/>
                <w:sz w:val="18"/>
                <w:szCs w:val="18"/>
              </w:rPr>
            </w:pPr>
            <w:r w:rsidRPr="008528CE">
              <w:rPr>
                <w:rFonts w:asciiTheme="minorHAnsi" w:hAnsiTheme="minorHAnsi"/>
                <w:sz w:val="18"/>
                <w:szCs w:val="18"/>
              </w:rPr>
              <w:t>Else for all other combinations, value = NA&gt;&gt;</w:t>
            </w:r>
          </w:p>
        </w:tc>
        <w:tc>
          <w:tcPr>
            <w:tcW w:w="975" w:type="dxa"/>
            <w:tcBorders>
              <w:top w:val="single" w:sz="6" w:space="0" w:color="auto"/>
              <w:bottom w:val="single" w:sz="6" w:space="0" w:color="auto"/>
              <w:right w:val="single" w:sz="4" w:space="0" w:color="auto"/>
            </w:tcBorders>
            <w:shd w:val="clear" w:color="auto" w:fill="auto"/>
            <w:vAlign w:val="bottom"/>
          </w:tcPr>
          <w:p w14:paraId="7A64C1E6" w14:textId="77777777"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&lt;&lt; if A09 = 13 or 15 and G03 = &lt; 2:12 and G04 = ‘SRI’, then value = 75; </w:t>
            </w:r>
          </w:p>
          <w:p w14:paraId="066F8FAA" w14:textId="77777777" w:rsidR="00BB53F2" w:rsidRPr="008528CE" w:rsidRDefault="00BB53F2" w:rsidP="008528CE">
            <w:pPr>
              <w:rPr>
                <w:rFonts w:asciiTheme="minorHAnsi" w:hAnsiTheme="minorHAnsi"/>
                <w:sz w:val="18"/>
                <w:szCs w:val="18"/>
              </w:rPr>
            </w:pPr>
            <w:r w:rsidRPr="008528CE">
              <w:rPr>
                <w:rFonts w:asciiTheme="minorHAnsi" w:hAnsiTheme="minorHAnsi"/>
                <w:sz w:val="18"/>
                <w:szCs w:val="18"/>
              </w:rPr>
              <w:t xml:space="preserve">if A09 = 10 – 15 and G03 = </w:t>
            </w:r>
            <w:r w:rsidRPr="008528CE">
              <w:rPr>
                <w:rFonts w:asciiTheme="minorHAnsi" w:hAnsiTheme="minorHAnsi" w:cstheme="minorHAnsi"/>
                <w:sz w:val="18"/>
                <w:szCs w:val="18"/>
              </w:rPr>
              <w:t xml:space="preserve">≥ </w:t>
            </w:r>
            <w:r w:rsidRPr="008528CE">
              <w:rPr>
                <w:rFonts w:asciiTheme="minorHAnsi" w:hAnsiTheme="minorHAnsi"/>
                <w:sz w:val="18"/>
                <w:szCs w:val="18"/>
              </w:rPr>
              <w:t xml:space="preserve">2:12, then value = 16; </w:t>
            </w:r>
          </w:p>
          <w:p w14:paraId="15480BBD" w14:textId="6617555A" w:rsidR="00BB53F2" w:rsidRPr="008528CE" w:rsidRDefault="00BB53F2" w:rsidP="008528CE">
            <w:pPr>
              <w:rPr>
                <w:rFonts w:asciiTheme="minorHAnsi" w:hAnsiTheme="minorHAnsi"/>
                <w:b/>
                <w:sz w:val="18"/>
                <w:szCs w:val="18"/>
              </w:rPr>
            </w:pPr>
            <w:r w:rsidRPr="008528CE">
              <w:rPr>
                <w:rFonts w:asciiTheme="minorHAnsi" w:hAnsiTheme="minorHAnsi"/>
                <w:sz w:val="18"/>
                <w:szCs w:val="18"/>
              </w:rPr>
              <w:t>Else for all other combinations, value =  NA&gt;&gt;</w:t>
            </w:r>
          </w:p>
        </w:tc>
      </w:tr>
      <w:tr w:rsidR="00BB53F2" w:rsidRPr="008528CE" w14:paraId="15480BCC" w14:textId="77777777" w:rsidTr="00C86556">
        <w:trPr>
          <w:gridAfter w:val="1"/>
          <w:wAfter w:w="21" w:type="dxa"/>
          <w:trHeight w:val="264"/>
        </w:trPr>
        <w:tc>
          <w:tcPr>
            <w:tcW w:w="726" w:type="dxa"/>
            <w:tcBorders>
              <w:top w:val="single" w:sz="6" w:space="0" w:color="auto"/>
              <w:left w:val="single" w:sz="4" w:space="0" w:color="auto"/>
              <w:bottom w:val="single" w:sz="6" w:space="0" w:color="auto"/>
            </w:tcBorders>
          </w:tcPr>
          <w:p w14:paraId="15480BBF" w14:textId="544E090F"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sz w:val="18"/>
                <w:szCs w:val="18"/>
              </w:rPr>
            </w:pPr>
          </w:p>
        </w:tc>
        <w:tc>
          <w:tcPr>
            <w:tcW w:w="976" w:type="dxa"/>
            <w:tcBorders>
              <w:top w:val="single" w:sz="6" w:space="0" w:color="auto"/>
              <w:bottom w:val="single" w:sz="6" w:space="0" w:color="auto"/>
            </w:tcBorders>
            <w:shd w:val="clear" w:color="auto" w:fill="auto"/>
            <w:vAlign w:val="bottom"/>
          </w:tcPr>
          <w:p w14:paraId="15480BC0"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sz w:val="18"/>
                <w:szCs w:val="18"/>
              </w:rPr>
            </w:pPr>
          </w:p>
        </w:tc>
        <w:tc>
          <w:tcPr>
            <w:tcW w:w="887" w:type="dxa"/>
            <w:tcBorders>
              <w:top w:val="single" w:sz="6" w:space="0" w:color="auto"/>
              <w:bottom w:val="single" w:sz="6" w:space="0" w:color="auto"/>
            </w:tcBorders>
            <w:shd w:val="clear" w:color="auto" w:fill="auto"/>
            <w:vAlign w:val="bottom"/>
          </w:tcPr>
          <w:p w14:paraId="15480BC1" w14:textId="77777777" w:rsidR="00BB53F2" w:rsidRPr="008528CE" w:rsidRDefault="00BB53F2" w:rsidP="008528CE">
            <w:pPr>
              <w:keepNext/>
              <w:jc w:val="center"/>
              <w:rPr>
                <w:rFonts w:ascii="Calibri" w:hAnsi="Calibri"/>
                <w:noProof/>
                <w:sz w:val="18"/>
                <w:szCs w:val="18"/>
              </w:rPr>
            </w:pPr>
          </w:p>
        </w:tc>
        <w:tc>
          <w:tcPr>
            <w:tcW w:w="1063" w:type="dxa"/>
            <w:tcBorders>
              <w:top w:val="single" w:sz="6" w:space="0" w:color="auto"/>
              <w:bottom w:val="single" w:sz="6" w:space="0" w:color="auto"/>
            </w:tcBorders>
            <w:shd w:val="clear" w:color="auto" w:fill="auto"/>
            <w:vAlign w:val="bottom"/>
          </w:tcPr>
          <w:p w14:paraId="15480BC2" w14:textId="77777777"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4" w:type="dxa"/>
            <w:tcBorders>
              <w:top w:val="single" w:sz="6" w:space="0" w:color="auto"/>
              <w:bottom w:val="single" w:sz="6" w:space="0" w:color="auto"/>
            </w:tcBorders>
            <w:shd w:val="clear" w:color="auto" w:fill="auto"/>
            <w:vAlign w:val="bottom"/>
          </w:tcPr>
          <w:p w14:paraId="15480BC3" w14:textId="77777777"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6" w:type="dxa"/>
            <w:tcBorders>
              <w:top w:val="single" w:sz="6" w:space="0" w:color="auto"/>
              <w:bottom w:val="single" w:sz="6" w:space="0" w:color="auto"/>
            </w:tcBorders>
            <w:shd w:val="clear" w:color="auto" w:fill="auto"/>
            <w:vAlign w:val="bottom"/>
          </w:tcPr>
          <w:p w14:paraId="15480BC4" w14:textId="77777777" w:rsidR="00BB53F2" w:rsidRPr="008528CE" w:rsidRDefault="00BB53F2" w:rsidP="008528CE">
            <w:pPr>
              <w:pStyle w:val="Heading7"/>
              <w:jc w:val="center"/>
              <w:rPr>
                <w:rFonts w:ascii="Calibri" w:hAnsi="Calibri"/>
                <w:noProof/>
                <w:sz w:val="18"/>
                <w:szCs w:val="18"/>
              </w:rPr>
            </w:pPr>
          </w:p>
        </w:tc>
        <w:tc>
          <w:tcPr>
            <w:tcW w:w="1239" w:type="dxa"/>
            <w:tcBorders>
              <w:top w:val="single" w:sz="6" w:space="0" w:color="auto"/>
              <w:bottom w:val="single" w:sz="6" w:space="0" w:color="auto"/>
            </w:tcBorders>
            <w:shd w:val="clear" w:color="auto" w:fill="auto"/>
            <w:vAlign w:val="bottom"/>
          </w:tcPr>
          <w:p w14:paraId="15480BC5" w14:textId="77777777" w:rsidR="00BB53F2" w:rsidRPr="008528CE" w:rsidRDefault="00BB53F2" w:rsidP="008528CE">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15480BC6" w14:textId="77777777" w:rsidR="00BB53F2" w:rsidRPr="008528CE" w:rsidRDefault="00BB53F2" w:rsidP="008528CE">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15480BC7" w14:textId="77777777" w:rsidR="00BB53F2" w:rsidRPr="008528CE" w:rsidRDefault="00BB53F2" w:rsidP="008528CE">
            <w:pPr>
              <w:keepNext/>
              <w:jc w:val="center"/>
              <w:rPr>
                <w:rFonts w:ascii="Calibri" w:hAnsi="Calibri"/>
                <w:noProof/>
                <w:sz w:val="18"/>
                <w:szCs w:val="18"/>
              </w:rPr>
            </w:pPr>
          </w:p>
        </w:tc>
        <w:tc>
          <w:tcPr>
            <w:tcW w:w="1063" w:type="dxa"/>
            <w:tcBorders>
              <w:top w:val="single" w:sz="6" w:space="0" w:color="auto"/>
              <w:bottom w:val="single" w:sz="6" w:space="0" w:color="auto"/>
            </w:tcBorders>
            <w:shd w:val="clear" w:color="auto" w:fill="auto"/>
            <w:vAlign w:val="bottom"/>
          </w:tcPr>
          <w:p w14:paraId="15480BC8" w14:textId="77777777" w:rsidR="00BB53F2" w:rsidRPr="008528CE" w:rsidRDefault="00BB53F2" w:rsidP="008528CE">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15480BC9" w14:textId="77777777" w:rsidR="00BB53F2" w:rsidRPr="008528CE" w:rsidRDefault="00BB53F2" w:rsidP="008528CE">
            <w:pPr>
              <w:keepNext/>
              <w:jc w:val="center"/>
              <w:rPr>
                <w:rFonts w:ascii="Calibri" w:hAnsi="Calibri"/>
                <w:noProof/>
                <w:sz w:val="18"/>
                <w:szCs w:val="18"/>
              </w:rPr>
            </w:pPr>
          </w:p>
        </w:tc>
        <w:tc>
          <w:tcPr>
            <w:tcW w:w="1416" w:type="dxa"/>
            <w:tcBorders>
              <w:top w:val="single" w:sz="6" w:space="0" w:color="auto"/>
              <w:bottom w:val="single" w:sz="6" w:space="0" w:color="auto"/>
            </w:tcBorders>
            <w:shd w:val="clear" w:color="auto" w:fill="auto"/>
            <w:vAlign w:val="bottom"/>
          </w:tcPr>
          <w:p w14:paraId="15480BCA" w14:textId="77777777"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5" w:type="dxa"/>
            <w:tcBorders>
              <w:top w:val="single" w:sz="6" w:space="0" w:color="auto"/>
              <w:bottom w:val="single" w:sz="6" w:space="0" w:color="auto"/>
              <w:right w:val="single" w:sz="4" w:space="0" w:color="auto"/>
            </w:tcBorders>
            <w:shd w:val="clear" w:color="auto" w:fill="auto"/>
            <w:vAlign w:val="bottom"/>
          </w:tcPr>
          <w:p w14:paraId="15480BCB" w14:textId="77777777" w:rsidR="00BB53F2" w:rsidRPr="008528CE" w:rsidRDefault="00BB53F2" w:rsidP="008528CE">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BB53F2" w:rsidRPr="008528CE" w14:paraId="15480BD0" w14:textId="77777777" w:rsidTr="00C86556">
        <w:trPr>
          <w:gridAfter w:val="1"/>
          <w:wAfter w:w="21" w:type="dxa"/>
          <w:trHeight w:val="633"/>
        </w:trPr>
        <w:tc>
          <w:tcPr>
            <w:tcW w:w="14369" w:type="dxa"/>
            <w:gridSpan w:val="13"/>
            <w:tcBorders>
              <w:top w:val="single" w:sz="6" w:space="0" w:color="auto"/>
              <w:left w:val="single" w:sz="4" w:space="0" w:color="auto"/>
              <w:bottom w:val="single" w:sz="4" w:space="0" w:color="auto"/>
              <w:right w:val="single" w:sz="4" w:space="0" w:color="auto"/>
            </w:tcBorders>
          </w:tcPr>
          <w:p w14:paraId="15480BCD" w14:textId="3A31C93D" w:rsidR="00BB53F2" w:rsidRPr="008528CE" w:rsidRDefault="00BB53F2" w:rsidP="008528CE">
            <w:pPr>
              <w:pStyle w:val="Heading7"/>
              <w:tabs>
                <w:tab w:val="clear" w:pos="10980"/>
                <w:tab w:val="clear" w:pos="11430"/>
                <w:tab w:val="left" w:pos="180"/>
                <w:tab w:val="left" w:pos="5310"/>
                <w:tab w:val="left" w:pos="8100"/>
              </w:tabs>
              <w:rPr>
                <w:rFonts w:ascii="Calibri" w:hAnsi="Calibri"/>
                <w:color w:val="auto"/>
                <w:sz w:val="18"/>
                <w:szCs w:val="18"/>
              </w:rPr>
            </w:pPr>
            <w:r w:rsidRPr="008528CE">
              <w:rPr>
                <w:rFonts w:ascii="Calibri" w:hAnsi="Calibri"/>
                <w:color w:val="auto"/>
                <w:sz w:val="18"/>
                <w:szCs w:val="18"/>
              </w:rPr>
              <w:t>N</w:t>
            </w:r>
            <w:r w:rsidR="003A5D21" w:rsidRPr="008528CE">
              <w:rPr>
                <w:rFonts w:ascii="Calibri" w:hAnsi="Calibri"/>
                <w:color w:val="auto"/>
                <w:sz w:val="18"/>
                <w:szCs w:val="18"/>
              </w:rPr>
              <w:t>ote</w:t>
            </w:r>
            <w:r w:rsidRPr="008528CE">
              <w:rPr>
                <w:rFonts w:ascii="Calibri" w:hAnsi="Calibri"/>
                <w:color w:val="auto"/>
                <w:sz w:val="18"/>
                <w:szCs w:val="18"/>
              </w:rPr>
              <w:t>:</w:t>
            </w:r>
          </w:p>
          <w:p w14:paraId="3000E83C" w14:textId="5B5CF2EC" w:rsidR="00607E62" w:rsidRPr="008528CE" w:rsidRDefault="00607E62" w:rsidP="008528CE">
            <w:pPr>
              <w:keepNext/>
              <w:ind w:left="90"/>
              <w:rPr>
                <w:rFonts w:asciiTheme="minorHAnsi" w:hAnsiTheme="minorHAnsi"/>
                <w:bCs/>
                <w:sz w:val="18"/>
                <w:szCs w:val="18"/>
              </w:rPr>
            </w:pPr>
            <w:r w:rsidRPr="008528CE">
              <w:rPr>
                <w:rFonts w:asciiTheme="minorHAnsi" w:hAnsiTheme="minorHAnsi"/>
                <w:bCs/>
                <w:sz w:val="18"/>
                <w:szCs w:val="18"/>
              </w:rPr>
              <w:t>&lt;&lt;Static Text - see the top&gt;&gt;</w:t>
            </w:r>
          </w:p>
          <w:p w14:paraId="15480BCF" w14:textId="5E5C67C8" w:rsidR="00BB53F2" w:rsidRPr="008528CE" w:rsidRDefault="00BB53F2" w:rsidP="008528CE">
            <w:pPr>
              <w:keepNext/>
              <w:tabs>
                <w:tab w:val="left" w:pos="342"/>
                <w:tab w:val="left" w:pos="2160"/>
                <w:tab w:val="left" w:pos="2700"/>
                <w:tab w:val="left" w:pos="3420"/>
                <w:tab w:val="left" w:pos="3780"/>
                <w:tab w:val="left" w:pos="5760"/>
                <w:tab w:val="left" w:pos="7212"/>
              </w:tabs>
              <w:spacing w:line="276" w:lineRule="auto"/>
              <w:ind w:left="540"/>
              <w:rPr>
                <w:rFonts w:ascii="Calibri" w:hAnsi="Calibri"/>
                <w:noProof/>
                <w:sz w:val="18"/>
                <w:szCs w:val="18"/>
              </w:rPr>
            </w:pPr>
          </w:p>
        </w:tc>
      </w:tr>
    </w:tbl>
    <w:p w14:paraId="15480BD1" w14:textId="77777777" w:rsidR="003C6CEF" w:rsidRDefault="003C6CEF" w:rsidP="008528CE"/>
    <w:p w14:paraId="52993056" w14:textId="000F6D9B" w:rsidR="00AF7B45" w:rsidRDefault="00AF7B45">
      <w:r>
        <w:br w:type="page"/>
      </w:r>
    </w:p>
    <w:tbl>
      <w:tblP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69"/>
        <w:gridCol w:w="1336"/>
        <w:gridCol w:w="987"/>
        <w:gridCol w:w="1162"/>
        <w:gridCol w:w="1163"/>
        <w:gridCol w:w="1162"/>
        <w:gridCol w:w="1162"/>
        <w:gridCol w:w="1162"/>
        <w:gridCol w:w="1166"/>
        <w:gridCol w:w="3792"/>
      </w:tblGrid>
      <w:tr w:rsidR="00147154" w:rsidRPr="008528CE" w14:paraId="15480BD8" w14:textId="77777777" w:rsidTr="00E0019E">
        <w:trPr>
          <w:cantSplit/>
          <w:trHeight w:val="319"/>
        </w:trPr>
        <w:tc>
          <w:tcPr>
            <w:tcW w:w="14361" w:type="dxa"/>
            <w:gridSpan w:val="10"/>
            <w:tcBorders>
              <w:top w:val="single" w:sz="4" w:space="0" w:color="auto"/>
              <w:left w:val="single" w:sz="4" w:space="0" w:color="auto"/>
              <w:bottom w:val="single" w:sz="6" w:space="0" w:color="auto"/>
              <w:right w:val="single" w:sz="4" w:space="0" w:color="auto"/>
            </w:tcBorders>
          </w:tcPr>
          <w:p w14:paraId="15480BD2" w14:textId="2736A80E" w:rsidR="00147154" w:rsidRPr="008528CE" w:rsidRDefault="00147154" w:rsidP="008528CE">
            <w:pPr>
              <w:keepNext/>
              <w:rPr>
                <w:rFonts w:ascii="Calibri" w:eastAsia="Calibri" w:hAnsi="Calibri"/>
                <w:b/>
                <w:sz w:val="22"/>
                <w:szCs w:val="22"/>
              </w:rPr>
            </w:pPr>
            <w:r w:rsidRPr="008528CE">
              <w:rPr>
                <w:rFonts w:ascii="Calibri" w:eastAsia="Calibri" w:hAnsi="Calibri"/>
                <w:b/>
                <w:sz w:val="20"/>
                <w:szCs w:val="22"/>
              </w:rPr>
              <w:lastRenderedPageBreak/>
              <w:t xml:space="preserve">H. </w:t>
            </w:r>
            <w:r w:rsidR="00615B49" w:rsidRPr="008528CE">
              <w:rPr>
                <w:rFonts w:ascii="Calibri" w:eastAsia="Calibri" w:hAnsi="Calibri"/>
                <w:b/>
                <w:sz w:val="20"/>
                <w:szCs w:val="22"/>
              </w:rPr>
              <w:t>Fenestration/Glazing Allowed</w:t>
            </w:r>
            <w:r w:rsidRPr="008528CE">
              <w:rPr>
                <w:rFonts w:ascii="Calibri" w:eastAsia="Calibri" w:hAnsi="Calibri"/>
                <w:b/>
                <w:sz w:val="20"/>
                <w:szCs w:val="22"/>
              </w:rPr>
              <w:t xml:space="preserve"> </w:t>
            </w:r>
            <w:r w:rsidR="002247F6" w:rsidRPr="008528CE">
              <w:rPr>
                <w:rFonts w:ascii="Calibri" w:eastAsia="Calibri" w:hAnsi="Calibri"/>
                <w:b/>
                <w:sz w:val="20"/>
                <w:szCs w:val="22"/>
              </w:rPr>
              <w:t xml:space="preserve">Areas and Efficiencies </w:t>
            </w:r>
            <w:r w:rsidRPr="008528CE">
              <w:rPr>
                <w:rFonts w:ascii="Calibri" w:eastAsia="Calibri" w:hAnsi="Calibri"/>
                <w:sz w:val="20"/>
                <w:szCs w:val="22"/>
              </w:rPr>
              <w:t>(Section 150.2(a)1)</w:t>
            </w:r>
          </w:p>
          <w:p w14:paraId="15480BD7" w14:textId="2CD38E8D" w:rsidR="00147154" w:rsidRPr="008528CE" w:rsidRDefault="00147154" w:rsidP="008528CE">
            <w:pPr>
              <w:rPr>
                <w:rFonts w:ascii="Calibri" w:eastAsia="Calibri" w:hAnsi="Calibri"/>
                <w:b/>
                <w:sz w:val="22"/>
                <w:szCs w:val="22"/>
              </w:rPr>
            </w:pPr>
            <w:r w:rsidRPr="008528CE">
              <w:rPr>
                <w:rFonts w:asciiTheme="minorHAnsi" w:eastAsia="Calibri" w:hAnsiTheme="minorHAnsi"/>
                <w:sz w:val="20"/>
              </w:rPr>
              <w:t>&lt;&lt;if A13 contains Fenestration then display this section</w:t>
            </w:r>
            <w:r w:rsidR="002C2705" w:rsidRPr="008528CE">
              <w:rPr>
                <w:rFonts w:asciiTheme="minorHAnsi" w:eastAsia="Calibri" w:hAnsiTheme="minorHAnsi"/>
                <w:sz w:val="20"/>
              </w:rPr>
              <w:t>;</w:t>
            </w:r>
            <w:r w:rsidRPr="008528CE">
              <w:rPr>
                <w:rFonts w:asciiTheme="minorHAnsi" w:eastAsia="Calibri" w:hAnsiTheme="minorHAnsi"/>
                <w:sz w:val="20"/>
              </w:rPr>
              <w:t xml:space="preserve"> else display the standard “This Section Does Not Apply” message&gt;&gt;</w:t>
            </w:r>
          </w:p>
        </w:tc>
      </w:tr>
      <w:tr w:rsidR="00147154" w:rsidRPr="008528CE" w14:paraId="15480BE1"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tcBorders>
              <w:left w:val="single" w:sz="4" w:space="0" w:color="auto"/>
            </w:tcBorders>
            <w:vAlign w:val="center"/>
          </w:tcPr>
          <w:p w14:paraId="15480BD9"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01</w:t>
            </w:r>
          </w:p>
        </w:tc>
        <w:tc>
          <w:tcPr>
            <w:tcW w:w="1336" w:type="dxa"/>
            <w:vAlign w:val="center"/>
          </w:tcPr>
          <w:p w14:paraId="15480BDA"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02</w:t>
            </w:r>
          </w:p>
        </w:tc>
        <w:tc>
          <w:tcPr>
            <w:tcW w:w="987" w:type="dxa"/>
            <w:vAlign w:val="center"/>
          </w:tcPr>
          <w:p w14:paraId="15480BDB"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03</w:t>
            </w:r>
          </w:p>
        </w:tc>
        <w:tc>
          <w:tcPr>
            <w:tcW w:w="1162" w:type="dxa"/>
            <w:vAlign w:val="center"/>
          </w:tcPr>
          <w:p w14:paraId="15480BDC"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04</w:t>
            </w:r>
          </w:p>
        </w:tc>
        <w:tc>
          <w:tcPr>
            <w:tcW w:w="1163" w:type="dxa"/>
            <w:tcBorders>
              <w:right w:val="single" w:sz="4" w:space="0" w:color="auto"/>
            </w:tcBorders>
            <w:vAlign w:val="center"/>
          </w:tcPr>
          <w:p w14:paraId="15480BDD"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05</w:t>
            </w:r>
          </w:p>
        </w:tc>
        <w:tc>
          <w:tcPr>
            <w:tcW w:w="1162" w:type="dxa"/>
          </w:tcPr>
          <w:p w14:paraId="15480BDE"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06</w:t>
            </w:r>
          </w:p>
        </w:tc>
        <w:tc>
          <w:tcPr>
            <w:tcW w:w="1162" w:type="dxa"/>
          </w:tcPr>
          <w:p w14:paraId="5AA17B8F" w14:textId="3DA0FA32"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07</w:t>
            </w:r>
          </w:p>
        </w:tc>
        <w:tc>
          <w:tcPr>
            <w:tcW w:w="1162" w:type="dxa"/>
            <w:tcBorders>
              <w:right w:val="single" w:sz="4" w:space="0" w:color="auto"/>
            </w:tcBorders>
          </w:tcPr>
          <w:p w14:paraId="15480BDF" w14:textId="4EB1A352"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08</w:t>
            </w:r>
          </w:p>
        </w:tc>
        <w:tc>
          <w:tcPr>
            <w:tcW w:w="1166" w:type="dxa"/>
            <w:tcBorders>
              <w:right w:val="single" w:sz="4" w:space="0" w:color="auto"/>
            </w:tcBorders>
          </w:tcPr>
          <w:p w14:paraId="2DE47446" w14:textId="1B4CAB2F" w:rsidR="00147154" w:rsidRPr="008528CE" w:rsidDel="00147154"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09</w:t>
            </w:r>
          </w:p>
        </w:tc>
        <w:tc>
          <w:tcPr>
            <w:tcW w:w="3792" w:type="dxa"/>
            <w:tcBorders>
              <w:left w:val="single" w:sz="4" w:space="0" w:color="auto"/>
              <w:right w:val="single" w:sz="4" w:space="0" w:color="auto"/>
            </w:tcBorders>
            <w:vAlign w:val="center"/>
          </w:tcPr>
          <w:p w14:paraId="15480BE0" w14:textId="0FD36472"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10</w:t>
            </w:r>
          </w:p>
        </w:tc>
      </w:tr>
      <w:tr w:rsidR="00147154" w:rsidRPr="008528CE" w14:paraId="15480BE9"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val="restart"/>
            <w:tcBorders>
              <w:left w:val="single" w:sz="4" w:space="0" w:color="auto"/>
            </w:tcBorders>
            <w:vAlign w:val="center"/>
          </w:tcPr>
          <w:p w14:paraId="15480BE2"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Addition Type ft</w:t>
            </w:r>
            <w:r w:rsidRPr="008528CE">
              <w:rPr>
                <w:rFonts w:ascii="Calibri" w:hAnsi="Calibri"/>
                <w:sz w:val="18"/>
                <w:szCs w:val="18"/>
                <w:vertAlign w:val="superscript"/>
              </w:rPr>
              <w:t>2</w:t>
            </w:r>
          </w:p>
        </w:tc>
        <w:tc>
          <w:tcPr>
            <w:tcW w:w="2323" w:type="dxa"/>
            <w:gridSpan w:val="2"/>
            <w:tcMar>
              <w:left w:w="72" w:type="dxa"/>
              <w:right w:w="72" w:type="dxa"/>
            </w:tcMar>
            <w:vAlign w:val="center"/>
          </w:tcPr>
          <w:p w14:paraId="15480BE3"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w:t>
            </w:r>
          </w:p>
          <w:p w14:paraId="15480BE4"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Fenestration Area For All Orientations ft</w:t>
            </w:r>
            <w:r w:rsidRPr="008528CE">
              <w:rPr>
                <w:rFonts w:ascii="Calibri" w:hAnsi="Calibri"/>
                <w:sz w:val="18"/>
                <w:szCs w:val="18"/>
                <w:vertAlign w:val="superscript"/>
              </w:rPr>
              <w:t>2</w:t>
            </w:r>
          </w:p>
        </w:tc>
        <w:tc>
          <w:tcPr>
            <w:tcW w:w="2325" w:type="dxa"/>
            <w:gridSpan w:val="2"/>
            <w:tcBorders>
              <w:right w:val="single" w:sz="4" w:space="0" w:color="auto"/>
            </w:tcBorders>
            <w:vAlign w:val="center"/>
          </w:tcPr>
          <w:p w14:paraId="15480BE5"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West-Facing Fenestration Area Only ft</w:t>
            </w:r>
            <w:r w:rsidRPr="008528CE">
              <w:rPr>
                <w:rFonts w:ascii="Calibri" w:hAnsi="Calibri"/>
                <w:sz w:val="18"/>
                <w:szCs w:val="18"/>
                <w:vertAlign w:val="superscript"/>
              </w:rPr>
              <w:t>2</w:t>
            </w:r>
          </w:p>
        </w:tc>
        <w:tc>
          <w:tcPr>
            <w:tcW w:w="1162" w:type="dxa"/>
            <w:vMerge w:val="restart"/>
            <w:vAlign w:val="center"/>
          </w:tcPr>
          <w:p w14:paraId="02F82243"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U-factor</w:t>
            </w:r>
          </w:p>
          <w:p w14:paraId="15480BE6" w14:textId="04472143"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(Windows)</w:t>
            </w:r>
          </w:p>
        </w:tc>
        <w:tc>
          <w:tcPr>
            <w:tcW w:w="1162" w:type="dxa"/>
            <w:vMerge w:val="restart"/>
            <w:vAlign w:val="center"/>
          </w:tcPr>
          <w:p w14:paraId="7CEA473D" w14:textId="2554B498"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w:t>
            </w:r>
          </w:p>
          <w:p w14:paraId="3CC3EC96"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U-factor</w:t>
            </w:r>
          </w:p>
          <w:p w14:paraId="34DDDCBE" w14:textId="4358161A"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(Skylights)</w:t>
            </w:r>
          </w:p>
        </w:tc>
        <w:tc>
          <w:tcPr>
            <w:tcW w:w="1162" w:type="dxa"/>
            <w:vMerge w:val="restart"/>
            <w:tcBorders>
              <w:right w:val="single" w:sz="4" w:space="0" w:color="auto"/>
            </w:tcBorders>
            <w:vAlign w:val="center"/>
          </w:tcPr>
          <w:p w14:paraId="37D3AE4E" w14:textId="000E04E1"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SHGC</w:t>
            </w:r>
          </w:p>
          <w:p w14:paraId="15480BE7" w14:textId="4ED2C231"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(Windows)</w:t>
            </w:r>
          </w:p>
        </w:tc>
        <w:tc>
          <w:tcPr>
            <w:tcW w:w="1166" w:type="dxa"/>
            <w:vMerge w:val="restart"/>
            <w:tcBorders>
              <w:right w:val="single" w:sz="4" w:space="0" w:color="auto"/>
            </w:tcBorders>
            <w:vAlign w:val="center"/>
          </w:tcPr>
          <w:p w14:paraId="1A03399C"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Allowed SHGC</w:t>
            </w:r>
          </w:p>
          <w:p w14:paraId="27B2956A" w14:textId="2660CCE0"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(Skylights)</w:t>
            </w:r>
          </w:p>
        </w:tc>
        <w:tc>
          <w:tcPr>
            <w:tcW w:w="3792" w:type="dxa"/>
            <w:vMerge w:val="restart"/>
            <w:tcBorders>
              <w:left w:val="single" w:sz="4" w:space="0" w:color="auto"/>
              <w:right w:val="single" w:sz="4" w:space="0" w:color="auto"/>
            </w:tcBorders>
            <w:vAlign w:val="center"/>
          </w:tcPr>
          <w:p w14:paraId="15480BE8" w14:textId="304D7C9E"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Comments</w:t>
            </w:r>
          </w:p>
        </w:tc>
      </w:tr>
      <w:tr w:rsidR="00147154" w:rsidRPr="008528CE" w14:paraId="15480BF0"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tcBorders>
              <w:left w:val="single" w:sz="4" w:space="0" w:color="auto"/>
            </w:tcBorders>
            <w:vAlign w:val="bottom"/>
          </w:tcPr>
          <w:p w14:paraId="15480BEA" w14:textId="08C5C69B"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323" w:type="dxa"/>
            <w:gridSpan w:val="2"/>
            <w:vAlign w:val="center"/>
          </w:tcPr>
          <w:p w14:paraId="15480BEB"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The Greater</w:t>
            </w:r>
          </w:p>
        </w:tc>
        <w:tc>
          <w:tcPr>
            <w:tcW w:w="2325" w:type="dxa"/>
            <w:gridSpan w:val="2"/>
            <w:tcBorders>
              <w:right w:val="single" w:sz="4" w:space="0" w:color="auto"/>
            </w:tcBorders>
            <w:vAlign w:val="center"/>
          </w:tcPr>
          <w:p w14:paraId="15480BEC"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The Greater</w:t>
            </w:r>
          </w:p>
        </w:tc>
        <w:tc>
          <w:tcPr>
            <w:tcW w:w="1162" w:type="dxa"/>
            <w:vMerge/>
          </w:tcPr>
          <w:p w14:paraId="15480BED"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Pr>
          <w:p w14:paraId="0BC9D14E"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Borders>
              <w:right w:val="single" w:sz="4" w:space="0" w:color="auto"/>
            </w:tcBorders>
          </w:tcPr>
          <w:p w14:paraId="15480BEE" w14:textId="3E6A36EC"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6" w:type="dxa"/>
            <w:vMerge/>
            <w:tcBorders>
              <w:right w:val="single" w:sz="4" w:space="0" w:color="auto"/>
            </w:tcBorders>
          </w:tcPr>
          <w:p w14:paraId="613B2F99"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792" w:type="dxa"/>
            <w:vMerge/>
            <w:tcBorders>
              <w:left w:val="single" w:sz="4" w:space="0" w:color="auto"/>
              <w:right w:val="single" w:sz="4" w:space="0" w:color="auto"/>
            </w:tcBorders>
            <w:vAlign w:val="bottom"/>
          </w:tcPr>
          <w:p w14:paraId="15480BEF" w14:textId="091AB916"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8528CE" w14:paraId="15480BF9"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tcBorders>
              <w:left w:val="single" w:sz="4" w:space="0" w:color="auto"/>
            </w:tcBorders>
            <w:vAlign w:val="center"/>
          </w:tcPr>
          <w:p w14:paraId="15480BF1"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336" w:type="dxa"/>
            <w:vAlign w:val="center"/>
          </w:tcPr>
          <w:p w14:paraId="15480BF2"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cs="Arial"/>
                <w:sz w:val="18"/>
                <w:szCs w:val="18"/>
              </w:rPr>
              <w:t>Maximum Calculated based on Allowed %</w:t>
            </w:r>
          </w:p>
        </w:tc>
        <w:tc>
          <w:tcPr>
            <w:tcW w:w="987" w:type="dxa"/>
            <w:vAlign w:val="center"/>
          </w:tcPr>
          <w:p w14:paraId="15480BF3"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cs="Arial"/>
                <w:sz w:val="18"/>
                <w:szCs w:val="18"/>
              </w:rPr>
            </w:pPr>
            <w:r w:rsidRPr="008528CE">
              <w:rPr>
                <w:rFonts w:ascii="Calibri" w:hAnsi="Calibri"/>
                <w:sz w:val="18"/>
                <w:szCs w:val="18"/>
              </w:rPr>
              <w:t>Maximum Calculated Allowed ft</w:t>
            </w:r>
            <w:r w:rsidRPr="008528CE">
              <w:rPr>
                <w:rFonts w:ascii="Calibri" w:hAnsi="Calibri"/>
                <w:sz w:val="18"/>
                <w:szCs w:val="18"/>
                <w:vertAlign w:val="superscript"/>
              </w:rPr>
              <w:t>2</w:t>
            </w:r>
          </w:p>
        </w:tc>
        <w:tc>
          <w:tcPr>
            <w:tcW w:w="1162" w:type="dxa"/>
            <w:vAlign w:val="center"/>
          </w:tcPr>
          <w:p w14:paraId="15480BF4"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cs="Arial"/>
                <w:sz w:val="18"/>
                <w:szCs w:val="18"/>
              </w:rPr>
              <w:t>Maximum Calculated based on Allowed %</w:t>
            </w:r>
          </w:p>
        </w:tc>
        <w:tc>
          <w:tcPr>
            <w:tcW w:w="1163" w:type="dxa"/>
            <w:tcBorders>
              <w:right w:val="single" w:sz="4" w:space="0" w:color="auto"/>
            </w:tcBorders>
            <w:vAlign w:val="center"/>
          </w:tcPr>
          <w:p w14:paraId="15480BF5"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Maximum Calculated Allowed ft</w:t>
            </w:r>
            <w:r w:rsidRPr="008528CE">
              <w:rPr>
                <w:rFonts w:ascii="Calibri" w:hAnsi="Calibri"/>
                <w:sz w:val="18"/>
                <w:szCs w:val="18"/>
                <w:vertAlign w:val="superscript"/>
              </w:rPr>
              <w:t>2</w:t>
            </w:r>
          </w:p>
        </w:tc>
        <w:tc>
          <w:tcPr>
            <w:tcW w:w="1162" w:type="dxa"/>
            <w:vMerge/>
          </w:tcPr>
          <w:p w14:paraId="15480BF6"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Pr>
          <w:p w14:paraId="43FA3086"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Borders>
              <w:right w:val="single" w:sz="4" w:space="0" w:color="auto"/>
            </w:tcBorders>
          </w:tcPr>
          <w:p w14:paraId="15480BF7" w14:textId="586F6172"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6" w:type="dxa"/>
            <w:vMerge/>
            <w:tcBorders>
              <w:right w:val="single" w:sz="4" w:space="0" w:color="auto"/>
            </w:tcBorders>
          </w:tcPr>
          <w:p w14:paraId="60B47433"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792" w:type="dxa"/>
            <w:vMerge/>
            <w:tcBorders>
              <w:left w:val="single" w:sz="4" w:space="0" w:color="auto"/>
              <w:right w:val="single" w:sz="4" w:space="0" w:color="auto"/>
            </w:tcBorders>
            <w:vAlign w:val="bottom"/>
          </w:tcPr>
          <w:p w14:paraId="15480BF8" w14:textId="369DD9AC"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8528CE" w14:paraId="15480C1C"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tcBorders>
              <w:left w:val="single" w:sz="4" w:space="0" w:color="auto"/>
              <w:bottom w:val="single" w:sz="4" w:space="0" w:color="auto"/>
            </w:tcBorders>
            <w:vAlign w:val="center"/>
          </w:tcPr>
          <w:p w14:paraId="5357E9B9" w14:textId="4CE96B3D"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lastRenderedPageBreak/>
              <w:t>&lt;This value is auto-filled with the Project Scope in section A:</w:t>
            </w:r>
          </w:p>
          <w:p w14:paraId="06411EC0" w14:textId="1354D4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*Addition ≤ 300 ft2</w:t>
            </w:r>
          </w:p>
          <w:p w14:paraId="38678D4E"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*Addition &gt; 300 to ≤ 400 ft2</w:t>
            </w:r>
          </w:p>
          <w:p w14:paraId="74A49C49"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*Addition &gt; 400 to ≤ 700 ft2</w:t>
            </w:r>
          </w:p>
          <w:p w14:paraId="7B2C253C" w14:textId="7EC95BF1" w:rsidR="005A14B5" w:rsidRPr="008528CE" w:rsidRDefault="00147154" w:rsidP="008528CE">
            <w:pPr>
              <w:jc w:val="center"/>
              <w:rPr>
                <w:rFonts w:ascii="Calibri" w:hAnsi="Calibri"/>
                <w:sz w:val="18"/>
                <w:szCs w:val="18"/>
              </w:rPr>
            </w:pPr>
            <w:r w:rsidRPr="008528CE">
              <w:rPr>
                <w:rFonts w:ascii="Calibri" w:hAnsi="Calibri"/>
                <w:sz w:val="20"/>
                <w:szCs w:val="20"/>
              </w:rPr>
              <w:t>*Addition &gt; 700 to ≤ 1,000 ft2</w:t>
            </w:r>
            <w:r w:rsidR="005A14B5" w:rsidRPr="008528CE">
              <w:rPr>
                <w:rFonts w:ascii="Calibri" w:hAnsi="Calibri"/>
                <w:sz w:val="18"/>
                <w:szCs w:val="18"/>
              </w:rPr>
              <w:t xml:space="preserve"> *ADU Addition </w:t>
            </w:r>
            <w:r w:rsidR="005A14B5" w:rsidRPr="008528CE">
              <w:rPr>
                <w:rFonts w:ascii="Calibri" w:hAnsi="Calibri"/>
                <w:sz w:val="18"/>
                <w:szCs w:val="18"/>
                <w:u w:val="single"/>
              </w:rPr>
              <w:t>&lt;</w:t>
            </w:r>
            <w:r w:rsidR="005A14B5" w:rsidRPr="008528CE">
              <w:rPr>
                <w:rFonts w:ascii="Calibri" w:hAnsi="Calibri"/>
                <w:sz w:val="18"/>
                <w:szCs w:val="18"/>
              </w:rPr>
              <w:t xml:space="preserve"> 300 ft</w:t>
            </w:r>
            <w:r w:rsidR="005A14B5" w:rsidRPr="008528CE">
              <w:rPr>
                <w:rFonts w:ascii="Calibri" w:hAnsi="Calibri"/>
                <w:sz w:val="18"/>
                <w:szCs w:val="18"/>
                <w:vertAlign w:val="superscript"/>
              </w:rPr>
              <w:t>2</w:t>
            </w:r>
          </w:p>
          <w:p w14:paraId="679D5C31" w14:textId="77777777" w:rsidR="005A14B5" w:rsidRPr="008528CE" w:rsidRDefault="005A14B5" w:rsidP="008528CE">
            <w:pPr>
              <w:jc w:val="center"/>
              <w:rPr>
                <w:rFonts w:ascii="Calibri" w:hAnsi="Calibri"/>
                <w:sz w:val="18"/>
                <w:szCs w:val="18"/>
              </w:rPr>
            </w:pPr>
            <w:r w:rsidRPr="008528CE">
              <w:rPr>
                <w:rFonts w:ascii="Calibri" w:hAnsi="Calibri"/>
                <w:sz w:val="18"/>
                <w:szCs w:val="18"/>
              </w:rPr>
              <w:t xml:space="preserve">*ADU Addition &gt; 300 to </w:t>
            </w:r>
            <w:r w:rsidRPr="008528CE">
              <w:rPr>
                <w:rFonts w:ascii="Calibri" w:hAnsi="Calibri"/>
                <w:sz w:val="18"/>
                <w:szCs w:val="18"/>
                <w:u w:val="single"/>
              </w:rPr>
              <w:t>&lt;</w:t>
            </w:r>
            <w:r w:rsidRPr="008528CE">
              <w:rPr>
                <w:rFonts w:ascii="Calibri" w:hAnsi="Calibri"/>
                <w:sz w:val="18"/>
                <w:szCs w:val="18"/>
              </w:rPr>
              <w:t xml:space="preserve"> 400 ft</w:t>
            </w:r>
            <w:r w:rsidRPr="008528CE">
              <w:rPr>
                <w:rFonts w:ascii="Calibri" w:hAnsi="Calibri"/>
                <w:sz w:val="18"/>
                <w:szCs w:val="18"/>
                <w:vertAlign w:val="superscript"/>
              </w:rPr>
              <w:t>2</w:t>
            </w:r>
          </w:p>
          <w:p w14:paraId="1AE6A523" w14:textId="77777777" w:rsidR="005A14B5" w:rsidRPr="008528CE" w:rsidRDefault="005A14B5" w:rsidP="008528CE">
            <w:pPr>
              <w:jc w:val="center"/>
              <w:rPr>
                <w:rFonts w:ascii="Calibri" w:hAnsi="Calibri"/>
                <w:sz w:val="18"/>
                <w:szCs w:val="18"/>
              </w:rPr>
            </w:pPr>
            <w:r w:rsidRPr="008528CE">
              <w:rPr>
                <w:rFonts w:ascii="Calibri" w:hAnsi="Calibri"/>
                <w:sz w:val="18"/>
                <w:szCs w:val="18"/>
              </w:rPr>
              <w:t xml:space="preserve">*ADU Addition &gt; 400 to </w:t>
            </w:r>
            <w:r w:rsidRPr="008528CE">
              <w:rPr>
                <w:rFonts w:ascii="Calibri" w:hAnsi="Calibri"/>
                <w:sz w:val="18"/>
                <w:szCs w:val="18"/>
                <w:u w:val="single"/>
              </w:rPr>
              <w:t>&lt;</w:t>
            </w:r>
            <w:r w:rsidRPr="008528CE">
              <w:rPr>
                <w:rFonts w:ascii="Calibri" w:hAnsi="Calibri"/>
                <w:sz w:val="18"/>
                <w:szCs w:val="18"/>
              </w:rPr>
              <w:t xml:space="preserve"> 700 ft</w:t>
            </w:r>
            <w:r w:rsidRPr="008528CE">
              <w:rPr>
                <w:rFonts w:ascii="Calibri" w:hAnsi="Calibri"/>
                <w:sz w:val="18"/>
                <w:szCs w:val="18"/>
                <w:vertAlign w:val="superscript"/>
              </w:rPr>
              <w:t>2</w:t>
            </w:r>
          </w:p>
          <w:p w14:paraId="15480BFA" w14:textId="1D59E152" w:rsidR="00147154" w:rsidRPr="008528CE" w:rsidRDefault="005A14B5"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18"/>
                <w:szCs w:val="18"/>
              </w:rPr>
              <w:t xml:space="preserve">*ADU Addition &gt; 700 to </w:t>
            </w:r>
            <w:r w:rsidRPr="008528CE">
              <w:rPr>
                <w:rFonts w:ascii="Calibri" w:hAnsi="Calibri"/>
                <w:sz w:val="18"/>
                <w:szCs w:val="18"/>
                <w:u w:val="single"/>
              </w:rPr>
              <w:t>&lt;</w:t>
            </w:r>
            <w:r w:rsidRPr="008528CE">
              <w:rPr>
                <w:rFonts w:ascii="Calibri" w:hAnsi="Calibri"/>
                <w:sz w:val="18"/>
                <w:szCs w:val="18"/>
              </w:rPr>
              <w:t xml:space="preserve"> 1000 ft</w:t>
            </w:r>
            <w:r w:rsidRPr="008528CE">
              <w:rPr>
                <w:rFonts w:ascii="Calibri" w:hAnsi="Calibri"/>
                <w:sz w:val="18"/>
                <w:szCs w:val="18"/>
                <w:vertAlign w:val="superscript"/>
              </w:rPr>
              <w:t>2</w:t>
            </w:r>
            <w:r w:rsidR="00147154" w:rsidRPr="008528CE">
              <w:rPr>
                <w:rFonts w:ascii="Calibri" w:hAnsi="Calibri"/>
                <w:sz w:val="20"/>
                <w:szCs w:val="20"/>
              </w:rPr>
              <w:t>&gt;&gt;</w:t>
            </w:r>
          </w:p>
        </w:tc>
        <w:tc>
          <w:tcPr>
            <w:tcW w:w="1336" w:type="dxa"/>
            <w:tcBorders>
              <w:bottom w:val="single" w:sz="4" w:space="0" w:color="auto"/>
            </w:tcBorders>
          </w:tcPr>
          <w:p w14:paraId="15480BFB" w14:textId="4B107E67" w:rsidR="00147154" w:rsidRPr="008528CE" w:rsidRDefault="00147154" w:rsidP="008528CE">
            <w:pPr>
              <w:jc w:val="center"/>
              <w:rPr>
                <w:rFonts w:ascii="Calibri" w:hAnsi="Calibri"/>
                <w:sz w:val="18"/>
                <w:szCs w:val="18"/>
              </w:rPr>
            </w:pPr>
            <w:r w:rsidRPr="008528CE">
              <w:rPr>
                <w:rFonts w:ascii="Calibri" w:hAnsi="Calibri"/>
                <w:sz w:val="18"/>
                <w:szCs w:val="18"/>
              </w:rPr>
              <w:t xml:space="preserve">&lt;&lt;Calculated Value: If H01 equals Addition  </w:t>
            </w:r>
            <w:r w:rsidRPr="008528CE">
              <w:rPr>
                <w:rFonts w:ascii="Calibri" w:hAnsi="Calibri"/>
                <w:sz w:val="18"/>
                <w:szCs w:val="18"/>
                <w:u w:val="single"/>
              </w:rPr>
              <w:t>&lt;</w:t>
            </w:r>
            <w:r w:rsidRPr="008528CE">
              <w:rPr>
                <w:rFonts w:ascii="Calibri" w:hAnsi="Calibri"/>
                <w:sz w:val="18"/>
                <w:szCs w:val="18"/>
              </w:rPr>
              <w:t xml:space="preserve"> 300 ft2</w:t>
            </w:r>
            <w:r w:rsidR="00E56A43" w:rsidRPr="008528CE">
              <w:rPr>
                <w:rFonts w:ascii="Calibri" w:hAnsi="Calibri"/>
                <w:sz w:val="18"/>
                <w:szCs w:val="18"/>
              </w:rPr>
              <w:t>,</w:t>
            </w:r>
          </w:p>
          <w:p w14:paraId="587B231A" w14:textId="75CF1720" w:rsidR="00E56A43" w:rsidRPr="008528CE" w:rsidRDefault="00147154" w:rsidP="008528CE">
            <w:pPr>
              <w:jc w:val="center"/>
              <w:rPr>
                <w:rFonts w:ascii="Calibri" w:hAnsi="Calibri"/>
                <w:sz w:val="18"/>
                <w:szCs w:val="18"/>
              </w:rPr>
            </w:pPr>
            <w:r w:rsidRPr="008528CE">
              <w:rPr>
                <w:rFonts w:ascii="Calibri" w:hAnsi="Calibri"/>
                <w:sz w:val="18"/>
                <w:szCs w:val="18"/>
              </w:rPr>
              <w:t xml:space="preserve">Addition  &gt; 300 to </w:t>
            </w:r>
            <w:r w:rsidRPr="008528CE">
              <w:rPr>
                <w:rFonts w:ascii="Calibri" w:hAnsi="Calibri"/>
                <w:sz w:val="18"/>
                <w:szCs w:val="18"/>
                <w:u w:val="single"/>
              </w:rPr>
              <w:t>&lt;</w:t>
            </w:r>
            <w:r w:rsidRPr="008528CE">
              <w:rPr>
                <w:rFonts w:ascii="Calibri" w:hAnsi="Calibri"/>
                <w:sz w:val="18"/>
                <w:szCs w:val="18"/>
              </w:rPr>
              <w:t xml:space="preserve"> 400 ft2,</w:t>
            </w:r>
            <w:r w:rsidR="00E56A43" w:rsidRPr="008528CE">
              <w:rPr>
                <w:rFonts w:ascii="Calibri" w:hAnsi="Calibri"/>
                <w:sz w:val="18"/>
                <w:szCs w:val="18"/>
              </w:rPr>
              <w:t xml:space="preserve"> </w:t>
            </w:r>
            <w:r w:rsidRPr="008528CE">
              <w:rPr>
                <w:rFonts w:ascii="Calibri" w:hAnsi="Calibri"/>
                <w:sz w:val="18"/>
                <w:szCs w:val="18"/>
              </w:rPr>
              <w:t xml:space="preserve"> </w:t>
            </w:r>
            <w:r w:rsidR="00E56A43" w:rsidRPr="008528CE">
              <w:rPr>
                <w:rFonts w:ascii="Calibri" w:hAnsi="Calibri"/>
                <w:sz w:val="18"/>
                <w:szCs w:val="18"/>
              </w:rPr>
              <w:t xml:space="preserve">ADU Addition </w:t>
            </w:r>
            <w:r w:rsidR="00E56A43" w:rsidRPr="008528CE">
              <w:rPr>
                <w:rFonts w:ascii="Calibri" w:hAnsi="Calibri"/>
                <w:sz w:val="18"/>
                <w:szCs w:val="18"/>
                <w:u w:val="single"/>
              </w:rPr>
              <w:t>&lt;</w:t>
            </w:r>
            <w:r w:rsidR="00E56A43" w:rsidRPr="008528CE">
              <w:rPr>
                <w:rFonts w:ascii="Calibri" w:hAnsi="Calibri"/>
                <w:sz w:val="18"/>
                <w:szCs w:val="18"/>
              </w:rPr>
              <w:t xml:space="preserve"> 300 ft</w:t>
            </w:r>
            <w:r w:rsidR="00E56A43" w:rsidRPr="008528CE">
              <w:rPr>
                <w:rFonts w:ascii="Calibri" w:hAnsi="Calibri"/>
                <w:sz w:val="18"/>
                <w:szCs w:val="18"/>
                <w:vertAlign w:val="superscript"/>
              </w:rPr>
              <w:t>2</w:t>
            </w:r>
            <w:r w:rsidR="00E56A43" w:rsidRPr="008528CE">
              <w:rPr>
                <w:rFonts w:ascii="Calibri" w:hAnsi="Calibri"/>
                <w:sz w:val="18"/>
                <w:szCs w:val="18"/>
              </w:rPr>
              <w:t xml:space="preserve">, or ADU Addition &gt; 300 to </w:t>
            </w:r>
            <w:r w:rsidR="00E56A43" w:rsidRPr="008528CE">
              <w:rPr>
                <w:rFonts w:ascii="Calibri" w:hAnsi="Calibri"/>
                <w:sz w:val="18"/>
                <w:szCs w:val="18"/>
                <w:u w:val="single"/>
              </w:rPr>
              <w:t>&lt;</w:t>
            </w:r>
            <w:r w:rsidR="00E56A43" w:rsidRPr="008528CE">
              <w:rPr>
                <w:rFonts w:ascii="Calibri" w:hAnsi="Calibri"/>
                <w:sz w:val="18"/>
                <w:szCs w:val="18"/>
              </w:rPr>
              <w:t xml:space="preserve"> 400 ft</w:t>
            </w:r>
            <w:r w:rsidR="00E56A43" w:rsidRPr="008528CE">
              <w:rPr>
                <w:rFonts w:ascii="Calibri" w:hAnsi="Calibri"/>
                <w:sz w:val="18"/>
                <w:szCs w:val="18"/>
                <w:vertAlign w:val="superscript"/>
              </w:rPr>
              <w:t>2</w:t>
            </w:r>
            <w:r w:rsidR="00E56A43" w:rsidRPr="008528CE">
              <w:rPr>
                <w:rFonts w:ascii="Calibri" w:hAnsi="Calibri"/>
                <w:sz w:val="18"/>
                <w:szCs w:val="18"/>
              </w:rPr>
              <w:t>,</w:t>
            </w:r>
          </w:p>
          <w:p w14:paraId="15480BFC" w14:textId="300E76A4" w:rsidR="00147154" w:rsidRPr="008528CE" w:rsidRDefault="00147154" w:rsidP="008528CE">
            <w:pPr>
              <w:jc w:val="center"/>
              <w:rPr>
                <w:rFonts w:ascii="Calibri" w:hAnsi="Calibri"/>
                <w:sz w:val="18"/>
                <w:szCs w:val="18"/>
              </w:rPr>
            </w:pPr>
            <w:r w:rsidRPr="008528CE">
              <w:rPr>
                <w:rFonts w:ascii="Calibri" w:hAnsi="Calibri"/>
                <w:sz w:val="18"/>
                <w:szCs w:val="18"/>
              </w:rPr>
              <w:t>value equals A10 * 0.30</w:t>
            </w:r>
            <w:r w:rsidR="004E6E1E" w:rsidRPr="008528CE">
              <w:rPr>
                <w:rFonts w:ascii="Calibri" w:hAnsi="Calibri"/>
                <w:sz w:val="18"/>
                <w:szCs w:val="18"/>
              </w:rPr>
              <w:t>;</w:t>
            </w:r>
          </w:p>
          <w:p w14:paraId="15480BFE" w14:textId="77148BA6" w:rsidR="00147154" w:rsidRPr="008528CE" w:rsidRDefault="00147154" w:rsidP="008528CE">
            <w:pPr>
              <w:jc w:val="center"/>
              <w:rPr>
                <w:rFonts w:ascii="Calibri" w:hAnsi="Calibri"/>
                <w:sz w:val="18"/>
                <w:szCs w:val="18"/>
              </w:rPr>
            </w:pPr>
            <w:r w:rsidRPr="008528CE">
              <w:rPr>
                <w:rFonts w:ascii="Calibri" w:hAnsi="Calibri"/>
                <w:sz w:val="18"/>
                <w:szCs w:val="18"/>
              </w:rPr>
              <w:t xml:space="preserve">Elseif Addition  &gt; 400 to </w:t>
            </w:r>
            <w:r w:rsidRPr="008528CE">
              <w:rPr>
                <w:rFonts w:ascii="Calibri" w:hAnsi="Calibri"/>
                <w:sz w:val="18"/>
                <w:szCs w:val="18"/>
                <w:u w:val="single"/>
              </w:rPr>
              <w:t>&lt;</w:t>
            </w:r>
            <w:r w:rsidRPr="008528CE">
              <w:rPr>
                <w:rFonts w:ascii="Calibri" w:hAnsi="Calibri"/>
                <w:sz w:val="18"/>
                <w:szCs w:val="18"/>
              </w:rPr>
              <w:t xml:space="preserve"> 700 ft2</w:t>
            </w:r>
            <w:r w:rsidR="00E56A43" w:rsidRPr="008528CE">
              <w:rPr>
                <w:rFonts w:ascii="Calibri" w:hAnsi="Calibri"/>
                <w:sz w:val="18"/>
                <w:szCs w:val="18"/>
              </w:rPr>
              <w:t xml:space="preserve"> or ADU Addition &gt; 400 to </w:t>
            </w:r>
            <w:r w:rsidR="00E56A43" w:rsidRPr="008528CE">
              <w:rPr>
                <w:rFonts w:ascii="Calibri" w:hAnsi="Calibri"/>
                <w:sz w:val="18"/>
                <w:szCs w:val="18"/>
                <w:u w:val="single"/>
              </w:rPr>
              <w:t>&lt;</w:t>
            </w:r>
            <w:r w:rsidR="00E56A43" w:rsidRPr="008528CE">
              <w:rPr>
                <w:rFonts w:ascii="Calibri" w:hAnsi="Calibri"/>
                <w:sz w:val="18"/>
                <w:szCs w:val="18"/>
              </w:rPr>
              <w:t xml:space="preserve"> 700 ft</w:t>
            </w:r>
            <w:r w:rsidR="00E56A43" w:rsidRPr="008528CE">
              <w:rPr>
                <w:rFonts w:ascii="Calibri" w:hAnsi="Calibri"/>
                <w:sz w:val="18"/>
                <w:szCs w:val="18"/>
                <w:vertAlign w:val="superscript"/>
              </w:rPr>
              <w:t>2</w:t>
            </w:r>
            <w:r w:rsidRPr="008528CE">
              <w:rPr>
                <w:rFonts w:ascii="Calibri" w:hAnsi="Calibri"/>
                <w:sz w:val="18"/>
                <w:szCs w:val="18"/>
              </w:rPr>
              <w:t>, value equals      A10 * 0.25</w:t>
            </w:r>
            <w:r w:rsidR="004E6E1E" w:rsidRPr="008528CE">
              <w:rPr>
                <w:rFonts w:ascii="Calibri" w:hAnsi="Calibri"/>
                <w:sz w:val="18"/>
                <w:szCs w:val="18"/>
              </w:rPr>
              <w:t>;</w:t>
            </w:r>
          </w:p>
          <w:p w14:paraId="15480C00" w14:textId="09689580" w:rsidR="00147154" w:rsidRPr="008528CE" w:rsidRDefault="00147154" w:rsidP="008528CE">
            <w:pPr>
              <w:jc w:val="center"/>
              <w:rPr>
                <w:rFonts w:ascii="Calibri" w:hAnsi="Calibri"/>
                <w:sz w:val="18"/>
                <w:szCs w:val="18"/>
              </w:rPr>
            </w:pPr>
            <w:r w:rsidRPr="008528CE">
              <w:rPr>
                <w:rFonts w:ascii="Calibri" w:hAnsi="Calibri"/>
                <w:sz w:val="18"/>
                <w:szCs w:val="18"/>
              </w:rPr>
              <w:t xml:space="preserve">Elseif Addition  &gt; 700 to </w:t>
            </w:r>
            <w:r w:rsidRPr="008528CE">
              <w:rPr>
                <w:rFonts w:ascii="Calibri" w:hAnsi="Calibri"/>
                <w:sz w:val="18"/>
                <w:szCs w:val="18"/>
                <w:u w:val="single"/>
              </w:rPr>
              <w:t>&lt;</w:t>
            </w:r>
            <w:r w:rsidRPr="008528CE">
              <w:rPr>
                <w:rFonts w:ascii="Calibri" w:hAnsi="Calibri"/>
                <w:sz w:val="18"/>
                <w:szCs w:val="18"/>
              </w:rPr>
              <w:t xml:space="preserve"> 1000 ft2</w:t>
            </w:r>
            <w:r w:rsidR="00E56A43" w:rsidRPr="008528CE">
              <w:rPr>
                <w:rFonts w:ascii="Calibri" w:hAnsi="Calibri"/>
                <w:sz w:val="18"/>
                <w:szCs w:val="18"/>
              </w:rPr>
              <w:t xml:space="preserve"> or ADU Addition &gt; 700 to </w:t>
            </w:r>
            <w:r w:rsidR="00E56A43" w:rsidRPr="008528CE">
              <w:rPr>
                <w:rFonts w:ascii="Calibri" w:hAnsi="Calibri"/>
                <w:sz w:val="18"/>
                <w:szCs w:val="18"/>
                <w:u w:val="single"/>
              </w:rPr>
              <w:t>&lt;</w:t>
            </w:r>
            <w:r w:rsidR="00E56A43" w:rsidRPr="008528CE">
              <w:rPr>
                <w:rFonts w:ascii="Calibri" w:hAnsi="Calibri"/>
                <w:sz w:val="18"/>
                <w:szCs w:val="18"/>
              </w:rPr>
              <w:t xml:space="preserve"> 1000 ft</w:t>
            </w:r>
            <w:r w:rsidR="00E56A43" w:rsidRPr="008528CE">
              <w:rPr>
                <w:rFonts w:ascii="Calibri" w:hAnsi="Calibri"/>
                <w:sz w:val="18"/>
                <w:szCs w:val="18"/>
                <w:vertAlign w:val="superscript"/>
              </w:rPr>
              <w:t>2</w:t>
            </w:r>
            <w:r w:rsidRPr="008528CE">
              <w:rPr>
                <w:rFonts w:ascii="Calibri" w:hAnsi="Calibri"/>
                <w:sz w:val="18"/>
                <w:szCs w:val="18"/>
              </w:rPr>
              <w:t>, value equals    A10 * 0.20&gt;&gt;</w:t>
            </w:r>
          </w:p>
          <w:p w14:paraId="15480C01"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987" w:type="dxa"/>
            <w:tcBorders>
              <w:bottom w:val="single" w:sz="4" w:space="0" w:color="auto"/>
            </w:tcBorders>
          </w:tcPr>
          <w:p w14:paraId="15480C02" w14:textId="77777777" w:rsidR="00147154" w:rsidRPr="008528CE" w:rsidRDefault="00147154" w:rsidP="008528CE">
            <w:pPr>
              <w:jc w:val="center"/>
              <w:rPr>
                <w:rFonts w:ascii="Calibri" w:hAnsi="Calibri"/>
                <w:sz w:val="18"/>
                <w:szCs w:val="18"/>
              </w:rPr>
            </w:pPr>
            <w:r w:rsidRPr="008528CE">
              <w:rPr>
                <w:rFonts w:ascii="Calibri" w:hAnsi="Calibri"/>
                <w:sz w:val="18"/>
                <w:szCs w:val="18"/>
              </w:rPr>
              <w:t xml:space="preserve">&lt;&lt;Calculated Value: If H01 equals Addition  </w:t>
            </w:r>
            <w:r w:rsidRPr="008528CE">
              <w:rPr>
                <w:rFonts w:ascii="Calibri" w:hAnsi="Calibri"/>
                <w:sz w:val="18"/>
                <w:szCs w:val="18"/>
                <w:u w:val="single"/>
              </w:rPr>
              <w:t>&lt;</w:t>
            </w:r>
            <w:r w:rsidRPr="008528CE">
              <w:rPr>
                <w:rFonts w:ascii="Calibri" w:hAnsi="Calibri"/>
                <w:sz w:val="18"/>
                <w:szCs w:val="18"/>
              </w:rPr>
              <w:t xml:space="preserve"> 300 ft2 or</w:t>
            </w:r>
          </w:p>
          <w:p w14:paraId="15480C03" w14:textId="5DFE4F8F" w:rsidR="00147154" w:rsidRPr="008528CE" w:rsidRDefault="00147154" w:rsidP="008528CE">
            <w:pPr>
              <w:jc w:val="center"/>
              <w:rPr>
                <w:rFonts w:ascii="Calibri" w:hAnsi="Calibri"/>
                <w:sz w:val="18"/>
                <w:szCs w:val="18"/>
              </w:rPr>
            </w:pPr>
            <w:r w:rsidRPr="008528CE">
              <w:rPr>
                <w:rFonts w:ascii="Calibri" w:hAnsi="Calibri"/>
                <w:sz w:val="18"/>
                <w:szCs w:val="18"/>
              </w:rPr>
              <w:t xml:space="preserve">Addition  &gt; 300 to </w:t>
            </w:r>
            <w:r w:rsidRPr="008528CE">
              <w:rPr>
                <w:rFonts w:ascii="Calibri" w:hAnsi="Calibri"/>
                <w:sz w:val="18"/>
                <w:szCs w:val="18"/>
                <w:u w:val="single"/>
              </w:rPr>
              <w:t>&lt;</w:t>
            </w:r>
            <w:r w:rsidRPr="008528CE">
              <w:rPr>
                <w:rFonts w:ascii="Calibri" w:hAnsi="Calibri"/>
                <w:sz w:val="18"/>
                <w:szCs w:val="18"/>
              </w:rPr>
              <w:t xml:space="preserve"> 400 ft2, value equals 75ft2</w:t>
            </w:r>
            <w:r w:rsidR="004E6E1E" w:rsidRPr="008528CE">
              <w:rPr>
                <w:rFonts w:ascii="Calibri" w:hAnsi="Calibri"/>
                <w:sz w:val="18"/>
                <w:szCs w:val="18"/>
              </w:rPr>
              <w:t>;</w:t>
            </w:r>
          </w:p>
          <w:p w14:paraId="15480C05" w14:textId="3EC866D2" w:rsidR="00147154" w:rsidRPr="008528CE" w:rsidRDefault="00147154" w:rsidP="008528CE">
            <w:pPr>
              <w:jc w:val="center"/>
              <w:rPr>
                <w:rFonts w:ascii="Calibri" w:hAnsi="Calibri"/>
                <w:sz w:val="18"/>
                <w:szCs w:val="18"/>
              </w:rPr>
            </w:pPr>
            <w:r w:rsidRPr="008528CE">
              <w:rPr>
                <w:rFonts w:ascii="Calibri" w:hAnsi="Calibri"/>
                <w:sz w:val="18"/>
                <w:szCs w:val="18"/>
              </w:rPr>
              <w:t xml:space="preserve">Elseif Addition  &gt; 400 to </w:t>
            </w:r>
            <w:r w:rsidRPr="008528CE">
              <w:rPr>
                <w:rFonts w:ascii="Calibri" w:hAnsi="Calibri"/>
                <w:sz w:val="18"/>
                <w:szCs w:val="18"/>
                <w:u w:val="single"/>
              </w:rPr>
              <w:t>&lt;</w:t>
            </w:r>
            <w:r w:rsidRPr="008528CE">
              <w:rPr>
                <w:rFonts w:ascii="Calibri" w:hAnsi="Calibri"/>
                <w:sz w:val="18"/>
                <w:szCs w:val="18"/>
              </w:rPr>
              <w:t xml:space="preserve"> 700 ft2, value equals 120ft2</w:t>
            </w:r>
            <w:r w:rsidR="004E6E1E" w:rsidRPr="008528CE">
              <w:rPr>
                <w:rFonts w:ascii="Calibri" w:hAnsi="Calibri"/>
                <w:sz w:val="18"/>
                <w:szCs w:val="18"/>
              </w:rPr>
              <w:t>;</w:t>
            </w:r>
          </w:p>
          <w:p w14:paraId="15480C07" w14:textId="77777777" w:rsidR="00147154" w:rsidRPr="008528CE" w:rsidRDefault="00147154" w:rsidP="008528CE">
            <w:pPr>
              <w:jc w:val="center"/>
              <w:rPr>
                <w:rFonts w:ascii="Calibri" w:hAnsi="Calibri"/>
                <w:sz w:val="18"/>
                <w:szCs w:val="18"/>
              </w:rPr>
            </w:pPr>
            <w:r w:rsidRPr="008528CE">
              <w:rPr>
                <w:rFonts w:ascii="Calibri" w:hAnsi="Calibri"/>
                <w:sz w:val="18"/>
                <w:szCs w:val="18"/>
              </w:rPr>
              <w:t xml:space="preserve">Elseif Addition  &gt; 700 to </w:t>
            </w:r>
            <w:r w:rsidRPr="008528CE">
              <w:rPr>
                <w:rFonts w:ascii="Calibri" w:hAnsi="Calibri"/>
                <w:sz w:val="18"/>
                <w:szCs w:val="18"/>
                <w:u w:val="single"/>
              </w:rPr>
              <w:t>&lt;</w:t>
            </w:r>
            <w:r w:rsidRPr="008528CE">
              <w:rPr>
                <w:rFonts w:ascii="Calibri" w:hAnsi="Calibri"/>
                <w:sz w:val="18"/>
                <w:szCs w:val="18"/>
              </w:rPr>
              <w:t xml:space="preserve"> 1000 ft2, value equals 175ft2&gt;&gt;</w:t>
            </w:r>
          </w:p>
          <w:p w14:paraId="15480C08" w14:textId="77777777" w:rsidR="00147154" w:rsidRPr="008528CE" w:rsidRDefault="00147154" w:rsidP="008528CE">
            <w:pPr>
              <w:jc w:val="center"/>
              <w:rPr>
                <w:rFonts w:ascii="Calibri" w:hAnsi="Calibri"/>
                <w:sz w:val="18"/>
                <w:szCs w:val="18"/>
              </w:rPr>
            </w:pPr>
          </w:p>
        </w:tc>
        <w:tc>
          <w:tcPr>
            <w:tcW w:w="1162" w:type="dxa"/>
            <w:tcBorders>
              <w:bottom w:val="single" w:sz="4" w:space="0" w:color="auto"/>
            </w:tcBorders>
          </w:tcPr>
          <w:p w14:paraId="5D87AB9E" w14:textId="52CE24B0" w:rsidR="003921A6" w:rsidRPr="008528CE" w:rsidRDefault="003921A6" w:rsidP="008528CE">
            <w:pPr>
              <w:jc w:val="center"/>
              <w:rPr>
                <w:rFonts w:ascii="Calibri" w:hAnsi="Calibri"/>
                <w:sz w:val="18"/>
                <w:szCs w:val="18"/>
              </w:rPr>
            </w:pPr>
            <w:r w:rsidRPr="008528CE">
              <w:rPr>
                <w:rFonts w:ascii="Calibri" w:hAnsi="Calibri"/>
                <w:sz w:val="18"/>
                <w:szCs w:val="18"/>
              </w:rPr>
              <w:t>&lt;&lt;Calculated Value: if A09 = 1, 3</w:t>
            </w:r>
            <w:r w:rsidR="002A4BCA" w:rsidRPr="008528CE">
              <w:rPr>
                <w:rFonts w:ascii="Calibri" w:hAnsi="Calibri"/>
                <w:sz w:val="18"/>
                <w:szCs w:val="18"/>
              </w:rPr>
              <w:t>, 5</w:t>
            </w:r>
            <w:r w:rsidRPr="008528CE">
              <w:rPr>
                <w:rFonts w:ascii="Calibri" w:hAnsi="Calibri"/>
                <w:sz w:val="18"/>
                <w:szCs w:val="18"/>
              </w:rPr>
              <w:t xml:space="preserve"> or </w:t>
            </w:r>
            <w:r w:rsidR="002A4BCA" w:rsidRPr="008528CE">
              <w:rPr>
                <w:rFonts w:ascii="Calibri" w:hAnsi="Calibri"/>
                <w:sz w:val="18"/>
                <w:szCs w:val="18"/>
              </w:rPr>
              <w:t>16</w:t>
            </w:r>
            <w:r w:rsidRPr="008528CE">
              <w:rPr>
                <w:rFonts w:ascii="Calibri" w:hAnsi="Calibri"/>
                <w:sz w:val="18"/>
                <w:szCs w:val="18"/>
              </w:rPr>
              <w:t>, then value equals NA;</w:t>
            </w:r>
          </w:p>
          <w:p w14:paraId="13B5C67A" w14:textId="77777777" w:rsidR="003921A6" w:rsidRPr="008528CE" w:rsidRDefault="003921A6" w:rsidP="008528CE">
            <w:pPr>
              <w:jc w:val="center"/>
              <w:rPr>
                <w:rFonts w:ascii="Calibri" w:hAnsi="Calibri"/>
                <w:sz w:val="18"/>
                <w:szCs w:val="18"/>
              </w:rPr>
            </w:pPr>
            <w:r w:rsidRPr="008528CE">
              <w:rPr>
                <w:rFonts w:ascii="Calibri" w:hAnsi="Calibri"/>
                <w:sz w:val="18"/>
                <w:szCs w:val="18"/>
              </w:rPr>
              <w:t xml:space="preserve">Else if H01 equals Addition  </w:t>
            </w:r>
            <w:r w:rsidRPr="008528CE">
              <w:rPr>
                <w:rFonts w:ascii="Calibri" w:hAnsi="Calibri"/>
                <w:sz w:val="18"/>
                <w:szCs w:val="18"/>
                <w:u w:val="single"/>
              </w:rPr>
              <w:t>&lt;</w:t>
            </w:r>
            <w:r w:rsidRPr="008528CE">
              <w:rPr>
                <w:rFonts w:ascii="Calibri" w:hAnsi="Calibri"/>
                <w:sz w:val="18"/>
                <w:szCs w:val="18"/>
              </w:rPr>
              <w:t xml:space="preserve"> 300 ft2, </w:t>
            </w:r>
          </w:p>
          <w:p w14:paraId="3F8C00F3" w14:textId="496243A9" w:rsidR="003921A6" w:rsidRPr="008528CE" w:rsidRDefault="003921A6" w:rsidP="008528CE">
            <w:pPr>
              <w:jc w:val="center"/>
              <w:rPr>
                <w:rFonts w:ascii="Calibri" w:hAnsi="Calibri"/>
                <w:sz w:val="18"/>
                <w:szCs w:val="18"/>
              </w:rPr>
            </w:pPr>
            <w:r w:rsidRPr="008528CE">
              <w:rPr>
                <w:rFonts w:ascii="Calibri" w:hAnsi="Calibri"/>
                <w:sz w:val="18"/>
                <w:szCs w:val="18"/>
              </w:rPr>
              <w:t xml:space="preserve">Addition  &gt; 300 to </w:t>
            </w:r>
            <w:r w:rsidRPr="008528CE">
              <w:rPr>
                <w:rFonts w:ascii="Calibri" w:hAnsi="Calibri"/>
                <w:sz w:val="18"/>
                <w:szCs w:val="18"/>
                <w:u w:val="single"/>
              </w:rPr>
              <w:t>&lt;</w:t>
            </w:r>
            <w:r w:rsidRPr="008528CE">
              <w:rPr>
                <w:rFonts w:ascii="Calibri" w:hAnsi="Calibri"/>
                <w:sz w:val="18"/>
                <w:szCs w:val="18"/>
              </w:rPr>
              <w:t xml:space="preserve"> 400 ft2, or Addition  &gt; 400 to </w:t>
            </w:r>
            <w:r w:rsidRPr="008528CE">
              <w:rPr>
                <w:rFonts w:ascii="Calibri" w:hAnsi="Calibri"/>
                <w:sz w:val="18"/>
                <w:szCs w:val="18"/>
                <w:u w:val="single"/>
              </w:rPr>
              <w:t>&lt;</w:t>
            </w:r>
            <w:r w:rsidRPr="008528CE">
              <w:rPr>
                <w:rFonts w:ascii="Calibri" w:hAnsi="Calibri"/>
                <w:sz w:val="18"/>
                <w:szCs w:val="18"/>
              </w:rPr>
              <w:t xml:space="preserve"> 700 ft2, then value equals     NA;</w:t>
            </w:r>
          </w:p>
          <w:p w14:paraId="15480C0F" w14:textId="473A5402" w:rsidR="00147154" w:rsidRPr="008528CE" w:rsidRDefault="003921A6" w:rsidP="008528CE">
            <w:pPr>
              <w:jc w:val="center"/>
              <w:rPr>
                <w:rFonts w:ascii="Calibri" w:hAnsi="Calibri"/>
                <w:sz w:val="20"/>
                <w:szCs w:val="20"/>
              </w:rPr>
            </w:pPr>
            <w:r w:rsidRPr="008528CE">
              <w:rPr>
                <w:rFonts w:ascii="Calibri" w:hAnsi="Calibri"/>
                <w:sz w:val="18"/>
                <w:szCs w:val="18"/>
              </w:rPr>
              <w:t xml:space="preserve">Else if Addition  &gt; 700 to </w:t>
            </w:r>
            <w:r w:rsidRPr="008528CE">
              <w:rPr>
                <w:rFonts w:ascii="Calibri" w:hAnsi="Calibri"/>
                <w:sz w:val="18"/>
                <w:szCs w:val="18"/>
                <w:u w:val="single"/>
              </w:rPr>
              <w:t>&lt;</w:t>
            </w:r>
            <w:r w:rsidRPr="008528CE">
              <w:rPr>
                <w:rFonts w:ascii="Calibri" w:hAnsi="Calibri"/>
                <w:sz w:val="18"/>
                <w:szCs w:val="18"/>
              </w:rPr>
              <w:t xml:space="preserve"> 1000 ft2, value equals   (A10*0.05)&gt;&gt;</w:t>
            </w:r>
          </w:p>
        </w:tc>
        <w:tc>
          <w:tcPr>
            <w:tcW w:w="1163" w:type="dxa"/>
            <w:tcBorders>
              <w:bottom w:val="single" w:sz="4" w:space="0" w:color="auto"/>
              <w:right w:val="single" w:sz="4" w:space="0" w:color="auto"/>
            </w:tcBorders>
          </w:tcPr>
          <w:p w14:paraId="59CB559F" w14:textId="59CA8E6C" w:rsidR="003921A6" w:rsidRPr="008528CE" w:rsidRDefault="003921A6" w:rsidP="008528CE">
            <w:pPr>
              <w:jc w:val="center"/>
              <w:rPr>
                <w:rFonts w:ascii="Calibri" w:hAnsi="Calibri"/>
                <w:sz w:val="18"/>
                <w:szCs w:val="18"/>
              </w:rPr>
            </w:pPr>
            <w:r w:rsidRPr="008528CE">
              <w:rPr>
                <w:rFonts w:ascii="Calibri" w:hAnsi="Calibri"/>
                <w:sz w:val="18"/>
                <w:szCs w:val="18"/>
              </w:rPr>
              <w:t>&lt;&lt;Calculated Value: If A09 = 1, 3</w:t>
            </w:r>
            <w:r w:rsidR="002A4BCA" w:rsidRPr="008528CE">
              <w:rPr>
                <w:rFonts w:ascii="Calibri" w:hAnsi="Calibri"/>
                <w:sz w:val="18"/>
                <w:szCs w:val="18"/>
              </w:rPr>
              <w:t>, 5</w:t>
            </w:r>
            <w:r w:rsidRPr="008528CE">
              <w:rPr>
                <w:rFonts w:ascii="Calibri" w:hAnsi="Calibri"/>
                <w:sz w:val="18"/>
                <w:szCs w:val="18"/>
              </w:rPr>
              <w:t xml:space="preserve"> or </w:t>
            </w:r>
            <w:r w:rsidR="002A4BCA" w:rsidRPr="008528CE">
              <w:rPr>
                <w:rFonts w:ascii="Calibri" w:hAnsi="Calibri"/>
                <w:sz w:val="18"/>
                <w:szCs w:val="18"/>
              </w:rPr>
              <w:t>16</w:t>
            </w:r>
            <w:r w:rsidRPr="008528CE">
              <w:rPr>
                <w:rFonts w:ascii="Calibri" w:hAnsi="Calibri"/>
                <w:sz w:val="18"/>
                <w:szCs w:val="18"/>
              </w:rPr>
              <w:t>, then value equals NA;</w:t>
            </w:r>
          </w:p>
          <w:p w14:paraId="749C63D1" w14:textId="77777777" w:rsidR="003921A6" w:rsidRPr="008528CE" w:rsidRDefault="003921A6" w:rsidP="008528CE">
            <w:pPr>
              <w:jc w:val="center"/>
              <w:rPr>
                <w:rFonts w:ascii="Calibri" w:hAnsi="Calibri"/>
                <w:sz w:val="18"/>
                <w:szCs w:val="18"/>
              </w:rPr>
            </w:pPr>
            <w:r w:rsidRPr="008528CE">
              <w:rPr>
                <w:rFonts w:ascii="Calibri" w:hAnsi="Calibri"/>
                <w:sz w:val="18"/>
                <w:szCs w:val="18"/>
              </w:rPr>
              <w:t xml:space="preserve">Else if H01 equals Addition  </w:t>
            </w:r>
            <w:r w:rsidRPr="008528CE">
              <w:rPr>
                <w:rFonts w:ascii="Calibri" w:hAnsi="Calibri"/>
                <w:sz w:val="18"/>
                <w:szCs w:val="18"/>
                <w:u w:val="single"/>
              </w:rPr>
              <w:t>&lt;</w:t>
            </w:r>
            <w:r w:rsidRPr="008528CE">
              <w:rPr>
                <w:rFonts w:ascii="Calibri" w:hAnsi="Calibri"/>
                <w:sz w:val="18"/>
                <w:szCs w:val="18"/>
              </w:rPr>
              <w:t xml:space="preserve"> 300 ft2,</w:t>
            </w:r>
          </w:p>
          <w:p w14:paraId="2EAE51AC" w14:textId="77777777" w:rsidR="003921A6" w:rsidRPr="008528CE" w:rsidRDefault="003921A6" w:rsidP="008528CE">
            <w:pPr>
              <w:jc w:val="center"/>
              <w:rPr>
                <w:rFonts w:ascii="Calibri" w:hAnsi="Calibri"/>
                <w:sz w:val="18"/>
                <w:szCs w:val="18"/>
              </w:rPr>
            </w:pPr>
            <w:r w:rsidRPr="008528CE">
              <w:rPr>
                <w:rFonts w:ascii="Calibri" w:hAnsi="Calibri"/>
                <w:sz w:val="18"/>
                <w:szCs w:val="18"/>
              </w:rPr>
              <w:t xml:space="preserve">Addition  &gt; 300 to </w:t>
            </w:r>
            <w:r w:rsidRPr="008528CE">
              <w:rPr>
                <w:rFonts w:ascii="Calibri" w:hAnsi="Calibri"/>
                <w:sz w:val="18"/>
                <w:szCs w:val="18"/>
                <w:u w:val="single"/>
              </w:rPr>
              <w:t>&lt;</w:t>
            </w:r>
            <w:r w:rsidRPr="008528CE">
              <w:rPr>
                <w:rFonts w:ascii="Calibri" w:hAnsi="Calibri"/>
                <w:sz w:val="18"/>
                <w:szCs w:val="18"/>
              </w:rPr>
              <w:t xml:space="preserve"> 400 ft2 or Addition  &gt; 400 to </w:t>
            </w:r>
            <w:r w:rsidRPr="008528CE">
              <w:rPr>
                <w:rFonts w:ascii="Calibri" w:hAnsi="Calibri"/>
                <w:sz w:val="18"/>
                <w:szCs w:val="18"/>
                <w:u w:val="single"/>
              </w:rPr>
              <w:t>&lt;</w:t>
            </w:r>
            <w:r w:rsidRPr="008528CE">
              <w:rPr>
                <w:rFonts w:ascii="Calibri" w:hAnsi="Calibri"/>
                <w:sz w:val="18"/>
                <w:szCs w:val="18"/>
              </w:rPr>
              <w:t xml:space="preserve"> 700 ft2, then value equals 60ft2;</w:t>
            </w:r>
          </w:p>
          <w:p w14:paraId="78A65C30" w14:textId="77777777" w:rsidR="003921A6" w:rsidRPr="008528CE" w:rsidRDefault="003921A6" w:rsidP="008528CE">
            <w:pPr>
              <w:jc w:val="center"/>
              <w:rPr>
                <w:rFonts w:ascii="Calibri" w:hAnsi="Calibri"/>
                <w:sz w:val="18"/>
                <w:szCs w:val="18"/>
              </w:rPr>
            </w:pPr>
            <w:r w:rsidRPr="008528CE">
              <w:rPr>
                <w:rFonts w:ascii="Calibri" w:hAnsi="Calibri"/>
                <w:sz w:val="18"/>
                <w:szCs w:val="18"/>
              </w:rPr>
              <w:t xml:space="preserve">Elseif Addition  &gt; 700 to </w:t>
            </w:r>
            <w:r w:rsidRPr="008528CE">
              <w:rPr>
                <w:rFonts w:ascii="Calibri" w:hAnsi="Calibri"/>
                <w:sz w:val="18"/>
                <w:szCs w:val="18"/>
                <w:u w:val="single"/>
              </w:rPr>
              <w:t>&lt;</w:t>
            </w:r>
            <w:r w:rsidRPr="008528CE">
              <w:rPr>
                <w:rFonts w:ascii="Calibri" w:hAnsi="Calibri"/>
                <w:sz w:val="18"/>
                <w:szCs w:val="18"/>
              </w:rPr>
              <w:t xml:space="preserve"> 1000 ft2,  value equals 70ft2&gt;&gt;</w:t>
            </w:r>
          </w:p>
          <w:p w14:paraId="15480C16" w14:textId="77777777" w:rsidR="00147154" w:rsidRPr="008528CE" w:rsidRDefault="00147154" w:rsidP="008528CE">
            <w:pPr>
              <w:jc w:val="center"/>
              <w:rPr>
                <w:rFonts w:ascii="Calibri" w:hAnsi="Calibri"/>
                <w:sz w:val="20"/>
                <w:szCs w:val="20"/>
              </w:rPr>
            </w:pPr>
          </w:p>
        </w:tc>
        <w:tc>
          <w:tcPr>
            <w:tcW w:w="1162" w:type="dxa"/>
            <w:tcBorders>
              <w:bottom w:val="single" w:sz="4" w:space="0" w:color="auto"/>
            </w:tcBorders>
            <w:vAlign w:val="center"/>
          </w:tcPr>
          <w:p w14:paraId="15480C17" w14:textId="1A065254"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18"/>
                <w:szCs w:val="18"/>
              </w:rPr>
              <w:t>&lt;&lt;</w:t>
            </w:r>
            <w:r w:rsidR="0046795D" w:rsidRPr="008528CE">
              <w:rPr>
                <w:rFonts w:ascii="Calibri" w:hAnsi="Calibri"/>
                <w:sz w:val="18"/>
                <w:szCs w:val="18"/>
              </w:rPr>
              <w:t xml:space="preserve"> value = </w:t>
            </w:r>
            <w:r w:rsidRPr="008528CE">
              <w:rPr>
                <w:rFonts w:ascii="Calibri" w:hAnsi="Calibri"/>
                <w:sz w:val="18"/>
                <w:szCs w:val="18"/>
              </w:rPr>
              <w:t>0.3</w:t>
            </w:r>
            <w:r w:rsidR="002A4BCA" w:rsidRPr="008528CE">
              <w:rPr>
                <w:rFonts w:ascii="Calibri" w:hAnsi="Calibri"/>
                <w:sz w:val="18"/>
                <w:szCs w:val="18"/>
              </w:rPr>
              <w:t>0</w:t>
            </w:r>
            <w:r w:rsidRPr="008528CE">
              <w:rPr>
                <w:rFonts w:ascii="Calibri" w:hAnsi="Calibri"/>
                <w:sz w:val="18"/>
                <w:szCs w:val="18"/>
              </w:rPr>
              <w:t>&gt;&gt;</w:t>
            </w:r>
          </w:p>
        </w:tc>
        <w:tc>
          <w:tcPr>
            <w:tcW w:w="1162" w:type="dxa"/>
            <w:tcBorders>
              <w:bottom w:val="single" w:sz="4" w:space="0" w:color="auto"/>
            </w:tcBorders>
          </w:tcPr>
          <w:p w14:paraId="74565113"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&lt;&lt;If A14 contains Installing ≤ 3ft</w:t>
            </w:r>
            <w:r w:rsidRPr="008528CE">
              <w:rPr>
                <w:rFonts w:ascii="Calibri" w:hAnsi="Calibri"/>
                <w:sz w:val="18"/>
                <w:szCs w:val="18"/>
                <w:vertAlign w:val="superscript"/>
              </w:rPr>
              <w:t>2</w:t>
            </w:r>
            <w:r w:rsidR="00262008" w:rsidRPr="008528CE">
              <w:rPr>
                <w:rFonts w:ascii="Calibri" w:hAnsi="Calibri"/>
                <w:sz w:val="18"/>
                <w:szCs w:val="18"/>
              </w:rPr>
              <w:t xml:space="preserve"> tubular skylight, or Installing ≤ 16ft</w:t>
            </w:r>
            <w:r w:rsidR="00262008" w:rsidRPr="008528CE">
              <w:rPr>
                <w:rFonts w:ascii="Calibri" w:hAnsi="Calibri"/>
                <w:sz w:val="18"/>
                <w:szCs w:val="18"/>
                <w:vertAlign w:val="superscript"/>
              </w:rPr>
              <w:t>2</w:t>
            </w:r>
            <w:r w:rsidR="00262008" w:rsidRPr="008528CE">
              <w:rPr>
                <w:rFonts w:ascii="Calibri" w:hAnsi="Calibri"/>
                <w:sz w:val="18"/>
                <w:szCs w:val="18"/>
              </w:rPr>
              <w:t xml:space="preserve"> skylight, then report 0.55;</w:t>
            </w:r>
          </w:p>
          <w:p w14:paraId="48E93F02"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p>
          <w:p w14:paraId="3F19DCAD" w14:textId="43A2ED1D"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Else report 0.3</w:t>
            </w:r>
            <w:r w:rsidR="002A4BCA" w:rsidRPr="008528CE">
              <w:rPr>
                <w:rFonts w:ascii="Calibri" w:hAnsi="Calibri"/>
                <w:sz w:val="18"/>
                <w:szCs w:val="18"/>
              </w:rPr>
              <w:t>0</w:t>
            </w:r>
            <w:r w:rsidRPr="008528CE">
              <w:rPr>
                <w:rFonts w:ascii="Calibri" w:hAnsi="Calibri"/>
                <w:sz w:val="18"/>
                <w:szCs w:val="18"/>
              </w:rPr>
              <w:t>&gt;&gt;</w:t>
            </w:r>
          </w:p>
        </w:tc>
        <w:tc>
          <w:tcPr>
            <w:tcW w:w="1162" w:type="dxa"/>
            <w:tcBorders>
              <w:bottom w:val="single" w:sz="4" w:space="0" w:color="auto"/>
              <w:right w:val="single" w:sz="4" w:space="0" w:color="auto"/>
            </w:tcBorders>
            <w:vAlign w:val="center"/>
          </w:tcPr>
          <w:p w14:paraId="15480C18" w14:textId="5C6F4C59"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&lt;&lt;If A09 equals 1, 3</w:t>
            </w:r>
            <w:r w:rsidR="002A4BCA" w:rsidRPr="008528CE">
              <w:rPr>
                <w:rFonts w:ascii="Calibri" w:hAnsi="Calibri"/>
                <w:sz w:val="18"/>
                <w:szCs w:val="18"/>
              </w:rPr>
              <w:t>, 5</w:t>
            </w:r>
            <w:r w:rsidRPr="008528CE">
              <w:rPr>
                <w:rFonts w:ascii="Calibri" w:hAnsi="Calibri"/>
                <w:sz w:val="18"/>
                <w:szCs w:val="18"/>
              </w:rPr>
              <w:t xml:space="preserve"> or </w:t>
            </w:r>
            <w:r w:rsidR="002A4BCA" w:rsidRPr="008528CE">
              <w:rPr>
                <w:rFonts w:ascii="Calibri" w:hAnsi="Calibri"/>
                <w:sz w:val="18"/>
                <w:szCs w:val="18"/>
              </w:rPr>
              <w:t>16</w:t>
            </w:r>
            <w:r w:rsidRPr="008528CE">
              <w:rPr>
                <w:rFonts w:ascii="Calibri" w:hAnsi="Calibri"/>
                <w:sz w:val="18"/>
                <w:szCs w:val="18"/>
              </w:rPr>
              <w:t xml:space="preserve"> then report N/A;</w:t>
            </w:r>
          </w:p>
          <w:p w14:paraId="15480C19" w14:textId="77777777"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18"/>
                <w:szCs w:val="18"/>
              </w:rPr>
            </w:pPr>
          </w:p>
          <w:p w14:paraId="15480C1A" w14:textId="34D0D1DE"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18"/>
                <w:szCs w:val="18"/>
              </w:rPr>
              <w:t>Else report 0.2</w:t>
            </w:r>
            <w:r w:rsidR="002A4BCA" w:rsidRPr="008528CE">
              <w:rPr>
                <w:rFonts w:ascii="Calibri" w:hAnsi="Calibri"/>
                <w:sz w:val="18"/>
                <w:szCs w:val="18"/>
              </w:rPr>
              <w:t>3</w:t>
            </w:r>
            <w:r w:rsidRPr="008528CE">
              <w:rPr>
                <w:rFonts w:ascii="Calibri" w:hAnsi="Calibri"/>
                <w:sz w:val="18"/>
                <w:szCs w:val="18"/>
              </w:rPr>
              <w:t>&gt;&gt;</w:t>
            </w:r>
          </w:p>
        </w:tc>
        <w:tc>
          <w:tcPr>
            <w:tcW w:w="1166" w:type="dxa"/>
            <w:tcBorders>
              <w:bottom w:val="single" w:sz="4" w:space="0" w:color="auto"/>
              <w:right w:val="single" w:sz="4" w:space="0" w:color="auto"/>
            </w:tcBorders>
          </w:tcPr>
          <w:p w14:paraId="43C46F37" w14:textId="77777777" w:rsidR="00147154"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20"/>
              </w:rPr>
            </w:pPr>
            <w:r w:rsidRPr="008528CE">
              <w:rPr>
                <w:rFonts w:ascii="Calibri" w:hAnsi="Calibri"/>
                <w:sz w:val="18"/>
                <w:szCs w:val="20"/>
              </w:rPr>
              <w:t>&lt;&lt;If A14 contains Installing ≤ 3ft</w:t>
            </w:r>
            <w:r w:rsidRPr="008528CE">
              <w:rPr>
                <w:rFonts w:ascii="Calibri" w:hAnsi="Calibri"/>
                <w:sz w:val="18"/>
                <w:szCs w:val="20"/>
                <w:vertAlign w:val="superscript"/>
              </w:rPr>
              <w:t>2</w:t>
            </w:r>
            <w:r w:rsidRPr="008528CE">
              <w:rPr>
                <w:rFonts w:ascii="Calibri" w:hAnsi="Calibri"/>
                <w:sz w:val="18"/>
                <w:szCs w:val="20"/>
              </w:rPr>
              <w:t xml:space="preserve"> tubular skylight, or Installing ≤ 16ft</w:t>
            </w:r>
            <w:r w:rsidRPr="008528CE">
              <w:rPr>
                <w:rFonts w:ascii="Calibri" w:hAnsi="Calibri"/>
                <w:sz w:val="18"/>
                <w:szCs w:val="20"/>
                <w:vertAlign w:val="superscript"/>
              </w:rPr>
              <w:t>2</w:t>
            </w:r>
            <w:r w:rsidRPr="008528CE">
              <w:rPr>
                <w:rFonts w:ascii="Calibri" w:hAnsi="Calibri"/>
                <w:sz w:val="18"/>
                <w:szCs w:val="20"/>
              </w:rPr>
              <w:t xml:space="preserve"> skylight, then report 0.30;</w:t>
            </w:r>
          </w:p>
          <w:p w14:paraId="2161F576"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20"/>
              </w:rPr>
            </w:pPr>
          </w:p>
          <w:p w14:paraId="2FEFBDAF" w14:textId="4A0FFBD4"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18"/>
                <w:szCs w:val="20"/>
              </w:rPr>
              <w:t>Else report 0.2</w:t>
            </w:r>
            <w:r w:rsidR="002A4BCA" w:rsidRPr="008528CE">
              <w:rPr>
                <w:rFonts w:ascii="Calibri" w:hAnsi="Calibri"/>
                <w:sz w:val="18"/>
                <w:szCs w:val="20"/>
              </w:rPr>
              <w:t>3</w:t>
            </w:r>
            <w:r w:rsidRPr="008528CE">
              <w:rPr>
                <w:rFonts w:ascii="Calibri" w:hAnsi="Calibri"/>
                <w:sz w:val="18"/>
                <w:szCs w:val="20"/>
              </w:rPr>
              <w:t>&gt;&gt;</w:t>
            </w:r>
          </w:p>
        </w:tc>
        <w:tc>
          <w:tcPr>
            <w:tcW w:w="3792" w:type="dxa"/>
            <w:tcBorders>
              <w:left w:val="single" w:sz="4" w:space="0" w:color="auto"/>
              <w:bottom w:val="single" w:sz="4" w:space="0" w:color="auto"/>
              <w:right w:val="single" w:sz="4" w:space="0" w:color="auto"/>
            </w:tcBorders>
            <w:vAlign w:val="bottom"/>
          </w:tcPr>
          <w:p w14:paraId="15480C1B" w14:textId="05DAA4C5" w:rsidR="00147154" w:rsidRPr="008528CE" w:rsidRDefault="00147154" w:rsidP="008528CE">
            <w:pPr>
              <w:keepNext/>
              <w:tabs>
                <w:tab w:val="left" w:pos="2160"/>
                <w:tab w:val="left" w:pos="2700"/>
                <w:tab w:val="left" w:pos="3420"/>
                <w:tab w:val="left" w:pos="3780"/>
                <w:tab w:val="left" w:pos="5760"/>
                <w:tab w:val="left" w:pos="7212"/>
              </w:tabs>
              <w:jc w:val="center"/>
              <w:rPr>
                <w:rFonts w:ascii="Calibri" w:hAnsi="Calibri"/>
                <w:sz w:val="20"/>
                <w:szCs w:val="20"/>
              </w:rPr>
            </w:pPr>
            <w:r w:rsidRPr="008528CE">
              <w:rPr>
                <w:rFonts w:ascii="Calibri" w:hAnsi="Calibri"/>
                <w:sz w:val="20"/>
                <w:szCs w:val="20"/>
              </w:rPr>
              <w:t>&lt;&lt;User Input: Text&gt;&gt;</w:t>
            </w:r>
          </w:p>
        </w:tc>
      </w:tr>
    </w:tbl>
    <w:p w14:paraId="053E5BB2" w14:textId="67EFE8A1" w:rsidR="00AF7B45" w:rsidRDefault="00AF7B45"/>
    <w:p w14:paraId="79BC5D39" w14:textId="77777777" w:rsidR="00AF7B45" w:rsidRDefault="00AF7B45">
      <w:r>
        <w:br w:type="page"/>
      </w:r>
    </w:p>
    <w:p w14:paraId="5F47FE34" w14:textId="77777777" w:rsidR="00693967" w:rsidRDefault="00693967"/>
    <w:tbl>
      <w:tblPr>
        <w:tblpPr w:leftFromText="180" w:rightFromText="180" w:vertAnchor="text" w:tblpY="1"/>
        <w:tblOverlap w:val="neve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3"/>
        <w:gridCol w:w="1790"/>
        <w:gridCol w:w="982"/>
        <w:gridCol w:w="8"/>
        <w:gridCol w:w="993"/>
        <w:gridCol w:w="993"/>
        <w:gridCol w:w="993"/>
        <w:gridCol w:w="993"/>
        <w:gridCol w:w="993"/>
        <w:gridCol w:w="993"/>
        <w:gridCol w:w="952"/>
        <w:gridCol w:w="925"/>
        <w:gridCol w:w="963"/>
        <w:gridCol w:w="101"/>
        <w:gridCol w:w="796"/>
        <w:gridCol w:w="1243"/>
      </w:tblGrid>
      <w:tr w:rsidR="00262008" w:rsidRPr="008528CE" w14:paraId="15480C24" w14:textId="77777777" w:rsidTr="00693967">
        <w:trPr>
          <w:cantSplit/>
          <w:trHeight w:val="158"/>
        </w:trPr>
        <w:tc>
          <w:tcPr>
            <w:tcW w:w="14361" w:type="dxa"/>
            <w:gridSpan w:val="16"/>
            <w:tcBorders>
              <w:top w:val="single" w:sz="4" w:space="0" w:color="auto"/>
              <w:left w:val="single" w:sz="4" w:space="0" w:color="auto"/>
              <w:bottom w:val="single" w:sz="6" w:space="0" w:color="auto"/>
              <w:right w:val="single" w:sz="4" w:space="0" w:color="auto"/>
            </w:tcBorders>
          </w:tcPr>
          <w:p w14:paraId="15480C1E" w14:textId="6D864446" w:rsidR="00262008" w:rsidRPr="008528CE" w:rsidRDefault="00262008" w:rsidP="008528CE">
            <w:pPr>
              <w:keepNext/>
              <w:rPr>
                <w:rFonts w:ascii="Calibri" w:eastAsia="Calibri" w:hAnsi="Calibri"/>
                <w:b/>
                <w:sz w:val="20"/>
                <w:szCs w:val="22"/>
              </w:rPr>
            </w:pPr>
            <w:r w:rsidRPr="008528CE">
              <w:rPr>
                <w:rFonts w:ascii="Calibri" w:eastAsia="Calibri" w:hAnsi="Calibri"/>
                <w:b/>
                <w:sz w:val="20"/>
                <w:szCs w:val="22"/>
              </w:rPr>
              <w:t xml:space="preserve">I. </w:t>
            </w:r>
            <w:r w:rsidR="00615B49" w:rsidRPr="008528CE">
              <w:rPr>
                <w:rFonts w:ascii="Calibri" w:eastAsia="Calibri" w:hAnsi="Calibri"/>
                <w:b/>
                <w:sz w:val="20"/>
                <w:szCs w:val="22"/>
              </w:rPr>
              <w:t>Fenestration Proposed Areas and Efficiencies</w:t>
            </w:r>
          </w:p>
          <w:p w14:paraId="52F62771" w14:textId="50AF67DE" w:rsidR="002C2705" w:rsidRPr="008528CE" w:rsidRDefault="002C2705" w:rsidP="008528CE">
            <w:pPr>
              <w:keepNext/>
              <w:rPr>
                <w:rFonts w:ascii="Calibri" w:eastAsia="Calibri" w:hAnsi="Calibri"/>
                <w:b/>
                <w:sz w:val="20"/>
                <w:szCs w:val="22"/>
              </w:rPr>
            </w:pPr>
            <w:r w:rsidRPr="008528CE">
              <w:rPr>
                <w:rFonts w:asciiTheme="minorHAnsi" w:eastAsia="Calibri" w:hAnsiTheme="minorHAnsi"/>
                <w:sz w:val="20"/>
              </w:rPr>
              <w:t>&lt;&lt;if A13 contains Fenestration then display this section; else display the standard “This Section Does Not Apply” message&gt;&gt;</w:t>
            </w:r>
          </w:p>
          <w:p w14:paraId="703BDFAD" w14:textId="77777777" w:rsidR="00262E34" w:rsidRPr="008528CE" w:rsidRDefault="00262008" w:rsidP="008528CE">
            <w:pPr>
              <w:rPr>
                <w:rFonts w:asciiTheme="minorHAnsi" w:hAnsiTheme="minorHAnsi"/>
                <w:sz w:val="20"/>
                <w:szCs w:val="20"/>
              </w:rPr>
            </w:pPr>
            <w:r w:rsidRPr="008528CE">
              <w:rPr>
                <w:rFonts w:asciiTheme="minorHAnsi" w:hAnsiTheme="minorHAnsi"/>
                <w:sz w:val="20"/>
                <w:szCs w:val="20"/>
              </w:rPr>
              <w:t xml:space="preserve">Note: </w:t>
            </w:r>
          </w:p>
          <w:p w14:paraId="15480C23" w14:textId="2FE3F9DD" w:rsidR="00262008" w:rsidRPr="008528CE" w:rsidRDefault="00262E34" w:rsidP="008528CE">
            <w:pPr>
              <w:rPr>
                <w:rFonts w:asciiTheme="minorHAnsi" w:eastAsia="Calibri" w:hAnsiTheme="minorHAnsi"/>
                <w:sz w:val="20"/>
              </w:rPr>
            </w:pPr>
            <w:r w:rsidRPr="008528CE">
              <w:rPr>
                <w:rFonts w:asciiTheme="minorHAnsi" w:hAnsiTheme="minorHAnsi"/>
                <w:sz w:val="20"/>
                <w:szCs w:val="20"/>
              </w:rPr>
              <w:t>&lt;&lt;Static Text - see the top&gt;&gt;</w:t>
            </w:r>
          </w:p>
        </w:tc>
      </w:tr>
      <w:tr w:rsidR="00262008" w:rsidRPr="008528CE" w14:paraId="15480C32" w14:textId="77777777" w:rsidTr="00693967">
        <w:trPr>
          <w:cantSplit/>
          <w:trHeight w:val="174"/>
        </w:trPr>
        <w:tc>
          <w:tcPr>
            <w:tcW w:w="643" w:type="dxa"/>
            <w:tcBorders>
              <w:top w:val="single" w:sz="6" w:space="0" w:color="auto"/>
              <w:left w:val="single" w:sz="4" w:space="0" w:color="auto"/>
              <w:bottom w:val="single" w:sz="6" w:space="0" w:color="auto"/>
            </w:tcBorders>
            <w:vAlign w:val="center"/>
          </w:tcPr>
          <w:p w14:paraId="15480C25"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01</w:t>
            </w:r>
          </w:p>
        </w:tc>
        <w:tc>
          <w:tcPr>
            <w:tcW w:w="1790" w:type="dxa"/>
            <w:tcBorders>
              <w:top w:val="single" w:sz="6" w:space="0" w:color="auto"/>
              <w:bottom w:val="single" w:sz="6" w:space="0" w:color="auto"/>
            </w:tcBorders>
            <w:vAlign w:val="center"/>
          </w:tcPr>
          <w:p w14:paraId="15480C26"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02</w:t>
            </w:r>
          </w:p>
        </w:tc>
        <w:tc>
          <w:tcPr>
            <w:tcW w:w="990" w:type="dxa"/>
            <w:gridSpan w:val="2"/>
            <w:tcBorders>
              <w:top w:val="single" w:sz="6" w:space="0" w:color="auto"/>
              <w:bottom w:val="single" w:sz="6" w:space="0" w:color="auto"/>
            </w:tcBorders>
            <w:vAlign w:val="center"/>
          </w:tcPr>
          <w:p w14:paraId="15480C27"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03</w:t>
            </w:r>
          </w:p>
        </w:tc>
        <w:tc>
          <w:tcPr>
            <w:tcW w:w="993" w:type="dxa"/>
            <w:tcBorders>
              <w:top w:val="single" w:sz="6" w:space="0" w:color="auto"/>
              <w:bottom w:val="single" w:sz="6" w:space="0" w:color="auto"/>
            </w:tcBorders>
            <w:vAlign w:val="center"/>
          </w:tcPr>
          <w:p w14:paraId="15480C28"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04</w:t>
            </w:r>
          </w:p>
        </w:tc>
        <w:tc>
          <w:tcPr>
            <w:tcW w:w="993" w:type="dxa"/>
            <w:tcBorders>
              <w:top w:val="single" w:sz="6" w:space="0" w:color="auto"/>
              <w:bottom w:val="single" w:sz="6" w:space="0" w:color="auto"/>
            </w:tcBorders>
            <w:vAlign w:val="center"/>
          </w:tcPr>
          <w:p w14:paraId="15480C29"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05</w:t>
            </w:r>
          </w:p>
        </w:tc>
        <w:tc>
          <w:tcPr>
            <w:tcW w:w="993" w:type="dxa"/>
            <w:tcBorders>
              <w:top w:val="single" w:sz="6" w:space="0" w:color="auto"/>
              <w:bottom w:val="single" w:sz="6" w:space="0" w:color="auto"/>
            </w:tcBorders>
            <w:vAlign w:val="center"/>
          </w:tcPr>
          <w:p w14:paraId="15480C2A"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06</w:t>
            </w:r>
          </w:p>
        </w:tc>
        <w:tc>
          <w:tcPr>
            <w:tcW w:w="993" w:type="dxa"/>
            <w:tcBorders>
              <w:top w:val="single" w:sz="6" w:space="0" w:color="auto"/>
              <w:bottom w:val="single" w:sz="6" w:space="0" w:color="auto"/>
            </w:tcBorders>
            <w:vAlign w:val="center"/>
          </w:tcPr>
          <w:p w14:paraId="15480C2B"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07</w:t>
            </w:r>
          </w:p>
        </w:tc>
        <w:tc>
          <w:tcPr>
            <w:tcW w:w="993" w:type="dxa"/>
            <w:tcBorders>
              <w:top w:val="single" w:sz="6" w:space="0" w:color="auto"/>
              <w:bottom w:val="single" w:sz="6" w:space="0" w:color="auto"/>
            </w:tcBorders>
            <w:vAlign w:val="center"/>
          </w:tcPr>
          <w:p w14:paraId="15480C2C"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noProof/>
                <w:sz w:val="18"/>
                <w:szCs w:val="18"/>
              </w:rPr>
              <w:t>08</w:t>
            </w:r>
          </w:p>
        </w:tc>
        <w:tc>
          <w:tcPr>
            <w:tcW w:w="993" w:type="dxa"/>
            <w:tcBorders>
              <w:top w:val="single" w:sz="6" w:space="0" w:color="auto"/>
              <w:bottom w:val="single" w:sz="6" w:space="0" w:color="auto"/>
            </w:tcBorders>
            <w:vAlign w:val="center"/>
          </w:tcPr>
          <w:p w14:paraId="15480C2D"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09</w:t>
            </w:r>
          </w:p>
        </w:tc>
        <w:tc>
          <w:tcPr>
            <w:tcW w:w="952" w:type="dxa"/>
            <w:tcBorders>
              <w:top w:val="single" w:sz="6" w:space="0" w:color="auto"/>
              <w:bottom w:val="single" w:sz="6" w:space="0" w:color="auto"/>
            </w:tcBorders>
          </w:tcPr>
          <w:p w14:paraId="2FA06856" w14:textId="2B64E311"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10</w:t>
            </w:r>
          </w:p>
        </w:tc>
        <w:tc>
          <w:tcPr>
            <w:tcW w:w="925" w:type="dxa"/>
            <w:tcBorders>
              <w:top w:val="single" w:sz="6" w:space="0" w:color="auto"/>
              <w:bottom w:val="single" w:sz="6" w:space="0" w:color="auto"/>
            </w:tcBorders>
            <w:vAlign w:val="center"/>
          </w:tcPr>
          <w:p w14:paraId="15480C2E" w14:textId="3D79D91B"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11</w:t>
            </w:r>
          </w:p>
        </w:tc>
        <w:tc>
          <w:tcPr>
            <w:tcW w:w="963" w:type="dxa"/>
            <w:tcBorders>
              <w:top w:val="single" w:sz="6" w:space="0" w:color="auto"/>
              <w:bottom w:val="single" w:sz="6" w:space="0" w:color="auto"/>
            </w:tcBorders>
            <w:vAlign w:val="center"/>
          </w:tcPr>
          <w:p w14:paraId="15480C2F" w14:textId="068ABAA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12</w:t>
            </w:r>
          </w:p>
        </w:tc>
        <w:tc>
          <w:tcPr>
            <w:tcW w:w="897" w:type="dxa"/>
            <w:gridSpan w:val="2"/>
            <w:tcBorders>
              <w:top w:val="single" w:sz="6" w:space="0" w:color="auto"/>
              <w:bottom w:val="single" w:sz="6" w:space="0" w:color="auto"/>
            </w:tcBorders>
            <w:vAlign w:val="center"/>
          </w:tcPr>
          <w:p w14:paraId="15480C30" w14:textId="132743FB"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13</w:t>
            </w:r>
          </w:p>
        </w:tc>
        <w:tc>
          <w:tcPr>
            <w:tcW w:w="1243" w:type="dxa"/>
            <w:tcBorders>
              <w:top w:val="single" w:sz="6" w:space="0" w:color="auto"/>
              <w:bottom w:val="single" w:sz="6" w:space="0" w:color="auto"/>
              <w:right w:val="single" w:sz="4" w:space="0" w:color="auto"/>
            </w:tcBorders>
            <w:vAlign w:val="center"/>
          </w:tcPr>
          <w:p w14:paraId="15480C31" w14:textId="6467A735"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14</w:t>
            </w:r>
          </w:p>
        </w:tc>
      </w:tr>
      <w:tr w:rsidR="00262008" w:rsidRPr="008528CE" w14:paraId="15480C47" w14:textId="77777777" w:rsidTr="00693967">
        <w:trPr>
          <w:cantSplit/>
          <w:trHeight w:val="174"/>
        </w:trPr>
        <w:tc>
          <w:tcPr>
            <w:tcW w:w="643" w:type="dxa"/>
            <w:tcBorders>
              <w:top w:val="single" w:sz="6" w:space="0" w:color="auto"/>
              <w:left w:val="single" w:sz="4" w:space="0" w:color="auto"/>
              <w:bottom w:val="single" w:sz="6" w:space="0" w:color="auto"/>
            </w:tcBorders>
            <w:vAlign w:val="bottom"/>
          </w:tcPr>
          <w:p w14:paraId="7FB4672E" w14:textId="77777777" w:rsidR="006E1B59"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Tag/</w:t>
            </w:r>
          </w:p>
          <w:p w14:paraId="15480C33" w14:textId="46E74BB8"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ID</w:t>
            </w:r>
          </w:p>
        </w:tc>
        <w:tc>
          <w:tcPr>
            <w:tcW w:w="1790" w:type="dxa"/>
            <w:tcBorders>
              <w:top w:val="single" w:sz="6" w:space="0" w:color="auto"/>
              <w:bottom w:val="single" w:sz="6" w:space="0" w:color="auto"/>
            </w:tcBorders>
            <w:vAlign w:val="bottom"/>
          </w:tcPr>
          <w:p w14:paraId="15480C34"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Fenestration Type</w:t>
            </w:r>
          </w:p>
        </w:tc>
        <w:tc>
          <w:tcPr>
            <w:tcW w:w="990" w:type="dxa"/>
            <w:gridSpan w:val="2"/>
            <w:tcBorders>
              <w:top w:val="single" w:sz="6" w:space="0" w:color="auto"/>
              <w:bottom w:val="single" w:sz="6" w:space="0" w:color="auto"/>
            </w:tcBorders>
            <w:vAlign w:val="bottom"/>
          </w:tcPr>
          <w:p w14:paraId="15480C35" w14:textId="77777777" w:rsidR="00262008" w:rsidRPr="008528CE" w:rsidRDefault="00262008" w:rsidP="008528CE">
            <w:pPr>
              <w:keepNext/>
              <w:jc w:val="center"/>
              <w:rPr>
                <w:rFonts w:ascii="Calibri" w:hAnsi="Calibri"/>
                <w:sz w:val="18"/>
                <w:szCs w:val="18"/>
              </w:rPr>
            </w:pPr>
            <w:r w:rsidRPr="008528CE">
              <w:rPr>
                <w:rFonts w:asciiTheme="minorHAnsi" w:hAnsiTheme="minorHAnsi"/>
                <w:sz w:val="18"/>
                <w:szCs w:val="18"/>
              </w:rPr>
              <w:t>Frame Type</w:t>
            </w:r>
          </w:p>
        </w:tc>
        <w:tc>
          <w:tcPr>
            <w:tcW w:w="993" w:type="dxa"/>
            <w:tcBorders>
              <w:top w:val="single" w:sz="6" w:space="0" w:color="auto"/>
              <w:bottom w:val="single" w:sz="6" w:space="0" w:color="auto"/>
            </w:tcBorders>
            <w:vAlign w:val="bottom"/>
          </w:tcPr>
          <w:p w14:paraId="15480C36" w14:textId="77777777" w:rsidR="00262008" w:rsidRPr="008528CE" w:rsidRDefault="00262008" w:rsidP="008528CE">
            <w:pPr>
              <w:keepNext/>
              <w:jc w:val="center"/>
              <w:rPr>
                <w:rFonts w:ascii="Calibri" w:hAnsi="Calibri"/>
                <w:sz w:val="18"/>
                <w:szCs w:val="18"/>
              </w:rPr>
            </w:pPr>
            <w:r w:rsidRPr="008528CE">
              <w:rPr>
                <w:rFonts w:asciiTheme="minorHAnsi" w:hAnsiTheme="minorHAnsi"/>
                <w:sz w:val="18"/>
                <w:szCs w:val="18"/>
              </w:rPr>
              <w:t>Dynamic Glazing</w:t>
            </w:r>
          </w:p>
        </w:tc>
        <w:tc>
          <w:tcPr>
            <w:tcW w:w="993" w:type="dxa"/>
            <w:tcBorders>
              <w:top w:val="single" w:sz="6" w:space="0" w:color="auto"/>
              <w:bottom w:val="single" w:sz="6" w:space="0" w:color="auto"/>
            </w:tcBorders>
            <w:tcMar>
              <w:left w:w="58" w:type="dxa"/>
              <w:right w:w="58" w:type="dxa"/>
            </w:tcMar>
            <w:vAlign w:val="bottom"/>
          </w:tcPr>
          <w:p w14:paraId="15480C37" w14:textId="77777777" w:rsidR="00262008" w:rsidRPr="008528CE" w:rsidRDefault="00262008" w:rsidP="008528CE">
            <w:pPr>
              <w:keepNext/>
              <w:jc w:val="center"/>
              <w:rPr>
                <w:rFonts w:asciiTheme="minorHAnsi" w:hAnsiTheme="minorHAnsi"/>
                <w:sz w:val="18"/>
                <w:szCs w:val="18"/>
              </w:rPr>
            </w:pPr>
            <w:r w:rsidRPr="008528CE">
              <w:rPr>
                <w:rFonts w:asciiTheme="minorHAnsi" w:hAnsiTheme="minorHAnsi"/>
                <w:sz w:val="18"/>
                <w:szCs w:val="18"/>
              </w:rPr>
              <w:t>Orientation</w:t>
            </w:r>
          </w:p>
          <w:p w14:paraId="15480C39" w14:textId="1D4F880B"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Theme="minorHAnsi" w:hAnsiTheme="minorHAnsi"/>
                <w:sz w:val="18"/>
                <w:szCs w:val="18"/>
              </w:rPr>
              <w:t>N, S, W, E</w:t>
            </w:r>
          </w:p>
        </w:tc>
        <w:tc>
          <w:tcPr>
            <w:tcW w:w="993" w:type="dxa"/>
            <w:tcBorders>
              <w:top w:val="single" w:sz="6" w:space="0" w:color="auto"/>
              <w:bottom w:val="single" w:sz="6" w:space="0" w:color="auto"/>
            </w:tcBorders>
            <w:vAlign w:val="bottom"/>
          </w:tcPr>
          <w:p w14:paraId="15480C3A"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8528CE">
              <w:rPr>
                <w:rFonts w:asciiTheme="minorHAnsi" w:hAnsiTheme="minorHAnsi"/>
                <w:sz w:val="18"/>
                <w:szCs w:val="18"/>
              </w:rPr>
              <w:t>Number of</w:t>
            </w:r>
          </w:p>
          <w:p w14:paraId="15480C3B"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Theme="minorHAnsi" w:hAnsiTheme="minorHAnsi"/>
                <w:sz w:val="18"/>
                <w:szCs w:val="18"/>
              </w:rPr>
              <w:t>Panes</w:t>
            </w:r>
          </w:p>
        </w:tc>
        <w:tc>
          <w:tcPr>
            <w:tcW w:w="993" w:type="dxa"/>
            <w:tcBorders>
              <w:top w:val="single" w:sz="6" w:space="0" w:color="auto"/>
              <w:bottom w:val="single" w:sz="6" w:space="0" w:color="auto"/>
            </w:tcBorders>
            <w:tcMar>
              <w:left w:w="29" w:type="dxa"/>
              <w:right w:w="29" w:type="dxa"/>
            </w:tcMar>
            <w:vAlign w:val="bottom"/>
          </w:tcPr>
          <w:p w14:paraId="15480C3C"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Proposed Fenestration Area (ft</w:t>
            </w:r>
            <w:r w:rsidRPr="008528CE">
              <w:rPr>
                <w:rFonts w:ascii="Calibri" w:hAnsi="Calibri"/>
                <w:sz w:val="18"/>
                <w:szCs w:val="18"/>
                <w:vertAlign w:val="superscript"/>
              </w:rPr>
              <w:t>2</w:t>
            </w:r>
            <w:r w:rsidRPr="008528CE">
              <w:rPr>
                <w:rFonts w:ascii="Calibri" w:hAnsi="Calibri"/>
                <w:sz w:val="18"/>
                <w:szCs w:val="18"/>
              </w:rPr>
              <w:t>)</w:t>
            </w:r>
          </w:p>
        </w:tc>
        <w:tc>
          <w:tcPr>
            <w:tcW w:w="993" w:type="dxa"/>
            <w:tcBorders>
              <w:top w:val="single" w:sz="6" w:space="0" w:color="auto"/>
              <w:bottom w:val="single" w:sz="6" w:space="0" w:color="auto"/>
            </w:tcBorders>
            <w:tcMar>
              <w:left w:w="29" w:type="dxa"/>
              <w:right w:w="29" w:type="dxa"/>
            </w:tcMar>
            <w:vAlign w:val="bottom"/>
          </w:tcPr>
          <w:p w14:paraId="15480C3D"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Proposed West Facing Fenestration Area (ft</w:t>
            </w:r>
            <w:r w:rsidRPr="008528CE">
              <w:rPr>
                <w:rFonts w:ascii="Calibri" w:hAnsi="Calibri"/>
                <w:sz w:val="18"/>
                <w:szCs w:val="18"/>
                <w:vertAlign w:val="superscript"/>
              </w:rPr>
              <w:t>2</w:t>
            </w:r>
            <w:r w:rsidRPr="008528CE">
              <w:rPr>
                <w:rFonts w:ascii="Calibri" w:hAnsi="Calibri"/>
                <w:sz w:val="18"/>
                <w:szCs w:val="18"/>
              </w:rPr>
              <w:t>)</w:t>
            </w:r>
          </w:p>
        </w:tc>
        <w:tc>
          <w:tcPr>
            <w:tcW w:w="993" w:type="dxa"/>
            <w:tcBorders>
              <w:top w:val="single" w:sz="6" w:space="0" w:color="auto"/>
              <w:bottom w:val="single" w:sz="6" w:space="0" w:color="auto"/>
            </w:tcBorders>
            <w:vAlign w:val="bottom"/>
          </w:tcPr>
          <w:p w14:paraId="15480C3E"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Proposed</w:t>
            </w:r>
          </w:p>
          <w:p w14:paraId="15480C3F"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U-factor</w:t>
            </w:r>
          </w:p>
        </w:tc>
        <w:tc>
          <w:tcPr>
            <w:tcW w:w="952" w:type="dxa"/>
            <w:tcBorders>
              <w:top w:val="single" w:sz="6" w:space="0" w:color="auto"/>
              <w:bottom w:val="single" w:sz="6" w:space="0" w:color="auto"/>
            </w:tcBorders>
            <w:vAlign w:val="bottom"/>
          </w:tcPr>
          <w:p w14:paraId="2DBB991D" w14:textId="0C391B96" w:rsidR="00262008" w:rsidRPr="008528CE" w:rsidRDefault="00944661"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Proposed U-factor </w:t>
            </w:r>
            <w:r w:rsidR="00262008" w:rsidRPr="008528CE">
              <w:rPr>
                <w:rFonts w:ascii="Calibri" w:hAnsi="Calibri"/>
                <w:sz w:val="18"/>
                <w:szCs w:val="18"/>
              </w:rPr>
              <w:t>Source</w:t>
            </w:r>
          </w:p>
        </w:tc>
        <w:tc>
          <w:tcPr>
            <w:tcW w:w="925" w:type="dxa"/>
            <w:tcBorders>
              <w:top w:val="single" w:sz="6" w:space="0" w:color="auto"/>
              <w:bottom w:val="single" w:sz="6" w:space="0" w:color="auto"/>
            </w:tcBorders>
            <w:vAlign w:val="bottom"/>
          </w:tcPr>
          <w:p w14:paraId="15480C40" w14:textId="37CF7B5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Proposed</w:t>
            </w:r>
          </w:p>
          <w:p w14:paraId="15480C41"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SHGC</w:t>
            </w:r>
          </w:p>
        </w:tc>
        <w:tc>
          <w:tcPr>
            <w:tcW w:w="963" w:type="dxa"/>
            <w:tcBorders>
              <w:top w:val="single" w:sz="6" w:space="0" w:color="auto"/>
              <w:bottom w:val="single" w:sz="6" w:space="0" w:color="auto"/>
            </w:tcBorders>
            <w:vAlign w:val="bottom"/>
          </w:tcPr>
          <w:p w14:paraId="15480C42" w14:textId="7FEDDBF1" w:rsidR="00262008" w:rsidRPr="008528CE" w:rsidRDefault="00944661"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 xml:space="preserve">Proposed SHGC </w:t>
            </w:r>
            <w:r w:rsidR="00262008" w:rsidRPr="008528CE">
              <w:rPr>
                <w:rFonts w:ascii="Calibri" w:hAnsi="Calibri"/>
                <w:sz w:val="18"/>
                <w:szCs w:val="18"/>
              </w:rPr>
              <w:t>Source</w:t>
            </w:r>
          </w:p>
        </w:tc>
        <w:tc>
          <w:tcPr>
            <w:tcW w:w="897" w:type="dxa"/>
            <w:gridSpan w:val="2"/>
            <w:tcBorders>
              <w:top w:val="single" w:sz="6" w:space="0" w:color="auto"/>
              <w:bottom w:val="single" w:sz="6" w:space="0" w:color="auto"/>
            </w:tcBorders>
            <w:vAlign w:val="bottom"/>
          </w:tcPr>
          <w:p w14:paraId="15480C43"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Exterior</w:t>
            </w:r>
          </w:p>
          <w:p w14:paraId="15480C44"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Shading</w:t>
            </w:r>
          </w:p>
          <w:p w14:paraId="15480C45"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Device</w:t>
            </w:r>
          </w:p>
        </w:tc>
        <w:tc>
          <w:tcPr>
            <w:tcW w:w="1243" w:type="dxa"/>
            <w:tcBorders>
              <w:top w:val="single" w:sz="6" w:space="0" w:color="auto"/>
              <w:bottom w:val="single" w:sz="6" w:space="0" w:color="auto"/>
              <w:right w:val="single" w:sz="4" w:space="0" w:color="auto"/>
            </w:tcBorders>
            <w:vAlign w:val="bottom"/>
          </w:tcPr>
          <w:p w14:paraId="15480C46"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Combined SHGC from CF1R-ENV-03</w:t>
            </w:r>
          </w:p>
        </w:tc>
      </w:tr>
      <w:tr w:rsidR="00262008" w:rsidRPr="008528CE" w14:paraId="15480C57" w14:textId="77777777" w:rsidTr="00693967">
        <w:trPr>
          <w:cantSplit/>
          <w:trHeight w:val="143"/>
        </w:trPr>
        <w:tc>
          <w:tcPr>
            <w:tcW w:w="643" w:type="dxa"/>
            <w:tcBorders>
              <w:top w:val="single" w:sz="6" w:space="0" w:color="auto"/>
              <w:left w:val="single" w:sz="4" w:space="0" w:color="auto"/>
              <w:bottom w:val="single" w:sz="6" w:space="0" w:color="auto"/>
            </w:tcBorders>
            <w:tcMar>
              <w:left w:w="58" w:type="dxa"/>
              <w:right w:w="58" w:type="dxa"/>
            </w:tcMar>
          </w:tcPr>
          <w:p w14:paraId="15480C48" w14:textId="77777777" w:rsidR="00262008" w:rsidRPr="008528CE" w:rsidRDefault="00262008" w:rsidP="008528CE">
            <w:pPr>
              <w:keepNext/>
              <w:tabs>
                <w:tab w:val="left" w:pos="5760"/>
                <w:tab w:val="left" w:pos="7212"/>
              </w:tabs>
              <w:jc w:val="center"/>
              <w:rPr>
                <w:rFonts w:ascii="Calibri" w:hAnsi="Calibri"/>
                <w:sz w:val="18"/>
                <w:szCs w:val="18"/>
              </w:rPr>
            </w:pPr>
            <w:r w:rsidRPr="008528CE">
              <w:rPr>
                <w:rFonts w:ascii="Calibri" w:hAnsi="Calibri"/>
                <w:sz w:val="18"/>
                <w:szCs w:val="18"/>
              </w:rPr>
              <w:t>&lt;&lt; User Input: String (max 50 characters)&gt;&gt;</w:t>
            </w:r>
          </w:p>
        </w:tc>
        <w:tc>
          <w:tcPr>
            <w:tcW w:w="1790" w:type="dxa"/>
            <w:tcBorders>
              <w:top w:val="single" w:sz="6" w:space="0" w:color="auto"/>
              <w:bottom w:val="single" w:sz="6" w:space="0" w:color="auto"/>
            </w:tcBorders>
          </w:tcPr>
          <w:p w14:paraId="0B39DE11" w14:textId="778690D7" w:rsidR="00262008" w:rsidRPr="008528CE" w:rsidRDefault="00262008" w:rsidP="008528CE">
            <w:pPr>
              <w:keepNext/>
              <w:tabs>
                <w:tab w:val="left" w:pos="5760"/>
                <w:tab w:val="left" w:pos="7212"/>
              </w:tabs>
              <w:jc w:val="center"/>
              <w:rPr>
                <w:rFonts w:ascii="Calibri" w:hAnsi="Calibri"/>
                <w:sz w:val="18"/>
                <w:szCs w:val="18"/>
              </w:rPr>
            </w:pPr>
            <w:r w:rsidRPr="008528CE">
              <w:rPr>
                <w:rFonts w:ascii="Calibri" w:hAnsi="Calibri"/>
                <w:sz w:val="18"/>
                <w:szCs w:val="18"/>
              </w:rPr>
              <w:t xml:space="preserve">&lt;&lt; User </w:t>
            </w:r>
            <w:r w:rsidR="006E1B59" w:rsidRPr="008528CE">
              <w:rPr>
                <w:rFonts w:ascii="Calibri" w:hAnsi="Calibri"/>
                <w:sz w:val="18"/>
                <w:szCs w:val="18"/>
              </w:rPr>
              <w:t>selects from list:</w:t>
            </w:r>
          </w:p>
          <w:p w14:paraId="5D59751B" w14:textId="77777777" w:rsidR="006E1B59" w:rsidRPr="008528CE" w:rsidRDefault="006E1B59" w:rsidP="008528CE">
            <w:pPr>
              <w:keepNext/>
              <w:tabs>
                <w:tab w:val="left" w:pos="5760"/>
                <w:tab w:val="left" w:pos="7212"/>
              </w:tabs>
              <w:jc w:val="center"/>
              <w:rPr>
                <w:rFonts w:ascii="Calibri" w:hAnsi="Calibri"/>
                <w:sz w:val="18"/>
                <w:szCs w:val="18"/>
              </w:rPr>
            </w:pPr>
            <w:r w:rsidRPr="008528CE">
              <w:rPr>
                <w:rFonts w:ascii="Calibri" w:hAnsi="Calibri"/>
                <w:sz w:val="18"/>
                <w:szCs w:val="18"/>
              </w:rPr>
              <w:t>*fixed window,</w:t>
            </w:r>
          </w:p>
          <w:p w14:paraId="1848AD6A" w14:textId="77777777" w:rsidR="006E1B59" w:rsidRPr="008528CE" w:rsidRDefault="006E1B59" w:rsidP="008528CE">
            <w:pPr>
              <w:keepNext/>
              <w:tabs>
                <w:tab w:val="left" w:pos="5760"/>
                <w:tab w:val="left" w:pos="7212"/>
              </w:tabs>
              <w:jc w:val="center"/>
              <w:rPr>
                <w:rFonts w:ascii="Calibri" w:hAnsi="Calibri"/>
                <w:sz w:val="18"/>
                <w:szCs w:val="18"/>
              </w:rPr>
            </w:pPr>
            <w:r w:rsidRPr="008528CE">
              <w:rPr>
                <w:rFonts w:ascii="Calibri" w:hAnsi="Calibri"/>
                <w:sz w:val="18"/>
                <w:szCs w:val="18"/>
              </w:rPr>
              <w:t>*operable window,</w:t>
            </w:r>
          </w:p>
          <w:p w14:paraId="7E676C1F" w14:textId="77777777" w:rsidR="006E1B59" w:rsidRPr="008528CE" w:rsidRDefault="006E1B59" w:rsidP="008528CE">
            <w:pPr>
              <w:keepNext/>
              <w:tabs>
                <w:tab w:val="left" w:pos="5760"/>
                <w:tab w:val="left" w:pos="7212"/>
              </w:tabs>
              <w:jc w:val="center"/>
              <w:rPr>
                <w:rFonts w:ascii="Calibri" w:hAnsi="Calibri"/>
                <w:sz w:val="18"/>
                <w:szCs w:val="18"/>
              </w:rPr>
            </w:pPr>
            <w:r w:rsidRPr="008528CE">
              <w:rPr>
                <w:rFonts w:ascii="Calibri" w:hAnsi="Calibri"/>
                <w:sz w:val="18"/>
                <w:szCs w:val="18"/>
              </w:rPr>
              <w:t>*skylight</w:t>
            </w:r>
          </w:p>
          <w:p w14:paraId="6ED0519D" w14:textId="77777777" w:rsidR="006E1B59" w:rsidRPr="008528CE" w:rsidRDefault="006E1B59" w:rsidP="008528CE">
            <w:pPr>
              <w:keepNext/>
              <w:tabs>
                <w:tab w:val="left" w:pos="5760"/>
                <w:tab w:val="left" w:pos="7212"/>
              </w:tabs>
              <w:jc w:val="center"/>
              <w:rPr>
                <w:rFonts w:ascii="Calibri" w:hAnsi="Calibri"/>
                <w:sz w:val="18"/>
                <w:szCs w:val="18"/>
              </w:rPr>
            </w:pPr>
            <w:r w:rsidRPr="008528CE">
              <w:rPr>
                <w:rFonts w:ascii="Calibri" w:hAnsi="Calibri"/>
                <w:sz w:val="18"/>
                <w:szCs w:val="18"/>
              </w:rPr>
              <w:t>*tubular skylight (only allow if A14 contains Installing ≤ 3 ft</w:t>
            </w:r>
            <w:r w:rsidRPr="008528CE">
              <w:rPr>
                <w:rFonts w:ascii="Calibri" w:hAnsi="Calibri"/>
                <w:sz w:val="18"/>
                <w:szCs w:val="18"/>
                <w:vertAlign w:val="superscript"/>
              </w:rPr>
              <w:t>2</w:t>
            </w:r>
            <w:r w:rsidRPr="008528CE">
              <w:rPr>
                <w:rFonts w:ascii="Calibri" w:hAnsi="Calibri"/>
                <w:sz w:val="18"/>
                <w:szCs w:val="18"/>
              </w:rPr>
              <w:t xml:space="preserve"> tubular skylight),</w:t>
            </w:r>
          </w:p>
          <w:p w14:paraId="15480C49" w14:textId="6B984F5A" w:rsidR="006E1B59" w:rsidRPr="008528CE" w:rsidRDefault="006E1B59" w:rsidP="008528CE">
            <w:pPr>
              <w:keepNext/>
              <w:tabs>
                <w:tab w:val="left" w:pos="5760"/>
                <w:tab w:val="left" w:pos="7212"/>
              </w:tabs>
              <w:jc w:val="center"/>
              <w:rPr>
                <w:rFonts w:ascii="Calibri" w:hAnsi="Calibri"/>
                <w:sz w:val="18"/>
                <w:szCs w:val="18"/>
              </w:rPr>
            </w:pPr>
            <w:r w:rsidRPr="008528CE">
              <w:rPr>
                <w:rFonts w:ascii="Calibri" w:hAnsi="Calibri"/>
                <w:sz w:val="18"/>
                <w:szCs w:val="18"/>
              </w:rPr>
              <w:t>*glass in door (only allow if A14 contains Installing ≤ 3 ft</w:t>
            </w:r>
            <w:r w:rsidRPr="008528CE">
              <w:rPr>
                <w:rFonts w:ascii="Calibri" w:hAnsi="Calibri"/>
                <w:sz w:val="18"/>
                <w:szCs w:val="18"/>
                <w:vertAlign w:val="superscript"/>
              </w:rPr>
              <w:t>2</w:t>
            </w:r>
            <w:r w:rsidRPr="008528CE">
              <w:rPr>
                <w:rFonts w:ascii="Calibri" w:hAnsi="Calibri"/>
                <w:sz w:val="18"/>
                <w:szCs w:val="18"/>
              </w:rPr>
              <w:t xml:space="preserve"> glass in door&gt;&gt;</w:t>
            </w:r>
          </w:p>
        </w:tc>
        <w:tc>
          <w:tcPr>
            <w:tcW w:w="990" w:type="dxa"/>
            <w:gridSpan w:val="2"/>
            <w:tcBorders>
              <w:top w:val="single" w:sz="6" w:space="0" w:color="auto"/>
              <w:bottom w:val="single" w:sz="6" w:space="0" w:color="auto"/>
            </w:tcBorders>
            <w:tcMar>
              <w:left w:w="29" w:type="dxa"/>
              <w:right w:w="29" w:type="dxa"/>
            </w:tcMar>
          </w:tcPr>
          <w:p w14:paraId="15480C4A" w14:textId="77777777"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&lt;&lt; User selects from list: Metal, Metal Thermal Break and non-metal&gt;&gt;</w:t>
            </w:r>
          </w:p>
        </w:tc>
        <w:tc>
          <w:tcPr>
            <w:tcW w:w="993" w:type="dxa"/>
            <w:tcBorders>
              <w:top w:val="single" w:sz="6" w:space="0" w:color="auto"/>
              <w:bottom w:val="single" w:sz="6" w:space="0" w:color="auto"/>
            </w:tcBorders>
            <w:tcMar>
              <w:left w:w="14" w:type="dxa"/>
              <w:right w:w="14" w:type="dxa"/>
            </w:tcMar>
          </w:tcPr>
          <w:p w14:paraId="15480C4B" w14:textId="78C5D30A" w:rsidR="00262008" w:rsidRPr="008528CE" w:rsidRDefault="00262008" w:rsidP="008528CE">
            <w:pPr>
              <w:keepNext/>
              <w:tabs>
                <w:tab w:val="left" w:pos="2160"/>
                <w:tab w:val="left" w:pos="2700"/>
                <w:tab w:val="left" w:pos="3420"/>
                <w:tab w:val="left" w:pos="3780"/>
                <w:tab w:val="left" w:pos="5760"/>
                <w:tab w:val="left" w:pos="7212"/>
              </w:tabs>
              <w:jc w:val="center"/>
              <w:rPr>
                <w:rFonts w:ascii="Calibri" w:hAnsi="Calibri"/>
                <w:sz w:val="18"/>
                <w:szCs w:val="18"/>
              </w:rPr>
            </w:pPr>
            <w:r w:rsidRPr="008528CE">
              <w:rPr>
                <w:rFonts w:ascii="Calibri" w:hAnsi="Calibri"/>
                <w:sz w:val="18"/>
                <w:szCs w:val="18"/>
              </w:rPr>
              <w:t>&lt;&lt; User selects from list: N</w:t>
            </w:r>
            <w:r w:rsidR="004E6E1E" w:rsidRPr="008528CE">
              <w:rPr>
                <w:rFonts w:ascii="Calibri" w:hAnsi="Calibri"/>
                <w:sz w:val="18"/>
                <w:szCs w:val="18"/>
              </w:rPr>
              <w:t>one</w:t>
            </w:r>
            <w:r w:rsidRPr="008528CE">
              <w:rPr>
                <w:rFonts w:ascii="Calibri" w:hAnsi="Calibri"/>
                <w:sz w:val="18"/>
                <w:szCs w:val="18"/>
              </w:rPr>
              <w:t>, Chromogenic Glazing, Integrated Shading device&gt;&gt;</w:t>
            </w:r>
          </w:p>
        </w:tc>
        <w:tc>
          <w:tcPr>
            <w:tcW w:w="993" w:type="dxa"/>
            <w:tcBorders>
              <w:top w:val="single" w:sz="6" w:space="0" w:color="auto"/>
              <w:bottom w:val="single" w:sz="6" w:space="0" w:color="auto"/>
            </w:tcBorders>
          </w:tcPr>
          <w:p w14:paraId="15480C4C" w14:textId="77777777" w:rsidR="00262008" w:rsidRPr="008528CE" w:rsidRDefault="00262008" w:rsidP="008528CE">
            <w:pPr>
              <w:keepNext/>
              <w:tabs>
                <w:tab w:val="left" w:pos="3420"/>
                <w:tab w:val="left" w:pos="7212"/>
              </w:tabs>
              <w:jc w:val="center"/>
              <w:rPr>
                <w:rFonts w:ascii="Calibri" w:hAnsi="Calibri"/>
                <w:sz w:val="18"/>
                <w:szCs w:val="18"/>
              </w:rPr>
            </w:pPr>
            <w:r w:rsidRPr="008528CE">
              <w:rPr>
                <w:rFonts w:ascii="Calibri" w:hAnsi="Calibri"/>
                <w:sz w:val="18"/>
                <w:szCs w:val="18"/>
              </w:rPr>
              <w:t>&lt;&lt;User selects from list: North, East, South and West&gt;&gt;</w:t>
            </w:r>
          </w:p>
        </w:tc>
        <w:tc>
          <w:tcPr>
            <w:tcW w:w="993" w:type="dxa"/>
            <w:tcBorders>
              <w:top w:val="single" w:sz="6" w:space="0" w:color="auto"/>
              <w:bottom w:val="single" w:sz="6" w:space="0" w:color="auto"/>
            </w:tcBorders>
          </w:tcPr>
          <w:p w14:paraId="15480C4D" w14:textId="77777777" w:rsidR="00262008" w:rsidRPr="008528CE" w:rsidRDefault="00262008" w:rsidP="008528CE">
            <w:pPr>
              <w:keepNext/>
              <w:tabs>
                <w:tab w:val="left" w:pos="3420"/>
                <w:tab w:val="left" w:pos="7212"/>
              </w:tabs>
              <w:jc w:val="center"/>
              <w:rPr>
                <w:rFonts w:ascii="Calibri" w:hAnsi="Calibri"/>
                <w:sz w:val="18"/>
                <w:szCs w:val="18"/>
              </w:rPr>
            </w:pPr>
            <w:r w:rsidRPr="008528CE">
              <w:rPr>
                <w:rFonts w:ascii="Calibri" w:hAnsi="Calibri"/>
                <w:sz w:val="18"/>
                <w:szCs w:val="18"/>
              </w:rPr>
              <w:t>&lt;&lt;User selects from list: Single pane, Double pane and Triple pane&gt;&gt;</w:t>
            </w:r>
          </w:p>
        </w:tc>
        <w:tc>
          <w:tcPr>
            <w:tcW w:w="993" w:type="dxa"/>
            <w:tcBorders>
              <w:top w:val="single" w:sz="6" w:space="0" w:color="auto"/>
              <w:bottom w:val="single" w:sz="6" w:space="0" w:color="auto"/>
            </w:tcBorders>
          </w:tcPr>
          <w:p w14:paraId="15480C4E" w14:textId="77777777" w:rsidR="00262008" w:rsidRPr="008528CE" w:rsidRDefault="00262008" w:rsidP="008528CE">
            <w:pPr>
              <w:keepNext/>
              <w:tabs>
                <w:tab w:val="left" w:pos="3420"/>
                <w:tab w:val="left" w:pos="7212"/>
              </w:tabs>
              <w:jc w:val="center"/>
              <w:rPr>
                <w:rFonts w:ascii="Calibri" w:hAnsi="Calibri"/>
                <w:sz w:val="18"/>
                <w:szCs w:val="18"/>
              </w:rPr>
            </w:pPr>
            <w:r w:rsidRPr="008528CE">
              <w:rPr>
                <w:rFonts w:ascii="Calibri" w:hAnsi="Calibri"/>
                <w:sz w:val="18"/>
                <w:szCs w:val="18"/>
              </w:rPr>
              <w:t>&lt;&lt; If I05 equals North, East or South, then enter user defined number in this column&gt;&gt;</w:t>
            </w:r>
          </w:p>
        </w:tc>
        <w:tc>
          <w:tcPr>
            <w:tcW w:w="993" w:type="dxa"/>
            <w:tcBorders>
              <w:top w:val="single" w:sz="6" w:space="0" w:color="auto"/>
              <w:bottom w:val="single" w:sz="6" w:space="0" w:color="auto"/>
            </w:tcBorders>
          </w:tcPr>
          <w:p w14:paraId="15480C4F" w14:textId="77777777" w:rsidR="00262008" w:rsidRPr="008528CE" w:rsidRDefault="00262008" w:rsidP="008528CE">
            <w:pPr>
              <w:keepNext/>
              <w:tabs>
                <w:tab w:val="left" w:pos="3420"/>
                <w:tab w:val="left" w:pos="7212"/>
              </w:tabs>
              <w:jc w:val="center"/>
              <w:rPr>
                <w:rFonts w:ascii="Calibri" w:hAnsi="Calibri"/>
                <w:sz w:val="18"/>
                <w:szCs w:val="18"/>
              </w:rPr>
            </w:pPr>
            <w:r w:rsidRPr="008528CE">
              <w:rPr>
                <w:rFonts w:ascii="Calibri" w:hAnsi="Calibri"/>
                <w:sz w:val="18"/>
                <w:szCs w:val="18"/>
              </w:rPr>
              <w:t>&lt;&lt; If I05 equals West, then enter user defined number in this column&gt;&gt;</w:t>
            </w:r>
          </w:p>
        </w:tc>
        <w:tc>
          <w:tcPr>
            <w:tcW w:w="993" w:type="dxa"/>
            <w:tcBorders>
              <w:top w:val="single" w:sz="6" w:space="0" w:color="auto"/>
              <w:bottom w:val="single" w:sz="6" w:space="0" w:color="auto"/>
            </w:tcBorders>
          </w:tcPr>
          <w:p w14:paraId="15480C50"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&lt;&lt;User Input: DecimalNonnegative&gt;&gt; </w:t>
            </w:r>
          </w:p>
        </w:tc>
        <w:tc>
          <w:tcPr>
            <w:tcW w:w="952" w:type="dxa"/>
            <w:tcBorders>
              <w:top w:val="single" w:sz="6" w:space="0" w:color="auto"/>
              <w:bottom w:val="single" w:sz="6" w:space="0" w:color="auto"/>
            </w:tcBorders>
          </w:tcPr>
          <w:p w14:paraId="0CC182A7" w14:textId="006F7A3A" w:rsidR="00262008" w:rsidRPr="008528CE" w:rsidRDefault="00262008" w:rsidP="008528CE">
            <w:pPr>
              <w:keepNext/>
              <w:jc w:val="center"/>
              <w:rPr>
                <w:rFonts w:ascii="Calibri" w:hAnsi="Calibri"/>
                <w:sz w:val="18"/>
                <w:szCs w:val="18"/>
              </w:rPr>
            </w:pPr>
            <w:r w:rsidRPr="008528CE">
              <w:rPr>
                <w:rFonts w:ascii="Calibri" w:hAnsi="Calibri"/>
                <w:sz w:val="18"/>
                <w:szCs w:val="18"/>
              </w:rPr>
              <w:t>&lt;&lt;User selects from list: NFRC, Tables 110.6-A and 110.6-B, Equations NA6-1 and NA6-2</w:t>
            </w:r>
            <w:r w:rsidR="002247F6" w:rsidRPr="008528CE">
              <w:rPr>
                <w:rFonts w:ascii="Calibri" w:hAnsi="Calibri"/>
                <w:sz w:val="18"/>
                <w:szCs w:val="18"/>
              </w:rPr>
              <w:t>, or Area-weighted Average Worksheet (ENV-02)</w:t>
            </w:r>
            <w:r w:rsidRPr="008528CE">
              <w:rPr>
                <w:rFonts w:ascii="Calibri" w:hAnsi="Calibri"/>
                <w:sz w:val="18"/>
                <w:szCs w:val="18"/>
              </w:rPr>
              <w:t>&gt;&gt;</w:t>
            </w:r>
          </w:p>
        </w:tc>
        <w:tc>
          <w:tcPr>
            <w:tcW w:w="925" w:type="dxa"/>
            <w:tcBorders>
              <w:top w:val="single" w:sz="6" w:space="0" w:color="auto"/>
              <w:bottom w:val="single" w:sz="6" w:space="0" w:color="auto"/>
            </w:tcBorders>
          </w:tcPr>
          <w:p w14:paraId="15480C51" w14:textId="10EDC594" w:rsidR="00262008" w:rsidRPr="008528CE" w:rsidRDefault="00262008" w:rsidP="008528CE">
            <w:pPr>
              <w:keepNext/>
              <w:jc w:val="center"/>
              <w:rPr>
                <w:rFonts w:ascii="Calibri" w:hAnsi="Calibri"/>
                <w:sz w:val="18"/>
                <w:szCs w:val="18"/>
              </w:rPr>
            </w:pPr>
            <w:r w:rsidRPr="008528CE">
              <w:rPr>
                <w:rFonts w:ascii="Calibri" w:hAnsi="Calibri"/>
                <w:sz w:val="18"/>
                <w:szCs w:val="18"/>
              </w:rPr>
              <w:t>&lt;&lt;User Input: DecimalNonnegative&gt;&gt;</w:t>
            </w:r>
          </w:p>
        </w:tc>
        <w:tc>
          <w:tcPr>
            <w:tcW w:w="963" w:type="dxa"/>
            <w:tcBorders>
              <w:top w:val="single" w:sz="6" w:space="0" w:color="auto"/>
              <w:bottom w:val="single" w:sz="6" w:space="0" w:color="auto"/>
            </w:tcBorders>
          </w:tcPr>
          <w:p w14:paraId="15480C52" w14:textId="4FB0A8C2" w:rsidR="00262008" w:rsidRPr="008528CE" w:rsidRDefault="00262008" w:rsidP="008528CE">
            <w:pPr>
              <w:keepNext/>
              <w:jc w:val="center"/>
              <w:rPr>
                <w:rFonts w:ascii="Calibri" w:hAnsi="Calibri" w:cs="Tahoma"/>
                <w:sz w:val="18"/>
                <w:szCs w:val="18"/>
              </w:rPr>
            </w:pPr>
            <w:r w:rsidRPr="008528CE">
              <w:rPr>
                <w:rFonts w:ascii="Calibri" w:hAnsi="Calibri"/>
                <w:sz w:val="18"/>
                <w:szCs w:val="18"/>
              </w:rPr>
              <w:t>&lt;&lt;User selects from list: NFRC, Tables 110.6-A and 110.6-B, Equations NA6-1 and NA6-2</w:t>
            </w:r>
            <w:r w:rsidR="002247F6" w:rsidRPr="008528CE">
              <w:rPr>
                <w:rFonts w:ascii="Calibri" w:hAnsi="Calibri"/>
                <w:sz w:val="18"/>
                <w:szCs w:val="18"/>
              </w:rPr>
              <w:t>, or Area-weighted Average Worksheet (ENV-02)</w:t>
            </w:r>
            <w:r w:rsidRPr="008528CE">
              <w:rPr>
                <w:rFonts w:ascii="Calibri" w:hAnsi="Calibri"/>
                <w:sz w:val="18"/>
                <w:szCs w:val="18"/>
              </w:rPr>
              <w:t>&gt;&gt;</w:t>
            </w:r>
          </w:p>
        </w:tc>
        <w:tc>
          <w:tcPr>
            <w:tcW w:w="897" w:type="dxa"/>
            <w:gridSpan w:val="2"/>
            <w:tcBorders>
              <w:top w:val="single" w:sz="6" w:space="0" w:color="auto"/>
              <w:bottom w:val="single" w:sz="6" w:space="0" w:color="auto"/>
            </w:tcBorders>
          </w:tcPr>
          <w:p w14:paraId="15480C53"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&lt;&lt;User selects from list: Drop Arm Awnings, Louvered Sun Screen, Low Sun Angle Louvered Sun Screen, None, Operable Awnings, South-facing Overhang, Retractable Awnings,  Roll Down Blinds Or Slats, Standard Bug Screen, Sun Screen, Vertical Roller Or </w:t>
            </w:r>
            <w:r w:rsidRPr="008528CE">
              <w:rPr>
                <w:rFonts w:ascii="Calibri" w:hAnsi="Calibri"/>
                <w:sz w:val="18"/>
                <w:szCs w:val="18"/>
              </w:rPr>
              <w:lastRenderedPageBreak/>
              <w:t>Shades&gt;&gt;</w:t>
            </w:r>
          </w:p>
        </w:tc>
        <w:tc>
          <w:tcPr>
            <w:tcW w:w="1243" w:type="dxa"/>
            <w:tcBorders>
              <w:top w:val="single" w:sz="6" w:space="0" w:color="auto"/>
              <w:bottom w:val="single" w:sz="6" w:space="0" w:color="auto"/>
              <w:right w:val="single" w:sz="4" w:space="0" w:color="auto"/>
            </w:tcBorders>
          </w:tcPr>
          <w:p w14:paraId="15480C54" w14:textId="47470254" w:rsidR="00262008" w:rsidRPr="008528CE" w:rsidRDefault="00262008" w:rsidP="008528CE">
            <w:pPr>
              <w:keepNext/>
              <w:jc w:val="center"/>
              <w:rPr>
                <w:rFonts w:ascii="Calibri" w:hAnsi="Calibri"/>
                <w:sz w:val="18"/>
                <w:szCs w:val="18"/>
              </w:rPr>
            </w:pPr>
            <w:r w:rsidRPr="008528CE">
              <w:rPr>
                <w:rFonts w:ascii="Calibri" w:hAnsi="Calibri"/>
                <w:sz w:val="18"/>
                <w:szCs w:val="18"/>
              </w:rPr>
              <w:lastRenderedPageBreak/>
              <w:t>&lt;&lt;If I13 equal to None, or I04 contains Chromogenic glazing, then report N/A;</w:t>
            </w:r>
          </w:p>
          <w:p w14:paraId="15480C56"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Else report value from CF1R-ENV-03&gt;&gt;</w:t>
            </w:r>
          </w:p>
        </w:tc>
      </w:tr>
      <w:tr w:rsidR="00262008" w:rsidRPr="008528CE" w14:paraId="15480C5B"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58" w14:textId="0A312C62"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15</w:t>
            </w:r>
          </w:p>
        </w:tc>
        <w:tc>
          <w:tcPr>
            <w:tcW w:w="11578" w:type="dxa"/>
            <w:gridSpan w:val="12"/>
            <w:tcBorders>
              <w:top w:val="single" w:sz="6" w:space="0" w:color="auto"/>
              <w:bottom w:val="single" w:sz="6" w:space="0" w:color="auto"/>
            </w:tcBorders>
            <w:vAlign w:val="center"/>
          </w:tcPr>
          <w:p w14:paraId="15480C59" w14:textId="76BE09DF" w:rsidR="00262008" w:rsidRPr="008528CE" w:rsidRDefault="00262008" w:rsidP="008528CE">
            <w:pPr>
              <w:keepNext/>
              <w:rPr>
                <w:rFonts w:ascii="Calibri" w:hAnsi="Calibri"/>
                <w:sz w:val="18"/>
                <w:szCs w:val="18"/>
              </w:rPr>
            </w:pPr>
            <w:r w:rsidRPr="008528CE">
              <w:rPr>
                <w:rFonts w:ascii="Calibri" w:hAnsi="Calibri"/>
                <w:sz w:val="18"/>
                <w:szCs w:val="18"/>
              </w:rPr>
              <w:t>Total Proposed Fenestration Area</w:t>
            </w:r>
          </w:p>
        </w:tc>
        <w:tc>
          <w:tcPr>
            <w:tcW w:w="2140" w:type="dxa"/>
            <w:gridSpan w:val="3"/>
            <w:tcBorders>
              <w:top w:val="single" w:sz="6" w:space="0" w:color="auto"/>
              <w:bottom w:val="single" w:sz="6" w:space="0" w:color="auto"/>
              <w:right w:val="single" w:sz="4" w:space="0" w:color="auto"/>
            </w:tcBorders>
            <w:vAlign w:val="center"/>
          </w:tcPr>
          <w:p w14:paraId="15480C5A"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&lt;&lt;calculate (sum of column I07 and I08)&gt;&gt;</w:t>
            </w:r>
          </w:p>
        </w:tc>
      </w:tr>
      <w:tr w:rsidR="00262008" w:rsidRPr="008528CE" w14:paraId="15480C5F"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5C" w14:textId="1B80533E"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16</w:t>
            </w:r>
          </w:p>
        </w:tc>
        <w:tc>
          <w:tcPr>
            <w:tcW w:w="11578" w:type="dxa"/>
            <w:gridSpan w:val="12"/>
            <w:tcBorders>
              <w:top w:val="single" w:sz="6" w:space="0" w:color="auto"/>
              <w:bottom w:val="single" w:sz="6" w:space="0" w:color="auto"/>
            </w:tcBorders>
            <w:vAlign w:val="center"/>
          </w:tcPr>
          <w:p w14:paraId="15480C5D" w14:textId="1A978338" w:rsidR="00262008" w:rsidRPr="008528CE" w:rsidRDefault="00262008" w:rsidP="008528CE">
            <w:pPr>
              <w:keepNext/>
              <w:rPr>
                <w:rFonts w:ascii="Calibri" w:hAnsi="Calibri"/>
                <w:sz w:val="18"/>
                <w:szCs w:val="18"/>
              </w:rPr>
            </w:pPr>
            <w:r w:rsidRPr="008528CE">
              <w:rPr>
                <w:rFonts w:ascii="Calibri" w:hAnsi="Calibri"/>
                <w:sz w:val="18"/>
                <w:szCs w:val="18"/>
              </w:rPr>
              <w:t>Maximum Allowed Fenestration Area</w:t>
            </w:r>
          </w:p>
        </w:tc>
        <w:tc>
          <w:tcPr>
            <w:tcW w:w="2140" w:type="dxa"/>
            <w:gridSpan w:val="3"/>
            <w:tcBorders>
              <w:top w:val="single" w:sz="6" w:space="0" w:color="auto"/>
              <w:bottom w:val="single" w:sz="6" w:space="0" w:color="auto"/>
              <w:right w:val="single" w:sz="4" w:space="0" w:color="auto"/>
            </w:tcBorders>
            <w:vAlign w:val="center"/>
          </w:tcPr>
          <w:p w14:paraId="15480C5E"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&lt;&lt;Report Greatest Value from H02 or H03&gt;&gt;</w:t>
            </w:r>
          </w:p>
        </w:tc>
      </w:tr>
      <w:tr w:rsidR="00262008" w:rsidRPr="008528CE" w14:paraId="15480C65"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60" w14:textId="2506285F"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17</w:t>
            </w:r>
          </w:p>
        </w:tc>
        <w:tc>
          <w:tcPr>
            <w:tcW w:w="2772" w:type="dxa"/>
            <w:gridSpan w:val="2"/>
            <w:tcBorders>
              <w:top w:val="single" w:sz="6" w:space="0" w:color="auto"/>
              <w:bottom w:val="single" w:sz="6" w:space="0" w:color="auto"/>
            </w:tcBorders>
            <w:vAlign w:val="center"/>
          </w:tcPr>
          <w:p w14:paraId="15480C61" w14:textId="77777777" w:rsidR="00262008" w:rsidRPr="008528CE" w:rsidRDefault="00262008" w:rsidP="008528CE">
            <w:pPr>
              <w:keepNext/>
              <w:rPr>
                <w:rFonts w:ascii="Calibri" w:hAnsi="Calibri"/>
                <w:sz w:val="18"/>
                <w:szCs w:val="18"/>
              </w:rPr>
            </w:pPr>
            <w:r w:rsidRPr="008528CE">
              <w:rPr>
                <w:rFonts w:ascii="Calibri" w:hAnsi="Calibri"/>
                <w:sz w:val="18"/>
                <w:szCs w:val="18"/>
              </w:rPr>
              <w:t>Compliance Statement</w:t>
            </w:r>
          </w:p>
        </w:tc>
        <w:tc>
          <w:tcPr>
            <w:tcW w:w="10946" w:type="dxa"/>
            <w:gridSpan w:val="13"/>
            <w:tcBorders>
              <w:top w:val="single" w:sz="6" w:space="0" w:color="auto"/>
              <w:bottom w:val="single" w:sz="6" w:space="0" w:color="auto"/>
              <w:right w:val="single" w:sz="4" w:space="0" w:color="auto"/>
            </w:tcBorders>
          </w:tcPr>
          <w:p w14:paraId="15480C62" w14:textId="6E5936F3" w:rsidR="00262008" w:rsidRPr="008528CE" w:rsidRDefault="00262008" w:rsidP="008528CE">
            <w:pPr>
              <w:keepNext/>
              <w:rPr>
                <w:rFonts w:ascii="Calibri" w:hAnsi="Calibri"/>
                <w:sz w:val="18"/>
                <w:szCs w:val="18"/>
              </w:rPr>
            </w:pPr>
            <w:r w:rsidRPr="008528CE">
              <w:rPr>
                <w:rFonts w:ascii="Calibri" w:hAnsi="Calibri"/>
                <w:sz w:val="18"/>
                <w:szCs w:val="18"/>
              </w:rPr>
              <w:t xml:space="preserve">&lt;&lt;If </w:t>
            </w:r>
            <w:r w:rsidR="006E1B59" w:rsidRPr="008528CE">
              <w:rPr>
                <w:rFonts w:ascii="Calibri" w:hAnsi="Calibri"/>
                <w:sz w:val="18"/>
                <w:szCs w:val="18"/>
              </w:rPr>
              <w:t xml:space="preserve">I15 </w:t>
            </w:r>
            <w:r w:rsidRPr="008528CE">
              <w:rPr>
                <w:rFonts w:ascii="Calibri" w:hAnsi="Calibri"/>
                <w:sz w:val="18"/>
                <w:szCs w:val="18"/>
              </w:rPr>
              <w:t>is equal to or less than I1</w:t>
            </w:r>
            <w:r w:rsidR="006E1B59" w:rsidRPr="008528CE">
              <w:rPr>
                <w:rFonts w:ascii="Calibri" w:hAnsi="Calibri"/>
                <w:sz w:val="18"/>
                <w:szCs w:val="18"/>
              </w:rPr>
              <w:t>6</w:t>
            </w:r>
            <w:r w:rsidRPr="008528CE">
              <w:rPr>
                <w:rFonts w:ascii="Calibri" w:hAnsi="Calibri"/>
                <w:sz w:val="18"/>
                <w:szCs w:val="18"/>
              </w:rPr>
              <w:t xml:space="preserve"> then report: Design Complies with the Total Allowed Fenestration Area</w:t>
            </w:r>
          </w:p>
          <w:p w14:paraId="15480C63" w14:textId="77777777" w:rsidR="00262008" w:rsidRPr="008528CE" w:rsidRDefault="00262008" w:rsidP="008528CE">
            <w:pPr>
              <w:keepNext/>
              <w:rPr>
                <w:rFonts w:ascii="Calibri" w:hAnsi="Calibri"/>
                <w:sz w:val="18"/>
                <w:szCs w:val="18"/>
              </w:rPr>
            </w:pPr>
          </w:p>
          <w:p w14:paraId="15480C64" w14:textId="77777777" w:rsidR="00262008" w:rsidRPr="008528CE" w:rsidRDefault="00262008" w:rsidP="008528CE">
            <w:pPr>
              <w:keepNext/>
              <w:rPr>
                <w:rFonts w:ascii="Calibri" w:hAnsi="Calibri"/>
                <w:sz w:val="18"/>
                <w:szCs w:val="18"/>
              </w:rPr>
            </w:pPr>
            <w:r w:rsidRPr="008528CE">
              <w:rPr>
                <w:rFonts w:ascii="Calibri" w:hAnsi="Calibri"/>
                <w:sz w:val="18"/>
                <w:szCs w:val="18"/>
              </w:rPr>
              <w:t xml:space="preserve">Else report: Total Proposed Fenestration Area Exceeds Allowable, </w:t>
            </w:r>
            <w:r w:rsidRPr="008528CE">
              <w:rPr>
                <w:rFonts w:ascii="Calibri" w:hAnsi="Calibri"/>
                <w:b/>
                <w:sz w:val="18"/>
                <w:szCs w:val="18"/>
              </w:rPr>
              <w:t>Do Not Proceed</w:t>
            </w:r>
            <w:r w:rsidRPr="008528CE">
              <w:rPr>
                <w:rFonts w:ascii="Calibri" w:hAnsi="Calibri"/>
                <w:sz w:val="18"/>
                <w:szCs w:val="18"/>
              </w:rPr>
              <w:t xml:space="preserve"> &gt;&gt;  </w:t>
            </w:r>
          </w:p>
        </w:tc>
      </w:tr>
      <w:tr w:rsidR="00262008" w:rsidRPr="008528CE" w14:paraId="15480C69"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66" w14:textId="6F9E0DB9"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18</w:t>
            </w:r>
          </w:p>
        </w:tc>
        <w:tc>
          <w:tcPr>
            <w:tcW w:w="11679" w:type="dxa"/>
            <w:gridSpan w:val="13"/>
            <w:tcBorders>
              <w:top w:val="single" w:sz="6" w:space="0" w:color="auto"/>
              <w:bottom w:val="single" w:sz="6" w:space="0" w:color="auto"/>
            </w:tcBorders>
            <w:vAlign w:val="center"/>
          </w:tcPr>
          <w:p w14:paraId="15480C67" w14:textId="5EC4ECDA" w:rsidR="00262008" w:rsidRPr="008528CE" w:rsidRDefault="00262008" w:rsidP="008528CE">
            <w:pPr>
              <w:keepNext/>
              <w:rPr>
                <w:rFonts w:ascii="Calibri" w:hAnsi="Calibri"/>
                <w:sz w:val="18"/>
                <w:szCs w:val="18"/>
              </w:rPr>
            </w:pPr>
            <w:r w:rsidRPr="008528CE">
              <w:rPr>
                <w:rFonts w:ascii="Calibri" w:hAnsi="Calibri"/>
                <w:sz w:val="18"/>
                <w:szCs w:val="18"/>
              </w:rPr>
              <w:t>Total Proposed West-Facing Fenestration Area</w:t>
            </w:r>
          </w:p>
        </w:tc>
        <w:tc>
          <w:tcPr>
            <w:tcW w:w="2039" w:type="dxa"/>
            <w:gridSpan w:val="2"/>
            <w:tcBorders>
              <w:top w:val="single" w:sz="6" w:space="0" w:color="auto"/>
              <w:bottom w:val="single" w:sz="6" w:space="0" w:color="auto"/>
              <w:right w:val="single" w:sz="4" w:space="0" w:color="auto"/>
            </w:tcBorders>
            <w:vAlign w:val="bottom"/>
          </w:tcPr>
          <w:p w14:paraId="15480C68"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&lt;&lt;calculate (sum of column I08)&gt;&gt;</w:t>
            </w:r>
          </w:p>
        </w:tc>
      </w:tr>
      <w:tr w:rsidR="00262008" w:rsidRPr="008528CE" w14:paraId="15480C6D"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6A" w14:textId="1D815F61"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19</w:t>
            </w:r>
          </w:p>
        </w:tc>
        <w:tc>
          <w:tcPr>
            <w:tcW w:w="11679" w:type="dxa"/>
            <w:gridSpan w:val="13"/>
            <w:tcBorders>
              <w:top w:val="single" w:sz="6" w:space="0" w:color="auto"/>
              <w:bottom w:val="single" w:sz="6" w:space="0" w:color="auto"/>
            </w:tcBorders>
            <w:vAlign w:val="center"/>
          </w:tcPr>
          <w:p w14:paraId="15480C6B" w14:textId="1F001BF9" w:rsidR="00262008" w:rsidRPr="008528CE" w:rsidRDefault="00262008" w:rsidP="008528CE">
            <w:pPr>
              <w:keepNext/>
              <w:rPr>
                <w:rFonts w:ascii="Calibri" w:hAnsi="Calibri"/>
                <w:sz w:val="18"/>
                <w:szCs w:val="18"/>
              </w:rPr>
            </w:pPr>
            <w:r w:rsidRPr="008528CE">
              <w:rPr>
                <w:rFonts w:ascii="Calibri" w:hAnsi="Calibri"/>
                <w:sz w:val="18"/>
                <w:szCs w:val="18"/>
              </w:rPr>
              <w:t>Maximum Allowed West-Facing Fenestration Area</w:t>
            </w:r>
          </w:p>
        </w:tc>
        <w:tc>
          <w:tcPr>
            <w:tcW w:w="2039" w:type="dxa"/>
            <w:gridSpan w:val="2"/>
            <w:tcBorders>
              <w:top w:val="single" w:sz="6" w:space="0" w:color="auto"/>
              <w:bottom w:val="single" w:sz="6" w:space="0" w:color="auto"/>
              <w:right w:val="single" w:sz="4" w:space="0" w:color="auto"/>
            </w:tcBorders>
            <w:vAlign w:val="bottom"/>
          </w:tcPr>
          <w:p w14:paraId="15480C6C"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&lt;&lt; Report Greatest Value from H04 or H05&gt;&gt;</w:t>
            </w:r>
          </w:p>
        </w:tc>
      </w:tr>
      <w:tr w:rsidR="00262008" w:rsidRPr="008528CE" w14:paraId="15480C73"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6E" w14:textId="0734D8BE"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20</w:t>
            </w:r>
          </w:p>
        </w:tc>
        <w:tc>
          <w:tcPr>
            <w:tcW w:w="2772" w:type="dxa"/>
            <w:gridSpan w:val="2"/>
            <w:tcBorders>
              <w:top w:val="single" w:sz="6" w:space="0" w:color="auto"/>
              <w:bottom w:val="single" w:sz="6" w:space="0" w:color="auto"/>
            </w:tcBorders>
            <w:vAlign w:val="center"/>
          </w:tcPr>
          <w:p w14:paraId="15480C6F" w14:textId="77777777" w:rsidR="00262008" w:rsidRPr="008528CE" w:rsidRDefault="00262008" w:rsidP="008528CE">
            <w:pPr>
              <w:keepNext/>
              <w:rPr>
                <w:rFonts w:ascii="Calibri" w:hAnsi="Calibri"/>
                <w:sz w:val="18"/>
                <w:szCs w:val="18"/>
              </w:rPr>
            </w:pPr>
            <w:r w:rsidRPr="008528CE">
              <w:rPr>
                <w:rFonts w:ascii="Calibri" w:hAnsi="Calibri"/>
                <w:sz w:val="18"/>
                <w:szCs w:val="18"/>
              </w:rPr>
              <w:t>Compliance Statement</w:t>
            </w:r>
          </w:p>
        </w:tc>
        <w:tc>
          <w:tcPr>
            <w:tcW w:w="10946" w:type="dxa"/>
            <w:gridSpan w:val="13"/>
            <w:tcBorders>
              <w:top w:val="single" w:sz="6" w:space="0" w:color="auto"/>
              <w:bottom w:val="single" w:sz="6" w:space="0" w:color="auto"/>
              <w:right w:val="single" w:sz="4" w:space="0" w:color="auto"/>
            </w:tcBorders>
            <w:vAlign w:val="center"/>
          </w:tcPr>
          <w:p w14:paraId="15480C71" w14:textId="38452D3B" w:rsidR="00262008" w:rsidRPr="008528CE" w:rsidRDefault="00262008" w:rsidP="008528CE">
            <w:pPr>
              <w:keepNext/>
              <w:jc w:val="center"/>
              <w:rPr>
                <w:rFonts w:ascii="Calibri" w:hAnsi="Calibri"/>
                <w:sz w:val="18"/>
                <w:szCs w:val="18"/>
              </w:rPr>
            </w:pPr>
            <w:r w:rsidRPr="008528CE">
              <w:rPr>
                <w:rFonts w:ascii="Calibri" w:hAnsi="Calibri"/>
                <w:sz w:val="18"/>
                <w:szCs w:val="18"/>
              </w:rPr>
              <w:t>&lt;&lt;If I18 is equal to or less than I19, or I19 equals N/A, then report: Design Complies with the Total Allowed West-facing Fenestration Area</w:t>
            </w:r>
            <w:r w:rsidR="008B1C1C" w:rsidRPr="008528CE">
              <w:rPr>
                <w:rFonts w:ascii="Calibri" w:hAnsi="Calibri"/>
                <w:sz w:val="18"/>
                <w:szCs w:val="18"/>
              </w:rPr>
              <w:t>;</w:t>
            </w:r>
          </w:p>
          <w:p w14:paraId="15480C72"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Else report: Total Proposed West-facing Fenestration Area Exceeds Allowable, </w:t>
            </w:r>
            <w:r w:rsidRPr="008528CE">
              <w:rPr>
                <w:rFonts w:ascii="Calibri" w:hAnsi="Calibri"/>
                <w:b/>
                <w:sz w:val="18"/>
                <w:szCs w:val="18"/>
              </w:rPr>
              <w:t>Do Not Proceed&gt;&gt;</w:t>
            </w:r>
          </w:p>
        </w:tc>
      </w:tr>
      <w:tr w:rsidR="00262008" w:rsidRPr="008528CE" w14:paraId="15480C79"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74" w14:textId="5BC07158"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21</w:t>
            </w:r>
          </w:p>
        </w:tc>
        <w:tc>
          <w:tcPr>
            <w:tcW w:w="11679" w:type="dxa"/>
            <w:gridSpan w:val="13"/>
            <w:tcBorders>
              <w:top w:val="single" w:sz="6" w:space="0" w:color="auto"/>
              <w:bottom w:val="single" w:sz="6" w:space="0" w:color="auto"/>
            </w:tcBorders>
            <w:vAlign w:val="center"/>
          </w:tcPr>
          <w:p w14:paraId="15480C75" w14:textId="3AC6A249" w:rsidR="00262008" w:rsidRPr="008528CE" w:rsidRDefault="00262008" w:rsidP="008528CE">
            <w:pPr>
              <w:keepNext/>
              <w:rPr>
                <w:rFonts w:ascii="Calibri" w:hAnsi="Calibri"/>
                <w:sz w:val="18"/>
                <w:szCs w:val="18"/>
              </w:rPr>
            </w:pPr>
            <w:r w:rsidRPr="008528CE">
              <w:rPr>
                <w:rFonts w:ascii="Calibri" w:hAnsi="Calibri"/>
                <w:sz w:val="18"/>
                <w:szCs w:val="18"/>
              </w:rPr>
              <w:t>Proposed Fenestration U-factor (Windows)</w:t>
            </w:r>
          </w:p>
        </w:tc>
        <w:tc>
          <w:tcPr>
            <w:tcW w:w="2039" w:type="dxa"/>
            <w:gridSpan w:val="2"/>
            <w:tcBorders>
              <w:top w:val="single" w:sz="6" w:space="0" w:color="auto"/>
              <w:bottom w:val="single" w:sz="6" w:space="0" w:color="auto"/>
              <w:right w:val="single" w:sz="4" w:space="0" w:color="auto"/>
            </w:tcBorders>
            <w:vAlign w:val="center"/>
          </w:tcPr>
          <w:p w14:paraId="4B20E11D" w14:textId="63F9EFFC" w:rsidR="006F58ED" w:rsidRPr="008528CE" w:rsidRDefault="00262008" w:rsidP="008528CE">
            <w:pPr>
              <w:keepNext/>
              <w:jc w:val="center"/>
              <w:rPr>
                <w:rFonts w:ascii="Calibri" w:hAnsi="Calibri"/>
                <w:sz w:val="18"/>
                <w:szCs w:val="18"/>
              </w:rPr>
            </w:pPr>
            <w:r w:rsidRPr="008528CE">
              <w:rPr>
                <w:rFonts w:ascii="Calibri" w:hAnsi="Calibri"/>
                <w:sz w:val="18"/>
                <w:szCs w:val="18"/>
              </w:rPr>
              <w:t xml:space="preserve">&lt;&lt;If </w:t>
            </w:r>
            <w:r w:rsidR="006F58ED" w:rsidRPr="008528CE">
              <w:rPr>
                <w:rFonts w:ascii="Calibri" w:hAnsi="Calibri"/>
                <w:sz w:val="18"/>
                <w:szCs w:val="18"/>
              </w:rPr>
              <w:t xml:space="preserve">I02 contains fixed or operable window and if all associated values listed in column I09 are less than or equal to </w:t>
            </w:r>
            <w:r w:rsidR="0046795D" w:rsidRPr="008528CE">
              <w:rPr>
                <w:rFonts w:ascii="Calibri" w:hAnsi="Calibri"/>
                <w:sz w:val="18"/>
                <w:szCs w:val="18"/>
              </w:rPr>
              <w:t>H06</w:t>
            </w:r>
            <w:r w:rsidR="006F58ED" w:rsidRPr="008528CE">
              <w:rPr>
                <w:rFonts w:ascii="Calibri" w:hAnsi="Calibri"/>
                <w:sz w:val="18"/>
                <w:szCs w:val="18"/>
              </w:rPr>
              <w:t xml:space="preserve"> then enter the largest value from list;</w:t>
            </w:r>
          </w:p>
          <w:p w14:paraId="21B97045" w14:textId="77777777" w:rsidR="006F58ED" w:rsidRPr="008528CE" w:rsidRDefault="006F58ED" w:rsidP="008528CE">
            <w:pPr>
              <w:keepNext/>
              <w:jc w:val="center"/>
              <w:rPr>
                <w:rFonts w:ascii="Calibri" w:hAnsi="Calibri"/>
                <w:sz w:val="18"/>
                <w:szCs w:val="18"/>
              </w:rPr>
            </w:pPr>
          </w:p>
          <w:p w14:paraId="15480C76" w14:textId="72E1273F" w:rsidR="00262008" w:rsidRPr="008528CE" w:rsidRDefault="006F58ED" w:rsidP="008528CE">
            <w:pPr>
              <w:keepNext/>
              <w:jc w:val="center"/>
              <w:rPr>
                <w:rFonts w:ascii="Calibri" w:hAnsi="Calibri"/>
                <w:sz w:val="18"/>
                <w:szCs w:val="18"/>
              </w:rPr>
            </w:pPr>
            <w:r w:rsidRPr="008528CE">
              <w:rPr>
                <w:rFonts w:ascii="Calibri" w:hAnsi="Calibri"/>
                <w:sz w:val="18"/>
                <w:szCs w:val="18"/>
              </w:rPr>
              <w:t>If I02 does not contain fixed or operable window then value equals NA</w:t>
            </w:r>
            <w:r w:rsidR="00262008" w:rsidRPr="008528CE">
              <w:rPr>
                <w:rFonts w:ascii="Calibri" w:hAnsi="Calibri"/>
                <w:sz w:val="18"/>
                <w:szCs w:val="18"/>
              </w:rPr>
              <w:t>;</w:t>
            </w:r>
          </w:p>
          <w:p w14:paraId="15480C77" w14:textId="42AB88FC" w:rsidR="00262008" w:rsidRPr="008528CE" w:rsidRDefault="00262008" w:rsidP="008528CE">
            <w:pPr>
              <w:keepNext/>
              <w:jc w:val="center"/>
              <w:rPr>
                <w:rFonts w:ascii="Calibri" w:hAnsi="Calibri"/>
                <w:sz w:val="18"/>
                <w:szCs w:val="18"/>
              </w:rPr>
            </w:pPr>
          </w:p>
          <w:p w14:paraId="15480C78" w14:textId="70D49BD0" w:rsidR="00262008" w:rsidRPr="008528CE" w:rsidRDefault="00262008" w:rsidP="008528CE">
            <w:pPr>
              <w:keepNext/>
              <w:jc w:val="center"/>
              <w:rPr>
                <w:rFonts w:ascii="Calibri" w:hAnsi="Calibri"/>
                <w:sz w:val="18"/>
                <w:szCs w:val="18"/>
              </w:rPr>
            </w:pPr>
            <w:r w:rsidRPr="008528CE">
              <w:rPr>
                <w:rFonts w:ascii="Calibri" w:hAnsi="Calibri"/>
                <w:sz w:val="18"/>
                <w:szCs w:val="18"/>
              </w:rPr>
              <w:t>Else enter the weighted average value from the CF1R-ENV-02&gt;&gt;</w:t>
            </w:r>
          </w:p>
        </w:tc>
      </w:tr>
      <w:tr w:rsidR="00262008" w:rsidRPr="008528CE" w14:paraId="15480C7D"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7A" w14:textId="3EE424B5"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22</w:t>
            </w:r>
          </w:p>
        </w:tc>
        <w:tc>
          <w:tcPr>
            <w:tcW w:w="11679" w:type="dxa"/>
            <w:gridSpan w:val="13"/>
            <w:tcBorders>
              <w:top w:val="single" w:sz="6" w:space="0" w:color="auto"/>
              <w:bottom w:val="single" w:sz="6" w:space="0" w:color="auto"/>
            </w:tcBorders>
            <w:vAlign w:val="center"/>
          </w:tcPr>
          <w:p w14:paraId="15480C7B" w14:textId="714CAED9" w:rsidR="00262008" w:rsidRPr="008528CE" w:rsidRDefault="00262008" w:rsidP="008528CE">
            <w:pPr>
              <w:keepNext/>
              <w:rPr>
                <w:rFonts w:ascii="Calibri" w:hAnsi="Calibri"/>
                <w:sz w:val="18"/>
                <w:szCs w:val="18"/>
              </w:rPr>
            </w:pPr>
            <w:r w:rsidRPr="008528CE">
              <w:rPr>
                <w:rFonts w:ascii="Calibri" w:hAnsi="Calibri"/>
                <w:sz w:val="18"/>
                <w:szCs w:val="18"/>
              </w:rPr>
              <w:t>Required Fenestration U-factor (Windows)</w:t>
            </w:r>
          </w:p>
        </w:tc>
        <w:tc>
          <w:tcPr>
            <w:tcW w:w="2039" w:type="dxa"/>
            <w:gridSpan w:val="2"/>
            <w:tcBorders>
              <w:top w:val="single" w:sz="6" w:space="0" w:color="auto"/>
              <w:bottom w:val="single" w:sz="6" w:space="0" w:color="auto"/>
              <w:right w:val="single" w:sz="4" w:space="0" w:color="auto"/>
            </w:tcBorders>
            <w:vAlign w:val="bottom"/>
          </w:tcPr>
          <w:p w14:paraId="15480C7C"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&lt;&lt; Report Value from H06&gt;&gt;</w:t>
            </w:r>
          </w:p>
        </w:tc>
      </w:tr>
      <w:tr w:rsidR="00262008" w:rsidRPr="008528CE" w14:paraId="15480C83"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7E" w14:textId="5160FCBC"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23</w:t>
            </w:r>
          </w:p>
        </w:tc>
        <w:tc>
          <w:tcPr>
            <w:tcW w:w="2772" w:type="dxa"/>
            <w:gridSpan w:val="2"/>
            <w:tcBorders>
              <w:top w:val="single" w:sz="6" w:space="0" w:color="auto"/>
              <w:bottom w:val="single" w:sz="6" w:space="0" w:color="auto"/>
            </w:tcBorders>
            <w:vAlign w:val="center"/>
          </w:tcPr>
          <w:p w14:paraId="15480C7F" w14:textId="77777777" w:rsidR="00262008" w:rsidRPr="008528CE" w:rsidRDefault="00262008" w:rsidP="008528CE">
            <w:pPr>
              <w:keepNext/>
              <w:rPr>
                <w:rFonts w:ascii="Calibri" w:hAnsi="Calibri"/>
                <w:sz w:val="18"/>
                <w:szCs w:val="18"/>
              </w:rPr>
            </w:pPr>
            <w:r w:rsidRPr="008528CE">
              <w:rPr>
                <w:rFonts w:ascii="Calibri" w:hAnsi="Calibri"/>
                <w:sz w:val="18"/>
                <w:szCs w:val="18"/>
              </w:rPr>
              <w:t>Compliance Statement</w:t>
            </w:r>
          </w:p>
        </w:tc>
        <w:tc>
          <w:tcPr>
            <w:tcW w:w="10946" w:type="dxa"/>
            <w:gridSpan w:val="13"/>
            <w:tcBorders>
              <w:top w:val="single" w:sz="6" w:space="0" w:color="auto"/>
              <w:bottom w:val="single" w:sz="6" w:space="0" w:color="auto"/>
              <w:right w:val="single" w:sz="4" w:space="0" w:color="auto"/>
            </w:tcBorders>
          </w:tcPr>
          <w:p w14:paraId="54054CF9" w14:textId="04731C0B" w:rsidR="006F58ED" w:rsidRPr="008528CE" w:rsidRDefault="00262008" w:rsidP="008528CE">
            <w:pPr>
              <w:keepNext/>
              <w:jc w:val="center"/>
              <w:rPr>
                <w:rFonts w:ascii="Calibri" w:hAnsi="Calibri"/>
                <w:sz w:val="18"/>
                <w:szCs w:val="18"/>
              </w:rPr>
            </w:pPr>
            <w:r w:rsidRPr="008528CE">
              <w:rPr>
                <w:rFonts w:ascii="Calibri" w:hAnsi="Calibri"/>
                <w:sz w:val="18"/>
                <w:szCs w:val="18"/>
              </w:rPr>
              <w:t>&lt;&lt;</w:t>
            </w:r>
            <w:r w:rsidR="006F58ED" w:rsidRPr="008528CE">
              <w:rPr>
                <w:rFonts w:ascii="Calibri" w:hAnsi="Calibri"/>
                <w:sz w:val="18"/>
                <w:szCs w:val="18"/>
              </w:rPr>
              <w:t>If I21 equals NA then value equals NA;</w:t>
            </w:r>
          </w:p>
          <w:p w14:paraId="15480C80" w14:textId="408BD58D" w:rsidR="00262008" w:rsidRPr="008528CE" w:rsidRDefault="00262008" w:rsidP="008528CE">
            <w:pPr>
              <w:keepNext/>
              <w:jc w:val="center"/>
              <w:rPr>
                <w:rFonts w:ascii="Calibri" w:hAnsi="Calibri"/>
                <w:sz w:val="18"/>
                <w:szCs w:val="18"/>
              </w:rPr>
            </w:pPr>
            <w:r w:rsidRPr="008528CE">
              <w:rPr>
                <w:rFonts w:ascii="Calibri" w:hAnsi="Calibri"/>
                <w:sz w:val="18"/>
                <w:szCs w:val="18"/>
              </w:rPr>
              <w:t>If I2</w:t>
            </w:r>
            <w:r w:rsidR="006F58ED" w:rsidRPr="008528CE">
              <w:rPr>
                <w:rFonts w:ascii="Calibri" w:hAnsi="Calibri"/>
                <w:sz w:val="18"/>
                <w:szCs w:val="18"/>
              </w:rPr>
              <w:t>1</w:t>
            </w:r>
            <w:r w:rsidRPr="008528CE">
              <w:rPr>
                <w:rFonts w:ascii="Calibri" w:hAnsi="Calibri"/>
                <w:sz w:val="18"/>
                <w:szCs w:val="18"/>
              </w:rPr>
              <w:t xml:space="preserve"> is equal to or less than I2</w:t>
            </w:r>
            <w:r w:rsidR="006F58ED" w:rsidRPr="008528CE">
              <w:rPr>
                <w:rFonts w:ascii="Calibri" w:hAnsi="Calibri"/>
                <w:sz w:val="18"/>
                <w:szCs w:val="18"/>
              </w:rPr>
              <w:t>2</w:t>
            </w:r>
            <w:r w:rsidRPr="008528CE">
              <w:rPr>
                <w:rFonts w:ascii="Calibri" w:hAnsi="Calibri"/>
                <w:sz w:val="18"/>
                <w:szCs w:val="18"/>
              </w:rPr>
              <w:t xml:space="preserve"> then report: Design Complies with the Maximum Allowed Fenestration U-value</w:t>
            </w:r>
            <w:r w:rsidR="008B1C1C" w:rsidRPr="008528CE">
              <w:rPr>
                <w:rFonts w:ascii="Calibri" w:hAnsi="Calibri"/>
                <w:sz w:val="18"/>
                <w:szCs w:val="18"/>
              </w:rPr>
              <w:t>;</w:t>
            </w:r>
          </w:p>
          <w:p w14:paraId="15480C82"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Else report: Fenestration U-value Exceeds Allowable, </w:t>
            </w:r>
            <w:r w:rsidRPr="008528CE">
              <w:rPr>
                <w:rFonts w:ascii="Calibri" w:hAnsi="Calibri"/>
                <w:b/>
                <w:sz w:val="18"/>
                <w:szCs w:val="18"/>
              </w:rPr>
              <w:t>Do Not Proceed&gt;&gt;</w:t>
            </w:r>
          </w:p>
        </w:tc>
      </w:tr>
      <w:tr w:rsidR="00262008" w:rsidRPr="008528CE" w14:paraId="15480C89"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84" w14:textId="15FC0B39"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24</w:t>
            </w:r>
          </w:p>
        </w:tc>
        <w:tc>
          <w:tcPr>
            <w:tcW w:w="11679" w:type="dxa"/>
            <w:gridSpan w:val="13"/>
            <w:tcBorders>
              <w:top w:val="single" w:sz="6" w:space="0" w:color="auto"/>
              <w:bottom w:val="single" w:sz="6" w:space="0" w:color="auto"/>
            </w:tcBorders>
            <w:vAlign w:val="center"/>
          </w:tcPr>
          <w:p w14:paraId="15480C85" w14:textId="25DC9CFD" w:rsidR="00262008" w:rsidRPr="008528CE" w:rsidRDefault="00262008" w:rsidP="008528CE">
            <w:pPr>
              <w:keepNext/>
              <w:rPr>
                <w:rFonts w:ascii="Calibri" w:hAnsi="Calibri"/>
                <w:sz w:val="18"/>
                <w:szCs w:val="18"/>
              </w:rPr>
            </w:pPr>
            <w:r w:rsidRPr="008528CE">
              <w:rPr>
                <w:rFonts w:ascii="Calibri" w:hAnsi="Calibri"/>
                <w:sz w:val="18"/>
                <w:szCs w:val="18"/>
              </w:rPr>
              <w:t>Proposed Fenestration SHGC (Windows)</w:t>
            </w:r>
          </w:p>
        </w:tc>
        <w:tc>
          <w:tcPr>
            <w:tcW w:w="2039" w:type="dxa"/>
            <w:gridSpan w:val="2"/>
            <w:tcBorders>
              <w:top w:val="single" w:sz="6" w:space="0" w:color="auto"/>
              <w:bottom w:val="single" w:sz="6" w:space="0" w:color="auto"/>
              <w:right w:val="single" w:sz="4" w:space="0" w:color="auto"/>
            </w:tcBorders>
            <w:vAlign w:val="bottom"/>
          </w:tcPr>
          <w:p w14:paraId="0C082F1B" w14:textId="08BF96EB" w:rsidR="006F58ED" w:rsidRPr="008528CE" w:rsidRDefault="00262008" w:rsidP="008528CE">
            <w:pPr>
              <w:keepNext/>
              <w:jc w:val="center"/>
              <w:rPr>
                <w:rFonts w:ascii="Calibri" w:hAnsi="Calibri"/>
                <w:sz w:val="18"/>
                <w:szCs w:val="18"/>
              </w:rPr>
            </w:pPr>
            <w:r w:rsidRPr="008528CE">
              <w:rPr>
                <w:rFonts w:ascii="Calibri" w:hAnsi="Calibri"/>
                <w:sz w:val="18"/>
                <w:szCs w:val="18"/>
              </w:rPr>
              <w:t xml:space="preserve">&lt;&lt;If </w:t>
            </w:r>
            <w:r w:rsidR="006F58ED" w:rsidRPr="008528CE">
              <w:rPr>
                <w:rFonts w:ascii="Calibri" w:hAnsi="Calibri"/>
                <w:sz w:val="18"/>
                <w:szCs w:val="18"/>
              </w:rPr>
              <w:t>I02 contains fixed or operable window and if all associated values listed in column I11 or I14 are less than or equal to 0.2</w:t>
            </w:r>
            <w:r w:rsidR="00BC686F" w:rsidRPr="008528CE">
              <w:rPr>
                <w:rFonts w:ascii="Calibri" w:hAnsi="Calibri"/>
                <w:sz w:val="18"/>
                <w:szCs w:val="18"/>
              </w:rPr>
              <w:t>3</w:t>
            </w:r>
            <w:r w:rsidR="006F58ED" w:rsidRPr="008528CE">
              <w:rPr>
                <w:rFonts w:ascii="Calibri" w:hAnsi="Calibri"/>
                <w:sz w:val="18"/>
                <w:szCs w:val="18"/>
              </w:rPr>
              <w:t xml:space="preserve"> then report the single largest value from the two lists;</w:t>
            </w:r>
          </w:p>
          <w:p w14:paraId="7BC67F41" w14:textId="77777777" w:rsidR="006F58ED" w:rsidRPr="008528CE" w:rsidRDefault="006F58ED" w:rsidP="008528CE">
            <w:pPr>
              <w:keepNext/>
              <w:jc w:val="center"/>
              <w:rPr>
                <w:rFonts w:ascii="Calibri" w:hAnsi="Calibri"/>
                <w:sz w:val="18"/>
                <w:szCs w:val="18"/>
              </w:rPr>
            </w:pPr>
          </w:p>
          <w:p w14:paraId="15480C86" w14:textId="36657775" w:rsidR="00262008" w:rsidRPr="008528CE" w:rsidRDefault="006F58ED" w:rsidP="008528CE">
            <w:pPr>
              <w:keepNext/>
              <w:jc w:val="center"/>
              <w:rPr>
                <w:rFonts w:ascii="Calibri" w:hAnsi="Calibri"/>
                <w:sz w:val="18"/>
                <w:szCs w:val="18"/>
              </w:rPr>
            </w:pPr>
            <w:r w:rsidRPr="008528CE">
              <w:rPr>
                <w:rFonts w:ascii="Calibri" w:hAnsi="Calibri"/>
                <w:sz w:val="18"/>
                <w:szCs w:val="18"/>
              </w:rPr>
              <w:t>If I02 does not contain fixed or operable window then value equals NA</w:t>
            </w:r>
            <w:r w:rsidR="00262008" w:rsidRPr="008528CE">
              <w:rPr>
                <w:rFonts w:ascii="Calibri" w:hAnsi="Calibri"/>
                <w:sz w:val="18"/>
                <w:szCs w:val="18"/>
              </w:rPr>
              <w:t>;</w:t>
            </w:r>
          </w:p>
          <w:p w14:paraId="15480C87" w14:textId="6DA49506" w:rsidR="00262008" w:rsidRPr="008528CE" w:rsidRDefault="00262008" w:rsidP="008528CE">
            <w:pPr>
              <w:keepNext/>
              <w:jc w:val="center"/>
              <w:rPr>
                <w:rFonts w:ascii="Calibri" w:hAnsi="Calibri"/>
                <w:sz w:val="18"/>
                <w:szCs w:val="18"/>
              </w:rPr>
            </w:pPr>
          </w:p>
          <w:p w14:paraId="15480C88" w14:textId="5DF5F8FF" w:rsidR="00262008" w:rsidRPr="008528CE" w:rsidRDefault="00262008" w:rsidP="008528CE">
            <w:pPr>
              <w:keepNext/>
              <w:jc w:val="center"/>
              <w:rPr>
                <w:rFonts w:ascii="Calibri" w:hAnsi="Calibri"/>
                <w:sz w:val="18"/>
                <w:szCs w:val="18"/>
              </w:rPr>
            </w:pPr>
            <w:r w:rsidRPr="008528CE">
              <w:rPr>
                <w:rFonts w:ascii="Calibri" w:hAnsi="Calibri"/>
                <w:sz w:val="18"/>
                <w:szCs w:val="18"/>
              </w:rPr>
              <w:t>Else enter the weighted average value from the CF1R-ENV-02&gt;&gt;</w:t>
            </w:r>
          </w:p>
        </w:tc>
      </w:tr>
      <w:tr w:rsidR="00262008" w:rsidRPr="008528CE" w14:paraId="15480C8D"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8A" w14:textId="4131F606"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25</w:t>
            </w:r>
          </w:p>
        </w:tc>
        <w:tc>
          <w:tcPr>
            <w:tcW w:w="11679" w:type="dxa"/>
            <w:gridSpan w:val="13"/>
            <w:tcBorders>
              <w:top w:val="single" w:sz="6" w:space="0" w:color="auto"/>
              <w:bottom w:val="single" w:sz="6" w:space="0" w:color="auto"/>
            </w:tcBorders>
            <w:vAlign w:val="center"/>
          </w:tcPr>
          <w:p w14:paraId="15480C8B" w14:textId="1B7F6DCE" w:rsidR="00262008" w:rsidRPr="008528CE" w:rsidRDefault="00262008" w:rsidP="008528CE">
            <w:pPr>
              <w:keepNext/>
              <w:rPr>
                <w:rFonts w:ascii="Calibri" w:hAnsi="Calibri"/>
                <w:sz w:val="18"/>
                <w:szCs w:val="18"/>
              </w:rPr>
            </w:pPr>
            <w:r w:rsidRPr="008528CE">
              <w:rPr>
                <w:rFonts w:ascii="Calibri" w:hAnsi="Calibri"/>
                <w:sz w:val="18"/>
                <w:szCs w:val="18"/>
              </w:rPr>
              <w:t>Required Fenestration SHGC (Windows)</w:t>
            </w:r>
          </w:p>
        </w:tc>
        <w:tc>
          <w:tcPr>
            <w:tcW w:w="2039" w:type="dxa"/>
            <w:gridSpan w:val="2"/>
            <w:tcBorders>
              <w:top w:val="single" w:sz="6" w:space="0" w:color="auto"/>
              <w:bottom w:val="single" w:sz="6" w:space="0" w:color="auto"/>
              <w:right w:val="single" w:sz="4" w:space="0" w:color="auto"/>
            </w:tcBorders>
            <w:vAlign w:val="bottom"/>
          </w:tcPr>
          <w:p w14:paraId="15480C8C" w14:textId="34B81A50" w:rsidR="00262008" w:rsidRPr="008528CE" w:rsidRDefault="00262008" w:rsidP="008528CE">
            <w:pPr>
              <w:keepNext/>
              <w:jc w:val="center"/>
              <w:rPr>
                <w:rFonts w:ascii="Calibri" w:hAnsi="Calibri"/>
                <w:sz w:val="18"/>
                <w:szCs w:val="18"/>
              </w:rPr>
            </w:pPr>
            <w:r w:rsidRPr="008528CE">
              <w:rPr>
                <w:rFonts w:ascii="Calibri" w:hAnsi="Calibri"/>
                <w:sz w:val="18"/>
                <w:szCs w:val="18"/>
              </w:rPr>
              <w:t>&lt;&lt;Report Value from H08&gt;&gt;</w:t>
            </w:r>
          </w:p>
        </w:tc>
      </w:tr>
      <w:tr w:rsidR="00262008" w:rsidRPr="008528CE" w14:paraId="15480C93" w14:textId="77777777" w:rsidTr="00693967">
        <w:trPr>
          <w:cantSplit/>
          <w:trHeight w:val="143"/>
        </w:trPr>
        <w:tc>
          <w:tcPr>
            <w:tcW w:w="643" w:type="dxa"/>
            <w:tcBorders>
              <w:top w:val="single" w:sz="6" w:space="0" w:color="auto"/>
              <w:left w:val="single" w:sz="4" w:space="0" w:color="auto"/>
              <w:bottom w:val="single" w:sz="6" w:space="0" w:color="auto"/>
            </w:tcBorders>
            <w:vAlign w:val="center"/>
          </w:tcPr>
          <w:p w14:paraId="15480C8E" w14:textId="15D62DEE"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26</w:t>
            </w:r>
          </w:p>
        </w:tc>
        <w:tc>
          <w:tcPr>
            <w:tcW w:w="2772" w:type="dxa"/>
            <w:gridSpan w:val="2"/>
            <w:tcBorders>
              <w:top w:val="single" w:sz="6" w:space="0" w:color="auto"/>
              <w:bottom w:val="single" w:sz="6" w:space="0" w:color="auto"/>
            </w:tcBorders>
            <w:vAlign w:val="center"/>
          </w:tcPr>
          <w:p w14:paraId="15480C8F" w14:textId="77777777" w:rsidR="00262008" w:rsidRPr="008528CE" w:rsidRDefault="00262008" w:rsidP="008528CE">
            <w:pPr>
              <w:keepNext/>
              <w:rPr>
                <w:rFonts w:ascii="Calibri" w:hAnsi="Calibri"/>
                <w:sz w:val="18"/>
                <w:szCs w:val="18"/>
              </w:rPr>
            </w:pPr>
            <w:r w:rsidRPr="008528CE">
              <w:rPr>
                <w:rFonts w:ascii="Calibri" w:hAnsi="Calibri"/>
                <w:sz w:val="18"/>
                <w:szCs w:val="18"/>
              </w:rPr>
              <w:t>Compliance Statement</w:t>
            </w:r>
          </w:p>
        </w:tc>
        <w:tc>
          <w:tcPr>
            <w:tcW w:w="10946" w:type="dxa"/>
            <w:gridSpan w:val="13"/>
            <w:tcBorders>
              <w:top w:val="single" w:sz="6" w:space="0" w:color="auto"/>
              <w:bottom w:val="single" w:sz="6" w:space="0" w:color="auto"/>
              <w:right w:val="single" w:sz="4" w:space="0" w:color="auto"/>
            </w:tcBorders>
          </w:tcPr>
          <w:p w14:paraId="0A855C12" w14:textId="13624107" w:rsidR="006F58ED" w:rsidRPr="008528CE" w:rsidRDefault="00262008" w:rsidP="008528CE">
            <w:pPr>
              <w:keepNext/>
              <w:jc w:val="center"/>
              <w:rPr>
                <w:rFonts w:ascii="Calibri" w:hAnsi="Calibri"/>
                <w:sz w:val="18"/>
                <w:szCs w:val="18"/>
              </w:rPr>
            </w:pPr>
            <w:r w:rsidRPr="008528CE">
              <w:rPr>
                <w:rFonts w:ascii="Calibri" w:hAnsi="Calibri"/>
                <w:sz w:val="18"/>
                <w:szCs w:val="18"/>
              </w:rPr>
              <w:t>&lt;&lt;</w:t>
            </w:r>
            <w:r w:rsidR="006F58ED" w:rsidRPr="008528CE">
              <w:rPr>
                <w:rFonts w:ascii="Calibri" w:hAnsi="Calibri"/>
                <w:sz w:val="18"/>
                <w:szCs w:val="18"/>
              </w:rPr>
              <w:t>If I24 equals NA then value equals NA;</w:t>
            </w:r>
          </w:p>
          <w:p w14:paraId="15480C90" w14:textId="69024D0E" w:rsidR="00262008" w:rsidRPr="008528CE" w:rsidRDefault="00262008" w:rsidP="008528CE">
            <w:pPr>
              <w:keepNext/>
              <w:jc w:val="center"/>
              <w:rPr>
                <w:rFonts w:ascii="Calibri" w:hAnsi="Calibri"/>
                <w:sz w:val="18"/>
                <w:szCs w:val="18"/>
              </w:rPr>
            </w:pPr>
            <w:r w:rsidRPr="008528CE">
              <w:rPr>
                <w:rFonts w:ascii="Calibri" w:hAnsi="Calibri"/>
                <w:sz w:val="18"/>
                <w:szCs w:val="18"/>
              </w:rPr>
              <w:t>If I2</w:t>
            </w:r>
            <w:r w:rsidR="006F58ED" w:rsidRPr="008528CE">
              <w:rPr>
                <w:rFonts w:ascii="Calibri" w:hAnsi="Calibri"/>
                <w:sz w:val="18"/>
                <w:szCs w:val="18"/>
              </w:rPr>
              <w:t>4</w:t>
            </w:r>
            <w:r w:rsidRPr="008528CE">
              <w:rPr>
                <w:rFonts w:ascii="Calibri" w:hAnsi="Calibri"/>
                <w:sz w:val="18"/>
                <w:szCs w:val="18"/>
              </w:rPr>
              <w:t xml:space="preserve"> is equal to or less than I2</w:t>
            </w:r>
            <w:r w:rsidR="006F58ED" w:rsidRPr="008528CE">
              <w:rPr>
                <w:rFonts w:ascii="Calibri" w:hAnsi="Calibri"/>
                <w:sz w:val="18"/>
                <w:szCs w:val="18"/>
              </w:rPr>
              <w:t>5,</w:t>
            </w:r>
            <w:r w:rsidRPr="008528CE">
              <w:rPr>
                <w:rFonts w:ascii="Calibri" w:hAnsi="Calibri"/>
                <w:sz w:val="18"/>
                <w:szCs w:val="18"/>
              </w:rPr>
              <w:t xml:space="preserve"> or I2</w:t>
            </w:r>
            <w:r w:rsidR="006F58ED" w:rsidRPr="008528CE">
              <w:rPr>
                <w:rFonts w:ascii="Calibri" w:hAnsi="Calibri"/>
                <w:sz w:val="18"/>
                <w:szCs w:val="18"/>
              </w:rPr>
              <w:t>5</w:t>
            </w:r>
            <w:r w:rsidRPr="008528CE">
              <w:rPr>
                <w:rFonts w:ascii="Calibri" w:hAnsi="Calibri"/>
                <w:sz w:val="18"/>
                <w:szCs w:val="18"/>
              </w:rPr>
              <w:t xml:space="preserve"> equals N/A</w:t>
            </w:r>
            <w:r w:rsidR="006F58ED" w:rsidRPr="008528CE">
              <w:rPr>
                <w:rFonts w:ascii="Calibri" w:hAnsi="Calibri"/>
                <w:sz w:val="18"/>
                <w:szCs w:val="18"/>
              </w:rPr>
              <w:t>,</w:t>
            </w:r>
            <w:r w:rsidRPr="008528CE">
              <w:rPr>
                <w:rFonts w:ascii="Calibri" w:hAnsi="Calibri"/>
                <w:sz w:val="18"/>
                <w:szCs w:val="18"/>
              </w:rPr>
              <w:t xml:space="preserve"> then report: Design Complies with the Maximum Allowed Fenestration SHGC</w:t>
            </w:r>
            <w:r w:rsidR="008B1C1C" w:rsidRPr="008528CE">
              <w:rPr>
                <w:rFonts w:ascii="Calibri" w:hAnsi="Calibri"/>
                <w:sz w:val="18"/>
                <w:szCs w:val="18"/>
              </w:rPr>
              <w:t>;</w:t>
            </w:r>
          </w:p>
          <w:p w14:paraId="15480C92"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Else report: Fenestration SHGC Exceeds Allowable, </w:t>
            </w:r>
            <w:r w:rsidRPr="008528CE">
              <w:rPr>
                <w:rFonts w:ascii="Calibri" w:hAnsi="Calibri"/>
                <w:b/>
                <w:sz w:val="18"/>
                <w:szCs w:val="18"/>
              </w:rPr>
              <w:t>Do Not Proceed&gt;&gt;</w:t>
            </w:r>
          </w:p>
        </w:tc>
      </w:tr>
      <w:tr w:rsidR="00262008" w:rsidRPr="008528CE" w14:paraId="43D21458" w14:textId="77777777" w:rsidTr="00693967">
        <w:trPr>
          <w:cantSplit/>
          <w:trHeight w:val="143"/>
        </w:trPr>
        <w:tc>
          <w:tcPr>
            <w:tcW w:w="643" w:type="dxa"/>
            <w:tcBorders>
              <w:top w:val="single" w:sz="6" w:space="0" w:color="auto"/>
              <w:left w:val="single" w:sz="4" w:space="0" w:color="auto"/>
              <w:bottom w:val="single" w:sz="6" w:space="0" w:color="auto"/>
              <w:right w:val="single" w:sz="6" w:space="0" w:color="auto"/>
            </w:tcBorders>
            <w:vAlign w:val="center"/>
          </w:tcPr>
          <w:p w14:paraId="65F02BE3" w14:textId="6D636E66"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27</w:t>
            </w:r>
          </w:p>
        </w:tc>
        <w:tc>
          <w:tcPr>
            <w:tcW w:w="11679" w:type="dxa"/>
            <w:gridSpan w:val="13"/>
            <w:tcBorders>
              <w:top w:val="single" w:sz="6" w:space="0" w:color="auto"/>
              <w:left w:val="single" w:sz="6" w:space="0" w:color="auto"/>
              <w:bottom w:val="single" w:sz="6" w:space="0" w:color="auto"/>
              <w:right w:val="single" w:sz="6" w:space="0" w:color="auto"/>
            </w:tcBorders>
            <w:vAlign w:val="center"/>
          </w:tcPr>
          <w:p w14:paraId="49D091DF" w14:textId="02A42DCA" w:rsidR="00262008" w:rsidRPr="008528CE" w:rsidRDefault="00262008" w:rsidP="008528CE">
            <w:pPr>
              <w:keepNext/>
              <w:rPr>
                <w:rFonts w:ascii="Calibri" w:hAnsi="Calibri"/>
                <w:sz w:val="18"/>
                <w:szCs w:val="18"/>
              </w:rPr>
            </w:pPr>
            <w:r w:rsidRPr="008528CE">
              <w:rPr>
                <w:rFonts w:ascii="Calibri" w:hAnsi="Calibri"/>
                <w:sz w:val="18"/>
                <w:szCs w:val="18"/>
              </w:rPr>
              <w:t>Proposed Fenestration U-factor (Skylights)</w:t>
            </w:r>
          </w:p>
        </w:tc>
        <w:tc>
          <w:tcPr>
            <w:tcW w:w="2039" w:type="dxa"/>
            <w:gridSpan w:val="2"/>
            <w:tcBorders>
              <w:top w:val="single" w:sz="6" w:space="0" w:color="auto"/>
              <w:left w:val="single" w:sz="6" w:space="0" w:color="auto"/>
              <w:bottom w:val="single" w:sz="6" w:space="0" w:color="auto"/>
              <w:right w:val="single" w:sz="4" w:space="0" w:color="auto"/>
            </w:tcBorders>
          </w:tcPr>
          <w:p w14:paraId="6178F78B" w14:textId="7F2400D0"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&lt;&lt;If </w:t>
            </w:r>
            <w:r w:rsidR="006F58ED" w:rsidRPr="008528CE">
              <w:rPr>
                <w:rFonts w:ascii="Calibri" w:hAnsi="Calibri"/>
                <w:sz w:val="18"/>
                <w:szCs w:val="18"/>
              </w:rPr>
              <w:t>I02 contains skylights then enter the largest value from I09</w:t>
            </w:r>
            <w:r w:rsidRPr="008528CE">
              <w:rPr>
                <w:rFonts w:ascii="Calibri" w:hAnsi="Calibri"/>
                <w:sz w:val="18"/>
                <w:szCs w:val="18"/>
              </w:rPr>
              <w:t>;</w:t>
            </w:r>
          </w:p>
          <w:p w14:paraId="23401E6E" w14:textId="77777777" w:rsidR="006F58ED" w:rsidRPr="008528CE" w:rsidRDefault="006F58ED" w:rsidP="008528CE">
            <w:pPr>
              <w:keepNext/>
              <w:jc w:val="center"/>
              <w:rPr>
                <w:rFonts w:ascii="Calibri" w:hAnsi="Calibri"/>
                <w:sz w:val="18"/>
                <w:szCs w:val="18"/>
              </w:rPr>
            </w:pPr>
          </w:p>
          <w:p w14:paraId="18E5D2BB" w14:textId="67E94178" w:rsidR="00262008" w:rsidRPr="008528CE" w:rsidRDefault="006F58ED" w:rsidP="008528CE">
            <w:pPr>
              <w:keepNext/>
              <w:jc w:val="center"/>
              <w:rPr>
                <w:rFonts w:ascii="Calibri" w:hAnsi="Calibri"/>
                <w:sz w:val="18"/>
                <w:szCs w:val="18"/>
              </w:rPr>
            </w:pPr>
            <w:r w:rsidRPr="008528CE">
              <w:rPr>
                <w:rFonts w:ascii="Calibri" w:hAnsi="Calibri"/>
                <w:sz w:val="18"/>
                <w:szCs w:val="18"/>
              </w:rPr>
              <w:t>If I02 does not contain skylights then value equals NA</w:t>
            </w:r>
            <w:r w:rsidR="00262008" w:rsidRPr="008528CE">
              <w:rPr>
                <w:rFonts w:ascii="Calibri" w:hAnsi="Calibri"/>
                <w:sz w:val="18"/>
                <w:szCs w:val="18"/>
              </w:rPr>
              <w:t>&gt;&gt;</w:t>
            </w:r>
          </w:p>
        </w:tc>
      </w:tr>
      <w:tr w:rsidR="00262008" w:rsidRPr="008528CE" w14:paraId="51C957AF" w14:textId="77777777" w:rsidTr="00693967">
        <w:trPr>
          <w:cantSplit/>
          <w:trHeight w:val="143"/>
        </w:trPr>
        <w:tc>
          <w:tcPr>
            <w:tcW w:w="643" w:type="dxa"/>
            <w:tcBorders>
              <w:top w:val="single" w:sz="6" w:space="0" w:color="auto"/>
              <w:left w:val="single" w:sz="4" w:space="0" w:color="auto"/>
              <w:bottom w:val="single" w:sz="6" w:space="0" w:color="auto"/>
              <w:right w:val="single" w:sz="6" w:space="0" w:color="auto"/>
            </w:tcBorders>
            <w:vAlign w:val="center"/>
          </w:tcPr>
          <w:p w14:paraId="6D634796" w14:textId="6387DE8B"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28</w:t>
            </w:r>
          </w:p>
        </w:tc>
        <w:tc>
          <w:tcPr>
            <w:tcW w:w="11679" w:type="dxa"/>
            <w:gridSpan w:val="13"/>
            <w:tcBorders>
              <w:top w:val="single" w:sz="6" w:space="0" w:color="auto"/>
              <w:left w:val="single" w:sz="6" w:space="0" w:color="auto"/>
              <w:bottom w:val="single" w:sz="6" w:space="0" w:color="auto"/>
              <w:right w:val="single" w:sz="6" w:space="0" w:color="auto"/>
            </w:tcBorders>
            <w:vAlign w:val="center"/>
          </w:tcPr>
          <w:p w14:paraId="14BE3A9C" w14:textId="6F7D4977" w:rsidR="00262008" w:rsidRPr="008528CE" w:rsidRDefault="00262008" w:rsidP="008528CE">
            <w:pPr>
              <w:keepNext/>
              <w:rPr>
                <w:rFonts w:ascii="Calibri" w:hAnsi="Calibri"/>
                <w:sz w:val="18"/>
                <w:szCs w:val="18"/>
              </w:rPr>
            </w:pPr>
            <w:r w:rsidRPr="008528CE">
              <w:rPr>
                <w:rFonts w:ascii="Calibri" w:hAnsi="Calibri"/>
                <w:sz w:val="18"/>
                <w:szCs w:val="18"/>
              </w:rPr>
              <w:t>Required Fenestration U-factor (Skylights)</w:t>
            </w:r>
          </w:p>
        </w:tc>
        <w:tc>
          <w:tcPr>
            <w:tcW w:w="2039" w:type="dxa"/>
            <w:gridSpan w:val="2"/>
            <w:tcBorders>
              <w:top w:val="single" w:sz="6" w:space="0" w:color="auto"/>
              <w:left w:val="single" w:sz="6" w:space="0" w:color="auto"/>
              <w:bottom w:val="single" w:sz="6" w:space="0" w:color="auto"/>
              <w:right w:val="single" w:sz="4" w:space="0" w:color="auto"/>
            </w:tcBorders>
          </w:tcPr>
          <w:p w14:paraId="60DB228D" w14:textId="6080E633" w:rsidR="00262008" w:rsidRPr="008528CE" w:rsidRDefault="00262008" w:rsidP="008528CE">
            <w:pPr>
              <w:keepNext/>
              <w:rPr>
                <w:rFonts w:ascii="Calibri" w:hAnsi="Calibri"/>
                <w:sz w:val="18"/>
                <w:szCs w:val="18"/>
              </w:rPr>
            </w:pPr>
            <w:r w:rsidRPr="008528CE">
              <w:rPr>
                <w:rFonts w:ascii="Calibri" w:hAnsi="Calibri"/>
                <w:sz w:val="18"/>
                <w:szCs w:val="18"/>
              </w:rPr>
              <w:t>&lt;&lt; Report Value from H07&gt;&gt;</w:t>
            </w:r>
          </w:p>
        </w:tc>
      </w:tr>
      <w:tr w:rsidR="00262008" w:rsidRPr="008528CE" w14:paraId="02BF9C4B" w14:textId="77777777" w:rsidTr="00693967">
        <w:trPr>
          <w:cantSplit/>
          <w:trHeight w:val="143"/>
        </w:trPr>
        <w:tc>
          <w:tcPr>
            <w:tcW w:w="643" w:type="dxa"/>
            <w:tcBorders>
              <w:top w:val="single" w:sz="6" w:space="0" w:color="auto"/>
              <w:left w:val="single" w:sz="4" w:space="0" w:color="auto"/>
              <w:bottom w:val="single" w:sz="6" w:space="0" w:color="auto"/>
              <w:right w:val="single" w:sz="6" w:space="0" w:color="auto"/>
            </w:tcBorders>
            <w:vAlign w:val="center"/>
          </w:tcPr>
          <w:p w14:paraId="3435B3F5" w14:textId="3D127AAF"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29</w:t>
            </w:r>
          </w:p>
        </w:tc>
        <w:tc>
          <w:tcPr>
            <w:tcW w:w="2772" w:type="dxa"/>
            <w:gridSpan w:val="2"/>
            <w:tcBorders>
              <w:top w:val="single" w:sz="6" w:space="0" w:color="auto"/>
              <w:left w:val="single" w:sz="6" w:space="0" w:color="auto"/>
              <w:bottom w:val="single" w:sz="6" w:space="0" w:color="auto"/>
              <w:right w:val="single" w:sz="6" w:space="0" w:color="auto"/>
            </w:tcBorders>
            <w:vAlign w:val="center"/>
          </w:tcPr>
          <w:p w14:paraId="0B45A09D" w14:textId="77777777" w:rsidR="00262008" w:rsidRPr="008528CE" w:rsidRDefault="00262008" w:rsidP="008528CE">
            <w:pPr>
              <w:keepNext/>
              <w:rPr>
                <w:rFonts w:ascii="Calibri" w:hAnsi="Calibri"/>
                <w:sz w:val="18"/>
                <w:szCs w:val="18"/>
              </w:rPr>
            </w:pPr>
            <w:r w:rsidRPr="008528CE">
              <w:rPr>
                <w:rFonts w:ascii="Calibri" w:hAnsi="Calibri"/>
                <w:sz w:val="18"/>
                <w:szCs w:val="18"/>
              </w:rPr>
              <w:t>Compliance Statement</w:t>
            </w:r>
          </w:p>
        </w:tc>
        <w:tc>
          <w:tcPr>
            <w:tcW w:w="10946" w:type="dxa"/>
            <w:gridSpan w:val="13"/>
            <w:tcBorders>
              <w:top w:val="single" w:sz="6" w:space="0" w:color="auto"/>
              <w:left w:val="single" w:sz="6" w:space="0" w:color="auto"/>
              <w:bottom w:val="single" w:sz="6" w:space="0" w:color="auto"/>
              <w:right w:val="single" w:sz="4" w:space="0" w:color="auto"/>
            </w:tcBorders>
          </w:tcPr>
          <w:p w14:paraId="1BE3C454" w14:textId="77777777" w:rsidR="00615B49" w:rsidRPr="008528CE" w:rsidRDefault="00615B49" w:rsidP="008528CE">
            <w:pPr>
              <w:keepNext/>
              <w:jc w:val="center"/>
              <w:rPr>
                <w:rFonts w:ascii="Calibri" w:hAnsi="Calibri"/>
                <w:sz w:val="18"/>
                <w:szCs w:val="18"/>
              </w:rPr>
            </w:pPr>
            <w:r w:rsidRPr="008528CE">
              <w:rPr>
                <w:rFonts w:ascii="Calibri" w:hAnsi="Calibri"/>
                <w:sz w:val="18"/>
                <w:szCs w:val="18"/>
              </w:rPr>
              <w:t>&lt;&lt;If I27 equals NA then value equals NA;</w:t>
            </w:r>
          </w:p>
          <w:p w14:paraId="092F5C03" w14:textId="24FCB54C" w:rsidR="00262008" w:rsidRPr="008528CE" w:rsidRDefault="00615B49" w:rsidP="008528CE">
            <w:pPr>
              <w:keepNext/>
              <w:jc w:val="center"/>
              <w:rPr>
                <w:rFonts w:ascii="Calibri" w:hAnsi="Calibri"/>
                <w:sz w:val="18"/>
                <w:szCs w:val="18"/>
              </w:rPr>
            </w:pPr>
            <w:r w:rsidRPr="008528CE">
              <w:rPr>
                <w:rFonts w:ascii="Calibri" w:hAnsi="Calibri"/>
                <w:sz w:val="18"/>
                <w:szCs w:val="18"/>
              </w:rPr>
              <w:t>If I27 is equal to or less than I2</w:t>
            </w:r>
            <w:r w:rsidR="00CF5BD4" w:rsidRPr="008528CE">
              <w:rPr>
                <w:rFonts w:ascii="Calibri" w:hAnsi="Calibri"/>
                <w:sz w:val="18"/>
                <w:szCs w:val="18"/>
              </w:rPr>
              <w:t>8</w:t>
            </w:r>
            <w:r w:rsidRPr="008528CE">
              <w:rPr>
                <w:rFonts w:ascii="Calibri" w:hAnsi="Calibri"/>
                <w:sz w:val="18"/>
                <w:szCs w:val="18"/>
              </w:rPr>
              <w:t xml:space="preserve"> </w:t>
            </w:r>
            <w:r w:rsidR="00262008" w:rsidRPr="008528CE">
              <w:rPr>
                <w:rFonts w:ascii="Calibri" w:hAnsi="Calibri"/>
                <w:sz w:val="18"/>
                <w:szCs w:val="18"/>
              </w:rPr>
              <w:t>then report: Design Complies with the Maximum Allowed Fenestration U-value</w:t>
            </w:r>
            <w:r w:rsidR="008B1C1C" w:rsidRPr="008528CE">
              <w:rPr>
                <w:rFonts w:ascii="Calibri" w:hAnsi="Calibri"/>
                <w:sz w:val="18"/>
                <w:szCs w:val="18"/>
              </w:rPr>
              <w:t>;</w:t>
            </w:r>
          </w:p>
          <w:p w14:paraId="36129A8B"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Else report: Fenestration U-value Exceeds Allowable, Do Not Proceed&gt;&gt;</w:t>
            </w:r>
          </w:p>
        </w:tc>
      </w:tr>
      <w:tr w:rsidR="00262008" w:rsidRPr="008528CE" w14:paraId="28A9C8DC" w14:textId="77777777" w:rsidTr="00693967">
        <w:trPr>
          <w:cantSplit/>
          <w:trHeight w:val="143"/>
        </w:trPr>
        <w:tc>
          <w:tcPr>
            <w:tcW w:w="643" w:type="dxa"/>
            <w:tcBorders>
              <w:top w:val="single" w:sz="6" w:space="0" w:color="auto"/>
              <w:left w:val="single" w:sz="4" w:space="0" w:color="auto"/>
              <w:bottom w:val="single" w:sz="6" w:space="0" w:color="auto"/>
              <w:right w:val="single" w:sz="6" w:space="0" w:color="auto"/>
            </w:tcBorders>
            <w:vAlign w:val="center"/>
          </w:tcPr>
          <w:p w14:paraId="0BDB9BE7" w14:textId="0BEF8F9A"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30</w:t>
            </w:r>
          </w:p>
        </w:tc>
        <w:tc>
          <w:tcPr>
            <w:tcW w:w="11679" w:type="dxa"/>
            <w:gridSpan w:val="13"/>
            <w:tcBorders>
              <w:top w:val="single" w:sz="6" w:space="0" w:color="auto"/>
              <w:left w:val="single" w:sz="6" w:space="0" w:color="auto"/>
              <w:bottom w:val="single" w:sz="6" w:space="0" w:color="auto"/>
              <w:right w:val="single" w:sz="6" w:space="0" w:color="auto"/>
            </w:tcBorders>
            <w:vAlign w:val="center"/>
          </w:tcPr>
          <w:p w14:paraId="02F8984F" w14:textId="34784515" w:rsidR="00262008" w:rsidRPr="008528CE" w:rsidRDefault="00262008" w:rsidP="008528CE">
            <w:pPr>
              <w:keepNext/>
              <w:rPr>
                <w:rFonts w:ascii="Calibri" w:hAnsi="Calibri"/>
                <w:sz w:val="18"/>
                <w:szCs w:val="18"/>
              </w:rPr>
            </w:pPr>
            <w:r w:rsidRPr="008528CE">
              <w:rPr>
                <w:rFonts w:ascii="Calibri" w:hAnsi="Calibri"/>
                <w:sz w:val="18"/>
                <w:szCs w:val="18"/>
              </w:rPr>
              <w:t>Proposed Fenestration SHGC (Skylights)</w:t>
            </w:r>
          </w:p>
        </w:tc>
        <w:tc>
          <w:tcPr>
            <w:tcW w:w="2039" w:type="dxa"/>
            <w:gridSpan w:val="2"/>
            <w:tcBorders>
              <w:top w:val="single" w:sz="6" w:space="0" w:color="auto"/>
              <w:left w:val="single" w:sz="6" w:space="0" w:color="auto"/>
              <w:bottom w:val="single" w:sz="6" w:space="0" w:color="auto"/>
              <w:right w:val="single" w:sz="4" w:space="0" w:color="auto"/>
            </w:tcBorders>
          </w:tcPr>
          <w:p w14:paraId="15F7B954" w14:textId="62C16B54" w:rsidR="00262008" w:rsidRPr="008528CE" w:rsidRDefault="00262008" w:rsidP="008528CE">
            <w:pPr>
              <w:keepNext/>
              <w:jc w:val="center"/>
              <w:rPr>
                <w:rFonts w:ascii="Calibri" w:hAnsi="Calibri"/>
                <w:sz w:val="18"/>
                <w:szCs w:val="18"/>
              </w:rPr>
            </w:pPr>
            <w:r w:rsidRPr="008528CE">
              <w:rPr>
                <w:rFonts w:ascii="Calibri" w:hAnsi="Calibri"/>
                <w:sz w:val="18"/>
                <w:szCs w:val="18"/>
              </w:rPr>
              <w:t xml:space="preserve">&lt;&lt;If </w:t>
            </w:r>
            <w:r w:rsidR="00615B49" w:rsidRPr="008528CE">
              <w:rPr>
                <w:rFonts w:ascii="Calibri" w:hAnsi="Calibri"/>
                <w:sz w:val="18"/>
                <w:szCs w:val="18"/>
              </w:rPr>
              <w:t>I02 contains skylight then enter the single largest associated value from columnsI11 or I14</w:t>
            </w:r>
            <w:r w:rsidRPr="008528CE">
              <w:rPr>
                <w:rFonts w:ascii="Calibri" w:hAnsi="Calibri"/>
                <w:sz w:val="18"/>
                <w:szCs w:val="18"/>
              </w:rPr>
              <w:t>;</w:t>
            </w:r>
          </w:p>
          <w:p w14:paraId="313F4E02" w14:textId="77777777" w:rsidR="00615B49" w:rsidRPr="008528CE" w:rsidRDefault="00615B49" w:rsidP="008528CE">
            <w:pPr>
              <w:keepNext/>
              <w:jc w:val="center"/>
              <w:rPr>
                <w:rFonts w:ascii="Calibri" w:hAnsi="Calibri"/>
                <w:sz w:val="18"/>
                <w:szCs w:val="18"/>
              </w:rPr>
            </w:pPr>
          </w:p>
          <w:p w14:paraId="5E0CB5DD" w14:textId="673D06CF" w:rsidR="00262008" w:rsidRPr="008528CE" w:rsidRDefault="00615B49" w:rsidP="008528CE">
            <w:pPr>
              <w:keepNext/>
              <w:jc w:val="center"/>
              <w:rPr>
                <w:rFonts w:ascii="Calibri" w:hAnsi="Calibri"/>
                <w:sz w:val="18"/>
                <w:szCs w:val="18"/>
              </w:rPr>
            </w:pPr>
            <w:r w:rsidRPr="008528CE">
              <w:rPr>
                <w:rFonts w:ascii="Calibri" w:hAnsi="Calibri"/>
                <w:sz w:val="18"/>
                <w:szCs w:val="18"/>
              </w:rPr>
              <w:t>If I02 does not contain skylight then value equals NA</w:t>
            </w:r>
            <w:r w:rsidR="00262008" w:rsidRPr="008528CE">
              <w:rPr>
                <w:rFonts w:ascii="Calibri" w:hAnsi="Calibri"/>
                <w:sz w:val="18"/>
                <w:szCs w:val="18"/>
              </w:rPr>
              <w:t>&gt;&gt;</w:t>
            </w:r>
          </w:p>
        </w:tc>
      </w:tr>
      <w:tr w:rsidR="00262008" w:rsidRPr="008528CE" w14:paraId="4050FD50" w14:textId="77777777" w:rsidTr="00693967">
        <w:trPr>
          <w:cantSplit/>
          <w:trHeight w:val="143"/>
        </w:trPr>
        <w:tc>
          <w:tcPr>
            <w:tcW w:w="643" w:type="dxa"/>
            <w:tcBorders>
              <w:top w:val="single" w:sz="6" w:space="0" w:color="auto"/>
              <w:left w:val="single" w:sz="4" w:space="0" w:color="auto"/>
              <w:bottom w:val="single" w:sz="6" w:space="0" w:color="auto"/>
              <w:right w:val="single" w:sz="6" w:space="0" w:color="auto"/>
            </w:tcBorders>
            <w:vAlign w:val="center"/>
          </w:tcPr>
          <w:p w14:paraId="148B7724" w14:textId="713AEC85"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31</w:t>
            </w:r>
          </w:p>
        </w:tc>
        <w:tc>
          <w:tcPr>
            <w:tcW w:w="11679" w:type="dxa"/>
            <w:gridSpan w:val="13"/>
            <w:tcBorders>
              <w:top w:val="single" w:sz="6" w:space="0" w:color="auto"/>
              <w:left w:val="single" w:sz="6" w:space="0" w:color="auto"/>
              <w:bottom w:val="single" w:sz="6" w:space="0" w:color="auto"/>
              <w:right w:val="single" w:sz="6" w:space="0" w:color="auto"/>
            </w:tcBorders>
            <w:vAlign w:val="center"/>
          </w:tcPr>
          <w:p w14:paraId="4566640A" w14:textId="04FF01C9" w:rsidR="00262008" w:rsidRPr="008528CE" w:rsidRDefault="00262008" w:rsidP="008528CE">
            <w:pPr>
              <w:keepNext/>
              <w:rPr>
                <w:rFonts w:ascii="Calibri" w:hAnsi="Calibri"/>
                <w:sz w:val="18"/>
                <w:szCs w:val="18"/>
              </w:rPr>
            </w:pPr>
            <w:r w:rsidRPr="008528CE">
              <w:rPr>
                <w:rFonts w:ascii="Calibri" w:hAnsi="Calibri"/>
                <w:sz w:val="18"/>
                <w:szCs w:val="18"/>
              </w:rPr>
              <w:t>Required Fenestration SHGC (Skylights)</w:t>
            </w:r>
          </w:p>
        </w:tc>
        <w:tc>
          <w:tcPr>
            <w:tcW w:w="2039" w:type="dxa"/>
            <w:gridSpan w:val="2"/>
            <w:tcBorders>
              <w:top w:val="single" w:sz="6" w:space="0" w:color="auto"/>
              <w:left w:val="single" w:sz="6" w:space="0" w:color="auto"/>
              <w:bottom w:val="single" w:sz="6" w:space="0" w:color="auto"/>
              <w:right w:val="single" w:sz="4" w:space="0" w:color="auto"/>
            </w:tcBorders>
          </w:tcPr>
          <w:p w14:paraId="0418A3CF" w14:textId="08DB1A71" w:rsidR="00262008" w:rsidRPr="008528CE" w:rsidRDefault="00262008" w:rsidP="008528CE">
            <w:pPr>
              <w:keepNext/>
              <w:rPr>
                <w:rFonts w:ascii="Calibri" w:hAnsi="Calibri"/>
                <w:sz w:val="18"/>
                <w:szCs w:val="18"/>
              </w:rPr>
            </w:pPr>
            <w:r w:rsidRPr="008528CE">
              <w:rPr>
                <w:rFonts w:ascii="Calibri" w:hAnsi="Calibri"/>
                <w:sz w:val="18"/>
                <w:szCs w:val="18"/>
              </w:rPr>
              <w:t>&lt;&lt;Report Value from H09&gt;&gt;</w:t>
            </w:r>
          </w:p>
        </w:tc>
      </w:tr>
      <w:tr w:rsidR="00262008" w:rsidRPr="008528CE" w14:paraId="1B64EC88" w14:textId="77777777" w:rsidTr="00693967">
        <w:trPr>
          <w:cantSplit/>
          <w:trHeight w:val="143"/>
        </w:trPr>
        <w:tc>
          <w:tcPr>
            <w:tcW w:w="643" w:type="dxa"/>
            <w:tcBorders>
              <w:top w:val="single" w:sz="6" w:space="0" w:color="auto"/>
              <w:left w:val="single" w:sz="4" w:space="0" w:color="auto"/>
              <w:bottom w:val="single" w:sz="4" w:space="0" w:color="auto"/>
              <w:right w:val="single" w:sz="6" w:space="0" w:color="auto"/>
            </w:tcBorders>
            <w:vAlign w:val="center"/>
          </w:tcPr>
          <w:p w14:paraId="7E12B9FB" w14:textId="71AAA69C" w:rsidR="00262008" w:rsidRPr="008528CE" w:rsidRDefault="00262008" w:rsidP="008528CE">
            <w:pPr>
              <w:keepNext/>
              <w:tabs>
                <w:tab w:val="left" w:pos="2160"/>
                <w:tab w:val="left" w:pos="2700"/>
                <w:tab w:val="left" w:pos="5760"/>
                <w:tab w:val="left" w:pos="7212"/>
              </w:tabs>
              <w:jc w:val="center"/>
              <w:rPr>
                <w:rFonts w:ascii="Calibri" w:hAnsi="Calibri"/>
                <w:sz w:val="18"/>
                <w:szCs w:val="18"/>
              </w:rPr>
            </w:pPr>
            <w:r w:rsidRPr="008528CE">
              <w:rPr>
                <w:rFonts w:ascii="Calibri" w:hAnsi="Calibri"/>
                <w:sz w:val="18"/>
                <w:szCs w:val="18"/>
              </w:rPr>
              <w:t>32</w:t>
            </w:r>
          </w:p>
        </w:tc>
        <w:tc>
          <w:tcPr>
            <w:tcW w:w="2772" w:type="dxa"/>
            <w:gridSpan w:val="2"/>
            <w:tcBorders>
              <w:top w:val="single" w:sz="6" w:space="0" w:color="auto"/>
              <w:left w:val="single" w:sz="6" w:space="0" w:color="auto"/>
              <w:bottom w:val="single" w:sz="4" w:space="0" w:color="auto"/>
              <w:right w:val="single" w:sz="6" w:space="0" w:color="auto"/>
            </w:tcBorders>
            <w:vAlign w:val="center"/>
          </w:tcPr>
          <w:p w14:paraId="2F75BCCF" w14:textId="77777777" w:rsidR="00262008" w:rsidRPr="008528CE" w:rsidRDefault="00262008" w:rsidP="008528CE">
            <w:pPr>
              <w:keepNext/>
              <w:rPr>
                <w:rFonts w:ascii="Calibri" w:hAnsi="Calibri"/>
                <w:sz w:val="18"/>
                <w:szCs w:val="18"/>
              </w:rPr>
            </w:pPr>
            <w:r w:rsidRPr="008528CE">
              <w:rPr>
                <w:rFonts w:ascii="Calibri" w:hAnsi="Calibri"/>
                <w:sz w:val="18"/>
                <w:szCs w:val="18"/>
              </w:rPr>
              <w:t>Compliance Statement</w:t>
            </w:r>
          </w:p>
        </w:tc>
        <w:tc>
          <w:tcPr>
            <w:tcW w:w="10946" w:type="dxa"/>
            <w:gridSpan w:val="13"/>
            <w:tcBorders>
              <w:top w:val="single" w:sz="6" w:space="0" w:color="auto"/>
              <w:left w:val="single" w:sz="6" w:space="0" w:color="auto"/>
              <w:bottom w:val="single" w:sz="4" w:space="0" w:color="auto"/>
              <w:right w:val="single" w:sz="4" w:space="0" w:color="auto"/>
            </w:tcBorders>
          </w:tcPr>
          <w:p w14:paraId="330C3CBB" w14:textId="66E88BEF" w:rsidR="00615B49" w:rsidRPr="008528CE" w:rsidRDefault="00262008" w:rsidP="008528CE">
            <w:pPr>
              <w:keepNext/>
              <w:jc w:val="center"/>
              <w:rPr>
                <w:rFonts w:ascii="Calibri" w:hAnsi="Calibri"/>
                <w:sz w:val="18"/>
                <w:szCs w:val="18"/>
              </w:rPr>
            </w:pPr>
            <w:r w:rsidRPr="008528CE">
              <w:rPr>
                <w:rFonts w:ascii="Calibri" w:hAnsi="Calibri"/>
                <w:sz w:val="18"/>
                <w:szCs w:val="18"/>
              </w:rPr>
              <w:t>&lt;&lt;</w:t>
            </w:r>
            <w:r w:rsidR="00615B49" w:rsidRPr="008528CE">
              <w:rPr>
                <w:rFonts w:ascii="Calibri" w:hAnsi="Calibri"/>
                <w:sz w:val="18"/>
                <w:szCs w:val="18"/>
              </w:rPr>
              <w:t>If I30 equals NA then value equals NA;</w:t>
            </w:r>
          </w:p>
          <w:p w14:paraId="52D916F5" w14:textId="495FD335" w:rsidR="00262008" w:rsidRPr="008528CE" w:rsidRDefault="00615B49" w:rsidP="008528CE">
            <w:pPr>
              <w:keepNext/>
              <w:jc w:val="center"/>
              <w:rPr>
                <w:rFonts w:ascii="Calibri" w:hAnsi="Calibri"/>
                <w:sz w:val="18"/>
                <w:szCs w:val="18"/>
              </w:rPr>
            </w:pPr>
            <w:r w:rsidRPr="008528CE">
              <w:rPr>
                <w:rFonts w:ascii="Calibri" w:hAnsi="Calibri"/>
                <w:sz w:val="18"/>
                <w:szCs w:val="18"/>
              </w:rPr>
              <w:t>If I</w:t>
            </w:r>
            <w:r w:rsidR="00262008" w:rsidRPr="008528CE">
              <w:rPr>
                <w:rFonts w:ascii="Calibri" w:hAnsi="Calibri"/>
                <w:sz w:val="18"/>
                <w:szCs w:val="18"/>
              </w:rPr>
              <w:t>3</w:t>
            </w:r>
            <w:r w:rsidRPr="008528CE">
              <w:rPr>
                <w:rFonts w:ascii="Calibri" w:hAnsi="Calibri"/>
                <w:sz w:val="18"/>
                <w:szCs w:val="18"/>
              </w:rPr>
              <w:t>0 is equal to or less than I</w:t>
            </w:r>
            <w:r w:rsidR="00CF5BD4" w:rsidRPr="008528CE">
              <w:rPr>
                <w:rFonts w:ascii="Calibri" w:hAnsi="Calibri"/>
                <w:sz w:val="18"/>
                <w:szCs w:val="18"/>
              </w:rPr>
              <w:t>31</w:t>
            </w:r>
            <w:r w:rsidR="00262008" w:rsidRPr="008528CE">
              <w:rPr>
                <w:rFonts w:ascii="Calibri" w:hAnsi="Calibri"/>
                <w:sz w:val="18"/>
                <w:szCs w:val="18"/>
              </w:rPr>
              <w:t xml:space="preserve"> then report: Design Complies with the Maximum Allowed Fenestration SHGC</w:t>
            </w:r>
            <w:r w:rsidR="008B1C1C" w:rsidRPr="008528CE">
              <w:rPr>
                <w:rFonts w:ascii="Calibri" w:hAnsi="Calibri"/>
                <w:sz w:val="18"/>
                <w:szCs w:val="18"/>
              </w:rPr>
              <w:t>;</w:t>
            </w:r>
          </w:p>
          <w:p w14:paraId="13DCDF08" w14:textId="77777777" w:rsidR="00262008" w:rsidRPr="008528CE" w:rsidRDefault="00262008" w:rsidP="008528CE">
            <w:pPr>
              <w:keepNext/>
              <w:jc w:val="center"/>
              <w:rPr>
                <w:rFonts w:ascii="Calibri" w:hAnsi="Calibri"/>
                <w:sz w:val="18"/>
                <w:szCs w:val="18"/>
              </w:rPr>
            </w:pPr>
            <w:r w:rsidRPr="008528CE">
              <w:rPr>
                <w:rFonts w:ascii="Calibri" w:hAnsi="Calibri"/>
                <w:sz w:val="18"/>
                <w:szCs w:val="18"/>
              </w:rPr>
              <w:t>Else report: Fenestration SHGC Exceeds Allowable, Do Not Proceed&gt;&gt;</w:t>
            </w:r>
          </w:p>
        </w:tc>
      </w:tr>
    </w:tbl>
    <w:p w14:paraId="15480C9A" w14:textId="045658C2" w:rsidR="003116BB" w:rsidRPr="008528CE" w:rsidRDefault="003116BB" w:rsidP="008528CE">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1309E175" w14:textId="77777777" w:rsidR="00BE0AFD" w:rsidRPr="008528CE" w:rsidRDefault="00BE0AFD" w:rsidP="008528CE">
      <w:r w:rsidRPr="008528CE">
        <w:br w:type="page"/>
      </w:r>
    </w:p>
    <w:tbl>
      <w:tblPr>
        <w:tblStyle w:val="TableGrid"/>
        <w:tblW w:w="0" w:type="auto"/>
        <w:tblLook w:val="04A0" w:firstRow="1" w:lastRow="0" w:firstColumn="1" w:lastColumn="0" w:noHBand="0" w:noVBand="1"/>
        <w:tblDescription w:val="&quot;"/>
      </w:tblPr>
      <w:tblGrid>
        <w:gridCol w:w="1964"/>
        <w:gridCol w:w="1918"/>
        <w:gridCol w:w="1918"/>
        <w:gridCol w:w="1524"/>
        <w:gridCol w:w="1517"/>
        <w:gridCol w:w="1515"/>
        <w:gridCol w:w="4034"/>
      </w:tblGrid>
      <w:tr w:rsidR="000514D5" w:rsidRPr="008528CE" w14:paraId="7D67DAD8" w14:textId="77777777" w:rsidTr="000514D5">
        <w:trPr>
          <w:tblHeader/>
        </w:trPr>
        <w:tc>
          <w:tcPr>
            <w:tcW w:w="14390" w:type="dxa"/>
            <w:gridSpan w:val="7"/>
            <w:vAlign w:val="center"/>
          </w:tcPr>
          <w:p w14:paraId="1F40985A" w14:textId="0F5296EF" w:rsidR="000514D5" w:rsidRPr="008528CE" w:rsidRDefault="000514D5" w:rsidP="008528CE">
            <w:pPr>
              <w:keepNext/>
              <w:rPr>
                <w:rFonts w:ascii="Calibri" w:eastAsia="Calibri" w:hAnsi="Calibri"/>
                <w:b/>
                <w:sz w:val="20"/>
                <w:szCs w:val="22"/>
              </w:rPr>
            </w:pPr>
            <w:r w:rsidRPr="008528CE">
              <w:rPr>
                <w:rFonts w:ascii="Calibri" w:eastAsia="Calibri" w:hAnsi="Calibri"/>
                <w:b/>
                <w:sz w:val="20"/>
                <w:szCs w:val="22"/>
              </w:rPr>
              <w:lastRenderedPageBreak/>
              <w:t>J. Opaque Swinging Doors to Exterior</w:t>
            </w:r>
            <w:r w:rsidR="00E03D94" w:rsidRPr="008528CE">
              <w:rPr>
                <w:rFonts w:ascii="Calibri" w:eastAsia="Calibri" w:hAnsi="Calibri"/>
                <w:b/>
                <w:sz w:val="20"/>
                <w:szCs w:val="22"/>
              </w:rPr>
              <w:t xml:space="preserve"> </w:t>
            </w:r>
            <w:r w:rsidR="00E03D94" w:rsidRPr="008528CE">
              <w:rPr>
                <w:rFonts w:ascii="Calibri" w:hAnsi="Calibri"/>
                <w:bCs/>
                <w:sz w:val="18"/>
                <w:szCs w:val="18"/>
              </w:rPr>
              <w:t>(Section 150.1(c)5)</w:t>
            </w:r>
          </w:p>
          <w:p w14:paraId="74BFCEA7" w14:textId="0C218193" w:rsidR="000514D5" w:rsidRPr="008528CE" w:rsidRDefault="000514D5" w:rsidP="008528CE">
            <w:pPr>
              <w:rPr>
                <w:rFonts w:ascii="Calibri" w:hAnsi="Calibri"/>
                <w:sz w:val="18"/>
                <w:szCs w:val="18"/>
              </w:rPr>
            </w:pPr>
            <w:r w:rsidRPr="008528CE">
              <w:rPr>
                <w:rFonts w:asciiTheme="minorHAnsi" w:eastAsia="Calibri" w:hAnsiTheme="minorHAnsi"/>
                <w:sz w:val="20"/>
              </w:rPr>
              <w:t>&lt;&lt;if A13 contains Opaque Exterior Doors, then display this section; else display the standard “This Section Does Not Apply” message&gt;&gt;</w:t>
            </w:r>
          </w:p>
        </w:tc>
      </w:tr>
      <w:tr w:rsidR="000514D5" w:rsidRPr="008528CE" w14:paraId="4C88FC03" w14:textId="77777777" w:rsidTr="00E0019E">
        <w:tc>
          <w:tcPr>
            <w:tcW w:w="1964" w:type="dxa"/>
            <w:vAlign w:val="bottom"/>
          </w:tcPr>
          <w:p w14:paraId="5DE31CF7" w14:textId="4D85BFF0" w:rsidR="000514D5" w:rsidRPr="008528CE" w:rsidRDefault="000514D5" w:rsidP="008528CE">
            <w:pPr>
              <w:jc w:val="center"/>
              <w:rPr>
                <w:rFonts w:ascii="Calibri" w:hAnsi="Calibri"/>
                <w:sz w:val="18"/>
                <w:szCs w:val="18"/>
              </w:rPr>
            </w:pPr>
            <w:r w:rsidRPr="008528CE">
              <w:rPr>
                <w:rFonts w:ascii="Calibri" w:hAnsi="Calibri"/>
                <w:sz w:val="18"/>
                <w:szCs w:val="18"/>
              </w:rPr>
              <w:t>01</w:t>
            </w:r>
          </w:p>
        </w:tc>
        <w:tc>
          <w:tcPr>
            <w:tcW w:w="1918" w:type="dxa"/>
            <w:vAlign w:val="bottom"/>
          </w:tcPr>
          <w:p w14:paraId="6CDB0658" w14:textId="27DC54AD" w:rsidR="000514D5" w:rsidRPr="008528CE" w:rsidRDefault="000514D5" w:rsidP="008528CE">
            <w:pPr>
              <w:jc w:val="center"/>
              <w:rPr>
                <w:rFonts w:ascii="Calibri" w:hAnsi="Calibri"/>
                <w:sz w:val="18"/>
                <w:szCs w:val="18"/>
              </w:rPr>
            </w:pPr>
            <w:r w:rsidRPr="008528CE">
              <w:rPr>
                <w:rFonts w:ascii="Calibri" w:hAnsi="Calibri"/>
                <w:sz w:val="18"/>
                <w:szCs w:val="18"/>
              </w:rPr>
              <w:t>02</w:t>
            </w:r>
          </w:p>
        </w:tc>
        <w:tc>
          <w:tcPr>
            <w:tcW w:w="1918" w:type="dxa"/>
            <w:vAlign w:val="bottom"/>
          </w:tcPr>
          <w:p w14:paraId="298F5D46" w14:textId="64F5ED2B" w:rsidR="000514D5" w:rsidRPr="008528CE" w:rsidRDefault="000514D5" w:rsidP="008528CE">
            <w:pPr>
              <w:jc w:val="center"/>
              <w:rPr>
                <w:rFonts w:ascii="Calibri" w:hAnsi="Calibri"/>
                <w:sz w:val="18"/>
                <w:szCs w:val="18"/>
              </w:rPr>
            </w:pPr>
            <w:r w:rsidRPr="008528CE">
              <w:rPr>
                <w:rFonts w:ascii="Calibri" w:hAnsi="Calibri"/>
                <w:sz w:val="18"/>
                <w:szCs w:val="18"/>
              </w:rPr>
              <w:t>03</w:t>
            </w:r>
          </w:p>
        </w:tc>
        <w:tc>
          <w:tcPr>
            <w:tcW w:w="1524" w:type="dxa"/>
            <w:vAlign w:val="bottom"/>
          </w:tcPr>
          <w:p w14:paraId="7BFA1148" w14:textId="7F6C532D" w:rsidR="000514D5" w:rsidRPr="008528CE" w:rsidRDefault="000514D5" w:rsidP="008528CE">
            <w:pPr>
              <w:jc w:val="center"/>
              <w:rPr>
                <w:rFonts w:ascii="Calibri" w:hAnsi="Calibri"/>
                <w:sz w:val="18"/>
                <w:szCs w:val="18"/>
              </w:rPr>
            </w:pPr>
            <w:r w:rsidRPr="008528CE">
              <w:rPr>
                <w:rFonts w:ascii="Calibri" w:hAnsi="Calibri"/>
                <w:sz w:val="18"/>
                <w:szCs w:val="18"/>
              </w:rPr>
              <w:t>04</w:t>
            </w:r>
          </w:p>
        </w:tc>
        <w:tc>
          <w:tcPr>
            <w:tcW w:w="1517" w:type="dxa"/>
            <w:vAlign w:val="bottom"/>
          </w:tcPr>
          <w:p w14:paraId="4375E29B" w14:textId="03F0C595" w:rsidR="000514D5" w:rsidRPr="008528CE" w:rsidRDefault="000514D5" w:rsidP="008528CE">
            <w:pPr>
              <w:jc w:val="center"/>
              <w:rPr>
                <w:rFonts w:ascii="Calibri" w:hAnsi="Calibri"/>
                <w:sz w:val="18"/>
                <w:szCs w:val="18"/>
              </w:rPr>
            </w:pPr>
            <w:r w:rsidRPr="008528CE">
              <w:rPr>
                <w:rFonts w:ascii="Calibri" w:hAnsi="Calibri"/>
                <w:sz w:val="18"/>
                <w:szCs w:val="18"/>
              </w:rPr>
              <w:t>05</w:t>
            </w:r>
          </w:p>
        </w:tc>
        <w:tc>
          <w:tcPr>
            <w:tcW w:w="1515" w:type="dxa"/>
            <w:vAlign w:val="bottom"/>
          </w:tcPr>
          <w:p w14:paraId="1C831A12" w14:textId="338C8437" w:rsidR="000514D5" w:rsidRPr="008528CE" w:rsidRDefault="000514D5" w:rsidP="008528CE">
            <w:pPr>
              <w:jc w:val="center"/>
              <w:rPr>
                <w:rFonts w:ascii="Calibri" w:hAnsi="Calibri"/>
                <w:sz w:val="18"/>
                <w:szCs w:val="18"/>
              </w:rPr>
            </w:pPr>
            <w:r w:rsidRPr="008528CE">
              <w:rPr>
                <w:rFonts w:ascii="Calibri" w:hAnsi="Calibri"/>
                <w:sz w:val="18"/>
                <w:szCs w:val="18"/>
              </w:rPr>
              <w:t>06</w:t>
            </w:r>
          </w:p>
        </w:tc>
        <w:tc>
          <w:tcPr>
            <w:tcW w:w="4034" w:type="dxa"/>
            <w:vAlign w:val="bottom"/>
          </w:tcPr>
          <w:p w14:paraId="6C8BDC22" w14:textId="7EC0B22D" w:rsidR="000514D5" w:rsidRPr="008528CE" w:rsidRDefault="000514D5" w:rsidP="008528CE">
            <w:pPr>
              <w:jc w:val="center"/>
              <w:rPr>
                <w:rFonts w:ascii="Calibri" w:hAnsi="Calibri"/>
                <w:sz w:val="18"/>
                <w:szCs w:val="18"/>
              </w:rPr>
            </w:pPr>
            <w:r w:rsidRPr="008528CE">
              <w:rPr>
                <w:rFonts w:ascii="Calibri" w:hAnsi="Calibri"/>
                <w:sz w:val="18"/>
                <w:szCs w:val="18"/>
              </w:rPr>
              <w:t>07</w:t>
            </w:r>
          </w:p>
        </w:tc>
      </w:tr>
      <w:tr w:rsidR="001E02EB" w:rsidRPr="008528CE" w14:paraId="60BA074B" w14:textId="77777777" w:rsidTr="00E0019E">
        <w:tc>
          <w:tcPr>
            <w:tcW w:w="1964" w:type="dxa"/>
            <w:vAlign w:val="bottom"/>
          </w:tcPr>
          <w:p w14:paraId="6ABB6D1F" w14:textId="77777777" w:rsidR="001E02EB" w:rsidRPr="008528CE" w:rsidRDefault="001E02EB" w:rsidP="008528CE">
            <w:pPr>
              <w:jc w:val="center"/>
              <w:rPr>
                <w:rFonts w:ascii="Calibri" w:hAnsi="Calibri"/>
                <w:sz w:val="18"/>
                <w:szCs w:val="18"/>
              </w:rPr>
            </w:pPr>
            <w:r w:rsidRPr="008528CE">
              <w:rPr>
                <w:rFonts w:ascii="Calibri" w:hAnsi="Calibri"/>
                <w:sz w:val="18"/>
                <w:szCs w:val="18"/>
              </w:rPr>
              <w:t>Tag/ID</w:t>
            </w:r>
          </w:p>
        </w:tc>
        <w:tc>
          <w:tcPr>
            <w:tcW w:w="1918" w:type="dxa"/>
            <w:vAlign w:val="bottom"/>
          </w:tcPr>
          <w:p w14:paraId="33561C70" w14:textId="77777777" w:rsidR="001E02EB" w:rsidRPr="008528CE" w:rsidRDefault="001E02EB" w:rsidP="008528CE">
            <w:pPr>
              <w:jc w:val="center"/>
              <w:rPr>
                <w:rFonts w:ascii="Calibri" w:hAnsi="Calibri"/>
                <w:sz w:val="18"/>
                <w:szCs w:val="18"/>
              </w:rPr>
            </w:pPr>
            <w:r w:rsidRPr="008528CE">
              <w:rPr>
                <w:rFonts w:ascii="Calibri" w:hAnsi="Calibri"/>
                <w:sz w:val="18"/>
                <w:szCs w:val="18"/>
              </w:rPr>
              <w:t>Area</w:t>
            </w:r>
          </w:p>
        </w:tc>
        <w:tc>
          <w:tcPr>
            <w:tcW w:w="1918" w:type="dxa"/>
            <w:vAlign w:val="bottom"/>
          </w:tcPr>
          <w:p w14:paraId="098DCB9C" w14:textId="77777777" w:rsidR="001E02EB" w:rsidRPr="008528CE" w:rsidRDefault="001E02EB" w:rsidP="008528CE">
            <w:pPr>
              <w:jc w:val="center"/>
              <w:rPr>
                <w:rFonts w:ascii="Calibri" w:hAnsi="Calibri"/>
                <w:sz w:val="18"/>
                <w:szCs w:val="18"/>
              </w:rPr>
            </w:pPr>
            <w:r w:rsidRPr="008528CE">
              <w:rPr>
                <w:rFonts w:ascii="Calibri" w:hAnsi="Calibri"/>
                <w:sz w:val="18"/>
                <w:szCs w:val="18"/>
              </w:rPr>
              <w:t>Proposed</w:t>
            </w:r>
            <w:r w:rsidRPr="008528CE">
              <w:rPr>
                <w:rFonts w:ascii="Calibri" w:hAnsi="Calibri"/>
                <w:sz w:val="18"/>
                <w:szCs w:val="18"/>
              </w:rPr>
              <w:br/>
              <w:t>U-factor</w:t>
            </w:r>
          </w:p>
        </w:tc>
        <w:tc>
          <w:tcPr>
            <w:tcW w:w="1524" w:type="dxa"/>
            <w:vAlign w:val="bottom"/>
          </w:tcPr>
          <w:p w14:paraId="1FC8C7C3" w14:textId="77777777" w:rsidR="001E02EB" w:rsidRPr="008528CE" w:rsidRDefault="001E02EB" w:rsidP="008528CE">
            <w:pPr>
              <w:jc w:val="center"/>
              <w:rPr>
                <w:rFonts w:ascii="Calibri" w:hAnsi="Calibri"/>
                <w:sz w:val="18"/>
                <w:szCs w:val="18"/>
              </w:rPr>
            </w:pPr>
            <w:r w:rsidRPr="008528CE">
              <w:rPr>
                <w:rFonts w:ascii="Calibri" w:hAnsi="Calibri"/>
                <w:sz w:val="18"/>
                <w:szCs w:val="18"/>
              </w:rPr>
              <w:t>Proposed U-factor Source</w:t>
            </w:r>
          </w:p>
        </w:tc>
        <w:tc>
          <w:tcPr>
            <w:tcW w:w="1517" w:type="dxa"/>
            <w:vAlign w:val="bottom"/>
          </w:tcPr>
          <w:p w14:paraId="74A43E22" w14:textId="77777777" w:rsidR="001E02EB" w:rsidRPr="008528CE" w:rsidRDefault="001E02EB" w:rsidP="008528CE">
            <w:pPr>
              <w:jc w:val="center"/>
              <w:rPr>
                <w:rFonts w:ascii="Calibri" w:hAnsi="Calibri"/>
                <w:sz w:val="18"/>
                <w:szCs w:val="18"/>
              </w:rPr>
            </w:pPr>
            <w:r w:rsidRPr="008528CE">
              <w:rPr>
                <w:rFonts w:ascii="Calibri" w:hAnsi="Calibri"/>
                <w:sz w:val="18"/>
                <w:szCs w:val="18"/>
              </w:rPr>
              <w:t xml:space="preserve">Required Maximum </w:t>
            </w:r>
          </w:p>
          <w:p w14:paraId="5BF08454" w14:textId="77777777" w:rsidR="001E02EB" w:rsidRPr="008528CE" w:rsidRDefault="001E02EB" w:rsidP="008528CE">
            <w:pPr>
              <w:jc w:val="center"/>
              <w:rPr>
                <w:rFonts w:ascii="Calibri" w:hAnsi="Calibri"/>
                <w:sz w:val="18"/>
                <w:szCs w:val="18"/>
              </w:rPr>
            </w:pPr>
            <w:r w:rsidRPr="008528CE">
              <w:rPr>
                <w:rFonts w:ascii="Calibri" w:hAnsi="Calibri"/>
                <w:sz w:val="18"/>
                <w:szCs w:val="18"/>
              </w:rPr>
              <w:t>U-factor</w:t>
            </w:r>
          </w:p>
        </w:tc>
        <w:tc>
          <w:tcPr>
            <w:tcW w:w="1515" w:type="dxa"/>
            <w:vAlign w:val="bottom"/>
          </w:tcPr>
          <w:p w14:paraId="35116C99" w14:textId="77777777" w:rsidR="001E02EB" w:rsidRPr="008528CE" w:rsidRDefault="001E02EB" w:rsidP="008528CE">
            <w:pPr>
              <w:jc w:val="center"/>
              <w:rPr>
                <w:rFonts w:ascii="Calibri" w:hAnsi="Calibri"/>
                <w:sz w:val="18"/>
                <w:szCs w:val="18"/>
              </w:rPr>
            </w:pPr>
            <w:r w:rsidRPr="008528CE">
              <w:rPr>
                <w:rFonts w:ascii="Calibri" w:hAnsi="Calibri"/>
                <w:sz w:val="18"/>
                <w:szCs w:val="18"/>
              </w:rPr>
              <w:t>Weighted Average (Yes/No)</w:t>
            </w:r>
          </w:p>
        </w:tc>
        <w:tc>
          <w:tcPr>
            <w:tcW w:w="4034" w:type="dxa"/>
            <w:vAlign w:val="bottom"/>
          </w:tcPr>
          <w:p w14:paraId="787FFA80" w14:textId="77777777" w:rsidR="001E02EB" w:rsidRPr="008528CE" w:rsidRDefault="001E02EB" w:rsidP="008528CE">
            <w:pPr>
              <w:jc w:val="center"/>
              <w:rPr>
                <w:rFonts w:ascii="Calibri" w:hAnsi="Calibri"/>
                <w:sz w:val="18"/>
                <w:szCs w:val="18"/>
              </w:rPr>
            </w:pPr>
            <w:r w:rsidRPr="008528CE">
              <w:rPr>
                <w:rFonts w:ascii="Calibri" w:hAnsi="Calibri"/>
                <w:sz w:val="18"/>
                <w:szCs w:val="18"/>
              </w:rPr>
              <w:t>Comments</w:t>
            </w:r>
          </w:p>
        </w:tc>
      </w:tr>
      <w:tr w:rsidR="001E02EB" w:rsidRPr="008528CE" w14:paraId="692FC0C2" w14:textId="77777777" w:rsidTr="00E0019E">
        <w:tc>
          <w:tcPr>
            <w:tcW w:w="1964" w:type="dxa"/>
            <w:vAlign w:val="bottom"/>
          </w:tcPr>
          <w:p w14:paraId="5BB6BFC1" w14:textId="4AA4B176" w:rsidR="001E02EB" w:rsidRPr="008528CE" w:rsidRDefault="001E02EB" w:rsidP="008528CE">
            <w:pPr>
              <w:jc w:val="center"/>
              <w:rPr>
                <w:rFonts w:ascii="Calibri" w:hAnsi="Calibri"/>
                <w:sz w:val="18"/>
                <w:szCs w:val="18"/>
              </w:rPr>
            </w:pPr>
            <w:r w:rsidRPr="008528CE">
              <w:rPr>
                <w:rFonts w:ascii="Calibri" w:hAnsi="Calibri"/>
                <w:sz w:val="18"/>
                <w:szCs w:val="18"/>
              </w:rPr>
              <w:t>&lt;&lt;user input: string (max 50 characters)&gt;&gt;</w:t>
            </w:r>
          </w:p>
        </w:tc>
        <w:tc>
          <w:tcPr>
            <w:tcW w:w="1918" w:type="dxa"/>
            <w:vAlign w:val="bottom"/>
          </w:tcPr>
          <w:p w14:paraId="0CE74474" w14:textId="1E19E256" w:rsidR="001E02EB" w:rsidRPr="008528CE" w:rsidRDefault="001E02EB" w:rsidP="008528CE">
            <w:pPr>
              <w:jc w:val="center"/>
              <w:rPr>
                <w:rFonts w:ascii="Calibri" w:hAnsi="Calibri"/>
                <w:sz w:val="18"/>
                <w:szCs w:val="18"/>
              </w:rPr>
            </w:pPr>
            <w:r w:rsidRPr="008528CE">
              <w:rPr>
                <w:rFonts w:ascii="Calibri" w:hAnsi="Calibri"/>
                <w:sz w:val="18"/>
                <w:szCs w:val="18"/>
              </w:rPr>
              <w:t>&lt;&lt;user input: DecimalNonnegative</w:t>
            </w:r>
            <w:r w:rsidR="00A9590E" w:rsidRPr="008528CE">
              <w:rPr>
                <w:rFonts w:ascii="Calibri" w:hAnsi="Calibri"/>
                <w:sz w:val="18"/>
                <w:szCs w:val="18"/>
              </w:rPr>
              <w:t xml:space="preserve"> xxx.xx</w:t>
            </w:r>
            <w:r w:rsidRPr="008528CE">
              <w:rPr>
                <w:rFonts w:ascii="Calibri" w:hAnsi="Calibri"/>
                <w:sz w:val="18"/>
                <w:szCs w:val="18"/>
              </w:rPr>
              <w:t>&gt;&gt;</w:t>
            </w:r>
          </w:p>
        </w:tc>
        <w:tc>
          <w:tcPr>
            <w:tcW w:w="1918" w:type="dxa"/>
            <w:vAlign w:val="bottom"/>
          </w:tcPr>
          <w:p w14:paraId="1F39DADA" w14:textId="497C0079" w:rsidR="001E02EB" w:rsidRPr="008528CE" w:rsidRDefault="001E02EB" w:rsidP="008528CE">
            <w:pPr>
              <w:jc w:val="center"/>
              <w:rPr>
                <w:rFonts w:ascii="Calibri" w:hAnsi="Calibri"/>
                <w:sz w:val="18"/>
                <w:szCs w:val="18"/>
              </w:rPr>
            </w:pPr>
            <w:r w:rsidRPr="008528CE">
              <w:rPr>
                <w:rFonts w:ascii="Calibri" w:hAnsi="Calibri"/>
                <w:sz w:val="18"/>
                <w:szCs w:val="18"/>
              </w:rPr>
              <w:t>&lt;&lt;user input: DecimalNonnegative</w:t>
            </w:r>
            <w:r w:rsidR="00A9590E" w:rsidRPr="008528CE">
              <w:rPr>
                <w:rFonts w:ascii="Calibri" w:hAnsi="Calibri"/>
                <w:sz w:val="18"/>
                <w:szCs w:val="18"/>
              </w:rPr>
              <w:t xml:space="preserve"> x.xxx</w:t>
            </w:r>
            <w:r w:rsidRPr="008528CE">
              <w:rPr>
                <w:rFonts w:ascii="Calibri" w:hAnsi="Calibri"/>
                <w:sz w:val="18"/>
                <w:szCs w:val="18"/>
              </w:rPr>
              <w:t>&gt;&gt;</w:t>
            </w:r>
          </w:p>
        </w:tc>
        <w:tc>
          <w:tcPr>
            <w:tcW w:w="1524" w:type="dxa"/>
            <w:vAlign w:val="bottom"/>
          </w:tcPr>
          <w:p w14:paraId="5369AC4A" w14:textId="77777777" w:rsidR="001E02EB" w:rsidRPr="008528CE" w:rsidRDefault="00FC0F18" w:rsidP="008528CE">
            <w:pPr>
              <w:jc w:val="center"/>
              <w:rPr>
                <w:rFonts w:ascii="Calibri" w:hAnsi="Calibri"/>
                <w:sz w:val="18"/>
                <w:szCs w:val="18"/>
              </w:rPr>
            </w:pPr>
            <w:r w:rsidRPr="008528CE">
              <w:rPr>
                <w:rFonts w:ascii="Calibri" w:hAnsi="Calibri"/>
                <w:sz w:val="18"/>
                <w:szCs w:val="18"/>
              </w:rPr>
              <w:t>&lt;&lt;user pick from list:</w:t>
            </w:r>
          </w:p>
          <w:p w14:paraId="67163C79" w14:textId="77777777" w:rsidR="00FC0F18" w:rsidRPr="008528CE" w:rsidRDefault="00FC0F18" w:rsidP="008528CE">
            <w:pPr>
              <w:jc w:val="center"/>
              <w:rPr>
                <w:rFonts w:ascii="Calibri" w:hAnsi="Calibri"/>
                <w:sz w:val="18"/>
                <w:szCs w:val="18"/>
              </w:rPr>
            </w:pPr>
            <w:r w:rsidRPr="008528CE">
              <w:rPr>
                <w:rFonts w:ascii="Calibri" w:hAnsi="Calibri"/>
                <w:sz w:val="18"/>
                <w:szCs w:val="18"/>
              </w:rPr>
              <w:t>*NFRC; or</w:t>
            </w:r>
          </w:p>
          <w:p w14:paraId="098DA654" w14:textId="4EB9877D" w:rsidR="00FC0F18" w:rsidRPr="008528CE" w:rsidRDefault="00FC0F18" w:rsidP="008528CE">
            <w:pPr>
              <w:jc w:val="center"/>
              <w:rPr>
                <w:rFonts w:ascii="Calibri" w:hAnsi="Calibri"/>
                <w:sz w:val="18"/>
                <w:szCs w:val="18"/>
              </w:rPr>
            </w:pPr>
            <w:r w:rsidRPr="008528CE">
              <w:rPr>
                <w:rFonts w:ascii="Calibri" w:hAnsi="Calibri"/>
                <w:sz w:val="18"/>
                <w:szCs w:val="18"/>
              </w:rPr>
              <w:t>*Area-weighted Average Worksheet (ENV-02)&gt;&gt;</w:t>
            </w:r>
          </w:p>
        </w:tc>
        <w:tc>
          <w:tcPr>
            <w:tcW w:w="1517" w:type="dxa"/>
            <w:vAlign w:val="bottom"/>
          </w:tcPr>
          <w:p w14:paraId="1A32A2C9" w14:textId="79BBA6BE" w:rsidR="001E02EB" w:rsidRPr="008528CE" w:rsidRDefault="00FC0F18" w:rsidP="008528CE">
            <w:pPr>
              <w:jc w:val="center"/>
              <w:rPr>
                <w:rFonts w:ascii="Calibri" w:hAnsi="Calibri"/>
                <w:sz w:val="18"/>
                <w:szCs w:val="18"/>
              </w:rPr>
            </w:pPr>
            <w:r w:rsidRPr="008528CE">
              <w:rPr>
                <w:rFonts w:ascii="Calibri" w:hAnsi="Calibri"/>
                <w:sz w:val="18"/>
                <w:szCs w:val="18"/>
              </w:rPr>
              <w:t>&lt;&lt;</w:t>
            </w:r>
            <w:r w:rsidR="00106C7A" w:rsidRPr="008528CE">
              <w:rPr>
                <w:rFonts w:ascii="Calibri" w:hAnsi="Calibri"/>
                <w:sz w:val="18"/>
                <w:szCs w:val="18"/>
              </w:rPr>
              <w:t xml:space="preserve">default value = </w:t>
            </w:r>
            <w:r w:rsidRPr="008528CE">
              <w:rPr>
                <w:rFonts w:ascii="Calibri" w:hAnsi="Calibri"/>
                <w:sz w:val="18"/>
                <w:szCs w:val="18"/>
              </w:rPr>
              <w:t>0.20&gt;&gt;</w:t>
            </w:r>
          </w:p>
        </w:tc>
        <w:tc>
          <w:tcPr>
            <w:tcW w:w="1515" w:type="dxa"/>
            <w:vAlign w:val="bottom"/>
          </w:tcPr>
          <w:p w14:paraId="239BAA53" w14:textId="30DD63C0" w:rsidR="001E02EB" w:rsidRPr="008528CE" w:rsidRDefault="00FC0F18" w:rsidP="008528CE">
            <w:pPr>
              <w:jc w:val="center"/>
              <w:rPr>
                <w:rFonts w:ascii="Calibri" w:hAnsi="Calibri"/>
                <w:sz w:val="18"/>
                <w:szCs w:val="18"/>
              </w:rPr>
            </w:pPr>
            <w:r w:rsidRPr="008528CE">
              <w:rPr>
                <w:rFonts w:ascii="Calibri" w:hAnsi="Calibri"/>
                <w:sz w:val="18"/>
                <w:szCs w:val="18"/>
              </w:rPr>
              <w:t>&lt;&lt;if J03 &gt; 0.20, then value = Yes; Else value = No&gt;&gt;</w:t>
            </w:r>
          </w:p>
        </w:tc>
        <w:tc>
          <w:tcPr>
            <w:tcW w:w="4034" w:type="dxa"/>
            <w:vAlign w:val="bottom"/>
          </w:tcPr>
          <w:p w14:paraId="25E1F990" w14:textId="01A486F3" w:rsidR="001E02EB" w:rsidRPr="008528CE" w:rsidRDefault="00FC0F18" w:rsidP="008528CE">
            <w:pPr>
              <w:jc w:val="center"/>
              <w:rPr>
                <w:rFonts w:ascii="Calibri" w:hAnsi="Calibri"/>
                <w:sz w:val="18"/>
                <w:szCs w:val="18"/>
              </w:rPr>
            </w:pPr>
            <w:r w:rsidRPr="008528CE">
              <w:rPr>
                <w:rFonts w:ascii="Calibri" w:hAnsi="Calibri"/>
                <w:sz w:val="18"/>
                <w:szCs w:val="18"/>
              </w:rPr>
              <w:t>&lt;&lt;user input: text&gt;&gt;</w:t>
            </w:r>
          </w:p>
        </w:tc>
      </w:tr>
      <w:tr w:rsidR="001E02EB" w:rsidRPr="008528CE" w14:paraId="0342FB0D" w14:textId="77777777" w:rsidTr="00E0019E">
        <w:tc>
          <w:tcPr>
            <w:tcW w:w="1964" w:type="dxa"/>
            <w:vAlign w:val="bottom"/>
          </w:tcPr>
          <w:p w14:paraId="6802BC33" w14:textId="77777777" w:rsidR="001E02EB" w:rsidRPr="008528CE" w:rsidRDefault="001E02EB" w:rsidP="008528CE">
            <w:pPr>
              <w:jc w:val="center"/>
              <w:rPr>
                <w:rFonts w:ascii="Calibri" w:hAnsi="Calibri"/>
                <w:sz w:val="18"/>
                <w:szCs w:val="18"/>
              </w:rPr>
            </w:pPr>
          </w:p>
        </w:tc>
        <w:tc>
          <w:tcPr>
            <w:tcW w:w="1918" w:type="dxa"/>
            <w:vAlign w:val="bottom"/>
          </w:tcPr>
          <w:p w14:paraId="4BFAD5AE" w14:textId="390D5883" w:rsidR="001E02EB" w:rsidRPr="008528CE" w:rsidRDefault="001E02EB" w:rsidP="008528CE">
            <w:pPr>
              <w:jc w:val="center"/>
              <w:rPr>
                <w:rFonts w:ascii="Calibri" w:hAnsi="Calibri"/>
                <w:sz w:val="18"/>
                <w:szCs w:val="18"/>
              </w:rPr>
            </w:pPr>
          </w:p>
        </w:tc>
        <w:tc>
          <w:tcPr>
            <w:tcW w:w="1918" w:type="dxa"/>
            <w:vAlign w:val="bottom"/>
          </w:tcPr>
          <w:p w14:paraId="70E4564A" w14:textId="50097AB2" w:rsidR="001E02EB" w:rsidRPr="008528CE" w:rsidRDefault="001E02EB" w:rsidP="008528CE">
            <w:pPr>
              <w:jc w:val="center"/>
              <w:rPr>
                <w:rFonts w:ascii="Calibri" w:hAnsi="Calibri"/>
                <w:sz w:val="18"/>
                <w:szCs w:val="18"/>
              </w:rPr>
            </w:pPr>
          </w:p>
        </w:tc>
        <w:tc>
          <w:tcPr>
            <w:tcW w:w="1524" w:type="dxa"/>
            <w:vAlign w:val="bottom"/>
          </w:tcPr>
          <w:p w14:paraId="02CF4C2C" w14:textId="77777777" w:rsidR="001E02EB" w:rsidRPr="008528CE" w:rsidRDefault="001E02EB" w:rsidP="008528CE">
            <w:pPr>
              <w:jc w:val="center"/>
              <w:rPr>
                <w:rFonts w:ascii="Calibri" w:hAnsi="Calibri"/>
                <w:sz w:val="18"/>
                <w:szCs w:val="18"/>
              </w:rPr>
            </w:pPr>
          </w:p>
        </w:tc>
        <w:tc>
          <w:tcPr>
            <w:tcW w:w="1517" w:type="dxa"/>
            <w:vAlign w:val="bottom"/>
          </w:tcPr>
          <w:p w14:paraId="65A9EE0D" w14:textId="77777777" w:rsidR="001E02EB" w:rsidRPr="008528CE" w:rsidRDefault="001E02EB" w:rsidP="008528CE">
            <w:pPr>
              <w:jc w:val="center"/>
              <w:rPr>
                <w:rFonts w:ascii="Calibri" w:hAnsi="Calibri"/>
                <w:sz w:val="18"/>
                <w:szCs w:val="18"/>
              </w:rPr>
            </w:pPr>
          </w:p>
        </w:tc>
        <w:tc>
          <w:tcPr>
            <w:tcW w:w="1515" w:type="dxa"/>
            <w:vAlign w:val="bottom"/>
          </w:tcPr>
          <w:p w14:paraId="431E6029" w14:textId="77777777" w:rsidR="001E02EB" w:rsidRPr="008528CE" w:rsidRDefault="001E02EB" w:rsidP="008528CE">
            <w:pPr>
              <w:jc w:val="center"/>
              <w:rPr>
                <w:rFonts w:ascii="Calibri" w:hAnsi="Calibri"/>
                <w:sz w:val="18"/>
                <w:szCs w:val="18"/>
              </w:rPr>
            </w:pPr>
          </w:p>
        </w:tc>
        <w:tc>
          <w:tcPr>
            <w:tcW w:w="4034" w:type="dxa"/>
          </w:tcPr>
          <w:p w14:paraId="7F5BE3E6" w14:textId="77777777" w:rsidR="001E02EB" w:rsidRPr="008528CE" w:rsidRDefault="001E02EB" w:rsidP="008528CE">
            <w:pPr>
              <w:rPr>
                <w:rFonts w:ascii="Calibri" w:hAnsi="Calibri"/>
                <w:sz w:val="18"/>
                <w:szCs w:val="18"/>
              </w:rPr>
            </w:pPr>
          </w:p>
        </w:tc>
      </w:tr>
      <w:tr w:rsidR="001E02EB" w:rsidRPr="008528CE" w14:paraId="3A1A2711" w14:textId="77777777" w:rsidTr="001E02EB">
        <w:tc>
          <w:tcPr>
            <w:tcW w:w="14390" w:type="dxa"/>
            <w:gridSpan w:val="7"/>
          </w:tcPr>
          <w:p w14:paraId="3BA5C504" w14:textId="57F56182" w:rsidR="001E02EB" w:rsidRPr="008528CE" w:rsidRDefault="001E02EB" w:rsidP="008528CE">
            <w:pPr>
              <w:rPr>
                <w:rFonts w:ascii="Calibri" w:hAnsi="Calibri"/>
                <w:b/>
                <w:bCs/>
                <w:sz w:val="18"/>
                <w:szCs w:val="18"/>
              </w:rPr>
            </w:pPr>
            <w:r w:rsidRPr="008528CE">
              <w:rPr>
                <w:rFonts w:ascii="Calibri" w:hAnsi="Calibri"/>
                <w:b/>
                <w:bCs/>
                <w:sz w:val="18"/>
                <w:szCs w:val="18"/>
              </w:rPr>
              <w:t>Note:</w:t>
            </w:r>
          </w:p>
          <w:p w14:paraId="38880319" w14:textId="5049A231" w:rsidR="00607E62" w:rsidRPr="008528CE" w:rsidRDefault="00607E62" w:rsidP="008528CE">
            <w:pPr>
              <w:rPr>
                <w:rFonts w:ascii="Calibri" w:hAnsi="Calibri"/>
                <w:sz w:val="18"/>
                <w:szCs w:val="18"/>
              </w:rPr>
            </w:pPr>
            <w:r w:rsidRPr="008528CE">
              <w:rPr>
                <w:rFonts w:ascii="Calibri" w:hAnsi="Calibri"/>
                <w:sz w:val="18"/>
                <w:szCs w:val="18"/>
              </w:rPr>
              <w:t>&lt;&lt;Static Text - see the top&gt;&gt;</w:t>
            </w:r>
          </w:p>
          <w:p w14:paraId="67120A18" w14:textId="6BEAE2EE" w:rsidR="001E02EB" w:rsidRPr="008528CE" w:rsidRDefault="001E02EB" w:rsidP="008528CE">
            <w:pPr>
              <w:keepNext/>
              <w:tabs>
                <w:tab w:val="left" w:pos="342"/>
                <w:tab w:val="left" w:pos="2700"/>
                <w:tab w:val="left" w:pos="3420"/>
                <w:tab w:val="left" w:pos="3780"/>
                <w:tab w:val="left" w:pos="5760"/>
                <w:tab w:val="left" w:pos="7212"/>
              </w:tabs>
              <w:spacing w:after="40" w:line="276" w:lineRule="auto"/>
              <w:ind w:left="540"/>
              <w:rPr>
                <w:rFonts w:ascii="Calibri" w:hAnsi="Calibri"/>
                <w:sz w:val="18"/>
                <w:szCs w:val="18"/>
              </w:rPr>
            </w:pPr>
          </w:p>
        </w:tc>
      </w:tr>
    </w:tbl>
    <w:p w14:paraId="12E10975" w14:textId="77777777" w:rsidR="00BE0AFD" w:rsidRPr="008528CE" w:rsidRDefault="00BE0AFD" w:rsidP="008528CE"/>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8"/>
        <w:gridCol w:w="2499"/>
        <w:gridCol w:w="9376"/>
      </w:tblGrid>
      <w:tr w:rsidR="003116BB" w:rsidRPr="008528CE" w14:paraId="15480C9E" w14:textId="77777777" w:rsidTr="00687376">
        <w:trPr>
          <w:trHeight w:val="348"/>
        </w:trPr>
        <w:tc>
          <w:tcPr>
            <w:tcW w:w="14598" w:type="dxa"/>
            <w:gridSpan w:val="3"/>
            <w:tcBorders>
              <w:top w:val="single" w:sz="4" w:space="0" w:color="auto"/>
              <w:left w:val="single" w:sz="4" w:space="0" w:color="auto"/>
              <w:bottom w:val="single" w:sz="6" w:space="0" w:color="auto"/>
              <w:right w:val="single" w:sz="4" w:space="0" w:color="auto"/>
            </w:tcBorders>
            <w:shd w:val="clear" w:color="auto" w:fill="auto"/>
          </w:tcPr>
          <w:p w14:paraId="15480C9B" w14:textId="344C2A61" w:rsidR="003116BB" w:rsidRPr="008528CE" w:rsidRDefault="001D5854" w:rsidP="008528CE">
            <w:pPr>
              <w:keepNext/>
              <w:rPr>
                <w:rFonts w:ascii="Calibri" w:eastAsia="Calibri" w:hAnsi="Calibri"/>
                <w:b/>
                <w:sz w:val="20"/>
                <w:szCs w:val="22"/>
              </w:rPr>
            </w:pPr>
            <w:r w:rsidRPr="008528CE">
              <w:rPr>
                <w:rFonts w:ascii="Calibri" w:eastAsia="Calibri" w:hAnsi="Calibri"/>
                <w:b/>
                <w:sz w:val="20"/>
                <w:szCs w:val="22"/>
              </w:rPr>
              <w:t>K</w:t>
            </w:r>
            <w:r w:rsidR="003116BB" w:rsidRPr="008528CE">
              <w:rPr>
                <w:rFonts w:ascii="Calibri" w:eastAsia="Calibri" w:hAnsi="Calibri"/>
                <w:b/>
                <w:sz w:val="20"/>
                <w:szCs w:val="22"/>
              </w:rPr>
              <w:t xml:space="preserve">. </w:t>
            </w:r>
            <w:r w:rsidR="00615B49" w:rsidRPr="008528CE">
              <w:rPr>
                <w:rFonts w:ascii="Calibri" w:eastAsia="Calibri" w:hAnsi="Calibri"/>
                <w:b/>
                <w:sz w:val="20"/>
                <w:szCs w:val="22"/>
              </w:rPr>
              <w:t>Space Conditioning (SC) Systems – Heating/Cooling</w:t>
            </w:r>
            <w:r w:rsidR="003116BB" w:rsidRPr="008528CE">
              <w:rPr>
                <w:rFonts w:ascii="Calibri" w:eastAsia="Calibri" w:hAnsi="Calibri"/>
                <w:b/>
                <w:sz w:val="20"/>
                <w:szCs w:val="22"/>
              </w:rPr>
              <w:t xml:space="preserve"> </w:t>
            </w:r>
            <w:r w:rsidR="003116BB" w:rsidRPr="008528CE">
              <w:rPr>
                <w:rFonts w:ascii="Calibri" w:eastAsia="Calibri" w:hAnsi="Calibri"/>
                <w:sz w:val="20"/>
                <w:szCs w:val="22"/>
              </w:rPr>
              <w:t>(</w:t>
            </w:r>
            <w:r w:rsidR="00FE17CA" w:rsidRPr="008528CE">
              <w:rPr>
                <w:rFonts w:ascii="Calibri" w:eastAsia="Calibri" w:hAnsi="Calibri"/>
                <w:sz w:val="20"/>
                <w:szCs w:val="22"/>
              </w:rPr>
              <w:t>S</w:t>
            </w:r>
            <w:r w:rsidR="003116BB" w:rsidRPr="008528CE">
              <w:rPr>
                <w:rFonts w:ascii="Calibri" w:eastAsia="Calibri" w:hAnsi="Calibri"/>
                <w:sz w:val="20"/>
                <w:szCs w:val="22"/>
              </w:rPr>
              <w:t>ection 150.2(b) or (Section 150.1(c)7)</w:t>
            </w:r>
          </w:p>
          <w:p w14:paraId="0099CB92" w14:textId="59DA305A" w:rsidR="00687376" w:rsidRPr="008528CE" w:rsidRDefault="006D5502" w:rsidP="008528CE">
            <w:pPr>
              <w:keepNext/>
              <w:rPr>
                <w:rFonts w:ascii="Calibri" w:hAnsi="Calibri"/>
                <w:sz w:val="18"/>
                <w:szCs w:val="18"/>
              </w:rPr>
            </w:pPr>
            <w:r w:rsidRPr="008528CE">
              <w:rPr>
                <w:rFonts w:ascii="Calibri" w:eastAsia="Calibri" w:hAnsi="Calibri"/>
                <w:sz w:val="18"/>
                <w:szCs w:val="18"/>
              </w:rPr>
              <w:t>&lt;&lt;</w:t>
            </w:r>
            <w:r w:rsidRPr="008528CE">
              <w:rPr>
                <w:rFonts w:ascii="Calibri" w:hAnsi="Calibri"/>
                <w:sz w:val="18"/>
                <w:szCs w:val="18"/>
              </w:rPr>
              <w:t xml:space="preserve"> </w:t>
            </w:r>
          </w:p>
          <w:p w14:paraId="6F19DDB5" w14:textId="353883A3" w:rsidR="00687376" w:rsidRPr="008528CE" w:rsidRDefault="006D5502" w:rsidP="008528CE">
            <w:pPr>
              <w:keepNext/>
              <w:rPr>
                <w:rFonts w:ascii="Calibri" w:hAnsi="Calibri"/>
                <w:sz w:val="18"/>
                <w:szCs w:val="18"/>
              </w:rPr>
            </w:pPr>
            <w:r w:rsidRPr="008528CE">
              <w:rPr>
                <w:rFonts w:ascii="Calibri" w:hAnsi="Calibri"/>
                <w:sz w:val="18"/>
                <w:szCs w:val="18"/>
              </w:rPr>
              <w:t xml:space="preserve">if none of the following are selected in A13: Space Heating System, or Space Cooling System, or Space Conditioning Duct System, then display the section does not apply message; </w:t>
            </w:r>
          </w:p>
          <w:p w14:paraId="15480C9C" w14:textId="2FB5DE31" w:rsidR="006D5502" w:rsidRPr="008528CE" w:rsidRDefault="006D5502" w:rsidP="008528CE">
            <w:pPr>
              <w:keepNext/>
              <w:rPr>
                <w:rFonts w:ascii="Calibri" w:hAnsi="Calibri"/>
                <w:sz w:val="18"/>
                <w:szCs w:val="18"/>
              </w:rPr>
            </w:pPr>
            <w:r w:rsidRPr="008528CE">
              <w:rPr>
                <w:rFonts w:ascii="Calibri" w:hAnsi="Calibri"/>
                <w:sz w:val="18"/>
                <w:szCs w:val="18"/>
              </w:rPr>
              <w:t>else if one or more of the following are selected in A13: Space Heating System, or Space Cooling System, or Space Conditioning Duct System, then require one row of data in this table</w:t>
            </w:r>
            <w:r w:rsidRPr="008528CE">
              <w:rPr>
                <w:rFonts w:ascii="Calibri" w:eastAsia="Calibri" w:hAnsi="Calibri"/>
                <w:sz w:val="18"/>
                <w:szCs w:val="18"/>
              </w:rPr>
              <w:t>&gt;&gt;</w:t>
            </w:r>
          </w:p>
          <w:p w14:paraId="15480C9D" w14:textId="77777777" w:rsidR="003116BB" w:rsidRPr="008528CE" w:rsidRDefault="003116BB" w:rsidP="008528CE">
            <w:pPr>
              <w:keepNext/>
              <w:rPr>
                <w:rFonts w:ascii="Calibri" w:eastAsia="Calibri" w:hAnsi="Calibri"/>
                <w:sz w:val="18"/>
                <w:szCs w:val="18"/>
              </w:rPr>
            </w:pPr>
            <w:r w:rsidRPr="008528CE">
              <w:rPr>
                <w:rFonts w:ascii="Calibri" w:eastAsia="Calibri" w:hAnsi="Calibri"/>
                <w:sz w:val="18"/>
                <w:szCs w:val="18"/>
              </w:rPr>
              <w:t xml:space="preserve">&lt;&lt;the data registry shall require </w:t>
            </w:r>
            <w:r w:rsidR="000807AA" w:rsidRPr="008528CE">
              <w:rPr>
                <w:rFonts w:ascii="Calibri" w:eastAsia="Calibri" w:hAnsi="Calibri"/>
                <w:sz w:val="18"/>
                <w:szCs w:val="18"/>
              </w:rPr>
              <w:t>a</w:t>
            </w:r>
            <w:r w:rsidRPr="008528CE">
              <w:rPr>
                <w:rFonts w:ascii="Calibri" w:eastAsia="Calibri" w:hAnsi="Calibri"/>
                <w:sz w:val="18"/>
                <w:szCs w:val="18"/>
              </w:rPr>
              <w:t xml:space="preserve"> CF1R-ALT-02 for </w:t>
            </w:r>
            <w:r w:rsidR="000807AA" w:rsidRPr="008528CE">
              <w:rPr>
                <w:rFonts w:ascii="Calibri" w:eastAsia="Calibri" w:hAnsi="Calibri"/>
                <w:sz w:val="18"/>
                <w:szCs w:val="18"/>
              </w:rPr>
              <w:t>the dwelling</w:t>
            </w:r>
            <w:r w:rsidRPr="008528CE">
              <w:rPr>
                <w:rFonts w:ascii="Calibri" w:eastAsia="Calibri" w:hAnsi="Calibri"/>
                <w:sz w:val="18"/>
                <w:szCs w:val="18"/>
              </w:rPr>
              <w:t>&gt;&gt;</w:t>
            </w:r>
          </w:p>
        </w:tc>
      </w:tr>
      <w:tr w:rsidR="001D7841" w:rsidRPr="008528CE" w14:paraId="15480CA2" w14:textId="77777777" w:rsidTr="00E0019E">
        <w:trPr>
          <w:trHeight w:val="223"/>
        </w:trPr>
        <w:tc>
          <w:tcPr>
            <w:tcW w:w="2536" w:type="dxa"/>
            <w:tcBorders>
              <w:top w:val="single" w:sz="6" w:space="0" w:color="auto"/>
              <w:left w:val="single" w:sz="4" w:space="0" w:color="auto"/>
              <w:bottom w:val="single" w:sz="6" w:space="0" w:color="auto"/>
            </w:tcBorders>
            <w:vAlign w:val="bottom"/>
          </w:tcPr>
          <w:p w14:paraId="15480C9F" w14:textId="77777777" w:rsidR="001D7841" w:rsidRPr="008528CE" w:rsidRDefault="001D7841" w:rsidP="008528CE">
            <w:pPr>
              <w:keepNext/>
              <w:jc w:val="center"/>
              <w:rPr>
                <w:rFonts w:ascii="Calibri" w:hAnsi="Calibri"/>
                <w:sz w:val="18"/>
                <w:szCs w:val="18"/>
              </w:rPr>
            </w:pPr>
            <w:r w:rsidRPr="008528CE">
              <w:rPr>
                <w:rFonts w:ascii="Calibri" w:hAnsi="Calibri"/>
                <w:sz w:val="18"/>
                <w:szCs w:val="18"/>
              </w:rPr>
              <w:t>01</w:t>
            </w:r>
          </w:p>
        </w:tc>
        <w:tc>
          <w:tcPr>
            <w:tcW w:w="2536" w:type="dxa"/>
            <w:tcBorders>
              <w:top w:val="single" w:sz="6" w:space="0" w:color="auto"/>
              <w:bottom w:val="single" w:sz="6" w:space="0" w:color="auto"/>
            </w:tcBorders>
            <w:vAlign w:val="bottom"/>
          </w:tcPr>
          <w:p w14:paraId="15480CA0" w14:textId="77777777" w:rsidR="001D7841" w:rsidRPr="008528CE" w:rsidRDefault="001D7841" w:rsidP="008528CE">
            <w:pPr>
              <w:keepNext/>
              <w:jc w:val="center"/>
              <w:rPr>
                <w:rFonts w:ascii="Calibri" w:hAnsi="Calibri"/>
                <w:sz w:val="18"/>
                <w:szCs w:val="18"/>
              </w:rPr>
            </w:pPr>
            <w:r w:rsidRPr="008528CE">
              <w:rPr>
                <w:rFonts w:ascii="Calibri" w:hAnsi="Calibri"/>
                <w:sz w:val="18"/>
                <w:szCs w:val="18"/>
              </w:rPr>
              <w:t>02</w:t>
            </w:r>
          </w:p>
        </w:tc>
        <w:tc>
          <w:tcPr>
            <w:tcW w:w="9301" w:type="dxa"/>
            <w:tcBorders>
              <w:top w:val="single" w:sz="6" w:space="0" w:color="auto"/>
              <w:bottom w:val="single" w:sz="6" w:space="0" w:color="auto"/>
              <w:right w:val="single" w:sz="4" w:space="0" w:color="auto"/>
            </w:tcBorders>
            <w:vAlign w:val="bottom"/>
          </w:tcPr>
          <w:p w14:paraId="15480CA1" w14:textId="77777777" w:rsidR="001D7841" w:rsidRPr="008528CE" w:rsidRDefault="001D7841" w:rsidP="008528CE">
            <w:pPr>
              <w:keepNext/>
              <w:jc w:val="center"/>
              <w:rPr>
                <w:rFonts w:ascii="Calibri" w:hAnsi="Calibri"/>
                <w:sz w:val="18"/>
                <w:szCs w:val="18"/>
              </w:rPr>
            </w:pPr>
            <w:r w:rsidRPr="008528CE">
              <w:rPr>
                <w:rFonts w:ascii="Calibri" w:hAnsi="Calibri"/>
                <w:sz w:val="20"/>
                <w:szCs w:val="20"/>
              </w:rPr>
              <w:t>0</w:t>
            </w:r>
            <w:r w:rsidR="0051129F" w:rsidRPr="008528CE">
              <w:rPr>
                <w:rFonts w:ascii="Calibri" w:hAnsi="Calibri"/>
                <w:sz w:val="20"/>
                <w:szCs w:val="20"/>
              </w:rPr>
              <w:t>3</w:t>
            </w:r>
          </w:p>
        </w:tc>
      </w:tr>
      <w:tr w:rsidR="001D7841" w:rsidRPr="008528CE" w14:paraId="15480CA7" w14:textId="77777777" w:rsidTr="00E0019E">
        <w:trPr>
          <w:trHeight w:val="291"/>
        </w:trPr>
        <w:tc>
          <w:tcPr>
            <w:tcW w:w="2536" w:type="dxa"/>
            <w:tcBorders>
              <w:top w:val="single" w:sz="6" w:space="0" w:color="auto"/>
              <w:left w:val="single" w:sz="4" w:space="0" w:color="auto"/>
              <w:bottom w:val="single" w:sz="6" w:space="0" w:color="auto"/>
            </w:tcBorders>
            <w:vAlign w:val="bottom"/>
          </w:tcPr>
          <w:p w14:paraId="15480CA3" w14:textId="77777777" w:rsidR="001D7841" w:rsidRPr="008528CE" w:rsidRDefault="001D7841" w:rsidP="008528CE">
            <w:pPr>
              <w:keepNext/>
              <w:jc w:val="center"/>
              <w:rPr>
                <w:rFonts w:ascii="Calibri" w:hAnsi="Calibri"/>
                <w:sz w:val="18"/>
                <w:szCs w:val="18"/>
                <w:vertAlign w:val="superscript"/>
              </w:rPr>
            </w:pPr>
            <w:r w:rsidRPr="008528CE">
              <w:rPr>
                <w:rFonts w:ascii="Calibri" w:hAnsi="Calibri"/>
                <w:sz w:val="18"/>
                <w:szCs w:val="18"/>
              </w:rPr>
              <w:t>Dwelling Unit Name</w:t>
            </w:r>
          </w:p>
        </w:tc>
        <w:tc>
          <w:tcPr>
            <w:tcW w:w="2536" w:type="dxa"/>
            <w:tcBorders>
              <w:top w:val="single" w:sz="6" w:space="0" w:color="auto"/>
              <w:bottom w:val="single" w:sz="6" w:space="0" w:color="auto"/>
            </w:tcBorders>
            <w:vAlign w:val="bottom"/>
          </w:tcPr>
          <w:p w14:paraId="15480CA4" w14:textId="77777777" w:rsidR="00BE1C9A" w:rsidRPr="008528CE" w:rsidRDefault="001D7841" w:rsidP="008528CE">
            <w:pPr>
              <w:keepNext/>
              <w:jc w:val="center"/>
              <w:rPr>
                <w:rFonts w:ascii="Calibri" w:hAnsi="Calibri"/>
                <w:sz w:val="18"/>
                <w:szCs w:val="18"/>
              </w:rPr>
            </w:pPr>
            <w:r w:rsidRPr="008528CE">
              <w:rPr>
                <w:rFonts w:ascii="Calibri" w:hAnsi="Calibri"/>
                <w:sz w:val="18"/>
                <w:szCs w:val="18"/>
              </w:rPr>
              <w:t xml:space="preserve">Dwelling Unit Total CFA </w:t>
            </w:r>
            <w:r w:rsidR="0060402D" w:rsidRPr="008528CE">
              <w:rPr>
                <w:rFonts w:ascii="Calibri" w:hAnsi="Calibri"/>
                <w:sz w:val="18"/>
                <w:szCs w:val="18"/>
              </w:rPr>
              <w:t>=</w:t>
            </w:r>
            <w:r w:rsidRPr="008528CE">
              <w:rPr>
                <w:rFonts w:ascii="Calibri" w:hAnsi="Calibri"/>
                <w:sz w:val="18"/>
                <w:szCs w:val="18"/>
              </w:rPr>
              <w:t xml:space="preserve"> </w:t>
            </w:r>
          </w:p>
          <w:p w14:paraId="15480CA5" w14:textId="77777777" w:rsidR="00BE1C9A" w:rsidRPr="008528CE" w:rsidRDefault="001D7841" w:rsidP="008528CE">
            <w:pPr>
              <w:keepNext/>
              <w:jc w:val="center"/>
              <w:rPr>
                <w:rFonts w:ascii="Calibri" w:hAnsi="Calibri"/>
                <w:sz w:val="18"/>
                <w:szCs w:val="18"/>
              </w:rPr>
            </w:pPr>
            <w:r w:rsidRPr="008528CE">
              <w:rPr>
                <w:rFonts w:ascii="Calibri" w:hAnsi="Calibri"/>
                <w:sz w:val="18"/>
                <w:szCs w:val="18"/>
              </w:rPr>
              <w:t>Sum of Existing + Addition (ft</w:t>
            </w:r>
            <w:r w:rsidRPr="008528CE">
              <w:rPr>
                <w:rFonts w:ascii="Calibri" w:hAnsi="Calibri"/>
                <w:sz w:val="18"/>
                <w:szCs w:val="18"/>
                <w:vertAlign w:val="superscript"/>
              </w:rPr>
              <w:t>2</w:t>
            </w:r>
            <w:r w:rsidRPr="008528CE">
              <w:rPr>
                <w:rFonts w:ascii="Calibri" w:hAnsi="Calibri"/>
                <w:sz w:val="18"/>
                <w:szCs w:val="18"/>
              </w:rPr>
              <w:t>)</w:t>
            </w:r>
          </w:p>
        </w:tc>
        <w:tc>
          <w:tcPr>
            <w:tcW w:w="9301" w:type="dxa"/>
            <w:tcBorders>
              <w:top w:val="single" w:sz="6" w:space="0" w:color="auto"/>
              <w:bottom w:val="single" w:sz="6" w:space="0" w:color="auto"/>
              <w:right w:val="single" w:sz="4" w:space="0" w:color="auto"/>
            </w:tcBorders>
            <w:vAlign w:val="bottom"/>
          </w:tcPr>
          <w:p w14:paraId="15480CA6" w14:textId="77777777" w:rsidR="001D7841" w:rsidRPr="008528CE" w:rsidRDefault="001D7841" w:rsidP="008528CE">
            <w:pPr>
              <w:keepNext/>
              <w:jc w:val="center"/>
              <w:rPr>
                <w:rFonts w:ascii="Calibri" w:hAnsi="Calibri"/>
                <w:sz w:val="18"/>
                <w:szCs w:val="18"/>
              </w:rPr>
            </w:pPr>
            <w:r w:rsidRPr="008528CE">
              <w:rPr>
                <w:rFonts w:ascii="Calibri" w:hAnsi="Calibri"/>
                <w:sz w:val="18"/>
                <w:szCs w:val="18"/>
              </w:rPr>
              <w:t>Comments</w:t>
            </w:r>
          </w:p>
        </w:tc>
      </w:tr>
      <w:tr w:rsidR="001D7841" w:rsidRPr="008528CE" w14:paraId="15480CAB" w14:textId="77777777" w:rsidTr="00E0019E">
        <w:trPr>
          <w:trHeight w:val="250"/>
        </w:trPr>
        <w:tc>
          <w:tcPr>
            <w:tcW w:w="2536" w:type="dxa"/>
            <w:tcBorders>
              <w:top w:val="single" w:sz="6" w:space="0" w:color="auto"/>
              <w:left w:val="single" w:sz="4" w:space="0" w:color="auto"/>
              <w:bottom w:val="single" w:sz="6" w:space="0" w:color="auto"/>
            </w:tcBorders>
            <w:vAlign w:val="bottom"/>
          </w:tcPr>
          <w:p w14:paraId="15480CA8" w14:textId="77777777" w:rsidR="001D7841" w:rsidRPr="008528CE" w:rsidRDefault="00B00888" w:rsidP="008528CE">
            <w:pPr>
              <w:keepNext/>
              <w:jc w:val="center"/>
              <w:rPr>
                <w:rFonts w:ascii="Calibri" w:hAnsi="Calibri"/>
                <w:sz w:val="18"/>
                <w:szCs w:val="18"/>
              </w:rPr>
            </w:pPr>
            <w:r w:rsidRPr="008528CE">
              <w:rPr>
                <w:rFonts w:ascii="Calibri" w:hAnsi="Calibri"/>
                <w:sz w:val="18"/>
                <w:szCs w:val="18"/>
              </w:rPr>
              <w:t>&lt;&lt;User Input: ObjectNamePermissive&gt;&gt;</w:t>
            </w:r>
          </w:p>
        </w:tc>
        <w:tc>
          <w:tcPr>
            <w:tcW w:w="2536" w:type="dxa"/>
            <w:tcBorders>
              <w:top w:val="single" w:sz="6" w:space="0" w:color="auto"/>
              <w:bottom w:val="single" w:sz="6" w:space="0" w:color="auto"/>
            </w:tcBorders>
          </w:tcPr>
          <w:p w14:paraId="15480CA9" w14:textId="77777777" w:rsidR="001D7841" w:rsidRPr="008528CE" w:rsidRDefault="00B00888" w:rsidP="008528CE">
            <w:pPr>
              <w:keepNext/>
              <w:jc w:val="center"/>
              <w:rPr>
                <w:rFonts w:ascii="Calibri" w:hAnsi="Calibri"/>
                <w:sz w:val="18"/>
                <w:szCs w:val="18"/>
              </w:rPr>
            </w:pPr>
            <w:r w:rsidRPr="008528CE">
              <w:rPr>
                <w:rFonts w:ascii="Calibri" w:hAnsi="Calibri"/>
                <w:sz w:val="18"/>
                <w:szCs w:val="18"/>
              </w:rPr>
              <w:t>&lt;&lt;User Input: IntegerNonnegative&gt;&gt;</w:t>
            </w:r>
          </w:p>
        </w:tc>
        <w:tc>
          <w:tcPr>
            <w:tcW w:w="9301" w:type="dxa"/>
            <w:tcBorders>
              <w:top w:val="single" w:sz="6" w:space="0" w:color="auto"/>
              <w:bottom w:val="single" w:sz="6" w:space="0" w:color="auto"/>
              <w:right w:val="single" w:sz="4" w:space="0" w:color="auto"/>
            </w:tcBorders>
          </w:tcPr>
          <w:p w14:paraId="15480CAA" w14:textId="77777777" w:rsidR="001D7841" w:rsidRPr="008528CE" w:rsidRDefault="00B00888" w:rsidP="008528CE">
            <w:pPr>
              <w:keepNext/>
              <w:jc w:val="center"/>
              <w:rPr>
                <w:rFonts w:ascii="Calibri" w:hAnsi="Calibri"/>
                <w:sz w:val="18"/>
                <w:szCs w:val="18"/>
              </w:rPr>
            </w:pPr>
            <w:r w:rsidRPr="008528CE">
              <w:rPr>
                <w:rFonts w:ascii="Calibri" w:hAnsi="Calibri"/>
                <w:sz w:val="18"/>
                <w:szCs w:val="18"/>
              </w:rPr>
              <w:t>&lt;&lt;User Input: Text&gt;&gt;</w:t>
            </w:r>
          </w:p>
        </w:tc>
      </w:tr>
      <w:tr w:rsidR="001D7841" w:rsidRPr="008528CE" w14:paraId="15480CAF" w14:textId="77777777" w:rsidTr="00E0019E">
        <w:trPr>
          <w:trHeight w:val="250"/>
        </w:trPr>
        <w:tc>
          <w:tcPr>
            <w:tcW w:w="2536" w:type="dxa"/>
            <w:tcBorders>
              <w:top w:val="single" w:sz="6" w:space="0" w:color="auto"/>
              <w:left w:val="single" w:sz="4" w:space="0" w:color="auto"/>
              <w:bottom w:val="single" w:sz="4" w:space="0" w:color="auto"/>
            </w:tcBorders>
            <w:vAlign w:val="bottom"/>
          </w:tcPr>
          <w:p w14:paraId="15480CAC" w14:textId="77777777" w:rsidR="001D7841" w:rsidRPr="008528CE" w:rsidRDefault="001D7841" w:rsidP="008528CE">
            <w:pPr>
              <w:keepNext/>
              <w:jc w:val="center"/>
              <w:rPr>
                <w:rFonts w:ascii="Calibri" w:hAnsi="Calibri"/>
                <w:sz w:val="18"/>
                <w:szCs w:val="18"/>
              </w:rPr>
            </w:pPr>
          </w:p>
        </w:tc>
        <w:tc>
          <w:tcPr>
            <w:tcW w:w="2536" w:type="dxa"/>
            <w:tcBorders>
              <w:top w:val="single" w:sz="6" w:space="0" w:color="auto"/>
              <w:bottom w:val="single" w:sz="4" w:space="0" w:color="auto"/>
            </w:tcBorders>
            <w:vAlign w:val="bottom"/>
          </w:tcPr>
          <w:p w14:paraId="15480CAD" w14:textId="77777777" w:rsidR="001D7841" w:rsidRPr="008528CE" w:rsidRDefault="001D7841" w:rsidP="008528CE">
            <w:pPr>
              <w:keepNext/>
              <w:jc w:val="center"/>
              <w:rPr>
                <w:rFonts w:ascii="Calibri" w:hAnsi="Calibri"/>
                <w:sz w:val="18"/>
                <w:szCs w:val="18"/>
              </w:rPr>
            </w:pPr>
          </w:p>
        </w:tc>
        <w:tc>
          <w:tcPr>
            <w:tcW w:w="9301" w:type="dxa"/>
            <w:tcBorders>
              <w:top w:val="single" w:sz="6" w:space="0" w:color="auto"/>
              <w:bottom w:val="single" w:sz="4" w:space="0" w:color="auto"/>
              <w:right w:val="single" w:sz="4" w:space="0" w:color="auto"/>
            </w:tcBorders>
            <w:vAlign w:val="bottom"/>
          </w:tcPr>
          <w:p w14:paraId="15480CAE" w14:textId="77777777" w:rsidR="001D7841" w:rsidRPr="008528CE" w:rsidRDefault="001D7841" w:rsidP="008528CE">
            <w:pPr>
              <w:keepNext/>
              <w:jc w:val="center"/>
              <w:rPr>
                <w:rFonts w:ascii="Calibri" w:hAnsi="Calibri"/>
                <w:sz w:val="18"/>
                <w:szCs w:val="18"/>
              </w:rPr>
            </w:pPr>
          </w:p>
        </w:tc>
      </w:tr>
    </w:tbl>
    <w:p w14:paraId="15480CB0" w14:textId="4F37B5F6" w:rsidR="00912685" w:rsidRPr="008528CE" w:rsidRDefault="00912685" w:rsidP="008528CE">
      <w:pPr>
        <w:rPr>
          <w:rFonts w:ascii="Calibri" w:hAnsi="Calibri"/>
          <w:sz w:val="16"/>
          <w:szCs w:val="16"/>
        </w:rPr>
      </w:pPr>
    </w:p>
    <w:p w14:paraId="274C7A9B" w14:textId="77777777" w:rsidR="00912685" w:rsidRPr="008528CE" w:rsidRDefault="00912685" w:rsidP="008528CE">
      <w:pPr>
        <w:rPr>
          <w:rFonts w:ascii="Calibri" w:hAnsi="Calibri"/>
          <w:sz w:val="16"/>
          <w:szCs w:val="16"/>
        </w:rPr>
      </w:pPr>
      <w:r w:rsidRPr="008528CE">
        <w:rPr>
          <w:rFonts w:ascii="Calibri" w:hAnsi="Calibri"/>
          <w:sz w:val="16"/>
          <w:szCs w:val="16"/>
        </w:rPr>
        <w:br w:type="page"/>
      </w:r>
    </w:p>
    <w:p w14:paraId="15480D0A" w14:textId="400EC9C6" w:rsidR="00C41F78" w:rsidRPr="008528CE" w:rsidRDefault="00C41F78" w:rsidP="008528CE">
      <w:pPr>
        <w:rPr>
          <w:rFonts w:ascii="Calibri" w:hAnsi="Calibri"/>
        </w:rPr>
      </w:pPr>
    </w:p>
    <w:tbl>
      <w:tblPr>
        <w:tblStyle w:val="TableGrid"/>
        <w:tblpPr w:leftFromText="180" w:rightFromText="180" w:vertAnchor="text" w:tblpXSpec="right" w:tblpY="1"/>
        <w:tblOverlap w:val="never"/>
        <w:tblW w:w="5002" w:type="pct"/>
        <w:tblLook w:val="04A0" w:firstRow="1" w:lastRow="0" w:firstColumn="1" w:lastColumn="0" w:noHBand="0" w:noVBand="1"/>
      </w:tblPr>
      <w:tblGrid>
        <w:gridCol w:w="1597"/>
        <w:gridCol w:w="1601"/>
        <w:gridCol w:w="1598"/>
        <w:gridCol w:w="1601"/>
        <w:gridCol w:w="1598"/>
        <w:gridCol w:w="1601"/>
        <w:gridCol w:w="1598"/>
        <w:gridCol w:w="1601"/>
        <w:gridCol w:w="1601"/>
      </w:tblGrid>
      <w:tr w:rsidR="00AB6B49" w:rsidRPr="008528CE" w14:paraId="042346E6" w14:textId="77777777" w:rsidTr="00414A06">
        <w:trPr>
          <w:trHeight w:val="437"/>
        </w:trPr>
        <w:tc>
          <w:tcPr>
            <w:tcW w:w="5000" w:type="pct"/>
            <w:gridSpan w:val="9"/>
          </w:tcPr>
          <w:p w14:paraId="4C7ADCD5" w14:textId="7B410B83" w:rsidR="00AB6B49" w:rsidRPr="008528CE" w:rsidRDefault="00AB6B49" w:rsidP="008528CE">
            <w:pPr>
              <w:keepNext/>
              <w:rPr>
                <w:rFonts w:ascii="Calibri" w:eastAsia="Calibri" w:hAnsi="Calibri"/>
                <w:b/>
                <w:sz w:val="18"/>
                <w:szCs w:val="18"/>
              </w:rPr>
            </w:pPr>
            <w:r w:rsidRPr="008528CE">
              <w:rPr>
                <w:rFonts w:ascii="Calibri" w:eastAsia="Calibri" w:hAnsi="Calibri"/>
                <w:b/>
                <w:sz w:val="18"/>
                <w:szCs w:val="18"/>
              </w:rPr>
              <w:t xml:space="preserve">L. Water Heating Systems </w:t>
            </w:r>
            <w:r w:rsidRPr="008528CE">
              <w:rPr>
                <w:rFonts w:ascii="Calibri" w:eastAsia="Calibri" w:hAnsi="Calibri"/>
                <w:sz w:val="18"/>
                <w:szCs w:val="18"/>
              </w:rPr>
              <w:t>(Section 150.2(a)1D)</w:t>
            </w:r>
          </w:p>
          <w:p w14:paraId="2076AEF9" w14:textId="4E600D9B" w:rsidR="00AB6B49" w:rsidRPr="008528CE" w:rsidRDefault="00AB6B49" w:rsidP="008528CE">
            <w:pPr>
              <w:rPr>
                <w:rFonts w:ascii="Calibri" w:hAnsi="Calibri"/>
                <w:sz w:val="18"/>
                <w:szCs w:val="18"/>
              </w:rPr>
            </w:pPr>
            <w:r w:rsidRPr="008528CE">
              <w:rPr>
                <w:rFonts w:ascii="Calibri" w:eastAsia="Calibri" w:hAnsi="Calibri"/>
                <w:sz w:val="18"/>
                <w:szCs w:val="18"/>
              </w:rPr>
              <w:t>List water heaters and boilers for both domestic hot water (DHW) heaters and hydronic space heating.</w:t>
            </w:r>
          </w:p>
        </w:tc>
      </w:tr>
      <w:tr w:rsidR="00F27D88" w:rsidRPr="008528CE" w14:paraId="3A99DD26" w14:textId="77777777" w:rsidTr="008528CE">
        <w:trPr>
          <w:trHeight w:val="225"/>
        </w:trPr>
        <w:tc>
          <w:tcPr>
            <w:tcW w:w="555" w:type="pct"/>
            <w:vAlign w:val="center"/>
          </w:tcPr>
          <w:p w14:paraId="5863A11F" w14:textId="77777777" w:rsidR="00F27D88" w:rsidRPr="008528CE" w:rsidRDefault="00F27D88" w:rsidP="008528CE">
            <w:pPr>
              <w:jc w:val="center"/>
              <w:rPr>
                <w:rFonts w:ascii="Calibri" w:hAnsi="Calibri"/>
                <w:sz w:val="18"/>
              </w:rPr>
            </w:pPr>
            <w:r w:rsidRPr="008528CE">
              <w:rPr>
                <w:rFonts w:ascii="Calibri" w:hAnsi="Calibri"/>
                <w:sz w:val="18"/>
              </w:rPr>
              <w:t>01</w:t>
            </w:r>
          </w:p>
        </w:tc>
        <w:tc>
          <w:tcPr>
            <w:tcW w:w="556" w:type="pct"/>
          </w:tcPr>
          <w:p w14:paraId="01290B9D" w14:textId="77777777" w:rsidR="00F27D88" w:rsidRPr="008528CE" w:rsidRDefault="00F27D88" w:rsidP="008528CE">
            <w:pPr>
              <w:jc w:val="center"/>
              <w:rPr>
                <w:rFonts w:ascii="Calibri" w:hAnsi="Calibri"/>
                <w:sz w:val="18"/>
              </w:rPr>
            </w:pPr>
            <w:r w:rsidRPr="008528CE">
              <w:rPr>
                <w:rFonts w:ascii="Calibri" w:hAnsi="Calibri"/>
                <w:sz w:val="18"/>
              </w:rPr>
              <w:t>02</w:t>
            </w:r>
          </w:p>
        </w:tc>
        <w:tc>
          <w:tcPr>
            <w:tcW w:w="555" w:type="pct"/>
            <w:vAlign w:val="center"/>
          </w:tcPr>
          <w:p w14:paraId="1EAF4859" w14:textId="77777777" w:rsidR="00F27D88" w:rsidRPr="008528CE" w:rsidRDefault="00F27D88" w:rsidP="008528CE">
            <w:pPr>
              <w:jc w:val="center"/>
              <w:rPr>
                <w:rFonts w:ascii="Calibri" w:hAnsi="Calibri"/>
                <w:sz w:val="18"/>
              </w:rPr>
            </w:pPr>
            <w:r w:rsidRPr="008528CE">
              <w:rPr>
                <w:rFonts w:ascii="Calibri" w:hAnsi="Calibri"/>
                <w:sz w:val="18"/>
              </w:rPr>
              <w:t>03</w:t>
            </w:r>
          </w:p>
        </w:tc>
        <w:tc>
          <w:tcPr>
            <w:tcW w:w="556" w:type="pct"/>
          </w:tcPr>
          <w:p w14:paraId="45774EA8" w14:textId="77777777" w:rsidR="00F27D88" w:rsidRPr="008528CE" w:rsidRDefault="00F27D88" w:rsidP="008528CE">
            <w:pPr>
              <w:jc w:val="center"/>
              <w:rPr>
                <w:rFonts w:ascii="Calibri" w:hAnsi="Calibri"/>
                <w:sz w:val="18"/>
              </w:rPr>
            </w:pPr>
            <w:r w:rsidRPr="008528CE">
              <w:rPr>
                <w:rFonts w:ascii="Calibri" w:hAnsi="Calibri"/>
                <w:sz w:val="18"/>
              </w:rPr>
              <w:t>04</w:t>
            </w:r>
          </w:p>
        </w:tc>
        <w:tc>
          <w:tcPr>
            <w:tcW w:w="555" w:type="pct"/>
          </w:tcPr>
          <w:p w14:paraId="0D115D96" w14:textId="77777777" w:rsidR="00F27D88" w:rsidRPr="008528CE" w:rsidDel="007B15E5" w:rsidRDefault="00F27D88" w:rsidP="008528CE">
            <w:pPr>
              <w:jc w:val="center"/>
              <w:rPr>
                <w:rFonts w:ascii="Calibri" w:hAnsi="Calibri"/>
                <w:sz w:val="18"/>
              </w:rPr>
            </w:pPr>
            <w:r w:rsidRPr="008528CE">
              <w:rPr>
                <w:rFonts w:ascii="Calibri" w:hAnsi="Calibri"/>
                <w:sz w:val="18"/>
              </w:rPr>
              <w:t>05</w:t>
            </w:r>
          </w:p>
        </w:tc>
        <w:tc>
          <w:tcPr>
            <w:tcW w:w="556" w:type="pct"/>
            <w:vAlign w:val="center"/>
          </w:tcPr>
          <w:p w14:paraId="6E3FF77D" w14:textId="77777777" w:rsidR="00F27D88" w:rsidRPr="008528CE" w:rsidRDefault="00F27D88" w:rsidP="008528CE">
            <w:pPr>
              <w:jc w:val="center"/>
              <w:rPr>
                <w:rFonts w:ascii="Calibri" w:hAnsi="Calibri"/>
                <w:sz w:val="18"/>
              </w:rPr>
            </w:pPr>
            <w:r w:rsidRPr="008528CE">
              <w:rPr>
                <w:rFonts w:ascii="Calibri" w:hAnsi="Calibri"/>
                <w:sz w:val="18"/>
              </w:rPr>
              <w:t>06</w:t>
            </w:r>
          </w:p>
        </w:tc>
        <w:tc>
          <w:tcPr>
            <w:tcW w:w="555" w:type="pct"/>
            <w:vAlign w:val="center"/>
          </w:tcPr>
          <w:p w14:paraId="270678DD" w14:textId="77777777" w:rsidR="00F27D88" w:rsidRPr="008528CE" w:rsidRDefault="00F27D88" w:rsidP="008528CE">
            <w:pPr>
              <w:jc w:val="center"/>
              <w:rPr>
                <w:rFonts w:ascii="Calibri" w:hAnsi="Calibri"/>
                <w:sz w:val="18"/>
              </w:rPr>
            </w:pPr>
            <w:r w:rsidRPr="008528CE">
              <w:rPr>
                <w:rFonts w:ascii="Calibri" w:hAnsi="Calibri"/>
                <w:sz w:val="18"/>
              </w:rPr>
              <w:t>07</w:t>
            </w:r>
          </w:p>
        </w:tc>
        <w:tc>
          <w:tcPr>
            <w:tcW w:w="556" w:type="pct"/>
            <w:vAlign w:val="center"/>
          </w:tcPr>
          <w:p w14:paraId="3E5772E7" w14:textId="77777777" w:rsidR="00F27D88" w:rsidRPr="008528CE" w:rsidRDefault="00F27D88" w:rsidP="008528CE">
            <w:pPr>
              <w:jc w:val="center"/>
              <w:rPr>
                <w:rFonts w:ascii="Calibri" w:hAnsi="Calibri"/>
                <w:sz w:val="18"/>
              </w:rPr>
            </w:pPr>
            <w:r w:rsidRPr="008528CE">
              <w:rPr>
                <w:rFonts w:ascii="Calibri" w:hAnsi="Calibri"/>
                <w:sz w:val="18"/>
              </w:rPr>
              <w:t>08</w:t>
            </w:r>
          </w:p>
        </w:tc>
        <w:tc>
          <w:tcPr>
            <w:tcW w:w="556" w:type="pct"/>
            <w:vAlign w:val="center"/>
          </w:tcPr>
          <w:p w14:paraId="3BDFDFBC" w14:textId="77777777" w:rsidR="00F27D88" w:rsidRPr="008528CE" w:rsidRDefault="00F27D88" w:rsidP="008528CE">
            <w:pPr>
              <w:jc w:val="center"/>
              <w:rPr>
                <w:rFonts w:ascii="Calibri" w:hAnsi="Calibri"/>
                <w:sz w:val="18"/>
              </w:rPr>
            </w:pPr>
            <w:r w:rsidRPr="008528CE">
              <w:rPr>
                <w:rFonts w:ascii="Calibri" w:hAnsi="Calibri"/>
                <w:sz w:val="18"/>
              </w:rPr>
              <w:t>09</w:t>
            </w:r>
          </w:p>
        </w:tc>
      </w:tr>
      <w:tr w:rsidR="00F27D88" w:rsidRPr="008528CE" w14:paraId="766D4DBA" w14:textId="77777777" w:rsidTr="008528CE">
        <w:trPr>
          <w:trHeight w:val="873"/>
        </w:trPr>
        <w:tc>
          <w:tcPr>
            <w:tcW w:w="555" w:type="pct"/>
            <w:vAlign w:val="bottom"/>
          </w:tcPr>
          <w:p w14:paraId="3BC5BEEA" w14:textId="77777777" w:rsidR="00F27D88" w:rsidRPr="008528CE" w:rsidRDefault="00F27D88" w:rsidP="008528CE">
            <w:pPr>
              <w:jc w:val="center"/>
              <w:rPr>
                <w:rFonts w:ascii="Calibri" w:hAnsi="Calibri"/>
                <w:sz w:val="18"/>
                <w:szCs w:val="18"/>
              </w:rPr>
            </w:pPr>
            <w:r w:rsidRPr="008528CE">
              <w:rPr>
                <w:rFonts w:ascii="Calibri" w:hAnsi="Calibri"/>
                <w:sz w:val="18"/>
                <w:szCs w:val="18"/>
              </w:rPr>
              <w:t>Water Heating System ID or Name</w:t>
            </w:r>
          </w:p>
        </w:tc>
        <w:tc>
          <w:tcPr>
            <w:tcW w:w="556" w:type="pct"/>
            <w:vAlign w:val="bottom"/>
          </w:tcPr>
          <w:p w14:paraId="2C39F51F" w14:textId="77777777" w:rsidR="00F27D88" w:rsidRPr="008528CE" w:rsidRDefault="00F27D88" w:rsidP="008528CE">
            <w:pPr>
              <w:jc w:val="center"/>
              <w:rPr>
                <w:rFonts w:ascii="Calibri" w:hAnsi="Calibri"/>
                <w:sz w:val="18"/>
                <w:szCs w:val="18"/>
              </w:rPr>
            </w:pPr>
            <w:r w:rsidRPr="008528CE">
              <w:rPr>
                <w:rFonts w:ascii="Calibri" w:hAnsi="Calibri"/>
                <w:sz w:val="18"/>
                <w:szCs w:val="18"/>
              </w:rPr>
              <w:t>Water Heating System Type</w:t>
            </w:r>
          </w:p>
        </w:tc>
        <w:tc>
          <w:tcPr>
            <w:tcW w:w="555" w:type="pct"/>
            <w:vAlign w:val="bottom"/>
          </w:tcPr>
          <w:p w14:paraId="467D5F22" w14:textId="77777777" w:rsidR="00F27D88" w:rsidRPr="008528CE" w:rsidRDefault="00F27D88" w:rsidP="008528CE">
            <w:pPr>
              <w:jc w:val="center"/>
              <w:rPr>
                <w:rFonts w:ascii="Calibri" w:hAnsi="Calibri"/>
                <w:sz w:val="18"/>
                <w:szCs w:val="18"/>
              </w:rPr>
            </w:pPr>
            <w:r w:rsidRPr="008528CE">
              <w:rPr>
                <w:rFonts w:ascii="Calibri" w:hAnsi="Calibri"/>
                <w:sz w:val="18"/>
                <w:szCs w:val="18"/>
              </w:rPr>
              <w:t>System Option (from §150.2(a)1D)</w:t>
            </w:r>
          </w:p>
        </w:tc>
        <w:tc>
          <w:tcPr>
            <w:tcW w:w="556" w:type="pct"/>
            <w:vAlign w:val="bottom"/>
          </w:tcPr>
          <w:p w14:paraId="52B77005" w14:textId="77777777" w:rsidR="00F27D88" w:rsidRPr="008528CE" w:rsidRDefault="00F27D88" w:rsidP="008528CE">
            <w:pPr>
              <w:jc w:val="center"/>
              <w:rPr>
                <w:rFonts w:ascii="Calibri" w:hAnsi="Calibri"/>
                <w:sz w:val="18"/>
                <w:szCs w:val="18"/>
              </w:rPr>
            </w:pPr>
            <w:r w:rsidRPr="008528CE">
              <w:rPr>
                <w:rFonts w:ascii="Calibri" w:hAnsi="Calibri"/>
                <w:sz w:val="18"/>
                <w:szCs w:val="18"/>
              </w:rPr>
              <w:t># of Water Heaters/ Compressors in System</w:t>
            </w:r>
          </w:p>
        </w:tc>
        <w:tc>
          <w:tcPr>
            <w:tcW w:w="555" w:type="pct"/>
            <w:vAlign w:val="bottom"/>
          </w:tcPr>
          <w:p w14:paraId="62515365" w14:textId="77777777" w:rsidR="00F27D88" w:rsidRPr="008528CE" w:rsidRDefault="00F27D88" w:rsidP="008528CE">
            <w:pPr>
              <w:jc w:val="center"/>
              <w:rPr>
                <w:rFonts w:ascii="Calibri" w:hAnsi="Calibri"/>
                <w:sz w:val="18"/>
                <w:szCs w:val="18"/>
              </w:rPr>
            </w:pPr>
            <w:r w:rsidRPr="008528CE">
              <w:rPr>
                <w:rFonts w:ascii="Calibri" w:hAnsi="Calibri"/>
                <w:sz w:val="18"/>
                <w:szCs w:val="18"/>
              </w:rPr>
              <w:t>Water Heater Type</w:t>
            </w:r>
          </w:p>
        </w:tc>
        <w:tc>
          <w:tcPr>
            <w:tcW w:w="556" w:type="pct"/>
            <w:vAlign w:val="bottom"/>
          </w:tcPr>
          <w:p w14:paraId="64F932E4" w14:textId="77777777" w:rsidR="00F27D88" w:rsidRPr="008528CE" w:rsidRDefault="00F27D88" w:rsidP="008528CE">
            <w:pPr>
              <w:jc w:val="center"/>
              <w:rPr>
                <w:rFonts w:ascii="Calibri" w:hAnsi="Calibri"/>
                <w:sz w:val="18"/>
                <w:szCs w:val="18"/>
              </w:rPr>
            </w:pPr>
            <w:r w:rsidRPr="008528CE">
              <w:rPr>
                <w:rFonts w:ascii="Calibri" w:hAnsi="Calibri"/>
                <w:sz w:val="18"/>
                <w:szCs w:val="18"/>
              </w:rPr>
              <w:t>Fuel Type</w:t>
            </w:r>
          </w:p>
        </w:tc>
        <w:tc>
          <w:tcPr>
            <w:tcW w:w="555" w:type="pct"/>
            <w:vAlign w:val="bottom"/>
          </w:tcPr>
          <w:p w14:paraId="47222F91" w14:textId="77777777" w:rsidR="00F27D88" w:rsidRPr="008528CE" w:rsidRDefault="00F27D88" w:rsidP="008528CE">
            <w:pPr>
              <w:jc w:val="center"/>
              <w:rPr>
                <w:rFonts w:ascii="Calibri" w:hAnsi="Calibri"/>
                <w:sz w:val="18"/>
                <w:szCs w:val="18"/>
              </w:rPr>
            </w:pPr>
            <w:r w:rsidRPr="008528CE">
              <w:rPr>
                <w:rFonts w:ascii="Calibri" w:hAnsi="Calibri"/>
                <w:sz w:val="18"/>
                <w:szCs w:val="18"/>
              </w:rPr>
              <w:t xml:space="preserve">Rated Input </w:t>
            </w:r>
          </w:p>
        </w:tc>
        <w:tc>
          <w:tcPr>
            <w:tcW w:w="556" w:type="pct"/>
            <w:vAlign w:val="bottom"/>
          </w:tcPr>
          <w:p w14:paraId="0587A63F" w14:textId="77777777" w:rsidR="00F27D88" w:rsidRPr="008528CE" w:rsidRDefault="00F27D88" w:rsidP="008528CE">
            <w:pPr>
              <w:jc w:val="center"/>
              <w:rPr>
                <w:rFonts w:ascii="Calibri" w:hAnsi="Calibri"/>
                <w:sz w:val="18"/>
                <w:szCs w:val="18"/>
              </w:rPr>
            </w:pPr>
            <w:r w:rsidRPr="008528CE">
              <w:rPr>
                <w:rFonts w:ascii="Calibri" w:hAnsi="Calibri"/>
                <w:sz w:val="18"/>
                <w:szCs w:val="18"/>
              </w:rPr>
              <w:t>Tank Location</w:t>
            </w:r>
          </w:p>
        </w:tc>
        <w:tc>
          <w:tcPr>
            <w:tcW w:w="556" w:type="pct"/>
            <w:vAlign w:val="bottom"/>
          </w:tcPr>
          <w:p w14:paraId="400166D3" w14:textId="77777777" w:rsidR="00F27D88" w:rsidRPr="008528CE" w:rsidRDefault="00F27D88" w:rsidP="008528CE">
            <w:pPr>
              <w:jc w:val="center"/>
              <w:rPr>
                <w:rFonts w:ascii="Calibri" w:hAnsi="Calibri"/>
                <w:sz w:val="18"/>
                <w:szCs w:val="18"/>
              </w:rPr>
            </w:pPr>
            <w:r w:rsidRPr="008528CE">
              <w:rPr>
                <w:rFonts w:ascii="Calibri" w:hAnsi="Calibri"/>
                <w:sz w:val="18"/>
                <w:szCs w:val="18"/>
              </w:rPr>
              <w:t>Distribution Type</w:t>
            </w:r>
          </w:p>
        </w:tc>
      </w:tr>
      <w:tr w:rsidR="00F27D88" w:rsidRPr="008528CE" w14:paraId="5EC20509" w14:textId="77777777" w:rsidTr="008528CE">
        <w:trPr>
          <w:trHeight w:val="307"/>
        </w:trPr>
        <w:tc>
          <w:tcPr>
            <w:tcW w:w="555" w:type="pct"/>
          </w:tcPr>
          <w:p w14:paraId="5A4BE030" w14:textId="4EC512F6" w:rsidR="00F27D88" w:rsidRPr="008528CE" w:rsidRDefault="00F27D88" w:rsidP="008528CE">
            <w:pPr>
              <w:rPr>
                <w:rFonts w:ascii="Calibri" w:hAnsi="Calibri"/>
                <w:sz w:val="18"/>
              </w:rPr>
            </w:pPr>
            <w:r w:rsidRPr="008528CE">
              <w:rPr>
                <w:rFonts w:ascii="Calibri" w:hAnsi="Calibri"/>
                <w:sz w:val="18"/>
              </w:rPr>
              <w:t>&lt;&lt;user input text&gt;&gt;</w:t>
            </w:r>
          </w:p>
        </w:tc>
        <w:tc>
          <w:tcPr>
            <w:tcW w:w="556" w:type="pct"/>
          </w:tcPr>
          <w:p w14:paraId="79754986"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r w:rsidRPr="008528CE">
              <w:rPr>
                <w:rFonts w:ascii="Calibri" w:hAnsi="Calibri"/>
                <w:sz w:val="18"/>
              </w:rPr>
              <w:t>&lt;&lt;user pick from list:</w:t>
            </w:r>
          </w:p>
          <w:p w14:paraId="23928893"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r w:rsidRPr="008528CE">
              <w:rPr>
                <w:rFonts w:ascii="Calibri" w:hAnsi="Calibri"/>
                <w:sz w:val="18"/>
              </w:rPr>
              <w:t>*DHW;</w:t>
            </w:r>
          </w:p>
          <w:p w14:paraId="478E42A6"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r w:rsidRPr="008528CE">
              <w:rPr>
                <w:rFonts w:ascii="Calibri" w:hAnsi="Calibri"/>
                <w:sz w:val="18"/>
              </w:rPr>
              <w:t>*Hydronic;</w:t>
            </w:r>
          </w:p>
          <w:p w14:paraId="2BE488F3" w14:textId="379FAC94"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r w:rsidRPr="008528CE">
              <w:rPr>
                <w:rFonts w:ascii="Calibri" w:hAnsi="Calibri"/>
                <w:sz w:val="18"/>
              </w:rPr>
              <w:t>*Combined Hydronic&gt;&gt;</w:t>
            </w:r>
          </w:p>
        </w:tc>
        <w:tc>
          <w:tcPr>
            <w:tcW w:w="555" w:type="pct"/>
          </w:tcPr>
          <w:p w14:paraId="7966A140" w14:textId="59C37032"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r w:rsidRPr="008528CE">
              <w:rPr>
                <w:rFonts w:ascii="Calibri" w:hAnsi="Calibri"/>
                <w:sz w:val="18"/>
              </w:rPr>
              <w:t>&lt;&lt;user pick from list: 1, 2, 3, 4&gt;&gt;</w:t>
            </w:r>
          </w:p>
        </w:tc>
        <w:tc>
          <w:tcPr>
            <w:tcW w:w="556" w:type="pct"/>
          </w:tcPr>
          <w:p w14:paraId="7144FF52" w14:textId="52A53392"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r w:rsidRPr="008528CE">
              <w:rPr>
                <w:rFonts w:ascii="Calibri" w:hAnsi="Calibri"/>
                <w:sz w:val="18"/>
                <w:szCs w:val="14"/>
              </w:rPr>
              <w:t>&lt;&lt;user input: nonnegative number&gt;&gt;</w:t>
            </w:r>
          </w:p>
        </w:tc>
        <w:tc>
          <w:tcPr>
            <w:tcW w:w="555" w:type="pct"/>
          </w:tcPr>
          <w:p w14:paraId="7F03DC5B" w14:textId="1E239AE5"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r w:rsidRPr="008528CE">
              <w:rPr>
                <w:rFonts w:ascii="Calibri" w:hAnsi="Calibri"/>
                <w:sz w:val="18"/>
                <w:szCs w:val="14"/>
              </w:rPr>
              <w:t>&lt;&lt;if L03 =1 then value = Heat pump water heater; if L03 = 2 then value = NEEA Tier 3 heat pump water heater; if L03 = 3 or 4, then value = Consumer Instantaneous&gt;&gt;</w:t>
            </w:r>
          </w:p>
        </w:tc>
        <w:tc>
          <w:tcPr>
            <w:tcW w:w="556" w:type="pct"/>
          </w:tcPr>
          <w:p w14:paraId="52297ABB" w14:textId="139CA8BA"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r w:rsidRPr="008528CE">
              <w:rPr>
                <w:rFonts w:ascii="Calibri" w:hAnsi="Calibri"/>
                <w:sz w:val="18"/>
                <w:szCs w:val="14"/>
              </w:rPr>
              <w:t>&lt;&lt;if L03 = 1 or 2 then value = Heat pump; if L03 = 4 then value = Electricity; if L03 = 3, then user pick from list: *Natural Gas, *Propane&gt;&gt;</w:t>
            </w:r>
          </w:p>
        </w:tc>
        <w:tc>
          <w:tcPr>
            <w:tcW w:w="555" w:type="pct"/>
          </w:tcPr>
          <w:p w14:paraId="1C563286" w14:textId="4391A5C1"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r w:rsidRPr="008528CE">
              <w:rPr>
                <w:rFonts w:ascii="Calibri" w:hAnsi="Calibri"/>
                <w:sz w:val="18"/>
                <w:szCs w:val="14"/>
              </w:rPr>
              <w:t xml:space="preserve">&lt;&lt;if L03 = 3 then value = </w:t>
            </w:r>
            <w:r w:rsidRPr="008528CE">
              <w:rPr>
                <w:rFonts w:ascii="Calibri" w:hAnsi="Calibri" w:cs="Calibri"/>
                <w:sz w:val="18"/>
                <w:szCs w:val="14"/>
              </w:rPr>
              <w:t>≤</w:t>
            </w:r>
            <w:r w:rsidRPr="008528CE">
              <w:rPr>
                <w:rFonts w:ascii="Calibri" w:hAnsi="Calibri"/>
                <w:sz w:val="18"/>
                <w:szCs w:val="14"/>
              </w:rPr>
              <w:t xml:space="preserve"> 200,000; else value = N/A&gt;&gt;</w:t>
            </w:r>
          </w:p>
        </w:tc>
        <w:tc>
          <w:tcPr>
            <w:tcW w:w="556" w:type="pct"/>
          </w:tcPr>
          <w:p w14:paraId="31DD094F" w14:textId="5BEAFA36"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r w:rsidRPr="008528CE">
              <w:rPr>
                <w:rFonts w:ascii="Calibri" w:hAnsi="Calibri"/>
                <w:sz w:val="18"/>
                <w:szCs w:val="14"/>
              </w:rPr>
              <w:t>&lt;&lt;if L03 = 1 or 2, user select from list: *Garage, or *Conditioned space; else value = N/A&gt;&gt;</w:t>
            </w:r>
          </w:p>
        </w:tc>
        <w:tc>
          <w:tcPr>
            <w:tcW w:w="556" w:type="pct"/>
          </w:tcPr>
          <w:p w14:paraId="07BAF23F" w14:textId="6F98FDEF"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r w:rsidRPr="008528CE">
              <w:rPr>
                <w:rFonts w:ascii="Calibri" w:hAnsi="Calibri"/>
                <w:sz w:val="18"/>
                <w:szCs w:val="14"/>
              </w:rPr>
              <w:t>&lt;&lt;if L03 = 4 then value = Point of Use Distribution; else value = Standard&gt;&gt;</w:t>
            </w:r>
          </w:p>
        </w:tc>
      </w:tr>
      <w:tr w:rsidR="00F27D88" w:rsidRPr="008528CE" w14:paraId="4F4D8A02" w14:textId="77777777" w:rsidTr="008528CE">
        <w:trPr>
          <w:trHeight w:val="307"/>
        </w:trPr>
        <w:tc>
          <w:tcPr>
            <w:tcW w:w="555" w:type="pct"/>
          </w:tcPr>
          <w:p w14:paraId="54480E5F" w14:textId="77777777" w:rsidR="00F27D88" w:rsidRPr="008528CE" w:rsidRDefault="00F27D88" w:rsidP="008528CE">
            <w:pPr>
              <w:rPr>
                <w:rFonts w:ascii="Calibri" w:hAnsi="Calibri"/>
                <w:sz w:val="18"/>
              </w:rPr>
            </w:pPr>
          </w:p>
        </w:tc>
        <w:tc>
          <w:tcPr>
            <w:tcW w:w="556" w:type="pct"/>
          </w:tcPr>
          <w:p w14:paraId="6B5C4620"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p>
        </w:tc>
        <w:tc>
          <w:tcPr>
            <w:tcW w:w="555" w:type="pct"/>
          </w:tcPr>
          <w:p w14:paraId="4DFB1DE1"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rPr>
            </w:pPr>
          </w:p>
        </w:tc>
        <w:tc>
          <w:tcPr>
            <w:tcW w:w="556" w:type="pct"/>
          </w:tcPr>
          <w:p w14:paraId="35B61C14"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5" w:type="pct"/>
          </w:tcPr>
          <w:p w14:paraId="265FEEDA"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495AF4E4"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5" w:type="pct"/>
          </w:tcPr>
          <w:p w14:paraId="4171A48C"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3FC260E8"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c>
          <w:tcPr>
            <w:tcW w:w="556" w:type="pct"/>
          </w:tcPr>
          <w:p w14:paraId="1F0C7A27" w14:textId="77777777" w:rsidR="00F27D88" w:rsidRPr="008528CE" w:rsidRDefault="00F27D88" w:rsidP="008528CE">
            <w:pPr>
              <w:keepNext/>
              <w:tabs>
                <w:tab w:val="left" w:pos="2160"/>
                <w:tab w:val="left" w:pos="2700"/>
                <w:tab w:val="left" w:pos="3420"/>
                <w:tab w:val="left" w:pos="3780"/>
                <w:tab w:val="left" w:pos="5760"/>
                <w:tab w:val="left" w:pos="7212"/>
              </w:tabs>
              <w:rPr>
                <w:rFonts w:ascii="Calibri" w:hAnsi="Calibri"/>
                <w:sz w:val="18"/>
                <w:szCs w:val="14"/>
              </w:rPr>
            </w:pPr>
          </w:p>
        </w:tc>
      </w:tr>
      <w:tr w:rsidR="00AB6B49" w:rsidRPr="008528CE" w14:paraId="14744B0B" w14:textId="77777777" w:rsidTr="00414A06">
        <w:trPr>
          <w:trHeight w:val="307"/>
        </w:trPr>
        <w:tc>
          <w:tcPr>
            <w:tcW w:w="5000" w:type="pct"/>
            <w:gridSpan w:val="9"/>
          </w:tcPr>
          <w:p w14:paraId="6CB44F75" w14:textId="28F74124" w:rsidR="00AB6B49" w:rsidRPr="008528CE" w:rsidRDefault="00AB6B49" w:rsidP="008528CE">
            <w:pPr>
              <w:keepNext/>
              <w:tabs>
                <w:tab w:val="left" w:pos="2160"/>
                <w:tab w:val="left" w:pos="2700"/>
                <w:tab w:val="left" w:pos="3420"/>
                <w:tab w:val="left" w:pos="3780"/>
                <w:tab w:val="left" w:pos="5760"/>
                <w:tab w:val="left" w:pos="7212"/>
              </w:tabs>
              <w:rPr>
                <w:rFonts w:ascii="Calibri" w:hAnsi="Calibri"/>
                <w:sz w:val="18"/>
                <w:szCs w:val="18"/>
              </w:rPr>
            </w:pPr>
            <w:r w:rsidRPr="008528CE">
              <w:rPr>
                <w:rFonts w:ascii="Calibri" w:hAnsi="Calibri"/>
                <w:sz w:val="18"/>
                <w:szCs w:val="18"/>
              </w:rPr>
              <w:t>Options:</w:t>
            </w:r>
          </w:p>
          <w:p w14:paraId="308ACAD6" w14:textId="45715558" w:rsidR="007D5B15" w:rsidRPr="008528CE" w:rsidRDefault="007D5B15" w:rsidP="008528CE">
            <w:pPr>
              <w:keepNext/>
              <w:tabs>
                <w:tab w:val="left" w:pos="2160"/>
                <w:tab w:val="left" w:pos="2700"/>
                <w:tab w:val="left" w:pos="3420"/>
                <w:tab w:val="left" w:pos="3780"/>
                <w:tab w:val="left" w:pos="5760"/>
                <w:tab w:val="left" w:pos="7212"/>
              </w:tabs>
              <w:rPr>
                <w:rFonts w:ascii="Calibri" w:hAnsi="Calibri"/>
                <w:sz w:val="18"/>
                <w:szCs w:val="18"/>
              </w:rPr>
            </w:pPr>
            <w:r w:rsidRPr="008528CE">
              <w:rPr>
                <w:rFonts w:ascii="Calibri" w:hAnsi="Calibri"/>
                <w:sz w:val="18"/>
                <w:szCs w:val="18"/>
              </w:rPr>
              <w:t>&lt;&lt;Static Text - see the top&gt;&gt;</w:t>
            </w:r>
          </w:p>
          <w:p w14:paraId="19B01DCF" w14:textId="0D8BAAEE" w:rsidR="00AB6B49" w:rsidRPr="008528CE" w:rsidRDefault="00AB6B49" w:rsidP="008528CE">
            <w:pPr>
              <w:pStyle w:val="ListParagraph"/>
              <w:ind w:left="1080"/>
              <w:rPr>
                <w:rFonts w:ascii="Calibri" w:hAnsi="Calibri"/>
                <w:sz w:val="18"/>
                <w:szCs w:val="18"/>
              </w:rPr>
            </w:pPr>
          </w:p>
        </w:tc>
      </w:tr>
    </w:tbl>
    <w:p w14:paraId="125F7A36" w14:textId="2F5A6537" w:rsidR="00736EAB" w:rsidRPr="008528CE" w:rsidRDefault="00736EAB" w:rsidP="008528CE">
      <w:pPr>
        <w:rPr>
          <w:rFonts w:ascii="Calibri" w:hAnsi="Calibri"/>
        </w:rPr>
      </w:pPr>
    </w:p>
    <w:p w14:paraId="55129B36" w14:textId="77777777" w:rsidR="00D87CFD" w:rsidRPr="008528CE" w:rsidRDefault="00D87CFD" w:rsidP="008528CE">
      <w:r w:rsidRPr="008528CE">
        <w:br w:type="page"/>
      </w:r>
    </w:p>
    <w:p w14:paraId="3B47CA37" w14:textId="77777777" w:rsidR="00AE6346" w:rsidRPr="008528CE" w:rsidRDefault="00AE6346" w:rsidP="008528CE"/>
    <w:tbl>
      <w:tblPr>
        <w:tblStyle w:val="TableGrid"/>
        <w:tblW w:w="0" w:type="auto"/>
        <w:tblLook w:val="04A0" w:firstRow="1" w:lastRow="0" w:firstColumn="1" w:lastColumn="0" w:noHBand="0" w:noVBand="1"/>
        <w:tblDescription w:val="&quot;"/>
      </w:tblPr>
      <w:tblGrid>
        <w:gridCol w:w="4796"/>
        <w:gridCol w:w="4797"/>
        <w:gridCol w:w="4797"/>
      </w:tblGrid>
      <w:tr w:rsidR="00FC5C41" w:rsidRPr="008528CE" w14:paraId="0AD4289E" w14:textId="77777777" w:rsidTr="000514D5">
        <w:trPr>
          <w:trHeight w:val="1719"/>
          <w:tblHeader/>
        </w:trPr>
        <w:tc>
          <w:tcPr>
            <w:tcW w:w="14390" w:type="dxa"/>
            <w:gridSpan w:val="3"/>
            <w:tcBorders>
              <w:bottom w:val="single" w:sz="4" w:space="0" w:color="auto"/>
            </w:tcBorders>
          </w:tcPr>
          <w:p w14:paraId="73D179D5" w14:textId="2B6BCFC7" w:rsidR="000514D5" w:rsidRPr="008528CE" w:rsidRDefault="003109BC" w:rsidP="008528CE">
            <w:pPr>
              <w:rPr>
                <w:rFonts w:ascii="Calibri" w:hAnsi="Calibri"/>
                <w:b/>
                <w:sz w:val="20"/>
              </w:rPr>
            </w:pPr>
            <w:r w:rsidRPr="008528CE">
              <w:rPr>
                <w:rFonts w:ascii="Calibri" w:hAnsi="Calibri"/>
                <w:b/>
                <w:sz w:val="20"/>
              </w:rPr>
              <w:t>M</w:t>
            </w:r>
            <w:r w:rsidR="00FC5C41" w:rsidRPr="008528CE">
              <w:rPr>
                <w:rFonts w:ascii="Calibri" w:hAnsi="Calibri"/>
                <w:b/>
                <w:sz w:val="20"/>
              </w:rPr>
              <w:t xml:space="preserve">. </w:t>
            </w:r>
            <w:r w:rsidR="009B38B3" w:rsidRPr="008528CE">
              <w:rPr>
                <w:rFonts w:ascii="Calibri" w:hAnsi="Calibri"/>
                <w:b/>
                <w:sz w:val="20"/>
              </w:rPr>
              <w:t>Indoor Air Quality (</w:t>
            </w:r>
            <w:r w:rsidR="00FC5C41" w:rsidRPr="008528CE">
              <w:rPr>
                <w:rFonts w:ascii="Calibri" w:hAnsi="Calibri"/>
                <w:b/>
                <w:sz w:val="20"/>
              </w:rPr>
              <w:t>IAQ</w:t>
            </w:r>
            <w:r w:rsidR="009B38B3" w:rsidRPr="008528CE">
              <w:rPr>
                <w:rFonts w:ascii="Calibri" w:hAnsi="Calibri"/>
                <w:b/>
                <w:sz w:val="20"/>
              </w:rPr>
              <w:t>)</w:t>
            </w:r>
            <w:r w:rsidR="00FC5C41" w:rsidRPr="008528CE">
              <w:rPr>
                <w:rFonts w:ascii="Calibri" w:hAnsi="Calibri"/>
                <w:b/>
                <w:sz w:val="20"/>
              </w:rPr>
              <w:t xml:space="preserve"> Fan Information </w:t>
            </w:r>
          </w:p>
          <w:p w14:paraId="0826D94B" w14:textId="77777777" w:rsidR="000514D5" w:rsidRPr="008528CE" w:rsidRDefault="000514D5" w:rsidP="008528CE">
            <w:pPr>
              <w:rPr>
                <w:rFonts w:ascii="Calibri" w:hAnsi="Calibri"/>
                <w:sz w:val="18"/>
                <w:szCs w:val="18"/>
              </w:rPr>
            </w:pPr>
            <w:r w:rsidRPr="008528CE">
              <w:rPr>
                <w:rFonts w:ascii="Calibri" w:hAnsi="Calibri"/>
                <w:sz w:val="20"/>
                <w:szCs w:val="22"/>
              </w:rPr>
              <w:t>&lt;&lt;If A13= one of the items in the following list:</w:t>
            </w:r>
            <w:r w:rsidRPr="008528CE">
              <w:rPr>
                <w:rFonts w:ascii="Calibri" w:hAnsi="Calibri"/>
                <w:sz w:val="16"/>
                <w:szCs w:val="18"/>
              </w:rPr>
              <w:t xml:space="preserve"> </w:t>
            </w:r>
          </w:p>
          <w:p w14:paraId="556AC5F2" w14:textId="77777777" w:rsidR="000514D5" w:rsidRPr="008528CE" w:rsidRDefault="000514D5" w:rsidP="008528CE">
            <w:pPr>
              <w:rPr>
                <w:rFonts w:ascii="Calibri" w:hAnsi="Calibri"/>
                <w:sz w:val="20"/>
                <w:szCs w:val="18"/>
              </w:rPr>
            </w:pPr>
            <w:r w:rsidRPr="008528CE">
              <w:rPr>
                <w:rFonts w:ascii="Calibri" w:hAnsi="Calibri"/>
                <w:sz w:val="20"/>
                <w:szCs w:val="18"/>
              </w:rPr>
              <w:t xml:space="preserve">*ADU Addition </w:t>
            </w:r>
            <w:r w:rsidRPr="008528CE">
              <w:rPr>
                <w:rFonts w:ascii="Calibri" w:hAnsi="Calibri"/>
                <w:sz w:val="20"/>
                <w:szCs w:val="18"/>
                <w:u w:val="single"/>
              </w:rPr>
              <w:t>&lt;</w:t>
            </w:r>
            <w:r w:rsidRPr="008528CE">
              <w:rPr>
                <w:rFonts w:ascii="Calibri" w:hAnsi="Calibri"/>
                <w:sz w:val="20"/>
                <w:szCs w:val="18"/>
              </w:rPr>
              <w:t xml:space="preserve"> 300 ft</w:t>
            </w:r>
            <w:r w:rsidRPr="008528CE">
              <w:rPr>
                <w:rFonts w:ascii="Calibri" w:hAnsi="Calibri"/>
                <w:sz w:val="20"/>
                <w:szCs w:val="18"/>
                <w:vertAlign w:val="superscript"/>
              </w:rPr>
              <w:t>2</w:t>
            </w:r>
            <w:r w:rsidRPr="008528CE">
              <w:rPr>
                <w:rFonts w:ascii="Calibri" w:hAnsi="Calibri"/>
                <w:sz w:val="20"/>
                <w:szCs w:val="18"/>
              </w:rPr>
              <w:t xml:space="preserve">   </w:t>
            </w:r>
          </w:p>
          <w:p w14:paraId="7C38BB7D" w14:textId="77777777" w:rsidR="000514D5" w:rsidRPr="008528CE" w:rsidRDefault="000514D5" w:rsidP="008528CE">
            <w:pPr>
              <w:rPr>
                <w:rFonts w:ascii="Calibri" w:hAnsi="Calibri"/>
                <w:sz w:val="20"/>
                <w:szCs w:val="18"/>
              </w:rPr>
            </w:pPr>
            <w:r w:rsidRPr="008528CE">
              <w:rPr>
                <w:rFonts w:ascii="Calibri" w:hAnsi="Calibri"/>
                <w:sz w:val="20"/>
                <w:szCs w:val="18"/>
              </w:rPr>
              <w:t xml:space="preserve">*ADU Addition &gt; 300 to </w:t>
            </w:r>
            <w:r w:rsidRPr="008528CE">
              <w:rPr>
                <w:rFonts w:ascii="Calibri" w:hAnsi="Calibri"/>
                <w:sz w:val="20"/>
                <w:szCs w:val="18"/>
                <w:u w:val="single"/>
              </w:rPr>
              <w:t>&lt;</w:t>
            </w:r>
            <w:r w:rsidRPr="008528CE">
              <w:rPr>
                <w:rFonts w:ascii="Calibri" w:hAnsi="Calibri"/>
                <w:sz w:val="20"/>
                <w:szCs w:val="18"/>
              </w:rPr>
              <w:t xml:space="preserve"> 400 ft</w:t>
            </w:r>
            <w:r w:rsidRPr="008528CE">
              <w:rPr>
                <w:rFonts w:ascii="Calibri" w:hAnsi="Calibri"/>
                <w:sz w:val="20"/>
                <w:szCs w:val="18"/>
                <w:vertAlign w:val="superscript"/>
              </w:rPr>
              <w:t>2</w:t>
            </w:r>
          </w:p>
          <w:p w14:paraId="277D9DCD" w14:textId="77777777" w:rsidR="000514D5" w:rsidRPr="008528CE" w:rsidRDefault="000514D5" w:rsidP="008528CE">
            <w:pPr>
              <w:rPr>
                <w:rFonts w:ascii="Calibri" w:hAnsi="Calibri"/>
                <w:sz w:val="20"/>
                <w:szCs w:val="18"/>
              </w:rPr>
            </w:pPr>
            <w:r w:rsidRPr="008528CE">
              <w:rPr>
                <w:rFonts w:ascii="Calibri" w:hAnsi="Calibri"/>
                <w:sz w:val="20"/>
                <w:szCs w:val="18"/>
              </w:rPr>
              <w:t xml:space="preserve">*ADU Addition &gt; 400 to </w:t>
            </w:r>
            <w:r w:rsidRPr="008528CE">
              <w:rPr>
                <w:rFonts w:ascii="Calibri" w:hAnsi="Calibri"/>
                <w:sz w:val="20"/>
                <w:szCs w:val="18"/>
                <w:u w:val="single"/>
              </w:rPr>
              <w:t>&lt;</w:t>
            </w:r>
            <w:r w:rsidRPr="008528CE">
              <w:rPr>
                <w:rFonts w:ascii="Calibri" w:hAnsi="Calibri"/>
                <w:sz w:val="20"/>
                <w:szCs w:val="18"/>
              </w:rPr>
              <w:t xml:space="preserve"> 700 ft</w:t>
            </w:r>
            <w:r w:rsidRPr="008528CE">
              <w:rPr>
                <w:rFonts w:ascii="Calibri" w:hAnsi="Calibri"/>
                <w:sz w:val="20"/>
                <w:szCs w:val="18"/>
                <w:vertAlign w:val="superscript"/>
              </w:rPr>
              <w:t>2</w:t>
            </w:r>
          </w:p>
          <w:p w14:paraId="191B90D3" w14:textId="77777777" w:rsidR="000514D5" w:rsidRPr="008528CE" w:rsidRDefault="000514D5" w:rsidP="008528CE">
            <w:pPr>
              <w:rPr>
                <w:rFonts w:ascii="Calibri" w:hAnsi="Calibri"/>
                <w:sz w:val="20"/>
                <w:szCs w:val="18"/>
              </w:rPr>
            </w:pPr>
            <w:r w:rsidRPr="008528CE">
              <w:rPr>
                <w:rFonts w:ascii="Calibri" w:hAnsi="Calibri"/>
                <w:sz w:val="20"/>
                <w:szCs w:val="18"/>
              </w:rPr>
              <w:t xml:space="preserve">*ADU Addition &gt; 700 to </w:t>
            </w:r>
            <w:r w:rsidRPr="008528CE">
              <w:rPr>
                <w:rFonts w:ascii="Calibri" w:hAnsi="Calibri"/>
                <w:sz w:val="20"/>
                <w:szCs w:val="18"/>
                <w:u w:val="single"/>
              </w:rPr>
              <w:t>&lt;</w:t>
            </w:r>
            <w:r w:rsidRPr="008528CE">
              <w:rPr>
                <w:rFonts w:ascii="Calibri" w:hAnsi="Calibri"/>
                <w:sz w:val="20"/>
                <w:szCs w:val="18"/>
              </w:rPr>
              <w:t xml:space="preserve"> 1000 ft</w:t>
            </w:r>
            <w:r w:rsidRPr="008528CE">
              <w:rPr>
                <w:rFonts w:ascii="Calibri" w:hAnsi="Calibri"/>
                <w:sz w:val="20"/>
                <w:szCs w:val="18"/>
                <w:vertAlign w:val="superscript"/>
              </w:rPr>
              <w:t>2</w:t>
            </w:r>
            <w:r w:rsidRPr="008528CE">
              <w:rPr>
                <w:rFonts w:asciiTheme="minorHAnsi" w:eastAsia="Calibri" w:hAnsiTheme="minorHAnsi"/>
                <w:sz w:val="22"/>
              </w:rPr>
              <w:t xml:space="preserve"> </w:t>
            </w:r>
            <w:r w:rsidRPr="008528CE">
              <w:rPr>
                <w:rFonts w:ascii="Calibri" w:hAnsi="Calibri"/>
                <w:sz w:val="20"/>
                <w:szCs w:val="18"/>
              </w:rPr>
              <w:t>then display this section</w:t>
            </w:r>
            <w:r w:rsidRPr="008528CE">
              <w:rPr>
                <w:rFonts w:asciiTheme="minorHAnsi" w:eastAsia="Calibri" w:hAnsiTheme="minorHAnsi"/>
                <w:sz w:val="20"/>
              </w:rPr>
              <w:t>,</w:t>
            </w:r>
          </w:p>
          <w:p w14:paraId="5D8D2513" w14:textId="32655097" w:rsidR="00FC5C41" w:rsidRPr="008528CE" w:rsidRDefault="000514D5" w:rsidP="008528CE">
            <w:pPr>
              <w:rPr>
                <w:rFonts w:ascii="Calibri" w:hAnsi="Calibri"/>
                <w:b/>
              </w:rPr>
            </w:pPr>
            <w:r w:rsidRPr="008528CE">
              <w:rPr>
                <w:rFonts w:ascii="Calibri" w:hAnsi="Calibri"/>
                <w:sz w:val="20"/>
                <w:szCs w:val="18"/>
              </w:rPr>
              <w:t xml:space="preserve"> else display the standard “The Section Does Not Apply” message&gt;&gt;</w:t>
            </w:r>
          </w:p>
        </w:tc>
      </w:tr>
      <w:tr w:rsidR="00FC5C41" w:rsidRPr="008528CE" w14:paraId="2EED1D6F" w14:textId="77777777" w:rsidTr="00FC5C41">
        <w:tc>
          <w:tcPr>
            <w:tcW w:w="4796" w:type="dxa"/>
          </w:tcPr>
          <w:p w14:paraId="5A41E7C6" w14:textId="77777777" w:rsidR="00FC5C41" w:rsidRPr="008528CE" w:rsidRDefault="00FC5C41" w:rsidP="008528CE">
            <w:pPr>
              <w:jc w:val="center"/>
              <w:rPr>
                <w:rFonts w:ascii="Calibri" w:hAnsi="Calibri"/>
                <w:sz w:val="18"/>
                <w:szCs w:val="18"/>
              </w:rPr>
            </w:pPr>
            <w:r w:rsidRPr="008528CE">
              <w:rPr>
                <w:rFonts w:ascii="Calibri" w:hAnsi="Calibri"/>
                <w:sz w:val="18"/>
                <w:szCs w:val="18"/>
              </w:rPr>
              <w:t>01</w:t>
            </w:r>
          </w:p>
        </w:tc>
        <w:tc>
          <w:tcPr>
            <w:tcW w:w="4797" w:type="dxa"/>
          </w:tcPr>
          <w:p w14:paraId="2D65835A" w14:textId="77777777" w:rsidR="00FC5C41" w:rsidRPr="008528CE" w:rsidRDefault="00FC5C41" w:rsidP="008528CE">
            <w:pPr>
              <w:jc w:val="center"/>
              <w:rPr>
                <w:rFonts w:ascii="Calibri" w:hAnsi="Calibri"/>
                <w:sz w:val="18"/>
                <w:szCs w:val="18"/>
              </w:rPr>
            </w:pPr>
            <w:r w:rsidRPr="008528CE">
              <w:rPr>
                <w:rFonts w:ascii="Calibri" w:hAnsi="Calibri"/>
                <w:sz w:val="18"/>
                <w:szCs w:val="18"/>
              </w:rPr>
              <w:t>02</w:t>
            </w:r>
          </w:p>
        </w:tc>
        <w:tc>
          <w:tcPr>
            <w:tcW w:w="4797" w:type="dxa"/>
          </w:tcPr>
          <w:p w14:paraId="2A6CE72B" w14:textId="77777777" w:rsidR="00FC5C41" w:rsidRPr="008528CE" w:rsidRDefault="00FC5C41" w:rsidP="008528CE">
            <w:pPr>
              <w:jc w:val="center"/>
              <w:rPr>
                <w:rFonts w:ascii="Calibri" w:hAnsi="Calibri"/>
                <w:sz w:val="18"/>
                <w:szCs w:val="18"/>
              </w:rPr>
            </w:pPr>
            <w:r w:rsidRPr="008528CE">
              <w:rPr>
                <w:rFonts w:ascii="Calibri" w:hAnsi="Calibri"/>
                <w:sz w:val="18"/>
                <w:szCs w:val="18"/>
              </w:rPr>
              <w:t>03</w:t>
            </w:r>
          </w:p>
        </w:tc>
      </w:tr>
      <w:tr w:rsidR="00FC5C41" w:rsidRPr="008528CE" w14:paraId="54CE41CA" w14:textId="77777777" w:rsidTr="00FC5C41">
        <w:tc>
          <w:tcPr>
            <w:tcW w:w="4796" w:type="dxa"/>
          </w:tcPr>
          <w:p w14:paraId="598F09BC" w14:textId="77777777" w:rsidR="00FC5C41" w:rsidRPr="008528CE" w:rsidRDefault="00FC5C41" w:rsidP="008528CE">
            <w:pPr>
              <w:jc w:val="center"/>
              <w:rPr>
                <w:rFonts w:ascii="Calibri" w:hAnsi="Calibri"/>
                <w:sz w:val="18"/>
                <w:szCs w:val="18"/>
              </w:rPr>
            </w:pPr>
            <w:r w:rsidRPr="008528CE">
              <w:rPr>
                <w:rFonts w:ascii="Calibri" w:hAnsi="Calibri"/>
                <w:sz w:val="18"/>
                <w:szCs w:val="18"/>
              </w:rPr>
              <w:t>Fan Name</w:t>
            </w:r>
          </w:p>
        </w:tc>
        <w:tc>
          <w:tcPr>
            <w:tcW w:w="4797" w:type="dxa"/>
          </w:tcPr>
          <w:p w14:paraId="5F75460A" w14:textId="77777777" w:rsidR="00FC5C41" w:rsidRPr="008528CE" w:rsidRDefault="00FC5C41" w:rsidP="008528CE">
            <w:pPr>
              <w:jc w:val="center"/>
              <w:rPr>
                <w:rFonts w:ascii="Calibri" w:hAnsi="Calibri"/>
                <w:sz w:val="18"/>
                <w:szCs w:val="18"/>
              </w:rPr>
            </w:pPr>
            <w:r w:rsidRPr="008528CE">
              <w:rPr>
                <w:rFonts w:ascii="Calibri" w:hAnsi="Calibri"/>
                <w:sz w:val="18"/>
                <w:szCs w:val="18"/>
              </w:rPr>
              <w:t>IAQ Type</w:t>
            </w:r>
          </w:p>
        </w:tc>
        <w:tc>
          <w:tcPr>
            <w:tcW w:w="4797" w:type="dxa"/>
          </w:tcPr>
          <w:p w14:paraId="310CD82F" w14:textId="77777777" w:rsidR="00FC5C41" w:rsidRPr="008528CE" w:rsidRDefault="00FC5C41" w:rsidP="008528CE">
            <w:pPr>
              <w:jc w:val="center"/>
              <w:rPr>
                <w:rFonts w:ascii="Calibri" w:hAnsi="Calibri"/>
                <w:sz w:val="18"/>
                <w:szCs w:val="18"/>
              </w:rPr>
            </w:pPr>
            <w:r w:rsidRPr="008528CE">
              <w:rPr>
                <w:rFonts w:ascii="Calibri" w:hAnsi="Calibri"/>
                <w:sz w:val="18"/>
                <w:szCs w:val="18"/>
              </w:rPr>
              <w:t>Comments</w:t>
            </w:r>
          </w:p>
        </w:tc>
      </w:tr>
      <w:tr w:rsidR="00FC5C41" w:rsidRPr="003C4CE8" w14:paraId="07F7832F" w14:textId="77777777" w:rsidTr="00FC5C41">
        <w:trPr>
          <w:trHeight w:val="593"/>
        </w:trPr>
        <w:tc>
          <w:tcPr>
            <w:tcW w:w="4796" w:type="dxa"/>
            <w:vAlign w:val="bottom"/>
          </w:tcPr>
          <w:p w14:paraId="07BEBD80" w14:textId="77777777" w:rsidR="00FC5C41" w:rsidRPr="008528CE" w:rsidRDefault="00FC5C41" w:rsidP="008528CE">
            <w:pPr>
              <w:jc w:val="center"/>
              <w:rPr>
                <w:rFonts w:ascii="Calibri" w:hAnsi="Calibri"/>
                <w:sz w:val="18"/>
                <w:szCs w:val="18"/>
              </w:rPr>
            </w:pPr>
            <w:r w:rsidRPr="008528CE">
              <w:rPr>
                <w:rFonts w:ascii="Calibri" w:hAnsi="Calibri"/>
                <w:sz w:val="18"/>
                <w:szCs w:val="18"/>
              </w:rPr>
              <w:t>&lt;&lt;user input text&gt;&gt;</w:t>
            </w:r>
          </w:p>
        </w:tc>
        <w:tc>
          <w:tcPr>
            <w:tcW w:w="4797" w:type="dxa"/>
            <w:vAlign w:val="bottom"/>
          </w:tcPr>
          <w:p w14:paraId="3B78862E" w14:textId="77777777" w:rsidR="00FC5C41" w:rsidRPr="008528CE" w:rsidRDefault="00FC5C41" w:rsidP="008528CE">
            <w:pPr>
              <w:rPr>
                <w:rFonts w:ascii="Calibri" w:hAnsi="Calibri"/>
                <w:sz w:val="18"/>
                <w:szCs w:val="18"/>
              </w:rPr>
            </w:pPr>
            <w:r w:rsidRPr="008528CE">
              <w:rPr>
                <w:rFonts w:ascii="Calibri" w:hAnsi="Calibri"/>
                <w:sz w:val="18"/>
                <w:szCs w:val="18"/>
              </w:rPr>
              <w:t xml:space="preserve">&lt;&lt;User pick from list: </w:t>
            </w:r>
          </w:p>
          <w:p w14:paraId="19C072C6"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**Supply</w:t>
            </w:r>
          </w:p>
          <w:p w14:paraId="06FFC42A"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**Exhaust; or</w:t>
            </w:r>
          </w:p>
          <w:p w14:paraId="1D153582"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**Balanced; or</w:t>
            </w:r>
          </w:p>
          <w:p w14:paraId="51B2832F"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**Balanced – ERV; or</w:t>
            </w:r>
          </w:p>
          <w:p w14:paraId="485F7C70"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**Balanced – HRV; or</w:t>
            </w:r>
          </w:p>
          <w:p w14:paraId="1235B0C7"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**Central Fan Integrated (CFI); or</w:t>
            </w:r>
          </w:p>
          <w:p w14:paraId="30CB7ED6"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**Central Ventilation System – Supply; or</w:t>
            </w:r>
          </w:p>
          <w:p w14:paraId="09CDA898" w14:textId="77777777" w:rsidR="00FC5C41" w:rsidRPr="008528CE" w:rsidRDefault="00FC5C41" w:rsidP="008528CE">
            <w:pPr>
              <w:rPr>
                <w:rFonts w:asciiTheme="minorHAnsi" w:hAnsiTheme="minorHAnsi" w:cstheme="minorHAnsi"/>
                <w:sz w:val="18"/>
                <w:szCs w:val="18"/>
              </w:rPr>
            </w:pPr>
            <w:r w:rsidRPr="008528CE">
              <w:rPr>
                <w:rFonts w:asciiTheme="minorHAnsi" w:hAnsiTheme="minorHAnsi" w:cstheme="minorHAnsi"/>
                <w:sz w:val="18"/>
                <w:szCs w:val="18"/>
              </w:rPr>
              <w:t>**Central Ventilation System – Exhaust; or</w:t>
            </w:r>
          </w:p>
          <w:p w14:paraId="31C98252" w14:textId="77777777" w:rsidR="00FC5C41" w:rsidRPr="008528CE" w:rsidRDefault="00FC5C41" w:rsidP="008528CE">
            <w:pPr>
              <w:rPr>
                <w:rFonts w:ascii="Calibri" w:hAnsi="Calibri"/>
                <w:sz w:val="18"/>
                <w:szCs w:val="18"/>
              </w:rPr>
            </w:pPr>
            <w:r w:rsidRPr="008528CE">
              <w:rPr>
                <w:rFonts w:asciiTheme="minorHAnsi" w:hAnsiTheme="minorHAnsi" w:cstheme="minorHAnsi"/>
                <w:sz w:val="18"/>
                <w:szCs w:val="18"/>
              </w:rPr>
              <w:t>**Central Ventilation System – Balanced&gt;&gt;</w:t>
            </w:r>
          </w:p>
        </w:tc>
        <w:tc>
          <w:tcPr>
            <w:tcW w:w="4797" w:type="dxa"/>
            <w:vAlign w:val="bottom"/>
          </w:tcPr>
          <w:p w14:paraId="1A9958FC" w14:textId="77777777" w:rsidR="00FC5C41" w:rsidRPr="003C4CE8" w:rsidRDefault="00FC5C41" w:rsidP="008528CE">
            <w:pPr>
              <w:jc w:val="center"/>
              <w:rPr>
                <w:rFonts w:ascii="Calibri" w:hAnsi="Calibri"/>
                <w:sz w:val="18"/>
                <w:szCs w:val="18"/>
              </w:rPr>
            </w:pPr>
            <w:r w:rsidRPr="008528CE">
              <w:rPr>
                <w:rFonts w:ascii="Calibri" w:hAnsi="Calibri"/>
                <w:sz w:val="18"/>
                <w:szCs w:val="18"/>
              </w:rPr>
              <w:t>&lt;&lt;user input text&gt;&gt;</w:t>
            </w:r>
          </w:p>
        </w:tc>
      </w:tr>
      <w:tr w:rsidR="00FC5C41" w:rsidRPr="003C4CE8" w14:paraId="19C3AADC" w14:textId="77777777" w:rsidTr="00FC5C41">
        <w:trPr>
          <w:trHeight w:val="278"/>
        </w:trPr>
        <w:tc>
          <w:tcPr>
            <w:tcW w:w="4796" w:type="dxa"/>
            <w:vAlign w:val="bottom"/>
          </w:tcPr>
          <w:p w14:paraId="3D704810" w14:textId="77777777" w:rsidR="00FC5C41" w:rsidRDefault="00FC5C41" w:rsidP="008528CE">
            <w:pPr>
              <w:jc w:val="center"/>
              <w:rPr>
                <w:rFonts w:ascii="Calibri" w:hAnsi="Calibri"/>
                <w:sz w:val="18"/>
                <w:szCs w:val="18"/>
              </w:rPr>
            </w:pPr>
          </w:p>
        </w:tc>
        <w:tc>
          <w:tcPr>
            <w:tcW w:w="4797" w:type="dxa"/>
            <w:vAlign w:val="bottom"/>
          </w:tcPr>
          <w:p w14:paraId="17896B2D" w14:textId="77777777" w:rsidR="00FC5C41" w:rsidRDefault="00FC5C41" w:rsidP="008528CE">
            <w:pPr>
              <w:rPr>
                <w:rFonts w:ascii="Calibri" w:hAnsi="Calibri"/>
                <w:sz w:val="18"/>
                <w:szCs w:val="18"/>
              </w:rPr>
            </w:pPr>
          </w:p>
        </w:tc>
        <w:tc>
          <w:tcPr>
            <w:tcW w:w="4797" w:type="dxa"/>
            <w:vAlign w:val="bottom"/>
          </w:tcPr>
          <w:p w14:paraId="0DE15D44" w14:textId="77777777" w:rsidR="00FC5C41" w:rsidRDefault="00FC5C41" w:rsidP="008528CE">
            <w:pPr>
              <w:jc w:val="center"/>
              <w:rPr>
                <w:rFonts w:ascii="Calibri" w:hAnsi="Calibri"/>
                <w:sz w:val="18"/>
                <w:szCs w:val="18"/>
              </w:rPr>
            </w:pPr>
          </w:p>
        </w:tc>
      </w:tr>
    </w:tbl>
    <w:p w14:paraId="44D1D193" w14:textId="77777777" w:rsidR="00FC5C41" w:rsidRDefault="00FC5C41" w:rsidP="008528CE"/>
    <w:sectPr w:rsidR="00FC5C41" w:rsidSect="00B762A1">
      <w:headerReference w:type="default" r:id="rId29"/>
      <w:footerReference w:type="default" r:id="rId30"/>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86F18" w14:textId="77777777" w:rsidR="00EB3CB6" w:rsidRDefault="00EB3CB6">
      <w:r>
        <w:separator/>
      </w:r>
    </w:p>
  </w:endnote>
  <w:endnote w:type="continuationSeparator" w:id="0">
    <w:p w14:paraId="56153525" w14:textId="77777777" w:rsidR="00EB3CB6" w:rsidRDefault="00EB3CB6">
      <w:r>
        <w:continuationSeparator/>
      </w:r>
    </w:p>
  </w:endnote>
  <w:endnote w:type="continuationNotice" w:id="1">
    <w:p w14:paraId="79D8D84B" w14:textId="77777777" w:rsidR="00EB3CB6" w:rsidRDefault="00EB3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BF004" w14:textId="77777777" w:rsidR="00441E3A" w:rsidRDefault="00441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1E1A0" w14:textId="3D32FCFB" w:rsidR="005665E3" w:rsidRPr="00DD5086" w:rsidRDefault="005665E3" w:rsidP="00114666">
    <w:pPr>
      <w:pBdr>
        <w:top w:val="single" w:sz="4" w:space="1" w:color="auto"/>
      </w:pBdr>
      <w:tabs>
        <w:tab w:val="center" w:pos="7200"/>
        <w:tab w:val="left" w:pos="11520"/>
      </w:tabs>
      <w:rPr>
        <w:rFonts w:ascii="Calibri" w:hAnsi="Calibri"/>
        <w:sz w:val="20"/>
        <w:szCs w:val="20"/>
      </w:rPr>
    </w:pPr>
    <w:r w:rsidRPr="00DD5086">
      <w:rPr>
        <w:rFonts w:ascii="Calibri" w:hAnsi="Calibri"/>
        <w:sz w:val="20"/>
        <w:szCs w:val="20"/>
      </w:rPr>
      <w:t>Registration Number:</w:t>
    </w:r>
    <w:r w:rsidRPr="00DD5086">
      <w:rPr>
        <w:rFonts w:ascii="Calibri" w:hAnsi="Calibri"/>
        <w:sz w:val="20"/>
        <w:szCs w:val="20"/>
      </w:rPr>
      <w:tab/>
      <w:t xml:space="preserve">Registration Date/Time: </w:t>
    </w:r>
    <w:r w:rsidRPr="00DD5086">
      <w:rPr>
        <w:rFonts w:ascii="Calibri" w:hAnsi="Calibri"/>
        <w:sz w:val="20"/>
        <w:szCs w:val="20"/>
      </w:rPr>
      <w:tab/>
      <w:t>HERS Provider:</w:t>
    </w:r>
  </w:p>
  <w:p w14:paraId="15480D4B" w14:textId="1AA99DDB" w:rsidR="00BE2347" w:rsidRPr="00DD5086" w:rsidRDefault="005665E3" w:rsidP="008528CE">
    <w:pPr>
      <w:pBdr>
        <w:top w:val="single" w:sz="4" w:space="1" w:color="auto"/>
      </w:pBdr>
      <w:tabs>
        <w:tab w:val="center" w:pos="7920"/>
        <w:tab w:val="right" w:pos="14400"/>
      </w:tabs>
      <w:rPr>
        <w:rFonts w:ascii="Calibri" w:hAnsi="Calibri" w:cs="Arial"/>
        <w:b/>
        <w:sz w:val="20"/>
        <w:szCs w:val="20"/>
      </w:rPr>
    </w:pPr>
    <w:r w:rsidRPr="00DD5086">
      <w:rPr>
        <w:rFonts w:ascii="Calibri" w:hAnsi="Calibri"/>
        <w:sz w:val="20"/>
        <w:szCs w:val="20"/>
      </w:rPr>
      <w:t>CA Building Energy Efficiency Standards - 2022 Residential Compliance</w:t>
    </w:r>
    <w:r w:rsidRPr="00DD5086">
      <w:rPr>
        <w:rFonts w:ascii="Calibri" w:hAnsi="Calibri"/>
        <w:sz w:val="20"/>
        <w:szCs w:val="20"/>
      </w:rPr>
      <w:tab/>
    </w:r>
    <w:r w:rsidRPr="00DD5086">
      <w:rPr>
        <w:rFonts w:ascii="Calibri" w:hAnsi="Calibri"/>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63FB5" w14:textId="77777777" w:rsidR="00441E3A" w:rsidRDefault="00441E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57" w14:textId="4941BC25" w:rsidR="00BE2347" w:rsidRPr="00C1250C" w:rsidRDefault="00BE2347" w:rsidP="00F076B0">
    <w:pPr>
      <w:pBdr>
        <w:top w:val="single" w:sz="4" w:space="1" w:color="auto"/>
      </w:pBdr>
      <w:tabs>
        <w:tab w:val="center" w:pos="5760"/>
        <w:tab w:val="right" w:pos="14400"/>
      </w:tabs>
      <w:rPr>
        <w:rFonts w:ascii="Calibri" w:hAnsi="Calibri"/>
        <w:sz w:val="22"/>
        <w:szCs w:val="22"/>
      </w:rPr>
    </w:pPr>
    <w:bookmarkStart w:id="9" w:name="_Hlk106183155"/>
    <w:bookmarkStart w:id="10" w:name="_Hlk106183156"/>
    <w:bookmarkStart w:id="11" w:name="_Hlk106186222"/>
    <w:bookmarkStart w:id="12" w:name="_Hlk106186223"/>
    <w:bookmarkStart w:id="13" w:name="_Hlk106186279"/>
    <w:bookmarkStart w:id="14" w:name="_Hlk106186280"/>
    <w:r w:rsidRPr="00C1250C">
      <w:rPr>
        <w:rFonts w:ascii="Calibri" w:hAnsi="Calibri"/>
        <w:sz w:val="22"/>
        <w:szCs w:val="22"/>
      </w:rPr>
      <w:t>CA Building Energy Efficiency Standards – 2022 Residential Compliance</w:t>
    </w:r>
    <w:r w:rsidRPr="00C1250C">
      <w:rPr>
        <w:rFonts w:ascii="Calibri" w:hAnsi="Calibri"/>
        <w:sz w:val="22"/>
        <w:szCs w:val="22"/>
      </w:rPr>
      <w:tab/>
      <w:t>January 2022</w:t>
    </w:r>
    <w:bookmarkEnd w:id="9"/>
    <w:bookmarkEnd w:id="10"/>
    <w:bookmarkEnd w:id="11"/>
    <w:bookmarkEnd w:id="12"/>
    <w:bookmarkEnd w:id="13"/>
    <w:bookmarkEnd w:id="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5705B" w14:textId="16E3E0A3" w:rsidR="00813AC0" w:rsidRPr="00C1250C" w:rsidRDefault="00813AC0" w:rsidP="00813AC0">
    <w:pPr>
      <w:pBdr>
        <w:top w:val="single" w:sz="4" w:space="1" w:color="auto"/>
      </w:pBdr>
      <w:tabs>
        <w:tab w:val="center" w:pos="5760"/>
        <w:tab w:val="right" w:pos="14400"/>
      </w:tabs>
      <w:rPr>
        <w:rFonts w:ascii="Calibri" w:hAnsi="Calibri"/>
        <w:sz w:val="20"/>
        <w:szCs w:val="20"/>
      </w:rPr>
    </w:pPr>
    <w:r w:rsidRPr="00C1250C">
      <w:rPr>
        <w:rFonts w:ascii="Calibri" w:hAnsi="Calibri"/>
        <w:sz w:val="20"/>
        <w:szCs w:val="20"/>
      </w:rPr>
      <w:t>CA Building Energy Efficiency Standards – 2022 Residential Compliance</w:t>
    </w:r>
    <w:r w:rsidR="00C1250C">
      <w:rPr>
        <w:rFonts w:ascii="Calibri" w:hAnsi="Calibri"/>
        <w:sz w:val="20"/>
        <w:szCs w:val="20"/>
      </w:rPr>
      <w:tab/>
    </w:r>
    <w:r w:rsidRPr="00C1250C">
      <w:rPr>
        <w:rFonts w:ascii="Calibri" w:hAnsi="Calibri"/>
        <w:sz w:val="20"/>
        <w:szCs w:val="20"/>
      </w:rPr>
      <w:tab/>
      <w:t>January 2022</w:t>
    </w:r>
  </w:p>
  <w:p w14:paraId="15480D64" w14:textId="77AAA75D" w:rsidR="00BE2347" w:rsidRPr="00813AC0" w:rsidRDefault="00BE2347" w:rsidP="00813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5369B" w14:textId="77777777" w:rsidR="00EB3CB6" w:rsidRDefault="00EB3CB6">
      <w:r>
        <w:separator/>
      </w:r>
    </w:p>
  </w:footnote>
  <w:footnote w:type="continuationSeparator" w:id="0">
    <w:p w14:paraId="2815211F" w14:textId="77777777" w:rsidR="00EB3CB6" w:rsidRDefault="00EB3CB6">
      <w:r>
        <w:continuationSeparator/>
      </w:r>
    </w:p>
  </w:footnote>
  <w:footnote w:type="continuationNotice" w:id="1">
    <w:p w14:paraId="354BDBE4" w14:textId="77777777" w:rsidR="00EB3CB6" w:rsidRDefault="00EB3C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3C" w14:textId="77777777" w:rsidR="00BE2347" w:rsidRDefault="00000000">
    <w:pPr>
      <w:pStyle w:val="Header"/>
    </w:pPr>
    <w:r>
      <w:rPr>
        <w:noProof/>
      </w:rPr>
      <w:pict w14:anchorId="15480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3" o:spid="_x0000_s1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5383" w14:textId="1D5C0563" w:rsidR="00911287" w:rsidRPr="005963FF" w:rsidRDefault="00911287" w:rsidP="00911287">
    <w:pPr>
      <w:pStyle w:val="Header"/>
      <w:ind w:left="360"/>
      <w:jc w:val="center"/>
      <w:rPr>
        <w:rFonts w:asciiTheme="minorHAnsi" w:hAnsiTheme="minorHAnsi" w:cstheme="minorHAnsi"/>
        <w:b/>
        <w:bCs/>
        <w:sz w:val="28"/>
        <w:szCs w:val="28"/>
      </w:rPr>
    </w:pPr>
    <w:r w:rsidRPr="005963FF">
      <w:rPr>
        <w:rFonts w:asciiTheme="minorHAnsi" w:hAnsiTheme="minorHAnsi" w:cstheme="minorHAnsi"/>
        <w:b/>
        <w:bCs/>
        <w:noProof/>
        <w:sz w:val="28"/>
        <w:szCs w:val="28"/>
      </w:rPr>
      <w:drawing>
        <wp:anchor distT="0" distB="0" distL="114300" distR="114300" simplePos="0" relativeHeight="251660295" behindDoc="0" locked="0" layoutInCell="1" allowOverlap="1" wp14:anchorId="109FEB86" wp14:editId="621B3CA8">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D24433" w:rsidRPr="005963FF">
      <w:rPr>
        <w:rFonts w:asciiTheme="minorHAnsi" w:hAnsiTheme="minorHAnsi" w:cstheme="minorHAnsi"/>
        <w:b/>
        <w:bCs/>
        <w:noProof/>
        <w:sz w:val="28"/>
        <w:szCs w:val="28"/>
      </w:rPr>
      <w:t>PRESCRIPTIVE RESIDENTIAL ADDITIONS 1,000 FT2 OR LESS</w:t>
    </w:r>
  </w:p>
  <w:p w14:paraId="7AB03442" w14:textId="591B92FD" w:rsidR="00911287" w:rsidRPr="005963FF" w:rsidRDefault="00911287" w:rsidP="00911287">
    <w:pPr>
      <w:pStyle w:val="Header"/>
      <w:ind w:left="360"/>
      <w:rPr>
        <w:rFonts w:asciiTheme="minorHAnsi" w:hAnsiTheme="minorHAnsi" w:cstheme="minorHAnsi"/>
        <w:sz w:val="28"/>
        <w:szCs w:val="28"/>
      </w:rPr>
    </w:pPr>
    <w:r w:rsidRPr="005963FF">
      <w:rPr>
        <w:rFonts w:asciiTheme="minorHAnsi" w:hAnsiTheme="minorHAnsi" w:cstheme="minorHAnsi"/>
        <w:sz w:val="28"/>
        <w:szCs w:val="28"/>
      </w:rPr>
      <w:ptab w:relativeTo="margin" w:alignment="center" w:leader="none"/>
    </w:r>
    <w:r w:rsidRPr="005963FF">
      <w:rPr>
        <w:rFonts w:asciiTheme="minorHAnsi" w:hAnsiTheme="minorHAnsi" w:cstheme="minorHAnsi"/>
        <w:sz w:val="28"/>
        <w:szCs w:val="28"/>
      </w:rPr>
      <w:ptab w:relativeTo="margin" w:alignment="right" w:leader="none"/>
    </w:r>
    <w:r w:rsidRPr="005963FF">
      <w:rPr>
        <w:rFonts w:asciiTheme="minorHAnsi" w:hAnsiTheme="minorHAnsi" w:cstheme="minorHAnsi"/>
        <w:sz w:val="28"/>
        <w:szCs w:val="28"/>
      </w:rPr>
      <w:t xml:space="preserve">CEC-CF1R-ADD-01-E </w:t>
    </w:r>
  </w:p>
  <w:p w14:paraId="54D1D331" w14:textId="77777777" w:rsidR="00911287" w:rsidRPr="005963FF" w:rsidRDefault="00911287" w:rsidP="00911287">
    <w:pPr>
      <w:ind w:left="360"/>
      <w:rPr>
        <w:rFonts w:asciiTheme="minorHAnsi" w:hAnsiTheme="minorHAnsi" w:cstheme="minorHAnsi"/>
        <w:b/>
        <w:bCs/>
        <w:i/>
        <w:iCs/>
        <w:sz w:val="28"/>
        <w:szCs w:val="28"/>
      </w:rPr>
    </w:pPr>
    <w:r w:rsidRPr="005963FF">
      <w:rPr>
        <w:rFonts w:asciiTheme="minorHAnsi" w:hAnsiTheme="minorHAnsi" w:cstheme="minorHAnsi"/>
        <w:sz w:val="28"/>
        <w:szCs w:val="28"/>
      </w:rPr>
      <w:ptab w:relativeTo="margin" w:alignment="center" w:leader="none"/>
    </w:r>
    <w:r w:rsidRPr="005963FF">
      <w:rPr>
        <w:rFonts w:asciiTheme="minorHAnsi" w:hAnsiTheme="minorHAnsi" w:cstheme="minorHAnsi"/>
        <w:b/>
        <w:bCs/>
        <w:i/>
        <w:iCs/>
        <w:sz w:val="28"/>
        <w:szCs w:val="28"/>
      </w:rPr>
      <w:t>SAMPLE FORM – NOT VALID FOR SUBMISSION TO BUILDING DEPARTMENTS</w:t>
    </w:r>
  </w:p>
  <w:p w14:paraId="15480D49" w14:textId="77777777" w:rsidR="00BE2347" w:rsidRPr="00F00CC4" w:rsidRDefault="00BE2347" w:rsidP="00F00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4C" w14:textId="77777777" w:rsidR="00BE2347" w:rsidRDefault="00000000">
    <w:pPr>
      <w:pStyle w:val="Header"/>
    </w:pPr>
    <w:r>
      <w:rPr>
        <w:noProof/>
      </w:rPr>
      <w:pict w14:anchorId="15480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2" o:spid="_x0000_s1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4D" w14:textId="77777777" w:rsidR="00BE2347" w:rsidRDefault="00000000">
    <w:pPr>
      <w:pStyle w:val="Header"/>
    </w:pPr>
    <w:r>
      <w:rPr>
        <w:noProof/>
      </w:rPr>
      <w:pict w14:anchorId="15480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6" o:spid="_x0000_s1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4D6EDD" w:rsidRPr="00C1250C" w14:paraId="5AF0AAF1" w14:textId="77777777" w:rsidTr="003D66D3">
      <w:trPr>
        <w:trHeight w:val="288"/>
      </w:trPr>
      <w:tc>
        <w:tcPr>
          <w:tcW w:w="3877" w:type="pct"/>
          <w:tcBorders>
            <w:right w:val="nil"/>
          </w:tcBorders>
        </w:tcPr>
        <w:p w14:paraId="7381B47B" w14:textId="77777777" w:rsidR="004D6EDD" w:rsidRPr="00C1250C" w:rsidRDefault="004D6EDD" w:rsidP="004D6EDD">
          <w:pPr>
            <w:pStyle w:val="Style77"/>
            <w:rPr>
              <w:b/>
            </w:rPr>
          </w:pPr>
          <w:r w:rsidRPr="00C1250C">
            <w:t>CERTIFICATE OF COMPLIANCE – USER INSTRUCTIONS</w:t>
          </w:r>
        </w:p>
      </w:tc>
      <w:tc>
        <w:tcPr>
          <w:tcW w:w="1123" w:type="pct"/>
          <w:tcBorders>
            <w:left w:val="nil"/>
          </w:tcBorders>
        </w:tcPr>
        <w:p w14:paraId="51F5BA15" w14:textId="77777777" w:rsidR="004D6EDD" w:rsidRPr="00C1250C" w:rsidRDefault="004D6EDD" w:rsidP="004D6EDD">
          <w:pPr>
            <w:pStyle w:val="Style78"/>
            <w:rPr>
              <w:b/>
            </w:rPr>
          </w:pPr>
          <w:r w:rsidRPr="00C1250C">
            <w:t>CF1R-ADD-01-E</w:t>
          </w:r>
        </w:p>
      </w:tc>
    </w:tr>
    <w:tr w:rsidR="004D6EDD" w:rsidRPr="00C1250C" w14:paraId="75C857E2" w14:textId="77777777" w:rsidTr="003D66D3">
      <w:trPr>
        <w:trHeight w:val="288"/>
      </w:trPr>
      <w:tc>
        <w:tcPr>
          <w:tcW w:w="3877" w:type="pct"/>
          <w:tcBorders>
            <w:right w:val="nil"/>
          </w:tcBorders>
        </w:tcPr>
        <w:p w14:paraId="5DDACE4B" w14:textId="79EDA36A" w:rsidR="004D6EDD" w:rsidRPr="00C1250C" w:rsidRDefault="0093352F" w:rsidP="0093352F">
          <w:pPr>
            <w:pStyle w:val="Style77"/>
            <w:rPr>
              <w:bCs w:val="0"/>
            </w:rPr>
          </w:pPr>
          <w:r w:rsidRPr="00C1250C">
            <w:rPr>
              <w:bCs w:val="0"/>
            </w:rPr>
            <w:t>Prescriptive Residential Additions 1,000 Ft2 or Less</w:t>
          </w:r>
        </w:p>
      </w:tc>
      <w:tc>
        <w:tcPr>
          <w:tcW w:w="1123" w:type="pct"/>
          <w:tcBorders>
            <w:left w:val="nil"/>
          </w:tcBorders>
        </w:tcPr>
        <w:p w14:paraId="2E28FEEB" w14:textId="048D678D" w:rsidR="004D6EDD" w:rsidRPr="00C1250C" w:rsidRDefault="004D6EDD" w:rsidP="004D6EDD">
          <w:pPr>
            <w:pStyle w:val="Style78"/>
          </w:pPr>
          <w:r w:rsidRPr="00C1250C">
            <w:tab/>
            <w:t xml:space="preserve">(Page </w:t>
          </w:r>
          <w:r w:rsidRPr="00C1250C">
            <w:fldChar w:fldCharType="begin"/>
          </w:r>
          <w:r w:rsidRPr="00C1250C">
            <w:instrText xml:space="preserve"> PAGE   \* MERGEFORMAT </w:instrText>
          </w:r>
          <w:r w:rsidRPr="00C1250C">
            <w:fldChar w:fldCharType="separate"/>
          </w:r>
          <w:r w:rsidRPr="00C1250C">
            <w:t>1</w:t>
          </w:r>
          <w:r w:rsidRPr="00C1250C">
            <w:rPr>
              <w:noProof/>
            </w:rPr>
            <w:fldChar w:fldCharType="end"/>
          </w:r>
          <w:r w:rsidRPr="00C1250C">
            <w:t xml:space="preserve"> of </w:t>
          </w:r>
          <w:r w:rsidRPr="00C1250C">
            <w:rPr>
              <w:noProof/>
            </w:rPr>
            <w:fldChar w:fldCharType="begin"/>
          </w:r>
          <w:r w:rsidRPr="00C1250C">
            <w:rPr>
              <w:noProof/>
            </w:rPr>
            <w:instrText xml:space="preserve"> SECTIONPAGES   \* MERGEFORMAT </w:instrText>
          </w:r>
          <w:r w:rsidRPr="00C1250C">
            <w:rPr>
              <w:noProof/>
            </w:rPr>
            <w:fldChar w:fldCharType="separate"/>
          </w:r>
          <w:r w:rsidR="008F52BD">
            <w:rPr>
              <w:noProof/>
            </w:rPr>
            <w:t>8</w:t>
          </w:r>
          <w:r w:rsidRPr="00C1250C">
            <w:rPr>
              <w:noProof/>
            </w:rPr>
            <w:fldChar w:fldCharType="end"/>
          </w:r>
          <w:r w:rsidRPr="00C1250C">
            <w:t>)</w:t>
          </w:r>
        </w:p>
      </w:tc>
    </w:tr>
  </w:tbl>
  <w:p w14:paraId="15480D56" w14:textId="7DB3F274" w:rsidR="00BE2347" w:rsidRPr="0037735E" w:rsidRDefault="00BE2347">
    <w:pPr>
      <w:pStyle w:val="Header"/>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0D59" w14:textId="77777777" w:rsidR="00BE2347" w:rsidRDefault="00000000">
    <w:pPr>
      <w:pStyle w:val="Header"/>
    </w:pPr>
    <w:r>
      <w:rPr>
        <w:noProof/>
      </w:rPr>
      <w:pict w14:anchorId="15480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5" o:spid="_x0000_s1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7462AA" w:rsidRPr="00C1250C" w14:paraId="52C77C24" w14:textId="77777777" w:rsidTr="00E50C1C">
      <w:trPr>
        <w:cantSplit/>
        <w:trHeight w:val="288"/>
      </w:trPr>
      <w:tc>
        <w:tcPr>
          <w:tcW w:w="3877" w:type="pct"/>
          <w:tcBorders>
            <w:right w:val="nil"/>
          </w:tcBorders>
          <w:vAlign w:val="center"/>
        </w:tcPr>
        <w:p w14:paraId="5EE987C0" w14:textId="77777777" w:rsidR="007462AA" w:rsidRPr="00C1250C" w:rsidRDefault="007462AA" w:rsidP="007462AA">
          <w:pPr>
            <w:pStyle w:val="Style77"/>
            <w:rPr>
              <w:b/>
            </w:rPr>
          </w:pPr>
          <w:r w:rsidRPr="00C1250C">
            <w:t>CERTIFICATE OF COMPLIANCE – DATA FIELD DEFINITIONS AND CALCULATIONS</w:t>
          </w:r>
        </w:p>
      </w:tc>
      <w:tc>
        <w:tcPr>
          <w:tcW w:w="1123" w:type="pct"/>
          <w:tcBorders>
            <w:left w:val="nil"/>
          </w:tcBorders>
          <w:tcMar>
            <w:left w:w="115" w:type="dxa"/>
            <w:right w:w="115" w:type="dxa"/>
          </w:tcMar>
          <w:vAlign w:val="center"/>
        </w:tcPr>
        <w:p w14:paraId="4009CB42" w14:textId="77777777" w:rsidR="007462AA" w:rsidRPr="00C1250C" w:rsidRDefault="007462AA" w:rsidP="007462AA">
          <w:pPr>
            <w:pStyle w:val="Style78"/>
            <w:rPr>
              <w:b/>
            </w:rPr>
          </w:pPr>
          <w:r w:rsidRPr="00C1250C">
            <w:t>CF1R-ALT-01-E</w:t>
          </w:r>
        </w:p>
      </w:tc>
    </w:tr>
    <w:tr w:rsidR="007462AA" w:rsidRPr="00C1250C" w14:paraId="5C2A21DB" w14:textId="77777777" w:rsidTr="00E50C1C">
      <w:trPr>
        <w:cantSplit/>
        <w:trHeight w:val="288"/>
      </w:trPr>
      <w:tc>
        <w:tcPr>
          <w:tcW w:w="3877" w:type="pct"/>
          <w:tcBorders>
            <w:right w:val="nil"/>
          </w:tcBorders>
        </w:tcPr>
        <w:p w14:paraId="49F250C3" w14:textId="6768E593" w:rsidR="007462AA" w:rsidRPr="00C1250C" w:rsidRDefault="00373A4C" w:rsidP="007462AA">
          <w:pPr>
            <w:pStyle w:val="Style77"/>
          </w:pPr>
          <w:r w:rsidRPr="00C1250C">
            <w:rPr>
              <w:bCs w:val="0"/>
            </w:rPr>
            <w:t>Prescriptive Residential Additions 1,000 Ft2 or Less</w:t>
          </w:r>
        </w:p>
      </w:tc>
      <w:tc>
        <w:tcPr>
          <w:tcW w:w="1123" w:type="pct"/>
          <w:tcBorders>
            <w:left w:val="nil"/>
          </w:tcBorders>
        </w:tcPr>
        <w:p w14:paraId="701120F4" w14:textId="0EC7AADB" w:rsidR="007462AA" w:rsidRPr="00C1250C" w:rsidRDefault="007462AA" w:rsidP="007462AA">
          <w:pPr>
            <w:pStyle w:val="Style78"/>
          </w:pPr>
          <w:r w:rsidRPr="00C1250C">
            <w:tab/>
            <w:t xml:space="preserve">(Page </w:t>
          </w:r>
          <w:r w:rsidRPr="00C1250C">
            <w:fldChar w:fldCharType="begin"/>
          </w:r>
          <w:r w:rsidRPr="00C1250C">
            <w:instrText xml:space="preserve"> PAGE   \* MERGEFORMAT </w:instrText>
          </w:r>
          <w:r w:rsidRPr="00C1250C">
            <w:fldChar w:fldCharType="separate"/>
          </w:r>
          <w:r w:rsidRPr="00C1250C">
            <w:rPr>
              <w:noProof/>
            </w:rPr>
            <w:t>12</w:t>
          </w:r>
          <w:r w:rsidRPr="00C1250C">
            <w:rPr>
              <w:noProof/>
            </w:rPr>
            <w:fldChar w:fldCharType="end"/>
          </w:r>
          <w:r w:rsidRPr="00C1250C">
            <w:t xml:space="preserve"> of </w:t>
          </w:r>
          <w:r w:rsidRPr="00C1250C">
            <w:rPr>
              <w:noProof/>
            </w:rPr>
            <w:fldChar w:fldCharType="begin"/>
          </w:r>
          <w:r w:rsidRPr="00C1250C">
            <w:rPr>
              <w:noProof/>
            </w:rPr>
            <w:instrText xml:space="preserve"> SECTIONPAGES   \* MERGEFORMAT </w:instrText>
          </w:r>
          <w:r w:rsidRPr="00C1250C">
            <w:rPr>
              <w:noProof/>
            </w:rPr>
            <w:fldChar w:fldCharType="separate"/>
          </w:r>
          <w:r w:rsidR="008F52BD">
            <w:rPr>
              <w:noProof/>
            </w:rPr>
            <w:t>17</w:t>
          </w:r>
          <w:r w:rsidRPr="00C1250C">
            <w:rPr>
              <w:noProof/>
            </w:rPr>
            <w:fldChar w:fldCharType="end"/>
          </w:r>
          <w:r w:rsidRPr="00C1250C">
            <w:t>)</w:t>
          </w:r>
        </w:p>
      </w:tc>
    </w:tr>
  </w:tbl>
  <w:p w14:paraId="15480D62" w14:textId="77777777" w:rsidR="00BE2347" w:rsidRPr="0037735E" w:rsidRDefault="00BE2347" w:rsidP="00912685">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FD6181"/>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5"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0B25"/>
    <w:multiLevelType w:val="hybridMultilevel"/>
    <w:tmpl w:val="65B669D8"/>
    <w:lvl w:ilvl="0" w:tplc="0409000F">
      <w:start w:val="1"/>
      <w:numFmt w:val="decimal"/>
      <w:lvlText w:val="%1."/>
      <w:lvlJc w:val="left"/>
      <w:pPr>
        <w:ind w:left="757" w:hanging="360"/>
      </w:p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7"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8903CE"/>
    <w:multiLevelType w:val="hybridMultilevel"/>
    <w:tmpl w:val="6E1ECE8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B402E"/>
    <w:multiLevelType w:val="hybridMultilevel"/>
    <w:tmpl w:val="4EF45BCA"/>
    <w:lvl w:ilvl="0" w:tplc="0409000F">
      <w:start w:val="1"/>
      <w:numFmt w:val="decimal"/>
      <w:lvlText w:val="%1."/>
      <w:lvlJc w:val="left"/>
      <w:pPr>
        <w:ind w:left="1080" w:hanging="360"/>
      </w:pPr>
    </w:lvl>
    <w:lvl w:ilvl="1" w:tplc="BAD885E8">
      <w:start w:val="1"/>
      <w:numFmt w:val="decimal"/>
      <w:lvlText w:val="%2."/>
      <w:lvlJc w:val="left"/>
      <w:pPr>
        <w:ind w:left="1800" w:hanging="360"/>
      </w:pPr>
      <w:rPr>
        <w:rFonts w:ascii="Calibri" w:eastAsia="Times New Roman" w:hAnsi="Calibri"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FC7007"/>
    <w:multiLevelType w:val="hybridMultilevel"/>
    <w:tmpl w:val="3E665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FF5697"/>
    <w:multiLevelType w:val="hybridMultilevel"/>
    <w:tmpl w:val="F652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0"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7C14BD3"/>
    <w:multiLevelType w:val="hybridMultilevel"/>
    <w:tmpl w:val="25FE0372"/>
    <w:lvl w:ilvl="0" w:tplc="93ACD1CA">
      <w:start w:val="1"/>
      <w:numFmt w:val="lowerRoman"/>
      <w:lvlText w:val="%1."/>
      <w:lvlJc w:val="left"/>
      <w:pPr>
        <w:ind w:left="720" w:hanging="360"/>
      </w:pPr>
      <w:rPr>
        <w:rFonts w:hint="default"/>
      </w:rPr>
    </w:lvl>
    <w:lvl w:ilvl="1" w:tplc="F6B41D6A">
      <w:start w:val="1"/>
      <w:numFmt w:val="upperLetter"/>
      <w:lvlText w:val="%2."/>
      <w:lvlJc w:val="left"/>
      <w:pPr>
        <w:ind w:left="1440" w:hanging="360"/>
      </w:pPr>
      <w:rPr>
        <w:rFonts w:ascii="Calibri" w:hAnsi="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F941F5"/>
    <w:multiLevelType w:val="hybridMultilevel"/>
    <w:tmpl w:val="7CDC89B8"/>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D52E7C"/>
    <w:multiLevelType w:val="hybridMultilevel"/>
    <w:tmpl w:val="2342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901987"/>
    <w:multiLevelType w:val="hybridMultilevel"/>
    <w:tmpl w:val="641E45D4"/>
    <w:lvl w:ilvl="0" w:tplc="6D528106">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27"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E61719"/>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3121D4"/>
    <w:multiLevelType w:val="hybridMultilevel"/>
    <w:tmpl w:val="C80A9A56"/>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314FE0"/>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6D51A0"/>
    <w:multiLevelType w:val="hybridMultilevel"/>
    <w:tmpl w:val="405C8DFE"/>
    <w:lvl w:ilvl="0" w:tplc="1ECCE80A">
      <w:start w:val="1"/>
      <w:numFmt w:val="upperLetter"/>
      <w:lvlText w:val="%1."/>
      <w:lvlJc w:val="left"/>
      <w:pPr>
        <w:ind w:left="108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4" w15:restartNumberingAfterBreak="0">
    <w:nsid w:val="32CB453C"/>
    <w:multiLevelType w:val="hybridMultilevel"/>
    <w:tmpl w:val="BA3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1D0B44"/>
    <w:multiLevelType w:val="hybridMultilevel"/>
    <w:tmpl w:val="62A24714"/>
    <w:lvl w:ilvl="0" w:tplc="7E48EDFC">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9"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2B7DC5"/>
    <w:multiLevelType w:val="hybridMultilevel"/>
    <w:tmpl w:val="8EE6A7A4"/>
    <w:lvl w:ilvl="0" w:tplc="0409000F">
      <w:start w:val="1"/>
      <w:numFmt w:val="decimal"/>
      <w:lvlText w:val="%1."/>
      <w:lvlJc w:val="left"/>
      <w:pPr>
        <w:ind w:left="36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7371E9"/>
    <w:multiLevelType w:val="hybridMultilevel"/>
    <w:tmpl w:val="99747E30"/>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2161552"/>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48" w15:restartNumberingAfterBreak="0">
    <w:nsid w:val="43460EFB"/>
    <w:multiLevelType w:val="hybridMultilevel"/>
    <w:tmpl w:val="0E0A195E"/>
    <w:lvl w:ilvl="0" w:tplc="4E8CBD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310672"/>
    <w:multiLevelType w:val="hybridMultilevel"/>
    <w:tmpl w:val="C02E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4"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7C7345"/>
    <w:multiLevelType w:val="hybridMultilevel"/>
    <w:tmpl w:val="D972812C"/>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CE25F5"/>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C203C8"/>
    <w:multiLevelType w:val="hybridMultilevel"/>
    <w:tmpl w:val="7BE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D51A56"/>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BD3C53"/>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5507D5"/>
    <w:multiLevelType w:val="hybridMultilevel"/>
    <w:tmpl w:val="607A7E8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6D728A"/>
    <w:multiLevelType w:val="hybridMultilevel"/>
    <w:tmpl w:val="E6084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28432CC"/>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30C699B"/>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78" w15:restartNumberingAfterBreak="0">
    <w:nsid w:val="73D80522"/>
    <w:multiLevelType w:val="hybridMultilevel"/>
    <w:tmpl w:val="3D7AC002"/>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50F0521"/>
    <w:multiLevelType w:val="hybridMultilevel"/>
    <w:tmpl w:val="92D683D6"/>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7177B63"/>
    <w:multiLevelType w:val="hybridMultilevel"/>
    <w:tmpl w:val="FF9C8FF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F386BC5"/>
    <w:multiLevelType w:val="hybridMultilevel"/>
    <w:tmpl w:val="466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134610">
    <w:abstractNumId w:val="60"/>
  </w:num>
  <w:num w:numId="2" w16cid:durableId="2103061601">
    <w:abstractNumId w:val="2"/>
  </w:num>
  <w:num w:numId="3" w16cid:durableId="1464346975">
    <w:abstractNumId w:val="27"/>
  </w:num>
  <w:num w:numId="4" w16cid:durableId="604995390">
    <w:abstractNumId w:val="50"/>
  </w:num>
  <w:num w:numId="5" w16cid:durableId="1133133285">
    <w:abstractNumId w:val="58"/>
  </w:num>
  <w:num w:numId="6" w16cid:durableId="59257250">
    <w:abstractNumId w:val="71"/>
  </w:num>
  <w:num w:numId="7" w16cid:durableId="1962807444">
    <w:abstractNumId w:val="49"/>
  </w:num>
  <w:num w:numId="8" w16cid:durableId="648485247">
    <w:abstractNumId w:val="75"/>
  </w:num>
  <w:num w:numId="9" w16cid:durableId="448474419">
    <w:abstractNumId w:val="61"/>
  </w:num>
  <w:num w:numId="10" w16cid:durableId="1065300085">
    <w:abstractNumId w:val="45"/>
  </w:num>
  <w:num w:numId="11" w16cid:durableId="560218427">
    <w:abstractNumId w:val="0"/>
  </w:num>
  <w:num w:numId="12" w16cid:durableId="182986035">
    <w:abstractNumId w:val="79"/>
  </w:num>
  <w:num w:numId="13" w16cid:durableId="760566347">
    <w:abstractNumId w:val="42"/>
  </w:num>
  <w:num w:numId="14" w16cid:durableId="707219320">
    <w:abstractNumId w:val="74"/>
  </w:num>
  <w:num w:numId="15" w16cid:durableId="249048394">
    <w:abstractNumId w:val="54"/>
  </w:num>
  <w:num w:numId="16" w16cid:durableId="1461339949">
    <w:abstractNumId w:val="30"/>
  </w:num>
  <w:num w:numId="17" w16cid:durableId="980767332">
    <w:abstractNumId w:val="19"/>
  </w:num>
  <w:num w:numId="18" w16cid:durableId="1620994182">
    <w:abstractNumId w:val="43"/>
  </w:num>
  <w:num w:numId="19" w16cid:durableId="317804838">
    <w:abstractNumId w:val="80"/>
  </w:num>
  <w:num w:numId="20" w16cid:durableId="1457290473">
    <w:abstractNumId w:val="62"/>
  </w:num>
  <w:num w:numId="21" w16cid:durableId="912786259">
    <w:abstractNumId w:val="8"/>
  </w:num>
  <w:num w:numId="22" w16cid:durableId="69810715">
    <w:abstractNumId w:val="52"/>
  </w:num>
  <w:num w:numId="23" w16cid:durableId="80875690">
    <w:abstractNumId w:val="41"/>
  </w:num>
  <w:num w:numId="24" w16cid:durableId="1634941439">
    <w:abstractNumId w:val="57"/>
  </w:num>
  <w:num w:numId="25" w16cid:durableId="1708673361">
    <w:abstractNumId w:val="21"/>
  </w:num>
  <w:num w:numId="26" w16cid:durableId="1290816698">
    <w:abstractNumId w:val="31"/>
  </w:num>
  <w:num w:numId="27" w16cid:durableId="1147471563">
    <w:abstractNumId w:val="5"/>
  </w:num>
  <w:num w:numId="28" w16cid:durableId="1523855930">
    <w:abstractNumId w:val="11"/>
  </w:num>
  <w:num w:numId="29" w16cid:durableId="1962763978">
    <w:abstractNumId w:val="51"/>
  </w:num>
  <w:num w:numId="30" w16cid:durableId="1539508914">
    <w:abstractNumId w:val="3"/>
  </w:num>
  <w:num w:numId="31" w16cid:durableId="2126847513">
    <w:abstractNumId w:val="22"/>
  </w:num>
  <w:num w:numId="32" w16cid:durableId="2056154184">
    <w:abstractNumId w:val="83"/>
  </w:num>
  <w:num w:numId="33" w16cid:durableId="1848789897">
    <w:abstractNumId w:val="12"/>
  </w:num>
  <w:num w:numId="34" w16cid:durableId="537090635">
    <w:abstractNumId w:val="56"/>
  </w:num>
  <w:num w:numId="35" w16cid:durableId="703407326">
    <w:abstractNumId w:val="82"/>
  </w:num>
  <w:num w:numId="36" w16cid:durableId="603881026">
    <w:abstractNumId w:val="64"/>
  </w:num>
  <w:num w:numId="37" w16cid:durableId="1501889064">
    <w:abstractNumId w:val="39"/>
  </w:num>
  <w:num w:numId="38" w16cid:durableId="1339767193">
    <w:abstractNumId w:val="46"/>
  </w:num>
  <w:num w:numId="39" w16cid:durableId="672610163">
    <w:abstractNumId w:val="36"/>
  </w:num>
  <w:num w:numId="40" w16cid:durableId="641886097">
    <w:abstractNumId w:val="38"/>
  </w:num>
  <w:num w:numId="41" w16cid:durableId="2066876385">
    <w:abstractNumId w:val="69"/>
  </w:num>
  <w:num w:numId="42" w16cid:durableId="1952082553">
    <w:abstractNumId w:val="17"/>
  </w:num>
  <w:num w:numId="43" w16cid:durableId="1680423391">
    <w:abstractNumId w:val="76"/>
  </w:num>
  <w:num w:numId="44" w16cid:durableId="606741222">
    <w:abstractNumId w:val="1"/>
  </w:num>
  <w:num w:numId="45" w16cid:durableId="1111514366">
    <w:abstractNumId w:val="53"/>
  </w:num>
  <w:num w:numId="46" w16cid:durableId="1720937095">
    <w:abstractNumId w:val="84"/>
  </w:num>
  <w:num w:numId="47" w16cid:durableId="643973648">
    <w:abstractNumId w:val="9"/>
  </w:num>
  <w:num w:numId="48" w16cid:durableId="784351008">
    <w:abstractNumId w:val="72"/>
  </w:num>
  <w:num w:numId="49" w16cid:durableId="2048790928">
    <w:abstractNumId w:val="7"/>
  </w:num>
  <w:num w:numId="50" w16cid:durableId="102590831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39731563">
    <w:abstractNumId w:val="16"/>
  </w:num>
  <w:num w:numId="52" w16cid:durableId="1422945069">
    <w:abstractNumId w:val="18"/>
  </w:num>
  <w:num w:numId="53" w16cid:durableId="736517969">
    <w:abstractNumId w:val="35"/>
  </w:num>
  <w:num w:numId="54" w16cid:durableId="1712147916">
    <w:abstractNumId w:val="37"/>
  </w:num>
  <w:num w:numId="55" w16cid:durableId="427505668">
    <w:abstractNumId w:val="20"/>
  </w:num>
  <w:num w:numId="56" w16cid:durableId="1345594265">
    <w:abstractNumId w:val="24"/>
  </w:num>
  <w:num w:numId="57" w16cid:durableId="1037462939">
    <w:abstractNumId w:val="78"/>
  </w:num>
  <w:num w:numId="58" w16cid:durableId="1615480560">
    <w:abstractNumId w:val="29"/>
  </w:num>
  <w:num w:numId="59" w16cid:durableId="1146311641">
    <w:abstractNumId w:val="44"/>
  </w:num>
  <w:num w:numId="60" w16cid:durableId="98573524">
    <w:abstractNumId w:val="48"/>
  </w:num>
  <w:num w:numId="61" w16cid:durableId="1884825908">
    <w:abstractNumId w:val="15"/>
  </w:num>
  <w:num w:numId="62" w16cid:durableId="1086415266">
    <w:abstractNumId w:val="34"/>
  </w:num>
  <w:num w:numId="63" w16cid:durableId="2142649884">
    <w:abstractNumId w:val="85"/>
  </w:num>
  <w:num w:numId="64" w16cid:durableId="1219786620">
    <w:abstractNumId w:val="25"/>
  </w:num>
  <w:num w:numId="65" w16cid:durableId="18541524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05947018">
    <w:abstractNumId w:val="55"/>
  </w:num>
  <w:num w:numId="67" w16cid:durableId="1460030800">
    <w:abstractNumId w:val="14"/>
  </w:num>
  <w:num w:numId="68" w16cid:durableId="1658919050">
    <w:abstractNumId w:val="68"/>
  </w:num>
  <w:num w:numId="69" w16cid:durableId="1095398197">
    <w:abstractNumId w:val="67"/>
  </w:num>
  <w:num w:numId="70" w16cid:durableId="201788017">
    <w:abstractNumId w:val="23"/>
  </w:num>
  <w:num w:numId="71" w16cid:durableId="297222733">
    <w:abstractNumId w:val="63"/>
  </w:num>
  <w:num w:numId="72" w16cid:durableId="1407342844">
    <w:abstractNumId w:val="73"/>
  </w:num>
  <w:num w:numId="73" w16cid:durableId="1799057908">
    <w:abstractNumId w:val="33"/>
  </w:num>
  <w:num w:numId="74" w16cid:durableId="1299187417">
    <w:abstractNumId w:val="26"/>
  </w:num>
  <w:num w:numId="75" w16cid:durableId="86271465">
    <w:abstractNumId w:val="40"/>
  </w:num>
  <w:num w:numId="76" w16cid:durableId="2124617452">
    <w:abstractNumId w:val="13"/>
  </w:num>
  <w:num w:numId="77" w16cid:durableId="829948716">
    <w:abstractNumId w:val="10"/>
  </w:num>
  <w:num w:numId="78" w16cid:durableId="325207184">
    <w:abstractNumId w:val="70"/>
  </w:num>
  <w:num w:numId="79" w16cid:durableId="1185511048">
    <w:abstractNumId w:val="28"/>
  </w:num>
  <w:num w:numId="80" w16cid:durableId="1766799389">
    <w:abstractNumId w:val="32"/>
  </w:num>
  <w:num w:numId="81" w16cid:durableId="449670910">
    <w:abstractNumId w:val="59"/>
  </w:num>
  <w:num w:numId="82" w16cid:durableId="1870338839">
    <w:abstractNumId w:val="81"/>
  </w:num>
  <w:num w:numId="83" w16cid:durableId="1952515804">
    <w:abstractNumId w:val="47"/>
  </w:num>
  <w:num w:numId="84" w16cid:durableId="1368530658">
    <w:abstractNumId w:val="6"/>
  </w:num>
  <w:num w:numId="85" w16cid:durableId="640499095">
    <w:abstractNumId w:val="66"/>
  </w:num>
  <w:num w:numId="86" w16cid:durableId="535893553">
    <w:abstractNumId w:val="65"/>
  </w:num>
  <w:num w:numId="87" w16cid:durableId="1460956521">
    <w:abstractNumId w:val="4"/>
  </w:num>
  <w:num w:numId="88" w16cid:durableId="1429082229">
    <w:abstractNumId w:val="77"/>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3237"/>
    <w:rsid w:val="0000365F"/>
    <w:rsid w:val="00003F88"/>
    <w:rsid w:val="00007822"/>
    <w:rsid w:val="00007E66"/>
    <w:rsid w:val="00012E3B"/>
    <w:rsid w:val="00013655"/>
    <w:rsid w:val="000136B7"/>
    <w:rsid w:val="000140D6"/>
    <w:rsid w:val="00015988"/>
    <w:rsid w:val="00015A41"/>
    <w:rsid w:val="00015C26"/>
    <w:rsid w:val="00017C9B"/>
    <w:rsid w:val="00020102"/>
    <w:rsid w:val="0002099F"/>
    <w:rsid w:val="00020C3C"/>
    <w:rsid w:val="00021015"/>
    <w:rsid w:val="0002140F"/>
    <w:rsid w:val="00021D79"/>
    <w:rsid w:val="00021E42"/>
    <w:rsid w:val="00022818"/>
    <w:rsid w:val="000232E2"/>
    <w:rsid w:val="0002364F"/>
    <w:rsid w:val="00023E60"/>
    <w:rsid w:val="000241C4"/>
    <w:rsid w:val="00024E1A"/>
    <w:rsid w:val="00026FDC"/>
    <w:rsid w:val="0002735A"/>
    <w:rsid w:val="00027CC8"/>
    <w:rsid w:val="000319D5"/>
    <w:rsid w:val="00031B81"/>
    <w:rsid w:val="00031C12"/>
    <w:rsid w:val="000330FB"/>
    <w:rsid w:val="000333A2"/>
    <w:rsid w:val="00033DA6"/>
    <w:rsid w:val="00033FD8"/>
    <w:rsid w:val="00035C83"/>
    <w:rsid w:val="00036637"/>
    <w:rsid w:val="00036E07"/>
    <w:rsid w:val="00037592"/>
    <w:rsid w:val="00037F21"/>
    <w:rsid w:val="00040ECE"/>
    <w:rsid w:val="000424D9"/>
    <w:rsid w:val="000428D7"/>
    <w:rsid w:val="00042EF7"/>
    <w:rsid w:val="00042EFC"/>
    <w:rsid w:val="00043A49"/>
    <w:rsid w:val="00045694"/>
    <w:rsid w:val="000456B4"/>
    <w:rsid w:val="00046AD3"/>
    <w:rsid w:val="00046C92"/>
    <w:rsid w:val="00050B88"/>
    <w:rsid w:val="000514D5"/>
    <w:rsid w:val="00053DC3"/>
    <w:rsid w:val="00055076"/>
    <w:rsid w:val="00055C51"/>
    <w:rsid w:val="00055F5C"/>
    <w:rsid w:val="00056327"/>
    <w:rsid w:val="00057045"/>
    <w:rsid w:val="000571A7"/>
    <w:rsid w:val="0005733B"/>
    <w:rsid w:val="000603CC"/>
    <w:rsid w:val="00060792"/>
    <w:rsid w:val="00060887"/>
    <w:rsid w:val="00060D8C"/>
    <w:rsid w:val="00060F1B"/>
    <w:rsid w:val="0006144A"/>
    <w:rsid w:val="000623B5"/>
    <w:rsid w:val="0006246A"/>
    <w:rsid w:val="00062844"/>
    <w:rsid w:val="000635C7"/>
    <w:rsid w:val="0006381C"/>
    <w:rsid w:val="000641BB"/>
    <w:rsid w:val="000646F3"/>
    <w:rsid w:val="00064FD5"/>
    <w:rsid w:val="0006519E"/>
    <w:rsid w:val="00066524"/>
    <w:rsid w:val="00066AC4"/>
    <w:rsid w:val="00066EAB"/>
    <w:rsid w:val="000673ED"/>
    <w:rsid w:val="00072C83"/>
    <w:rsid w:val="0007385F"/>
    <w:rsid w:val="000744F2"/>
    <w:rsid w:val="000756F4"/>
    <w:rsid w:val="00075714"/>
    <w:rsid w:val="000759BF"/>
    <w:rsid w:val="00075CF7"/>
    <w:rsid w:val="00077ACC"/>
    <w:rsid w:val="00080797"/>
    <w:rsid w:val="000807AA"/>
    <w:rsid w:val="000818B3"/>
    <w:rsid w:val="00082EC6"/>
    <w:rsid w:val="00083508"/>
    <w:rsid w:val="00084E53"/>
    <w:rsid w:val="000853A3"/>
    <w:rsid w:val="00085AD5"/>
    <w:rsid w:val="00085CF6"/>
    <w:rsid w:val="00086646"/>
    <w:rsid w:val="00090213"/>
    <w:rsid w:val="00090C86"/>
    <w:rsid w:val="000918F0"/>
    <w:rsid w:val="00092508"/>
    <w:rsid w:val="0009324D"/>
    <w:rsid w:val="000935B0"/>
    <w:rsid w:val="00093CCE"/>
    <w:rsid w:val="0009415E"/>
    <w:rsid w:val="00094AC3"/>
    <w:rsid w:val="0009570C"/>
    <w:rsid w:val="00096A48"/>
    <w:rsid w:val="0009764B"/>
    <w:rsid w:val="00097958"/>
    <w:rsid w:val="000A0694"/>
    <w:rsid w:val="000A1F71"/>
    <w:rsid w:val="000A22F2"/>
    <w:rsid w:val="000A2D52"/>
    <w:rsid w:val="000A3DAB"/>
    <w:rsid w:val="000A464D"/>
    <w:rsid w:val="000A5908"/>
    <w:rsid w:val="000A598B"/>
    <w:rsid w:val="000A5FE7"/>
    <w:rsid w:val="000A75D4"/>
    <w:rsid w:val="000A7630"/>
    <w:rsid w:val="000A7D87"/>
    <w:rsid w:val="000B1A9E"/>
    <w:rsid w:val="000B1C35"/>
    <w:rsid w:val="000B226C"/>
    <w:rsid w:val="000B4DC4"/>
    <w:rsid w:val="000B530B"/>
    <w:rsid w:val="000B56A6"/>
    <w:rsid w:val="000B681F"/>
    <w:rsid w:val="000B6C45"/>
    <w:rsid w:val="000B71BA"/>
    <w:rsid w:val="000C0071"/>
    <w:rsid w:val="000C00FD"/>
    <w:rsid w:val="000C045A"/>
    <w:rsid w:val="000C19F1"/>
    <w:rsid w:val="000C1EFF"/>
    <w:rsid w:val="000C28EC"/>
    <w:rsid w:val="000C3B04"/>
    <w:rsid w:val="000C413C"/>
    <w:rsid w:val="000C4332"/>
    <w:rsid w:val="000C5480"/>
    <w:rsid w:val="000C6003"/>
    <w:rsid w:val="000C60F3"/>
    <w:rsid w:val="000C6808"/>
    <w:rsid w:val="000C6CFD"/>
    <w:rsid w:val="000C6F88"/>
    <w:rsid w:val="000C7274"/>
    <w:rsid w:val="000C7810"/>
    <w:rsid w:val="000D01AC"/>
    <w:rsid w:val="000D08D0"/>
    <w:rsid w:val="000D1022"/>
    <w:rsid w:val="000D13CE"/>
    <w:rsid w:val="000D24D3"/>
    <w:rsid w:val="000D2EB4"/>
    <w:rsid w:val="000D3A7F"/>
    <w:rsid w:val="000D3BC5"/>
    <w:rsid w:val="000D415F"/>
    <w:rsid w:val="000D5015"/>
    <w:rsid w:val="000D50D2"/>
    <w:rsid w:val="000D5F9D"/>
    <w:rsid w:val="000D743D"/>
    <w:rsid w:val="000D7639"/>
    <w:rsid w:val="000D7A85"/>
    <w:rsid w:val="000E0280"/>
    <w:rsid w:val="000E1448"/>
    <w:rsid w:val="000E1ADB"/>
    <w:rsid w:val="000E1AE9"/>
    <w:rsid w:val="000E1C46"/>
    <w:rsid w:val="000E263A"/>
    <w:rsid w:val="000E2F4E"/>
    <w:rsid w:val="000E3C7B"/>
    <w:rsid w:val="000E42D4"/>
    <w:rsid w:val="000E4603"/>
    <w:rsid w:val="000E4C27"/>
    <w:rsid w:val="000E4D60"/>
    <w:rsid w:val="000E4FAF"/>
    <w:rsid w:val="000E5001"/>
    <w:rsid w:val="000E692D"/>
    <w:rsid w:val="000E6E0A"/>
    <w:rsid w:val="000E71E7"/>
    <w:rsid w:val="000E7D35"/>
    <w:rsid w:val="000F0BAA"/>
    <w:rsid w:val="000F1694"/>
    <w:rsid w:val="000F1FD4"/>
    <w:rsid w:val="000F2202"/>
    <w:rsid w:val="000F264C"/>
    <w:rsid w:val="000F5B16"/>
    <w:rsid w:val="000F6180"/>
    <w:rsid w:val="000F6A3B"/>
    <w:rsid w:val="001000FB"/>
    <w:rsid w:val="0010129B"/>
    <w:rsid w:val="0010233D"/>
    <w:rsid w:val="00102A84"/>
    <w:rsid w:val="0010307C"/>
    <w:rsid w:val="00104628"/>
    <w:rsid w:val="00104C6C"/>
    <w:rsid w:val="00104F91"/>
    <w:rsid w:val="00105458"/>
    <w:rsid w:val="00105AB3"/>
    <w:rsid w:val="00106C7A"/>
    <w:rsid w:val="00106D44"/>
    <w:rsid w:val="00106DBE"/>
    <w:rsid w:val="00106EE5"/>
    <w:rsid w:val="00106FD4"/>
    <w:rsid w:val="001071DE"/>
    <w:rsid w:val="001076BD"/>
    <w:rsid w:val="00107949"/>
    <w:rsid w:val="0010798F"/>
    <w:rsid w:val="00107F4C"/>
    <w:rsid w:val="00110A85"/>
    <w:rsid w:val="00110B70"/>
    <w:rsid w:val="001112F7"/>
    <w:rsid w:val="001113EC"/>
    <w:rsid w:val="0011149F"/>
    <w:rsid w:val="00111F31"/>
    <w:rsid w:val="001144D7"/>
    <w:rsid w:val="001144F8"/>
    <w:rsid w:val="00114666"/>
    <w:rsid w:val="00114CC4"/>
    <w:rsid w:val="001153B6"/>
    <w:rsid w:val="00115AF4"/>
    <w:rsid w:val="00115CFC"/>
    <w:rsid w:val="001162E7"/>
    <w:rsid w:val="00120918"/>
    <w:rsid w:val="001213F7"/>
    <w:rsid w:val="0012199E"/>
    <w:rsid w:val="00122663"/>
    <w:rsid w:val="00124185"/>
    <w:rsid w:val="00125856"/>
    <w:rsid w:val="001272E6"/>
    <w:rsid w:val="001279E2"/>
    <w:rsid w:val="00127E6C"/>
    <w:rsid w:val="00130114"/>
    <w:rsid w:val="00130D3C"/>
    <w:rsid w:val="0013157F"/>
    <w:rsid w:val="0013224F"/>
    <w:rsid w:val="001323BC"/>
    <w:rsid w:val="001325C8"/>
    <w:rsid w:val="00133B55"/>
    <w:rsid w:val="00134C81"/>
    <w:rsid w:val="00134F10"/>
    <w:rsid w:val="00135A1B"/>
    <w:rsid w:val="00135F88"/>
    <w:rsid w:val="00136B1E"/>
    <w:rsid w:val="00136FF6"/>
    <w:rsid w:val="001402B1"/>
    <w:rsid w:val="001417B4"/>
    <w:rsid w:val="001418F9"/>
    <w:rsid w:val="0014237E"/>
    <w:rsid w:val="001441E5"/>
    <w:rsid w:val="00146B10"/>
    <w:rsid w:val="00147154"/>
    <w:rsid w:val="00150FA3"/>
    <w:rsid w:val="0015131A"/>
    <w:rsid w:val="00153273"/>
    <w:rsid w:val="0015483A"/>
    <w:rsid w:val="00155940"/>
    <w:rsid w:val="00155C80"/>
    <w:rsid w:val="00155D78"/>
    <w:rsid w:val="00156975"/>
    <w:rsid w:val="00156EE5"/>
    <w:rsid w:val="001571CD"/>
    <w:rsid w:val="00157C1A"/>
    <w:rsid w:val="00160ADA"/>
    <w:rsid w:val="00161FDE"/>
    <w:rsid w:val="0016302E"/>
    <w:rsid w:val="00164148"/>
    <w:rsid w:val="00164685"/>
    <w:rsid w:val="00164935"/>
    <w:rsid w:val="00165518"/>
    <w:rsid w:val="001671F0"/>
    <w:rsid w:val="00167664"/>
    <w:rsid w:val="0016798D"/>
    <w:rsid w:val="001703BC"/>
    <w:rsid w:val="00170610"/>
    <w:rsid w:val="00171190"/>
    <w:rsid w:val="00171D9F"/>
    <w:rsid w:val="00172916"/>
    <w:rsid w:val="001732F4"/>
    <w:rsid w:val="0017582B"/>
    <w:rsid w:val="001758BE"/>
    <w:rsid w:val="00175D5C"/>
    <w:rsid w:val="001766F7"/>
    <w:rsid w:val="00176897"/>
    <w:rsid w:val="001769BA"/>
    <w:rsid w:val="00176B29"/>
    <w:rsid w:val="0017761C"/>
    <w:rsid w:val="0018074F"/>
    <w:rsid w:val="00180B03"/>
    <w:rsid w:val="001817CF"/>
    <w:rsid w:val="00182E4A"/>
    <w:rsid w:val="00184BAF"/>
    <w:rsid w:val="00184CF6"/>
    <w:rsid w:val="00185B43"/>
    <w:rsid w:val="00186BBF"/>
    <w:rsid w:val="001875EB"/>
    <w:rsid w:val="001913B2"/>
    <w:rsid w:val="001919C8"/>
    <w:rsid w:val="00192881"/>
    <w:rsid w:val="00192AD4"/>
    <w:rsid w:val="00193018"/>
    <w:rsid w:val="00193206"/>
    <w:rsid w:val="0019320D"/>
    <w:rsid w:val="0019432B"/>
    <w:rsid w:val="00194876"/>
    <w:rsid w:val="00196375"/>
    <w:rsid w:val="0019718F"/>
    <w:rsid w:val="00197191"/>
    <w:rsid w:val="00197F91"/>
    <w:rsid w:val="001A0396"/>
    <w:rsid w:val="001A0C1C"/>
    <w:rsid w:val="001A1645"/>
    <w:rsid w:val="001A17CC"/>
    <w:rsid w:val="001A28D4"/>
    <w:rsid w:val="001A2CE3"/>
    <w:rsid w:val="001A4F2E"/>
    <w:rsid w:val="001A6E9A"/>
    <w:rsid w:val="001A7AD1"/>
    <w:rsid w:val="001B04EB"/>
    <w:rsid w:val="001B0826"/>
    <w:rsid w:val="001B091B"/>
    <w:rsid w:val="001B100E"/>
    <w:rsid w:val="001B163D"/>
    <w:rsid w:val="001B22F7"/>
    <w:rsid w:val="001B251B"/>
    <w:rsid w:val="001B2987"/>
    <w:rsid w:val="001B2D9B"/>
    <w:rsid w:val="001B3356"/>
    <w:rsid w:val="001B3D3C"/>
    <w:rsid w:val="001B464E"/>
    <w:rsid w:val="001B4C9C"/>
    <w:rsid w:val="001B6532"/>
    <w:rsid w:val="001B66A5"/>
    <w:rsid w:val="001B761B"/>
    <w:rsid w:val="001C1122"/>
    <w:rsid w:val="001C2BCE"/>
    <w:rsid w:val="001C4445"/>
    <w:rsid w:val="001C4DE7"/>
    <w:rsid w:val="001D03E0"/>
    <w:rsid w:val="001D1487"/>
    <w:rsid w:val="001D16B9"/>
    <w:rsid w:val="001D2D27"/>
    <w:rsid w:val="001D2E6D"/>
    <w:rsid w:val="001D3459"/>
    <w:rsid w:val="001D3489"/>
    <w:rsid w:val="001D4C9C"/>
    <w:rsid w:val="001D5854"/>
    <w:rsid w:val="001D7841"/>
    <w:rsid w:val="001E0252"/>
    <w:rsid w:val="001E02EB"/>
    <w:rsid w:val="001E13B8"/>
    <w:rsid w:val="001E153A"/>
    <w:rsid w:val="001E2BBC"/>
    <w:rsid w:val="001E4798"/>
    <w:rsid w:val="001E539D"/>
    <w:rsid w:val="001E5963"/>
    <w:rsid w:val="001E5EAB"/>
    <w:rsid w:val="001E6F07"/>
    <w:rsid w:val="001E7898"/>
    <w:rsid w:val="001E7B5A"/>
    <w:rsid w:val="001F06DF"/>
    <w:rsid w:val="001F1349"/>
    <w:rsid w:val="001F24FC"/>
    <w:rsid w:val="001F3026"/>
    <w:rsid w:val="001F3E6F"/>
    <w:rsid w:val="001F3EEC"/>
    <w:rsid w:val="001F419F"/>
    <w:rsid w:val="001F46D0"/>
    <w:rsid w:val="001F48FB"/>
    <w:rsid w:val="001F51A5"/>
    <w:rsid w:val="001F62B2"/>
    <w:rsid w:val="001F679F"/>
    <w:rsid w:val="001F6A53"/>
    <w:rsid w:val="001F76F6"/>
    <w:rsid w:val="00200102"/>
    <w:rsid w:val="0020064D"/>
    <w:rsid w:val="00200D94"/>
    <w:rsid w:val="002015C3"/>
    <w:rsid w:val="002023E8"/>
    <w:rsid w:val="0020261B"/>
    <w:rsid w:val="00202781"/>
    <w:rsid w:val="00202D08"/>
    <w:rsid w:val="00202E61"/>
    <w:rsid w:val="00203593"/>
    <w:rsid w:val="00204FF1"/>
    <w:rsid w:val="00206694"/>
    <w:rsid w:val="00207709"/>
    <w:rsid w:val="0021178C"/>
    <w:rsid w:val="00211B57"/>
    <w:rsid w:val="002120EC"/>
    <w:rsid w:val="0021368E"/>
    <w:rsid w:val="00213EC1"/>
    <w:rsid w:val="00214071"/>
    <w:rsid w:val="002156F7"/>
    <w:rsid w:val="00216840"/>
    <w:rsid w:val="0021697E"/>
    <w:rsid w:val="00217236"/>
    <w:rsid w:val="00220520"/>
    <w:rsid w:val="002205A5"/>
    <w:rsid w:val="002208A7"/>
    <w:rsid w:val="00220EC6"/>
    <w:rsid w:val="002211D9"/>
    <w:rsid w:val="00221968"/>
    <w:rsid w:val="00222008"/>
    <w:rsid w:val="00222419"/>
    <w:rsid w:val="002224DB"/>
    <w:rsid w:val="00222CE2"/>
    <w:rsid w:val="00222CE4"/>
    <w:rsid w:val="00222F7B"/>
    <w:rsid w:val="00223396"/>
    <w:rsid w:val="00223D1C"/>
    <w:rsid w:val="00223FCF"/>
    <w:rsid w:val="00224197"/>
    <w:rsid w:val="00224605"/>
    <w:rsid w:val="002247F6"/>
    <w:rsid w:val="00225438"/>
    <w:rsid w:val="002266FE"/>
    <w:rsid w:val="00226DC5"/>
    <w:rsid w:val="00227F2E"/>
    <w:rsid w:val="002300B1"/>
    <w:rsid w:val="002302E7"/>
    <w:rsid w:val="00230558"/>
    <w:rsid w:val="00232456"/>
    <w:rsid w:val="00232B6F"/>
    <w:rsid w:val="00235F9E"/>
    <w:rsid w:val="002361DA"/>
    <w:rsid w:val="002406C2"/>
    <w:rsid w:val="00240A7F"/>
    <w:rsid w:val="00240EB2"/>
    <w:rsid w:val="0024143D"/>
    <w:rsid w:val="00242EE6"/>
    <w:rsid w:val="002433D1"/>
    <w:rsid w:val="00243DEF"/>
    <w:rsid w:val="00244BE7"/>
    <w:rsid w:val="00245018"/>
    <w:rsid w:val="0024586B"/>
    <w:rsid w:val="00250367"/>
    <w:rsid w:val="00252603"/>
    <w:rsid w:val="00252ED1"/>
    <w:rsid w:val="00253113"/>
    <w:rsid w:val="00253151"/>
    <w:rsid w:val="00253AEC"/>
    <w:rsid w:val="00254AF6"/>
    <w:rsid w:val="0025538E"/>
    <w:rsid w:val="00255C2C"/>
    <w:rsid w:val="00257068"/>
    <w:rsid w:val="00260112"/>
    <w:rsid w:val="002602E8"/>
    <w:rsid w:val="00260E33"/>
    <w:rsid w:val="00261F08"/>
    <w:rsid w:val="00262008"/>
    <w:rsid w:val="002620B3"/>
    <w:rsid w:val="002623D6"/>
    <w:rsid w:val="002624B9"/>
    <w:rsid w:val="00262A08"/>
    <w:rsid w:val="00262E34"/>
    <w:rsid w:val="0026361E"/>
    <w:rsid w:val="00264813"/>
    <w:rsid w:val="002656E4"/>
    <w:rsid w:val="00265ACB"/>
    <w:rsid w:val="002679D3"/>
    <w:rsid w:val="00267B2D"/>
    <w:rsid w:val="0027068D"/>
    <w:rsid w:val="00270A17"/>
    <w:rsid w:val="0027277D"/>
    <w:rsid w:val="00272F2A"/>
    <w:rsid w:val="0027347C"/>
    <w:rsid w:val="0027374D"/>
    <w:rsid w:val="002738C4"/>
    <w:rsid w:val="00273F45"/>
    <w:rsid w:val="002759EA"/>
    <w:rsid w:val="00275A70"/>
    <w:rsid w:val="00275E04"/>
    <w:rsid w:val="00275F67"/>
    <w:rsid w:val="0027655A"/>
    <w:rsid w:val="00280481"/>
    <w:rsid w:val="0028096F"/>
    <w:rsid w:val="00280A86"/>
    <w:rsid w:val="00281376"/>
    <w:rsid w:val="0028140F"/>
    <w:rsid w:val="00282445"/>
    <w:rsid w:val="0028249F"/>
    <w:rsid w:val="0028368F"/>
    <w:rsid w:val="00284004"/>
    <w:rsid w:val="00284060"/>
    <w:rsid w:val="0028541B"/>
    <w:rsid w:val="002865C8"/>
    <w:rsid w:val="00286FA2"/>
    <w:rsid w:val="00287EB7"/>
    <w:rsid w:val="002900D2"/>
    <w:rsid w:val="00292209"/>
    <w:rsid w:val="00293365"/>
    <w:rsid w:val="0029455E"/>
    <w:rsid w:val="002951F2"/>
    <w:rsid w:val="0029671F"/>
    <w:rsid w:val="00296E22"/>
    <w:rsid w:val="002A0FE9"/>
    <w:rsid w:val="002A10EE"/>
    <w:rsid w:val="002A14CE"/>
    <w:rsid w:val="002A158E"/>
    <w:rsid w:val="002A1BAA"/>
    <w:rsid w:val="002A1E7D"/>
    <w:rsid w:val="002A23C1"/>
    <w:rsid w:val="002A24A7"/>
    <w:rsid w:val="002A2C5F"/>
    <w:rsid w:val="002A2E92"/>
    <w:rsid w:val="002A313B"/>
    <w:rsid w:val="002A3248"/>
    <w:rsid w:val="002A4BCA"/>
    <w:rsid w:val="002A689F"/>
    <w:rsid w:val="002A6AEF"/>
    <w:rsid w:val="002A71C1"/>
    <w:rsid w:val="002A77C0"/>
    <w:rsid w:val="002B0471"/>
    <w:rsid w:val="002B1B5A"/>
    <w:rsid w:val="002B1F3F"/>
    <w:rsid w:val="002B41E9"/>
    <w:rsid w:val="002B459E"/>
    <w:rsid w:val="002B4C53"/>
    <w:rsid w:val="002B519E"/>
    <w:rsid w:val="002B54E6"/>
    <w:rsid w:val="002B562D"/>
    <w:rsid w:val="002B6102"/>
    <w:rsid w:val="002B67E5"/>
    <w:rsid w:val="002B6E33"/>
    <w:rsid w:val="002B7164"/>
    <w:rsid w:val="002C0148"/>
    <w:rsid w:val="002C0515"/>
    <w:rsid w:val="002C106B"/>
    <w:rsid w:val="002C12C8"/>
    <w:rsid w:val="002C1C20"/>
    <w:rsid w:val="002C2212"/>
    <w:rsid w:val="002C2705"/>
    <w:rsid w:val="002C2A3E"/>
    <w:rsid w:val="002C3057"/>
    <w:rsid w:val="002C30CC"/>
    <w:rsid w:val="002C362D"/>
    <w:rsid w:val="002C3658"/>
    <w:rsid w:val="002C36E6"/>
    <w:rsid w:val="002C3F70"/>
    <w:rsid w:val="002C42B1"/>
    <w:rsid w:val="002C57A2"/>
    <w:rsid w:val="002C6B5B"/>
    <w:rsid w:val="002C6E0A"/>
    <w:rsid w:val="002C7CED"/>
    <w:rsid w:val="002D01E2"/>
    <w:rsid w:val="002D04C1"/>
    <w:rsid w:val="002D390A"/>
    <w:rsid w:val="002D3E7E"/>
    <w:rsid w:val="002D5282"/>
    <w:rsid w:val="002D54C1"/>
    <w:rsid w:val="002D65B7"/>
    <w:rsid w:val="002D6CD1"/>
    <w:rsid w:val="002D6D8C"/>
    <w:rsid w:val="002D7D59"/>
    <w:rsid w:val="002D7E72"/>
    <w:rsid w:val="002E0C14"/>
    <w:rsid w:val="002E145C"/>
    <w:rsid w:val="002E14F0"/>
    <w:rsid w:val="002E234A"/>
    <w:rsid w:val="002E40E8"/>
    <w:rsid w:val="002E5699"/>
    <w:rsid w:val="002E5A5B"/>
    <w:rsid w:val="002E5C5A"/>
    <w:rsid w:val="002E6394"/>
    <w:rsid w:val="002E6643"/>
    <w:rsid w:val="002E6E8F"/>
    <w:rsid w:val="002E7459"/>
    <w:rsid w:val="002E74C3"/>
    <w:rsid w:val="002E7ACF"/>
    <w:rsid w:val="002F0068"/>
    <w:rsid w:val="002F030D"/>
    <w:rsid w:val="002F0AE7"/>
    <w:rsid w:val="002F1D87"/>
    <w:rsid w:val="002F1EE6"/>
    <w:rsid w:val="002F2059"/>
    <w:rsid w:val="002F2B9D"/>
    <w:rsid w:val="002F3F1C"/>
    <w:rsid w:val="002F4CCE"/>
    <w:rsid w:val="002F5190"/>
    <w:rsid w:val="002F5205"/>
    <w:rsid w:val="002F52D0"/>
    <w:rsid w:val="002F585F"/>
    <w:rsid w:val="002F6DBD"/>
    <w:rsid w:val="002F76B8"/>
    <w:rsid w:val="00300107"/>
    <w:rsid w:val="003002E7"/>
    <w:rsid w:val="00303BEF"/>
    <w:rsid w:val="00304579"/>
    <w:rsid w:val="0030507B"/>
    <w:rsid w:val="003051AD"/>
    <w:rsid w:val="00305780"/>
    <w:rsid w:val="0030596F"/>
    <w:rsid w:val="00306F91"/>
    <w:rsid w:val="003072DB"/>
    <w:rsid w:val="00307425"/>
    <w:rsid w:val="00307F75"/>
    <w:rsid w:val="003108DB"/>
    <w:rsid w:val="003109BC"/>
    <w:rsid w:val="003116BB"/>
    <w:rsid w:val="00311993"/>
    <w:rsid w:val="00311A9D"/>
    <w:rsid w:val="00311F1C"/>
    <w:rsid w:val="00313550"/>
    <w:rsid w:val="0031357F"/>
    <w:rsid w:val="0031462D"/>
    <w:rsid w:val="003151DA"/>
    <w:rsid w:val="00315296"/>
    <w:rsid w:val="003161C5"/>
    <w:rsid w:val="00316566"/>
    <w:rsid w:val="003203AE"/>
    <w:rsid w:val="00320C11"/>
    <w:rsid w:val="003215EF"/>
    <w:rsid w:val="00321D85"/>
    <w:rsid w:val="003226A1"/>
    <w:rsid w:val="00323204"/>
    <w:rsid w:val="00323237"/>
    <w:rsid w:val="003240A0"/>
    <w:rsid w:val="00324D98"/>
    <w:rsid w:val="003261F9"/>
    <w:rsid w:val="003261FD"/>
    <w:rsid w:val="00326B4E"/>
    <w:rsid w:val="003272F8"/>
    <w:rsid w:val="00327C39"/>
    <w:rsid w:val="00330911"/>
    <w:rsid w:val="00330DCA"/>
    <w:rsid w:val="00330F25"/>
    <w:rsid w:val="00333266"/>
    <w:rsid w:val="003348D1"/>
    <w:rsid w:val="003360B5"/>
    <w:rsid w:val="00336346"/>
    <w:rsid w:val="00336644"/>
    <w:rsid w:val="0033710E"/>
    <w:rsid w:val="00337504"/>
    <w:rsid w:val="0034039A"/>
    <w:rsid w:val="00340C17"/>
    <w:rsid w:val="0034102B"/>
    <w:rsid w:val="0034291A"/>
    <w:rsid w:val="003471FE"/>
    <w:rsid w:val="003479EF"/>
    <w:rsid w:val="00347C2D"/>
    <w:rsid w:val="003500A8"/>
    <w:rsid w:val="003509F2"/>
    <w:rsid w:val="00350FDA"/>
    <w:rsid w:val="003532AB"/>
    <w:rsid w:val="00353B08"/>
    <w:rsid w:val="003554BB"/>
    <w:rsid w:val="00355DBD"/>
    <w:rsid w:val="003604FA"/>
    <w:rsid w:val="00361D2C"/>
    <w:rsid w:val="00362333"/>
    <w:rsid w:val="00362CA1"/>
    <w:rsid w:val="003639EF"/>
    <w:rsid w:val="00363AA1"/>
    <w:rsid w:val="00363B98"/>
    <w:rsid w:val="0036430D"/>
    <w:rsid w:val="003644AD"/>
    <w:rsid w:val="00364C47"/>
    <w:rsid w:val="00365624"/>
    <w:rsid w:val="00365B75"/>
    <w:rsid w:val="00365BB0"/>
    <w:rsid w:val="003662B6"/>
    <w:rsid w:val="00366C5C"/>
    <w:rsid w:val="00367EAE"/>
    <w:rsid w:val="00370A74"/>
    <w:rsid w:val="00370C63"/>
    <w:rsid w:val="00371952"/>
    <w:rsid w:val="00371E03"/>
    <w:rsid w:val="00371E7B"/>
    <w:rsid w:val="00371F81"/>
    <w:rsid w:val="00372265"/>
    <w:rsid w:val="003733A0"/>
    <w:rsid w:val="00373A4C"/>
    <w:rsid w:val="00373B29"/>
    <w:rsid w:val="00374DB3"/>
    <w:rsid w:val="003762B2"/>
    <w:rsid w:val="003762EA"/>
    <w:rsid w:val="00376666"/>
    <w:rsid w:val="003770B6"/>
    <w:rsid w:val="0037735E"/>
    <w:rsid w:val="0037779F"/>
    <w:rsid w:val="0037787E"/>
    <w:rsid w:val="00377CE4"/>
    <w:rsid w:val="00380908"/>
    <w:rsid w:val="003809E0"/>
    <w:rsid w:val="0038105E"/>
    <w:rsid w:val="00381159"/>
    <w:rsid w:val="0038210A"/>
    <w:rsid w:val="00382595"/>
    <w:rsid w:val="00382F8F"/>
    <w:rsid w:val="00383646"/>
    <w:rsid w:val="00384593"/>
    <w:rsid w:val="00384A8F"/>
    <w:rsid w:val="00385FE5"/>
    <w:rsid w:val="003865BA"/>
    <w:rsid w:val="003865C6"/>
    <w:rsid w:val="003903FE"/>
    <w:rsid w:val="0039083C"/>
    <w:rsid w:val="003909EA"/>
    <w:rsid w:val="00391693"/>
    <w:rsid w:val="003921A6"/>
    <w:rsid w:val="00392B10"/>
    <w:rsid w:val="003937A6"/>
    <w:rsid w:val="00394132"/>
    <w:rsid w:val="003956BF"/>
    <w:rsid w:val="00397B96"/>
    <w:rsid w:val="003A01B1"/>
    <w:rsid w:val="003A0B7E"/>
    <w:rsid w:val="003A2CF6"/>
    <w:rsid w:val="003A2E8B"/>
    <w:rsid w:val="003A3346"/>
    <w:rsid w:val="003A3ABD"/>
    <w:rsid w:val="003A443D"/>
    <w:rsid w:val="003A4B44"/>
    <w:rsid w:val="003A506B"/>
    <w:rsid w:val="003A5136"/>
    <w:rsid w:val="003A53ED"/>
    <w:rsid w:val="003A5D21"/>
    <w:rsid w:val="003A63C9"/>
    <w:rsid w:val="003A73A6"/>
    <w:rsid w:val="003B0CBD"/>
    <w:rsid w:val="003B1154"/>
    <w:rsid w:val="003B22C6"/>
    <w:rsid w:val="003B3616"/>
    <w:rsid w:val="003B47D8"/>
    <w:rsid w:val="003B4BC1"/>
    <w:rsid w:val="003B5243"/>
    <w:rsid w:val="003B64A0"/>
    <w:rsid w:val="003B7421"/>
    <w:rsid w:val="003C002B"/>
    <w:rsid w:val="003C0F4F"/>
    <w:rsid w:val="003C164A"/>
    <w:rsid w:val="003C50D6"/>
    <w:rsid w:val="003C5F59"/>
    <w:rsid w:val="003C667A"/>
    <w:rsid w:val="003C66AC"/>
    <w:rsid w:val="003C66FC"/>
    <w:rsid w:val="003C6CEF"/>
    <w:rsid w:val="003C6EB4"/>
    <w:rsid w:val="003C733E"/>
    <w:rsid w:val="003D12AE"/>
    <w:rsid w:val="003D3509"/>
    <w:rsid w:val="003D427B"/>
    <w:rsid w:val="003D4AEB"/>
    <w:rsid w:val="003D534A"/>
    <w:rsid w:val="003D5D5B"/>
    <w:rsid w:val="003D5FA4"/>
    <w:rsid w:val="003D602B"/>
    <w:rsid w:val="003D66D3"/>
    <w:rsid w:val="003D6818"/>
    <w:rsid w:val="003D6E04"/>
    <w:rsid w:val="003D73E3"/>
    <w:rsid w:val="003D779B"/>
    <w:rsid w:val="003D78F7"/>
    <w:rsid w:val="003E0764"/>
    <w:rsid w:val="003E1117"/>
    <w:rsid w:val="003E181C"/>
    <w:rsid w:val="003E2403"/>
    <w:rsid w:val="003E346A"/>
    <w:rsid w:val="003E4646"/>
    <w:rsid w:val="003E49CA"/>
    <w:rsid w:val="003E4BC6"/>
    <w:rsid w:val="003E71FC"/>
    <w:rsid w:val="003E7AA1"/>
    <w:rsid w:val="003F0046"/>
    <w:rsid w:val="003F06ED"/>
    <w:rsid w:val="003F12DD"/>
    <w:rsid w:val="003F1FEF"/>
    <w:rsid w:val="003F2076"/>
    <w:rsid w:val="003F2732"/>
    <w:rsid w:val="003F349E"/>
    <w:rsid w:val="003F356B"/>
    <w:rsid w:val="003F3A38"/>
    <w:rsid w:val="003F41DF"/>
    <w:rsid w:val="003F486F"/>
    <w:rsid w:val="003F5E49"/>
    <w:rsid w:val="003F6F69"/>
    <w:rsid w:val="003F70E9"/>
    <w:rsid w:val="003F751E"/>
    <w:rsid w:val="00401973"/>
    <w:rsid w:val="004030BE"/>
    <w:rsid w:val="00403B1D"/>
    <w:rsid w:val="0040626B"/>
    <w:rsid w:val="00406B92"/>
    <w:rsid w:val="00407B7E"/>
    <w:rsid w:val="00410F3A"/>
    <w:rsid w:val="004110E9"/>
    <w:rsid w:val="00411F5D"/>
    <w:rsid w:val="00412BFD"/>
    <w:rsid w:val="00413034"/>
    <w:rsid w:val="00414517"/>
    <w:rsid w:val="004145EE"/>
    <w:rsid w:val="004166B2"/>
    <w:rsid w:val="00420425"/>
    <w:rsid w:val="00420AB2"/>
    <w:rsid w:val="00422B6C"/>
    <w:rsid w:val="00422FCB"/>
    <w:rsid w:val="00424D8B"/>
    <w:rsid w:val="00425011"/>
    <w:rsid w:val="00425350"/>
    <w:rsid w:val="004259FD"/>
    <w:rsid w:val="00426663"/>
    <w:rsid w:val="00426AF2"/>
    <w:rsid w:val="00426D47"/>
    <w:rsid w:val="004272E1"/>
    <w:rsid w:val="004301B0"/>
    <w:rsid w:val="004302F4"/>
    <w:rsid w:val="00430667"/>
    <w:rsid w:val="0043144C"/>
    <w:rsid w:val="004317D4"/>
    <w:rsid w:val="00431E29"/>
    <w:rsid w:val="00432227"/>
    <w:rsid w:val="0043264C"/>
    <w:rsid w:val="004333E2"/>
    <w:rsid w:val="004334BF"/>
    <w:rsid w:val="004339C3"/>
    <w:rsid w:val="004341CC"/>
    <w:rsid w:val="00435562"/>
    <w:rsid w:val="004366A9"/>
    <w:rsid w:val="0043692F"/>
    <w:rsid w:val="00436D48"/>
    <w:rsid w:val="0043720D"/>
    <w:rsid w:val="0043745C"/>
    <w:rsid w:val="00440095"/>
    <w:rsid w:val="004400F5"/>
    <w:rsid w:val="00441E3A"/>
    <w:rsid w:val="00442FB5"/>
    <w:rsid w:val="00443A8B"/>
    <w:rsid w:val="00443FE6"/>
    <w:rsid w:val="00444731"/>
    <w:rsid w:val="00445083"/>
    <w:rsid w:val="00445A18"/>
    <w:rsid w:val="00445C7D"/>
    <w:rsid w:val="004466C4"/>
    <w:rsid w:val="0044689B"/>
    <w:rsid w:val="004478B4"/>
    <w:rsid w:val="00447AC5"/>
    <w:rsid w:val="00447C89"/>
    <w:rsid w:val="00451599"/>
    <w:rsid w:val="00451E25"/>
    <w:rsid w:val="00451F30"/>
    <w:rsid w:val="0045271B"/>
    <w:rsid w:val="004527B3"/>
    <w:rsid w:val="00453BFF"/>
    <w:rsid w:val="004542FC"/>
    <w:rsid w:val="004559CF"/>
    <w:rsid w:val="00455AF7"/>
    <w:rsid w:val="00456FA1"/>
    <w:rsid w:val="004603FB"/>
    <w:rsid w:val="00460F5E"/>
    <w:rsid w:val="0046280F"/>
    <w:rsid w:val="00464A12"/>
    <w:rsid w:val="00465206"/>
    <w:rsid w:val="0046525F"/>
    <w:rsid w:val="00465608"/>
    <w:rsid w:val="00465A85"/>
    <w:rsid w:val="00466267"/>
    <w:rsid w:val="00466EE8"/>
    <w:rsid w:val="004675DC"/>
    <w:rsid w:val="0046795D"/>
    <w:rsid w:val="00467BB0"/>
    <w:rsid w:val="00467CD4"/>
    <w:rsid w:val="00470777"/>
    <w:rsid w:val="00470B89"/>
    <w:rsid w:val="004734AA"/>
    <w:rsid w:val="00473D8A"/>
    <w:rsid w:val="0047427C"/>
    <w:rsid w:val="004750DF"/>
    <w:rsid w:val="00475B91"/>
    <w:rsid w:val="00475E6C"/>
    <w:rsid w:val="004771A8"/>
    <w:rsid w:val="00477B45"/>
    <w:rsid w:val="0048094B"/>
    <w:rsid w:val="00480A2D"/>
    <w:rsid w:val="00480E14"/>
    <w:rsid w:val="00481267"/>
    <w:rsid w:val="004814AF"/>
    <w:rsid w:val="004829D5"/>
    <w:rsid w:val="0048304B"/>
    <w:rsid w:val="004844EA"/>
    <w:rsid w:val="004863C2"/>
    <w:rsid w:val="004873CF"/>
    <w:rsid w:val="00492D3C"/>
    <w:rsid w:val="00493033"/>
    <w:rsid w:val="00493CB9"/>
    <w:rsid w:val="00494153"/>
    <w:rsid w:val="0049446D"/>
    <w:rsid w:val="00494C01"/>
    <w:rsid w:val="004958CE"/>
    <w:rsid w:val="0049593B"/>
    <w:rsid w:val="0049635B"/>
    <w:rsid w:val="0049666A"/>
    <w:rsid w:val="00496EE0"/>
    <w:rsid w:val="00497173"/>
    <w:rsid w:val="004972F8"/>
    <w:rsid w:val="00497F35"/>
    <w:rsid w:val="004A0BBB"/>
    <w:rsid w:val="004A1D25"/>
    <w:rsid w:val="004A2098"/>
    <w:rsid w:val="004A20D7"/>
    <w:rsid w:val="004A2B96"/>
    <w:rsid w:val="004A2E4B"/>
    <w:rsid w:val="004A3E74"/>
    <w:rsid w:val="004A516E"/>
    <w:rsid w:val="004A5842"/>
    <w:rsid w:val="004A58F6"/>
    <w:rsid w:val="004A5E91"/>
    <w:rsid w:val="004A647B"/>
    <w:rsid w:val="004A660D"/>
    <w:rsid w:val="004A745F"/>
    <w:rsid w:val="004A76B6"/>
    <w:rsid w:val="004B1A3E"/>
    <w:rsid w:val="004B276A"/>
    <w:rsid w:val="004B2918"/>
    <w:rsid w:val="004B2E2E"/>
    <w:rsid w:val="004B36EE"/>
    <w:rsid w:val="004B3F4D"/>
    <w:rsid w:val="004B4673"/>
    <w:rsid w:val="004B51A9"/>
    <w:rsid w:val="004B5E8F"/>
    <w:rsid w:val="004B64D6"/>
    <w:rsid w:val="004B6B3F"/>
    <w:rsid w:val="004B6CA7"/>
    <w:rsid w:val="004B79A9"/>
    <w:rsid w:val="004C0C93"/>
    <w:rsid w:val="004C28AB"/>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BF5"/>
    <w:rsid w:val="004D3F37"/>
    <w:rsid w:val="004D472D"/>
    <w:rsid w:val="004D499A"/>
    <w:rsid w:val="004D5348"/>
    <w:rsid w:val="004D5782"/>
    <w:rsid w:val="004D6415"/>
    <w:rsid w:val="004D6EDD"/>
    <w:rsid w:val="004D7062"/>
    <w:rsid w:val="004D75A5"/>
    <w:rsid w:val="004E07D2"/>
    <w:rsid w:val="004E1907"/>
    <w:rsid w:val="004E192A"/>
    <w:rsid w:val="004E1A08"/>
    <w:rsid w:val="004E2102"/>
    <w:rsid w:val="004E2400"/>
    <w:rsid w:val="004E31BE"/>
    <w:rsid w:val="004E3277"/>
    <w:rsid w:val="004E32E1"/>
    <w:rsid w:val="004E34CC"/>
    <w:rsid w:val="004E3626"/>
    <w:rsid w:val="004E3959"/>
    <w:rsid w:val="004E47C8"/>
    <w:rsid w:val="004E5403"/>
    <w:rsid w:val="004E66F1"/>
    <w:rsid w:val="004E67D0"/>
    <w:rsid w:val="004E6E1E"/>
    <w:rsid w:val="004E7346"/>
    <w:rsid w:val="004E76ED"/>
    <w:rsid w:val="004E7DD2"/>
    <w:rsid w:val="004F06CA"/>
    <w:rsid w:val="004F10AE"/>
    <w:rsid w:val="004F1471"/>
    <w:rsid w:val="004F14D9"/>
    <w:rsid w:val="004F16E1"/>
    <w:rsid w:val="004F2723"/>
    <w:rsid w:val="004F2C59"/>
    <w:rsid w:val="004F3B75"/>
    <w:rsid w:val="004F3E5B"/>
    <w:rsid w:val="004F49BE"/>
    <w:rsid w:val="004F4B4E"/>
    <w:rsid w:val="004F4B52"/>
    <w:rsid w:val="004F5368"/>
    <w:rsid w:val="004F5787"/>
    <w:rsid w:val="004F5F79"/>
    <w:rsid w:val="004F6C2A"/>
    <w:rsid w:val="004F73BD"/>
    <w:rsid w:val="004F749D"/>
    <w:rsid w:val="004F7ACB"/>
    <w:rsid w:val="005007D2"/>
    <w:rsid w:val="005009C4"/>
    <w:rsid w:val="00501A9D"/>
    <w:rsid w:val="0050289A"/>
    <w:rsid w:val="00502DD2"/>
    <w:rsid w:val="00503B3B"/>
    <w:rsid w:val="0050532B"/>
    <w:rsid w:val="005061FC"/>
    <w:rsid w:val="005066C1"/>
    <w:rsid w:val="00506E24"/>
    <w:rsid w:val="00507ED5"/>
    <w:rsid w:val="00511285"/>
    <w:rsid w:val="0051129F"/>
    <w:rsid w:val="00511A65"/>
    <w:rsid w:val="00512401"/>
    <w:rsid w:val="005126A6"/>
    <w:rsid w:val="00512ABA"/>
    <w:rsid w:val="00514D16"/>
    <w:rsid w:val="0051502C"/>
    <w:rsid w:val="005152C2"/>
    <w:rsid w:val="0051599E"/>
    <w:rsid w:val="005206AE"/>
    <w:rsid w:val="00520B37"/>
    <w:rsid w:val="00520FB7"/>
    <w:rsid w:val="00521C14"/>
    <w:rsid w:val="00522208"/>
    <w:rsid w:val="005223D1"/>
    <w:rsid w:val="005225CE"/>
    <w:rsid w:val="005232EE"/>
    <w:rsid w:val="00523702"/>
    <w:rsid w:val="0052388B"/>
    <w:rsid w:val="005251F5"/>
    <w:rsid w:val="00525D21"/>
    <w:rsid w:val="00525EC7"/>
    <w:rsid w:val="0052661C"/>
    <w:rsid w:val="00526986"/>
    <w:rsid w:val="00526C46"/>
    <w:rsid w:val="00530FDB"/>
    <w:rsid w:val="005316AE"/>
    <w:rsid w:val="00531970"/>
    <w:rsid w:val="00531998"/>
    <w:rsid w:val="00531F92"/>
    <w:rsid w:val="00532D74"/>
    <w:rsid w:val="00532F70"/>
    <w:rsid w:val="005337F1"/>
    <w:rsid w:val="00533817"/>
    <w:rsid w:val="00534434"/>
    <w:rsid w:val="005349F0"/>
    <w:rsid w:val="00535903"/>
    <w:rsid w:val="00535FC4"/>
    <w:rsid w:val="005401A7"/>
    <w:rsid w:val="005403CB"/>
    <w:rsid w:val="0054254F"/>
    <w:rsid w:val="00542F8A"/>
    <w:rsid w:val="00544B65"/>
    <w:rsid w:val="00545810"/>
    <w:rsid w:val="0054582B"/>
    <w:rsid w:val="00545A1C"/>
    <w:rsid w:val="005462A5"/>
    <w:rsid w:val="00547213"/>
    <w:rsid w:val="005500B3"/>
    <w:rsid w:val="00550BF5"/>
    <w:rsid w:val="00550E86"/>
    <w:rsid w:val="00551DDE"/>
    <w:rsid w:val="00552617"/>
    <w:rsid w:val="005527DA"/>
    <w:rsid w:val="005538B3"/>
    <w:rsid w:val="00553E90"/>
    <w:rsid w:val="005557A8"/>
    <w:rsid w:val="00555A01"/>
    <w:rsid w:val="00555E21"/>
    <w:rsid w:val="005566EF"/>
    <w:rsid w:val="005606B2"/>
    <w:rsid w:val="005606C3"/>
    <w:rsid w:val="0056151D"/>
    <w:rsid w:val="005643F3"/>
    <w:rsid w:val="00564D91"/>
    <w:rsid w:val="005657C1"/>
    <w:rsid w:val="00565ABA"/>
    <w:rsid w:val="005665E3"/>
    <w:rsid w:val="00566FA4"/>
    <w:rsid w:val="00567DC7"/>
    <w:rsid w:val="00570842"/>
    <w:rsid w:val="0057099D"/>
    <w:rsid w:val="00571626"/>
    <w:rsid w:val="005716C2"/>
    <w:rsid w:val="00571768"/>
    <w:rsid w:val="005717B6"/>
    <w:rsid w:val="00571C4C"/>
    <w:rsid w:val="00572CAC"/>
    <w:rsid w:val="005740A5"/>
    <w:rsid w:val="00574EED"/>
    <w:rsid w:val="00575361"/>
    <w:rsid w:val="005757FA"/>
    <w:rsid w:val="00576156"/>
    <w:rsid w:val="00577B94"/>
    <w:rsid w:val="0058016C"/>
    <w:rsid w:val="005803D5"/>
    <w:rsid w:val="00580605"/>
    <w:rsid w:val="00580CE1"/>
    <w:rsid w:val="00581556"/>
    <w:rsid w:val="00582870"/>
    <w:rsid w:val="00582BED"/>
    <w:rsid w:val="0058349C"/>
    <w:rsid w:val="00583FDF"/>
    <w:rsid w:val="00584269"/>
    <w:rsid w:val="00585185"/>
    <w:rsid w:val="0058534A"/>
    <w:rsid w:val="00585A28"/>
    <w:rsid w:val="00586656"/>
    <w:rsid w:val="00587849"/>
    <w:rsid w:val="00587A61"/>
    <w:rsid w:val="00587AE2"/>
    <w:rsid w:val="00587BDD"/>
    <w:rsid w:val="0059065D"/>
    <w:rsid w:val="005909FA"/>
    <w:rsid w:val="00591129"/>
    <w:rsid w:val="005917EC"/>
    <w:rsid w:val="005921FA"/>
    <w:rsid w:val="005923A9"/>
    <w:rsid w:val="00592822"/>
    <w:rsid w:val="005931FB"/>
    <w:rsid w:val="00593F48"/>
    <w:rsid w:val="00594EC3"/>
    <w:rsid w:val="00594F0A"/>
    <w:rsid w:val="005955F7"/>
    <w:rsid w:val="0059577A"/>
    <w:rsid w:val="00595D56"/>
    <w:rsid w:val="005963FF"/>
    <w:rsid w:val="00596C30"/>
    <w:rsid w:val="00597052"/>
    <w:rsid w:val="00597687"/>
    <w:rsid w:val="005A0439"/>
    <w:rsid w:val="005A06A9"/>
    <w:rsid w:val="005A14B5"/>
    <w:rsid w:val="005A2003"/>
    <w:rsid w:val="005A2231"/>
    <w:rsid w:val="005A23B2"/>
    <w:rsid w:val="005A245E"/>
    <w:rsid w:val="005A26AA"/>
    <w:rsid w:val="005A2C90"/>
    <w:rsid w:val="005A329D"/>
    <w:rsid w:val="005A3401"/>
    <w:rsid w:val="005A3E33"/>
    <w:rsid w:val="005A403A"/>
    <w:rsid w:val="005A5C6B"/>
    <w:rsid w:val="005A5E6C"/>
    <w:rsid w:val="005A6B30"/>
    <w:rsid w:val="005A79C2"/>
    <w:rsid w:val="005A7D9D"/>
    <w:rsid w:val="005B292F"/>
    <w:rsid w:val="005B2EE8"/>
    <w:rsid w:val="005B3DAA"/>
    <w:rsid w:val="005B4025"/>
    <w:rsid w:val="005B442D"/>
    <w:rsid w:val="005B4484"/>
    <w:rsid w:val="005B6009"/>
    <w:rsid w:val="005B6BE2"/>
    <w:rsid w:val="005B7D5D"/>
    <w:rsid w:val="005B7E5A"/>
    <w:rsid w:val="005C0119"/>
    <w:rsid w:val="005C0705"/>
    <w:rsid w:val="005C0839"/>
    <w:rsid w:val="005C08A8"/>
    <w:rsid w:val="005C0FFB"/>
    <w:rsid w:val="005C180F"/>
    <w:rsid w:val="005C1AD0"/>
    <w:rsid w:val="005C1F5C"/>
    <w:rsid w:val="005C24B0"/>
    <w:rsid w:val="005C2B1E"/>
    <w:rsid w:val="005C2F91"/>
    <w:rsid w:val="005C3099"/>
    <w:rsid w:val="005C52E5"/>
    <w:rsid w:val="005C542C"/>
    <w:rsid w:val="005C5FBA"/>
    <w:rsid w:val="005C6234"/>
    <w:rsid w:val="005D0CE5"/>
    <w:rsid w:val="005D1768"/>
    <w:rsid w:val="005D1F45"/>
    <w:rsid w:val="005D250B"/>
    <w:rsid w:val="005D2E6E"/>
    <w:rsid w:val="005D407B"/>
    <w:rsid w:val="005D40A6"/>
    <w:rsid w:val="005D4671"/>
    <w:rsid w:val="005D5688"/>
    <w:rsid w:val="005D6CCA"/>
    <w:rsid w:val="005D74FF"/>
    <w:rsid w:val="005D7599"/>
    <w:rsid w:val="005D79B5"/>
    <w:rsid w:val="005E2FCA"/>
    <w:rsid w:val="005E3567"/>
    <w:rsid w:val="005E380C"/>
    <w:rsid w:val="005E388D"/>
    <w:rsid w:val="005E5554"/>
    <w:rsid w:val="005E5DDC"/>
    <w:rsid w:val="005E7613"/>
    <w:rsid w:val="005F0EDE"/>
    <w:rsid w:val="005F56C3"/>
    <w:rsid w:val="005F5CAA"/>
    <w:rsid w:val="005F6872"/>
    <w:rsid w:val="005F6E21"/>
    <w:rsid w:val="005F7574"/>
    <w:rsid w:val="005F7631"/>
    <w:rsid w:val="006011F8"/>
    <w:rsid w:val="006012A3"/>
    <w:rsid w:val="00603646"/>
    <w:rsid w:val="0060402D"/>
    <w:rsid w:val="006043AA"/>
    <w:rsid w:val="006052B4"/>
    <w:rsid w:val="00606CC1"/>
    <w:rsid w:val="00607730"/>
    <w:rsid w:val="006078BC"/>
    <w:rsid w:val="00607E62"/>
    <w:rsid w:val="00607F21"/>
    <w:rsid w:val="00610458"/>
    <w:rsid w:val="00611240"/>
    <w:rsid w:val="006119D8"/>
    <w:rsid w:val="0061424D"/>
    <w:rsid w:val="00615212"/>
    <w:rsid w:val="00615B49"/>
    <w:rsid w:val="00615E63"/>
    <w:rsid w:val="00617B1C"/>
    <w:rsid w:val="00617EC8"/>
    <w:rsid w:val="00617F83"/>
    <w:rsid w:val="00620B3A"/>
    <w:rsid w:val="00621290"/>
    <w:rsid w:val="00621807"/>
    <w:rsid w:val="00622BF0"/>
    <w:rsid w:val="00623992"/>
    <w:rsid w:val="0062460D"/>
    <w:rsid w:val="006255A6"/>
    <w:rsid w:val="00625A7E"/>
    <w:rsid w:val="00626B1A"/>
    <w:rsid w:val="006319F6"/>
    <w:rsid w:val="00631A48"/>
    <w:rsid w:val="00632639"/>
    <w:rsid w:val="00634827"/>
    <w:rsid w:val="00636C9D"/>
    <w:rsid w:val="0063713B"/>
    <w:rsid w:val="00637F5D"/>
    <w:rsid w:val="00640250"/>
    <w:rsid w:val="00641959"/>
    <w:rsid w:val="006419E3"/>
    <w:rsid w:val="00641BB0"/>
    <w:rsid w:val="00642BD8"/>
    <w:rsid w:val="00642DFF"/>
    <w:rsid w:val="00642E1A"/>
    <w:rsid w:val="00643DF4"/>
    <w:rsid w:val="00643FB6"/>
    <w:rsid w:val="006449AB"/>
    <w:rsid w:val="00645072"/>
    <w:rsid w:val="00645B3F"/>
    <w:rsid w:val="00645D80"/>
    <w:rsid w:val="006463D9"/>
    <w:rsid w:val="00646640"/>
    <w:rsid w:val="00646B8B"/>
    <w:rsid w:val="0064745D"/>
    <w:rsid w:val="00647DF4"/>
    <w:rsid w:val="0065072C"/>
    <w:rsid w:val="00650DEB"/>
    <w:rsid w:val="0065591F"/>
    <w:rsid w:val="006561FA"/>
    <w:rsid w:val="006565F5"/>
    <w:rsid w:val="00657935"/>
    <w:rsid w:val="006601F5"/>
    <w:rsid w:val="00660867"/>
    <w:rsid w:val="00660F06"/>
    <w:rsid w:val="00661974"/>
    <w:rsid w:val="00663C69"/>
    <w:rsid w:val="0066400E"/>
    <w:rsid w:val="006642F2"/>
    <w:rsid w:val="0066430C"/>
    <w:rsid w:val="006649AE"/>
    <w:rsid w:val="0066500B"/>
    <w:rsid w:val="00665AFD"/>
    <w:rsid w:val="00665B22"/>
    <w:rsid w:val="0066616D"/>
    <w:rsid w:val="006676F9"/>
    <w:rsid w:val="00667F0A"/>
    <w:rsid w:val="00670CDA"/>
    <w:rsid w:val="006721AA"/>
    <w:rsid w:val="0067243B"/>
    <w:rsid w:val="00672C02"/>
    <w:rsid w:val="00672F42"/>
    <w:rsid w:val="00674931"/>
    <w:rsid w:val="00674C54"/>
    <w:rsid w:val="006753C2"/>
    <w:rsid w:val="00675596"/>
    <w:rsid w:val="006755EB"/>
    <w:rsid w:val="0067574B"/>
    <w:rsid w:val="006768F9"/>
    <w:rsid w:val="00676DD6"/>
    <w:rsid w:val="0068053B"/>
    <w:rsid w:val="006819A0"/>
    <w:rsid w:val="00682B99"/>
    <w:rsid w:val="00682DCB"/>
    <w:rsid w:val="00682E2C"/>
    <w:rsid w:val="0068338C"/>
    <w:rsid w:val="006836FC"/>
    <w:rsid w:val="0068478D"/>
    <w:rsid w:val="00685F50"/>
    <w:rsid w:val="00687376"/>
    <w:rsid w:val="00687C75"/>
    <w:rsid w:val="00690051"/>
    <w:rsid w:val="006923A1"/>
    <w:rsid w:val="006928AC"/>
    <w:rsid w:val="00692CEF"/>
    <w:rsid w:val="006937DA"/>
    <w:rsid w:val="006937F9"/>
    <w:rsid w:val="00693967"/>
    <w:rsid w:val="00695A3A"/>
    <w:rsid w:val="0069605F"/>
    <w:rsid w:val="006961EF"/>
    <w:rsid w:val="006963F3"/>
    <w:rsid w:val="006A0126"/>
    <w:rsid w:val="006A03CF"/>
    <w:rsid w:val="006A041B"/>
    <w:rsid w:val="006A085B"/>
    <w:rsid w:val="006A0C33"/>
    <w:rsid w:val="006A0F14"/>
    <w:rsid w:val="006A1758"/>
    <w:rsid w:val="006A2121"/>
    <w:rsid w:val="006A22F6"/>
    <w:rsid w:val="006A28B6"/>
    <w:rsid w:val="006A31D8"/>
    <w:rsid w:val="006A39BB"/>
    <w:rsid w:val="006A3B24"/>
    <w:rsid w:val="006A42E2"/>
    <w:rsid w:val="006A495C"/>
    <w:rsid w:val="006A4CD6"/>
    <w:rsid w:val="006A5FE9"/>
    <w:rsid w:val="006A681E"/>
    <w:rsid w:val="006A69A2"/>
    <w:rsid w:val="006A7CAA"/>
    <w:rsid w:val="006B006C"/>
    <w:rsid w:val="006B0386"/>
    <w:rsid w:val="006B0C5B"/>
    <w:rsid w:val="006B0F3C"/>
    <w:rsid w:val="006B121C"/>
    <w:rsid w:val="006B2A6A"/>
    <w:rsid w:val="006B51A2"/>
    <w:rsid w:val="006B62F9"/>
    <w:rsid w:val="006B7029"/>
    <w:rsid w:val="006C0751"/>
    <w:rsid w:val="006C07D9"/>
    <w:rsid w:val="006C2691"/>
    <w:rsid w:val="006C26EA"/>
    <w:rsid w:val="006C37AD"/>
    <w:rsid w:val="006C4CE5"/>
    <w:rsid w:val="006C6A4A"/>
    <w:rsid w:val="006C70F8"/>
    <w:rsid w:val="006C7183"/>
    <w:rsid w:val="006D05EA"/>
    <w:rsid w:val="006D0B02"/>
    <w:rsid w:val="006D13A0"/>
    <w:rsid w:val="006D202B"/>
    <w:rsid w:val="006D209F"/>
    <w:rsid w:val="006D422F"/>
    <w:rsid w:val="006D4D6F"/>
    <w:rsid w:val="006D5007"/>
    <w:rsid w:val="006D5502"/>
    <w:rsid w:val="006D5FFF"/>
    <w:rsid w:val="006D6951"/>
    <w:rsid w:val="006D6F58"/>
    <w:rsid w:val="006D74CF"/>
    <w:rsid w:val="006D7D99"/>
    <w:rsid w:val="006E08C5"/>
    <w:rsid w:val="006E11F1"/>
    <w:rsid w:val="006E1B59"/>
    <w:rsid w:val="006E20A8"/>
    <w:rsid w:val="006E2ECD"/>
    <w:rsid w:val="006E3342"/>
    <w:rsid w:val="006E3DB0"/>
    <w:rsid w:val="006E3F74"/>
    <w:rsid w:val="006E495B"/>
    <w:rsid w:val="006E4EC4"/>
    <w:rsid w:val="006E5B5B"/>
    <w:rsid w:val="006E5BAE"/>
    <w:rsid w:val="006E60D4"/>
    <w:rsid w:val="006E66B0"/>
    <w:rsid w:val="006E6D1F"/>
    <w:rsid w:val="006E7EE4"/>
    <w:rsid w:val="006F0516"/>
    <w:rsid w:val="006F0761"/>
    <w:rsid w:val="006F154A"/>
    <w:rsid w:val="006F1D08"/>
    <w:rsid w:val="006F41D2"/>
    <w:rsid w:val="006F58ED"/>
    <w:rsid w:val="006F6F35"/>
    <w:rsid w:val="006F7E0E"/>
    <w:rsid w:val="00702C6E"/>
    <w:rsid w:val="00702E56"/>
    <w:rsid w:val="007033CE"/>
    <w:rsid w:val="00703725"/>
    <w:rsid w:val="00703B54"/>
    <w:rsid w:val="00704A6B"/>
    <w:rsid w:val="0070532C"/>
    <w:rsid w:val="007058DE"/>
    <w:rsid w:val="0070705C"/>
    <w:rsid w:val="0071079C"/>
    <w:rsid w:val="00710D65"/>
    <w:rsid w:val="00711560"/>
    <w:rsid w:val="00711AFE"/>
    <w:rsid w:val="00712132"/>
    <w:rsid w:val="00714840"/>
    <w:rsid w:val="007157F3"/>
    <w:rsid w:val="00715991"/>
    <w:rsid w:val="00715ADA"/>
    <w:rsid w:val="007169B1"/>
    <w:rsid w:val="007169E8"/>
    <w:rsid w:val="00716AE9"/>
    <w:rsid w:val="007178F5"/>
    <w:rsid w:val="00720D6A"/>
    <w:rsid w:val="00721BAD"/>
    <w:rsid w:val="00721CF7"/>
    <w:rsid w:val="0072277D"/>
    <w:rsid w:val="00722B9E"/>
    <w:rsid w:val="007237D9"/>
    <w:rsid w:val="007237EC"/>
    <w:rsid w:val="007244AF"/>
    <w:rsid w:val="007249F2"/>
    <w:rsid w:val="0072520E"/>
    <w:rsid w:val="00725892"/>
    <w:rsid w:val="00725924"/>
    <w:rsid w:val="007263F4"/>
    <w:rsid w:val="00726539"/>
    <w:rsid w:val="007268C9"/>
    <w:rsid w:val="00730BE5"/>
    <w:rsid w:val="00731A1F"/>
    <w:rsid w:val="00731D36"/>
    <w:rsid w:val="00731EA7"/>
    <w:rsid w:val="00732A4C"/>
    <w:rsid w:val="00732CA9"/>
    <w:rsid w:val="00733B40"/>
    <w:rsid w:val="007342D0"/>
    <w:rsid w:val="00734C2E"/>
    <w:rsid w:val="007368F5"/>
    <w:rsid w:val="00736D5B"/>
    <w:rsid w:val="00736EAB"/>
    <w:rsid w:val="007372F3"/>
    <w:rsid w:val="007406E4"/>
    <w:rsid w:val="00740A9A"/>
    <w:rsid w:val="00741C60"/>
    <w:rsid w:val="00741E66"/>
    <w:rsid w:val="00742745"/>
    <w:rsid w:val="00742DA8"/>
    <w:rsid w:val="00744861"/>
    <w:rsid w:val="00744A12"/>
    <w:rsid w:val="0074533F"/>
    <w:rsid w:val="00745D90"/>
    <w:rsid w:val="007462AA"/>
    <w:rsid w:val="0074688F"/>
    <w:rsid w:val="00746B58"/>
    <w:rsid w:val="007472AD"/>
    <w:rsid w:val="007472E9"/>
    <w:rsid w:val="00747FA9"/>
    <w:rsid w:val="00750B83"/>
    <w:rsid w:val="00751B61"/>
    <w:rsid w:val="0075234A"/>
    <w:rsid w:val="00752428"/>
    <w:rsid w:val="00753180"/>
    <w:rsid w:val="00753343"/>
    <w:rsid w:val="00753686"/>
    <w:rsid w:val="00754A48"/>
    <w:rsid w:val="0075504F"/>
    <w:rsid w:val="00755B82"/>
    <w:rsid w:val="00755E8F"/>
    <w:rsid w:val="00756053"/>
    <w:rsid w:val="00756B1B"/>
    <w:rsid w:val="00756D82"/>
    <w:rsid w:val="00756F22"/>
    <w:rsid w:val="00757512"/>
    <w:rsid w:val="00760C95"/>
    <w:rsid w:val="00761699"/>
    <w:rsid w:val="00761A68"/>
    <w:rsid w:val="00762203"/>
    <w:rsid w:val="00762C2F"/>
    <w:rsid w:val="00763D0A"/>
    <w:rsid w:val="00764136"/>
    <w:rsid w:val="0076461F"/>
    <w:rsid w:val="00764BA6"/>
    <w:rsid w:val="00767054"/>
    <w:rsid w:val="007671FB"/>
    <w:rsid w:val="00767547"/>
    <w:rsid w:val="00770D90"/>
    <w:rsid w:val="0077195D"/>
    <w:rsid w:val="007720D3"/>
    <w:rsid w:val="00773268"/>
    <w:rsid w:val="007737DF"/>
    <w:rsid w:val="00773D74"/>
    <w:rsid w:val="00773DC9"/>
    <w:rsid w:val="007742B2"/>
    <w:rsid w:val="00774787"/>
    <w:rsid w:val="00774C05"/>
    <w:rsid w:val="00775991"/>
    <w:rsid w:val="00777F77"/>
    <w:rsid w:val="00780360"/>
    <w:rsid w:val="007809CB"/>
    <w:rsid w:val="00780FA9"/>
    <w:rsid w:val="007825C0"/>
    <w:rsid w:val="00783441"/>
    <w:rsid w:val="00783FE3"/>
    <w:rsid w:val="00784141"/>
    <w:rsid w:val="007842B3"/>
    <w:rsid w:val="007847DB"/>
    <w:rsid w:val="00786415"/>
    <w:rsid w:val="00786450"/>
    <w:rsid w:val="00786854"/>
    <w:rsid w:val="007910A3"/>
    <w:rsid w:val="00791278"/>
    <w:rsid w:val="00791608"/>
    <w:rsid w:val="00791B9E"/>
    <w:rsid w:val="00791FEC"/>
    <w:rsid w:val="007923F6"/>
    <w:rsid w:val="007925F2"/>
    <w:rsid w:val="00793236"/>
    <w:rsid w:val="0079326F"/>
    <w:rsid w:val="00793E25"/>
    <w:rsid w:val="007941D8"/>
    <w:rsid w:val="0079430F"/>
    <w:rsid w:val="0079442D"/>
    <w:rsid w:val="00795963"/>
    <w:rsid w:val="00797263"/>
    <w:rsid w:val="007A029A"/>
    <w:rsid w:val="007A0918"/>
    <w:rsid w:val="007A16C3"/>
    <w:rsid w:val="007A1EEA"/>
    <w:rsid w:val="007A3AE3"/>
    <w:rsid w:val="007A42C4"/>
    <w:rsid w:val="007A44EC"/>
    <w:rsid w:val="007A4E51"/>
    <w:rsid w:val="007A59EA"/>
    <w:rsid w:val="007A61BC"/>
    <w:rsid w:val="007A63A6"/>
    <w:rsid w:val="007A6AF4"/>
    <w:rsid w:val="007A6EB1"/>
    <w:rsid w:val="007A71DE"/>
    <w:rsid w:val="007A7A6F"/>
    <w:rsid w:val="007B07AB"/>
    <w:rsid w:val="007B0DFF"/>
    <w:rsid w:val="007B22F6"/>
    <w:rsid w:val="007B3327"/>
    <w:rsid w:val="007B3E00"/>
    <w:rsid w:val="007B50CA"/>
    <w:rsid w:val="007B53A4"/>
    <w:rsid w:val="007B5A46"/>
    <w:rsid w:val="007B5F33"/>
    <w:rsid w:val="007B60C1"/>
    <w:rsid w:val="007B69CD"/>
    <w:rsid w:val="007B6AEA"/>
    <w:rsid w:val="007C0470"/>
    <w:rsid w:val="007C0CB6"/>
    <w:rsid w:val="007C187D"/>
    <w:rsid w:val="007C1C78"/>
    <w:rsid w:val="007C1ED0"/>
    <w:rsid w:val="007C2BA0"/>
    <w:rsid w:val="007C3916"/>
    <w:rsid w:val="007C4296"/>
    <w:rsid w:val="007C6152"/>
    <w:rsid w:val="007C7972"/>
    <w:rsid w:val="007C7D3B"/>
    <w:rsid w:val="007C7E10"/>
    <w:rsid w:val="007C7FA7"/>
    <w:rsid w:val="007D00A6"/>
    <w:rsid w:val="007D0613"/>
    <w:rsid w:val="007D0A18"/>
    <w:rsid w:val="007D1C3E"/>
    <w:rsid w:val="007D2199"/>
    <w:rsid w:val="007D2C84"/>
    <w:rsid w:val="007D5B15"/>
    <w:rsid w:val="007D6DE2"/>
    <w:rsid w:val="007D7D47"/>
    <w:rsid w:val="007D7FC7"/>
    <w:rsid w:val="007E27E7"/>
    <w:rsid w:val="007E2C97"/>
    <w:rsid w:val="007E2FC3"/>
    <w:rsid w:val="007E3704"/>
    <w:rsid w:val="007E3F6E"/>
    <w:rsid w:val="007E4F01"/>
    <w:rsid w:val="007E63C3"/>
    <w:rsid w:val="007F0732"/>
    <w:rsid w:val="007F12ED"/>
    <w:rsid w:val="007F4C49"/>
    <w:rsid w:val="007F4F10"/>
    <w:rsid w:val="007F5167"/>
    <w:rsid w:val="007F59C9"/>
    <w:rsid w:val="007F78E2"/>
    <w:rsid w:val="007F7928"/>
    <w:rsid w:val="0080034B"/>
    <w:rsid w:val="0080175D"/>
    <w:rsid w:val="008017B3"/>
    <w:rsid w:val="008023A5"/>
    <w:rsid w:val="008025E3"/>
    <w:rsid w:val="0080281E"/>
    <w:rsid w:val="00802BAF"/>
    <w:rsid w:val="00804EED"/>
    <w:rsid w:val="00805423"/>
    <w:rsid w:val="008058A6"/>
    <w:rsid w:val="00805FB2"/>
    <w:rsid w:val="0081006F"/>
    <w:rsid w:val="008103A3"/>
    <w:rsid w:val="00810422"/>
    <w:rsid w:val="00810489"/>
    <w:rsid w:val="00810651"/>
    <w:rsid w:val="00810662"/>
    <w:rsid w:val="00811485"/>
    <w:rsid w:val="008128FC"/>
    <w:rsid w:val="0081292F"/>
    <w:rsid w:val="00813AC0"/>
    <w:rsid w:val="008142C7"/>
    <w:rsid w:val="00814828"/>
    <w:rsid w:val="008169F7"/>
    <w:rsid w:val="00821E9E"/>
    <w:rsid w:val="00822703"/>
    <w:rsid w:val="00822B83"/>
    <w:rsid w:val="00824AFA"/>
    <w:rsid w:val="00824B8F"/>
    <w:rsid w:val="00824C9A"/>
    <w:rsid w:val="00824D61"/>
    <w:rsid w:val="00825987"/>
    <w:rsid w:val="00825C1B"/>
    <w:rsid w:val="008265D1"/>
    <w:rsid w:val="0082710A"/>
    <w:rsid w:val="00827179"/>
    <w:rsid w:val="008277F2"/>
    <w:rsid w:val="008279FA"/>
    <w:rsid w:val="00830C10"/>
    <w:rsid w:val="00831286"/>
    <w:rsid w:val="00833B4F"/>
    <w:rsid w:val="0083456D"/>
    <w:rsid w:val="00835099"/>
    <w:rsid w:val="008350C1"/>
    <w:rsid w:val="00836C00"/>
    <w:rsid w:val="0083798F"/>
    <w:rsid w:val="00837AF4"/>
    <w:rsid w:val="00840BC9"/>
    <w:rsid w:val="00840BE1"/>
    <w:rsid w:val="00841EAB"/>
    <w:rsid w:val="00841F7B"/>
    <w:rsid w:val="008422C0"/>
    <w:rsid w:val="008442E6"/>
    <w:rsid w:val="008451F9"/>
    <w:rsid w:val="00846B06"/>
    <w:rsid w:val="00846F11"/>
    <w:rsid w:val="0085005A"/>
    <w:rsid w:val="00850B00"/>
    <w:rsid w:val="008528CE"/>
    <w:rsid w:val="00852BA8"/>
    <w:rsid w:val="00852FB5"/>
    <w:rsid w:val="008534D1"/>
    <w:rsid w:val="0085423A"/>
    <w:rsid w:val="008546E0"/>
    <w:rsid w:val="0085493C"/>
    <w:rsid w:val="008565E9"/>
    <w:rsid w:val="00856A70"/>
    <w:rsid w:val="0086090D"/>
    <w:rsid w:val="00863792"/>
    <w:rsid w:val="00863C5E"/>
    <w:rsid w:val="0086524A"/>
    <w:rsid w:val="00865324"/>
    <w:rsid w:val="00867CBF"/>
    <w:rsid w:val="00870558"/>
    <w:rsid w:val="0087058C"/>
    <w:rsid w:val="00871895"/>
    <w:rsid w:val="00871C06"/>
    <w:rsid w:val="008722C8"/>
    <w:rsid w:val="008724ED"/>
    <w:rsid w:val="00873CA4"/>
    <w:rsid w:val="00875BAE"/>
    <w:rsid w:val="00875F24"/>
    <w:rsid w:val="0087616A"/>
    <w:rsid w:val="00876799"/>
    <w:rsid w:val="00876ECC"/>
    <w:rsid w:val="00880573"/>
    <w:rsid w:val="0088069A"/>
    <w:rsid w:val="00880BE2"/>
    <w:rsid w:val="0088109C"/>
    <w:rsid w:val="00881A5F"/>
    <w:rsid w:val="00882311"/>
    <w:rsid w:val="0088238A"/>
    <w:rsid w:val="008836DB"/>
    <w:rsid w:val="00884369"/>
    <w:rsid w:val="0088468F"/>
    <w:rsid w:val="00885A7E"/>
    <w:rsid w:val="008862D2"/>
    <w:rsid w:val="00886936"/>
    <w:rsid w:val="00886E5F"/>
    <w:rsid w:val="00887186"/>
    <w:rsid w:val="008877AF"/>
    <w:rsid w:val="008878FC"/>
    <w:rsid w:val="00890947"/>
    <w:rsid w:val="00891120"/>
    <w:rsid w:val="008919D3"/>
    <w:rsid w:val="00891D5A"/>
    <w:rsid w:val="00892237"/>
    <w:rsid w:val="008926BF"/>
    <w:rsid w:val="00892DD1"/>
    <w:rsid w:val="00892F78"/>
    <w:rsid w:val="00893F71"/>
    <w:rsid w:val="00893FBB"/>
    <w:rsid w:val="00894365"/>
    <w:rsid w:val="00895B1F"/>
    <w:rsid w:val="00896B04"/>
    <w:rsid w:val="00896CD7"/>
    <w:rsid w:val="00896E05"/>
    <w:rsid w:val="0089743C"/>
    <w:rsid w:val="00897622"/>
    <w:rsid w:val="00897A6D"/>
    <w:rsid w:val="008A00C8"/>
    <w:rsid w:val="008A0318"/>
    <w:rsid w:val="008A1D53"/>
    <w:rsid w:val="008A3059"/>
    <w:rsid w:val="008A3148"/>
    <w:rsid w:val="008A35DA"/>
    <w:rsid w:val="008A3658"/>
    <w:rsid w:val="008A3BA9"/>
    <w:rsid w:val="008A46AF"/>
    <w:rsid w:val="008A4EAC"/>
    <w:rsid w:val="008A51BC"/>
    <w:rsid w:val="008A52A1"/>
    <w:rsid w:val="008A6CCC"/>
    <w:rsid w:val="008A783D"/>
    <w:rsid w:val="008B02E0"/>
    <w:rsid w:val="008B063A"/>
    <w:rsid w:val="008B17D7"/>
    <w:rsid w:val="008B1C1C"/>
    <w:rsid w:val="008B25C8"/>
    <w:rsid w:val="008B2DB4"/>
    <w:rsid w:val="008B3675"/>
    <w:rsid w:val="008B3C9F"/>
    <w:rsid w:val="008B4538"/>
    <w:rsid w:val="008B4CAF"/>
    <w:rsid w:val="008B4D69"/>
    <w:rsid w:val="008B5BF5"/>
    <w:rsid w:val="008B5E5D"/>
    <w:rsid w:val="008B6A69"/>
    <w:rsid w:val="008B75B4"/>
    <w:rsid w:val="008B76CC"/>
    <w:rsid w:val="008B784B"/>
    <w:rsid w:val="008B7A3F"/>
    <w:rsid w:val="008C128C"/>
    <w:rsid w:val="008C12A8"/>
    <w:rsid w:val="008C1BBB"/>
    <w:rsid w:val="008C3E78"/>
    <w:rsid w:val="008C4F71"/>
    <w:rsid w:val="008C75FD"/>
    <w:rsid w:val="008C7A36"/>
    <w:rsid w:val="008C7F9F"/>
    <w:rsid w:val="008D03AF"/>
    <w:rsid w:val="008D0931"/>
    <w:rsid w:val="008D0CCE"/>
    <w:rsid w:val="008D1409"/>
    <w:rsid w:val="008D2416"/>
    <w:rsid w:val="008D2602"/>
    <w:rsid w:val="008D45C6"/>
    <w:rsid w:val="008D46DA"/>
    <w:rsid w:val="008D519C"/>
    <w:rsid w:val="008D5515"/>
    <w:rsid w:val="008D78B2"/>
    <w:rsid w:val="008D7C7A"/>
    <w:rsid w:val="008E078D"/>
    <w:rsid w:val="008E2B1A"/>
    <w:rsid w:val="008E2FE0"/>
    <w:rsid w:val="008E3B32"/>
    <w:rsid w:val="008E4414"/>
    <w:rsid w:val="008E4871"/>
    <w:rsid w:val="008E6424"/>
    <w:rsid w:val="008F0F50"/>
    <w:rsid w:val="008F1E33"/>
    <w:rsid w:val="008F2957"/>
    <w:rsid w:val="008F3DD0"/>
    <w:rsid w:val="008F4AD1"/>
    <w:rsid w:val="008F52BD"/>
    <w:rsid w:val="008F5500"/>
    <w:rsid w:val="008F5C85"/>
    <w:rsid w:val="008F63B2"/>
    <w:rsid w:val="008F672B"/>
    <w:rsid w:val="008F6996"/>
    <w:rsid w:val="009004E9"/>
    <w:rsid w:val="00900BF3"/>
    <w:rsid w:val="00900EC6"/>
    <w:rsid w:val="0090116D"/>
    <w:rsid w:val="009017A0"/>
    <w:rsid w:val="0090181E"/>
    <w:rsid w:val="00902095"/>
    <w:rsid w:val="009027F4"/>
    <w:rsid w:val="00902C4D"/>
    <w:rsid w:val="00903DD5"/>
    <w:rsid w:val="00903DE8"/>
    <w:rsid w:val="009040B2"/>
    <w:rsid w:val="009045D0"/>
    <w:rsid w:val="009056C5"/>
    <w:rsid w:val="009064F8"/>
    <w:rsid w:val="00906C2E"/>
    <w:rsid w:val="00906F80"/>
    <w:rsid w:val="00907086"/>
    <w:rsid w:val="00907291"/>
    <w:rsid w:val="0090761E"/>
    <w:rsid w:val="00911287"/>
    <w:rsid w:val="00911366"/>
    <w:rsid w:val="00911470"/>
    <w:rsid w:val="00911B33"/>
    <w:rsid w:val="00911F08"/>
    <w:rsid w:val="00912685"/>
    <w:rsid w:val="009141B6"/>
    <w:rsid w:val="0091424C"/>
    <w:rsid w:val="009142A0"/>
    <w:rsid w:val="0091519A"/>
    <w:rsid w:val="009151A5"/>
    <w:rsid w:val="00916B6E"/>
    <w:rsid w:val="00921B71"/>
    <w:rsid w:val="00921B8E"/>
    <w:rsid w:val="00922FCB"/>
    <w:rsid w:val="00924F92"/>
    <w:rsid w:val="009255EF"/>
    <w:rsid w:val="0092730F"/>
    <w:rsid w:val="00927B17"/>
    <w:rsid w:val="00927B7F"/>
    <w:rsid w:val="00930A7D"/>
    <w:rsid w:val="0093249D"/>
    <w:rsid w:val="009334E5"/>
    <w:rsid w:val="0093352F"/>
    <w:rsid w:val="00933E77"/>
    <w:rsid w:val="00934CBC"/>
    <w:rsid w:val="00935844"/>
    <w:rsid w:val="00936AD9"/>
    <w:rsid w:val="00936D0E"/>
    <w:rsid w:val="00937333"/>
    <w:rsid w:val="009401BC"/>
    <w:rsid w:val="009408FD"/>
    <w:rsid w:val="0094091F"/>
    <w:rsid w:val="00941419"/>
    <w:rsid w:val="00941E43"/>
    <w:rsid w:val="009427C9"/>
    <w:rsid w:val="0094294D"/>
    <w:rsid w:val="0094344B"/>
    <w:rsid w:val="00943B6E"/>
    <w:rsid w:val="00943DB9"/>
    <w:rsid w:val="00944661"/>
    <w:rsid w:val="009446AB"/>
    <w:rsid w:val="009461E3"/>
    <w:rsid w:val="0094731D"/>
    <w:rsid w:val="009476D6"/>
    <w:rsid w:val="00950272"/>
    <w:rsid w:val="009507F6"/>
    <w:rsid w:val="00950EC4"/>
    <w:rsid w:val="00951D1F"/>
    <w:rsid w:val="00952879"/>
    <w:rsid w:val="00952EBA"/>
    <w:rsid w:val="0095389E"/>
    <w:rsid w:val="00953DCC"/>
    <w:rsid w:val="0095574D"/>
    <w:rsid w:val="00955F8A"/>
    <w:rsid w:val="009563A7"/>
    <w:rsid w:val="0095710E"/>
    <w:rsid w:val="00962795"/>
    <w:rsid w:val="009629A0"/>
    <w:rsid w:val="00962E19"/>
    <w:rsid w:val="00962FC1"/>
    <w:rsid w:val="00964F67"/>
    <w:rsid w:val="00965F35"/>
    <w:rsid w:val="0096661B"/>
    <w:rsid w:val="0096680F"/>
    <w:rsid w:val="009671E7"/>
    <w:rsid w:val="009712FB"/>
    <w:rsid w:val="00971447"/>
    <w:rsid w:val="009716EB"/>
    <w:rsid w:val="00971F28"/>
    <w:rsid w:val="009731D1"/>
    <w:rsid w:val="009734E7"/>
    <w:rsid w:val="00973747"/>
    <w:rsid w:val="00973E8B"/>
    <w:rsid w:val="00974478"/>
    <w:rsid w:val="00974B66"/>
    <w:rsid w:val="00975DBF"/>
    <w:rsid w:val="00977453"/>
    <w:rsid w:val="0097773B"/>
    <w:rsid w:val="00977A03"/>
    <w:rsid w:val="00977CE8"/>
    <w:rsid w:val="00980027"/>
    <w:rsid w:val="00980393"/>
    <w:rsid w:val="00980E13"/>
    <w:rsid w:val="00981D82"/>
    <w:rsid w:val="009834D7"/>
    <w:rsid w:val="00984115"/>
    <w:rsid w:val="00985280"/>
    <w:rsid w:val="00985E31"/>
    <w:rsid w:val="00986AB4"/>
    <w:rsid w:val="009877F7"/>
    <w:rsid w:val="0099022C"/>
    <w:rsid w:val="009909B8"/>
    <w:rsid w:val="00991961"/>
    <w:rsid w:val="0099241E"/>
    <w:rsid w:val="0099272C"/>
    <w:rsid w:val="009936A4"/>
    <w:rsid w:val="00993FDD"/>
    <w:rsid w:val="009950B6"/>
    <w:rsid w:val="009965C9"/>
    <w:rsid w:val="009A2076"/>
    <w:rsid w:val="009A3260"/>
    <w:rsid w:val="009A3AC4"/>
    <w:rsid w:val="009A42F3"/>
    <w:rsid w:val="009A446F"/>
    <w:rsid w:val="009A4CD9"/>
    <w:rsid w:val="009A4FFA"/>
    <w:rsid w:val="009A660E"/>
    <w:rsid w:val="009A67F9"/>
    <w:rsid w:val="009A7335"/>
    <w:rsid w:val="009B087A"/>
    <w:rsid w:val="009B13D5"/>
    <w:rsid w:val="009B38B3"/>
    <w:rsid w:val="009B3CF1"/>
    <w:rsid w:val="009B442C"/>
    <w:rsid w:val="009B4F56"/>
    <w:rsid w:val="009B60F6"/>
    <w:rsid w:val="009B645C"/>
    <w:rsid w:val="009B6BE2"/>
    <w:rsid w:val="009B7477"/>
    <w:rsid w:val="009B7923"/>
    <w:rsid w:val="009C0050"/>
    <w:rsid w:val="009C1595"/>
    <w:rsid w:val="009C1B95"/>
    <w:rsid w:val="009C1D44"/>
    <w:rsid w:val="009C2415"/>
    <w:rsid w:val="009C5884"/>
    <w:rsid w:val="009C618B"/>
    <w:rsid w:val="009C62B5"/>
    <w:rsid w:val="009C63D9"/>
    <w:rsid w:val="009C69E1"/>
    <w:rsid w:val="009C722D"/>
    <w:rsid w:val="009C75ED"/>
    <w:rsid w:val="009C7A2E"/>
    <w:rsid w:val="009D00DB"/>
    <w:rsid w:val="009D0A1B"/>
    <w:rsid w:val="009D0BE4"/>
    <w:rsid w:val="009D0E48"/>
    <w:rsid w:val="009D159C"/>
    <w:rsid w:val="009D1650"/>
    <w:rsid w:val="009D198F"/>
    <w:rsid w:val="009D1B3E"/>
    <w:rsid w:val="009D25B1"/>
    <w:rsid w:val="009D341F"/>
    <w:rsid w:val="009D3927"/>
    <w:rsid w:val="009D402E"/>
    <w:rsid w:val="009D5A14"/>
    <w:rsid w:val="009D6027"/>
    <w:rsid w:val="009D72A3"/>
    <w:rsid w:val="009D7879"/>
    <w:rsid w:val="009E062F"/>
    <w:rsid w:val="009E090A"/>
    <w:rsid w:val="009E0F33"/>
    <w:rsid w:val="009E198A"/>
    <w:rsid w:val="009E31DF"/>
    <w:rsid w:val="009E32B8"/>
    <w:rsid w:val="009E558B"/>
    <w:rsid w:val="009E5845"/>
    <w:rsid w:val="009E6214"/>
    <w:rsid w:val="009F0735"/>
    <w:rsid w:val="009F2F55"/>
    <w:rsid w:val="009F3B40"/>
    <w:rsid w:val="009F4B29"/>
    <w:rsid w:val="009F5987"/>
    <w:rsid w:val="009F759C"/>
    <w:rsid w:val="00A007B9"/>
    <w:rsid w:val="00A008BA"/>
    <w:rsid w:val="00A01CE6"/>
    <w:rsid w:val="00A01DAB"/>
    <w:rsid w:val="00A02B0A"/>
    <w:rsid w:val="00A02B72"/>
    <w:rsid w:val="00A03549"/>
    <w:rsid w:val="00A04FD1"/>
    <w:rsid w:val="00A0528B"/>
    <w:rsid w:val="00A062D5"/>
    <w:rsid w:val="00A06530"/>
    <w:rsid w:val="00A06B61"/>
    <w:rsid w:val="00A0752B"/>
    <w:rsid w:val="00A07CE5"/>
    <w:rsid w:val="00A10B8D"/>
    <w:rsid w:val="00A10F95"/>
    <w:rsid w:val="00A12693"/>
    <w:rsid w:val="00A134C8"/>
    <w:rsid w:val="00A14683"/>
    <w:rsid w:val="00A166D2"/>
    <w:rsid w:val="00A1671C"/>
    <w:rsid w:val="00A1709F"/>
    <w:rsid w:val="00A20034"/>
    <w:rsid w:val="00A216DF"/>
    <w:rsid w:val="00A21C33"/>
    <w:rsid w:val="00A21ECE"/>
    <w:rsid w:val="00A227EB"/>
    <w:rsid w:val="00A22987"/>
    <w:rsid w:val="00A24A6E"/>
    <w:rsid w:val="00A266AE"/>
    <w:rsid w:val="00A27FBF"/>
    <w:rsid w:val="00A3008C"/>
    <w:rsid w:val="00A30939"/>
    <w:rsid w:val="00A31329"/>
    <w:rsid w:val="00A31A58"/>
    <w:rsid w:val="00A32006"/>
    <w:rsid w:val="00A33515"/>
    <w:rsid w:val="00A3529B"/>
    <w:rsid w:val="00A35B68"/>
    <w:rsid w:val="00A35D92"/>
    <w:rsid w:val="00A3611E"/>
    <w:rsid w:val="00A3674B"/>
    <w:rsid w:val="00A3786E"/>
    <w:rsid w:val="00A406D3"/>
    <w:rsid w:val="00A41EEA"/>
    <w:rsid w:val="00A42599"/>
    <w:rsid w:val="00A426E1"/>
    <w:rsid w:val="00A42BD4"/>
    <w:rsid w:val="00A44169"/>
    <w:rsid w:val="00A4466B"/>
    <w:rsid w:val="00A45651"/>
    <w:rsid w:val="00A45743"/>
    <w:rsid w:val="00A45A86"/>
    <w:rsid w:val="00A461A0"/>
    <w:rsid w:val="00A461FD"/>
    <w:rsid w:val="00A463BC"/>
    <w:rsid w:val="00A46F71"/>
    <w:rsid w:val="00A47F33"/>
    <w:rsid w:val="00A511FF"/>
    <w:rsid w:val="00A521D2"/>
    <w:rsid w:val="00A521DF"/>
    <w:rsid w:val="00A539D8"/>
    <w:rsid w:val="00A53F17"/>
    <w:rsid w:val="00A54CC3"/>
    <w:rsid w:val="00A55020"/>
    <w:rsid w:val="00A55ADC"/>
    <w:rsid w:val="00A56EA2"/>
    <w:rsid w:val="00A57182"/>
    <w:rsid w:val="00A60720"/>
    <w:rsid w:val="00A60E9F"/>
    <w:rsid w:val="00A61292"/>
    <w:rsid w:val="00A62CCF"/>
    <w:rsid w:val="00A64E1D"/>
    <w:rsid w:val="00A64F72"/>
    <w:rsid w:val="00A65935"/>
    <w:rsid w:val="00A65A15"/>
    <w:rsid w:val="00A66316"/>
    <w:rsid w:val="00A66F34"/>
    <w:rsid w:val="00A67082"/>
    <w:rsid w:val="00A70023"/>
    <w:rsid w:val="00A70369"/>
    <w:rsid w:val="00A70632"/>
    <w:rsid w:val="00A70B54"/>
    <w:rsid w:val="00A712E8"/>
    <w:rsid w:val="00A732C8"/>
    <w:rsid w:val="00A739BF"/>
    <w:rsid w:val="00A739D4"/>
    <w:rsid w:val="00A73C02"/>
    <w:rsid w:val="00A73E4B"/>
    <w:rsid w:val="00A74B21"/>
    <w:rsid w:val="00A7516C"/>
    <w:rsid w:val="00A751FA"/>
    <w:rsid w:val="00A76265"/>
    <w:rsid w:val="00A76870"/>
    <w:rsid w:val="00A76AE7"/>
    <w:rsid w:val="00A77908"/>
    <w:rsid w:val="00A800F5"/>
    <w:rsid w:val="00A814F3"/>
    <w:rsid w:val="00A81A2F"/>
    <w:rsid w:val="00A837E7"/>
    <w:rsid w:val="00A841A3"/>
    <w:rsid w:val="00A844AA"/>
    <w:rsid w:val="00A84C74"/>
    <w:rsid w:val="00A84DE8"/>
    <w:rsid w:val="00A84FEB"/>
    <w:rsid w:val="00A850C1"/>
    <w:rsid w:val="00A85396"/>
    <w:rsid w:val="00A857C6"/>
    <w:rsid w:val="00A871E7"/>
    <w:rsid w:val="00A87869"/>
    <w:rsid w:val="00A907D5"/>
    <w:rsid w:val="00A90999"/>
    <w:rsid w:val="00A90A3A"/>
    <w:rsid w:val="00A90BBF"/>
    <w:rsid w:val="00A91BC7"/>
    <w:rsid w:val="00A922E1"/>
    <w:rsid w:val="00A92304"/>
    <w:rsid w:val="00A9259D"/>
    <w:rsid w:val="00A94FB1"/>
    <w:rsid w:val="00A9590E"/>
    <w:rsid w:val="00A968E1"/>
    <w:rsid w:val="00A96A3B"/>
    <w:rsid w:val="00A96F2A"/>
    <w:rsid w:val="00A972F5"/>
    <w:rsid w:val="00A973C7"/>
    <w:rsid w:val="00A97EA4"/>
    <w:rsid w:val="00AA0DAA"/>
    <w:rsid w:val="00AA142F"/>
    <w:rsid w:val="00AA1F07"/>
    <w:rsid w:val="00AA1F7B"/>
    <w:rsid w:val="00AA2879"/>
    <w:rsid w:val="00AA5421"/>
    <w:rsid w:val="00AA5B60"/>
    <w:rsid w:val="00AA62D2"/>
    <w:rsid w:val="00AA7D6B"/>
    <w:rsid w:val="00AB083B"/>
    <w:rsid w:val="00AB0CD0"/>
    <w:rsid w:val="00AB1C73"/>
    <w:rsid w:val="00AB2762"/>
    <w:rsid w:val="00AB2CB6"/>
    <w:rsid w:val="00AB365D"/>
    <w:rsid w:val="00AB48D7"/>
    <w:rsid w:val="00AB56C4"/>
    <w:rsid w:val="00AB6935"/>
    <w:rsid w:val="00AB6B49"/>
    <w:rsid w:val="00AB7474"/>
    <w:rsid w:val="00AB7921"/>
    <w:rsid w:val="00AB7D1A"/>
    <w:rsid w:val="00AC02CE"/>
    <w:rsid w:val="00AC116E"/>
    <w:rsid w:val="00AC16FB"/>
    <w:rsid w:val="00AC265F"/>
    <w:rsid w:val="00AC281E"/>
    <w:rsid w:val="00AC3084"/>
    <w:rsid w:val="00AC42D7"/>
    <w:rsid w:val="00AC44F2"/>
    <w:rsid w:val="00AC47D6"/>
    <w:rsid w:val="00AC6887"/>
    <w:rsid w:val="00AC7236"/>
    <w:rsid w:val="00AC7F6B"/>
    <w:rsid w:val="00AD02A8"/>
    <w:rsid w:val="00AD112F"/>
    <w:rsid w:val="00AD125B"/>
    <w:rsid w:val="00AD1C9C"/>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159"/>
    <w:rsid w:val="00AE2788"/>
    <w:rsid w:val="00AE2F1D"/>
    <w:rsid w:val="00AE3018"/>
    <w:rsid w:val="00AE35FD"/>
    <w:rsid w:val="00AE51C2"/>
    <w:rsid w:val="00AE5C34"/>
    <w:rsid w:val="00AE6346"/>
    <w:rsid w:val="00AE6FAD"/>
    <w:rsid w:val="00AE7506"/>
    <w:rsid w:val="00AE7D02"/>
    <w:rsid w:val="00AF1CC7"/>
    <w:rsid w:val="00AF2481"/>
    <w:rsid w:val="00AF2775"/>
    <w:rsid w:val="00AF4881"/>
    <w:rsid w:val="00AF54B3"/>
    <w:rsid w:val="00AF66A6"/>
    <w:rsid w:val="00AF68E0"/>
    <w:rsid w:val="00AF77C1"/>
    <w:rsid w:val="00AF7B45"/>
    <w:rsid w:val="00AF7D7F"/>
    <w:rsid w:val="00B00674"/>
    <w:rsid w:val="00B00888"/>
    <w:rsid w:val="00B00DEB"/>
    <w:rsid w:val="00B01DF7"/>
    <w:rsid w:val="00B0279B"/>
    <w:rsid w:val="00B03417"/>
    <w:rsid w:val="00B039C9"/>
    <w:rsid w:val="00B05CF4"/>
    <w:rsid w:val="00B060EB"/>
    <w:rsid w:val="00B069A5"/>
    <w:rsid w:val="00B06FBB"/>
    <w:rsid w:val="00B0796B"/>
    <w:rsid w:val="00B10053"/>
    <w:rsid w:val="00B100BD"/>
    <w:rsid w:val="00B10C42"/>
    <w:rsid w:val="00B10C74"/>
    <w:rsid w:val="00B118C4"/>
    <w:rsid w:val="00B125E0"/>
    <w:rsid w:val="00B12723"/>
    <w:rsid w:val="00B12794"/>
    <w:rsid w:val="00B12B5F"/>
    <w:rsid w:val="00B14058"/>
    <w:rsid w:val="00B14599"/>
    <w:rsid w:val="00B159E4"/>
    <w:rsid w:val="00B160D2"/>
    <w:rsid w:val="00B167CE"/>
    <w:rsid w:val="00B16845"/>
    <w:rsid w:val="00B177C8"/>
    <w:rsid w:val="00B17A9C"/>
    <w:rsid w:val="00B17AA4"/>
    <w:rsid w:val="00B20DC5"/>
    <w:rsid w:val="00B2107C"/>
    <w:rsid w:val="00B217DF"/>
    <w:rsid w:val="00B21CE2"/>
    <w:rsid w:val="00B235BC"/>
    <w:rsid w:val="00B2447C"/>
    <w:rsid w:val="00B24B66"/>
    <w:rsid w:val="00B25819"/>
    <w:rsid w:val="00B25A40"/>
    <w:rsid w:val="00B263EA"/>
    <w:rsid w:val="00B26B62"/>
    <w:rsid w:val="00B27C11"/>
    <w:rsid w:val="00B31ABD"/>
    <w:rsid w:val="00B326B7"/>
    <w:rsid w:val="00B32A41"/>
    <w:rsid w:val="00B32B0A"/>
    <w:rsid w:val="00B3310A"/>
    <w:rsid w:val="00B33170"/>
    <w:rsid w:val="00B33740"/>
    <w:rsid w:val="00B348EA"/>
    <w:rsid w:val="00B34C1F"/>
    <w:rsid w:val="00B35157"/>
    <w:rsid w:val="00B3531B"/>
    <w:rsid w:val="00B362EC"/>
    <w:rsid w:val="00B37051"/>
    <w:rsid w:val="00B3741B"/>
    <w:rsid w:val="00B403CC"/>
    <w:rsid w:val="00B40666"/>
    <w:rsid w:val="00B41DCC"/>
    <w:rsid w:val="00B42247"/>
    <w:rsid w:val="00B42B9F"/>
    <w:rsid w:val="00B442BE"/>
    <w:rsid w:val="00B44355"/>
    <w:rsid w:val="00B44590"/>
    <w:rsid w:val="00B447CC"/>
    <w:rsid w:val="00B44A9C"/>
    <w:rsid w:val="00B45292"/>
    <w:rsid w:val="00B45B5A"/>
    <w:rsid w:val="00B46CD9"/>
    <w:rsid w:val="00B47290"/>
    <w:rsid w:val="00B50056"/>
    <w:rsid w:val="00B500B9"/>
    <w:rsid w:val="00B50AFC"/>
    <w:rsid w:val="00B512ED"/>
    <w:rsid w:val="00B51ABA"/>
    <w:rsid w:val="00B51B0F"/>
    <w:rsid w:val="00B525B3"/>
    <w:rsid w:val="00B5283F"/>
    <w:rsid w:val="00B531A1"/>
    <w:rsid w:val="00B54048"/>
    <w:rsid w:val="00B5453E"/>
    <w:rsid w:val="00B54CB9"/>
    <w:rsid w:val="00B55605"/>
    <w:rsid w:val="00B558A0"/>
    <w:rsid w:val="00B56524"/>
    <w:rsid w:val="00B577AB"/>
    <w:rsid w:val="00B60573"/>
    <w:rsid w:val="00B614A2"/>
    <w:rsid w:val="00B61609"/>
    <w:rsid w:val="00B6359C"/>
    <w:rsid w:val="00B635FC"/>
    <w:rsid w:val="00B63651"/>
    <w:rsid w:val="00B63BE6"/>
    <w:rsid w:val="00B64148"/>
    <w:rsid w:val="00B644DA"/>
    <w:rsid w:val="00B65640"/>
    <w:rsid w:val="00B65FA7"/>
    <w:rsid w:val="00B67043"/>
    <w:rsid w:val="00B70928"/>
    <w:rsid w:val="00B70DE7"/>
    <w:rsid w:val="00B71616"/>
    <w:rsid w:val="00B71B11"/>
    <w:rsid w:val="00B730B1"/>
    <w:rsid w:val="00B73B63"/>
    <w:rsid w:val="00B73CBD"/>
    <w:rsid w:val="00B74572"/>
    <w:rsid w:val="00B74831"/>
    <w:rsid w:val="00B75129"/>
    <w:rsid w:val="00B75867"/>
    <w:rsid w:val="00B75B47"/>
    <w:rsid w:val="00B75D8D"/>
    <w:rsid w:val="00B75D9E"/>
    <w:rsid w:val="00B762A1"/>
    <w:rsid w:val="00B76385"/>
    <w:rsid w:val="00B76814"/>
    <w:rsid w:val="00B77B40"/>
    <w:rsid w:val="00B8032B"/>
    <w:rsid w:val="00B807D6"/>
    <w:rsid w:val="00B8082E"/>
    <w:rsid w:val="00B81CEA"/>
    <w:rsid w:val="00B82949"/>
    <w:rsid w:val="00B82A11"/>
    <w:rsid w:val="00B82CBA"/>
    <w:rsid w:val="00B83B6E"/>
    <w:rsid w:val="00B8455B"/>
    <w:rsid w:val="00B8505F"/>
    <w:rsid w:val="00B8557E"/>
    <w:rsid w:val="00B86B04"/>
    <w:rsid w:val="00B90D37"/>
    <w:rsid w:val="00B91800"/>
    <w:rsid w:val="00B92908"/>
    <w:rsid w:val="00B92D66"/>
    <w:rsid w:val="00B92F0C"/>
    <w:rsid w:val="00B9352F"/>
    <w:rsid w:val="00B93BFD"/>
    <w:rsid w:val="00B940AB"/>
    <w:rsid w:val="00B948F2"/>
    <w:rsid w:val="00B95A52"/>
    <w:rsid w:val="00B96BF5"/>
    <w:rsid w:val="00B972E3"/>
    <w:rsid w:val="00B9776F"/>
    <w:rsid w:val="00B977AD"/>
    <w:rsid w:val="00BA0081"/>
    <w:rsid w:val="00BA05E6"/>
    <w:rsid w:val="00BA25E5"/>
    <w:rsid w:val="00BA26AB"/>
    <w:rsid w:val="00BA270F"/>
    <w:rsid w:val="00BA3E94"/>
    <w:rsid w:val="00BA454B"/>
    <w:rsid w:val="00BA7671"/>
    <w:rsid w:val="00BB082C"/>
    <w:rsid w:val="00BB17EB"/>
    <w:rsid w:val="00BB216E"/>
    <w:rsid w:val="00BB23A7"/>
    <w:rsid w:val="00BB24EB"/>
    <w:rsid w:val="00BB3D77"/>
    <w:rsid w:val="00BB518E"/>
    <w:rsid w:val="00BB53F2"/>
    <w:rsid w:val="00BB717E"/>
    <w:rsid w:val="00BB7246"/>
    <w:rsid w:val="00BB751A"/>
    <w:rsid w:val="00BB7B8D"/>
    <w:rsid w:val="00BC19C5"/>
    <w:rsid w:val="00BC2442"/>
    <w:rsid w:val="00BC2756"/>
    <w:rsid w:val="00BC307A"/>
    <w:rsid w:val="00BC36F9"/>
    <w:rsid w:val="00BC3A5B"/>
    <w:rsid w:val="00BC3F41"/>
    <w:rsid w:val="00BC42EB"/>
    <w:rsid w:val="00BC43E6"/>
    <w:rsid w:val="00BC4B61"/>
    <w:rsid w:val="00BC4E22"/>
    <w:rsid w:val="00BC4EA1"/>
    <w:rsid w:val="00BC55CA"/>
    <w:rsid w:val="00BC5A84"/>
    <w:rsid w:val="00BC62E8"/>
    <w:rsid w:val="00BC686F"/>
    <w:rsid w:val="00BC6DB5"/>
    <w:rsid w:val="00BC6EB7"/>
    <w:rsid w:val="00BC72F9"/>
    <w:rsid w:val="00BC7664"/>
    <w:rsid w:val="00BC7B33"/>
    <w:rsid w:val="00BD06F0"/>
    <w:rsid w:val="00BD0C75"/>
    <w:rsid w:val="00BD1AB7"/>
    <w:rsid w:val="00BD2439"/>
    <w:rsid w:val="00BD2713"/>
    <w:rsid w:val="00BD3921"/>
    <w:rsid w:val="00BD3FAB"/>
    <w:rsid w:val="00BD4E9E"/>
    <w:rsid w:val="00BD6051"/>
    <w:rsid w:val="00BD6229"/>
    <w:rsid w:val="00BD7093"/>
    <w:rsid w:val="00BD7C3E"/>
    <w:rsid w:val="00BE09E3"/>
    <w:rsid w:val="00BE0AFD"/>
    <w:rsid w:val="00BE0E02"/>
    <w:rsid w:val="00BE15A8"/>
    <w:rsid w:val="00BE1C9A"/>
    <w:rsid w:val="00BE20CF"/>
    <w:rsid w:val="00BE2347"/>
    <w:rsid w:val="00BE24D5"/>
    <w:rsid w:val="00BE329C"/>
    <w:rsid w:val="00BE365F"/>
    <w:rsid w:val="00BE429B"/>
    <w:rsid w:val="00BE57FD"/>
    <w:rsid w:val="00BE5C4E"/>
    <w:rsid w:val="00BE5EF3"/>
    <w:rsid w:val="00BE5FED"/>
    <w:rsid w:val="00BE64DC"/>
    <w:rsid w:val="00BE7268"/>
    <w:rsid w:val="00BE792D"/>
    <w:rsid w:val="00BE794A"/>
    <w:rsid w:val="00BE7C8D"/>
    <w:rsid w:val="00BE7EF2"/>
    <w:rsid w:val="00BF0383"/>
    <w:rsid w:val="00BF0458"/>
    <w:rsid w:val="00BF06B8"/>
    <w:rsid w:val="00BF18D7"/>
    <w:rsid w:val="00BF2447"/>
    <w:rsid w:val="00BF3CD4"/>
    <w:rsid w:val="00BF5A7C"/>
    <w:rsid w:val="00BF5EA0"/>
    <w:rsid w:val="00BF6008"/>
    <w:rsid w:val="00BF677B"/>
    <w:rsid w:val="00BF6FF5"/>
    <w:rsid w:val="00C0180F"/>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35E"/>
    <w:rsid w:val="00C1145C"/>
    <w:rsid w:val="00C1190B"/>
    <w:rsid w:val="00C11917"/>
    <w:rsid w:val="00C1250C"/>
    <w:rsid w:val="00C13A94"/>
    <w:rsid w:val="00C14178"/>
    <w:rsid w:val="00C1461E"/>
    <w:rsid w:val="00C15FC6"/>
    <w:rsid w:val="00C1656A"/>
    <w:rsid w:val="00C16BDB"/>
    <w:rsid w:val="00C1703B"/>
    <w:rsid w:val="00C171AE"/>
    <w:rsid w:val="00C17554"/>
    <w:rsid w:val="00C208E8"/>
    <w:rsid w:val="00C2270B"/>
    <w:rsid w:val="00C2675C"/>
    <w:rsid w:val="00C27F52"/>
    <w:rsid w:val="00C3025C"/>
    <w:rsid w:val="00C31A65"/>
    <w:rsid w:val="00C32081"/>
    <w:rsid w:val="00C32A88"/>
    <w:rsid w:val="00C32AA6"/>
    <w:rsid w:val="00C32AF6"/>
    <w:rsid w:val="00C32C7D"/>
    <w:rsid w:val="00C338AA"/>
    <w:rsid w:val="00C33D8C"/>
    <w:rsid w:val="00C3457A"/>
    <w:rsid w:val="00C3470A"/>
    <w:rsid w:val="00C34C66"/>
    <w:rsid w:val="00C35856"/>
    <w:rsid w:val="00C35CCE"/>
    <w:rsid w:val="00C363EE"/>
    <w:rsid w:val="00C36FEF"/>
    <w:rsid w:val="00C37497"/>
    <w:rsid w:val="00C400F0"/>
    <w:rsid w:val="00C40C05"/>
    <w:rsid w:val="00C40C9B"/>
    <w:rsid w:val="00C4167B"/>
    <w:rsid w:val="00C416A5"/>
    <w:rsid w:val="00C41B1A"/>
    <w:rsid w:val="00C41F78"/>
    <w:rsid w:val="00C45569"/>
    <w:rsid w:val="00C461D5"/>
    <w:rsid w:val="00C461E7"/>
    <w:rsid w:val="00C47006"/>
    <w:rsid w:val="00C4727B"/>
    <w:rsid w:val="00C47B70"/>
    <w:rsid w:val="00C51442"/>
    <w:rsid w:val="00C51DC3"/>
    <w:rsid w:val="00C51FA5"/>
    <w:rsid w:val="00C53027"/>
    <w:rsid w:val="00C53136"/>
    <w:rsid w:val="00C535E4"/>
    <w:rsid w:val="00C5451E"/>
    <w:rsid w:val="00C548EE"/>
    <w:rsid w:val="00C55A8B"/>
    <w:rsid w:val="00C55AC5"/>
    <w:rsid w:val="00C55ACF"/>
    <w:rsid w:val="00C5652C"/>
    <w:rsid w:val="00C56570"/>
    <w:rsid w:val="00C56D08"/>
    <w:rsid w:val="00C5723A"/>
    <w:rsid w:val="00C61A76"/>
    <w:rsid w:val="00C61BEB"/>
    <w:rsid w:val="00C626FD"/>
    <w:rsid w:val="00C62F33"/>
    <w:rsid w:val="00C63C69"/>
    <w:rsid w:val="00C640D4"/>
    <w:rsid w:val="00C6493A"/>
    <w:rsid w:val="00C64F0B"/>
    <w:rsid w:val="00C66550"/>
    <w:rsid w:val="00C66912"/>
    <w:rsid w:val="00C66C9F"/>
    <w:rsid w:val="00C70699"/>
    <w:rsid w:val="00C71232"/>
    <w:rsid w:val="00C71EF0"/>
    <w:rsid w:val="00C72272"/>
    <w:rsid w:val="00C72BE4"/>
    <w:rsid w:val="00C72DBF"/>
    <w:rsid w:val="00C74984"/>
    <w:rsid w:val="00C749CE"/>
    <w:rsid w:val="00C75D31"/>
    <w:rsid w:val="00C76EA3"/>
    <w:rsid w:val="00C8026B"/>
    <w:rsid w:val="00C8051B"/>
    <w:rsid w:val="00C8096E"/>
    <w:rsid w:val="00C81BA9"/>
    <w:rsid w:val="00C81EC1"/>
    <w:rsid w:val="00C825B7"/>
    <w:rsid w:val="00C82869"/>
    <w:rsid w:val="00C82B3E"/>
    <w:rsid w:val="00C82BC3"/>
    <w:rsid w:val="00C8339A"/>
    <w:rsid w:val="00C8362B"/>
    <w:rsid w:val="00C84F45"/>
    <w:rsid w:val="00C85D64"/>
    <w:rsid w:val="00C86556"/>
    <w:rsid w:val="00C86641"/>
    <w:rsid w:val="00C8752F"/>
    <w:rsid w:val="00C9117A"/>
    <w:rsid w:val="00C920B3"/>
    <w:rsid w:val="00C92E57"/>
    <w:rsid w:val="00C92EE7"/>
    <w:rsid w:val="00C93D5B"/>
    <w:rsid w:val="00C94AF1"/>
    <w:rsid w:val="00C95D48"/>
    <w:rsid w:val="00C95E0A"/>
    <w:rsid w:val="00C96578"/>
    <w:rsid w:val="00CA03C9"/>
    <w:rsid w:val="00CA0B20"/>
    <w:rsid w:val="00CA1770"/>
    <w:rsid w:val="00CA1C5E"/>
    <w:rsid w:val="00CA25BC"/>
    <w:rsid w:val="00CA32DC"/>
    <w:rsid w:val="00CA3EDF"/>
    <w:rsid w:val="00CA4552"/>
    <w:rsid w:val="00CA5769"/>
    <w:rsid w:val="00CA6EC3"/>
    <w:rsid w:val="00CA75A8"/>
    <w:rsid w:val="00CB02DE"/>
    <w:rsid w:val="00CB099C"/>
    <w:rsid w:val="00CB1B8F"/>
    <w:rsid w:val="00CB26B3"/>
    <w:rsid w:val="00CB2BE1"/>
    <w:rsid w:val="00CB4887"/>
    <w:rsid w:val="00CB4D32"/>
    <w:rsid w:val="00CB4FA7"/>
    <w:rsid w:val="00CB53AF"/>
    <w:rsid w:val="00CB544F"/>
    <w:rsid w:val="00CB5A32"/>
    <w:rsid w:val="00CB6670"/>
    <w:rsid w:val="00CB6B1C"/>
    <w:rsid w:val="00CB70C4"/>
    <w:rsid w:val="00CC046C"/>
    <w:rsid w:val="00CC06B6"/>
    <w:rsid w:val="00CC0A8C"/>
    <w:rsid w:val="00CC0CA7"/>
    <w:rsid w:val="00CC135D"/>
    <w:rsid w:val="00CC16C8"/>
    <w:rsid w:val="00CC1B71"/>
    <w:rsid w:val="00CC2F8D"/>
    <w:rsid w:val="00CC3207"/>
    <w:rsid w:val="00CC35BE"/>
    <w:rsid w:val="00CC3B52"/>
    <w:rsid w:val="00CC45F7"/>
    <w:rsid w:val="00CC466A"/>
    <w:rsid w:val="00CC5714"/>
    <w:rsid w:val="00CC5F14"/>
    <w:rsid w:val="00CC6927"/>
    <w:rsid w:val="00CD0BF8"/>
    <w:rsid w:val="00CD1577"/>
    <w:rsid w:val="00CD2102"/>
    <w:rsid w:val="00CD2494"/>
    <w:rsid w:val="00CD24B5"/>
    <w:rsid w:val="00CD3351"/>
    <w:rsid w:val="00CD361B"/>
    <w:rsid w:val="00CD412C"/>
    <w:rsid w:val="00CD41A5"/>
    <w:rsid w:val="00CD7A65"/>
    <w:rsid w:val="00CE1ECE"/>
    <w:rsid w:val="00CE2EC9"/>
    <w:rsid w:val="00CE312A"/>
    <w:rsid w:val="00CE313B"/>
    <w:rsid w:val="00CE37A2"/>
    <w:rsid w:val="00CE5AB5"/>
    <w:rsid w:val="00CE5B64"/>
    <w:rsid w:val="00CF09CA"/>
    <w:rsid w:val="00CF1157"/>
    <w:rsid w:val="00CF1C6F"/>
    <w:rsid w:val="00CF1F39"/>
    <w:rsid w:val="00CF2570"/>
    <w:rsid w:val="00CF258F"/>
    <w:rsid w:val="00CF2E43"/>
    <w:rsid w:val="00CF3F34"/>
    <w:rsid w:val="00CF4BF8"/>
    <w:rsid w:val="00CF4F7D"/>
    <w:rsid w:val="00CF55CA"/>
    <w:rsid w:val="00CF5A18"/>
    <w:rsid w:val="00CF5BD4"/>
    <w:rsid w:val="00CF6121"/>
    <w:rsid w:val="00CF6E50"/>
    <w:rsid w:val="00CF731C"/>
    <w:rsid w:val="00CF7B0F"/>
    <w:rsid w:val="00D00062"/>
    <w:rsid w:val="00D008E7"/>
    <w:rsid w:val="00D00B76"/>
    <w:rsid w:val="00D01FA9"/>
    <w:rsid w:val="00D03CDF"/>
    <w:rsid w:val="00D04D63"/>
    <w:rsid w:val="00D0517E"/>
    <w:rsid w:val="00D06069"/>
    <w:rsid w:val="00D060AE"/>
    <w:rsid w:val="00D06D30"/>
    <w:rsid w:val="00D06D92"/>
    <w:rsid w:val="00D07587"/>
    <w:rsid w:val="00D07AFB"/>
    <w:rsid w:val="00D1004F"/>
    <w:rsid w:val="00D1020B"/>
    <w:rsid w:val="00D102EB"/>
    <w:rsid w:val="00D11A0C"/>
    <w:rsid w:val="00D12FF8"/>
    <w:rsid w:val="00D130B7"/>
    <w:rsid w:val="00D1331B"/>
    <w:rsid w:val="00D136E1"/>
    <w:rsid w:val="00D13802"/>
    <w:rsid w:val="00D13851"/>
    <w:rsid w:val="00D14926"/>
    <w:rsid w:val="00D14E6F"/>
    <w:rsid w:val="00D15836"/>
    <w:rsid w:val="00D15EA1"/>
    <w:rsid w:val="00D17BC2"/>
    <w:rsid w:val="00D20573"/>
    <w:rsid w:val="00D20B1A"/>
    <w:rsid w:val="00D2182C"/>
    <w:rsid w:val="00D2263A"/>
    <w:rsid w:val="00D22F88"/>
    <w:rsid w:val="00D23441"/>
    <w:rsid w:val="00D2355B"/>
    <w:rsid w:val="00D2360A"/>
    <w:rsid w:val="00D240AA"/>
    <w:rsid w:val="00D24433"/>
    <w:rsid w:val="00D254F1"/>
    <w:rsid w:val="00D25695"/>
    <w:rsid w:val="00D26D57"/>
    <w:rsid w:val="00D278C8"/>
    <w:rsid w:val="00D30E2A"/>
    <w:rsid w:val="00D30ED5"/>
    <w:rsid w:val="00D33105"/>
    <w:rsid w:val="00D33D81"/>
    <w:rsid w:val="00D33F15"/>
    <w:rsid w:val="00D34A0D"/>
    <w:rsid w:val="00D37915"/>
    <w:rsid w:val="00D37C3F"/>
    <w:rsid w:val="00D4083A"/>
    <w:rsid w:val="00D418CE"/>
    <w:rsid w:val="00D437E1"/>
    <w:rsid w:val="00D43EBE"/>
    <w:rsid w:val="00D4422C"/>
    <w:rsid w:val="00D44866"/>
    <w:rsid w:val="00D4745B"/>
    <w:rsid w:val="00D4773D"/>
    <w:rsid w:val="00D50009"/>
    <w:rsid w:val="00D50923"/>
    <w:rsid w:val="00D51088"/>
    <w:rsid w:val="00D5131F"/>
    <w:rsid w:val="00D51BC9"/>
    <w:rsid w:val="00D52322"/>
    <w:rsid w:val="00D526C4"/>
    <w:rsid w:val="00D52AC6"/>
    <w:rsid w:val="00D5349C"/>
    <w:rsid w:val="00D55576"/>
    <w:rsid w:val="00D5728C"/>
    <w:rsid w:val="00D579C4"/>
    <w:rsid w:val="00D6052C"/>
    <w:rsid w:val="00D62B8E"/>
    <w:rsid w:val="00D63B5A"/>
    <w:rsid w:val="00D64466"/>
    <w:rsid w:val="00D64730"/>
    <w:rsid w:val="00D64BC7"/>
    <w:rsid w:val="00D64CCB"/>
    <w:rsid w:val="00D6531D"/>
    <w:rsid w:val="00D65328"/>
    <w:rsid w:val="00D6565A"/>
    <w:rsid w:val="00D66161"/>
    <w:rsid w:val="00D7085C"/>
    <w:rsid w:val="00D7113C"/>
    <w:rsid w:val="00D7161B"/>
    <w:rsid w:val="00D7162A"/>
    <w:rsid w:val="00D72D0A"/>
    <w:rsid w:val="00D74130"/>
    <w:rsid w:val="00D74332"/>
    <w:rsid w:val="00D74E83"/>
    <w:rsid w:val="00D75009"/>
    <w:rsid w:val="00D76883"/>
    <w:rsid w:val="00D76917"/>
    <w:rsid w:val="00D770CF"/>
    <w:rsid w:val="00D77937"/>
    <w:rsid w:val="00D804CD"/>
    <w:rsid w:val="00D80ACE"/>
    <w:rsid w:val="00D80F5A"/>
    <w:rsid w:val="00D81578"/>
    <w:rsid w:val="00D815E4"/>
    <w:rsid w:val="00D81F93"/>
    <w:rsid w:val="00D82978"/>
    <w:rsid w:val="00D82F94"/>
    <w:rsid w:val="00D83678"/>
    <w:rsid w:val="00D875B3"/>
    <w:rsid w:val="00D87CFD"/>
    <w:rsid w:val="00D909D4"/>
    <w:rsid w:val="00D92727"/>
    <w:rsid w:val="00D92F7C"/>
    <w:rsid w:val="00D9425B"/>
    <w:rsid w:val="00D9484D"/>
    <w:rsid w:val="00D94ABF"/>
    <w:rsid w:val="00D970C8"/>
    <w:rsid w:val="00DA1A59"/>
    <w:rsid w:val="00DA1DE7"/>
    <w:rsid w:val="00DA23C4"/>
    <w:rsid w:val="00DA2FA0"/>
    <w:rsid w:val="00DA39A9"/>
    <w:rsid w:val="00DA3F60"/>
    <w:rsid w:val="00DA4908"/>
    <w:rsid w:val="00DA4D25"/>
    <w:rsid w:val="00DA61E3"/>
    <w:rsid w:val="00DA67E3"/>
    <w:rsid w:val="00DA6844"/>
    <w:rsid w:val="00DA6DA6"/>
    <w:rsid w:val="00DA7BDC"/>
    <w:rsid w:val="00DB0C07"/>
    <w:rsid w:val="00DB165F"/>
    <w:rsid w:val="00DB3C59"/>
    <w:rsid w:val="00DB3CF8"/>
    <w:rsid w:val="00DB3E10"/>
    <w:rsid w:val="00DB405B"/>
    <w:rsid w:val="00DB41C4"/>
    <w:rsid w:val="00DB501D"/>
    <w:rsid w:val="00DB5C14"/>
    <w:rsid w:val="00DC1B22"/>
    <w:rsid w:val="00DC2976"/>
    <w:rsid w:val="00DC4F5F"/>
    <w:rsid w:val="00DC561B"/>
    <w:rsid w:val="00DC5987"/>
    <w:rsid w:val="00DC5BAD"/>
    <w:rsid w:val="00DC6BFB"/>
    <w:rsid w:val="00DC7401"/>
    <w:rsid w:val="00DC7A04"/>
    <w:rsid w:val="00DC7BE0"/>
    <w:rsid w:val="00DC7D57"/>
    <w:rsid w:val="00DD1836"/>
    <w:rsid w:val="00DD27BD"/>
    <w:rsid w:val="00DD28E1"/>
    <w:rsid w:val="00DD34B7"/>
    <w:rsid w:val="00DD3B1C"/>
    <w:rsid w:val="00DD5086"/>
    <w:rsid w:val="00DD54D7"/>
    <w:rsid w:val="00DD592D"/>
    <w:rsid w:val="00DD63FB"/>
    <w:rsid w:val="00DD7208"/>
    <w:rsid w:val="00DD7DF6"/>
    <w:rsid w:val="00DE0C2F"/>
    <w:rsid w:val="00DE2E2E"/>
    <w:rsid w:val="00DE314A"/>
    <w:rsid w:val="00DE3B95"/>
    <w:rsid w:val="00DE41B1"/>
    <w:rsid w:val="00DE4471"/>
    <w:rsid w:val="00DE6649"/>
    <w:rsid w:val="00DE71EF"/>
    <w:rsid w:val="00DE7C86"/>
    <w:rsid w:val="00DF02EE"/>
    <w:rsid w:val="00DF0F70"/>
    <w:rsid w:val="00DF2BD3"/>
    <w:rsid w:val="00DF39C6"/>
    <w:rsid w:val="00DF440C"/>
    <w:rsid w:val="00DF4532"/>
    <w:rsid w:val="00DF4577"/>
    <w:rsid w:val="00DF4AD4"/>
    <w:rsid w:val="00DF5C11"/>
    <w:rsid w:val="00DF5F60"/>
    <w:rsid w:val="00DF65AD"/>
    <w:rsid w:val="00DF7756"/>
    <w:rsid w:val="00DF79BC"/>
    <w:rsid w:val="00E0019E"/>
    <w:rsid w:val="00E019C1"/>
    <w:rsid w:val="00E0275F"/>
    <w:rsid w:val="00E02FA5"/>
    <w:rsid w:val="00E0331B"/>
    <w:rsid w:val="00E03403"/>
    <w:rsid w:val="00E0377D"/>
    <w:rsid w:val="00E03D8B"/>
    <w:rsid w:val="00E03D94"/>
    <w:rsid w:val="00E03DB1"/>
    <w:rsid w:val="00E04F58"/>
    <w:rsid w:val="00E05E62"/>
    <w:rsid w:val="00E06158"/>
    <w:rsid w:val="00E07042"/>
    <w:rsid w:val="00E1075F"/>
    <w:rsid w:val="00E114E1"/>
    <w:rsid w:val="00E129AF"/>
    <w:rsid w:val="00E133BC"/>
    <w:rsid w:val="00E1369F"/>
    <w:rsid w:val="00E13AB7"/>
    <w:rsid w:val="00E152CA"/>
    <w:rsid w:val="00E157F3"/>
    <w:rsid w:val="00E159FC"/>
    <w:rsid w:val="00E15D63"/>
    <w:rsid w:val="00E168CC"/>
    <w:rsid w:val="00E17949"/>
    <w:rsid w:val="00E213CB"/>
    <w:rsid w:val="00E23C49"/>
    <w:rsid w:val="00E23D1C"/>
    <w:rsid w:val="00E24238"/>
    <w:rsid w:val="00E25287"/>
    <w:rsid w:val="00E26604"/>
    <w:rsid w:val="00E26DBA"/>
    <w:rsid w:val="00E312BC"/>
    <w:rsid w:val="00E3224D"/>
    <w:rsid w:val="00E325A9"/>
    <w:rsid w:val="00E32CE7"/>
    <w:rsid w:val="00E33050"/>
    <w:rsid w:val="00E330C5"/>
    <w:rsid w:val="00E3350B"/>
    <w:rsid w:val="00E3368A"/>
    <w:rsid w:val="00E33BAB"/>
    <w:rsid w:val="00E33E57"/>
    <w:rsid w:val="00E344E1"/>
    <w:rsid w:val="00E34BEA"/>
    <w:rsid w:val="00E35495"/>
    <w:rsid w:val="00E371AB"/>
    <w:rsid w:val="00E37420"/>
    <w:rsid w:val="00E374AF"/>
    <w:rsid w:val="00E37909"/>
    <w:rsid w:val="00E37B82"/>
    <w:rsid w:val="00E37EE5"/>
    <w:rsid w:val="00E40972"/>
    <w:rsid w:val="00E41B84"/>
    <w:rsid w:val="00E41E53"/>
    <w:rsid w:val="00E428BF"/>
    <w:rsid w:val="00E4377F"/>
    <w:rsid w:val="00E438AF"/>
    <w:rsid w:val="00E466D6"/>
    <w:rsid w:val="00E46F20"/>
    <w:rsid w:val="00E50758"/>
    <w:rsid w:val="00E5107D"/>
    <w:rsid w:val="00E512E4"/>
    <w:rsid w:val="00E5192B"/>
    <w:rsid w:val="00E51A98"/>
    <w:rsid w:val="00E51F8E"/>
    <w:rsid w:val="00E5324F"/>
    <w:rsid w:val="00E5329F"/>
    <w:rsid w:val="00E533C8"/>
    <w:rsid w:val="00E53777"/>
    <w:rsid w:val="00E547CB"/>
    <w:rsid w:val="00E56375"/>
    <w:rsid w:val="00E56778"/>
    <w:rsid w:val="00E56A43"/>
    <w:rsid w:val="00E56F82"/>
    <w:rsid w:val="00E56FB2"/>
    <w:rsid w:val="00E60423"/>
    <w:rsid w:val="00E62A8D"/>
    <w:rsid w:val="00E63866"/>
    <w:rsid w:val="00E64EBD"/>
    <w:rsid w:val="00E65BC4"/>
    <w:rsid w:val="00E66053"/>
    <w:rsid w:val="00E666FF"/>
    <w:rsid w:val="00E70556"/>
    <w:rsid w:val="00E70E9D"/>
    <w:rsid w:val="00E71DE5"/>
    <w:rsid w:val="00E7309C"/>
    <w:rsid w:val="00E74867"/>
    <w:rsid w:val="00E75212"/>
    <w:rsid w:val="00E757FA"/>
    <w:rsid w:val="00E75844"/>
    <w:rsid w:val="00E75B4B"/>
    <w:rsid w:val="00E760D4"/>
    <w:rsid w:val="00E7649B"/>
    <w:rsid w:val="00E77CCC"/>
    <w:rsid w:val="00E77D9C"/>
    <w:rsid w:val="00E82B34"/>
    <w:rsid w:val="00E82D27"/>
    <w:rsid w:val="00E83462"/>
    <w:rsid w:val="00E85C69"/>
    <w:rsid w:val="00E862D5"/>
    <w:rsid w:val="00E864A0"/>
    <w:rsid w:val="00E8692A"/>
    <w:rsid w:val="00E87F95"/>
    <w:rsid w:val="00E907E5"/>
    <w:rsid w:val="00E91267"/>
    <w:rsid w:val="00E91275"/>
    <w:rsid w:val="00E91599"/>
    <w:rsid w:val="00E91834"/>
    <w:rsid w:val="00E918AA"/>
    <w:rsid w:val="00E93501"/>
    <w:rsid w:val="00E938D8"/>
    <w:rsid w:val="00E93952"/>
    <w:rsid w:val="00E9471B"/>
    <w:rsid w:val="00E969B3"/>
    <w:rsid w:val="00E97630"/>
    <w:rsid w:val="00E97D4E"/>
    <w:rsid w:val="00EA01FA"/>
    <w:rsid w:val="00EA150C"/>
    <w:rsid w:val="00EA19D5"/>
    <w:rsid w:val="00EA2290"/>
    <w:rsid w:val="00EA3234"/>
    <w:rsid w:val="00EA38AC"/>
    <w:rsid w:val="00EA4030"/>
    <w:rsid w:val="00EA4E81"/>
    <w:rsid w:val="00EA544B"/>
    <w:rsid w:val="00EA55C7"/>
    <w:rsid w:val="00EA7800"/>
    <w:rsid w:val="00EB080A"/>
    <w:rsid w:val="00EB0A91"/>
    <w:rsid w:val="00EB11DD"/>
    <w:rsid w:val="00EB2C4B"/>
    <w:rsid w:val="00EB3CB6"/>
    <w:rsid w:val="00EB40C2"/>
    <w:rsid w:val="00EB4ECE"/>
    <w:rsid w:val="00EB4FCF"/>
    <w:rsid w:val="00EB57F6"/>
    <w:rsid w:val="00EB5F98"/>
    <w:rsid w:val="00EB6809"/>
    <w:rsid w:val="00EB68B2"/>
    <w:rsid w:val="00EB75A5"/>
    <w:rsid w:val="00EB7809"/>
    <w:rsid w:val="00EC0F0E"/>
    <w:rsid w:val="00EC405E"/>
    <w:rsid w:val="00EC6D75"/>
    <w:rsid w:val="00EC75FF"/>
    <w:rsid w:val="00ED113F"/>
    <w:rsid w:val="00ED274B"/>
    <w:rsid w:val="00ED35D9"/>
    <w:rsid w:val="00ED4771"/>
    <w:rsid w:val="00ED7199"/>
    <w:rsid w:val="00ED75CA"/>
    <w:rsid w:val="00ED7C6B"/>
    <w:rsid w:val="00EE0045"/>
    <w:rsid w:val="00EE1981"/>
    <w:rsid w:val="00EE1A21"/>
    <w:rsid w:val="00EE2EA9"/>
    <w:rsid w:val="00EE45C1"/>
    <w:rsid w:val="00EE4F53"/>
    <w:rsid w:val="00EE5A33"/>
    <w:rsid w:val="00EE5ED4"/>
    <w:rsid w:val="00EE6BA0"/>
    <w:rsid w:val="00EE6F43"/>
    <w:rsid w:val="00EF1C2C"/>
    <w:rsid w:val="00EF1D7A"/>
    <w:rsid w:val="00EF352E"/>
    <w:rsid w:val="00EF3DCB"/>
    <w:rsid w:val="00EF43F1"/>
    <w:rsid w:val="00EF4CB2"/>
    <w:rsid w:val="00EF6B1D"/>
    <w:rsid w:val="00EF6B6F"/>
    <w:rsid w:val="00EF79F2"/>
    <w:rsid w:val="00F00045"/>
    <w:rsid w:val="00F008CB"/>
    <w:rsid w:val="00F00CC4"/>
    <w:rsid w:val="00F019E2"/>
    <w:rsid w:val="00F02217"/>
    <w:rsid w:val="00F02727"/>
    <w:rsid w:val="00F02A99"/>
    <w:rsid w:val="00F04D38"/>
    <w:rsid w:val="00F076B0"/>
    <w:rsid w:val="00F077FE"/>
    <w:rsid w:val="00F07F46"/>
    <w:rsid w:val="00F10F7A"/>
    <w:rsid w:val="00F1205C"/>
    <w:rsid w:val="00F155E1"/>
    <w:rsid w:val="00F1690D"/>
    <w:rsid w:val="00F16AE6"/>
    <w:rsid w:val="00F175A2"/>
    <w:rsid w:val="00F17880"/>
    <w:rsid w:val="00F17A55"/>
    <w:rsid w:val="00F216DF"/>
    <w:rsid w:val="00F21C08"/>
    <w:rsid w:val="00F21ECB"/>
    <w:rsid w:val="00F22D2B"/>
    <w:rsid w:val="00F22FF0"/>
    <w:rsid w:val="00F2362E"/>
    <w:rsid w:val="00F23A34"/>
    <w:rsid w:val="00F250DE"/>
    <w:rsid w:val="00F26532"/>
    <w:rsid w:val="00F27A32"/>
    <w:rsid w:val="00F27B76"/>
    <w:rsid w:val="00F27D88"/>
    <w:rsid w:val="00F27DFF"/>
    <w:rsid w:val="00F30ED4"/>
    <w:rsid w:val="00F31507"/>
    <w:rsid w:val="00F31E72"/>
    <w:rsid w:val="00F32C24"/>
    <w:rsid w:val="00F353FA"/>
    <w:rsid w:val="00F357EE"/>
    <w:rsid w:val="00F368E5"/>
    <w:rsid w:val="00F40140"/>
    <w:rsid w:val="00F407AA"/>
    <w:rsid w:val="00F40C2E"/>
    <w:rsid w:val="00F40E9B"/>
    <w:rsid w:val="00F410EE"/>
    <w:rsid w:val="00F43B6D"/>
    <w:rsid w:val="00F44EEA"/>
    <w:rsid w:val="00F44F43"/>
    <w:rsid w:val="00F45838"/>
    <w:rsid w:val="00F45D74"/>
    <w:rsid w:val="00F4611A"/>
    <w:rsid w:val="00F46D9D"/>
    <w:rsid w:val="00F50160"/>
    <w:rsid w:val="00F50700"/>
    <w:rsid w:val="00F50956"/>
    <w:rsid w:val="00F50BC3"/>
    <w:rsid w:val="00F5109A"/>
    <w:rsid w:val="00F51BEF"/>
    <w:rsid w:val="00F535CA"/>
    <w:rsid w:val="00F53EE8"/>
    <w:rsid w:val="00F54217"/>
    <w:rsid w:val="00F543AB"/>
    <w:rsid w:val="00F54FCD"/>
    <w:rsid w:val="00F5588A"/>
    <w:rsid w:val="00F56A49"/>
    <w:rsid w:val="00F600CC"/>
    <w:rsid w:val="00F60964"/>
    <w:rsid w:val="00F61750"/>
    <w:rsid w:val="00F6219C"/>
    <w:rsid w:val="00F6219D"/>
    <w:rsid w:val="00F621E2"/>
    <w:rsid w:val="00F626D7"/>
    <w:rsid w:val="00F63ABD"/>
    <w:rsid w:val="00F63BC8"/>
    <w:rsid w:val="00F64A61"/>
    <w:rsid w:val="00F66340"/>
    <w:rsid w:val="00F66FEB"/>
    <w:rsid w:val="00F67A9B"/>
    <w:rsid w:val="00F7011F"/>
    <w:rsid w:val="00F7062B"/>
    <w:rsid w:val="00F709F4"/>
    <w:rsid w:val="00F70F2A"/>
    <w:rsid w:val="00F711BB"/>
    <w:rsid w:val="00F71D06"/>
    <w:rsid w:val="00F71F61"/>
    <w:rsid w:val="00F72AC4"/>
    <w:rsid w:val="00F730B2"/>
    <w:rsid w:val="00F7324C"/>
    <w:rsid w:val="00F74A1B"/>
    <w:rsid w:val="00F75823"/>
    <w:rsid w:val="00F777E1"/>
    <w:rsid w:val="00F77C91"/>
    <w:rsid w:val="00F77FF0"/>
    <w:rsid w:val="00F80392"/>
    <w:rsid w:val="00F807DD"/>
    <w:rsid w:val="00F83DEA"/>
    <w:rsid w:val="00F849D7"/>
    <w:rsid w:val="00F85536"/>
    <w:rsid w:val="00F86792"/>
    <w:rsid w:val="00F86B6A"/>
    <w:rsid w:val="00F86F7A"/>
    <w:rsid w:val="00F87B3B"/>
    <w:rsid w:val="00F87D8B"/>
    <w:rsid w:val="00F90489"/>
    <w:rsid w:val="00F92E4F"/>
    <w:rsid w:val="00F93958"/>
    <w:rsid w:val="00F9460A"/>
    <w:rsid w:val="00F9694D"/>
    <w:rsid w:val="00F96A94"/>
    <w:rsid w:val="00F96D45"/>
    <w:rsid w:val="00F972F0"/>
    <w:rsid w:val="00F97972"/>
    <w:rsid w:val="00FA0445"/>
    <w:rsid w:val="00FA0ABF"/>
    <w:rsid w:val="00FA1333"/>
    <w:rsid w:val="00FA20FE"/>
    <w:rsid w:val="00FA31DA"/>
    <w:rsid w:val="00FA389D"/>
    <w:rsid w:val="00FA3CAA"/>
    <w:rsid w:val="00FA5E1E"/>
    <w:rsid w:val="00FA6AB5"/>
    <w:rsid w:val="00FB053C"/>
    <w:rsid w:val="00FB0E46"/>
    <w:rsid w:val="00FB1C50"/>
    <w:rsid w:val="00FB1E02"/>
    <w:rsid w:val="00FB28A8"/>
    <w:rsid w:val="00FB3C13"/>
    <w:rsid w:val="00FB6674"/>
    <w:rsid w:val="00FB6D69"/>
    <w:rsid w:val="00FB6DFB"/>
    <w:rsid w:val="00FB765F"/>
    <w:rsid w:val="00FB7CE3"/>
    <w:rsid w:val="00FC0073"/>
    <w:rsid w:val="00FC0F18"/>
    <w:rsid w:val="00FC1AF0"/>
    <w:rsid w:val="00FC1C1C"/>
    <w:rsid w:val="00FC1CDD"/>
    <w:rsid w:val="00FC27AC"/>
    <w:rsid w:val="00FC2950"/>
    <w:rsid w:val="00FC33F3"/>
    <w:rsid w:val="00FC4110"/>
    <w:rsid w:val="00FC4B56"/>
    <w:rsid w:val="00FC5C41"/>
    <w:rsid w:val="00FC6382"/>
    <w:rsid w:val="00FC67A5"/>
    <w:rsid w:val="00FC7DF5"/>
    <w:rsid w:val="00FD29C8"/>
    <w:rsid w:val="00FD2EC4"/>
    <w:rsid w:val="00FD3B12"/>
    <w:rsid w:val="00FD41D1"/>
    <w:rsid w:val="00FD4594"/>
    <w:rsid w:val="00FD5122"/>
    <w:rsid w:val="00FD5227"/>
    <w:rsid w:val="00FD54EB"/>
    <w:rsid w:val="00FD6397"/>
    <w:rsid w:val="00FD7853"/>
    <w:rsid w:val="00FD78C7"/>
    <w:rsid w:val="00FD791A"/>
    <w:rsid w:val="00FD7AC6"/>
    <w:rsid w:val="00FE17CA"/>
    <w:rsid w:val="00FE3383"/>
    <w:rsid w:val="00FE3400"/>
    <w:rsid w:val="00FE3431"/>
    <w:rsid w:val="00FE3854"/>
    <w:rsid w:val="00FE3887"/>
    <w:rsid w:val="00FE4A65"/>
    <w:rsid w:val="00FE4C78"/>
    <w:rsid w:val="00FE4FA4"/>
    <w:rsid w:val="00FE503E"/>
    <w:rsid w:val="00FE54A2"/>
    <w:rsid w:val="00FE63F8"/>
    <w:rsid w:val="00FE6B38"/>
    <w:rsid w:val="00FF22CC"/>
    <w:rsid w:val="00FF2DBD"/>
    <w:rsid w:val="00FF312F"/>
    <w:rsid w:val="00FF397A"/>
    <w:rsid w:val="00FF4E3C"/>
    <w:rsid w:val="00FF56C2"/>
    <w:rsid w:val="00FF5D1A"/>
    <w:rsid w:val="00FF66F8"/>
    <w:rsid w:val="00FF6814"/>
    <w:rsid w:val="00FF739C"/>
    <w:rsid w:val="00FF7503"/>
    <w:rsid w:val="00FF7A0E"/>
    <w:rsid w:val="00FF7F1B"/>
    <w:rsid w:val="20CEE395"/>
    <w:rsid w:val="45704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154805FE"/>
  <w15:docId w15:val="{5F09FCB0-D88C-4D51-9627-38A6545E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52F"/>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character" w:customStyle="1" w:styleId="Char-Bold">
    <w:name w:val="Char - Bold"/>
    <w:rsid w:val="0013157F"/>
    <w:rPr>
      <w:b/>
    </w:rPr>
  </w:style>
  <w:style w:type="paragraph" w:customStyle="1" w:styleId="BulletCALetter">
    <w:name w:val="Bullet C (A. Letter)"/>
    <w:basedOn w:val="Normal"/>
    <w:rsid w:val="00ED7199"/>
    <w:pPr>
      <w:suppressAutoHyphens/>
      <w:spacing w:before="120"/>
      <w:ind w:left="1080" w:hanging="360"/>
    </w:pPr>
    <w:rPr>
      <w:sz w:val="20"/>
      <w:szCs w:val="20"/>
    </w:rPr>
  </w:style>
  <w:style w:type="character" w:styleId="PlaceholderText">
    <w:name w:val="Placeholder Text"/>
    <w:basedOn w:val="DefaultParagraphFont"/>
    <w:uiPriority w:val="99"/>
    <w:semiHidden/>
    <w:rsid w:val="0046795D"/>
    <w:rPr>
      <w:color w:val="808080"/>
    </w:rPr>
  </w:style>
  <w:style w:type="character" w:styleId="UnresolvedMention">
    <w:name w:val="Unresolved Mention"/>
    <w:basedOn w:val="DefaultParagraphFont"/>
    <w:uiPriority w:val="99"/>
    <w:unhideWhenUsed/>
    <w:rsid w:val="00C35856"/>
    <w:rPr>
      <w:color w:val="605E5C"/>
      <w:shd w:val="clear" w:color="auto" w:fill="E1DFDD"/>
    </w:rPr>
  </w:style>
  <w:style w:type="character" w:customStyle="1" w:styleId="CommentTextChar">
    <w:name w:val="Comment Text Char"/>
    <w:basedOn w:val="DefaultParagraphFont"/>
    <w:link w:val="CommentText"/>
    <w:uiPriority w:val="99"/>
    <w:semiHidden/>
    <w:rsid w:val="00ED4771"/>
  </w:style>
  <w:style w:type="character" w:styleId="Mention">
    <w:name w:val="Mention"/>
    <w:basedOn w:val="DefaultParagraphFont"/>
    <w:uiPriority w:val="99"/>
    <w:unhideWhenUsed/>
    <w:rsid w:val="003D6E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17722">
      <w:bodyDiv w:val="1"/>
      <w:marLeft w:val="0"/>
      <w:marRight w:val="0"/>
      <w:marTop w:val="0"/>
      <w:marBottom w:val="0"/>
      <w:divBdr>
        <w:top w:val="none" w:sz="0" w:space="0" w:color="auto"/>
        <w:left w:val="none" w:sz="0" w:space="0" w:color="auto"/>
        <w:bottom w:val="none" w:sz="0" w:space="0" w:color="auto"/>
        <w:right w:val="none" w:sz="0" w:space="0" w:color="auto"/>
      </w:divBdr>
    </w:div>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700884">
      <w:bodyDiv w:val="1"/>
      <w:marLeft w:val="0"/>
      <w:marRight w:val="0"/>
      <w:marTop w:val="0"/>
      <w:marBottom w:val="0"/>
      <w:divBdr>
        <w:top w:val="none" w:sz="0" w:space="0" w:color="auto"/>
        <w:left w:val="none" w:sz="0" w:space="0" w:color="auto"/>
        <w:bottom w:val="none" w:sz="0" w:space="0" w:color="auto"/>
        <w:right w:val="none" w:sz="0" w:space="0" w:color="auto"/>
      </w:divBdr>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coolroofs.org/directory" TargetMode="Externa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coolroofs.org/directory"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earch.nfrc.org/search/Searchdefault.aspx" TargetMode="Externa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earch.nfrc.org/search/Searchdefault.aspx" TargetMode="External"/><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yperlink" Target="https://coolroofs.org/directory"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energy.ca.gov/rules-and-regulations/building-energy-efficiency" TargetMode="External"/><Relationship Id="rId27" Type="http://schemas.openxmlformats.org/officeDocument/2006/relationships/footer" Target="footer4.xml"/><Relationship Id="rId30" Type="http://schemas.openxmlformats.org/officeDocument/2006/relationships/footer" Target="footer5.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C99E6-BC66-4933-8C7B-CC1253AA2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FCAD05-D700-48B9-8923-7F9C01CDDE54}">
  <ds:schemaRefs>
    <ds:schemaRef ds:uri="http://schemas.openxmlformats.org/officeDocument/2006/bibliography"/>
  </ds:schemaRefs>
</ds:datastoreItem>
</file>

<file path=customXml/itemProps3.xml><?xml version="1.0" encoding="utf-8"?>
<ds:datastoreItem xmlns:ds="http://schemas.openxmlformats.org/officeDocument/2006/customXml" ds:itemID="{BFD7814D-4DA3-43E5-9480-574F383560A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2515238D-4BDE-41A7-BA73-BC398478E2CD}">
  <ds:schemaRefs>
    <ds:schemaRef ds:uri="http://schemas.microsoft.com/sharepoint/v3/contenttype/forms"/>
  </ds:schemaRefs>
</ds:datastoreItem>
</file>

<file path=customXml/itemProps5.xml><?xml version="1.0" encoding="utf-8"?>
<ds:datastoreItem xmlns:ds="http://schemas.openxmlformats.org/officeDocument/2006/customXml" ds:itemID="{1F183EDF-3814-4391-8BE3-8688970B6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32</Pages>
  <Words>9416</Words>
  <Characters>53676</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CF1R-ADD-01-E Prescriptive Additions Building</dc:title>
  <dc:subject/>
  <dc:creator>CaliforniaEnergyCommission@caenergy.onmicrosoft.com</dc:creator>
  <cp:keywords/>
  <cp:lastModifiedBy>Alhabibi, Haider@Energy</cp:lastModifiedBy>
  <cp:revision>130</cp:revision>
  <cp:lastPrinted>2018-11-13T20:02:00Z</cp:lastPrinted>
  <dcterms:created xsi:type="dcterms:W3CDTF">2022-02-08T02:56:00Z</dcterms:created>
  <dcterms:modified xsi:type="dcterms:W3CDTF">2022-11-04T15:47:00Z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