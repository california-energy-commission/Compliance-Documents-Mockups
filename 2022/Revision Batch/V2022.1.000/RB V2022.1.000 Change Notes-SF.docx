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1A676" w14:textId="78D327D9" w:rsidR="002C1D48" w:rsidRPr="007E38D5" w:rsidRDefault="002C1D48" w:rsidP="002C1D48">
      <w:pPr>
        <w:spacing w:after="0"/>
        <w:jc w:val="center"/>
        <w:rPr>
          <w:rFonts w:cstheme="minorHAnsi"/>
          <w:b/>
          <w:bCs/>
        </w:rPr>
      </w:pPr>
      <w:r w:rsidRPr="007E38D5">
        <w:rPr>
          <w:rFonts w:cstheme="minorHAnsi"/>
          <w:b/>
          <w:bCs/>
        </w:rPr>
        <w:t>RB V2022.</w:t>
      </w:r>
      <w:r w:rsidR="00D640EF" w:rsidRPr="007E38D5">
        <w:rPr>
          <w:rFonts w:cstheme="minorHAnsi"/>
          <w:b/>
          <w:bCs/>
        </w:rPr>
        <w:t>1</w:t>
      </w:r>
      <w:r w:rsidRPr="007E38D5">
        <w:rPr>
          <w:rFonts w:cstheme="minorHAnsi"/>
          <w:b/>
          <w:bCs/>
        </w:rPr>
        <w:t>.000 – Change Notes</w:t>
      </w:r>
    </w:p>
    <w:p w14:paraId="6B3BB968" w14:textId="77777777" w:rsidR="002C1D48" w:rsidRPr="007E38D5" w:rsidRDefault="002C1D48" w:rsidP="002C1D48">
      <w:pPr>
        <w:spacing w:after="0"/>
        <w:jc w:val="center"/>
        <w:rPr>
          <w:rFonts w:cstheme="minorHAnsi"/>
          <w:b/>
          <w:bCs/>
        </w:rPr>
      </w:pPr>
      <w:r w:rsidRPr="007E38D5">
        <w:rPr>
          <w:rFonts w:cstheme="minorHAnsi"/>
          <w:b/>
          <w:bCs/>
        </w:rPr>
        <w:t>Single Family</w:t>
      </w:r>
    </w:p>
    <w:p w14:paraId="06C5E38E" w14:textId="77777777" w:rsidR="002C1D48" w:rsidRPr="007E38D5" w:rsidRDefault="002C1D48" w:rsidP="004A5F95">
      <w:pPr>
        <w:spacing w:after="0"/>
        <w:rPr>
          <w:rFonts w:cstheme="minorHAnsi"/>
          <w:bCs/>
          <w:u w:val="single"/>
        </w:rPr>
      </w:pPr>
    </w:p>
    <w:p w14:paraId="0481E3BB" w14:textId="0F6014F6" w:rsidR="004F1B54" w:rsidRPr="007E38D5" w:rsidRDefault="003B7BCB" w:rsidP="15AE10E3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CF1R-ADD-01</w:t>
      </w:r>
    </w:p>
    <w:p w14:paraId="75B560AB" w14:textId="1340451D" w:rsidR="004F1B54" w:rsidRPr="007E38D5" w:rsidRDefault="000474E9" w:rsidP="4B9BE83D">
      <w:pPr>
        <w:pStyle w:val="ListParagraph"/>
        <w:numPr>
          <w:ilvl w:val="0"/>
          <w:numId w:val="22"/>
        </w:numPr>
        <w:spacing w:after="0"/>
      </w:pPr>
      <w:r w:rsidRPr="007E38D5">
        <w:t xml:space="preserve">A06 </w:t>
      </w:r>
      <w:r w:rsidR="00187A92" w:rsidRPr="007E38D5">
        <w:t xml:space="preserve">– revised </w:t>
      </w:r>
      <w:r w:rsidR="00DD0392" w:rsidRPr="007E38D5">
        <w:t xml:space="preserve">field </w:t>
      </w:r>
      <w:r w:rsidR="00594652" w:rsidRPr="007E38D5">
        <w:rPr>
          <w:b/>
          <w:bCs/>
        </w:rPr>
        <w:t>B06</w:t>
      </w:r>
      <w:r w:rsidR="00DC349B" w:rsidRPr="007E38D5">
        <w:t xml:space="preserve"> and </w:t>
      </w:r>
      <w:r w:rsidR="00655128" w:rsidRPr="007E38D5">
        <w:t>split into</w:t>
      </w:r>
      <w:r w:rsidR="00597CCE" w:rsidRPr="007E38D5">
        <w:t>:</w:t>
      </w:r>
      <w:r w:rsidR="00E603E3" w:rsidRPr="007E38D5">
        <w:t>(already</w:t>
      </w:r>
      <w:r w:rsidR="009E6D1A" w:rsidRPr="007E38D5">
        <w:t xml:space="preserve"> done in schema)</w:t>
      </w:r>
      <w:r w:rsidR="51B347BE" w:rsidRPr="007E38D5">
        <w:t xml:space="preserve"> </w:t>
      </w:r>
      <w:r w:rsidR="51B347BE" w:rsidRPr="007E38D5">
        <w:rPr>
          <w:color w:val="FF0000"/>
        </w:rPr>
        <w:t xml:space="preserve">- </w:t>
      </w:r>
      <w:r w:rsidR="005305F4" w:rsidRPr="007E38D5">
        <w:rPr>
          <w:color w:val="FF0000"/>
        </w:rPr>
        <w:t>doc layout</w:t>
      </w:r>
      <w:r w:rsidR="51B347BE" w:rsidRPr="007E38D5">
        <w:rPr>
          <w:color w:val="FF0000"/>
        </w:rPr>
        <w:t xml:space="preserve"> change only</w:t>
      </w:r>
    </w:p>
    <w:p w14:paraId="3209CF7D" w14:textId="77777777" w:rsidR="004F1B54" w:rsidRPr="007E38D5" w:rsidRDefault="00DD0392" w:rsidP="15AE10E3">
      <w:pPr>
        <w:pStyle w:val="ListParagraph"/>
        <w:numPr>
          <w:ilvl w:val="1"/>
          <w:numId w:val="22"/>
        </w:numPr>
        <w:spacing w:after="0"/>
        <w:rPr>
          <w:rFonts w:cstheme="minorHAnsi"/>
        </w:rPr>
      </w:pPr>
      <w:r w:rsidRPr="007E38D5">
        <w:rPr>
          <w:rFonts w:cstheme="minorHAnsi"/>
          <w:b/>
          <w:bCs/>
        </w:rPr>
        <w:t>B06a</w:t>
      </w:r>
      <w:r w:rsidRPr="007E38D5">
        <w:rPr>
          <w:rFonts w:cstheme="minorHAnsi"/>
        </w:rPr>
        <w:t xml:space="preserve"> – Cavity R-value </w:t>
      </w:r>
    </w:p>
    <w:p w14:paraId="5F74FD25" w14:textId="1DA54DE4" w:rsidR="004F1B54" w:rsidRPr="007E38D5" w:rsidRDefault="00DD0392" w:rsidP="15AE10E3">
      <w:pPr>
        <w:pStyle w:val="ListParagraph"/>
        <w:numPr>
          <w:ilvl w:val="1"/>
          <w:numId w:val="22"/>
        </w:numPr>
        <w:spacing w:after="0"/>
        <w:rPr>
          <w:rFonts w:cstheme="minorHAnsi"/>
          <w:u w:val="single"/>
        </w:rPr>
      </w:pPr>
      <w:r w:rsidRPr="007E38D5">
        <w:rPr>
          <w:rFonts w:cstheme="minorHAnsi"/>
          <w:b/>
          <w:bCs/>
        </w:rPr>
        <w:t>B06b</w:t>
      </w:r>
      <w:r w:rsidRPr="007E38D5">
        <w:rPr>
          <w:rFonts w:cstheme="minorHAnsi"/>
        </w:rPr>
        <w:t xml:space="preserve"> – Continuous Insulation R-value </w:t>
      </w:r>
    </w:p>
    <w:p w14:paraId="2706B11B" w14:textId="11B1D925" w:rsidR="004F1B54" w:rsidRPr="007E38D5" w:rsidRDefault="004F1B54" w:rsidP="15AE10E3">
      <w:pPr>
        <w:spacing w:after="0"/>
        <w:ind w:left="720"/>
        <w:rPr>
          <w:rFonts w:cstheme="minorHAnsi"/>
        </w:rPr>
      </w:pPr>
    </w:p>
    <w:p w14:paraId="3724E6A6" w14:textId="5A33CD01" w:rsidR="004F1B54" w:rsidRPr="007E38D5" w:rsidRDefault="00624914" w:rsidP="4B9BE83D">
      <w:pPr>
        <w:spacing w:after="0"/>
        <w:rPr>
          <w:u w:val="single"/>
        </w:rPr>
      </w:pPr>
      <w:r w:rsidRPr="007E38D5">
        <w:rPr>
          <w:u w:val="single"/>
        </w:rPr>
        <w:t>CF1R-ALT-02</w:t>
      </w:r>
    </w:p>
    <w:p w14:paraId="07C1FD23" w14:textId="581422CE" w:rsidR="004F1B54" w:rsidRPr="007E38D5" w:rsidRDefault="0EB2F79F" w:rsidP="4B9BE83D">
      <w:pPr>
        <w:pStyle w:val="ListParagraph"/>
        <w:numPr>
          <w:ilvl w:val="0"/>
          <w:numId w:val="3"/>
        </w:numPr>
        <w:spacing w:after="0"/>
        <w:rPr>
          <w:rFonts w:eastAsiaTheme="minorEastAsia"/>
          <w:color w:val="24292F"/>
          <w:sz w:val="21"/>
          <w:szCs w:val="21"/>
        </w:rPr>
      </w:pPr>
      <w:r w:rsidRPr="007E38D5">
        <w:rPr>
          <w:rFonts w:eastAsia="Segoe UI"/>
          <w:color w:val="24292F"/>
          <w:sz w:val="21"/>
          <w:szCs w:val="21"/>
        </w:rPr>
        <w:t>D09, E09, and F09 – revised pseudo code</w:t>
      </w:r>
    </w:p>
    <w:p w14:paraId="271E4A29" w14:textId="5C631EC4" w:rsidR="004F1B54" w:rsidRPr="007E38D5" w:rsidRDefault="0EB2F79F" w:rsidP="4B9BE83D">
      <w:pPr>
        <w:pStyle w:val="ListParagraph"/>
        <w:numPr>
          <w:ilvl w:val="1"/>
          <w:numId w:val="3"/>
        </w:numPr>
        <w:spacing w:after="0"/>
        <w:rPr>
          <w:rFonts w:eastAsiaTheme="minorEastAsia"/>
          <w:b/>
          <w:bCs/>
          <w:color w:val="24292F"/>
          <w:sz w:val="21"/>
          <w:szCs w:val="21"/>
        </w:rPr>
      </w:pPr>
      <w:r w:rsidRPr="007E38D5">
        <w:rPr>
          <w:rFonts w:eastAsia="Segoe UI"/>
          <w:color w:val="24292F"/>
          <w:sz w:val="21"/>
          <w:szCs w:val="21"/>
        </w:rPr>
        <w:t>Added</w:t>
      </w:r>
      <w:r w:rsidRPr="007E38D5">
        <w:rPr>
          <w:rFonts w:eastAsia="Segoe UI"/>
          <w:b/>
          <w:bCs/>
          <w:color w:val="24292F"/>
          <w:sz w:val="21"/>
          <w:szCs w:val="21"/>
        </w:rPr>
        <w:t xml:space="preserve"> allowed value = EER/</w:t>
      </w:r>
      <w:r w:rsidR="6E139273" w:rsidRPr="007E38D5">
        <w:rPr>
          <w:rFonts w:eastAsia="Segoe UI"/>
          <w:b/>
          <w:bCs/>
          <w:color w:val="24292F"/>
          <w:sz w:val="21"/>
          <w:szCs w:val="21"/>
        </w:rPr>
        <w:t>S</w:t>
      </w:r>
      <w:r w:rsidRPr="007E38D5">
        <w:rPr>
          <w:rFonts w:eastAsia="Segoe UI"/>
          <w:b/>
          <w:bCs/>
          <w:color w:val="24292F"/>
          <w:sz w:val="21"/>
          <w:szCs w:val="21"/>
        </w:rPr>
        <w:t>EER, EER2/</w:t>
      </w:r>
      <w:r w:rsidR="258747F2" w:rsidRPr="007E38D5">
        <w:rPr>
          <w:rFonts w:eastAsia="Segoe UI"/>
          <w:b/>
          <w:bCs/>
          <w:color w:val="24292F"/>
          <w:sz w:val="21"/>
          <w:szCs w:val="21"/>
        </w:rPr>
        <w:t>S</w:t>
      </w:r>
      <w:r w:rsidRPr="007E38D5">
        <w:rPr>
          <w:rFonts w:eastAsia="Segoe UI"/>
          <w:b/>
          <w:bCs/>
          <w:color w:val="24292F"/>
          <w:sz w:val="21"/>
          <w:szCs w:val="21"/>
        </w:rPr>
        <w:t>EER2, CEER, EER or EER2</w:t>
      </w:r>
    </w:p>
    <w:p w14:paraId="4212C3C2" w14:textId="45987FD1" w:rsidR="004F1B54" w:rsidRPr="007E38D5" w:rsidRDefault="004F1B54" w:rsidP="0EB2F79F">
      <w:pPr>
        <w:spacing w:after="0"/>
        <w:rPr>
          <w:rFonts w:eastAsia="Segoe UI" w:cstheme="minorHAnsi"/>
          <w:b/>
          <w:bCs/>
          <w:color w:val="24292F"/>
          <w:sz w:val="21"/>
          <w:szCs w:val="21"/>
        </w:rPr>
      </w:pPr>
    </w:p>
    <w:p w14:paraId="3BD006EA" w14:textId="1BF63021" w:rsidR="00B817DB" w:rsidRPr="007E38D5" w:rsidRDefault="00624914" w:rsidP="0EB2F79F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CF1R-NCB-01</w:t>
      </w:r>
    </w:p>
    <w:p w14:paraId="3C82839B" w14:textId="500E64A5" w:rsidR="00B817DB" w:rsidRPr="007E38D5" w:rsidRDefault="00C0083A" w:rsidP="4B9BE83D">
      <w:pPr>
        <w:pStyle w:val="ListParagraph"/>
        <w:numPr>
          <w:ilvl w:val="0"/>
          <w:numId w:val="22"/>
        </w:numPr>
        <w:spacing w:after="0"/>
      </w:pPr>
      <w:r w:rsidRPr="007E38D5">
        <w:t xml:space="preserve">A08 </w:t>
      </w:r>
      <w:r w:rsidR="00735BF2" w:rsidRPr="007E38D5">
        <w:t xml:space="preserve">– </w:t>
      </w:r>
      <w:r w:rsidR="001976D1" w:rsidRPr="007E38D5">
        <w:t>Schema needs to include the "</w:t>
      </w:r>
      <w:r w:rsidR="001976D1" w:rsidRPr="007E38D5">
        <w:rPr>
          <w:b/>
          <w:bCs/>
        </w:rPr>
        <w:t>Electricity</w:t>
      </w:r>
      <w:r w:rsidR="001976D1" w:rsidRPr="007E38D5">
        <w:t>" option</w:t>
      </w:r>
      <w:ins w:id="0" w:author="Shewmaker, Michael@Energy" w:date="2022-11-03T17:08:00Z">
        <w:r w:rsidR="00C0226C">
          <w:t xml:space="preserve"> </w:t>
        </w:r>
        <w:r w:rsidR="00C0226C">
          <w:rPr>
            <w:rStyle w:val="normaltextrun"/>
            <w:rFonts w:ascii="Calibri" w:hAnsi="Calibri" w:cs="Calibri"/>
            <w:color w:val="D13438"/>
            <w:u w:val="single"/>
            <w:shd w:val="clear" w:color="auto" w:fill="FFFFFF"/>
          </w:rPr>
          <w:t>DSP: Electricity is already available</w:t>
        </w:r>
      </w:ins>
    </w:p>
    <w:p w14:paraId="0E82FBD4" w14:textId="5393BBB1" w:rsidR="00B817DB" w:rsidRPr="007E38D5" w:rsidRDefault="00735BF2" w:rsidP="0EB2F79F">
      <w:pPr>
        <w:pStyle w:val="ListParagraph"/>
        <w:spacing w:after="0"/>
        <w:ind w:left="1440"/>
        <w:rPr>
          <w:rFonts w:cstheme="minorHAnsi"/>
        </w:rPr>
      </w:pPr>
      <w:r w:rsidRPr="007E38D5">
        <w:rPr>
          <w:rFonts w:cstheme="minorHAnsi"/>
        </w:rPr>
        <w:t xml:space="preserve"> </w:t>
      </w:r>
    </w:p>
    <w:p w14:paraId="6D86A77C" w14:textId="22DF187F" w:rsidR="00B817DB" w:rsidRPr="007E38D5" w:rsidRDefault="00290D79" w:rsidP="4B9BE83D">
      <w:pPr>
        <w:pStyle w:val="ListParagraph"/>
        <w:numPr>
          <w:ilvl w:val="0"/>
          <w:numId w:val="22"/>
        </w:numPr>
        <w:spacing w:after="0"/>
      </w:pPr>
      <w:r w:rsidRPr="007E38D5">
        <w:t xml:space="preserve">A13 </w:t>
      </w:r>
      <w:r w:rsidR="00CE7648" w:rsidRPr="007E38D5">
        <w:t xml:space="preserve">– </w:t>
      </w:r>
      <w:r w:rsidR="002E3302" w:rsidRPr="007E38D5">
        <w:t xml:space="preserve">revised pseudo code  </w:t>
      </w:r>
    </w:p>
    <w:p w14:paraId="5A162B9D" w14:textId="5CCA0856" w:rsidR="00B817DB" w:rsidRPr="007E38D5" w:rsidRDefault="00CF5D99" w:rsidP="4B9BE83D">
      <w:pPr>
        <w:pStyle w:val="ListParagraph"/>
        <w:numPr>
          <w:ilvl w:val="1"/>
          <w:numId w:val="22"/>
        </w:numPr>
        <w:spacing w:after="0"/>
      </w:pPr>
      <w:r w:rsidRPr="007E38D5">
        <w:t>removed</w:t>
      </w:r>
      <w:r w:rsidR="00CE7648" w:rsidRPr="007E38D5">
        <w:t xml:space="preserve"> </w:t>
      </w:r>
      <w:r w:rsidR="00BD4CC4" w:rsidRPr="007E38D5">
        <w:t>"as many as are applicable"</w:t>
      </w:r>
      <w:r w:rsidR="00BD4CC4" w:rsidRPr="007E38D5">
        <w:rPr>
          <w:color w:val="FF0000"/>
        </w:rPr>
        <w:t xml:space="preserve"> </w:t>
      </w:r>
      <w:r w:rsidR="006923C2" w:rsidRPr="007E38D5">
        <w:t>from the list</w:t>
      </w:r>
      <w:r w:rsidR="00C96253" w:rsidRPr="007E38D5">
        <w:t>.</w:t>
      </w:r>
      <w:ins w:id="1" w:author="Shewmaker, Michael@Energy" w:date="2022-11-03T17:08:00Z">
        <w:r w:rsidR="009B56D9">
          <w:t xml:space="preserve"> </w:t>
        </w:r>
        <w:r w:rsidR="009B56D9">
          <w:rPr>
            <w:rStyle w:val="normaltextrun"/>
            <w:rFonts w:ascii="Calibri" w:hAnsi="Calibri" w:cs="Calibri"/>
            <w:color w:val="D13438"/>
            <w:u w:val="single"/>
            <w:shd w:val="clear" w:color="auto" w:fill="FFFFFF"/>
          </w:rPr>
          <w:t xml:space="preserve">DSP: Fixed - changed pseudo code and set </w:t>
        </w:r>
        <w:proofErr w:type="spellStart"/>
        <w:r w:rsidR="009B56D9">
          <w:rPr>
            <w:rStyle w:val="spellingerror"/>
            <w:rFonts w:ascii="Calibri" w:hAnsi="Calibri" w:cs="Calibri"/>
            <w:color w:val="D13438"/>
            <w:u w:val="single"/>
            <w:shd w:val="clear" w:color="auto" w:fill="FFFFFF"/>
          </w:rPr>
          <w:t>maxOccurs</w:t>
        </w:r>
        <w:proofErr w:type="spellEnd"/>
        <w:r w:rsidR="009B56D9">
          <w:rPr>
            <w:rStyle w:val="normaltextrun"/>
            <w:rFonts w:ascii="Calibri" w:hAnsi="Calibri" w:cs="Calibri"/>
            <w:color w:val="D13438"/>
            <w:u w:val="single"/>
            <w:shd w:val="clear" w:color="auto" w:fill="FFFFFF"/>
          </w:rPr>
          <w:t xml:space="preserve"> to “1” from “unbounded”</w:t>
        </w:r>
      </w:ins>
    </w:p>
    <w:p w14:paraId="13975C3F" w14:textId="5F8FC527" w:rsidR="00B817DB" w:rsidRPr="007E38D5" w:rsidRDefault="007F1246" w:rsidP="4B9BE83D">
      <w:pPr>
        <w:pStyle w:val="ListParagraph"/>
        <w:numPr>
          <w:ilvl w:val="0"/>
          <w:numId w:val="22"/>
        </w:numPr>
        <w:spacing w:after="0"/>
      </w:pPr>
      <w:r w:rsidRPr="007E38D5">
        <w:t>M</w:t>
      </w:r>
      <w:r w:rsidR="00ED4393" w:rsidRPr="007E38D5">
        <w:t xml:space="preserve">03 – </w:t>
      </w:r>
      <w:r w:rsidR="00B13917" w:rsidRPr="007E38D5">
        <w:t xml:space="preserve">Schema needs to include the </w:t>
      </w:r>
      <w:r w:rsidR="00F9566A" w:rsidRPr="007E38D5">
        <w:t>“</w:t>
      </w:r>
      <w:r w:rsidR="00107B0A" w:rsidRPr="007E38D5">
        <w:rPr>
          <w:b/>
          <w:bCs/>
        </w:rPr>
        <w:t xml:space="preserve">option </w:t>
      </w:r>
      <w:r w:rsidR="00925BBA" w:rsidRPr="007E38D5">
        <w:rPr>
          <w:b/>
          <w:bCs/>
        </w:rPr>
        <w:t>1</w:t>
      </w:r>
      <w:r w:rsidR="00F9566A" w:rsidRPr="007E38D5">
        <w:t>”</w:t>
      </w:r>
      <w:r w:rsidR="00107B0A" w:rsidRPr="007E38D5">
        <w:t xml:space="preserve"> to the </w:t>
      </w:r>
      <w:r w:rsidR="00584BA8" w:rsidRPr="007E38D5">
        <w:t xml:space="preserve">option </w:t>
      </w:r>
      <w:r w:rsidR="00107B0A" w:rsidRPr="007E38D5">
        <w:t>list</w:t>
      </w:r>
      <w:r w:rsidR="00D8665B" w:rsidRPr="007E38D5">
        <w:t>.</w:t>
      </w:r>
      <w:ins w:id="2" w:author="Shewmaker, Michael@Energy" w:date="2022-11-03T17:08:00Z">
        <w:r w:rsidR="009B56D9">
          <w:t xml:space="preserve"> </w:t>
        </w:r>
        <w:r w:rsidR="009B56D9">
          <w:rPr>
            <w:rStyle w:val="normaltextrun"/>
            <w:rFonts w:ascii="Calibri" w:hAnsi="Calibri" w:cs="Calibri"/>
            <w:color w:val="D13438"/>
            <w:u w:val="single"/>
            <w:shd w:val="clear" w:color="auto" w:fill="FFFFFF"/>
          </w:rPr>
          <w:t xml:space="preserve">DSP: fixed added display term 1 for </w:t>
        </w:r>
        <w:proofErr w:type="spellStart"/>
        <w:r w:rsidR="009B56D9">
          <w:rPr>
            <w:rStyle w:val="spellingerror"/>
            <w:rFonts w:ascii="Calibri" w:hAnsi="Calibri" w:cs="Calibri"/>
            <w:color w:val="D13438"/>
            <w:u w:val="single"/>
            <w:shd w:val="clear" w:color="auto" w:fill="FFFFFF"/>
          </w:rPr>
          <w:t>OptionSingleHWH</w:t>
        </w:r>
        <w:proofErr w:type="spellEnd"/>
        <w:r w:rsidR="009B56D9">
          <w:rPr>
            <w:rStyle w:val="normaltextrun"/>
            <w:rFonts w:ascii="Calibri" w:hAnsi="Calibri" w:cs="Calibri"/>
            <w:color w:val="D13438"/>
            <w:u w:val="single"/>
            <w:shd w:val="clear" w:color="auto" w:fill="FFFFFF"/>
          </w:rPr>
          <w:t xml:space="preserve"> that has this text</w:t>
        </w:r>
      </w:ins>
    </w:p>
    <w:p w14:paraId="145FEED0" w14:textId="77777777" w:rsidR="00B817DB" w:rsidRPr="007E38D5" w:rsidRDefault="000F7447" w:rsidP="0EB2F79F">
      <w:pPr>
        <w:pStyle w:val="ListParagraph"/>
        <w:numPr>
          <w:ilvl w:val="1"/>
          <w:numId w:val="22"/>
        </w:numPr>
        <w:spacing w:after="0"/>
        <w:rPr>
          <w:rFonts w:cstheme="minorHAnsi"/>
          <w:b/>
          <w:bCs/>
        </w:rPr>
      </w:pPr>
      <w:r w:rsidRPr="007E38D5">
        <w:rPr>
          <w:rFonts w:cstheme="minorHAnsi"/>
          <w:b/>
          <w:bCs/>
        </w:rPr>
        <w:t xml:space="preserve">A single </w:t>
      </w:r>
      <w:proofErr w:type="gramStart"/>
      <w:r w:rsidRPr="007E38D5">
        <w:rPr>
          <w:rFonts w:cstheme="minorHAnsi"/>
          <w:b/>
          <w:bCs/>
        </w:rPr>
        <w:t>240 volt</w:t>
      </w:r>
      <w:proofErr w:type="gramEnd"/>
      <w:r w:rsidRPr="007E38D5">
        <w:rPr>
          <w:rFonts w:cstheme="minorHAnsi"/>
          <w:b/>
          <w:bCs/>
        </w:rPr>
        <w:t xml:space="preserve"> heat pump water heater (HPWH).   Installed in conditioned space or garage. </w:t>
      </w:r>
    </w:p>
    <w:p w14:paraId="430B9F38" w14:textId="77777777" w:rsidR="00B817DB" w:rsidRPr="007E38D5" w:rsidRDefault="000F7447" w:rsidP="0EB2F79F">
      <w:pPr>
        <w:pStyle w:val="ListParagraph"/>
        <w:numPr>
          <w:ilvl w:val="0"/>
          <w:numId w:val="29"/>
        </w:numPr>
        <w:spacing w:after="0"/>
        <w:ind w:left="1710"/>
        <w:rPr>
          <w:rFonts w:cstheme="minorHAnsi"/>
          <w:b/>
          <w:bCs/>
        </w:rPr>
      </w:pPr>
      <w:r w:rsidRPr="007E38D5">
        <w:rPr>
          <w:rFonts w:cstheme="minorHAnsi"/>
          <w:b/>
          <w:bCs/>
        </w:rPr>
        <w:t>In climate zone 1, compact hot water distribution is required.</w:t>
      </w:r>
    </w:p>
    <w:p w14:paraId="5024530C" w14:textId="63A2DF3E" w:rsidR="00B817DB" w:rsidRPr="007E38D5" w:rsidRDefault="000F7447" w:rsidP="0EB2F79F">
      <w:pPr>
        <w:pStyle w:val="ListParagraph"/>
        <w:numPr>
          <w:ilvl w:val="0"/>
          <w:numId w:val="29"/>
        </w:numPr>
        <w:spacing w:after="0"/>
        <w:ind w:left="1710"/>
        <w:rPr>
          <w:rFonts w:cstheme="minorHAnsi"/>
        </w:rPr>
      </w:pPr>
      <w:r w:rsidRPr="007E38D5">
        <w:rPr>
          <w:rFonts w:cstheme="minorHAnsi"/>
          <w:b/>
          <w:bCs/>
        </w:rPr>
        <w:t>In climate zone 16, compact hot water distribution and a drain water heat recovery system (HERS) is required</w:t>
      </w:r>
    </w:p>
    <w:p w14:paraId="13B61BC9" w14:textId="18274DAB" w:rsidR="00B817DB" w:rsidRPr="007E38D5" w:rsidRDefault="0EB2F79F" w:rsidP="4B9BE83D">
      <w:pPr>
        <w:pStyle w:val="ListParagraph"/>
        <w:numPr>
          <w:ilvl w:val="0"/>
          <w:numId w:val="3"/>
        </w:numPr>
        <w:spacing w:after="0"/>
        <w:rPr>
          <w:rFonts w:eastAsiaTheme="minorEastAsia"/>
          <w:color w:val="24292F"/>
          <w:sz w:val="21"/>
          <w:szCs w:val="21"/>
        </w:rPr>
      </w:pPr>
      <w:r w:rsidRPr="007E38D5">
        <w:rPr>
          <w:rFonts w:eastAsia="Segoe UI"/>
          <w:color w:val="24292F"/>
          <w:sz w:val="21"/>
          <w:szCs w:val="21"/>
        </w:rPr>
        <w:t>K06 – revised pseudo code</w:t>
      </w:r>
      <w:ins w:id="3" w:author="Shewmaker, Michael@Energy" w:date="2022-11-03T17:09:00Z">
        <w:r w:rsidR="00D97FC7">
          <w:rPr>
            <w:rFonts w:eastAsia="Segoe UI"/>
            <w:color w:val="24292F"/>
            <w:sz w:val="21"/>
            <w:szCs w:val="21"/>
          </w:rPr>
          <w:t xml:space="preserve"> </w:t>
        </w:r>
        <w:r w:rsidR="00D97FC7">
          <w:rPr>
            <w:rStyle w:val="normaltextrun"/>
            <w:rFonts w:ascii="Calibri" w:hAnsi="Calibri" w:cs="Calibri"/>
            <w:b/>
            <w:bCs/>
            <w:color w:val="D13438"/>
            <w:sz w:val="21"/>
            <w:szCs w:val="21"/>
            <w:bdr w:val="none" w:sz="0" w:space="0" w:color="auto" w:frame="1"/>
          </w:rPr>
          <w:t>DSP: fixed</w:t>
        </w:r>
      </w:ins>
    </w:p>
    <w:p w14:paraId="2FA80764" w14:textId="32C9A0AA" w:rsidR="00B817DB" w:rsidRPr="007E38D5" w:rsidRDefault="0EB2F79F" w:rsidP="4B9BE83D">
      <w:pPr>
        <w:pStyle w:val="ListParagraph"/>
        <w:numPr>
          <w:ilvl w:val="1"/>
          <w:numId w:val="3"/>
        </w:numPr>
        <w:spacing w:after="0"/>
        <w:rPr>
          <w:color w:val="24292F"/>
          <w:sz w:val="21"/>
          <w:szCs w:val="21"/>
        </w:rPr>
      </w:pPr>
      <w:r w:rsidRPr="007E38D5">
        <w:rPr>
          <w:rFonts w:eastAsia="Segoe UI"/>
          <w:color w:val="24292F"/>
          <w:sz w:val="21"/>
          <w:szCs w:val="21"/>
        </w:rPr>
        <w:t xml:space="preserve">Added </w:t>
      </w:r>
      <w:r w:rsidRPr="007E38D5">
        <w:rPr>
          <w:rFonts w:eastAsia="Segoe UI"/>
          <w:b/>
          <w:bCs/>
          <w:color w:val="24292F"/>
          <w:sz w:val="21"/>
          <w:szCs w:val="21"/>
        </w:rPr>
        <w:t>allowed value = EER/</w:t>
      </w:r>
      <w:r w:rsidR="31E4C8D1" w:rsidRPr="007E38D5">
        <w:rPr>
          <w:rFonts w:eastAsia="Segoe UI"/>
          <w:b/>
          <w:bCs/>
          <w:color w:val="24292F"/>
          <w:sz w:val="21"/>
          <w:szCs w:val="21"/>
        </w:rPr>
        <w:t>S</w:t>
      </w:r>
      <w:r w:rsidRPr="007E38D5">
        <w:rPr>
          <w:rFonts w:eastAsia="Segoe UI"/>
          <w:b/>
          <w:bCs/>
          <w:color w:val="24292F"/>
          <w:sz w:val="21"/>
          <w:szCs w:val="21"/>
        </w:rPr>
        <w:t>EER, EER2/</w:t>
      </w:r>
      <w:r w:rsidR="50663A58" w:rsidRPr="007E38D5">
        <w:rPr>
          <w:rFonts w:eastAsia="Segoe UI"/>
          <w:b/>
          <w:bCs/>
          <w:color w:val="24292F"/>
          <w:sz w:val="21"/>
          <w:szCs w:val="21"/>
        </w:rPr>
        <w:t>S</w:t>
      </w:r>
      <w:r w:rsidRPr="007E38D5">
        <w:rPr>
          <w:rFonts w:eastAsia="Segoe UI"/>
          <w:b/>
          <w:bCs/>
          <w:color w:val="24292F"/>
          <w:sz w:val="21"/>
          <w:szCs w:val="21"/>
        </w:rPr>
        <w:t xml:space="preserve">EER2, CEER, EER or EER2 </w:t>
      </w:r>
    </w:p>
    <w:p w14:paraId="39A34876" w14:textId="32EB9B29" w:rsidR="15AE10E3" w:rsidRPr="007E38D5" w:rsidRDefault="15AE10E3" w:rsidP="15AE10E3">
      <w:pPr>
        <w:spacing w:after="0"/>
        <w:rPr>
          <w:rFonts w:eastAsia="Segoe UI" w:cstheme="minorHAnsi"/>
          <w:b/>
          <w:bCs/>
          <w:color w:val="24292F"/>
          <w:sz w:val="21"/>
          <w:szCs w:val="21"/>
        </w:rPr>
      </w:pPr>
    </w:p>
    <w:p w14:paraId="4BB040D3" w14:textId="18E21CD9" w:rsidR="660F1C16" w:rsidRPr="007E38D5" w:rsidRDefault="660F1C16" w:rsidP="4B9BE83D">
      <w:pPr>
        <w:spacing w:after="0"/>
        <w:rPr>
          <w:u w:val="single"/>
        </w:rPr>
      </w:pPr>
      <w:r w:rsidRPr="007E38D5">
        <w:rPr>
          <w:u w:val="single"/>
        </w:rPr>
        <w:t>CF2R-ENV-0</w:t>
      </w:r>
      <w:r w:rsidR="5492E1C1" w:rsidRPr="007E38D5">
        <w:rPr>
          <w:u w:val="single"/>
        </w:rPr>
        <w:t>3</w:t>
      </w:r>
    </w:p>
    <w:p w14:paraId="713DCF04" w14:textId="74A6880C" w:rsidR="009153BE" w:rsidRPr="007E38D5" w:rsidRDefault="45618EAF" w:rsidP="4B9BE83D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7E38D5">
        <w:t>A06</w:t>
      </w:r>
      <w:r w:rsidR="660F1C16" w:rsidRPr="007E38D5">
        <w:t xml:space="preserve"> – revised pseudo code</w:t>
      </w:r>
      <w:r w:rsidR="1631D2C9" w:rsidRPr="007E38D5">
        <w:t xml:space="preserve"> to include </w:t>
      </w:r>
      <w:r w:rsidR="5C0B6838" w:rsidRPr="007E38D5">
        <w:t xml:space="preserve">value </w:t>
      </w:r>
      <w:proofErr w:type="gramStart"/>
      <w:r w:rsidR="1631D2C9" w:rsidRPr="007E38D5">
        <w:rPr>
          <w:b/>
          <w:bCs/>
        </w:rPr>
        <w:t>None</w:t>
      </w:r>
      <w:proofErr w:type="gramEnd"/>
      <w:ins w:id="4" w:author="Shewmaker, Michael@Energy" w:date="2022-11-03T17:09:00Z">
        <w:r w:rsidR="00D97FC7">
          <w:rPr>
            <w:b/>
            <w:bCs/>
          </w:rPr>
          <w:t xml:space="preserve"> </w:t>
        </w:r>
        <w:r w:rsidR="00D97FC7">
          <w:rPr>
            <w:rStyle w:val="normaltextrun"/>
            <w:rFonts w:ascii="Calibri" w:hAnsi="Calibri" w:cs="Calibri"/>
            <w:b/>
            <w:bCs/>
            <w:color w:val="D13438"/>
            <w:u w:val="single"/>
            <w:shd w:val="clear" w:color="auto" w:fill="FFFFFF"/>
          </w:rPr>
          <w:t xml:space="preserve">DSP: fixed BUT change is to the base schema </w:t>
        </w:r>
        <w:proofErr w:type="spellStart"/>
        <w:r w:rsidR="00D97FC7">
          <w:rPr>
            <w:rStyle w:val="spellingerror"/>
            <w:rFonts w:ascii="Calibri" w:hAnsi="Calibri" w:cs="Calibri"/>
            <w:b/>
            <w:bCs/>
            <w:color w:val="D13438"/>
            <w:u w:val="single"/>
            <w:shd w:val="clear" w:color="auto" w:fill="FFFFFF"/>
          </w:rPr>
          <w:t>ResEnvelope</w:t>
        </w:r>
        <w:proofErr w:type="spellEnd"/>
        <w:r w:rsidR="00D97FC7">
          <w:rPr>
            <w:rStyle w:val="normaltextrun"/>
            <w:rFonts w:ascii="Calibri" w:hAnsi="Calibri" w:cs="Calibri"/>
            <w:b/>
            <w:bCs/>
            <w:color w:val="D13438"/>
            <w:u w:val="single"/>
            <w:shd w:val="clear" w:color="auto" w:fill="FFFFFF"/>
          </w:rPr>
          <w:t xml:space="preserve">: </w:t>
        </w:r>
        <w:proofErr w:type="spellStart"/>
        <w:r w:rsidR="00D97FC7">
          <w:rPr>
            <w:rStyle w:val="spellingerror"/>
            <w:rFonts w:ascii="Calibri" w:hAnsi="Calibri" w:cs="Calibri"/>
            <w:b/>
            <w:bCs/>
            <w:color w:val="D13438"/>
            <w:u w:val="single"/>
            <w:shd w:val="clear" w:color="auto" w:fill="FFFFFF"/>
          </w:rPr>
          <w:t>InsulationType</w:t>
        </w:r>
        <w:proofErr w:type="spellEnd"/>
        <w:r w:rsidR="00D97FC7">
          <w:rPr>
            <w:rStyle w:val="normaltextrun"/>
            <w:rFonts w:ascii="Calibri" w:hAnsi="Calibri" w:cs="Calibri"/>
            <w:b/>
            <w:bCs/>
            <w:color w:val="D13438"/>
            <w:u w:val="single"/>
            <w:shd w:val="clear" w:color="auto" w:fill="FFFFFF"/>
          </w:rPr>
          <w:t xml:space="preserve"> added </w:t>
        </w:r>
        <w:proofErr w:type="spellStart"/>
        <w:r w:rsidR="00D97FC7">
          <w:rPr>
            <w:rStyle w:val="spellingerror"/>
            <w:rFonts w:ascii="Calibri" w:hAnsi="Calibri" w:cs="Calibri"/>
            <w:b/>
            <w:bCs/>
            <w:color w:val="D13438"/>
            <w:u w:val="single"/>
            <w:shd w:val="clear" w:color="auto" w:fill="FFFFFF"/>
          </w:rPr>
          <w:t>NoInsulation</w:t>
        </w:r>
        <w:proofErr w:type="spellEnd"/>
        <w:r w:rsidR="00D97FC7">
          <w:rPr>
            <w:rStyle w:val="normaltextrun"/>
            <w:rFonts w:ascii="Calibri" w:hAnsi="Calibri" w:cs="Calibri"/>
            <w:b/>
            <w:bCs/>
            <w:color w:val="D13438"/>
            <w:u w:val="single"/>
            <w:shd w:val="clear" w:color="auto" w:fill="FFFFFF"/>
          </w:rPr>
          <w:t xml:space="preserve"> display term None</w:t>
        </w:r>
      </w:ins>
    </w:p>
    <w:p w14:paraId="777F0EEB" w14:textId="7F1772E1" w:rsidR="3A510891" w:rsidRPr="007E38D5" w:rsidRDefault="3A510891" w:rsidP="3A510891">
      <w:pPr>
        <w:spacing w:after="0"/>
        <w:rPr>
          <w:rFonts w:cstheme="minorHAnsi"/>
          <w:u w:val="single"/>
        </w:rPr>
      </w:pPr>
    </w:p>
    <w:p w14:paraId="5B73ED23" w14:textId="77777777" w:rsidR="00767454" w:rsidRPr="007E38D5" w:rsidRDefault="00767454" w:rsidP="00767454">
      <w:pPr>
        <w:spacing w:after="0"/>
        <w:rPr>
          <w:u w:val="single"/>
        </w:rPr>
      </w:pPr>
      <w:bookmarkStart w:id="5" w:name="_Hlk103953246"/>
      <w:r w:rsidRPr="007E38D5">
        <w:rPr>
          <w:u w:val="single"/>
        </w:rPr>
        <w:t>CF3R-EXC-20</w:t>
      </w:r>
    </w:p>
    <w:p w14:paraId="095D493C" w14:textId="6AF5ABA9" w:rsidR="00767454" w:rsidRPr="007E38D5" w:rsidRDefault="00767454" w:rsidP="00767454">
      <w:pPr>
        <w:pStyle w:val="ListParagraph"/>
        <w:numPr>
          <w:ilvl w:val="0"/>
          <w:numId w:val="1"/>
        </w:numPr>
        <w:spacing w:after="0"/>
        <w:rPr>
          <w:rFonts w:eastAsiaTheme="minorEastAsia"/>
          <w:color w:val="242424"/>
          <w:u w:val="single"/>
        </w:rPr>
      </w:pPr>
      <w:r w:rsidRPr="007E38D5">
        <w:t>J03 – revised filed name to EER</w:t>
      </w:r>
      <w:r w:rsidRPr="007E38D5">
        <w:rPr>
          <w:b/>
        </w:rPr>
        <w:t>/EER2</w:t>
      </w:r>
      <w:r w:rsidRPr="007E38D5">
        <w:rPr>
          <w:b/>
          <w:bCs/>
        </w:rPr>
        <w:t>/CEER</w:t>
      </w:r>
      <w:ins w:id="6" w:author="Shewmaker, Michael@Energy" w:date="2022-11-03T17:09:00Z">
        <w:r w:rsidR="0000485A">
          <w:rPr>
            <w:b/>
            <w:bCs/>
          </w:rPr>
          <w:t xml:space="preserve"> </w:t>
        </w:r>
        <w:r w:rsidR="0000485A">
          <w:rPr>
            <w:rStyle w:val="normaltextrun"/>
            <w:rFonts w:ascii="Calibri" w:hAnsi="Calibri" w:cs="Calibri"/>
            <w:b/>
            <w:bCs/>
            <w:color w:val="D13438"/>
            <w:bdr w:val="none" w:sz="0" w:space="0" w:color="auto" w:frame="1"/>
          </w:rPr>
          <w:t>DSP: fixed</w:t>
        </w:r>
      </w:ins>
    </w:p>
    <w:p w14:paraId="5ACF3D64" w14:textId="55ABE8F7" w:rsidR="00767454" w:rsidRPr="007E38D5" w:rsidRDefault="00767454" w:rsidP="00767454">
      <w:pPr>
        <w:pStyle w:val="ListParagraph"/>
        <w:numPr>
          <w:ilvl w:val="0"/>
          <w:numId w:val="1"/>
        </w:numPr>
        <w:spacing w:after="0"/>
        <w:rPr>
          <w:rFonts w:eastAsiaTheme="minorEastAsia"/>
          <w:color w:val="242424"/>
          <w:u w:val="single"/>
        </w:rPr>
      </w:pPr>
      <w:r w:rsidRPr="007E38D5">
        <w:t>J04 - revised filed name to SEER</w:t>
      </w:r>
      <w:r w:rsidRPr="007E38D5">
        <w:rPr>
          <w:b/>
        </w:rPr>
        <w:t>/SEER2</w:t>
      </w:r>
      <w:r w:rsidRPr="007E38D5">
        <w:t xml:space="preserve"> </w:t>
      </w:r>
      <w:ins w:id="7" w:author="Shewmaker, Michael@Energy" w:date="2022-11-03T17:10:00Z">
        <w:r w:rsidR="0000485A">
          <w:rPr>
            <w:rStyle w:val="normaltextrun"/>
            <w:rFonts w:ascii="Calibri" w:hAnsi="Calibri" w:cs="Calibri"/>
            <w:color w:val="D13438"/>
            <w:bdr w:val="none" w:sz="0" w:space="0" w:color="auto" w:frame="1"/>
          </w:rPr>
          <w:t>DSP: Fixed</w:t>
        </w:r>
      </w:ins>
    </w:p>
    <w:p w14:paraId="5B7300D0" w14:textId="26C2CDE9" w:rsidR="00767454" w:rsidRPr="007E38D5" w:rsidRDefault="00767454" w:rsidP="00767454">
      <w:pPr>
        <w:pStyle w:val="ListParagraph"/>
        <w:numPr>
          <w:ilvl w:val="1"/>
          <w:numId w:val="1"/>
        </w:numPr>
        <w:spacing w:after="0"/>
        <w:rPr>
          <w:color w:val="242424"/>
        </w:rPr>
      </w:pPr>
      <w:r w:rsidRPr="007E38D5">
        <w:t>Allow NA</w:t>
      </w:r>
      <w:ins w:id="8" w:author="Shewmaker, Michael@Energy" w:date="2022-11-03T17:10:00Z">
        <w:r w:rsidR="0000485A">
          <w:t xml:space="preserve"> </w:t>
        </w:r>
        <w:r w:rsidR="0000485A">
          <w:rPr>
            <w:rStyle w:val="normaltextrun"/>
            <w:rFonts w:ascii="Calibri" w:hAnsi="Calibri" w:cs="Calibri"/>
            <w:color w:val="D13438"/>
            <w:u w:val="single"/>
            <w:shd w:val="clear" w:color="auto" w:fill="FFFFFF"/>
          </w:rPr>
          <w:t>DSP: Already has choice with NA</w:t>
        </w:r>
      </w:ins>
    </w:p>
    <w:p w14:paraId="2AAEF4F3" w14:textId="77777777" w:rsidR="004F48CB" w:rsidRPr="007E38D5" w:rsidRDefault="004F48CB" w:rsidP="00304D48">
      <w:pPr>
        <w:spacing w:after="0"/>
        <w:rPr>
          <w:rFonts w:cstheme="minorHAnsi"/>
          <w:u w:val="single"/>
        </w:rPr>
      </w:pPr>
    </w:p>
    <w:p w14:paraId="2010FDBA" w14:textId="1B446A4E" w:rsidR="00304D48" w:rsidRPr="007E38D5" w:rsidRDefault="00304D48" w:rsidP="00304D48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CF2R-MCH-01a</w:t>
      </w:r>
    </w:p>
    <w:p w14:paraId="46E29E5D" w14:textId="73BBE853" w:rsidR="00304D48" w:rsidRPr="007E38D5" w:rsidRDefault="00304D48" w:rsidP="4B9BE83D">
      <w:pPr>
        <w:numPr>
          <w:ilvl w:val="0"/>
          <w:numId w:val="22"/>
        </w:numPr>
        <w:spacing w:after="0"/>
        <w:rPr>
          <w:b/>
          <w:bCs/>
          <w:color w:val="FF0000"/>
        </w:rPr>
      </w:pPr>
      <w:r w:rsidRPr="007E38D5">
        <w:t>F04, N04 – revised pseudo code</w:t>
      </w:r>
      <w:r w:rsidR="35A5C423" w:rsidRPr="007E38D5">
        <w:t xml:space="preserve"> </w:t>
      </w:r>
      <w:r w:rsidR="35A5C423" w:rsidRPr="007E38D5">
        <w:rPr>
          <w:color w:val="FF0000"/>
        </w:rPr>
        <w:t xml:space="preserve">– </w:t>
      </w:r>
      <w:r w:rsidR="005305F4" w:rsidRPr="007E38D5">
        <w:rPr>
          <w:color w:val="FF0000"/>
        </w:rPr>
        <w:t>doc. layout</w:t>
      </w:r>
      <w:r w:rsidR="35A5C423" w:rsidRPr="007E38D5">
        <w:rPr>
          <w:color w:val="FF0000"/>
        </w:rPr>
        <w:t xml:space="preserve"> </w:t>
      </w:r>
      <w:r w:rsidR="6374F3A2" w:rsidRPr="007E38D5">
        <w:rPr>
          <w:color w:val="FF0000"/>
        </w:rPr>
        <w:t xml:space="preserve">change </w:t>
      </w:r>
      <w:r w:rsidR="35A5C423" w:rsidRPr="007E38D5">
        <w:rPr>
          <w:color w:val="FF0000"/>
        </w:rPr>
        <w:t xml:space="preserve">only </w:t>
      </w:r>
    </w:p>
    <w:p w14:paraId="7EE22ECC" w14:textId="0FD65E3D" w:rsidR="00304D48" w:rsidRPr="007E38D5" w:rsidRDefault="00304D48" w:rsidP="00304D48">
      <w:pPr>
        <w:numPr>
          <w:ilvl w:val="1"/>
          <w:numId w:val="22"/>
        </w:numPr>
        <w:spacing w:after="0"/>
        <w:rPr>
          <w:rFonts w:cstheme="minorHAnsi"/>
          <w:bCs/>
        </w:rPr>
      </w:pPr>
      <w:r w:rsidRPr="007E38D5">
        <w:rPr>
          <w:rFonts w:cstheme="minorHAnsi"/>
          <w:b/>
        </w:rPr>
        <w:t>EER/SEER</w:t>
      </w:r>
      <w:r w:rsidR="00063600" w:rsidRPr="007E38D5">
        <w:rPr>
          <w:rFonts w:cstheme="minorHAnsi"/>
          <w:b/>
          <w:bCs/>
        </w:rPr>
        <w:t xml:space="preserve">, EER2/SEER2 </w:t>
      </w:r>
      <w:r w:rsidR="00063600" w:rsidRPr="007E38D5">
        <w:rPr>
          <w:rFonts w:cstheme="minorHAnsi"/>
          <w:bCs/>
        </w:rPr>
        <w:t>instead of SEER/EER, SEER2/EER2</w:t>
      </w:r>
    </w:p>
    <w:p w14:paraId="462A4038" w14:textId="77777777" w:rsidR="00304D48" w:rsidRPr="007E38D5" w:rsidRDefault="00304D48" w:rsidP="00304D48">
      <w:pPr>
        <w:numPr>
          <w:ilvl w:val="0"/>
          <w:numId w:val="22"/>
        </w:numPr>
        <w:spacing w:after="0"/>
        <w:rPr>
          <w:rFonts w:cstheme="minorHAnsi"/>
          <w:bCs/>
        </w:rPr>
      </w:pPr>
      <w:r w:rsidRPr="007E38D5">
        <w:rPr>
          <w:rFonts w:cstheme="minorHAnsi"/>
          <w:bCs/>
        </w:rPr>
        <w:t>J12, J13</w:t>
      </w:r>
      <w:r w:rsidRPr="007E38D5">
        <w:rPr>
          <w:rFonts w:cstheme="minorHAnsi"/>
          <w:b/>
        </w:rPr>
        <w:t xml:space="preserve"> </w:t>
      </w:r>
      <w:r w:rsidRPr="007E38D5">
        <w:rPr>
          <w:rFonts w:cstheme="minorHAnsi"/>
          <w:bCs/>
        </w:rPr>
        <w:t>– revised pseudo code</w:t>
      </w:r>
    </w:p>
    <w:p w14:paraId="5DEE84C6" w14:textId="77777777" w:rsidR="00304D48" w:rsidRPr="007E38D5" w:rsidRDefault="00304D48" w:rsidP="00304D48">
      <w:pPr>
        <w:numPr>
          <w:ilvl w:val="1"/>
          <w:numId w:val="22"/>
        </w:numPr>
        <w:spacing w:after="0"/>
        <w:rPr>
          <w:rFonts w:cstheme="minorHAnsi"/>
          <w:bCs/>
        </w:rPr>
      </w:pPr>
      <w:r w:rsidRPr="007E38D5">
        <w:rPr>
          <w:rFonts w:cstheme="minorHAnsi"/>
          <w:b/>
          <w:bCs/>
        </w:rPr>
        <w:t>EER or SEER</w:t>
      </w:r>
      <w:r w:rsidRPr="007E38D5">
        <w:rPr>
          <w:rFonts w:cstheme="minorHAnsi"/>
          <w:bCs/>
        </w:rPr>
        <w:t xml:space="preserve"> instead of SEER or EER</w:t>
      </w:r>
    </w:p>
    <w:p w14:paraId="6CE6F440" w14:textId="796AA037" w:rsidR="00B817DB" w:rsidRPr="007E38D5" w:rsidRDefault="006908B7" w:rsidP="006908B7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CF2R-MCH-01</w:t>
      </w:r>
      <w:r w:rsidR="00C27546" w:rsidRPr="007E38D5">
        <w:rPr>
          <w:rFonts w:cstheme="minorHAnsi"/>
          <w:u w:val="single"/>
        </w:rPr>
        <w:t>b</w:t>
      </w:r>
    </w:p>
    <w:bookmarkEnd w:id="5"/>
    <w:p w14:paraId="14DB8E60" w14:textId="48C87EF8" w:rsidR="007A528A" w:rsidRPr="007E38D5" w:rsidRDefault="009153BE" w:rsidP="4B9BE83D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7E38D5">
        <w:t>C06</w:t>
      </w:r>
      <w:r w:rsidR="00E33A99" w:rsidRPr="007E38D5">
        <w:t xml:space="preserve"> – revised </w:t>
      </w:r>
      <w:r w:rsidR="007A528A" w:rsidRPr="007E38D5">
        <w:t>pseudo code</w:t>
      </w:r>
    </w:p>
    <w:p w14:paraId="1A983D88" w14:textId="77777777" w:rsidR="00305043" w:rsidRPr="007E38D5" w:rsidRDefault="002A40AB" w:rsidP="4B9BE83D">
      <w:pPr>
        <w:pStyle w:val="ListParagraph"/>
        <w:numPr>
          <w:ilvl w:val="1"/>
          <w:numId w:val="22"/>
        </w:numPr>
        <w:spacing w:after="0"/>
        <w:rPr>
          <w:b/>
          <w:bCs/>
        </w:rPr>
      </w:pPr>
      <w:r w:rsidRPr="007E38D5">
        <w:lastRenderedPageBreak/>
        <w:t xml:space="preserve">AFUE = </w:t>
      </w:r>
      <w:r w:rsidRPr="007E38D5">
        <w:rPr>
          <w:b/>
          <w:bCs/>
        </w:rPr>
        <w:t>0.80</w:t>
      </w:r>
    </w:p>
    <w:p w14:paraId="335EDB74" w14:textId="18D23D3A" w:rsidR="346C9471" w:rsidRPr="007E38D5" w:rsidRDefault="346C9471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7E38D5">
        <w:t>C03</w:t>
      </w:r>
      <w:r w:rsidR="66ABD703" w:rsidRPr="007E38D5">
        <w:t xml:space="preserve"> – </w:t>
      </w:r>
      <w:r w:rsidRPr="007E38D5">
        <w:t>r</w:t>
      </w:r>
      <w:r w:rsidR="19A58B0D" w:rsidRPr="007E38D5">
        <w:t xml:space="preserve">evert </w:t>
      </w:r>
      <w:r w:rsidRPr="007E38D5">
        <w:rPr>
          <w:rFonts w:eastAsia="Calibri"/>
          <w:color w:val="000000" w:themeColor="text1"/>
        </w:rPr>
        <w:t>the deleted language from C03 to their original state</w:t>
      </w:r>
    </w:p>
    <w:p w14:paraId="367C9045" w14:textId="4EF7498F" w:rsidR="346C9471" w:rsidRPr="007E38D5" w:rsidRDefault="346C9471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7E38D5">
        <w:t>C07</w:t>
      </w:r>
      <w:r w:rsidR="702224CA" w:rsidRPr="007E38D5">
        <w:t xml:space="preserve"> – </w:t>
      </w:r>
      <w:r w:rsidRPr="007E38D5">
        <w:t>r</w:t>
      </w:r>
      <w:r w:rsidR="05B1AEC4" w:rsidRPr="007E38D5">
        <w:t xml:space="preserve">evert </w:t>
      </w:r>
      <w:r w:rsidRPr="007E38D5">
        <w:rPr>
          <w:rFonts w:eastAsia="Calibri"/>
          <w:color w:val="000000" w:themeColor="text1"/>
        </w:rPr>
        <w:t>the deleted language from C07 to their original state</w:t>
      </w:r>
    </w:p>
    <w:p w14:paraId="05CAF938" w14:textId="0DE482DC" w:rsidR="00C456DC" w:rsidRPr="007E38D5" w:rsidRDefault="00304D48" w:rsidP="4B9BE83D">
      <w:pPr>
        <w:numPr>
          <w:ilvl w:val="0"/>
          <w:numId w:val="22"/>
        </w:numPr>
        <w:spacing w:after="0"/>
        <w:rPr>
          <w:b/>
          <w:bCs/>
        </w:rPr>
      </w:pPr>
      <w:bookmarkStart w:id="9" w:name="_Hlk114849335"/>
      <w:r w:rsidRPr="007E38D5">
        <w:t>C</w:t>
      </w:r>
      <w:r w:rsidR="00C456DC" w:rsidRPr="007E38D5">
        <w:t>0</w:t>
      </w:r>
      <w:r w:rsidRPr="007E38D5">
        <w:t>9</w:t>
      </w:r>
      <w:r w:rsidR="00C456DC" w:rsidRPr="007E38D5">
        <w:t xml:space="preserve">, </w:t>
      </w:r>
      <w:r w:rsidR="000F73E8" w:rsidRPr="007E38D5">
        <w:t>C10, C10b</w:t>
      </w:r>
      <w:r w:rsidR="00C456DC" w:rsidRPr="007E38D5">
        <w:t xml:space="preserve"> – revised pseudo code</w:t>
      </w:r>
      <w:r w:rsidR="212359AA" w:rsidRPr="007E38D5">
        <w:t xml:space="preserve"> </w:t>
      </w:r>
      <w:r w:rsidR="212359AA" w:rsidRPr="007E38D5">
        <w:rPr>
          <w:color w:val="FF0000"/>
        </w:rPr>
        <w:t xml:space="preserve">– </w:t>
      </w:r>
      <w:r w:rsidR="00504750" w:rsidRPr="007E38D5">
        <w:rPr>
          <w:color w:val="FF0000"/>
        </w:rPr>
        <w:t xml:space="preserve">doc. layout </w:t>
      </w:r>
      <w:r w:rsidR="212359AA" w:rsidRPr="007E38D5">
        <w:rPr>
          <w:color w:val="FF0000"/>
        </w:rPr>
        <w:t>change only</w:t>
      </w:r>
    </w:p>
    <w:p w14:paraId="56C798A8" w14:textId="7921ADE7" w:rsidR="00C456DC" w:rsidRPr="007E38D5" w:rsidRDefault="00C456DC" w:rsidP="00C456DC">
      <w:pPr>
        <w:numPr>
          <w:ilvl w:val="1"/>
          <w:numId w:val="22"/>
        </w:numPr>
        <w:spacing w:after="0"/>
        <w:rPr>
          <w:rFonts w:cstheme="minorHAnsi"/>
          <w:bCs/>
        </w:rPr>
      </w:pPr>
      <w:r w:rsidRPr="007E38D5">
        <w:rPr>
          <w:rFonts w:cstheme="minorHAnsi"/>
          <w:b/>
        </w:rPr>
        <w:t>EER/SEER</w:t>
      </w:r>
      <w:r w:rsidR="00063600" w:rsidRPr="007E38D5">
        <w:rPr>
          <w:rFonts w:cstheme="minorHAnsi"/>
          <w:b/>
          <w:bCs/>
        </w:rPr>
        <w:t xml:space="preserve">, EER2/SEER2 </w:t>
      </w:r>
      <w:r w:rsidR="00063600" w:rsidRPr="007E38D5">
        <w:rPr>
          <w:rFonts w:cstheme="minorHAnsi"/>
          <w:bCs/>
        </w:rPr>
        <w:t>instead of SEER/EER, SEER2/EER2</w:t>
      </w:r>
    </w:p>
    <w:bookmarkEnd w:id="9"/>
    <w:p w14:paraId="003D4602" w14:textId="77777777" w:rsidR="00C456DC" w:rsidRPr="007E38D5" w:rsidRDefault="00C456DC" w:rsidP="00305043">
      <w:pPr>
        <w:spacing w:after="0"/>
        <w:rPr>
          <w:rFonts w:cstheme="minorHAnsi"/>
          <w:u w:val="single"/>
        </w:rPr>
      </w:pPr>
    </w:p>
    <w:p w14:paraId="72789DDE" w14:textId="7245F10C" w:rsidR="00092C75" w:rsidRPr="007E38D5" w:rsidRDefault="00305043" w:rsidP="00305043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CF2R-MCH-01</w:t>
      </w:r>
      <w:r w:rsidR="00092C75" w:rsidRPr="007E38D5">
        <w:rPr>
          <w:rFonts w:cstheme="minorHAnsi"/>
          <w:u w:val="single"/>
        </w:rPr>
        <w:t>c</w:t>
      </w:r>
    </w:p>
    <w:p w14:paraId="4D7D4BCD" w14:textId="58D48EDD" w:rsidR="005F289C" w:rsidRPr="007E38D5" w:rsidRDefault="00092C75" w:rsidP="4B9BE83D">
      <w:pPr>
        <w:pStyle w:val="ListParagraph"/>
        <w:numPr>
          <w:ilvl w:val="0"/>
          <w:numId w:val="22"/>
        </w:numPr>
        <w:spacing w:after="0"/>
      </w:pPr>
      <w:r w:rsidRPr="007E38D5">
        <w:t>Section</w:t>
      </w:r>
      <w:r w:rsidR="002A4E2C" w:rsidRPr="007E38D5">
        <w:t>s</w:t>
      </w:r>
      <w:r w:rsidRPr="007E38D5">
        <w:t xml:space="preserve"> D, E,</w:t>
      </w:r>
      <w:r w:rsidR="002A4E2C" w:rsidRPr="007E38D5">
        <w:t xml:space="preserve"> G</w:t>
      </w:r>
      <w:r w:rsidR="001A413A" w:rsidRPr="007E38D5">
        <w:t xml:space="preserve">, </w:t>
      </w:r>
      <w:r w:rsidR="002A4E2C" w:rsidRPr="007E38D5">
        <w:t>H</w:t>
      </w:r>
      <w:r w:rsidR="50C18823" w:rsidRPr="007E38D5">
        <w:t xml:space="preserve"> – </w:t>
      </w:r>
      <w:proofErr w:type="spellStart"/>
      <w:r w:rsidR="50C18823" w:rsidRPr="007E38D5">
        <w:t>CalculationsAndRules</w:t>
      </w:r>
      <w:proofErr w:type="spellEnd"/>
      <w:r w:rsidR="50C18823" w:rsidRPr="007E38D5">
        <w:t xml:space="preserve"> </w:t>
      </w:r>
      <w:r w:rsidR="0099693D" w:rsidRPr="007E38D5">
        <w:t xml:space="preserve">– </w:t>
      </w:r>
      <w:r w:rsidR="00395D7C" w:rsidRPr="007E38D5">
        <w:t>revised pseudo code</w:t>
      </w:r>
    </w:p>
    <w:p w14:paraId="71211254" w14:textId="1CDFB707" w:rsidR="00C15288" w:rsidRPr="007E38D5" w:rsidRDefault="0099693D" w:rsidP="4B9BE83D">
      <w:pPr>
        <w:pStyle w:val="ListParagraph"/>
        <w:numPr>
          <w:ilvl w:val="1"/>
          <w:numId w:val="22"/>
        </w:numPr>
        <w:spacing w:after="0"/>
      </w:pPr>
      <w:r w:rsidRPr="007E38D5">
        <w:t>added</w:t>
      </w:r>
      <w:r w:rsidR="00200B39" w:rsidRPr="007E38D5">
        <w:t xml:space="preserve"> to the </w:t>
      </w:r>
      <w:r w:rsidR="00500AD9" w:rsidRPr="007E38D5">
        <w:t>heat pump ty</w:t>
      </w:r>
      <w:r w:rsidR="005C1D45" w:rsidRPr="007E38D5">
        <w:t xml:space="preserve">pes </w:t>
      </w:r>
      <w:r w:rsidR="00500AD9" w:rsidRPr="007E38D5">
        <w:t>list the following</w:t>
      </w:r>
      <w:r w:rsidR="005C1D45" w:rsidRPr="007E38D5">
        <w:t>:</w:t>
      </w:r>
    </w:p>
    <w:p w14:paraId="71911FF4" w14:textId="77777777" w:rsidR="00200B39" w:rsidRPr="007E38D5" w:rsidRDefault="00200B39" w:rsidP="4B9BE83D">
      <w:pPr>
        <w:pStyle w:val="ListParagraph"/>
        <w:numPr>
          <w:ilvl w:val="2"/>
          <w:numId w:val="22"/>
        </w:numPr>
        <w:spacing w:after="0"/>
        <w:rPr>
          <w:b/>
          <w:bCs/>
        </w:rPr>
      </w:pPr>
      <w:r w:rsidRPr="007E38D5">
        <w:rPr>
          <w:b/>
          <w:bCs/>
        </w:rPr>
        <w:t>*</w:t>
      </w:r>
      <w:proofErr w:type="gramStart"/>
      <w:r w:rsidRPr="007E38D5">
        <w:rPr>
          <w:b/>
          <w:bCs/>
        </w:rPr>
        <w:t>SPVHP;</w:t>
      </w:r>
      <w:proofErr w:type="gramEnd"/>
      <w:r w:rsidRPr="007E38D5">
        <w:rPr>
          <w:b/>
          <w:bCs/>
        </w:rPr>
        <w:t xml:space="preserve"> </w:t>
      </w:r>
    </w:p>
    <w:p w14:paraId="049F24F6" w14:textId="77777777" w:rsidR="00367B42" w:rsidRPr="007E38D5" w:rsidRDefault="00200B39" w:rsidP="4B9BE83D">
      <w:pPr>
        <w:pStyle w:val="ListParagraph"/>
        <w:numPr>
          <w:ilvl w:val="2"/>
          <w:numId w:val="22"/>
        </w:numPr>
        <w:spacing w:after="0"/>
      </w:pPr>
      <w:r w:rsidRPr="007E38D5">
        <w:rPr>
          <w:b/>
          <w:bCs/>
        </w:rPr>
        <w:t>*PTHP</w:t>
      </w:r>
      <w:r w:rsidRPr="007E38D5">
        <w:tab/>
      </w:r>
    </w:p>
    <w:p w14:paraId="7D473820" w14:textId="2DA11506" w:rsidR="006908B7" w:rsidRPr="007E38D5" w:rsidRDefault="00AF5A32" w:rsidP="4B9BE83D">
      <w:pPr>
        <w:pStyle w:val="ListParagraph"/>
        <w:numPr>
          <w:ilvl w:val="0"/>
          <w:numId w:val="22"/>
        </w:numPr>
        <w:spacing w:after="0"/>
        <w:rPr>
          <w:color w:val="FF0000"/>
        </w:rPr>
      </w:pPr>
      <w:r w:rsidRPr="007E38D5">
        <w:t xml:space="preserve">B07 – added </w:t>
      </w:r>
      <w:r w:rsidR="000C5E3E" w:rsidRPr="007E38D5">
        <w:rPr>
          <w:b/>
          <w:bCs/>
        </w:rPr>
        <w:t xml:space="preserve">SEER/SEER2 </w:t>
      </w:r>
      <w:r w:rsidR="000C5E3E" w:rsidRPr="007E38D5">
        <w:t>to the top</w:t>
      </w:r>
      <w:r w:rsidR="007B320A" w:rsidRPr="007E38D5">
        <w:t xml:space="preserve"> </w:t>
      </w:r>
      <w:r w:rsidR="00DF7436" w:rsidRPr="007E38D5">
        <w:t xml:space="preserve">of </w:t>
      </w:r>
      <w:r w:rsidR="00912E91" w:rsidRPr="007E38D5">
        <w:t xml:space="preserve">layout </w:t>
      </w:r>
      <w:r w:rsidR="6371192D" w:rsidRPr="007E38D5">
        <w:rPr>
          <w:color w:val="FF0000"/>
        </w:rPr>
        <w:t xml:space="preserve">- </w:t>
      </w:r>
      <w:r w:rsidR="004F4E52" w:rsidRPr="007E38D5">
        <w:rPr>
          <w:color w:val="FF0000"/>
        </w:rPr>
        <w:t>doc. layout</w:t>
      </w:r>
      <w:r w:rsidR="6371192D" w:rsidRPr="007E38D5">
        <w:rPr>
          <w:color w:val="FF0000"/>
        </w:rPr>
        <w:t xml:space="preserve"> change only </w:t>
      </w:r>
    </w:p>
    <w:p w14:paraId="3CA34F81" w14:textId="34518542" w:rsidR="001E1E61" w:rsidRPr="007E38D5" w:rsidRDefault="00192B81" w:rsidP="4B9BE83D">
      <w:pPr>
        <w:pStyle w:val="ListParagraph"/>
        <w:numPr>
          <w:ilvl w:val="0"/>
          <w:numId w:val="22"/>
        </w:numPr>
        <w:spacing w:after="0"/>
        <w:rPr>
          <w:b/>
          <w:bCs/>
        </w:rPr>
      </w:pPr>
      <w:r w:rsidRPr="007E38D5">
        <w:rPr>
          <w:b/>
          <w:bCs/>
        </w:rPr>
        <w:t>B07</w:t>
      </w:r>
      <w:r w:rsidR="002D4B75" w:rsidRPr="007E38D5">
        <w:rPr>
          <w:b/>
          <w:bCs/>
        </w:rPr>
        <w:t>a</w:t>
      </w:r>
      <w:r w:rsidRPr="007E38D5">
        <w:t xml:space="preserve"> – added </w:t>
      </w:r>
      <w:r w:rsidR="002D4B75" w:rsidRPr="007E38D5">
        <w:rPr>
          <w:b/>
          <w:bCs/>
        </w:rPr>
        <w:t>Cooling Efficiency Value EER/EER2/CEER</w:t>
      </w:r>
      <w:r w:rsidR="002B55F9" w:rsidRPr="007E38D5">
        <w:rPr>
          <w:b/>
          <w:bCs/>
        </w:rPr>
        <w:t xml:space="preserve"> </w:t>
      </w:r>
      <w:r w:rsidR="002B55F9" w:rsidRPr="007E38D5">
        <w:t>to the top of layout</w:t>
      </w:r>
      <w:r w:rsidR="0F666D55" w:rsidRPr="007E38D5">
        <w:t xml:space="preserve"> </w:t>
      </w:r>
      <w:r w:rsidR="0F666D55" w:rsidRPr="007E38D5">
        <w:rPr>
          <w:color w:val="FF0000"/>
        </w:rPr>
        <w:t xml:space="preserve">– </w:t>
      </w:r>
      <w:r w:rsidR="004F4E52" w:rsidRPr="007E38D5">
        <w:rPr>
          <w:color w:val="FF0000"/>
        </w:rPr>
        <w:t>doc. layout</w:t>
      </w:r>
      <w:r w:rsidR="0F666D55" w:rsidRPr="007E38D5">
        <w:rPr>
          <w:color w:val="FF0000"/>
        </w:rPr>
        <w:t xml:space="preserve"> change only</w:t>
      </w:r>
    </w:p>
    <w:p w14:paraId="28B15842" w14:textId="757F479C" w:rsidR="007B320A" w:rsidRPr="007E38D5" w:rsidRDefault="007B320A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</w:rPr>
      </w:pPr>
      <w:r w:rsidRPr="007E38D5">
        <w:t>D07</w:t>
      </w:r>
      <w:r w:rsidR="006B1B52" w:rsidRPr="007E38D5">
        <w:t xml:space="preserve"> – </w:t>
      </w:r>
      <w:proofErr w:type="gramStart"/>
      <w:r w:rsidR="7E4862F3" w:rsidRPr="007E38D5">
        <w:rPr>
          <w:rFonts w:eastAsia="Calibri"/>
        </w:rPr>
        <w:t>deleted ”</w:t>
      </w:r>
      <w:proofErr w:type="gramEnd"/>
      <w:r w:rsidR="7E4862F3" w:rsidRPr="007E38D5">
        <w:rPr>
          <w:rFonts w:eastAsia="Calibri"/>
        </w:rPr>
        <w:t>(%)“ and added “</w:t>
      </w:r>
      <w:r w:rsidR="7E4862F3" w:rsidRPr="007E38D5">
        <w:rPr>
          <w:rFonts w:eastAsia="Calibri"/>
          <w:b/>
          <w:bCs/>
        </w:rPr>
        <w:t>Value</w:t>
      </w:r>
      <w:r w:rsidR="7E4862F3" w:rsidRPr="007E38D5">
        <w:rPr>
          <w:rFonts w:eastAsia="Calibri"/>
        </w:rPr>
        <w:t>” to the top of doc layout</w:t>
      </w:r>
      <w:r w:rsidR="28DE89D7" w:rsidRPr="007E38D5">
        <w:rPr>
          <w:rFonts w:eastAsia="Calibri"/>
        </w:rPr>
        <w:t xml:space="preserve"> </w:t>
      </w:r>
      <w:r w:rsidR="28DE89D7" w:rsidRPr="007E38D5">
        <w:rPr>
          <w:rFonts w:eastAsia="Calibri"/>
          <w:color w:val="FF0000"/>
        </w:rPr>
        <w:t xml:space="preserve">– </w:t>
      </w:r>
      <w:r w:rsidR="004F4E52" w:rsidRPr="007E38D5">
        <w:rPr>
          <w:rFonts w:eastAsia="Calibri"/>
          <w:color w:val="FF0000"/>
        </w:rPr>
        <w:t>doc. layout</w:t>
      </w:r>
      <w:r w:rsidR="28DE89D7" w:rsidRPr="007E38D5">
        <w:rPr>
          <w:rFonts w:eastAsia="Calibri"/>
          <w:color w:val="FF0000"/>
        </w:rPr>
        <w:t xml:space="preserve"> change only</w:t>
      </w:r>
    </w:p>
    <w:p w14:paraId="49D92019" w14:textId="3D9998BE" w:rsidR="00194F1E" w:rsidRPr="007E38D5" w:rsidRDefault="00194F1E" w:rsidP="4B9BE83D">
      <w:pPr>
        <w:pStyle w:val="ListParagraph"/>
        <w:numPr>
          <w:ilvl w:val="0"/>
          <w:numId w:val="22"/>
        </w:numPr>
        <w:spacing w:after="0"/>
      </w:pPr>
      <w:r w:rsidRPr="007E38D5">
        <w:t>E04</w:t>
      </w:r>
      <w:r w:rsidR="002B55F9" w:rsidRPr="007E38D5">
        <w:t xml:space="preserve"> – added </w:t>
      </w:r>
      <w:r w:rsidR="002B55F9" w:rsidRPr="007E38D5">
        <w:rPr>
          <w:b/>
          <w:bCs/>
        </w:rPr>
        <w:t xml:space="preserve">SEER/SEER2 </w:t>
      </w:r>
      <w:r w:rsidR="002B55F9" w:rsidRPr="007E38D5">
        <w:t>to the top of layout</w:t>
      </w:r>
      <w:r w:rsidR="057A6308" w:rsidRPr="007E38D5">
        <w:t xml:space="preserve"> </w:t>
      </w:r>
      <w:r w:rsidR="057A6308" w:rsidRPr="007E38D5">
        <w:rPr>
          <w:color w:val="FF0000"/>
        </w:rPr>
        <w:t xml:space="preserve">– </w:t>
      </w:r>
      <w:r w:rsidR="004F4E52" w:rsidRPr="007E38D5">
        <w:rPr>
          <w:color w:val="FF0000"/>
        </w:rPr>
        <w:t>doc. layout</w:t>
      </w:r>
      <w:r w:rsidR="057A6308" w:rsidRPr="007E38D5">
        <w:rPr>
          <w:color w:val="FF0000"/>
        </w:rPr>
        <w:t xml:space="preserve"> change only</w:t>
      </w:r>
    </w:p>
    <w:p w14:paraId="2936731D" w14:textId="1B68AF60" w:rsidR="00CF7DF2" w:rsidRPr="007E38D5" w:rsidRDefault="00912E91" w:rsidP="4B9BE83D">
      <w:pPr>
        <w:pStyle w:val="ListParagraph"/>
        <w:numPr>
          <w:ilvl w:val="0"/>
          <w:numId w:val="22"/>
        </w:numPr>
        <w:spacing w:after="0"/>
      </w:pPr>
      <w:r w:rsidRPr="007E38D5">
        <w:rPr>
          <w:b/>
          <w:bCs/>
        </w:rPr>
        <w:t>E04</w:t>
      </w:r>
      <w:r w:rsidR="00194F1E" w:rsidRPr="007E38D5">
        <w:rPr>
          <w:b/>
          <w:bCs/>
        </w:rPr>
        <w:t>b</w:t>
      </w:r>
      <w:r w:rsidRPr="007E38D5">
        <w:t xml:space="preserve"> – </w:t>
      </w:r>
      <w:r w:rsidR="00340663" w:rsidRPr="007E38D5">
        <w:t xml:space="preserve">added </w:t>
      </w:r>
      <w:r w:rsidR="00340663" w:rsidRPr="007E38D5">
        <w:rPr>
          <w:b/>
          <w:bCs/>
        </w:rPr>
        <w:t xml:space="preserve">Cooling Efficiency Value EER/EER2/CEER </w:t>
      </w:r>
      <w:r w:rsidR="002B55F9" w:rsidRPr="007E38D5">
        <w:t>to the top of doc layout</w:t>
      </w:r>
      <w:r w:rsidR="2D0BEC62" w:rsidRPr="007E38D5">
        <w:t xml:space="preserve"> </w:t>
      </w:r>
      <w:r w:rsidR="2D0BEC62" w:rsidRPr="007E38D5">
        <w:rPr>
          <w:color w:val="FF0000"/>
        </w:rPr>
        <w:t xml:space="preserve">– </w:t>
      </w:r>
      <w:r w:rsidR="004F4E52" w:rsidRPr="007E38D5">
        <w:rPr>
          <w:color w:val="FF0000"/>
        </w:rPr>
        <w:t>doc. layout</w:t>
      </w:r>
      <w:r w:rsidR="2D0BEC62" w:rsidRPr="007E38D5">
        <w:rPr>
          <w:color w:val="FF0000"/>
        </w:rPr>
        <w:t xml:space="preserve"> change only</w:t>
      </w:r>
    </w:p>
    <w:p w14:paraId="28093BF5" w14:textId="13C139D1" w:rsidR="002A558D" w:rsidRPr="007E38D5" w:rsidRDefault="00D96B6F" w:rsidP="4B9BE83D">
      <w:pPr>
        <w:pStyle w:val="ListParagraph"/>
        <w:numPr>
          <w:ilvl w:val="0"/>
          <w:numId w:val="22"/>
        </w:numPr>
      </w:pPr>
      <w:r w:rsidRPr="007E38D5">
        <w:t>E03</w:t>
      </w:r>
      <w:r w:rsidR="0070546A" w:rsidRPr="007E38D5">
        <w:t>, E04</w:t>
      </w:r>
      <w:r w:rsidR="002A558D" w:rsidRPr="007E38D5">
        <w:t xml:space="preserve">, </w:t>
      </w:r>
      <w:r w:rsidR="0070546A" w:rsidRPr="007E38D5">
        <w:t>E04b</w:t>
      </w:r>
      <w:r w:rsidR="002A558D" w:rsidRPr="007E38D5">
        <w:t xml:space="preserve"> – revised pseudo code</w:t>
      </w:r>
      <w:r w:rsidR="48BE0B23" w:rsidRPr="007E38D5">
        <w:t xml:space="preserve"> </w:t>
      </w:r>
      <w:r w:rsidR="48BE0B23" w:rsidRPr="007E38D5">
        <w:rPr>
          <w:color w:val="FF0000"/>
        </w:rPr>
        <w:t xml:space="preserve">– </w:t>
      </w:r>
      <w:r w:rsidR="004F4E52" w:rsidRPr="007E38D5">
        <w:rPr>
          <w:color w:val="FF0000"/>
        </w:rPr>
        <w:t>doc. layout</w:t>
      </w:r>
      <w:r w:rsidR="48BE0B23" w:rsidRPr="007E38D5">
        <w:rPr>
          <w:color w:val="FF0000"/>
        </w:rPr>
        <w:t xml:space="preserve"> change only</w:t>
      </w:r>
    </w:p>
    <w:p w14:paraId="054DE7DF" w14:textId="5B3C50E1" w:rsidR="002A558D" w:rsidRPr="007E38D5" w:rsidRDefault="002A558D" w:rsidP="002A558D">
      <w:pPr>
        <w:pStyle w:val="ListParagraph"/>
        <w:numPr>
          <w:ilvl w:val="1"/>
          <w:numId w:val="22"/>
        </w:numPr>
        <w:rPr>
          <w:rFonts w:cstheme="minorHAnsi"/>
        </w:rPr>
      </w:pPr>
      <w:r w:rsidRPr="007E38D5">
        <w:rPr>
          <w:rFonts w:cstheme="minorHAnsi"/>
          <w:b/>
          <w:bCs/>
        </w:rPr>
        <w:t>EER/SEER</w:t>
      </w:r>
      <w:bookmarkStart w:id="10" w:name="_Hlk114849634"/>
      <w:r w:rsidR="004A2DF8" w:rsidRPr="007E38D5">
        <w:rPr>
          <w:rFonts w:cstheme="minorHAnsi"/>
          <w:b/>
          <w:bCs/>
        </w:rPr>
        <w:t xml:space="preserve">, EER2/SEER2 </w:t>
      </w:r>
      <w:r w:rsidRPr="007E38D5">
        <w:rPr>
          <w:rFonts w:cstheme="minorHAnsi"/>
        </w:rPr>
        <w:t>instead of SEER/EER</w:t>
      </w:r>
      <w:r w:rsidR="004A2DF8" w:rsidRPr="007E38D5">
        <w:rPr>
          <w:rFonts w:cstheme="minorHAnsi"/>
        </w:rPr>
        <w:t xml:space="preserve">, </w:t>
      </w:r>
      <w:r w:rsidR="00063600" w:rsidRPr="007E38D5">
        <w:rPr>
          <w:rFonts w:cstheme="minorHAnsi"/>
        </w:rPr>
        <w:t>S</w:t>
      </w:r>
      <w:r w:rsidR="004A2DF8" w:rsidRPr="007E38D5">
        <w:rPr>
          <w:rFonts w:cstheme="minorHAnsi"/>
        </w:rPr>
        <w:t>EER</w:t>
      </w:r>
      <w:r w:rsidR="00063600" w:rsidRPr="007E38D5">
        <w:rPr>
          <w:rFonts w:cstheme="minorHAnsi"/>
        </w:rPr>
        <w:t>2/EER2</w:t>
      </w:r>
      <w:bookmarkEnd w:id="10"/>
    </w:p>
    <w:p w14:paraId="71B13E24" w14:textId="08E1F8F5" w:rsidR="00A90A97" w:rsidRPr="007E38D5" w:rsidRDefault="00B93A44" w:rsidP="4B9BE83D">
      <w:pPr>
        <w:pStyle w:val="ListParagraph"/>
        <w:numPr>
          <w:ilvl w:val="0"/>
          <w:numId w:val="22"/>
        </w:numPr>
        <w:spacing w:after="0"/>
      </w:pPr>
      <w:r w:rsidRPr="007E38D5">
        <w:t>H07</w:t>
      </w:r>
      <w:r w:rsidR="00A90A97" w:rsidRPr="007E38D5">
        <w:t xml:space="preserve">, </w:t>
      </w:r>
      <w:r w:rsidRPr="007E38D5">
        <w:t>H08</w:t>
      </w:r>
      <w:r w:rsidR="00A90A97" w:rsidRPr="007E38D5">
        <w:t xml:space="preserve">, </w:t>
      </w:r>
      <w:r w:rsidRPr="007E38D5">
        <w:t>H08b</w:t>
      </w:r>
      <w:r w:rsidR="00A90A97" w:rsidRPr="007E38D5">
        <w:t xml:space="preserve"> – revised pseudo code</w:t>
      </w:r>
      <w:r w:rsidR="0A5AA617" w:rsidRPr="007E38D5">
        <w:t xml:space="preserve"> </w:t>
      </w:r>
      <w:r w:rsidR="0A5AA617" w:rsidRPr="007E38D5">
        <w:rPr>
          <w:color w:val="FF0000"/>
        </w:rPr>
        <w:t xml:space="preserve">– </w:t>
      </w:r>
      <w:r w:rsidR="004F4E52" w:rsidRPr="007E38D5">
        <w:rPr>
          <w:color w:val="FF0000"/>
        </w:rPr>
        <w:t>doc. layout</w:t>
      </w:r>
      <w:r w:rsidR="0A5AA617" w:rsidRPr="007E38D5">
        <w:rPr>
          <w:color w:val="FF0000"/>
        </w:rPr>
        <w:t xml:space="preserve"> change only</w:t>
      </w:r>
    </w:p>
    <w:p w14:paraId="37A9E9B5" w14:textId="78B3FED6" w:rsidR="00A90A97" w:rsidRPr="007E38D5" w:rsidRDefault="00A90A97" w:rsidP="00A90A97">
      <w:pPr>
        <w:pStyle w:val="ListParagraph"/>
        <w:numPr>
          <w:ilvl w:val="1"/>
          <w:numId w:val="22"/>
        </w:numPr>
        <w:spacing w:after="0"/>
        <w:rPr>
          <w:rFonts w:cstheme="minorHAnsi"/>
        </w:rPr>
      </w:pPr>
      <w:r w:rsidRPr="007E38D5">
        <w:rPr>
          <w:rFonts w:cstheme="minorHAnsi"/>
          <w:b/>
          <w:bCs/>
        </w:rPr>
        <w:t>EER/SEER</w:t>
      </w:r>
      <w:r w:rsidR="00063600" w:rsidRPr="007E38D5">
        <w:rPr>
          <w:rFonts w:cstheme="minorHAnsi"/>
          <w:b/>
          <w:bCs/>
        </w:rPr>
        <w:t xml:space="preserve">, EER2/SEER2 </w:t>
      </w:r>
      <w:r w:rsidR="00063600" w:rsidRPr="007E38D5">
        <w:rPr>
          <w:rFonts w:cstheme="minorHAnsi"/>
        </w:rPr>
        <w:t>instead of SEER/EER, SEER2/EER2</w:t>
      </w:r>
    </w:p>
    <w:p w14:paraId="36433264" w14:textId="56E3FD8C" w:rsidR="00A53CCB" w:rsidRPr="007E38D5" w:rsidRDefault="00A53CCB" w:rsidP="4B9BE83D">
      <w:pPr>
        <w:pStyle w:val="ListParagraph"/>
        <w:numPr>
          <w:ilvl w:val="0"/>
          <w:numId w:val="22"/>
        </w:numPr>
        <w:spacing w:after="0"/>
      </w:pPr>
      <w:r w:rsidRPr="007E38D5">
        <w:t xml:space="preserve">H08 – added </w:t>
      </w:r>
      <w:r w:rsidRPr="007E38D5">
        <w:rPr>
          <w:b/>
          <w:bCs/>
        </w:rPr>
        <w:t xml:space="preserve">SEER/SEER2 </w:t>
      </w:r>
      <w:r w:rsidRPr="007E38D5">
        <w:t>to the top of layout</w:t>
      </w:r>
      <w:r w:rsidR="73CC69AE" w:rsidRPr="007E38D5">
        <w:t xml:space="preserve"> </w:t>
      </w:r>
      <w:r w:rsidR="73CC69AE" w:rsidRPr="007E38D5">
        <w:rPr>
          <w:color w:val="FF0000"/>
        </w:rPr>
        <w:t xml:space="preserve">– </w:t>
      </w:r>
      <w:r w:rsidR="00C7705F" w:rsidRPr="007E38D5">
        <w:rPr>
          <w:color w:val="FF0000"/>
        </w:rPr>
        <w:t>doc. layout</w:t>
      </w:r>
      <w:r w:rsidR="73CC69AE" w:rsidRPr="007E38D5">
        <w:rPr>
          <w:color w:val="FF0000"/>
        </w:rPr>
        <w:t xml:space="preserve"> change only</w:t>
      </w:r>
    </w:p>
    <w:p w14:paraId="4AF0FDEB" w14:textId="770839E0" w:rsidR="00A53CCB" w:rsidRPr="007E38D5" w:rsidRDefault="00A53CCB" w:rsidP="4B9BE83D">
      <w:pPr>
        <w:pStyle w:val="ListParagraph"/>
        <w:numPr>
          <w:ilvl w:val="0"/>
          <w:numId w:val="22"/>
        </w:numPr>
        <w:spacing w:after="0"/>
      </w:pPr>
      <w:r w:rsidRPr="007E38D5">
        <w:rPr>
          <w:b/>
          <w:bCs/>
        </w:rPr>
        <w:t>H08b</w:t>
      </w:r>
      <w:r w:rsidRPr="007E38D5">
        <w:t xml:space="preserve"> – added </w:t>
      </w:r>
      <w:r w:rsidRPr="007E38D5">
        <w:rPr>
          <w:b/>
          <w:bCs/>
        </w:rPr>
        <w:t xml:space="preserve">Cooling Efficiency Value EER/EER2/CEER </w:t>
      </w:r>
      <w:r w:rsidRPr="007E38D5">
        <w:t>to the top of doc layout</w:t>
      </w:r>
      <w:r w:rsidR="6015BCB3" w:rsidRPr="007E38D5">
        <w:t xml:space="preserve"> </w:t>
      </w:r>
      <w:r w:rsidR="6015BCB3" w:rsidRPr="007E38D5">
        <w:rPr>
          <w:color w:val="FF0000"/>
        </w:rPr>
        <w:t xml:space="preserve">– </w:t>
      </w:r>
      <w:r w:rsidR="00C7705F" w:rsidRPr="007E38D5">
        <w:rPr>
          <w:color w:val="FF0000"/>
        </w:rPr>
        <w:t>doc. layout</w:t>
      </w:r>
      <w:r w:rsidR="6015BCB3" w:rsidRPr="007E38D5">
        <w:rPr>
          <w:color w:val="FF0000"/>
        </w:rPr>
        <w:t xml:space="preserve"> change only</w:t>
      </w:r>
    </w:p>
    <w:p w14:paraId="043AEB63" w14:textId="0121C267" w:rsidR="7E4862F3" w:rsidRPr="007E38D5" w:rsidRDefault="7E4862F3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</w:rPr>
      </w:pPr>
      <w:r w:rsidRPr="007E38D5">
        <w:t xml:space="preserve">E04 – revised pseudo code </w:t>
      </w:r>
    </w:p>
    <w:p w14:paraId="11109C01" w14:textId="5E0F8562" w:rsidR="7E4862F3" w:rsidRPr="007E38D5" w:rsidRDefault="7E4862F3" w:rsidP="7E4862F3">
      <w:pPr>
        <w:pStyle w:val="ListParagraph"/>
        <w:numPr>
          <w:ilvl w:val="1"/>
          <w:numId w:val="22"/>
        </w:numPr>
        <w:rPr>
          <w:rFonts w:eastAsiaTheme="minorEastAsia"/>
        </w:rPr>
      </w:pPr>
      <w:r w:rsidRPr="007E38D5">
        <w:t>added CEER</w:t>
      </w:r>
      <w:r w:rsidR="76BB1A38" w:rsidRPr="007E38D5">
        <w:t>=N/A value</w:t>
      </w:r>
      <w:r w:rsidRPr="007E38D5">
        <w:t xml:space="preserve"> </w:t>
      </w:r>
    </w:p>
    <w:p w14:paraId="1D7EDBF5" w14:textId="5E0501C5" w:rsidR="7E4862F3" w:rsidRPr="007E38D5" w:rsidRDefault="7E4862F3" w:rsidP="4B9BE83D">
      <w:pPr>
        <w:pStyle w:val="ListParagraph"/>
        <w:numPr>
          <w:ilvl w:val="0"/>
          <w:numId w:val="22"/>
        </w:numPr>
        <w:rPr>
          <w:rFonts w:eastAsiaTheme="minorEastAsia"/>
        </w:rPr>
      </w:pPr>
      <w:r w:rsidRPr="007E38D5">
        <w:t xml:space="preserve">H08 – revised pseudo code </w:t>
      </w:r>
    </w:p>
    <w:p w14:paraId="3DB6AC7F" w14:textId="5D224D7F" w:rsidR="7E4862F3" w:rsidRPr="007E38D5" w:rsidRDefault="7E4862F3" w:rsidP="360C4DB7">
      <w:pPr>
        <w:pStyle w:val="ListParagraph"/>
        <w:numPr>
          <w:ilvl w:val="1"/>
          <w:numId w:val="22"/>
        </w:numPr>
        <w:spacing w:line="257" w:lineRule="auto"/>
        <w:rPr>
          <w:rFonts w:eastAsiaTheme="minorEastAsia"/>
        </w:rPr>
      </w:pPr>
      <w:r w:rsidRPr="007E38D5">
        <w:rPr>
          <w:rFonts w:eastAsia="Calibri"/>
        </w:rPr>
        <w:t xml:space="preserve">added </w:t>
      </w:r>
      <w:r w:rsidR="6D977182" w:rsidRPr="007E38D5">
        <w:t>CEER=N/A value</w:t>
      </w:r>
    </w:p>
    <w:p w14:paraId="612CEEFD" w14:textId="150B1FFC" w:rsidR="00B868BB" w:rsidRPr="007E38D5" w:rsidRDefault="00B868BB" w:rsidP="00D50267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CF2R-MCH-01d</w:t>
      </w:r>
    </w:p>
    <w:p w14:paraId="024F7CBF" w14:textId="53C089CA" w:rsidR="00C02428" w:rsidRPr="007E38D5" w:rsidRDefault="00C02428" w:rsidP="4B9BE83D">
      <w:pPr>
        <w:numPr>
          <w:ilvl w:val="0"/>
          <w:numId w:val="22"/>
        </w:numPr>
        <w:spacing w:after="0"/>
        <w:rPr>
          <w:b/>
          <w:bCs/>
        </w:rPr>
      </w:pPr>
      <w:r w:rsidRPr="007E38D5">
        <w:t>G04</w:t>
      </w:r>
      <w:r w:rsidR="00B868BB" w:rsidRPr="007E38D5">
        <w:t xml:space="preserve"> – revised pseudo code</w:t>
      </w:r>
      <w:r w:rsidR="6D6417AF" w:rsidRPr="007E38D5">
        <w:t xml:space="preserve"> </w:t>
      </w:r>
      <w:r w:rsidR="6D6417AF" w:rsidRPr="007E38D5">
        <w:rPr>
          <w:color w:val="FF0000"/>
        </w:rPr>
        <w:t xml:space="preserve">– </w:t>
      </w:r>
      <w:r w:rsidR="00C7705F" w:rsidRPr="007E38D5">
        <w:rPr>
          <w:color w:val="FF0000"/>
        </w:rPr>
        <w:t>doc. layout</w:t>
      </w:r>
      <w:r w:rsidR="6D6417AF" w:rsidRPr="007E38D5">
        <w:rPr>
          <w:color w:val="FF0000"/>
        </w:rPr>
        <w:t xml:space="preserve"> change only</w:t>
      </w:r>
    </w:p>
    <w:p w14:paraId="0C9A8198" w14:textId="77777777" w:rsidR="00B868BB" w:rsidRPr="007E38D5" w:rsidRDefault="00B868BB" w:rsidP="00B868BB">
      <w:pPr>
        <w:numPr>
          <w:ilvl w:val="1"/>
          <w:numId w:val="22"/>
        </w:numPr>
        <w:spacing w:after="0"/>
        <w:rPr>
          <w:rFonts w:cstheme="minorHAnsi"/>
          <w:bCs/>
        </w:rPr>
      </w:pPr>
      <w:r w:rsidRPr="007E38D5">
        <w:rPr>
          <w:rFonts w:cstheme="minorHAnsi"/>
          <w:b/>
        </w:rPr>
        <w:t>EER/SEER</w:t>
      </w:r>
      <w:r w:rsidRPr="007E38D5">
        <w:rPr>
          <w:rFonts w:cstheme="minorHAnsi"/>
          <w:b/>
          <w:bCs/>
        </w:rPr>
        <w:t xml:space="preserve">, EER2/SEER2 </w:t>
      </w:r>
      <w:r w:rsidRPr="007E38D5">
        <w:rPr>
          <w:rFonts w:cstheme="minorHAnsi"/>
          <w:bCs/>
        </w:rPr>
        <w:t>instead of SEER/EER, SEER2/EER2</w:t>
      </w:r>
    </w:p>
    <w:p w14:paraId="6D083CEB" w14:textId="3A68689C" w:rsidR="004F3F92" w:rsidRPr="007E38D5" w:rsidRDefault="006643A9" w:rsidP="4B9BE83D">
      <w:pPr>
        <w:numPr>
          <w:ilvl w:val="0"/>
          <w:numId w:val="22"/>
        </w:numPr>
        <w:spacing w:after="0"/>
      </w:pPr>
      <w:r w:rsidRPr="007E38D5">
        <w:t>L13</w:t>
      </w:r>
      <w:r w:rsidR="004F3F92" w:rsidRPr="007E38D5">
        <w:t xml:space="preserve">, </w:t>
      </w:r>
      <w:r w:rsidRPr="007E38D5">
        <w:t>L14</w:t>
      </w:r>
      <w:r w:rsidR="004F3F92" w:rsidRPr="007E38D5">
        <w:rPr>
          <w:b/>
          <w:bCs/>
        </w:rPr>
        <w:t xml:space="preserve"> </w:t>
      </w:r>
      <w:r w:rsidR="004F3F92" w:rsidRPr="007E38D5">
        <w:t>– revised pseudo code</w:t>
      </w:r>
      <w:r w:rsidR="2A1FE9D5" w:rsidRPr="007E38D5">
        <w:t xml:space="preserve"> </w:t>
      </w:r>
    </w:p>
    <w:p w14:paraId="7015EAD8" w14:textId="77777777" w:rsidR="004F3F92" w:rsidRPr="007E38D5" w:rsidRDefault="004F3F92" w:rsidP="004F3F92">
      <w:pPr>
        <w:numPr>
          <w:ilvl w:val="1"/>
          <w:numId w:val="22"/>
        </w:numPr>
        <w:spacing w:after="0"/>
        <w:rPr>
          <w:rFonts w:cstheme="minorHAnsi"/>
          <w:bCs/>
        </w:rPr>
      </w:pPr>
      <w:r w:rsidRPr="007E38D5">
        <w:rPr>
          <w:rFonts w:cstheme="minorHAnsi"/>
          <w:b/>
          <w:bCs/>
        </w:rPr>
        <w:t>EER or SEER</w:t>
      </w:r>
      <w:r w:rsidRPr="007E38D5">
        <w:rPr>
          <w:rFonts w:cstheme="minorHAnsi"/>
          <w:bCs/>
        </w:rPr>
        <w:t xml:space="preserve"> instead of SEER or EER</w:t>
      </w:r>
    </w:p>
    <w:p w14:paraId="7A2B79E0" w14:textId="6E1D6AB7" w:rsidR="00E003B9" w:rsidRPr="007E38D5" w:rsidRDefault="00E003B9" w:rsidP="4B9BE83D">
      <w:pPr>
        <w:numPr>
          <w:ilvl w:val="0"/>
          <w:numId w:val="22"/>
        </w:numPr>
        <w:spacing w:after="0"/>
        <w:rPr>
          <w:b/>
          <w:bCs/>
        </w:rPr>
      </w:pPr>
      <w:r w:rsidRPr="007E38D5">
        <w:t>P04 – revised pseudo code</w:t>
      </w:r>
      <w:r w:rsidR="315E088D" w:rsidRPr="007E38D5">
        <w:t xml:space="preserve"> </w:t>
      </w:r>
      <w:r w:rsidR="315E088D" w:rsidRPr="007E38D5">
        <w:rPr>
          <w:color w:val="FF0000"/>
        </w:rPr>
        <w:t xml:space="preserve">– </w:t>
      </w:r>
      <w:r w:rsidR="00C7705F" w:rsidRPr="007E38D5">
        <w:rPr>
          <w:color w:val="FF0000"/>
        </w:rPr>
        <w:t>doc. layout</w:t>
      </w:r>
      <w:r w:rsidR="315E088D" w:rsidRPr="007E38D5">
        <w:rPr>
          <w:color w:val="FF0000"/>
        </w:rPr>
        <w:t xml:space="preserve"> change only</w:t>
      </w:r>
    </w:p>
    <w:p w14:paraId="70EF908A" w14:textId="77777777" w:rsidR="00E003B9" w:rsidRPr="007E38D5" w:rsidRDefault="00E003B9" w:rsidP="00B93EBA">
      <w:pPr>
        <w:numPr>
          <w:ilvl w:val="1"/>
          <w:numId w:val="22"/>
        </w:numPr>
        <w:spacing w:after="0"/>
        <w:rPr>
          <w:rFonts w:cstheme="minorHAnsi"/>
          <w:bCs/>
        </w:rPr>
      </w:pPr>
      <w:r w:rsidRPr="007E38D5">
        <w:rPr>
          <w:rFonts w:cstheme="minorHAnsi"/>
          <w:b/>
          <w:bCs/>
        </w:rPr>
        <w:t xml:space="preserve">EER/SEER, EER2/SEER2 </w:t>
      </w:r>
      <w:r w:rsidRPr="007E38D5">
        <w:rPr>
          <w:rFonts w:cstheme="minorHAnsi"/>
          <w:bCs/>
        </w:rPr>
        <w:t>instead of SEER/EER, SEER2/EER2</w:t>
      </w:r>
    </w:p>
    <w:p w14:paraId="035EF5CC" w14:textId="77777777" w:rsidR="004F3F92" w:rsidRPr="007E38D5" w:rsidRDefault="004F3F92" w:rsidP="00B93EBA">
      <w:pPr>
        <w:spacing w:after="0"/>
        <w:ind w:left="720"/>
        <w:rPr>
          <w:rFonts w:cstheme="minorHAnsi"/>
          <w:bCs/>
        </w:rPr>
      </w:pPr>
    </w:p>
    <w:p w14:paraId="5B9357FB" w14:textId="2704C597" w:rsidR="2DD80BDD" w:rsidRPr="007E38D5" w:rsidRDefault="2DD80BDD" w:rsidP="4B9BE83D">
      <w:pPr>
        <w:spacing w:after="0"/>
        <w:rPr>
          <w:u w:val="single"/>
        </w:rPr>
      </w:pPr>
      <w:r w:rsidRPr="007E38D5">
        <w:rPr>
          <w:u w:val="single"/>
        </w:rPr>
        <w:t>CF2</w:t>
      </w:r>
      <w:r w:rsidR="43AD08E5" w:rsidRPr="007E38D5">
        <w:rPr>
          <w:u w:val="single"/>
        </w:rPr>
        <w:t>R</w:t>
      </w:r>
      <w:r w:rsidRPr="007E38D5">
        <w:rPr>
          <w:u w:val="single"/>
        </w:rPr>
        <w:t>-MCH-21</w:t>
      </w:r>
    </w:p>
    <w:p w14:paraId="186DBFF9" w14:textId="6ACBBD70" w:rsidR="55A10282" w:rsidRPr="007E38D5" w:rsidRDefault="38A17A1E" w:rsidP="4B88A2D7">
      <w:pPr>
        <w:pStyle w:val="ListParagraph"/>
        <w:numPr>
          <w:ilvl w:val="0"/>
          <w:numId w:val="36"/>
        </w:numPr>
        <w:spacing w:after="0"/>
        <w:rPr>
          <w:ins w:id="11" w:author="Shewmaker, Michael@Energy" w:date="2022-11-03T22:56:00Z"/>
          <w:rFonts w:asciiTheme="minorEastAsia" w:eastAsiaTheme="minorEastAsia" w:hAnsiTheme="minorEastAsia" w:cstheme="minorEastAsia"/>
        </w:rPr>
      </w:pPr>
      <w:ins w:id="12" w:author="Shewmaker, Michael@Energy" w:date="2022-11-03T22:56:00Z">
        <w:r w:rsidRPr="4B88A2D7">
          <w:rPr>
            <w:rFonts w:eastAsiaTheme="minorEastAsia"/>
          </w:rPr>
          <w:t>A06 – revised pseudo code</w:t>
        </w:r>
      </w:ins>
    </w:p>
    <w:p w14:paraId="6A4D7623" w14:textId="1027E0FB" w:rsidR="55A10282" w:rsidRPr="007E38D5" w:rsidRDefault="38A17A1E" w:rsidP="00930771">
      <w:pPr>
        <w:pStyle w:val="ListParagraph"/>
        <w:numPr>
          <w:ilvl w:val="1"/>
          <w:numId w:val="36"/>
        </w:numPr>
        <w:spacing w:after="0"/>
        <w:rPr>
          <w:ins w:id="13" w:author="Shewmaker, Michael@Energy" w:date="2022-11-03T22:56:00Z"/>
          <w:rFonts w:asciiTheme="minorEastAsia" w:eastAsiaTheme="minorEastAsia" w:hAnsiTheme="minorEastAsia" w:cstheme="minorEastAsia"/>
          <w:b/>
          <w:bCs/>
          <w:u w:val="single"/>
        </w:rPr>
      </w:pPr>
      <w:ins w:id="14" w:author="Shewmaker, Michael@Energy" w:date="2022-11-03T22:56:00Z">
        <w:r w:rsidRPr="4B88A2D7">
          <w:rPr>
            <w:rFonts w:eastAsiaTheme="minorEastAsia"/>
          </w:rPr>
          <w:t xml:space="preserve">MCH-01 = </w:t>
        </w:r>
        <w:r w:rsidRPr="4B88A2D7">
          <w:rPr>
            <w:rFonts w:eastAsiaTheme="minorEastAsia"/>
            <w:b/>
            <w:bCs/>
            <w:u w:val="single"/>
          </w:rPr>
          <w:t>Ducts uninsulated or &lt; R-6 ducts entirely in conditioned space</w:t>
        </w:r>
      </w:ins>
    </w:p>
    <w:p w14:paraId="663DE0E8" w14:textId="4525341A" w:rsidR="55A10282" w:rsidRPr="007E38D5" w:rsidRDefault="38A17A1E" w:rsidP="00930771">
      <w:pPr>
        <w:pStyle w:val="ListParagraph"/>
        <w:numPr>
          <w:ilvl w:val="0"/>
          <w:numId w:val="36"/>
        </w:numPr>
        <w:spacing w:after="0"/>
        <w:rPr>
          <w:ins w:id="15" w:author="Shewmaker, Michael@Energy" w:date="2022-11-03T22:56:00Z"/>
          <w:rFonts w:asciiTheme="minorEastAsia" w:eastAsiaTheme="minorEastAsia" w:hAnsiTheme="minorEastAsia" w:cstheme="minorEastAsia"/>
        </w:rPr>
      </w:pPr>
      <w:ins w:id="16" w:author="Shewmaker, Michael@Energy" w:date="2022-11-03T22:56:00Z">
        <w:r w:rsidRPr="4B88A2D7">
          <w:rPr>
            <w:rFonts w:eastAsiaTheme="minorEastAsia"/>
          </w:rPr>
          <w:t>A07 – revised pseudo code</w:t>
        </w:r>
      </w:ins>
    </w:p>
    <w:p w14:paraId="539A4C5F" w14:textId="71ED3C1E" w:rsidR="55A10282" w:rsidRPr="007E38D5" w:rsidRDefault="38A17A1E" w:rsidP="00930771">
      <w:pPr>
        <w:pStyle w:val="ListParagraph"/>
        <w:numPr>
          <w:ilvl w:val="1"/>
          <w:numId w:val="36"/>
        </w:numPr>
        <w:spacing w:after="0"/>
        <w:rPr>
          <w:ins w:id="17" w:author="Shewmaker, Michael@Energy" w:date="2022-11-03T22:56:00Z"/>
          <w:rFonts w:eastAsiaTheme="minorEastAsia"/>
          <w:color w:val="000000" w:themeColor="text1"/>
        </w:rPr>
      </w:pPr>
      <w:ins w:id="18" w:author="Shewmaker, Michael@Energy" w:date="2022-11-03T22:56:00Z">
        <w:r>
          <w:t xml:space="preserve">MCH-01 = </w:t>
        </w:r>
        <w:r w:rsidRPr="4B88A2D7">
          <w:rPr>
            <w:b/>
            <w:bCs/>
            <w:u w:val="single"/>
          </w:rPr>
          <w:t>Portions of uninsulated or &lt; R-6 ducts in conditioned space</w:t>
        </w:r>
        <w:r w:rsidRPr="4B88A2D7">
          <w:rPr>
            <w:rFonts w:eastAsia="Calibri"/>
            <w:color w:val="000000" w:themeColor="text1"/>
          </w:rPr>
          <w:t xml:space="preserve"> </w:t>
        </w:r>
      </w:ins>
    </w:p>
    <w:p w14:paraId="46438D1B" w14:textId="01FA2239" w:rsidR="55A10282" w:rsidRPr="007E38D5" w:rsidRDefault="55A10282" w:rsidP="4B9BE83D">
      <w:pPr>
        <w:pStyle w:val="ListParagraph"/>
        <w:numPr>
          <w:ilvl w:val="0"/>
          <w:numId w:val="36"/>
        </w:numPr>
        <w:spacing w:after="0"/>
      </w:pPr>
      <w:r w:rsidRPr="007E38D5">
        <w:rPr>
          <w:rFonts w:eastAsia="Calibri"/>
          <w:color w:val="000000" w:themeColor="text1"/>
        </w:rPr>
        <w:t>A08 – deleted</w:t>
      </w:r>
    </w:p>
    <w:p w14:paraId="693E429B" w14:textId="10DD0E17" w:rsidR="55A10282" w:rsidRPr="007E38D5" w:rsidRDefault="55A10282" w:rsidP="55A10282">
      <w:pPr>
        <w:spacing w:after="0"/>
        <w:rPr>
          <w:rFonts w:cstheme="minorHAnsi"/>
        </w:rPr>
      </w:pPr>
    </w:p>
    <w:p w14:paraId="2434947D" w14:textId="327BF28F" w:rsidR="2DD80BDD" w:rsidRPr="007E38D5" w:rsidRDefault="2DD80BDD" w:rsidP="2DD80BDD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CF3R-MCH-21</w:t>
      </w:r>
    </w:p>
    <w:p w14:paraId="7907E5A7" w14:textId="7A8AAB5F" w:rsidR="594E4949" w:rsidRPr="007E38D5" w:rsidRDefault="594E4949" w:rsidP="4B9BE83D">
      <w:pPr>
        <w:pStyle w:val="ListParagraph"/>
        <w:numPr>
          <w:ilvl w:val="0"/>
          <w:numId w:val="36"/>
        </w:numPr>
        <w:spacing w:after="0"/>
        <w:rPr>
          <w:rFonts w:eastAsiaTheme="minorEastAsia"/>
        </w:rPr>
      </w:pPr>
      <w:r w:rsidRPr="007E38D5">
        <w:t>A06 – revised pseudo code</w:t>
      </w:r>
      <w:r w:rsidR="0DC7D088" w:rsidRPr="007E38D5">
        <w:t xml:space="preserve"> </w:t>
      </w:r>
      <w:r w:rsidR="0DC7D088" w:rsidRPr="007E38D5">
        <w:rPr>
          <w:color w:val="FF0000"/>
        </w:rPr>
        <w:t xml:space="preserve">– </w:t>
      </w:r>
      <w:r w:rsidR="00A5542F" w:rsidRPr="007E38D5">
        <w:rPr>
          <w:color w:val="FF0000"/>
        </w:rPr>
        <w:t xml:space="preserve">doc. </w:t>
      </w:r>
      <w:r w:rsidR="00DF10AC" w:rsidRPr="007E38D5">
        <w:rPr>
          <w:color w:val="FF0000"/>
        </w:rPr>
        <w:t xml:space="preserve">layout </w:t>
      </w:r>
      <w:r w:rsidR="0DC7D088" w:rsidRPr="007E38D5">
        <w:rPr>
          <w:color w:val="FF0000"/>
        </w:rPr>
        <w:t>change only</w:t>
      </w:r>
    </w:p>
    <w:p w14:paraId="764A9683" w14:textId="0FCAEC9F" w:rsidR="55A10282" w:rsidRPr="007E38D5" w:rsidRDefault="12656AD6" w:rsidP="4B88A2D7">
      <w:pPr>
        <w:pStyle w:val="ListParagraph"/>
        <w:numPr>
          <w:ilvl w:val="0"/>
          <w:numId w:val="36"/>
        </w:numPr>
        <w:spacing w:after="0"/>
        <w:rPr>
          <w:ins w:id="19" w:author="Shewmaker, Michael@Energy" w:date="2022-11-03T22:57:00Z"/>
          <w:rFonts w:asciiTheme="minorEastAsia" w:eastAsiaTheme="minorEastAsia" w:hAnsiTheme="minorEastAsia" w:cstheme="minorEastAsia"/>
        </w:rPr>
      </w:pPr>
      <w:ins w:id="20" w:author="Shewmaker, Michael@Energy" w:date="2022-11-03T22:57:00Z">
        <w:r w:rsidRPr="4B88A2D7">
          <w:rPr>
            <w:rFonts w:eastAsiaTheme="minorEastAsia"/>
          </w:rPr>
          <w:t>A06 – revised pseudo code</w:t>
        </w:r>
      </w:ins>
    </w:p>
    <w:p w14:paraId="0370585E" w14:textId="1027E0FB" w:rsidR="55A10282" w:rsidRPr="007E38D5" w:rsidRDefault="12656AD6" w:rsidP="00930771">
      <w:pPr>
        <w:pStyle w:val="ListParagraph"/>
        <w:numPr>
          <w:ilvl w:val="1"/>
          <w:numId w:val="36"/>
        </w:numPr>
        <w:spacing w:after="0"/>
        <w:rPr>
          <w:ins w:id="21" w:author="Shewmaker, Michael@Energy" w:date="2022-11-03T22:57:00Z"/>
          <w:rFonts w:asciiTheme="minorEastAsia" w:eastAsiaTheme="minorEastAsia" w:hAnsiTheme="minorEastAsia" w:cstheme="minorEastAsia"/>
          <w:b/>
          <w:bCs/>
          <w:u w:val="single"/>
        </w:rPr>
      </w:pPr>
      <w:ins w:id="22" w:author="Shewmaker, Michael@Energy" w:date="2022-11-03T22:57:00Z">
        <w:r w:rsidRPr="4B88A2D7">
          <w:rPr>
            <w:rFonts w:eastAsiaTheme="minorEastAsia"/>
          </w:rPr>
          <w:t xml:space="preserve">MCH-01 = </w:t>
        </w:r>
        <w:r w:rsidRPr="4B88A2D7">
          <w:rPr>
            <w:rFonts w:eastAsiaTheme="minorEastAsia"/>
            <w:b/>
            <w:bCs/>
            <w:u w:val="single"/>
          </w:rPr>
          <w:t>Ducts uninsulated or &lt; R-6 ducts entirely in conditioned space</w:t>
        </w:r>
      </w:ins>
    </w:p>
    <w:p w14:paraId="093C7648" w14:textId="4525341A" w:rsidR="55A10282" w:rsidRPr="007E38D5" w:rsidRDefault="12656AD6" w:rsidP="00930771">
      <w:pPr>
        <w:pStyle w:val="ListParagraph"/>
        <w:numPr>
          <w:ilvl w:val="0"/>
          <w:numId w:val="36"/>
        </w:numPr>
        <w:spacing w:after="0"/>
        <w:rPr>
          <w:ins w:id="23" w:author="Shewmaker, Michael@Energy" w:date="2022-11-03T22:57:00Z"/>
          <w:rFonts w:asciiTheme="minorEastAsia" w:eastAsiaTheme="minorEastAsia" w:hAnsiTheme="minorEastAsia" w:cstheme="minorEastAsia"/>
        </w:rPr>
      </w:pPr>
      <w:ins w:id="24" w:author="Shewmaker, Michael@Energy" w:date="2022-11-03T22:57:00Z">
        <w:r w:rsidRPr="4B88A2D7">
          <w:rPr>
            <w:rFonts w:eastAsiaTheme="minorEastAsia"/>
          </w:rPr>
          <w:t>A07 – revised pseudo code</w:t>
        </w:r>
      </w:ins>
    </w:p>
    <w:p w14:paraId="68A61893" w14:textId="1939F029" w:rsidR="55A10282" w:rsidRPr="007E38D5" w:rsidRDefault="12656AD6" w:rsidP="00930771">
      <w:pPr>
        <w:pStyle w:val="ListParagraph"/>
        <w:numPr>
          <w:ilvl w:val="1"/>
          <w:numId w:val="36"/>
        </w:numPr>
        <w:spacing w:after="0"/>
        <w:rPr>
          <w:ins w:id="25" w:author="Shewmaker, Michael@Energy" w:date="2022-11-03T22:57:00Z"/>
          <w:rFonts w:eastAsiaTheme="minorEastAsia"/>
          <w:color w:val="000000" w:themeColor="text1"/>
        </w:rPr>
      </w:pPr>
      <w:ins w:id="26" w:author="Shewmaker, Michael@Energy" w:date="2022-11-03T22:57:00Z">
        <w:r>
          <w:t xml:space="preserve">MCH-01 = </w:t>
        </w:r>
        <w:r w:rsidRPr="4B88A2D7">
          <w:rPr>
            <w:b/>
            <w:bCs/>
            <w:u w:val="single"/>
          </w:rPr>
          <w:t>Portions of uninsulated or &lt; R-6 ducts in conditioned space</w:t>
        </w:r>
        <w:r w:rsidRPr="4B88A2D7">
          <w:rPr>
            <w:rFonts w:eastAsia="Calibri"/>
            <w:color w:val="000000" w:themeColor="text1"/>
          </w:rPr>
          <w:t xml:space="preserve"> </w:t>
        </w:r>
      </w:ins>
    </w:p>
    <w:p w14:paraId="025DE54E" w14:textId="51FE0963" w:rsidR="55A10282" w:rsidRPr="007E38D5" w:rsidRDefault="55A10282" w:rsidP="4B9BE83D">
      <w:pPr>
        <w:pStyle w:val="ListParagraph"/>
        <w:numPr>
          <w:ilvl w:val="0"/>
          <w:numId w:val="36"/>
        </w:numPr>
        <w:spacing w:after="0"/>
      </w:pPr>
      <w:r w:rsidRPr="007E38D5">
        <w:rPr>
          <w:rFonts w:eastAsia="Calibri"/>
          <w:color w:val="000000" w:themeColor="text1"/>
        </w:rPr>
        <w:t>A08 – deleted</w:t>
      </w:r>
    </w:p>
    <w:p w14:paraId="5F69345C" w14:textId="403DBBA0" w:rsidR="00375ADA" w:rsidRPr="007E38D5" w:rsidRDefault="00375ADA" w:rsidP="594E4949">
      <w:pPr>
        <w:spacing w:after="0"/>
        <w:ind w:left="720"/>
        <w:rPr>
          <w:rFonts w:cstheme="minorHAnsi"/>
        </w:rPr>
      </w:pPr>
    </w:p>
    <w:p w14:paraId="0AD642BE" w14:textId="0059A7B0" w:rsidR="2027CF3B" w:rsidRPr="007E38D5" w:rsidRDefault="2027CF3B" w:rsidP="3DFF882D">
      <w:pPr>
        <w:spacing w:after="0"/>
        <w:rPr>
          <w:u w:val="single"/>
        </w:rPr>
      </w:pPr>
      <w:r w:rsidRPr="007E38D5">
        <w:rPr>
          <w:u w:val="single"/>
        </w:rPr>
        <w:t>CF2R/CF3R-MCH-24</w:t>
      </w:r>
      <w:proofErr w:type="gramStart"/>
      <w:r w:rsidRPr="007E38D5">
        <w:rPr>
          <w:u w:val="single"/>
        </w:rPr>
        <w:t>a,b</w:t>
      </w:r>
      <w:proofErr w:type="gramEnd"/>
    </w:p>
    <w:p w14:paraId="09D64D15" w14:textId="2421D22D" w:rsidR="2027CF3B" w:rsidRPr="007E38D5" w:rsidRDefault="2027CF3B" w:rsidP="3DFF882D">
      <w:pPr>
        <w:pStyle w:val="ListParagraph"/>
        <w:numPr>
          <w:ilvl w:val="0"/>
          <w:numId w:val="40"/>
        </w:numPr>
        <w:spacing w:after="0"/>
        <w:rPr>
          <w:rFonts w:eastAsiaTheme="minorEastAsia"/>
          <w:u w:val="single"/>
        </w:rPr>
      </w:pPr>
      <w:r w:rsidRPr="007E38D5">
        <w:t>Create 2022 compliance document from old 2019-CF2R/CF3R-MCH-24</w:t>
      </w:r>
    </w:p>
    <w:p w14:paraId="34EFFA9B" w14:textId="1713E222" w:rsidR="3DFF882D" w:rsidRPr="007E38D5" w:rsidRDefault="3DFF882D" w:rsidP="3DFF882D">
      <w:pPr>
        <w:spacing w:after="0"/>
        <w:rPr>
          <w:u w:val="single"/>
        </w:rPr>
      </w:pPr>
    </w:p>
    <w:p w14:paraId="2DA61A48" w14:textId="77777777" w:rsidR="004A097A" w:rsidRPr="007E38D5" w:rsidRDefault="00F42E80" w:rsidP="00F42E80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</w:t>
      </w:r>
      <w:r w:rsidR="00A2132E" w:rsidRPr="007E38D5">
        <w:rPr>
          <w:rFonts w:cstheme="minorHAnsi"/>
          <w:u w:val="single"/>
        </w:rPr>
        <w:t>2R-MCH-25’s</w:t>
      </w:r>
      <w:r w:rsidR="00375ADA" w:rsidRPr="007E38D5">
        <w:rPr>
          <w:rFonts w:cstheme="minorHAnsi"/>
          <w:u w:val="single"/>
        </w:rPr>
        <w:t xml:space="preserve"> </w:t>
      </w:r>
    </w:p>
    <w:p w14:paraId="7322640A" w14:textId="21236EA7" w:rsidR="004B09CD" w:rsidRPr="007E38D5" w:rsidRDefault="037DFE94" w:rsidP="00FA3505">
      <w:pPr>
        <w:pStyle w:val="ListParagraph"/>
        <w:numPr>
          <w:ilvl w:val="0"/>
          <w:numId w:val="36"/>
        </w:numPr>
        <w:spacing w:after="0"/>
        <w:rPr>
          <w:b/>
          <w:strike/>
          <w:u w:val="single"/>
        </w:rPr>
      </w:pPr>
      <w:r w:rsidRPr="007E38D5">
        <w:t xml:space="preserve">A17 – Remove Winter Setup </w:t>
      </w:r>
      <w:r w:rsidRPr="007E38D5">
        <w:rPr>
          <w:b/>
          <w:bCs/>
        </w:rPr>
        <w:t>25e. Winter Setup for Standard Charge Verification;</w:t>
      </w:r>
      <w:r w:rsidR="32EA9DD1" w:rsidRPr="007E38D5">
        <w:rPr>
          <w:b/>
          <w:bCs/>
        </w:rPr>
        <w:t xml:space="preserve"> </w:t>
      </w:r>
      <w:r w:rsidR="32EA9DD1" w:rsidRPr="007E38D5">
        <w:rPr>
          <w:color w:val="FF0000"/>
        </w:rPr>
        <w:t xml:space="preserve">- </w:t>
      </w:r>
      <w:r w:rsidR="00E74B51" w:rsidRPr="007E38D5">
        <w:rPr>
          <w:color w:val="FF0000"/>
        </w:rPr>
        <w:t>doc</w:t>
      </w:r>
      <w:r w:rsidR="00720C89" w:rsidRPr="007E38D5">
        <w:rPr>
          <w:color w:val="FF0000"/>
        </w:rPr>
        <w:t>.</w:t>
      </w:r>
      <w:r w:rsidR="00E74B51" w:rsidRPr="007E38D5">
        <w:rPr>
          <w:color w:val="FF0000"/>
        </w:rPr>
        <w:t xml:space="preserve"> </w:t>
      </w:r>
      <w:r w:rsidR="007443E9" w:rsidRPr="007E38D5">
        <w:rPr>
          <w:color w:val="FF0000"/>
        </w:rPr>
        <w:t xml:space="preserve">layout </w:t>
      </w:r>
      <w:r w:rsidR="32EA9DD1" w:rsidRPr="007E38D5">
        <w:rPr>
          <w:color w:val="FF0000"/>
        </w:rPr>
        <w:t>change only</w:t>
      </w:r>
      <w:r w:rsidR="007A08DE" w:rsidRPr="007E38D5">
        <w:rPr>
          <w:color w:val="FF0000"/>
        </w:rPr>
        <w:t xml:space="preserve"> </w:t>
      </w:r>
    </w:p>
    <w:p w14:paraId="130D0191" w14:textId="77777777" w:rsidR="00912E91" w:rsidRPr="007E38D5" w:rsidRDefault="00A2132E" w:rsidP="00F42E80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</w:t>
      </w:r>
      <w:r w:rsidR="00C126B5" w:rsidRPr="007E38D5">
        <w:rPr>
          <w:rFonts w:cstheme="minorHAnsi"/>
          <w:u w:val="single"/>
        </w:rPr>
        <w:t>F3R-MCH-</w:t>
      </w:r>
      <w:r w:rsidR="00375ADA" w:rsidRPr="007E38D5">
        <w:rPr>
          <w:rFonts w:cstheme="minorHAnsi"/>
          <w:u w:val="single"/>
        </w:rPr>
        <w:t>25’s</w:t>
      </w:r>
    </w:p>
    <w:p w14:paraId="6BE7DA15" w14:textId="2B90F862" w:rsidR="004B09CD" w:rsidRPr="007E38D5" w:rsidRDefault="003C157E" w:rsidP="00FA3505">
      <w:pPr>
        <w:pStyle w:val="ListParagraph"/>
        <w:numPr>
          <w:ilvl w:val="0"/>
          <w:numId w:val="36"/>
        </w:numPr>
        <w:spacing w:after="0"/>
        <w:rPr>
          <w:b/>
          <w:strike/>
        </w:rPr>
      </w:pPr>
      <w:r>
        <w:t>A1</w:t>
      </w:r>
      <w:r w:rsidR="000F69BF">
        <w:t>7</w:t>
      </w:r>
      <w:r w:rsidR="00375ADA">
        <w:t xml:space="preserve"> – </w:t>
      </w:r>
      <w:r w:rsidR="00A728BD" w:rsidRPr="007E38D5">
        <w:t xml:space="preserve">Remove Winter Setup </w:t>
      </w:r>
      <w:r w:rsidR="0090144B" w:rsidRPr="007E38D5">
        <w:rPr>
          <w:b/>
          <w:bCs/>
        </w:rPr>
        <w:t>25e. Winter Setup for Standard Charge Verification;</w:t>
      </w:r>
      <w:r w:rsidR="3C5786A5" w:rsidRPr="007E38D5">
        <w:rPr>
          <w:b/>
          <w:bCs/>
        </w:rPr>
        <w:t xml:space="preserve"> </w:t>
      </w:r>
      <w:r w:rsidR="3C5786A5" w:rsidRPr="007E38D5">
        <w:rPr>
          <w:color w:val="FF0000"/>
        </w:rPr>
        <w:t xml:space="preserve">- </w:t>
      </w:r>
      <w:r w:rsidR="005F0E88" w:rsidRPr="007E38D5">
        <w:rPr>
          <w:color w:val="FF0000"/>
        </w:rPr>
        <w:t>doc</w:t>
      </w:r>
      <w:r w:rsidR="00720C89" w:rsidRPr="007E38D5">
        <w:rPr>
          <w:color w:val="FF0000"/>
        </w:rPr>
        <w:t>.</w:t>
      </w:r>
      <w:r w:rsidR="005F0E88" w:rsidRPr="007E38D5">
        <w:rPr>
          <w:color w:val="FF0000"/>
        </w:rPr>
        <w:t xml:space="preserve"> </w:t>
      </w:r>
      <w:r w:rsidR="007443E9" w:rsidRPr="007E38D5">
        <w:rPr>
          <w:color w:val="FF0000"/>
        </w:rPr>
        <w:t xml:space="preserve">layout </w:t>
      </w:r>
      <w:r w:rsidR="3C5786A5" w:rsidRPr="007E38D5">
        <w:rPr>
          <w:color w:val="FF0000"/>
        </w:rPr>
        <w:t>change only</w:t>
      </w:r>
    </w:p>
    <w:p w14:paraId="1D9C34C6" w14:textId="4A94FDF4" w:rsidR="5E3C88D0" w:rsidRPr="007E38D5" w:rsidRDefault="5E3C88D0" w:rsidP="4B9BE83D">
      <w:pPr>
        <w:spacing w:after="0"/>
        <w:rPr>
          <w:u w:val="single"/>
        </w:rPr>
      </w:pPr>
      <w:r w:rsidRPr="007E38D5">
        <w:rPr>
          <w:u w:val="single"/>
        </w:rPr>
        <w:t>CF2R-MCH-25</w:t>
      </w:r>
      <w:r w:rsidR="27E0E0FB" w:rsidRPr="007E38D5">
        <w:rPr>
          <w:u w:val="single"/>
        </w:rPr>
        <w:t>a</w:t>
      </w:r>
    </w:p>
    <w:p w14:paraId="79F35AB1" w14:textId="40D2351B" w:rsidR="00375ADA" w:rsidRPr="007E38D5" w:rsidRDefault="27E0E0FB" w:rsidP="4B9BE83D">
      <w:pPr>
        <w:pStyle w:val="ListParagraph"/>
        <w:numPr>
          <w:ilvl w:val="0"/>
          <w:numId w:val="22"/>
        </w:numPr>
        <w:spacing w:after="0"/>
      </w:pPr>
      <w:r w:rsidRPr="007E38D5">
        <w:t>E</w:t>
      </w:r>
      <w:r w:rsidR="5E3C88D0" w:rsidRPr="007E38D5">
        <w:t>02 – revised pseudo code</w:t>
      </w:r>
    </w:p>
    <w:p w14:paraId="5F728A15" w14:textId="252EF1FF" w:rsidR="3A510891" w:rsidRPr="007E38D5" w:rsidRDefault="3A510891" w:rsidP="3A510891">
      <w:pPr>
        <w:spacing w:after="0"/>
        <w:rPr>
          <w:rFonts w:cstheme="minorHAnsi"/>
        </w:rPr>
      </w:pPr>
    </w:p>
    <w:p w14:paraId="15F2F785" w14:textId="19620078" w:rsidR="52F4C210" w:rsidRPr="007E38D5" w:rsidRDefault="52F4C210" w:rsidP="4B9BE83D">
      <w:pPr>
        <w:spacing w:after="0"/>
        <w:rPr>
          <w:u w:val="single"/>
        </w:rPr>
      </w:pPr>
      <w:r w:rsidRPr="007E38D5">
        <w:rPr>
          <w:u w:val="single"/>
        </w:rPr>
        <w:t>CF3R-MCH-25</w:t>
      </w:r>
      <w:r w:rsidR="56459CD5" w:rsidRPr="007E38D5">
        <w:rPr>
          <w:u w:val="single"/>
        </w:rPr>
        <w:t>a</w:t>
      </w:r>
    </w:p>
    <w:p w14:paraId="0652CEDE" w14:textId="187BCC75" w:rsidR="00375ADA" w:rsidRPr="007E38D5" w:rsidRDefault="6592CB60" w:rsidP="4B9BE83D">
      <w:pPr>
        <w:pStyle w:val="ListParagraph"/>
        <w:numPr>
          <w:ilvl w:val="0"/>
          <w:numId w:val="22"/>
        </w:numPr>
        <w:spacing w:after="0"/>
      </w:pPr>
      <w:r w:rsidRPr="007E38D5">
        <w:t>E</w:t>
      </w:r>
      <w:r w:rsidR="52F4C210" w:rsidRPr="007E38D5">
        <w:t>02 – revised pseudo code</w:t>
      </w:r>
    </w:p>
    <w:p w14:paraId="4D22C9CE" w14:textId="65D02F3B" w:rsidR="0C34B615" w:rsidRPr="007E38D5" w:rsidRDefault="0C34B615" w:rsidP="0C34B615">
      <w:pPr>
        <w:spacing w:after="0"/>
        <w:rPr>
          <w:rFonts w:cstheme="minorHAnsi"/>
        </w:rPr>
      </w:pPr>
    </w:p>
    <w:p w14:paraId="58453C7D" w14:textId="40C0D00F" w:rsidR="315F4BF9" w:rsidRPr="007E38D5" w:rsidRDefault="315F4BF9" w:rsidP="4B9BE83D">
      <w:pPr>
        <w:spacing w:after="0"/>
        <w:rPr>
          <w:u w:val="single"/>
        </w:rPr>
      </w:pPr>
      <w:r w:rsidRPr="007E38D5">
        <w:rPr>
          <w:u w:val="single"/>
        </w:rPr>
        <w:t>CF2R-MCH-25</w:t>
      </w:r>
      <w:r w:rsidR="1BEB5A90" w:rsidRPr="007E38D5">
        <w:rPr>
          <w:u w:val="single"/>
        </w:rPr>
        <w:t>b</w:t>
      </w:r>
    </w:p>
    <w:p w14:paraId="77FCB450" w14:textId="57889D4A" w:rsidR="2FC72D07" w:rsidRPr="007E38D5" w:rsidRDefault="2FC72D07" w:rsidP="4B9BE83D">
      <w:pPr>
        <w:pStyle w:val="ListParagraph"/>
        <w:numPr>
          <w:ilvl w:val="0"/>
          <w:numId w:val="22"/>
        </w:numPr>
        <w:spacing w:after="0"/>
      </w:pPr>
      <w:r w:rsidRPr="007E38D5">
        <w:t>E</w:t>
      </w:r>
      <w:r w:rsidR="315F4BF9" w:rsidRPr="007E38D5">
        <w:t>02 – revised pseudo code</w:t>
      </w:r>
    </w:p>
    <w:p w14:paraId="5BFB5F3F" w14:textId="22990773" w:rsidR="0C34B615" w:rsidRPr="007E38D5" w:rsidRDefault="0C34B615" w:rsidP="0C34B615">
      <w:pPr>
        <w:spacing w:after="0"/>
        <w:rPr>
          <w:rFonts w:cstheme="minorHAnsi"/>
          <w:b/>
          <w:bCs/>
        </w:rPr>
      </w:pPr>
    </w:p>
    <w:p w14:paraId="3B43E00C" w14:textId="00306E96" w:rsidR="315F4BF9" w:rsidRPr="007E38D5" w:rsidRDefault="315F4BF9" w:rsidP="4B9BE83D">
      <w:pPr>
        <w:spacing w:after="0"/>
        <w:rPr>
          <w:u w:val="single"/>
        </w:rPr>
      </w:pPr>
      <w:r w:rsidRPr="007E38D5">
        <w:rPr>
          <w:u w:val="single"/>
        </w:rPr>
        <w:t>CF3R-MCH-25</w:t>
      </w:r>
      <w:r w:rsidR="0C9E55DA" w:rsidRPr="007E38D5">
        <w:rPr>
          <w:u w:val="single"/>
        </w:rPr>
        <w:t>b</w:t>
      </w:r>
    </w:p>
    <w:p w14:paraId="647094DA" w14:textId="2656EAF5" w:rsidR="7C3F4F7D" w:rsidRPr="007E38D5" w:rsidRDefault="7C3F4F7D" w:rsidP="4B9BE83D">
      <w:pPr>
        <w:pStyle w:val="ListParagraph"/>
        <w:numPr>
          <w:ilvl w:val="0"/>
          <w:numId w:val="22"/>
        </w:numPr>
        <w:spacing w:after="0"/>
      </w:pPr>
      <w:r w:rsidRPr="007E38D5">
        <w:t>E</w:t>
      </w:r>
      <w:r w:rsidR="315F4BF9" w:rsidRPr="007E38D5">
        <w:t>02 – revised pseudo code</w:t>
      </w:r>
    </w:p>
    <w:p w14:paraId="6FF61A9D" w14:textId="3990460B" w:rsidR="0C34B615" w:rsidRPr="007E38D5" w:rsidRDefault="0C34B615" w:rsidP="0C34B615">
      <w:pPr>
        <w:spacing w:after="0"/>
        <w:rPr>
          <w:rFonts w:cstheme="minorHAnsi"/>
        </w:rPr>
      </w:pPr>
    </w:p>
    <w:p w14:paraId="6EC8CD2E" w14:textId="2877C1CF" w:rsidR="315F4BF9" w:rsidRPr="007E38D5" w:rsidRDefault="315F4BF9" w:rsidP="4B9BE83D">
      <w:pPr>
        <w:spacing w:after="0"/>
        <w:rPr>
          <w:u w:val="single"/>
        </w:rPr>
      </w:pPr>
      <w:r w:rsidRPr="007E38D5">
        <w:rPr>
          <w:u w:val="single"/>
        </w:rPr>
        <w:t>CF2R-MCH-25c</w:t>
      </w:r>
    </w:p>
    <w:p w14:paraId="140EBE51" w14:textId="59C3999E" w:rsidR="00375ADA" w:rsidRPr="007E38D5" w:rsidRDefault="315F4BF9" w:rsidP="4B9BE83D">
      <w:pPr>
        <w:pStyle w:val="ListParagraph"/>
        <w:numPr>
          <w:ilvl w:val="0"/>
          <w:numId w:val="22"/>
        </w:numPr>
        <w:spacing w:after="0"/>
      </w:pPr>
      <w:r w:rsidRPr="007E38D5">
        <w:t>D02 – revised pseudo code</w:t>
      </w:r>
    </w:p>
    <w:p w14:paraId="627F25EC" w14:textId="22990773" w:rsidR="0C34B615" w:rsidRPr="007E38D5" w:rsidRDefault="0C34B615" w:rsidP="0C34B615">
      <w:pPr>
        <w:spacing w:after="0"/>
        <w:rPr>
          <w:rFonts w:cstheme="minorHAnsi"/>
          <w:b/>
          <w:bCs/>
        </w:rPr>
      </w:pPr>
    </w:p>
    <w:p w14:paraId="23C5AAE7" w14:textId="488FEEC6" w:rsidR="315F4BF9" w:rsidRPr="007E38D5" w:rsidRDefault="315F4BF9" w:rsidP="4B9BE83D">
      <w:pPr>
        <w:spacing w:after="0"/>
        <w:rPr>
          <w:u w:val="single"/>
        </w:rPr>
      </w:pPr>
      <w:r w:rsidRPr="007E38D5">
        <w:rPr>
          <w:u w:val="single"/>
        </w:rPr>
        <w:t>CF3R-MCH-25c</w:t>
      </w:r>
    </w:p>
    <w:p w14:paraId="3D76D5D3" w14:textId="2403052A" w:rsidR="00375ADA" w:rsidRPr="007E38D5" w:rsidRDefault="315F4BF9" w:rsidP="4B9BE83D">
      <w:pPr>
        <w:pStyle w:val="ListParagraph"/>
        <w:numPr>
          <w:ilvl w:val="0"/>
          <w:numId w:val="22"/>
        </w:numPr>
        <w:spacing w:after="0"/>
      </w:pPr>
      <w:r w:rsidRPr="007E38D5">
        <w:t>C02 – revised pseudo code</w:t>
      </w:r>
    </w:p>
    <w:p w14:paraId="018FE803" w14:textId="6F69CCFB" w:rsidR="0C34B615" w:rsidRPr="007E38D5" w:rsidRDefault="0C34B615" w:rsidP="0C34B615">
      <w:pPr>
        <w:spacing w:after="0"/>
        <w:rPr>
          <w:rFonts w:cstheme="minorHAnsi"/>
        </w:rPr>
      </w:pPr>
    </w:p>
    <w:p w14:paraId="0B4DC713" w14:textId="7DEB3CFB" w:rsidR="315F4BF9" w:rsidRPr="007E38D5" w:rsidRDefault="315F4BF9" w:rsidP="4B9BE83D">
      <w:pPr>
        <w:spacing w:after="0"/>
        <w:rPr>
          <w:u w:val="single"/>
        </w:rPr>
      </w:pPr>
      <w:r w:rsidRPr="007E38D5">
        <w:rPr>
          <w:u w:val="single"/>
        </w:rPr>
        <w:t>CF2R-MCH-25</w:t>
      </w:r>
      <w:r w:rsidR="7E672940" w:rsidRPr="007E38D5">
        <w:rPr>
          <w:u w:val="single"/>
        </w:rPr>
        <w:t>f</w:t>
      </w:r>
    </w:p>
    <w:p w14:paraId="218471F9" w14:textId="20610F7D" w:rsidR="7E672940" w:rsidRPr="007E38D5" w:rsidRDefault="7E672940" w:rsidP="4B9BE83D">
      <w:pPr>
        <w:pStyle w:val="ListParagraph"/>
        <w:numPr>
          <w:ilvl w:val="0"/>
          <w:numId w:val="22"/>
        </w:numPr>
        <w:spacing w:after="0"/>
      </w:pPr>
      <w:r w:rsidRPr="007E38D5">
        <w:t>C</w:t>
      </w:r>
      <w:r w:rsidR="315F4BF9" w:rsidRPr="007E38D5">
        <w:t>02 – revised pseudo code</w:t>
      </w:r>
    </w:p>
    <w:p w14:paraId="020F9F5F" w14:textId="22990773" w:rsidR="0C34B615" w:rsidRPr="007E38D5" w:rsidRDefault="0C34B615" w:rsidP="0C34B615">
      <w:pPr>
        <w:spacing w:after="0"/>
        <w:rPr>
          <w:rFonts w:cstheme="minorHAnsi"/>
          <w:b/>
          <w:bCs/>
        </w:rPr>
      </w:pPr>
    </w:p>
    <w:p w14:paraId="6BDC7472" w14:textId="4B6FD8FB" w:rsidR="315F4BF9" w:rsidRPr="007E38D5" w:rsidRDefault="315F4BF9" w:rsidP="4B9BE83D">
      <w:pPr>
        <w:spacing w:after="0"/>
        <w:rPr>
          <w:u w:val="single"/>
        </w:rPr>
      </w:pPr>
      <w:r w:rsidRPr="007E38D5">
        <w:rPr>
          <w:u w:val="single"/>
        </w:rPr>
        <w:t>CF3R-MCH-25</w:t>
      </w:r>
      <w:r w:rsidR="66D667DA" w:rsidRPr="007E38D5">
        <w:rPr>
          <w:u w:val="single"/>
        </w:rPr>
        <w:t>d</w:t>
      </w:r>
    </w:p>
    <w:p w14:paraId="47998881" w14:textId="3DCA837F" w:rsidR="66D667DA" w:rsidRPr="007E38D5" w:rsidRDefault="66D667DA" w:rsidP="4B9BE83D">
      <w:pPr>
        <w:pStyle w:val="ListParagraph"/>
        <w:numPr>
          <w:ilvl w:val="0"/>
          <w:numId w:val="22"/>
        </w:numPr>
        <w:spacing w:after="0"/>
      </w:pPr>
      <w:r w:rsidRPr="007E38D5">
        <w:t>D</w:t>
      </w:r>
      <w:r w:rsidR="315F4BF9" w:rsidRPr="007E38D5">
        <w:t>02 – revised pseudo code</w:t>
      </w:r>
    </w:p>
    <w:p w14:paraId="356878E2" w14:textId="54A8DE02" w:rsidR="3A510891" w:rsidRPr="007E38D5" w:rsidRDefault="3A510891" w:rsidP="3A510891">
      <w:pPr>
        <w:spacing w:after="0"/>
        <w:rPr>
          <w:rFonts w:cstheme="minorHAnsi"/>
        </w:rPr>
      </w:pPr>
    </w:p>
    <w:p w14:paraId="2AD2EC27" w14:textId="42ED76D3" w:rsidR="00FE35A9" w:rsidRPr="007E38D5" w:rsidRDefault="00986285" w:rsidP="00986285">
      <w:pPr>
        <w:spacing w:after="0"/>
        <w:rPr>
          <w:rFonts w:cstheme="minorHAnsi"/>
          <w:bCs/>
          <w:u w:val="single"/>
        </w:rPr>
      </w:pPr>
      <w:bookmarkStart w:id="27" w:name="_Hlk106724283"/>
      <w:bookmarkStart w:id="28" w:name="_Hlk106724333"/>
      <w:r w:rsidRPr="007E38D5">
        <w:rPr>
          <w:rFonts w:cstheme="minorHAnsi"/>
          <w:bCs/>
          <w:u w:val="single"/>
        </w:rPr>
        <w:t>CF2R</w:t>
      </w:r>
      <w:r w:rsidR="00214069" w:rsidRPr="007E38D5">
        <w:rPr>
          <w:rFonts w:cstheme="minorHAnsi"/>
          <w:bCs/>
          <w:u w:val="single"/>
        </w:rPr>
        <w:t>/</w:t>
      </w:r>
      <w:r w:rsidRPr="007E38D5">
        <w:rPr>
          <w:rFonts w:cstheme="minorHAnsi"/>
          <w:bCs/>
          <w:u w:val="single"/>
        </w:rPr>
        <w:t>CF3R-MCH-25e</w:t>
      </w:r>
    </w:p>
    <w:bookmarkEnd w:id="27"/>
    <w:p w14:paraId="49600D55" w14:textId="26C0C78B" w:rsidR="00986285" w:rsidRPr="007E38D5" w:rsidRDefault="00986285" w:rsidP="00FE39B2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7E38D5">
        <w:rPr>
          <w:rFonts w:cstheme="minorHAnsi"/>
        </w:rPr>
        <w:t>Rem</w:t>
      </w:r>
      <w:r w:rsidR="00C20585" w:rsidRPr="007E38D5">
        <w:rPr>
          <w:rFonts w:cstheme="minorHAnsi"/>
        </w:rPr>
        <w:t xml:space="preserve">oved the </w:t>
      </w:r>
      <w:r w:rsidR="00FE39B2" w:rsidRPr="007E38D5">
        <w:rPr>
          <w:rFonts w:cstheme="minorHAnsi"/>
        </w:rPr>
        <w:t>variant</w:t>
      </w:r>
      <w:r w:rsidR="00C20585" w:rsidRPr="007E38D5">
        <w:rPr>
          <w:rFonts w:cstheme="minorHAnsi"/>
        </w:rPr>
        <w:t xml:space="preserve"> of </w:t>
      </w:r>
      <w:r w:rsidR="00FE39B2" w:rsidRPr="007E38D5">
        <w:rPr>
          <w:rFonts w:cstheme="minorHAnsi"/>
        </w:rPr>
        <w:t>CF2R/CF3R</w:t>
      </w:r>
      <w:r w:rsidR="00991416" w:rsidRPr="007E38D5">
        <w:rPr>
          <w:rFonts w:cstheme="minorHAnsi"/>
        </w:rPr>
        <w:t xml:space="preserve">-MCH-25e </w:t>
      </w:r>
      <w:r w:rsidR="00C20585" w:rsidRPr="007E38D5">
        <w:rPr>
          <w:rFonts w:cstheme="minorHAnsi"/>
        </w:rPr>
        <w:t xml:space="preserve">from compliance documents </w:t>
      </w:r>
    </w:p>
    <w:bookmarkEnd w:id="28"/>
    <w:p w14:paraId="1AC09026" w14:textId="5D70F3C3" w:rsidR="55A10282" w:rsidRPr="007E38D5" w:rsidRDefault="55A10282" w:rsidP="55A10282">
      <w:pPr>
        <w:spacing w:after="0"/>
        <w:rPr>
          <w:rFonts w:cstheme="minorHAnsi"/>
        </w:rPr>
      </w:pPr>
    </w:p>
    <w:p w14:paraId="2F221736" w14:textId="5FE1A170" w:rsidR="3FDA263B" w:rsidRPr="007E38D5" w:rsidRDefault="3FDA263B" w:rsidP="4B9BE83D">
      <w:pPr>
        <w:spacing w:after="0"/>
      </w:pPr>
      <w:r w:rsidRPr="007E38D5">
        <w:t>CF2R-MCH-26</w:t>
      </w:r>
    </w:p>
    <w:p w14:paraId="717DEAAA" w14:textId="5163F104" w:rsidR="59049A8C" w:rsidRPr="007E38D5" w:rsidRDefault="59049A8C" w:rsidP="4B9BE83D">
      <w:pPr>
        <w:pStyle w:val="ListParagraph"/>
        <w:numPr>
          <w:ilvl w:val="0"/>
          <w:numId w:val="5"/>
        </w:numPr>
        <w:spacing w:after="0"/>
        <w:rPr>
          <w:rFonts w:eastAsiaTheme="minorEastAsia"/>
        </w:rPr>
      </w:pPr>
      <w:r w:rsidRPr="007E38D5">
        <w:t>A03a– revised pseudo code</w:t>
      </w:r>
    </w:p>
    <w:p w14:paraId="184E317D" w14:textId="278C0471" w:rsidR="3FDA263B" w:rsidRPr="007E38D5" w:rsidRDefault="3FDA263B" w:rsidP="4B9BE83D">
      <w:pPr>
        <w:pStyle w:val="ListParagraph"/>
        <w:numPr>
          <w:ilvl w:val="1"/>
          <w:numId w:val="4"/>
        </w:numPr>
        <w:spacing w:after="0"/>
        <w:rPr>
          <w:rFonts w:eastAsiaTheme="minorEastAsia"/>
          <w:u w:val="single"/>
        </w:rPr>
      </w:pPr>
      <w:r w:rsidRPr="007E38D5">
        <w:t>Added selection option EER/SEER or EER2/SEER2</w:t>
      </w:r>
    </w:p>
    <w:p w14:paraId="74959422" w14:textId="01ECC74F" w:rsidR="5004E060" w:rsidRPr="007E38D5" w:rsidRDefault="5004E060" w:rsidP="4B9BE83D">
      <w:pPr>
        <w:spacing w:after="0"/>
      </w:pPr>
      <w:r w:rsidRPr="007E38D5">
        <w:t>CF3R-MCH-26</w:t>
      </w:r>
    </w:p>
    <w:p w14:paraId="0889ED11" w14:textId="265022E2" w:rsidR="5004E060" w:rsidRPr="007E38D5" w:rsidRDefault="5004E060" w:rsidP="4B9BE83D">
      <w:pPr>
        <w:pStyle w:val="ListParagraph"/>
        <w:numPr>
          <w:ilvl w:val="0"/>
          <w:numId w:val="2"/>
        </w:numPr>
        <w:spacing w:after="0"/>
        <w:rPr>
          <w:rFonts w:eastAsiaTheme="minorEastAsia"/>
        </w:rPr>
      </w:pPr>
      <w:r w:rsidRPr="007E38D5">
        <w:t xml:space="preserve">Add Section </w:t>
      </w:r>
      <w:r w:rsidRPr="007E38D5">
        <w:rPr>
          <w:rFonts w:eastAsia="Calibri"/>
          <w:b/>
          <w:bCs/>
          <w:color w:val="000000" w:themeColor="text1"/>
        </w:rPr>
        <w:t>J.</w:t>
      </w:r>
      <w:r w:rsidRPr="007E38D5">
        <w:rPr>
          <w:rFonts w:eastAsia="Calibri"/>
          <w:b/>
          <w:bCs/>
          <w:color w:val="000000" w:themeColor="text1"/>
          <w:sz w:val="20"/>
          <w:szCs w:val="20"/>
        </w:rPr>
        <w:t xml:space="preserve"> Verified Space Conditioning System TXV </w:t>
      </w:r>
      <w:r w:rsidRPr="007E38D5">
        <w:rPr>
          <w:rFonts w:eastAsia="Calibri"/>
          <w:color w:val="000000" w:themeColor="text1"/>
          <w:sz w:val="20"/>
          <w:szCs w:val="20"/>
        </w:rPr>
        <w:t>(in Schema only)</w:t>
      </w:r>
    </w:p>
    <w:p w14:paraId="37DCBB83" w14:textId="2EE22E60" w:rsidR="5004E060" w:rsidRPr="007E38D5" w:rsidRDefault="5004E060" w:rsidP="4B9BE83D">
      <w:pPr>
        <w:pStyle w:val="ListParagraph"/>
        <w:numPr>
          <w:ilvl w:val="0"/>
          <w:numId w:val="2"/>
        </w:numPr>
        <w:spacing w:after="0"/>
        <w:rPr>
          <w:rFonts w:eastAsiaTheme="minorEastAsia"/>
          <w:b/>
          <w:bCs/>
          <w:color w:val="000000" w:themeColor="text1"/>
          <w:sz w:val="20"/>
          <w:szCs w:val="20"/>
        </w:rPr>
      </w:pPr>
      <w:r w:rsidRPr="007E38D5">
        <w:rPr>
          <w:rFonts w:eastAsia="Calibri"/>
          <w:color w:val="000000" w:themeColor="text1"/>
          <w:sz w:val="20"/>
          <w:szCs w:val="20"/>
        </w:rPr>
        <w:t xml:space="preserve">Rename existing Section J to be </w:t>
      </w:r>
      <w:r w:rsidRPr="007E38D5">
        <w:rPr>
          <w:rFonts w:eastAsia="Calibri"/>
          <w:b/>
          <w:bCs/>
          <w:color w:val="000000" w:themeColor="text1"/>
          <w:sz w:val="20"/>
          <w:szCs w:val="20"/>
        </w:rPr>
        <w:t xml:space="preserve">K </w:t>
      </w:r>
      <w:r w:rsidRPr="007E38D5">
        <w:rPr>
          <w:rFonts w:eastAsia="Calibri"/>
          <w:color w:val="000000" w:themeColor="text1"/>
          <w:sz w:val="20"/>
          <w:szCs w:val="20"/>
        </w:rPr>
        <w:t>(in Schema only)</w:t>
      </w:r>
    </w:p>
    <w:p w14:paraId="5317918D" w14:textId="65DF3164" w:rsidR="3FDA263B" w:rsidRPr="007E38D5" w:rsidRDefault="3FDA263B" w:rsidP="3FDA263B">
      <w:pPr>
        <w:spacing w:after="0"/>
        <w:ind w:left="720"/>
        <w:rPr>
          <w:rFonts w:cstheme="minorHAnsi"/>
        </w:rPr>
      </w:pPr>
    </w:p>
    <w:p w14:paraId="63C12842" w14:textId="0F09C1CC" w:rsidR="00986285" w:rsidRPr="007E38D5" w:rsidRDefault="00986285" w:rsidP="55A10282">
      <w:pPr>
        <w:spacing w:after="0"/>
        <w:rPr>
          <w:del w:id="29" w:author="Alhabibi, Haider@Energy" w:date="2022-10-05T12:02:00Z"/>
          <w:rFonts w:cstheme="minorHAnsi"/>
          <w:u w:val="single"/>
        </w:rPr>
      </w:pPr>
      <w:del w:id="30" w:author="Alhabibi, Haider@Energy" w:date="2022-10-05T12:02:00Z">
        <w:r w:rsidRPr="007E38D5">
          <w:rPr>
            <w:rFonts w:cstheme="minorHAnsi"/>
            <w:u w:val="single"/>
          </w:rPr>
          <w:delText>CF2R-MCH-27d</w:delText>
        </w:r>
      </w:del>
    </w:p>
    <w:p w14:paraId="6089B51B" w14:textId="28789A2A" w:rsidR="00597C9D" w:rsidRPr="007E38D5" w:rsidRDefault="00597C9D" w:rsidP="55A10282">
      <w:pPr>
        <w:pStyle w:val="ListParagraph"/>
        <w:numPr>
          <w:ilvl w:val="0"/>
          <w:numId w:val="6"/>
        </w:numPr>
        <w:spacing w:after="0"/>
        <w:rPr>
          <w:del w:id="31" w:author="Alhabibi, Haider@Energy" w:date="2022-10-05T12:02:00Z"/>
          <w:rFonts w:eastAsiaTheme="minorEastAsia"/>
          <w:color w:val="24292F"/>
          <w:sz w:val="21"/>
          <w:szCs w:val="21"/>
        </w:rPr>
      </w:pPr>
      <w:del w:id="32" w:author="Alhabibi, Haider@Energy" w:date="2022-10-05T12:02:00Z">
        <w:r w:rsidRPr="007E38D5">
          <w:rPr>
            <w:rFonts w:eastAsiaTheme="minorEastAsia"/>
            <w:color w:val="24292F"/>
            <w:sz w:val="21"/>
            <w:szCs w:val="21"/>
          </w:rPr>
          <w:delText>Re</w:delText>
        </w:r>
        <w:r w:rsidR="00C44CEC" w:rsidRPr="007E38D5">
          <w:rPr>
            <w:rFonts w:eastAsiaTheme="minorEastAsia"/>
            <w:color w:val="24292F"/>
            <w:sz w:val="21"/>
            <w:szCs w:val="21"/>
          </w:rPr>
          <w:delText xml:space="preserve">move </w:delText>
        </w:r>
        <w:r w:rsidR="003D73EC" w:rsidRPr="007E38D5">
          <w:rPr>
            <w:rFonts w:eastAsiaTheme="minorEastAsia"/>
            <w:color w:val="24292F"/>
            <w:sz w:val="21"/>
            <w:szCs w:val="21"/>
          </w:rPr>
          <w:delText>Table</w:delText>
        </w:r>
        <w:r w:rsidR="00C44CEC" w:rsidRPr="007E38D5">
          <w:rPr>
            <w:rFonts w:eastAsiaTheme="minorEastAsia"/>
            <w:b/>
            <w:bCs/>
            <w:color w:val="24292F"/>
            <w:sz w:val="21"/>
            <w:szCs w:val="21"/>
          </w:rPr>
          <w:delText xml:space="preserve"> B</w:delText>
        </w:r>
        <w:r w:rsidR="00675F16" w:rsidRPr="007E38D5">
          <w:rPr>
            <w:rFonts w:eastAsiaTheme="minorEastAsia"/>
            <w:b/>
            <w:bCs/>
            <w:color w:val="24292F"/>
            <w:sz w:val="21"/>
            <w:szCs w:val="21"/>
          </w:rPr>
          <w:delText>. HRV</w:delText>
        </w:r>
        <w:r w:rsidR="00CC5F2C" w:rsidRPr="007E38D5">
          <w:rPr>
            <w:rFonts w:eastAsiaTheme="minorEastAsia"/>
            <w:b/>
            <w:bCs/>
            <w:color w:val="24292F"/>
            <w:sz w:val="21"/>
            <w:szCs w:val="21"/>
          </w:rPr>
          <w:delText>/ERV</w:delText>
        </w:r>
        <w:r w:rsidR="00190437" w:rsidRPr="007E38D5">
          <w:rPr>
            <w:color w:val="FF0000"/>
          </w:rPr>
          <w:delText xml:space="preserve">– </w:delText>
        </w:r>
        <w:r w:rsidR="00043F2F" w:rsidRPr="007E38D5">
          <w:rPr>
            <w:color w:val="FF0000"/>
          </w:rPr>
          <w:delText xml:space="preserve">from </w:delText>
        </w:r>
        <w:r w:rsidR="00C42EDC" w:rsidRPr="007E38D5">
          <w:rPr>
            <w:color w:val="FF0000"/>
          </w:rPr>
          <w:delText xml:space="preserve">the </w:delText>
        </w:r>
        <w:r w:rsidR="005F0E88" w:rsidRPr="007E38D5">
          <w:rPr>
            <w:color w:val="FF0000"/>
          </w:rPr>
          <w:delText>d</w:delText>
        </w:r>
        <w:r w:rsidR="00E0066E" w:rsidRPr="007E38D5">
          <w:rPr>
            <w:color w:val="FF0000"/>
          </w:rPr>
          <w:delText>oc</w:delText>
        </w:r>
        <w:r w:rsidR="00720C89" w:rsidRPr="007E38D5">
          <w:rPr>
            <w:color w:val="FF0000"/>
          </w:rPr>
          <w:delText>.</w:delText>
        </w:r>
        <w:r w:rsidR="00E0066E" w:rsidRPr="007E38D5">
          <w:rPr>
            <w:color w:val="FF0000"/>
          </w:rPr>
          <w:delText xml:space="preserve"> </w:delText>
        </w:r>
        <w:r w:rsidR="00C42EDC" w:rsidRPr="007E38D5">
          <w:rPr>
            <w:color w:val="FF0000"/>
          </w:rPr>
          <w:delText xml:space="preserve">layout and </w:delText>
        </w:r>
        <w:r w:rsidR="00720C89" w:rsidRPr="007E38D5">
          <w:rPr>
            <w:color w:val="FF0000"/>
          </w:rPr>
          <w:delText>schema</w:delText>
        </w:r>
      </w:del>
    </w:p>
    <w:p w14:paraId="19B28223" w14:textId="728E1882" w:rsidR="55A10282" w:rsidRPr="007E38D5" w:rsidRDefault="55A10282" w:rsidP="4B9BE83D">
      <w:pPr>
        <w:pStyle w:val="ListParagraph"/>
        <w:numPr>
          <w:ilvl w:val="0"/>
          <w:numId w:val="6"/>
        </w:numPr>
        <w:spacing w:after="0"/>
        <w:rPr>
          <w:rFonts w:eastAsiaTheme="minorEastAsia"/>
          <w:strike/>
          <w:color w:val="24292F"/>
          <w:sz w:val="21"/>
          <w:szCs w:val="21"/>
        </w:rPr>
      </w:pPr>
      <w:r w:rsidRPr="007E38D5">
        <w:rPr>
          <w:strike/>
          <w:color w:val="24292F"/>
          <w:sz w:val="21"/>
          <w:szCs w:val="21"/>
        </w:rPr>
        <w:t>Document header-top layout changed to (-E) instead of (-H)</w:t>
      </w:r>
    </w:p>
    <w:p w14:paraId="5F84E69F" w14:textId="1FC8C96D" w:rsidR="55A10282" w:rsidRPr="007E38D5" w:rsidRDefault="55A10282" w:rsidP="55A10282">
      <w:pPr>
        <w:spacing w:after="0"/>
        <w:rPr>
          <w:rFonts w:cstheme="minorHAnsi"/>
        </w:rPr>
      </w:pPr>
    </w:p>
    <w:p w14:paraId="58403B49" w14:textId="690B7E81" w:rsidR="00734773" w:rsidRPr="007E38D5" w:rsidRDefault="00CE5C23" w:rsidP="25D7DF59">
      <w:pPr>
        <w:spacing w:after="0" w:line="240" w:lineRule="auto"/>
        <w:rPr>
          <w:rFonts w:eastAsia="Times New Roman" w:cstheme="minorHAnsi"/>
        </w:rPr>
      </w:pPr>
      <w:bookmarkStart w:id="33" w:name="_Hlk106704024"/>
      <w:bookmarkStart w:id="34" w:name="_Hlk106641517"/>
      <w:bookmarkEnd w:id="33"/>
      <w:bookmarkEnd w:id="34"/>
      <w:r w:rsidRPr="007E38D5">
        <w:rPr>
          <w:rFonts w:eastAsia="Times New Roman" w:cstheme="minorHAnsi"/>
        </w:rPr>
        <w:t>      </w:t>
      </w:r>
    </w:p>
    <w:p w14:paraId="4ECA11EE" w14:textId="77777777" w:rsidR="004F48CB" w:rsidRPr="007E38D5" w:rsidRDefault="004F48CB" w:rsidP="004F48CB">
      <w:pPr>
        <w:spacing w:after="0"/>
        <w:rPr>
          <w:u w:val="single"/>
        </w:rPr>
      </w:pPr>
      <w:bookmarkStart w:id="35" w:name="_Hlk106721853"/>
      <w:r w:rsidRPr="007E38D5">
        <w:rPr>
          <w:u w:val="single"/>
        </w:rPr>
        <w:t>CF2R/CF3R-MCH-27a</w:t>
      </w:r>
    </w:p>
    <w:p w14:paraId="391EB426" w14:textId="77777777" w:rsidR="004F48CB" w:rsidRPr="007E38D5" w:rsidRDefault="004F48CB" w:rsidP="004F48CB">
      <w:pPr>
        <w:pStyle w:val="ListParagraph"/>
        <w:numPr>
          <w:ilvl w:val="0"/>
          <w:numId w:val="22"/>
        </w:numPr>
        <w:spacing w:after="0"/>
      </w:pPr>
      <w:r w:rsidRPr="007E38D5">
        <w:t xml:space="preserve">A01, A04, A05 – revised pseudo code </w:t>
      </w:r>
      <w:r w:rsidRPr="007E38D5">
        <w:rPr>
          <w:color w:val="000000"/>
          <w:shd w:val="clear" w:color="auto" w:fill="FFFFFF"/>
        </w:rPr>
        <w:t>to allow for user input if the information is now available.</w:t>
      </w:r>
    </w:p>
    <w:p w14:paraId="69F1E3BA" w14:textId="77777777" w:rsidR="004F48CB" w:rsidRPr="007E38D5" w:rsidRDefault="004F48CB" w:rsidP="004F48CB">
      <w:pPr>
        <w:pStyle w:val="ListParagraph"/>
        <w:numPr>
          <w:ilvl w:val="0"/>
          <w:numId w:val="22"/>
        </w:numPr>
        <w:spacing w:after="0"/>
      </w:pPr>
      <w:r w:rsidRPr="007E38D5">
        <w:t>A08 – revised pseudo code</w:t>
      </w:r>
    </w:p>
    <w:p w14:paraId="7FBA532C" w14:textId="77777777" w:rsidR="004F48CB" w:rsidRPr="007E38D5" w:rsidRDefault="004F48CB" w:rsidP="004F48CB">
      <w:pPr>
        <w:pStyle w:val="ListParagraph"/>
        <w:numPr>
          <w:ilvl w:val="1"/>
          <w:numId w:val="22"/>
        </w:numPr>
        <w:spacing w:after="0"/>
        <w:rPr>
          <w:rStyle w:val="eop"/>
        </w:rPr>
      </w:pPr>
      <w:r w:rsidRPr="007E38D5">
        <w:rPr>
          <w:rStyle w:val="normaltextrun"/>
          <w:color w:val="000000"/>
          <w:shd w:val="clear" w:color="auto" w:fill="FFFFFF"/>
        </w:rPr>
        <w:t>remove Scheduled and Real-time Control options</w:t>
      </w:r>
      <w:r w:rsidRPr="007E38D5">
        <w:rPr>
          <w:rStyle w:val="eop"/>
          <w:color w:val="000000"/>
          <w:shd w:val="clear" w:color="auto" w:fill="FFFFFF"/>
        </w:rPr>
        <w:t> </w:t>
      </w:r>
    </w:p>
    <w:p w14:paraId="2A15C1D0" w14:textId="77777777" w:rsidR="004F48CB" w:rsidRPr="007E38D5" w:rsidRDefault="004F48CB" w:rsidP="004F48CB">
      <w:pPr>
        <w:pStyle w:val="ListParagraph"/>
        <w:numPr>
          <w:ilvl w:val="0"/>
          <w:numId w:val="37"/>
        </w:numPr>
        <w:spacing w:after="0"/>
        <w:rPr>
          <w:rStyle w:val="eop"/>
          <w:rFonts w:eastAsiaTheme="minorEastAsia"/>
          <w:color w:val="000000" w:themeColor="text1"/>
        </w:rPr>
      </w:pPr>
      <w:r w:rsidRPr="007E38D5">
        <w:rPr>
          <w:rStyle w:val="eop"/>
          <w:color w:val="000000" w:themeColor="text1"/>
        </w:rPr>
        <w:t xml:space="preserve">D2-03 – revised pseudo code </w:t>
      </w:r>
    </w:p>
    <w:p w14:paraId="1FB901BC" w14:textId="77777777" w:rsidR="004F48CB" w:rsidRPr="007E38D5" w:rsidRDefault="004F48CB" w:rsidP="004F48CB">
      <w:pPr>
        <w:pStyle w:val="ListParagraph"/>
        <w:numPr>
          <w:ilvl w:val="1"/>
          <w:numId w:val="37"/>
        </w:numPr>
        <w:spacing w:after="0"/>
        <w:rPr>
          <w:rFonts w:eastAsiaTheme="minorEastAsia"/>
          <w:b/>
          <w:color w:val="000000" w:themeColor="text1"/>
        </w:rPr>
      </w:pPr>
      <w:r w:rsidRPr="007E38D5">
        <w:rPr>
          <w:rStyle w:val="eop"/>
          <w:color w:val="000000" w:themeColor="text1"/>
        </w:rPr>
        <w:t xml:space="preserve">need to be added schema </w:t>
      </w:r>
      <w:r w:rsidRPr="007E38D5">
        <w:rPr>
          <w:b/>
        </w:rPr>
        <w:t>“Range check: User entered value must be ≤ 1.0”</w:t>
      </w:r>
    </w:p>
    <w:p w14:paraId="1784537B" w14:textId="77777777" w:rsidR="004F48CB" w:rsidRPr="007E38D5" w:rsidRDefault="004F48CB" w:rsidP="004F48CB">
      <w:pPr>
        <w:spacing w:after="0"/>
        <w:rPr>
          <w:u w:val="single"/>
        </w:rPr>
      </w:pPr>
      <w:r w:rsidRPr="007E38D5">
        <w:rPr>
          <w:u w:val="single"/>
        </w:rPr>
        <w:t>CF2R-MCH-27d</w:t>
      </w:r>
    </w:p>
    <w:p w14:paraId="4A83426A" w14:textId="77777777" w:rsidR="004F48CB" w:rsidRPr="007E38D5" w:rsidRDefault="004F48CB" w:rsidP="004F48CB">
      <w:pPr>
        <w:pStyle w:val="ListParagraph"/>
        <w:numPr>
          <w:ilvl w:val="0"/>
          <w:numId w:val="22"/>
        </w:numPr>
        <w:spacing w:after="0"/>
      </w:pPr>
      <w:r w:rsidRPr="007E38D5">
        <w:t xml:space="preserve">A01, A04, A05 – revised pseudo code </w:t>
      </w:r>
      <w:r w:rsidRPr="007E38D5">
        <w:rPr>
          <w:color w:val="000000"/>
          <w:shd w:val="clear" w:color="auto" w:fill="FFFFFF"/>
        </w:rPr>
        <w:t>to allow for user input if the information is now available.</w:t>
      </w:r>
    </w:p>
    <w:p w14:paraId="2897C735" w14:textId="77777777" w:rsidR="004F48CB" w:rsidRPr="007E38D5" w:rsidRDefault="004F48CB" w:rsidP="004F48CB">
      <w:pPr>
        <w:pStyle w:val="ListParagraph"/>
        <w:numPr>
          <w:ilvl w:val="0"/>
          <w:numId w:val="22"/>
        </w:numPr>
        <w:spacing w:after="0"/>
      </w:pPr>
      <w:r w:rsidRPr="007E38D5">
        <w:t>A08 – revised pseudo code</w:t>
      </w:r>
    </w:p>
    <w:p w14:paraId="61C208E7" w14:textId="77777777" w:rsidR="004F48CB" w:rsidRPr="007E38D5" w:rsidRDefault="004F48CB" w:rsidP="004F48CB">
      <w:pPr>
        <w:pStyle w:val="ListParagraph"/>
        <w:numPr>
          <w:ilvl w:val="1"/>
          <w:numId w:val="22"/>
        </w:numPr>
        <w:spacing w:after="0"/>
        <w:rPr>
          <w:rStyle w:val="eop"/>
        </w:rPr>
      </w:pPr>
      <w:r w:rsidRPr="007E38D5">
        <w:rPr>
          <w:rStyle w:val="normaltextrun"/>
          <w:color w:val="000000"/>
          <w:shd w:val="clear" w:color="auto" w:fill="FFFFFF"/>
        </w:rPr>
        <w:t>Remove Scheduled and Real-time Control options</w:t>
      </w:r>
      <w:r w:rsidRPr="007E38D5">
        <w:rPr>
          <w:rStyle w:val="eop"/>
          <w:color w:val="000000"/>
          <w:shd w:val="clear" w:color="auto" w:fill="FFFFFF"/>
        </w:rPr>
        <w:t> </w:t>
      </w:r>
    </w:p>
    <w:p w14:paraId="6BDC7F26" w14:textId="5F45EF03" w:rsidR="004F48CB" w:rsidRPr="007E38D5" w:rsidRDefault="004F48CB" w:rsidP="004F48CB">
      <w:pPr>
        <w:pStyle w:val="ListParagraph"/>
        <w:numPr>
          <w:ilvl w:val="0"/>
          <w:numId w:val="22"/>
        </w:numPr>
        <w:spacing w:after="0"/>
        <w:rPr>
          <w:rStyle w:val="eop"/>
        </w:rPr>
      </w:pPr>
      <w:r w:rsidRPr="007E38D5">
        <w:rPr>
          <w:rStyle w:val="eop"/>
        </w:rPr>
        <w:t xml:space="preserve"> Removed </w:t>
      </w:r>
      <w:r w:rsidR="00480867" w:rsidRPr="007E38D5">
        <w:rPr>
          <w:rStyle w:val="eop"/>
        </w:rPr>
        <w:t>Table</w:t>
      </w:r>
      <w:r w:rsidRPr="007E38D5">
        <w:rPr>
          <w:rStyle w:val="eop"/>
        </w:rPr>
        <w:t xml:space="preserve"> </w:t>
      </w:r>
      <w:r w:rsidRPr="007E38D5">
        <w:rPr>
          <w:b/>
        </w:rPr>
        <w:t>B</w:t>
      </w:r>
      <w:r w:rsidR="00480867" w:rsidRPr="007E38D5">
        <w:rPr>
          <w:b/>
          <w:bCs/>
        </w:rPr>
        <w:t>. HRV/ERV</w:t>
      </w:r>
      <w:r w:rsidRPr="007E38D5">
        <w:rPr>
          <w:rStyle w:val="eop"/>
        </w:rPr>
        <w:t xml:space="preserve"> and renumber Section C to B</w:t>
      </w:r>
    </w:p>
    <w:p w14:paraId="0506D0F7" w14:textId="77777777" w:rsidR="004F48CB" w:rsidRPr="007E38D5" w:rsidRDefault="004F48CB" w:rsidP="004F48CB">
      <w:pPr>
        <w:pStyle w:val="ListParagraph"/>
        <w:spacing w:after="0"/>
        <w:rPr>
          <w:rStyle w:val="eop"/>
          <w:rFonts w:cstheme="minorHAnsi"/>
          <w:bCs/>
        </w:rPr>
      </w:pPr>
    </w:p>
    <w:p w14:paraId="718B4674" w14:textId="77777777" w:rsidR="004F48CB" w:rsidRPr="007E38D5" w:rsidRDefault="004F48CB" w:rsidP="004F48CB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CF2R/CF3R-MCH-27c</w:t>
      </w:r>
    </w:p>
    <w:p w14:paraId="071ACF39" w14:textId="77777777" w:rsidR="004F48CB" w:rsidRPr="007E38D5" w:rsidRDefault="004F48CB" w:rsidP="004F48CB">
      <w:pPr>
        <w:pStyle w:val="ListParagraph"/>
        <w:numPr>
          <w:ilvl w:val="0"/>
          <w:numId w:val="22"/>
        </w:numPr>
        <w:spacing w:after="0"/>
        <w:rPr>
          <w:rFonts w:cstheme="minorHAnsi"/>
        </w:rPr>
      </w:pPr>
      <w:r w:rsidRPr="007E38D5">
        <w:rPr>
          <w:rFonts w:cstheme="minorHAnsi"/>
        </w:rPr>
        <w:t xml:space="preserve">Removed this variant from the compliance documents </w:t>
      </w:r>
    </w:p>
    <w:p w14:paraId="06BB09DF" w14:textId="2E548676" w:rsidR="00CE4007" w:rsidRPr="007E38D5" w:rsidRDefault="00CE4007" w:rsidP="25D7DF59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CF2R-MCH-32</w:t>
      </w:r>
    </w:p>
    <w:bookmarkEnd w:id="35"/>
    <w:p w14:paraId="6A3BF649" w14:textId="77777777" w:rsidR="00655F6E" w:rsidRPr="007E38D5" w:rsidRDefault="00655F6E" w:rsidP="00655F6E">
      <w:pPr>
        <w:pStyle w:val="ListParagraph"/>
        <w:numPr>
          <w:ilvl w:val="0"/>
          <w:numId w:val="22"/>
        </w:numPr>
        <w:spacing w:after="0"/>
        <w:rPr>
          <w:rFonts w:eastAsiaTheme="minorEastAsia"/>
        </w:rPr>
      </w:pPr>
      <w:r w:rsidRPr="007E38D5">
        <w:t xml:space="preserve">A01 – revised pseudo code </w:t>
      </w:r>
    </w:p>
    <w:p w14:paraId="19644CED" w14:textId="77777777" w:rsidR="00655F6E" w:rsidRPr="007E38D5" w:rsidRDefault="00655F6E" w:rsidP="00655F6E">
      <w:pPr>
        <w:pStyle w:val="ListParagraph"/>
        <w:numPr>
          <w:ilvl w:val="1"/>
          <w:numId w:val="22"/>
        </w:numPr>
        <w:spacing w:after="0"/>
        <w:rPr>
          <w:ins w:id="36" w:author="Shewmaker, Michael@Energy" w:date="2022-10-13T21:20:00Z"/>
          <w:rFonts w:eastAsiaTheme="minorEastAsia"/>
        </w:rPr>
      </w:pPr>
      <w:r w:rsidRPr="007E38D5">
        <w:t xml:space="preserve">Add </w:t>
      </w:r>
      <w:r w:rsidRPr="007E38D5">
        <w:rPr>
          <w:b/>
        </w:rPr>
        <w:t xml:space="preserve">Prescriptive </w:t>
      </w:r>
    </w:p>
    <w:p w14:paraId="225AD30A" w14:textId="37F682EB" w:rsidR="6D6102C8" w:rsidRPr="007E38D5" w:rsidRDefault="6D6102C8" w:rsidP="672F9DE7">
      <w:pPr>
        <w:pStyle w:val="ListParagraph"/>
        <w:numPr>
          <w:ilvl w:val="1"/>
          <w:numId w:val="22"/>
        </w:numPr>
        <w:spacing w:after="0"/>
      </w:pPr>
      <w:ins w:id="37" w:author="Shewmaker, Michael@Energy" w:date="2022-10-13T21:20:00Z">
        <w:r w:rsidRPr="007E38D5">
          <w:rPr>
            <w:b/>
            <w:bCs/>
          </w:rPr>
          <w:t>Allow for user input if the information is not available.</w:t>
        </w:r>
      </w:ins>
    </w:p>
    <w:p w14:paraId="48472DFA" w14:textId="7E880E7F" w:rsidR="00B930BF" w:rsidRPr="007E38D5" w:rsidRDefault="00B930BF" w:rsidP="4B9BE83D">
      <w:pPr>
        <w:pStyle w:val="ListParagraph"/>
        <w:numPr>
          <w:ilvl w:val="0"/>
          <w:numId w:val="22"/>
        </w:numPr>
        <w:spacing w:after="0"/>
        <w:rPr>
          <w:u w:val="single"/>
        </w:rPr>
      </w:pPr>
      <w:r w:rsidRPr="007E38D5">
        <w:rPr>
          <w:color w:val="000000"/>
          <w:bdr w:val="none" w:sz="0" w:space="0" w:color="auto" w:frame="1"/>
        </w:rPr>
        <w:t>A0</w:t>
      </w:r>
      <w:r w:rsidR="009F41C2" w:rsidRPr="007E38D5">
        <w:rPr>
          <w:color w:val="000000"/>
          <w:bdr w:val="none" w:sz="0" w:space="0" w:color="auto" w:frame="1"/>
        </w:rPr>
        <w:t>2</w:t>
      </w:r>
      <w:r w:rsidRPr="007E38D5">
        <w:rPr>
          <w:color w:val="000000"/>
          <w:bdr w:val="none" w:sz="0" w:space="0" w:color="auto" w:frame="1"/>
        </w:rPr>
        <w:t xml:space="preserve">- revised pseudo code </w:t>
      </w:r>
    </w:p>
    <w:p w14:paraId="6DBBAE01" w14:textId="77777777" w:rsidR="00B930BF" w:rsidRPr="007E38D5" w:rsidRDefault="00B930BF" w:rsidP="4B9BE83D">
      <w:pPr>
        <w:pStyle w:val="ListParagraph"/>
        <w:numPr>
          <w:ilvl w:val="1"/>
          <w:numId w:val="22"/>
        </w:numPr>
        <w:spacing w:after="0"/>
        <w:rPr>
          <w:color w:val="000000"/>
          <w:bdr w:val="none" w:sz="0" w:space="0" w:color="auto" w:frame="1"/>
        </w:rPr>
      </w:pPr>
      <w:r w:rsidRPr="007E38D5">
        <w:rPr>
          <w:color w:val="000000"/>
          <w:bdr w:val="none" w:sz="0" w:space="0" w:color="auto" w:frame="1"/>
        </w:rPr>
        <w:t>field A02 - update pseudo code; remove multifamily option</w:t>
      </w:r>
    </w:p>
    <w:p w14:paraId="39BF37D5" w14:textId="567F0A40" w:rsidR="00FD3530" w:rsidRPr="007E38D5" w:rsidRDefault="00FD3530" w:rsidP="4B9BE83D">
      <w:pPr>
        <w:pStyle w:val="ListParagraph"/>
        <w:numPr>
          <w:ilvl w:val="0"/>
          <w:numId w:val="22"/>
        </w:numPr>
        <w:spacing w:after="0"/>
      </w:pPr>
      <w:r w:rsidRPr="007E38D5">
        <w:t>C0</w:t>
      </w:r>
      <w:r w:rsidR="00E14517" w:rsidRPr="007E38D5">
        <w:t>9</w:t>
      </w:r>
      <w:r w:rsidRPr="007E38D5">
        <w:t>- revised pseudo code</w:t>
      </w:r>
    </w:p>
    <w:p w14:paraId="5DB0F8DB" w14:textId="14D37E91" w:rsidR="00FD3530" w:rsidRPr="007E38D5" w:rsidRDefault="22FF7F98" w:rsidP="4B9BE83D">
      <w:pPr>
        <w:pStyle w:val="ListParagraph"/>
        <w:numPr>
          <w:ilvl w:val="1"/>
          <w:numId w:val="22"/>
        </w:numPr>
        <w:spacing w:after="0"/>
        <w:rPr>
          <w:rFonts w:eastAsiaTheme="minorEastAsia"/>
          <w:b/>
          <w:bCs/>
          <w:color w:val="000000" w:themeColor="text1"/>
        </w:rPr>
      </w:pPr>
      <w:r w:rsidRPr="007E38D5">
        <w:rPr>
          <w:rStyle w:val="normaltextrun"/>
          <w:color w:val="000000"/>
          <w:bdr w:val="none" w:sz="0" w:space="0" w:color="auto" w:frame="1"/>
        </w:rPr>
        <w:t xml:space="preserve">update the pseudo code </w:t>
      </w:r>
      <w:r w:rsidR="1C047473" w:rsidRPr="007E38D5">
        <w:rPr>
          <w:b/>
          <w:bCs/>
        </w:rPr>
        <w:t>"Elseif A07 = &lt;750, then result = 280;”</w:t>
      </w:r>
    </w:p>
    <w:p w14:paraId="7D14378E" w14:textId="7829B192" w:rsidR="25D7DF59" w:rsidRPr="007E38D5" w:rsidRDefault="5D7592CD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strike/>
        </w:rPr>
      </w:pPr>
      <w:r w:rsidRPr="007E38D5">
        <w:rPr>
          <w:b/>
          <w:strike/>
        </w:rPr>
        <w:t>C</w:t>
      </w:r>
      <w:r w:rsidR="0F73B524" w:rsidRPr="007E38D5">
        <w:rPr>
          <w:b/>
          <w:strike/>
        </w:rPr>
        <w:t>10a</w:t>
      </w:r>
      <w:r w:rsidR="0F73B524" w:rsidRPr="007E38D5">
        <w:rPr>
          <w:strike/>
        </w:rPr>
        <w:t xml:space="preserve"> – need to be added to schema “</w:t>
      </w:r>
      <w:r w:rsidR="0F73B524" w:rsidRPr="007E38D5">
        <w:rPr>
          <w:b/>
          <w:strike/>
        </w:rPr>
        <w:t>Exception to Maximum Sound Rating”</w:t>
      </w:r>
    </w:p>
    <w:p w14:paraId="08F9BB8F" w14:textId="6A9F4E8C" w:rsidR="00991416" w:rsidRPr="007E38D5" w:rsidRDefault="00991416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</w:rPr>
      </w:pPr>
      <w:r w:rsidRPr="007E38D5">
        <w:t xml:space="preserve">A07 – revised pseudo code </w:t>
      </w:r>
    </w:p>
    <w:p w14:paraId="23ECAAFE" w14:textId="1BA96E06" w:rsidR="7580620A" w:rsidRPr="007E38D5" w:rsidRDefault="7580620A" w:rsidP="4B9BE83D">
      <w:pPr>
        <w:pStyle w:val="ListParagraph"/>
        <w:numPr>
          <w:ilvl w:val="1"/>
          <w:numId w:val="22"/>
        </w:numPr>
        <w:spacing w:after="0"/>
        <w:rPr>
          <w:ins w:id="38" w:author="Shewmaker, Michael@Energy" w:date="2022-10-13T21:20:00Z"/>
          <w:rFonts w:eastAsiaTheme="minorEastAsia"/>
        </w:rPr>
      </w:pPr>
      <w:r w:rsidRPr="007E38D5">
        <w:t xml:space="preserve">Add </w:t>
      </w:r>
      <w:r w:rsidRPr="007E38D5">
        <w:rPr>
          <w:b/>
          <w:bCs/>
        </w:rPr>
        <w:t>Prescriptive</w:t>
      </w:r>
    </w:p>
    <w:p w14:paraId="7E3A54D1" w14:textId="1C841296" w:rsidR="7A6DF6CD" w:rsidRPr="007E38D5" w:rsidRDefault="7A6DF6CD" w:rsidP="672F9DE7">
      <w:pPr>
        <w:pStyle w:val="ListParagraph"/>
        <w:numPr>
          <w:ilvl w:val="1"/>
          <w:numId w:val="22"/>
        </w:numPr>
        <w:spacing w:after="0"/>
      </w:pPr>
      <w:ins w:id="39" w:author="Shewmaker, Michael@Energy" w:date="2022-10-13T21:20:00Z">
        <w:r w:rsidRPr="007E38D5">
          <w:rPr>
            <w:b/>
            <w:bCs/>
          </w:rPr>
          <w:t>Allow for user input if the information is not available.</w:t>
        </w:r>
      </w:ins>
    </w:p>
    <w:p w14:paraId="1F922E50" w14:textId="41E9E915" w:rsidR="7580620A" w:rsidRPr="007E38D5" w:rsidRDefault="7580620A" w:rsidP="7580620A">
      <w:pPr>
        <w:spacing w:after="0"/>
        <w:rPr>
          <w:rFonts w:cstheme="minorHAnsi"/>
          <w:b/>
          <w:bCs/>
        </w:rPr>
      </w:pPr>
    </w:p>
    <w:p w14:paraId="1E211A58" w14:textId="3F0497CD" w:rsidR="00CE4007" w:rsidRPr="007E38D5" w:rsidRDefault="00CE4007" w:rsidP="25D7DF59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CF3R-MCH-32</w:t>
      </w:r>
    </w:p>
    <w:p w14:paraId="0B13EC2D" w14:textId="77777777" w:rsidR="00EE1F9E" w:rsidRPr="007E38D5" w:rsidRDefault="00EE1F9E" w:rsidP="00EE1F9E">
      <w:pPr>
        <w:pStyle w:val="ListParagraph"/>
        <w:numPr>
          <w:ilvl w:val="0"/>
          <w:numId w:val="22"/>
        </w:numPr>
        <w:spacing w:after="0"/>
        <w:rPr>
          <w:rFonts w:eastAsiaTheme="minorEastAsia"/>
        </w:rPr>
      </w:pPr>
      <w:r w:rsidRPr="007E38D5">
        <w:t xml:space="preserve">A01 – revised pseudo code </w:t>
      </w:r>
    </w:p>
    <w:p w14:paraId="1E5BE89C" w14:textId="51252211" w:rsidR="00B930BF" w:rsidRPr="007E38D5" w:rsidRDefault="00EE1F9E" w:rsidP="3098EE26">
      <w:pPr>
        <w:pStyle w:val="ListParagraph"/>
        <w:numPr>
          <w:ilvl w:val="1"/>
          <w:numId w:val="22"/>
        </w:numPr>
        <w:spacing w:after="0"/>
        <w:rPr>
          <w:u w:val="single"/>
        </w:rPr>
      </w:pPr>
      <w:r w:rsidRPr="007E38D5">
        <w:t xml:space="preserve">Add </w:t>
      </w:r>
      <w:r w:rsidRPr="007E38D5">
        <w:rPr>
          <w:b/>
        </w:rPr>
        <w:t xml:space="preserve">Prescriptive </w:t>
      </w:r>
    </w:p>
    <w:p w14:paraId="45DBA104" w14:textId="47C59600" w:rsidR="00B930BF" w:rsidRPr="007E38D5" w:rsidRDefault="00B930BF" w:rsidP="4B9BE83D">
      <w:pPr>
        <w:pStyle w:val="ListParagraph"/>
        <w:numPr>
          <w:ilvl w:val="0"/>
          <w:numId w:val="22"/>
        </w:numPr>
        <w:spacing w:after="0"/>
        <w:rPr>
          <w:u w:val="single"/>
        </w:rPr>
      </w:pPr>
      <w:r w:rsidRPr="007E38D5">
        <w:rPr>
          <w:color w:val="000000" w:themeColor="text1"/>
        </w:rPr>
        <w:t>A0</w:t>
      </w:r>
      <w:r w:rsidR="009F41C2" w:rsidRPr="007E38D5">
        <w:rPr>
          <w:color w:val="000000" w:themeColor="text1"/>
        </w:rPr>
        <w:t>2</w:t>
      </w:r>
      <w:r w:rsidRPr="007E38D5">
        <w:rPr>
          <w:color w:val="000000" w:themeColor="text1"/>
        </w:rPr>
        <w:t xml:space="preserve">- revised pseudo code </w:t>
      </w:r>
    </w:p>
    <w:p w14:paraId="0FA2D100" w14:textId="77777777" w:rsidR="00B930BF" w:rsidRPr="007E38D5" w:rsidRDefault="00B930BF" w:rsidP="4B9BE83D">
      <w:pPr>
        <w:pStyle w:val="ListParagraph"/>
        <w:numPr>
          <w:ilvl w:val="1"/>
          <w:numId w:val="22"/>
        </w:numPr>
        <w:spacing w:after="0"/>
        <w:rPr>
          <w:color w:val="000000" w:themeColor="text1"/>
        </w:rPr>
      </w:pPr>
      <w:r w:rsidRPr="007E38D5">
        <w:rPr>
          <w:color w:val="000000" w:themeColor="text1"/>
        </w:rPr>
        <w:lastRenderedPageBreak/>
        <w:t>field A02 - update pseudo code; remove multifamily option</w:t>
      </w:r>
    </w:p>
    <w:p w14:paraId="68FDA67F" w14:textId="34117A42" w:rsidR="00E14517" w:rsidRPr="007E38D5" w:rsidRDefault="00FD3530" w:rsidP="4B9BE83D">
      <w:pPr>
        <w:pStyle w:val="ListParagraph"/>
        <w:numPr>
          <w:ilvl w:val="0"/>
          <w:numId w:val="22"/>
        </w:numPr>
        <w:spacing w:after="0"/>
      </w:pPr>
      <w:r w:rsidRPr="007E38D5">
        <w:t>B0</w:t>
      </w:r>
      <w:r w:rsidR="00E14517" w:rsidRPr="007E38D5">
        <w:t>9</w:t>
      </w:r>
      <w:r w:rsidRPr="007E38D5">
        <w:t>- revised pseudo code</w:t>
      </w:r>
    </w:p>
    <w:p w14:paraId="488055C3" w14:textId="14D37E91" w:rsidR="00FD3530" w:rsidRPr="007E38D5" w:rsidRDefault="22FF7F98" w:rsidP="4B9BE83D">
      <w:pPr>
        <w:pStyle w:val="ListParagraph"/>
        <w:numPr>
          <w:ilvl w:val="1"/>
          <w:numId w:val="22"/>
        </w:numPr>
        <w:spacing w:after="0"/>
        <w:rPr>
          <w:rFonts w:eastAsiaTheme="minorEastAsia"/>
          <w:b/>
          <w:bCs/>
          <w:color w:val="000000" w:themeColor="text1"/>
        </w:rPr>
      </w:pPr>
      <w:r w:rsidRPr="007E38D5">
        <w:rPr>
          <w:rStyle w:val="normaltextrun"/>
          <w:color w:val="000000" w:themeColor="text1"/>
        </w:rPr>
        <w:t xml:space="preserve">update the pseudo code </w:t>
      </w:r>
      <w:r w:rsidR="1C047473" w:rsidRPr="007E38D5">
        <w:rPr>
          <w:b/>
          <w:bCs/>
        </w:rPr>
        <w:t>"Elseif A07 = &lt;750, then result = 280;”</w:t>
      </w:r>
    </w:p>
    <w:p w14:paraId="73A75915" w14:textId="3AC1C341" w:rsidR="25D7DF59" w:rsidRPr="007E38D5" w:rsidRDefault="45156925" w:rsidP="4B9BE83D">
      <w:pPr>
        <w:pStyle w:val="ListParagraph"/>
        <w:numPr>
          <w:ilvl w:val="0"/>
          <w:numId w:val="22"/>
        </w:numPr>
        <w:spacing w:after="0"/>
        <w:rPr>
          <w:strike/>
        </w:rPr>
      </w:pPr>
      <w:r w:rsidRPr="007E38D5">
        <w:rPr>
          <w:b/>
          <w:strike/>
        </w:rPr>
        <w:t>B10a</w:t>
      </w:r>
      <w:r w:rsidRPr="007E38D5">
        <w:rPr>
          <w:strike/>
        </w:rPr>
        <w:t xml:space="preserve"> – need to be added to schema “</w:t>
      </w:r>
      <w:r w:rsidRPr="007E38D5">
        <w:rPr>
          <w:b/>
          <w:strike/>
        </w:rPr>
        <w:t>Exception to Maximum Sound Rating”</w:t>
      </w:r>
    </w:p>
    <w:p w14:paraId="1215EC60" w14:textId="516C414D" w:rsidR="7580620A" w:rsidRPr="007E38D5" w:rsidRDefault="7580620A" w:rsidP="3098EE26">
      <w:pPr>
        <w:spacing w:after="0"/>
        <w:ind w:left="720"/>
        <w:rPr>
          <w:b/>
        </w:rPr>
      </w:pPr>
    </w:p>
    <w:p w14:paraId="00B8F2F8" w14:textId="6A9F4E8C" w:rsidR="00991416" w:rsidRPr="007E38D5" w:rsidRDefault="00991416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</w:rPr>
      </w:pPr>
      <w:r w:rsidRPr="007E38D5">
        <w:t xml:space="preserve">A07 – revised pseudo code </w:t>
      </w:r>
    </w:p>
    <w:p w14:paraId="288543EA" w14:textId="1BA96E06" w:rsidR="7580620A" w:rsidRPr="007E38D5" w:rsidRDefault="7580620A" w:rsidP="4B9BE83D">
      <w:pPr>
        <w:pStyle w:val="ListParagraph"/>
        <w:numPr>
          <w:ilvl w:val="1"/>
          <w:numId w:val="22"/>
        </w:numPr>
        <w:spacing w:after="0"/>
        <w:rPr>
          <w:rFonts w:eastAsiaTheme="minorEastAsia"/>
        </w:rPr>
      </w:pPr>
      <w:r w:rsidRPr="007E38D5">
        <w:t xml:space="preserve">Add </w:t>
      </w:r>
      <w:r w:rsidRPr="007E38D5">
        <w:rPr>
          <w:b/>
          <w:bCs/>
        </w:rPr>
        <w:t>Prescriptive</w:t>
      </w:r>
    </w:p>
    <w:p w14:paraId="1261A477" w14:textId="21932695" w:rsidR="25D7DF59" w:rsidRPr="007E38D5" w:rsidRDefault="25D7DF59" w:rsidP="3FDA263B">
      <w:pPr>
        <w:spacing w:after="0"/>
        <w:rPr>
          <w:rFonts w:cstheme="minorHAnsi"/>
          <w:b/>
          <w:bCs/>
        </w:rPr>
      </w:pPr>
    </w:p>
    <w:p w14:paraId="3643A8A2" w14:textId="6034240B" w:rsidR="7580620A" w:rsidRPr="007E38D5" w:rsidRDefault="7580620A" w:rsidP="7580620A">
      <w:pPr>
        <w:spacing w:after="0"/>
        <w:rPr>
          <w:rFonts w:cstheme="minorHAnsi"/>
        </w:rPr>
      </w:pPr>
      <w:bookmarkStart w:id="40" w:name="_Hlk106721884"/>
      <w:bookmarkEnd w:id="40"/>
    </w:p>
    <w:p w14:paraId="59E66CDB" w14:textId="3B7B6709" w:rsidR="11734F3D" w:rsidRPr="007E38D5" w:rsidRDefault="11734F3D" w:rsidP="4B9BE83D">
      <w:pPr>
        <w:spacing w:after="0"/>
        <w:rPr>
          <w:strike/>
          <w:u w:val="single"/>
        </w:rPr>
      </w:pPr>
      <w:r w:rsidRPr="007E38D5">
        <w:rPr>
          <w:strike/>
          <w:u w:val="single"/>
        </w:rPr>
        <w:t>CF2R/CF3R-MCH-32</w:t>
      </w:r>
    </w:p>
    <w:p w14:paraId="7DCDF63C" w14:textId="19B6E23C" w:rsidR="00991416" w:rsidRPr="007E38D5" w:rsidRDefault="00991416" w:rsidP="4B9BE83D">
      <w:pPr>
        <w:pStyle w:val="ListParagraph"/>
        <w:numPr>
          <w:ilvl w:val="0"/>
          <w:numId w:val="22"/>
        </w:numPr>
        <w:spacing w:after="0"/>
        <w:rPr>
          <w:strike/>
        </w:rPr>
      </w:pPr>
      <w:r w:rsidRPr="007E38D5">
        <w:rPr>
          <w:strike/>
        </w:rPr>
        <w:t>A01 – revised pseudo code</w:t>
      </w:r>
      <w:r w:rsidRPr="007E38D5">
        <w:t xml:space="preserve"> </w:t>
      </w:r>
    </w:p>
    <w:p w14:paraId="0507F673" w14:textId="4D9E71AB" w:rsidR="7580620A" w:rsidRPr="007E38D5" w:rsidRDefault="7580620A" w:rsidP="4B9BE83D">
      <w:pPr>
        <w:pStyle w:val="ListParagraph"/>
        <w:numPr>
          <w:ilvl w:val="1"/>
          <w:numId w:val="22"/>
        </w:numPr>
        <w:spacing w:after="0"/>
        <w:rPr>
          <w:strike/>
        </w:rPr>
      </w:pPr>
      <w:r w:rsidRPr="007E38D5">
        <w:rPr>
          <w:strike/>
        </w:rPr>
        <w:t xml:space="preserve">Add </w:t>
      </w:r>
      <w:r w:rsidRPr="007E38D5">
        <w:rPr>
          <w:b/>
          <w:bCs/>
          <w:strike/>
        </w:rPr>
        <w:t>Prescriptive</w:t>
      </w:r>
      <w:r w:rsidRPr="007E38D5">
        <w:rPr>
          <w:b/>
          <w:bCs/>
        </w:rPr>
        <w:t xml:space="preserve"> </w:t>
      </w:r>
    </w:p>
    <w:p w14:paraId="4A94B96E" w14:textId="6A9F4E8C" w:rsidR="00991416" w:rsidRPr="007E38D5" w:rsidRDefault="00991416" w:rsidP="4B9BE83D">
      <w:pPr>
        <w:pStyle w:val="ListParagraph"/>
        <w:numPr>
          <w:ilvl w:val="0"/>
          <w:numId w:val="22"/>
        </w:numPr>
        <w:spacing w:after="0"/>
        <w:rPr>
          <w:strike/>
        </w:rPr>
      </w:pPr>
      <w:r w:rsidRPr="007E38D5">
        <w:rPr>
          <w:strike/>
        </w:rPr>
        <w:t>A07 – revised pseudo code</w:t>
      </w:r>
      <w:r w:rsidRPr="007E38D5">
        <w:t xml:space="preserve"> </w:t>
      </w:r>
    </w:p>
    <w:p w14:paraId="2E03E959" w14:textId="1BA96E06" w:rsidR="7580620A" w:rsidRPr="007E38D5" w:rsidRDefault="7580620A" w:rsidP="4B9BE83D">
      <w:pPr>
        <w:pStyle w:val="ListParagraph"/>
        <w:numPr>
          <w:ilvl w:val="1"/>
          <w:numId w:val="22"/>
        </w:numPr>
        <w:spacing w:after="0"/>
        <w:rPr>
          <w:strike/>
        </w:rPr>
      </w:pPr>
      <w:r w:rsidRPr="007E38D5">
        <w:rPr>
          <w:strike/>
        </w:rPr>
        <w:t xml:space="preserve">Add </w:t>
      </w:r>
      <w:r w:rsidRPr="007E38D5">
        <w:rPr>
          <w:b/>
          <w:bCs/>
          <w:strike/>
        </w:rPr>
        <w:t>Prescriptive</w:t>
      </w:r>
    </w:p>
    <w:p w14:paraId="413A3505" w14:textId="77777777" w:rsidR="00F10879" w:rsidRPr="007E38D5" w:rsidRDefault="00F10879" w:rsidP="00F10879">
      <w:pPr>
        <w:pStyle w:val="ListParagraph"/>
        <w:spacing w:after="0"/>
        <w:rPr>
          <w:rFonts w:cstheme="minorHAnsi"/>
          <w:bCs/>
        </w:rPr>
      </w:pPr>
    </w:p>
    <w:p w14:paraId="56B5D9B4" w14:textId="2B9A24CC" w:rsidR="00BB224C" w:rsidRPr="007E38D5" w:rsidRDefault="00193235" w:rsidP="4B9BE83D">
      <w:pPr>
        <w:spacing w:after="0"/>
        <w:rPr>
          <w:u w:val="single"/>
        </w:rPr>
      </w:pPr>
      <w:r w:rsidRPr="007E38D5">
        <w:rPr>
          <w:u w:val="single"/>
        </w:rPr>
        <w:t>CF2R-PLB-02</w:t>
      </w:r>
    </w:p>
    <w:p w14:paraId="3361EF07" w14:textId="6F4E479F" w:rsidR="00BB224C" w:rsidRPr="007E38D5" w:rsidRDefault="00D12941" w:rsidP="4B9BE83D">
      <w:pPr>
        <w:pStyle w:val="ListParagraph"/>
        <w:numPr>
          <w:ilvl w:val="0"/>
          <w:numId w:val="22"/>
        </w:numPr>
        <w:spacing w:after="0"/>
      </w:pPr>
      <w:r w:rsidRPr="007E38D5">
        <w:t>A10</w:t>
      </w:r>
      <w:r w:rsidR="00D219DC" w:rsidRPr="007E38D5">
        <w:t xml:space="preserve"> –</w:t>
      </w:r>
      <w:r w:rsidRPr="007E38D5">
        <w:t xml:space="preserve"> </w:t>
      </w:r>
      <w:r w:rsidR="00D219DC" w:rsidRPr="007E38D5">
        <w:t>revised pseudo code</w:t>
      </w:r>
    </w:p>
    <w:p w14:paraId="2B128D4C" w14:textId="77777777" w:rsidR="00BB224C" w:rsidRPr="007E38D5" w:rsidRDefault="000370E6" w:rsidP="4B9BE83D">
      <w:pPr>
        <w:pStyle w:val="ListParagraph"/>
        <w:numPr>
          <w:ilvl w:val="1"/>
          <w:numId w:val="22"/>
        </w:numPr>
        <w:spacing w:after="0"/>
        <w:rPr>
          <w:rStyle w:val="normaltextrun"/>
        </w:rPr>
      </w:pPr>
      <w:r w:rsidRPr="007E38D5">
        <w:rPr>
          <w:rStyle w:val="normaltextrun"/>
          <w:color w:val="000000" w:themeColor="text1"/>
        </w:rPr>
        <w:t>update the pseudo code</w:t>
      </w:r>
      <w:r w:rsidR="006B22F6" w:rsidRPr="007E38D5">
        <w:rPr>
          <w:rStyle w:val="normaltextrun"/>
          <w:color w:val="000000" w:themeColor="text1"/>
        </w:rPr>
        <w:t xml:space="preserve"> </w:t>
      </w:r>
      <w:r w:rsidRPr="007E38D5">
        <w:rPr>
          <w:rStyle w:val="normaltextrun"/>
          <w:color w:val="000000" w:themeColor="text1"/>
        </w:rPr>
        <w:t>to provide a reference for the NCB-01 (field M09)</w:t>
      </w:r>
    </w:p>
    <w:p w14:paraId="66C4D66F" w14:textId="50DAB4FF" w:rsidR="00BB224C" w:rsidRPr="007E38D5" w:rsidRDefault="00C32F78" w:rsidP="4B9BE83D">
      <w:pPr>
        <w:pStyle w:val="ListParagraph"/>
        <w:numPr>
          <w:ilvl w:val="0"/>
          <w:numId w:val="22"/>
        </w:numPr>
        <w:spacing w:after="0"/>
      </w:pPr>
      <w:r w:rsidRPr="007E38D5">
        <w:t>A2.08 – revised pseudo code</w:t>
      </w:r>
    </w:p>
    <w:p w14:paraId="1E2C7F7C" w14:textId="77777777" w:rsidR="00BB224C" w:rsidRPr="007E38D5" w:rsidRDefault="00C32F78" w:rsidP="4B9BE83D">
      <w:pPr>
        <w:pStyle w:val="ListParagraph"/>
        <w:numPr>
          <w:ilvl w:val="1"/>
          <w:numId w:val="22"/>
        </w:numPr>
        <w:spacing w:after="0"/>
        <w:rPr>
          <w:rStyle w:val="normaltextrun"/>
        </w:rPr>
      </w:pPr>
      <w:r w:rsidRPr="007E38D5">
        <w:rPr>
          <w:rStyle w:val="normaltextrun"/>
          <w:color w:val="000000" w:themeColor="text1"/>
        </w:rPr>
        <w:t>update the pseudo code to provide a reference for the NCB-01 (field M09)</w:t>
      </w:r>
    </w:p>
    <w:p w14:paraId="459F7480" w14:textId="6879657C" w:rsidR="00BB224C" w:rsidRPr="007E38D5" w:rsidRDefault="00B417B7" w:rsidP="4B9BE83D">
      <w:pPr>
        <w:pStyle w:val="ListParagraph"/>
        <w:numPr>
          <w:ilvl w:val="0"/>
          <w:numId w:val="22"/>
        </w:numPr>
        <w:spacing w:after="0"/>
      </w:pPr>
      <w:r w:rsidRPr="007E38D5">
        <w:t>C06 – revised pseudo code</w:t>
      </w:r>
    </w:p>
    <w:p w14:paraId="323A2F61" w14:textId="5AA85913" w:rsidR="77D64255" w:rsidRPr="007E38D5" w:rsidRDefault="77D64255" w:rsidP="4B9BE83D">
      <w:pPr>
        <w:pStyle w:val="ListParagraph"/>
        <w:numPr>
          <w:ilvl w:val="0"/>
          <w:numId w:val="22"/>
        </w:numPr>
        <w:spacing w:after="0"/>
      </w:pPr>
      <w:r w:rsidRPr="007E38D5">
        <w:t xml:space="preserve">D02 – revised pseudo code </w:t>
      </w:r>
    </w:p>
    <w:p w14:paraId="1343A51F" w14:textId="7FDA37C7" w:rsidR="77D64255" w:rsidRPr="007E38D5" w:rsidRDefault="77D64255" w:rsidP="4B9BE83D">
      <w:pPr>
        <w:pStyle w:val="ListParagraph"/>
        <w:numPr>
          <w:ilvl w:val="1"/>
          <w:numId w:val="22"/>
        </w:numPr>
        <w:spacing w:after="0"/>
        <w:rPr>
          <w:rFonts w:eastAsiaTheme="minorEastAsia"/>
        </w:rPr>
      </w:pPr>
      <w:r w:rsidRPr="007E38D5">
        <w:rPr>
          <w:rFonts w:eastAsia="Calibri"/>
        </w:rPr>
        <w:t>Allow user input.</w:t>
      </w:r>
    </w:p>
    <w:p w14:paraId="07005414" w14:textId="79579F2C" w:rsidR="77D64255" w:rsidRPr="007E38D5" w:rsidRDefault="77D64255" w:rsidP="77D64255">
      <w:pPr>
        <w:spacing w:after="0"/>
        <w:rPr>
          <w:rFonts w:eastAsia="Calibri" w:cstheme="minorHAnsi"/>
        </w:rPr>
      </w:pPr>
    </w:p>
    <w:p w14:paraId="1004868D" w14:textId="644E0449" w:rsidR="00BB224C" w:rsidRPr="007E38D5" w:rsidRDefault="00E832E4" w:rsidP="1B1AB697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CF2R</w:t>
      </w:r>
      <w:r w:rsidR="005B2283" w:rsidRPr="007E38D5">
        <w:rPr>
          <w:rFonts w:cstheme="minorHAnsi"/>
          <w:u w:val="single"/>
        </w:rPr>
        <w:t>-</w:t>
      </w:r>
      <w:r w:rsidRPr="007E38D5">
        <w:rPr>
          <w:rFonts w:cstheme="minorHAnsi"/>
          <w:u w:val="single"/>
        </w:rPr>
        <w:t>PLB-</w:t>
      </w:r>
      <w:r w:rsidR="004B2FCC" w:rsidRPr="007E38D5">
        <w:rPr>
          <w:rFonts w:cstheme="minorHAnsi"/>
          <w:u w:val="single"/>
        </w:rPr>
        <w:t>22</w:t>
      </w:r>
    </w:p>
    <w:p w14:paraId="45EAADE9" w14:textId="344C314C" w:rsidR="00BB224C" w:rsidRPr="007E38D5" w:rsidRDefault="00035B5C" w:rsidP="4B9BE83D">
      <w:pPr>
        <w:pStyle w:val="ListParagraph"/>
        <w:numPr>
          <w:ilvl w:val="0"/>
          <w:numId w:val="22"/>
        </w:numPr>
        <w:spacing w:after="0"/>
        <w:rPr>
          <w:rStyle w:val="normaltextrun"/>
        </w:rPr>
      </w:pPr>
      <w:r w:rsidRPr="007E38D5">
        <w:rPr>
          <w:rStyle w:val="normaltextrun"/>
          <w:color w:val="000000" w:themeColor="text1"/>
        </w:rPr>
        <w:t>A09</w:t>
      </w:r>
      <w:r w:rsidR="00440B13" w:rsidRPr="007E38D5">
        <w:rPr>
          <w:rStyle w:val="normaltextrun"/>
          <w:color w:val="000000" w:themeColor="text1"/>
        </w:rPr>
        <w:t xml:space="preserve"> </w:t>
      </w:r>
      <w:r w:rsidR="007E7EC7" w:rsidRPr="007E38D5">
        <w:rPr>
          <w:rStyle w:val="normaltextrun"/>
          <w:color w:val="000000" w:themeColor="text1"/>
        </w:rPr>
        <w:t xml:space="preserve">– Removed </w:t>
      </w:r>
    </w:p>
    <w:p w14:paraId="012CF7F1" w14:textId="0F7ECB14" w:rsidR="00BB224C" w:rsidRPr="007E38D5" w:rsidRDefault="00691539" w:rsidP="4B9BE83D">
      <w:pPr>
        <w:pStyle w:val="ListParagraph"/>
        <w:numPr>
          <w:ilvl w:val="1"/>
          <w:numId w:val="22"/>
        </w:numPr>
        <w:spacing w:after="0"/>
        <w:rPr>
          <w:rFonts w:eastAsiaTheme="minorEastAsia"/>
          <w:color w:val="000000" w:themeColor="text1"/>
        </w:rPr>
      </w:pPr>
      <w:r w:rsidRPr="007E38D5">
        <w:rPr>
          <w:rStyle w:val="normaltextrun"/>
          <w:color w:val="000000" w:themeColor="text1"/>
        </w:rPr>
        <w:t xml:space="preserve">Field no longer </w:t>
      </w:r>
      <w:r w:rsidR="00E204F2" w:rsidRPr="007E38D5">
        <w:rPr>
          <w:rStyle w:val="normaltextrun"/>
          <w:color w:val="000000" w:themeColor="text1"/>
        </w:rPr>
        <w:t>need</w:t>
      </w:r>
      <w:r w:rsidR="09B56D07" w:rsidRPr="007E38D5">
        <w:rPr>
          <w:rStyle w:val="normaltextrun"/>
          <w:color w:val="000000" w:themeColor="text1"/>
        </w:rPr>
        <w:t>ed</w:t>
      </w:r>
      <w:r w:rsidRPr="007E38D5">
        <w:rPr>
          <w:rStyle w:val="normaltextrun"/>
          <w:color w:val="000000" w:themeColor="text1"/>
        </w:rPr>
        <w:t>; only applies to multifamily</w:t>
      </w:r>
    </w:p>
    <w:p w14:paraId="218A6AA0" w14:textId="6A0C0174" w:rsidR="00BB224C" w:rsidRPr="007E38D5" w:rsidRDefault="00E204F2" w:rsidP="4B9BE83D">
      <w:pPr>
        <w:pStyle w:val="ListParagraph"/>
        <w:numPr>
          <w:ilvl w:val="0"/>
          <w:numId w:val="22"/>
        </w:numPr>
        <w:spacing w:after="0"/>
        <w:rPr>
          <w:rStyle w:val="normaltextrun"/>
        </w:rPr>
      </w:pPr>
      <w:r w:rsidRPr="007E38D5">
        <w:rPr>
          <w:rStyle w:val="normaltextrun"/>
          <w:color w:val="000000" w:themeColor="text1"/>
        </w:rPr>
        <w:t>B09</w:t>
      </w:r>
      <w:r w:rsidR="00440B13" w:rsidRPr="007E38D5">
        <w:rPr>
          <w:rStyle w:val="normaltextrun"/>
          <w:color w:val="000000" w:themeColor="text1"/>
        </w:rPr>
        <w:t xml:space="preserve"> </w:t>
      </w:r>
      <w:r w:rsidRPr="007E38D5">
        <w:rPr>
          <w:rStyle w:val="normaltextrun"/>
          <w:color w:val="000000" w:themeColor="text1"/>
        </w:rPr>
        <w:t xml:space="preserve">– Removed </w:t>
      </w:r>
    </w:p>
    <w:p w14:paraId="329E566E" w14:textId="2AF05173" w:rsidR="00BB224C" w:rsidRPr="007E38D5" w:rsidRDefault="00E204F2" w:rsidP="4B9BE83D">
      <w:pPr>
        <w:pStyle w:val="ListParagraph"/>
        <w:numPr>
          <w:ilvl w:val="1"/>
          <w:numId w:val="22"/>
        </w:numPr>
        <w:spacing w:after="0"/>
        <w:rPr>
          <w:sz w:val="24"/>
          <w:szCs w:val="24"/>
        </w:rPr>
      </w:pPr>
      <w:r w:rsidRPr="007E38D5">
        <w:rPr>
          <w:color w:val="333333"/>
          <w:sz w:val="24"/>
          <w:szCs w:val="24"/>
        </w:rPr>
        <w:t>Field no longer need</w:t>
      </w:r>
      <w:r w:rsidR="790788F7" w:rsidRPr="007E38D5">
        <w:rPr>
          <w:color w:val="333333"/>
          <w:sz w:val="24"/>
          <w:szCs w:val="24"/>
        </w:rPr>
        <w:t>ed</w:t>
      </w:r>
      <w:r w:rsidRPr="007E38D5">
        <w:rPr>
          <w:color w:val="333333"/>
          <w:sz w:val="24"/>
          <w:szCs w:val="24"/>
        </w:rPr>
        <w:t>; only applies to multifamily</w:t>
      </w:r>
    </w:p>
    <w:p w14:paraId="6E79A062" w14:textId="0A536BE8" w:rsidR="00BB224C" w:rsidRPr="007E38D5" w:rsidRDefault="002E7A0D" w:rsidP="4B9BE83D">
      <w:pPr>
        <w:numPr>
          <w:ilvl w:val="0"/>
          <w:numId w:val="22"/>
        </w:numPr>
        <w:spacing w:after="0"/>
      </w:pPr>
      <w:r w:rsidRPr="007E38D5">
        <w:t>A11</w:t>
      </w:r>
      <w:r w:rsidR="00FD3530" w:rsidRPr="007E38D5">
        <w:t xml:space="preserve"> – revised pseudo code</w:t>
      </w:r>
    </w:p>
    <w:p w14:paraId="0D824140" w14:textId="77777777" w:rsidR="00BB224C" w:rsidRPr="007E38D5" w:rsidRDefault="00FD3530" w:rsidP="4B9BE83D">
      <w:pPr>
        <w:numPr>
          <w:ilvl w:val="1"/>
          <w:numId w:val="22"/>
        </w:numPr>
        <w:spacing w:after="0"/>
      </w:pPr>
      <w:r w:rsidRPr="007E38D5">
        <w:t>update the pseudo code to provide a reference for the NCB-01 (field M09)</w:t>
      </w:r>
    </w:p>
    <w:p w14:paraId="643B2F10" w14:textId="1B18A2BC" w:rsidR="00BB224C" w:rsidRPr="007E38D5" w:rsidRDefault="00440B13" w:rsidP="4B9BE83D">
      <w:pPr>
        <w:numPr>
          <w:ilvl w:val="0"/>
          <w:numId w:val="22"/>
        </w:numPr>
        <w:spacing w:after="0"/>
      </w:pPr>
      <w:r w:rsidRPr="007E38D5">
        <w:t>A2.08 – revised pseudo code</w:t>
      </w:r>
    </w:p>
    <w:p w14:paraId="52BEBCB4" w14:textId="77777777" w:rsidR="00BB224C" w:rsidRPr="007E38D5" w:rsidRDefault="00440B13" w:rsidP="4B9BE83D">
      <w:pPr>
        <w:numPr>
          <w:ilvl w:val="1"/>
          <w:numId w:val="22"/>
        </w:numPr>
        <w:spacing w:after="0"/>
      </w:pPr>
      <w:r w:rsidRPr="007E38D5">
        <w:t>update the pseudo code to provide a reference for the NCB-01 (field M09)</w:t>
      </w:r>
    </w:p>
    <w:p w14:paraId="39A7F431" w14:textId="70F2327A" w:rsidR="00BB224C" w:rsidRPr="007E38D5" w:rsidRDefault="00902DD6" w:rsidP="4B9BE83D">
      <w:pPr>
        <w:numPr>
          <w:ilvl w:val="0"/>
          <w:numId w:val="22"/>
        </w:numPr>
        <w:spacing w:after="0"/>
      </w:pPr>
      <w:r w:rsidRPr="007E38D5">
        <w:t>A12 – revised pseudo code</w:t>
      </w:r>
    </w:p>
    <w:p w14:paraId="2F723771" w14:textId="57CFB34B" w:rsidR="00BB224C" w:rsidRPr="007E38D5" w:rsidRDefault="00304F7E" w:rsidP="4B9BE83D">
      <w:pPr>
        <w:numPr>
          <w:ilvl w:val="0"/>
          <w:numId w:val="22"/>
        </w:numPr>
        <w:spacing w:after="0"/>
      </w:pPr>
      <w:r w:rsidRPr="007E38D5">
        <w:t>A</w:t>
      </w:r>
      <w:r w:rsidR="00D33BE0" w:rsidRPr="007E38D5">
        <w:t>2.09</w:t>
      </w:r>
      <w:r w:rsidR="002F798C" w:rsidRPr="007E38D5">
        <w:t xml:space="preserve"> – revised </w:t>
      </w:r>
      <w:r w:rsidR="007631EA" w:rsidRPr="007E38D5">
        <w:t>pseudo code</w:t>
      </w:r>
    </w:p>
    <w:p w14:paraId="575F3288" w14:textId="4FAD3F8F" w:rsidR="00BB224C" w:rsidRPr="007E38D5" w:rsidRDefault="007E1791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7E38D5">
        <w:rPr>
          <w:b/>
          <w:bCs/>
        </w:rPr>
        <w:t>A2.09 - “Drain Water Recovery”</w:t>
      </w:r>
      <w:r w:rsidRPr="007E38D5">
        <w:t xml:space="preserve"> added to </w:t>
      </w:r>
      <w:r w:rsidR="00CD0C21" w:rsidRPr="007E38D5">
        <w:t xml:space="preserve">the </w:t>
      </w:r>
      <w:r w:rsidRPr="007E38D5">
        <w:t>Top section in Doc layout only to match with bottom section</w:t>
      </w:r>
      <w:r w:rsidR="6F6E7603" w:rsidRPr="007E38D5">
        <w:t xml:space="preserve"> </w:t>
      </w:r>
      <w:r w:rsidR="6F6E7603" w:rsidRPr="007E38D5">
        <w:rPr>
          <w:color w:val="FF0000"/>
        </w:rPr>
        <w:t xml:space="preserve">– </w:t>
      </w:r>
      <w:r w:rsidR="0068683D" w:rsidRPr="007E38D5">
        <w:rPr>
          <w:color w:val="FF0000"/>
        </w:rPr>
        <w:t>doc. layout</w:t>
      </w:r>
      <w:r w:rsidR="6F6E7603" w:rsidRPr="007E38D5">
        <w:rPr>
          <w:color w:val="FF0000"/>
        </w:rPr>
        <w:t xml:space="preserve"> change only</w:t>
      </w:r>
    </w:p>
    <w:p w14:paraId="368F380A" w14:textId="0EF5A4DA" w:rsidR="00BB224C" w:rsidRPr="007E38D5" w:rsidRDefault="007E1791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7E38D5">
        <w:rPr>
          <w:b/>
          <w:bCs/>
        </w:rPr>
        <w:t>B2.09 - “Drain Water Recovery”</w:t>
      </w:r>
      <w:r w:rsidRPr="007E38D5">
        <w:t xml:space="preserve"> added to </w:t>
      </w:r>
      <w:r w:rsidR="00CD0C21" w:rsidRPr="007E38D5">
        <w:t xml:space="preserve">the </w:t>
      </w:r>
      <w:r w:rsidRPr="007E38D5">
        <w:t>Top section in Doc layout only to match with bottom section</w:t>
      </w:r>
      <w:r w:rsidR="5DB1DFC5" w:rsidRPr="007E38D5">
        <w:t xml:space="preserve"> </w:t>
      </w:r>
      <w:r w:rsidR="5DB1DFC5" w:rsidRPr="007E38D5">
        <w:rPr>
          <w:color w:val="FF0000"/>
        </w:rPr>
        <w:t xml:space="preserve">– </w:t>
      </w:r>
      <w:r w:rsidR="0068683D" w:rsidRPr="007E38D5">
        <w:rPr>
          <w:color w:val="FF0000"/>
        </w:rPr>
        <w:t>doc. layout</w:t>
      </w:r>
      <w:r w:rsidR="5DB1DFC5" w:rsidRPr="007E38D5">
        <w:rPr>
          <w:color w:val="FF0000"/>
        </w:rPr>
        <w:t xml:space="preserve"> change only</w:t>
      </w:r>
    </w:p>
    <w:p w14:paraId="1E03C7B7" w14:textId="4670BB01" w:rsidR="77D64255" w:rsidRPr="007E38D5" w:rsidRDefault="77D64255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7E38D5">
        <w:t xml:space="preserve">D02 – revised pseudo code </w:t>
      </w:r>
    </w:p>
    <w:p w14:paraId="0A2529F0" w14:textId="637939C7" w:rsidR="77D64255" w:rsidRPr="007E38D5" w:rsidRDefault="77D64255" w:rsidP="4B9BE83D">
      <w:pPr>
        <w:pStyle w:val="ListParagraph"/>
        <w:numPr>
          <w:ilvl w:val="1"/>
          <w:numId w:val="22"/>
        </w:numPr>
        <w:spacing w:after="0"/>
        <w:rPr>
          <w:rFonts w:eastAsiaTheme="minorEastAsia"/>
        </w:rPr>
      </w:pPr>
      <w:r w:rsidRPr="007E38D5">
        <w:rPr>
          <w:rFonts w:eastAsia="Calibri"/>
        </w:rPr>
        <w:t>Allow user input.</w:t>
      </w:r>
    </w:p>
    <w:p w14:paraId="60630918" w14:textId="589B0D5E" w:rsidR="77D64255" w:rsidRPr="007E38D5" w:rsidRDefault="77D64255" w:rsidP="77D64255">
      <w:pPr>
        <w:spacing w:after="0"/>
        <w:rPr>
          <w:rFonts w:cstheme="minorHAnsi"/>
        </w:rPr>
      </w:pPr>
    </w:p>
    <w:p w14:paraId="2B14FB81" w14:textId="5553B702" w:rsidR="00BB224C" w:rsidRPr="007E38D5" w:rsidRDefault="005B2283" w:rsidP="1B1AB697">
      <w:pPr>
        <w:spacing w:after="0"/>
        <w:rPr>
          <w:rFonts w:cstheme="minorHAnsi"/>
          <w:u w:val="single"/>
        </w:rPr>
      </w:pPr>
      <w:r w:rsidRPr="007E38D5">
        <w:rPr>
          <w:rFonts w:cstheme="minorHAnsi"/>
          <w:u w:val="single"/>
        </w:rPr>
        <w:t>CF3R-PLB-22</w:t>
      </w:r>
    </w:p>
    <w:p w14:paraId="5A610846" w14:textId="5CF11022" w:rsidR="00BB224C" w:rsidRPr="007E38D5" w:rsidRDefault="005B2283" w:rsidP="4B9BE83D">
      <w:pPr>
        <w:pStyle w:val="ListParagraph"/>
        <w:numPr>
          <w:ilvl w:val="0"/>
          <w:numId w:val="22"/>
        </w:numPr>
        <w:spacing w:after="0"/>
        <w:rPr>
          <w:rStyle w:val="normaltextrun"/>
        </w:rPr>
      </w:pPr>
      <w:r w:rsidRPr="007E38D5">
        <w:rPr>
          <w:rStyle w:val="normaltextrun"/>
          <w:color w:val="000000" w:themeColor="text1"/>
        </w:rPr>
        <w:lastRenderedPageBreak/>
        <w:t xml:space="preserve">A09 – Removed </w:t>
      </w:r>
    </w:p>
    <w:p w14:paraId="4D459B65" w14:textId="2F22A5E6" w:rsidR="00BB224C" w:rsidRPr="007E38D5" w:rsidRDefault="005B2283" w:rsidP="4B9BE83D">
      <w:pPr>
        <w:pStyle w:val="ListParagraph"/>
        <w:numPr>
          <w:ilvl w:val="1"/>
          <w:numId w:val="22"/>
        </w:numPr>
        <w:spacing w:after="0"/>
        <w:rPr>
          <w:sz w:val="24"/>
          <w:szCs w:val="24"/>
        </w:rPr>
      </w:pPr>
      <w:r w:rsidRPr="007E38D5">
        <w:rPr>
          <w:color w:val="333333"/>
          <w:sz w:val="24"/>
          <w:szCs w:val="24"/>
        </w:rPr>
        <w:t>Field no longer need</w:t>
      </w:r>
      <w:r w:rsidR="1E8FF8D0" w:rsidRPr="007E38D5">
        <w:rPr>
          <w:color w:val="333333"/>
          <w:sz w:val="24"/>
          <w:szCs w:val="24"/>
        </w:rPr>
        <w:t>ed</w:t>
      </w:r>
      <w:r w:rsidRPr="007E38D5">
        <w:rPr>
          <w:color w:val="333333"/>
          <w:sz w:val="24"/>
          <w:szCs w:val="24"/>
        </w:rPr>
        <w:t>; only applies to multifamily</w:t>
      </w:r>
    </w:p>
    <w:p w14:paraId="56DD92E5" w14:textId="4020013E" w:rsidR="00BB224C" w:rsidRPr="007E38D5" w:rsidRDefault="005B2283" w:rsidP="4B9BE83D">
      <w:pPr>
        <w:pStyle w:val="ListParagraph"/>
        <w:numPr>
          <w:ilvl w:val="0"/>
          <w:numId w:val="22"/>
        </w:numPr>
        <w:spacing w:after="0"/>
        <w:rPr>
          <w:rStyle w:val="normaltextrun"/>
        </w:rPr>
      </w:pPr>
      <w:r w:rsidRPr="007E38D5">
        <w:rPr>
          <w:rStyle w:val="normaltextrun"/>
          <w:color w:val="000000" w:themeColor="text1"/>
        </w:rPr>
        <w:t xml:space="preserve">B09 – Removed </w:t>
      </w:r>
    </w:p>
    <w:p w14:paraId="6A15AA1A" w14:textId="1FC08A15" w:rsidR="00BB224C" w:rsidRPr="007E38D5" w:rsidRDefault="005B2283" w:rsidP="4B9BE83D">
      <w:pPr>
        <w:pStyle w:val="ListParagraph"/>
        <w:numPr>
          <w:ilvl w:val="1"/>
          <w:numId w:val="22"/>
        </w:numPr>
        <w:spacing w:after="0"/>
        <w:rPr>
          <w:sz w:val="24"/>
          <w:szCs w:val="24"/>
        </w:rPr>
      </w:pPr>
      <w:r w:rsidRPr="007E38D5">
        <w:rPr>
          <w:color w:val="333333"/>
          <w:sz w:val="24"/>
          <w:szCs w:val="24"/>
        </w:rPr>
        <w:t>Field no longer need</w:t>
      </w:r>
      <w:r w:rsidR="1F9FD2C0" w:rsidRPr="007E38D5">
        <w:rPr>
          <w:color w:val="333333"/>
          <w:sz w:val="24"/>
          <w:szCs w:val="24"/>
        </w:rPr>
        <w:t>ed</w:t>
      </w:r>
      <w:r w:rsidRPr="007E38D5">
        <w:rPr>
          <w:color w:val="333333"/>
          <w:sz w:val="24"/>
          <w:szCs w:val="24"/>
        </w:rPr>
        <w:t>; only applies to multifamily</w:t>
      </w:r>
    </w:p>
    <w:p w14:paraId="30E9BC24" w14:textId="77777777" w:rsidR="00BB224C" w:rsidRPr="007E38D5" w:rsidRDefault="005B2283" w:rsidP="4B9BE83D">
      <w:pPr>
        <w:numPr>
          <w:ilvl w:val="0"/>
          <w:numId w:val="22"/>
        </w:numPr>
        <w:spacing w:after="0"/>
      </w:pPr>
      <w:r w:rsidRPr="007E38D5">
        <w:t>A11 – revised pseudo code</w:t>
      </w:r>
    </w:p>
    <w:p w14:paraId="262A0FF5" w14:textId="77777777" w:rsidR="00BB224C" w:rsidRPr="007E38D5" w:rsidRDefault="005B2283" w:rsidP="4B9BE83D">
      <w:pPr>
        <w:numPr>
          <w:ilvl w:val="1"/>
          <w:numId w:val="22"/>
        </w:numPr>
        <w:spacing w:after="0"/>
      </w:pPr>
      <w:r w:rsidRPr="007E38D5">
        <w:t>update the pseudo code to provide a reference for the NCB-01 (field M09)</w:t>
      </w:r>
    </w:p>
    <w:p w14:paraId="25897AD6" w14:textId="77777777" w:rsidR="00BB224C" w:rsidRPr="007E38D5" w:rsidRDefault="005B2283" w:rsidP="4B9BE83D">
      <w:pPr>
        <w:numPr>
          <w:ilvl w:val="0"/>
          <w:numId w:val="22"/>
        </w:numPr>
        <w:spacing w:after="0"/>
      </w:pPr>
      <w:r w:rsidRPr="007E38D5">
        <w:t>A2.08 – revised pseudo code</w:t>
      </w:r>
    </w:p>
    <w:p w14:paraId="1AAA41D6" w14:textId="77777777" w:rsidR="00BB224C" w:rsidRPr="007E38D5" w:rsidRDefault="005B2283" w:rsidP="4B9BE83D">
      <w:pPr>
        <w:numPr>
          <w:ilvl w:val="1"/>
          <w:numId w:val="22"/>
        </w:numPr>
        <w:spacing w:after="0"/>
      </w:pPr>
      <w:r w:rsidRPr="007E38D5">
        <w:t>update the pseudo code to provide a reference for the NCB-01 (field M09)</w:t>
      </w:r>
    </w:p>
    <w:p w14:paraId="555A3CE8" w14:textId="77777777" w:rsidR="00BB224C" w:rsidRPr="007E38D5" w:rsidRDefault="005B2283" w:rsidP="4B9BE83D">
      <w:pPr>
        <w:numPr>
          <w:ilvl w:val="0"/>
          <w:numId w:val="22"/>
        </w:numPr>
        <w:spacing w:after="0"/>
      </w:pPr>
      <w:r w:rsidRPr="007E38D5">
        <w:t>A12 – revised pseudo code</w:t>
      </w:r>
    </w:p>
    <w:p w14:paraId="7C79D6A3" w14:textId="77777777" w:rsidR="00BB224C" w:rsidRPr="007E38D5" w:rsidRDefault="005B2283" w:rsidP="4B9BE83D">
      <w:pPr>
        <w:numPr>
          <w:ilvl w:val="0"/>
          <w:numId w:val="22"/>
        </w:numPr>
        <w:spacing w:after="0"/>
      </w:pPr>
      <w:r w:rsidRPr="007E38D5">
        <w:t>A2.09 – revised pseudo code</w:t>
      </w:r>
    </w:p>
    <w:p w14:paraId="0B492B8C" w14:textId="77777777" w:rsidR="00BB224C" w:rsidRPr="007E38D5" w:rsidRDefault="005B2283" w:rsidP="4B9BE83D">
      <w:pPr>
        <w:numPr>
          <w:ilvl w:val="0"/>
          <w:numId w:val="22"/>
        </w:numPr>
        <w:spacing w:after="0"/>
        <w:rPr>
          <w:b/>
          <w:bCs/>
        </w:rPr>
      </w:pPr>
      <w:r w:rsidRPr="007E38D5">
        <w:rPr>
          <w:b/>
          <w:bCs/>
        </w:rPr>
        <w:t>Added Heater Pump Water Heater models to schema base.</w:t>
      </w:r>
    </w:p>
    <w:p w14:paraId="4767DBB3" w14:textId="26FC03E8" w:rsidR="00BB224C" w:rsidRPr="007E38D5" w:rsidRDefault="005B2283" w:rsidP="4B9BE83D">
      <w:pPr>
        <w:numPr>
          <w:ilvl w:val="1"/>
          <w:numId w:val="22"/>
        </w:numPr>
        <w:spacing w:after="0" w:line="240" w:lineRule="auto"/>
        <w:rPr>
          <w:rFonts w:eastAsia="Times New Roman"/>
        </w:rPr>
      </w:pPr>
      <w:r w:rsidRPr="007E38D5">
        <w:rPr>
          <w:rFonts w:eastAsia="Times New Roman"/>
        </w:rPr>
        <w:t>&lt;</w:t>
      </w:r>
      <w:proofErr w:type="spellStart"/>
      <w:proofErr w:type="gramStart"/>
      <w:r w:rsidRPr="007E38D5">
        <w:rPr>
          <w:rFonts w:eastAsia="Times New Roman"/>
        </w:rPr>
        <w:t>xsd:enumeration</w:t>
      </w:r>
      <w:proofErr w:type="spellEnd"/>
      <w:proofErr w:type="gramEnd"/>
      <w:r w:rsidRPr="007E38D5">
        <w:rPr>
          <w:rFonts w:eastAsia="Times New Roman"/>
        </w:rPr>
        <w:t xml:space="preserve"> value="RheemPROPH50RH350"/&gt;</w:t>
      </w:r>
    </w:p>
    <w:p w14:paraId="4A1D6A5C" w14:textId="6E1DEA14" w:rsidR="00BB224C" w:rsidRPr="007E38D5" w:rsidRDefault="005B2283" w:rsidP="4B9BE83D">
      <w:pPr>
        <w:numPr>
          <w:ilvl w:val="1"/>
          <w:numId w:val="22"/>
        </w:numPr>
        <w:spacing w:after="0" w:line="240" w:lineRule="auto"/>
        <w:rPr>
          <w:rFonts w:eastAsia="Times New Roman"/>
        </w:rPr>
      </w:pPr>
      <w:r w:rsidRPr="007E38D5">
        <w:rPr>
          <w:rFonts w:eastAsia="Times New Roman"/>
        </w:rPr>
        <w:t> &lt;</w:t>
      </w:r>
      <w:proofErr w:type="spellStart"/>
      <w:proofErr w:type="gramStart"/>
      <w:r w:rsidRPr="007E38D5">
        <w:rPr>
          <w:rFonts w:eastAsia="Times New Roman"/>
        </w:rPr>
        <w:t>xsd:enumeration</w:t>
      </w:r>
      <w:proofErr w:type="spellEnd"/>
      <w:proofErr w:type="gramEnd"/>
      <w:r w:rsidRPr="007E38D5">
        <w:rPr>
          <w:rFonts w:eastAsia="Times New Roman"/>
        </w:rPr>
        <w:t xml:space="preserve"> value="RheemXE50T10HD22U0"/&gt;</w:t>
      </w:r>
    </w:p>
    <w:p w14:paraId="2DCD0668" w14:textId="334139CE" w:rsidR="00BB224C" w:rsidRPr="007E38D5" w:rsidRDefault="005B2283" w:rsidP="4B9BE83D">
      <w:pPr>
        <w:numPr>
          <w:ilvl w:val="1"/>
          <w:numId w:val="22"/>
        </w:numPr>
        <w:spacing w:after="0" w:line="240" w:lineRule="auto"/>
        <w:rPr>
          <w:rFonts w:eastAsia="Times New Roman"/>
        </w:rPr>
      </w:pPr>
      <w:r w:rsidRPr="007E38D5">
        <w:rPr>
          <w:rFonts w:eastAsia="Times New Roman"/>
        </w:rPr>
        <w:t xml:space="preserve"> &lt;</w:t>
      </w:r>
      <w:proofErr w:type="spellStart"/>
      <w:proofErr w:type="gramStart"/>
      <w:r w:rsidRPr="007E38D5">
        <w:rPr>
          <w:rFonts w:eastAsia="Times New Roman"/>
        </w:rPr>
        <w:t>xsd:enumeration</w:t>
      </w:r>
      <w:proofErr w:type="spellEnd"/>
      <w:proofErr w:type="gramEnd"/>
      <w:r w:rsidRPr="007E38D5">
        <w:rPr>
          <w:rFonts w:eastAsia="Times New Roman"/>
        </w:rPr>
        <w:t xml:space="preserve"> value="Richmond10E50HP4D15"/&gt;</w:t>
      </w:r>
    </w:p>
    <w:p w14:paraId="2C02A8EF" w14:textId="68536595" w:rsidR="00BB224C" w:rsidRPr="007E38D5" w:rsidRDefault="005B2283" w:rsidP="4B9BE83D">
      <w:pPr>
        <w:numPr>
          <w:ilvl w:val="1"/>
          <w:numId w:val="22"/>
        </w:numPr>
        <w:spacing w:after="0" w:line="240" w:lineRule="auto"/>
      </w:pPr>
      <w:r w:rsidRPr="007E38D5">
        <w:rPr>
          <w:rFonts w:eastAsia="Times New Roman"/>
        </w:rPr>
        <w:t xml:space="preserve"> &lt;</w:t>
      </w:r>
      <w:proofErr w:type="spellStart"/>
      <w:proofErr w:type="gramStart"/>
      <w:r w:rsidRPr="007E38D5">
        <w:rPr>
          <w:rFonts w:eastAsia="Times New Roman"/>
        </w:rPr>
        <w:t>xsd:enumeration</w:t>
      </w:r>
      <w:proofErr w:type="spellEnd"/>
      <w:proofErr w:type="gramEnd"/>
      <w:r w:rsidRPr="007E38D5">
        <w:rPr>
          <w:rFonts w:eastAsia="Times New Roman"/>
        </w:rPr>
        <w:t xml:space="preserve"> value="RuudPROUH50RU350D15"/&gt;</w:t>
      </w:r>
    </w:p>
    <w:p w14:paraId="32160BB8" w14:textId="77777777" w:rsidR="00BB224C" w:rsidRPr="007E38D5" w:rsidRDefault="00BB224C" w:rsidP="1B1AB697">
      <w:pPr>
        <w:spacing w:after="0" w:line="240" w:lineRule="auto"/>
        <w:rPr>
          <w:rFonts w:cstheme="minorHAnsi"/>
        </w:rPr>
      </w:pPr>
    </w:p>
    <w:p w14:paraId="788FB4D5" w14:textId="7280CC47" w:rsidR="00BB224C" w:rsidRPr="007E38D5" w:rsidRDefault="25D7DF59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7E38D5">
        <w:rPr>
          <w:b/>
          <w:bCs/>
        </w:rPr>
        <w:t>A2.09 - “Drain Water Recovery”</w:t>
      </w:r>
      <w:r w:rsidRPr="007E38D5">
        <w:t xml:space="preserve"> added to Top section in Doc layout only to match with bottom section</w:t>
      </w:r>
      <w:r w:rsidR="56FAA247" w:rsidRPr="007E38D5">
        <w:t xml:space="preserve"> </w:t>
      </w:r>
      <w:r w:rsidR="56FAA247" w:rsidRPr="007E38D5">
        <w:rPr>
          <w:color w:val="FF0000"/>
        </w:rPr>
        <w:t xml:space="preserve">– </w:t>
      </w:r>
      <w:r w:rsidR="0068683D" w:rsidRPr="007E38D5">
        <w:rPr>
          <w:color w:val="FF0000"/>
        </w:rPr>
        <w:t>doc. layout</w:t>
      </w:r>
      <w:r w:rsidR="56FAA247" w:rsidRPr="007E38D5">
        <w:rPr>
          <w:color w:val="FF0000"/>
        </w:rPr>
        <w:t xml:space="preserve"> change only</w:t>
      </w:r>
    </w:p>
    <w:p w14:paraId="2E14810F" w14:textId="4A1AAFD4" w:rsidR="00BB224C" w:rsidRPr="007E38D5" w:rsidRDefault="25D7DF59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7E38D5">
        <w:rPr>
          <w:b/>
          <w:bCs/>
        </w:rPr>
        <w:t>B2.09 - “Drain Water Recovery”</w:t>
      </w:r>
      <w:r w:rsidRPr="007E38D5">
        <w:t xml:space="preserve"> added to Top section in Doc layout only to match with bottom section</w:t>
      </w:r>
      <w:r w:rsidRPr="007E38D5">
        <w:rPr>
          <w:rFonts w:eastAsia="Times New Roman"/>
        </w:rPr>
        <w:t xml:space="preserve"> </w:t>
      </w:r>
      <w:r w:rsidR="4564DCED" w:rsidRPr="007E38D5">
        <w:rPr>
          <w:rFonts w:eastAsia="Times New Roman"/>
        </w:rPr>
        <w:t xml:space="preserve">- </w:t>
      </w:r>
      <w:r w:rsidR="7B14633B" w:rsidRPr="007E38D5">
        <w:rPr>
          <w:rFonts w:eastAsia="Times New Roman"/>
          <w:color w:val="FF0000"/>
        </w:rPr>
        <w:t>doc. layout</w:t>
      </w:r>
      <w:r w:rsidR="4564DCED" w:rsidRPr="007E38D5">
        <w:rPr>
          <w:rFonts w:eastAsia="Times New Roman"/>
          <w:color w:val="FF0000"/>
        </w:rPr>
        <w:t xml:space="preserve"> change only</w:t>
      </w:r>
    </w:p>
    <w:p w14:paraId="3CBC6F01" w14:textId="390674DE" w:rsidR="77D64255" w:rsidRPr="007E38D5" w:rsidRDefault="77D64255" w:rsidP="4B9BE83D">
      <w:pPr>
        <w:pStyle w:val="ListParagraph"/>
        <w:numPr>
          <w:ilvl w:val="0"/>
          <w:numId w:val="22"/>
        </w:numPr>
        <w:spacing w:after="0"/>
        <w:rPr>
          <w:rFonts w:eastAsiaTheme="minorEastAsia"/>
          <w:b/>
          <w:bCs/>
        </w:rPr>
      </w:pPr>
      <w:r w:rsidRPr="007E38D5">
        <w:t xml:space="preserve">D02 – revised pseudo code </w:t>
      </w:r>
    </w:p>
    <w:p w14:paraId="7DC47226" w14:textId="7FDA37C7" w:rsidR="77D64255" w:rsidRPr="007E38D5" w:rsidRDefault="77D64255" w:rsidP="4B9BE83D">
      <w:pPr>
        <w:pStyle w:val="ListParagraph"/>
        <w:numPr>
          <w:ilvl w:val="1"/>
          <w:numId w:val="22"/>
        </w:numPr>
        <w:spacing w:after="0"/>
        <w:rPr>
          <w:rFonts w:eastAsiaTheme="minorEastAsia"/>
        </w:rPr>
      </w:pPr>
      <w:r w:rsidRPr="007E38D5">
        <w:rPr>
          <w:rFonts w:eastAsia="Calibri"/>
        </w:rPr>
        <w:t>Allow user input.</w:t>
      </w:r>
    </w:p>
    <w:p w14:paraId="1B2800A9" w14:textId="1F498DDA" w:rsidR="00BB224C" w:rsidRPr="007E38D5" w:rsidRDefault="00BB224C" w:rsidP="1B1AB697">
      <w:pPr>
        <w:spacing w:after="0"/>
        <w:rPr>
          <w:rFonts w:eastAsia="Times New Roman" w:cstheme="minorHAnsi"/>
        </w:rPr>
      </w:pPr>
    </w:p>
    <w:p w14:paraId="0EBADA2F" w14:textId="308A5F2D" w:rsidR="00BB224C" w:rsidRPr="007E38D5" w:rsidRDefault="00BB224C" w:rsidP="4B9BE83D">
      <w:pPr>
        <w:spacing w:after="0"/>
        <w:rPr>
          <w:u w:val="single"/>
        </w:rPr>
      </w:pPr>
      <w:r w:rsidRPr="007E38D5">
        <w:rPr>
          <w:u w:val="single"/>
        </w:rPr>
        <w:t>CF2R</w:t>
      </w:r>
      <w:r w:rsidR="000A256E" w:rsidRPr="007E38D5">
        <w:rPr>
          <w:u w:val="single"/>
        </w:rPr>
        <w:t>-PV</w:t>
      </w:r>
      <w:r w:rsidR="000A1946" w:rsidRPr="007E38D5">
        <w:rPr>
          <w:u w:val="single"/>
        </w:rPr>
        <w:t>B</w:t>
      </w:r>
      <w:r w:rsidR="000A256E" w:rsidRPr="007E38D5">
        <w:rPr>
          <w:u w:val="single"/>
        </w:rPr>
        <w:t>-01</w:t>
      </w:r>
    </w:p>
    <w:p w14:paraId="5C4803A3" w14:textId="46EC1317" w:rsidR="000A256E" w:rsidRPr="007E38D5" w:rsidRDefault="72E6C4C2" w:rsidP="4B9BE83D">
      <w:pPr>
        <w:spacing w:after="0"/>
        <w:ind w:left="720"/>
        <w:rPr>
          <w:b/>
          <w:bCs/>
        </w:rPr>
      </w:pPr>
      <w:r w:rsidRPr="007E38D5">
        <w:t>Section B – revised pseudo code (</w:t>
      </w:r>
      <w:proofErr w:type="spellStart"/>
      <w:r w:rsidR="4BE3C7AC" w:rsidRPr="007E38D5">
        <w:t>CalculationsAndRules</w:t>
      </w:r>
      <w:proofErr w:type="spellEnd"/>
      <w:r w:rsidRPr="007E38D5">
        <w:t>)</w:t>
      </w:r>
    </w:p>
    <w:p w14:paraId="3CA83D8D" w14:textId="41F8D55A" w:rsidR="00DF7E2B" w:rsidRPr="007E38D5" w:rsidRDefault="72E6C4C2" w:rsidP="4B9BE83D">
      <w:pPr>
        <w:spacing w:after="0"/>
        <w:ind w:left="720"/>
      </w:pPr>
      <w:r w:rsidRPr="007E38D5">
        <w:t>Section C – revised pseudo code (</w:t>
      </w:r>
      <w:proofErr w:type="spellStart"/>
      <w:r w:rsidR="36D2A244" w:rsidRPr="007E38D5">
        <w:t>CalculationsAndRules</w:t>
      </w:r>
      <w:proofErr w:type="spellEnd"/>
      <w:r w:rsidRPr="007E38D5">
        <w:t>)</w:t>
      </w:r>
      <w:r w:rsidR="5B47CA42" w:rsidRPr="007E38D5">
        <w:t xml:space="preserve">, </w:t>
      </w:r>
    </w:p>
    <w:p w14:paraId="13C98066" w14:textId="0FDD6CEB" w:rsidR="000A256E" w:rsidRPr="007E38D5" w:rsidRDefault="5B47CA42" w:rsidP="4B9BE83D">
      <w:pPr>
        <w:pStyle w:val="ListParagraph"/>
        <w:numPr>
          <w:ilvl w:val="1"/>
          <w:numId w:val="22"/>
        </w:numPr>
        <w:spacing w:after="0"/>
        <w:rPr>
          <w:b/>
          <w:bCs/>
        </w:rPr>
      </w:pPr>
      <w:bookmarkStart w:id="41" w:name="_Hlk114742586"/>
      <w:r w:rsidRPr="007E38D5">
        <w:t xml:space="preserve">reject deletion of </w:t>
      </w:r>
      <w:r w:rsidR="6363625D" w:rsidRPr="007E38D5">
        <w:rPr>
          <w:b/>
          <w:bCs/>
        </w:rPr>
        <w:t>“Community Solar”</w:t>
      </w:r>
      <w:r w:rsidR="72E6C4C2" w:rsidRPr="007E38D5">
        <w:rPr>
          <w:b/>
          <w:bCs/>
        </w:rPr>
        <w:t xml:space="preserve"> </w:t>
      </w:r>
    </w:p>
    <w:p w14:paraId="3B5CF734" w14:textId="0E2C717B" w:rsidR="00790AFD" w:rsidRPr="007E38D5" w:rsidRDefault="00790AFD" w:rsidP="4B9BE83D">
      <w:pPr>
        <w:pStyle w:val="ListParagraph"/>
        <w:numPr>
          <w:ilvl w:val="1"/>
          <w:numId w:val="22"/>
        </w:numPr>
        <w:spacing w:after="0"/>
        <w:rPr>
          <w:b/>
          <w:bCs/>
        </w:rPr>
      </w:pPr>
      <w:r w:rsidRPr="007E38D5">
        <w:t xml:space="preserve">delete </w:t>
      </w:r>
      <w:r w:rsidR="00F96AC6" w:rsidRPr="007E38D5">
        <w:t>“</w:t>
      </w:r>
      <w:r w:rsidR="00AE2ADF" w:rsidRPr="007E38D5">
        <w:rPr>
          <w:b/>
          <w:bCs/>
        </w:rPr>
        <w:t xml:space="preserve">or (if A06 </w:t>
      </w:r>
      <w:proofErr w:type="gramStart"/>
      <w:r w:rsidR="00AE2ADF" w:rsidRPr="007E38D5">
        <w:rPr>
          <w:b/>
          <w:bCs/>
        </w:rPr>
        <w:t>≠“</w:t>
      </w:r>
      <w:proofErr w:type="gramEnd"/>
      <w:r w:rsidR="00AE2ADF" w:rsidRPr="007E38D5">
        <w:rPr>
          <w:b/>
          <w:bCs/>
        </w:rPr>
        <w:t>Opt-out”)</w:t>
      </w:r>
      <w:r w:rsidR="00F96AC6" w:rsidRPr="007E38D5">
        <w:rPr>
          <w:b/>
          <w:bCs/>
        </w:rPr>
        <w:t>”</w:t>
      </w:r>
    </w:p>
    <w:bookmarkEnd w:id="41"/>
    <w:p w14:paraId="145EABAC" w14:textId="1ECE508A" w:rsidR="000A256E" w:rsidRPr="007E38D5" w:rsidRDefault="015ABA28" w:rsidP="4B9BE83D">
      <w:pPr>
        <w:spacing w:after="0"/>
        <w:ind w:left="720"/>
      </w:pPr>
      <w:r w:rsidRPr="007E38D5">
        <w:t>Section D – revised pseudo code (</w:t>
      </w:r>
      <w:proofErr w:type="spellStart"/>
      <w:r w:rsidR="65E28194" w:rsidRPr="007E38D5">
        <w:t>CalculationsAndRules</w:t>
      </w:r>
      <w:proofErr w:type="spellEnd"/>
      <w:r w:rsidRPr="007E38D5">
        <w:t>)</w:t>
      </w:r>
    </w:p>
    <w:p w14:paraId="69EC748F" w14:textId="77777777" w:rsidR="00825436" w:rsidRPr="007E38D5" w:rsidRDefault="00825436" w:rsidP="4B9BE83D">
      <w:pPr>
        <w:numPr>
          <w:ilvl w:val="1"/>
          <w:numId w:val="22"/>
        </w:numPr>
        <w:spacing w:after="0"/>
        <w:rPr>
          <w:b/>
          <w:bCs/>
        </w:rPr>
      </w:pPr>
      <w:r w:rsidRPr="007E38D5">
        <w:t xml:space="preserve">reject deletion of </w:t>
      </w:r>
      <w:r w:rsidRPr="007E38D5">
        <w:rPr>
          <w:b/>
          <w:bCs/>
        </w:rPr>
        <w:t xml:space="preserve">“Community Solar” </w:t>
      </w:r>
    </w:p>
    <w:p w14:paraId="2F4086D4" w14:textId="77777777" w:rsidR="00825436" w:rsidRPr="007E38D5" w:rsidRDefault="00825436" w:rsidP="4B9BE83D">
      <w:pPr>
        <w:numPr>
          <w:ilvl w:val="1"/>
          <w:numId w:val="22"/>
        </w:numPr>
        <w:spacing w:after="0"/>
        <w:rPr>
          <w:b/>
          <w:bCs/>
        </w:rPr>
      </w:pPr>
      <w:r w:rsidRPr="007E38D5">
        <w:t>delete “</w:t>
      </w:r>
      <w:r w:rsidRPr="007E38D5">
        <w:rPr>
          <w:b/>
          <w:bCs/>
        </w:rPr>
        <w:t xml:space="preserve">or (if A06 </w:t>
      </w:r>
      <w:proofErr w:type="gramStart"/>
      <w:r w:rsidRPr="007E38D5">
        <w:rPr>
          <w:b/>
          <w:bCs/>
        </w:rPr>
        <w:t>≠“</w:t>
      </w:r>
      <w:proofErr w:type="gramEnd"/>
      <w:r w:rsidRPr="007E38D5">
        <w:rPr>
          <w:b/>
          <w:bCs/>
        </w:rPr>
        <w:t>Opt-out”)”</w:t>
      </w:r>
    </w:p>
    <w:p w14:paraId="7FA6F43C" w14:textId="01FC6221" w:rsidR="000A256E" w:rsidRPr="007E38D5" w:rsidRDefault="015ABA28" w:rsidP="4B9BE83D">
      <w:pPr>
        <w:spacing w:after="0"/>
        <w:ind w:left="720"/>
      </w:pPr>
      <w:r w:rsidRPr="007E38D5">
        <w:t>Section E – revised pseudo code (</w:t>
      </w:r>
      <w:proofErr w:type="spellStart"/>
      <w:r w:rsidR="588ED4E2" w:rsidRPr="007E38D5">
        <w:t>CalculationsAndRules</w:t>
      </w:r>
      <w:proofErr w:type="spellEnd"/>
      <w:r w:rsidRPr="007E38D5">
        <w:t>)</w:t>
      </w:r>
    </w:p>
    <w:p w14:paraId="351A484A" w14:textId="77777777" w:rsidR="00825436" w:rsidRPr="007E38D5" w:rsidRDefault="00825436" w:rsidP="4B9BE83D">
      <w:pPr>
        <w:numPr>
          <w:ilvl w:val="1"/>
          <w:numId w:val="22"/>
        </w:numPr>
        <w:spacing w:after="0"/>
        <w:rPr>
          <w:b/>
          <w:bCs/>
        </w:rPr>
      </w:pPr>
      <w:r w:rsidRPr="007E38D5">
        <w:t xml:space="preserve">reject deletion of </w:t>
      </w:r>
      <w:r w:rsidRPr="007E38D5">
        <w:rPr>
          <w:b/>
          <w:bCs/>
        </w:rPr>
        <w:t xml:space="preserve">“Community Solar” </w:t>
      </w:r>
    </w:p>
    <w:p w14:paraId="4C540D2F" w14:textId="77777777" w:rsidR="00825436" w:rsidRPr="007E38D5" w:rsidRDefault="00825436" w:rsidP="4B9BE83D">
      <w:pPr>
        <w:numPr>
          <w:ilvl w:val="1"/>
          <w:numId w:val="22"/>
        </w:numPr>
        <w:spacing w:after="0"/>
        <w:rPr>
          <w:b/>
          <w:bCs/>
        </w:rPr>
      </w:pPr>
      <w:r w:rsidRPr="007E38D5">
        <w:t>delete “</w:t>
      </w:r>
      <w:r w:rsidRPr="007E38D5">
        <w:rPr>
          <w:b/>
          <w:bCs/>
        </w:rPr>
        <w:t xml:space="preserve">or (if A06 </w:t>
      </w:r>
      <w:proofErr w:type="gramStart"/>
      <w:r w:rsidRPr="007E38D5">
        <w:rPr>
          <w:b/>
          <w:bCs/>
        </w:rPr>
        <w:t>≠“</w:t>
      </w:r>
      <w:proofErr w:type="gramEnd"/>
      <w:r w:rsidRPr="007E38D5">
        <w:rPr>
          <w:b/>
          <w:bCs/>
        </w:rPr>
        <w:t>Opt-out”)”</w:t>
      </w:r>
    </w:p>
    <w:p w14:paraId="145170CA" w14:textId="5112613B" w:rsidR="000A256E" w:rsidRPr="007E38D5" w:rsidRDefault="006D4EB8" w:rsidP="4B9BE83D">
      <w:pPr>
        <w:spacing w:after="0"/>
        <w:ind w:left="720"/>
        <w:rPr>
          <w:b/>
          <w:bCs/>
        </w:rPr>
      </w:pPr>
      <w:r w:rsidRPr="007E38D5">
        <w:t xml:space="preserve">G02 – </w:t>
      </w:r>
      <w:r w:rsidR="00454839" w:rsidRPr="007E38D5">
        <w:t>Added</w:t>
      </w:r>
      <w:r w:rsidRPr="007E38D5">
        <w:t xml:space="preserve"> </w:t>
      </w:r>
      <w:r w:rsidR="00454839" w:rsidRPr="007E38D5">
        <w:rPr>
          <w:b/>
          <w:bCs/>
        </w:rPr>
        <w:t xml:space="preserve">(CFI1 orientation and 98% solar access) </w:t>
      </w:r>
    </w:p>
    <w:p w14:paraId="22A2610E" w14:textId="77777777" w:rsidR="00AE62DC" w:rsidRPr="007E38D5" w:rsidRDefault="00AE62DC" w:rsidP="00BB224C">
      <w:pPr>
        <w:spacing w:after="0"/>
        <w:rPr>
          <w:rFonts w:cstheme="minorHAnsi"/>
        </w:rPr>
      </w:pPr>
    </w:p>
    <w:p w14:paraId="120A4377" w14:textId="464FC3BA" w:rsidR="004D60CB" w:rsidRPr="007E38D5" w:rsidRDefault="004D60CB" w:rsidP="4B9BE83D">
      <w:pPr>
        <w:spacing w:after="0"/>
        <w:rPr>
          <w:u w:val="single"/>
        </w:rPr>
      </w:pPr>
      <w:r w:rsidRPr="007E38D5">
        <w:rPr>
          <w:u w:val="single"/>
        </w:rPr>
        <w:t>CF2R-PVB-02</w:t>
      </w:r>
    </w:p>
    <w:p w14:paraId="2ECADA76" w14:textId="4783846B" w:rsidR="004D60CB" w:rsidRPr="007E38D5" w:rsidRDefault="00A260B2" w:rsidP="4B9BE83D">
      <w:pPr>
        <w:spacing w:after="0"/>
        <w:ind w:firstLine="720"/>
        <w:rPr>
          <w:b/>
          <w:bCs/>
        </w:rPr>
      </w:pPr>
      <w:r w:rsidRPr="007E38D5">
        <w:rPr>
          <w:b/>
          <w:bCs/>
        </w:rPr>
        <w:t>B</w:t>
      </w:r>
      <w:r w:rsidR="00ED74E3" w:rsidRPr="007E38D5">
        <w:rPr>
          <w:b/>
          <w:bCs/>
        </w:rPr>
        <w:t xml:space="preserve">05 </w:t>
      </w:r>
      <w:r w:rsidR="004D60CB" w:rsidRPr="007E38D5">
        <w:t>–</w:t>
      </w:r>
      <w:r w:rsidR="00891837" w:rsidRPr="007E38D5">
        <w:t xml:space="preserve"> </w:t>
      </w:r>
      <w:r w:rsidR="00E15F8B" w:rsidRPr="007E38D5">
        <w:t>“</w:t>
      </w:r>
      <w:r w:rsidR="00E15F8B" w:rsidRPr="007E38D5">
        <w:rPr>
          <w:b/>
          <w:bCs/>
        </w:rPr>
        <w:t>Round Trip Efficiency (%</w:t>
      </w:r>
      <w:r w:rsidR="000F609F" w:rsidRPr="007E38D5">
        <w:rPr>
          <w:b/>
          <w:bCs/>
        </w:rPr>
        <w:t>)</w:t>
      </w:r>
      <w:r w:rsidR="000F609F" w:rsidRPr="007E38D5">
        <w:t>” added</w:t>
      </w:r>
      <w:r w:rsidR="00891837" w:rsidRPr="007E38D5">
        <w:t xml:space="preserve"> to the section </w:t>
      </w:r>
      <w:r w:rsidR="007F4619" w:rsidRPr="007E38D5">
        <w:t>B</w:t>
      </w:r>
      <w:r w:rsidR="00891837" w:rsidRPr="007E38D5">
        <w:t xml:space="preserve"> </w:t>
      </w:r>
    </w:p>
    <w:p w14:paraId="25631D94" w14:textId="34D9B9A0" w:rsidR="00ED74E3" w:rsidRPr="007E38D5" w:rsidRDefault="00ED74E3" w:rsidP="4B9BE83D">
      <w:pPr>
        <w:spacing w:after="0"/>
      </w:pPr>
      <w:r w:rsidRPr="007E38D5">
        <w:rPr>
          <w:rFonts w:cstheme="minorHAnsi"/>
          <w:b/>
          <w:bCs/>
        </w:rPr>
        <w:tab/>
      </w:r>
      <w:r w:rsidRPr="007E38D5">
        <w:rPr>
          <w:b/>
          <w:bCs/>
        </w:rPr>
        <w:t>C0</w:t>
      </w:r>
      <w:r w:rsidR="6FBD83B8" w:rsidRPr="007E38D5">
        <w:rPr>
          <w:b/>
          <w:bCs/>
        </w:rPr>
        <w:t>06b</w:t>
      </w:r>
      <w:r w:rsidRPr="007E38D5">
        <w:rPr>
          <w:b/>
          <w:bCs/>
        </w:rPr>
        <w:t xml:space="preserve"> </w:t>
      </w:r>
      <w:r w:rsidRPr="007E38D5">
        <w:t xml:space="preserve">– </w:t>
      </w:r>
      <w:r w:rsidR="00E15F8B" w:rsidRPr="007E38D5">
        <w:t>“</w:t>
      </w:r>
      <w:r w:rsidR="00E15F8B" w:rsidRPr="007E38D5">
        <w:rPr>
          <w:b/>
          <w:bCs/>
        </w:rPr>
        <w:t>Round Trip Efficiency (%</w:t>
      </w:r>
      <w:r w:rsidR="000F609F" w:rsidRPr="007E38D5">
        <w:rPr>
          <w:b/>
          <w:bCs/>
        </w:rPr>
        <w:t>)</w:t>
      </w:r>
      <w:r w:rsidR="000F609F" w:rsidRPr="007E38D5">
        <w:t>” added</w:t>
      </w:r>
      <w:r w:rsidR="007F4619" w:rsidRPr="007E38D5">
        <w:t xml:space="preserve"> to the section C</w:t>
      </w:r>
      <w:r w:rsidRPr="007E38D5">
        <w:t xml:space="preserve"> </w:t>
      </w:r>
    </w:p>
    <w:p w14:paraId="1E4C84AF" w14:textId="77777777" w:rsidR="00AE1C7B" w:rsidRPr="007E38D5" w:rsidRDefault="00AE1C7B" w:rsidP="00ED74E3">
      <w:pPr>
        <w:spacing w:after="0"/>
        <w:rPr>
          <w:rFonts w:cstheme="minorHAnsi"/>
        </w:rPr>
      </w:pPr>
    </w:p>
    <w:p w14:paraId="396F17BC" w14:textId="15E6E84F" w:rsidR="00AE1C7B" w:rsidRPr="007E38D5" w:rsidRDefault="00ED74E3" w:rsidP="00AE1C7B">
      <w:pPr>
        <w:spacing w:after="0"/>
        <w:rPr>
          <w:ins w:id="42" w:author="Alhabibi, Haider@Energy" w:date="2022-10-05T09:59:00Z"/>
          <w:u w:val="single"/>
        </w:rPr>
      </w:pPr>
      <w:r w:rsidRPr="007E38D5">
        <w:rPr>
          <w:b/>
        </w:rPr>
        <w:t xml:space="preserve"> </w:t>
      </w:r>
      <w:r w:rsidR="00AE1C7B" w:rsidRPr="007E38D5">
        <w:rPr>
          <w:u w:val="single"/>
        </w:rPr>
        <w:t>CF2R-STH-01</w:t>
      </w:r>
    </w:p>
    <w:p w14:paraId="2F64C0AF" w14:textId="51123730" w:rsidR="00D22D24" w:rsidRPr="007E38D5" w:rsidRDefault="00403156" w:rsidP="5FC30C42">
      <w:pPr>
        <w:pStyle w:val="ListParagraph"/>
        <w:numPr>
          <w:ilvl w:val="0"/>
          <w:numId w:val="22"/>
        </w:numPr>
        <w:spacing w:after="0"/>
        <w:rPr>
          <w:ins w:id="43" w:author="Alhabibi, Haider@Energy" w:date="2022-10-05T10:08:00Z"/>
          <w:b/>
          <w:bCs/>
          <w:u w:val="single"/>
        </w:rPr>
      </w:pPr>
      <w:ins w:id="44" w:author="Alhabibi, Haider@Energy" w:date="2022-10-05T10:00:00Z">
        <w:r w:rsidRPr="007E38D5">
          <w:rPr>
            <w:b/>
            <w:bCs/>
            <w:u w:val="single"/>
          </w:rPr>
          <w:t>A</w:t>
        </w:r>
      </w:ins>
      <w:ins w:id="45" w:author="Alhabibi, Haider@Energy" w:date="2022-10-05T10:07:00Z">
        <w:r w:rsidR="00CC1501" w:rsidRPr="007E38D5">
          <w:rPr>
            <w:b/>
            <w:bCs/>
            <w:u w:val="single"/>
          </w:rPr>
          <w:t>05</w:t>
        </w:r>
        <w:r w:rsidR="00D62807" w:rsidRPr="007E38D5">
          <w:rPr>
            <w:b/>
            <w:bCs/>
            <w:u w:val="single"/>
          </w:rPr>
          <w:t xml:space="preserve"> </w:t>
        </w:r>
      </w:ins>
      <w:ins w:id="46" w:author="Alhabibi, Haider@Energy" w:date="2022-10-05T10:08:00Z">
        <w:r w:rsidR="00082D0E" w:rsidRPr="007E38D5">
          <w:rPr>
            <w:b/>
            <w:bCs/>
            <w:u w:val="single"/>
          </w:rPr>
          <w:t>–</w:t>
        </w:r>
      </w:ins>
      <w:ins w:id="47" w:author="Alhabibi, Haider@Energy" w:date="2022-10-05T10:07:00Z">
        <w:r w:rsidR="00D62807" w:rsidRPr="007E38D5">
          <w:rPr>
            <w:b/>
            <w:bCs/>
            <w:u w:val="single"/>
          </w:rPr>
          <w:t xml:space="preserve"> </w:t>
        </w:r>
        <w:r w:rsidR="00082D0E" w:rsidRPr="007E38D5">
          <w:rPr>
            <w:b/>
            <w:bCs/>
            <w:u w:val="single"/>
          </w:rPr>
          <w:t>r</w:t>
        </w:r>
      </w:ins>
      <w:ins w:id="48" w:author="Alhabibi, Haider@Energy" w:date="2022-10-05T10:08:00Z">
        <w:r w:rsidR="00B84F3D" w:rsidRPr="007E38D5">
          <w:rPr>
            <w:b/>
            <w:bCs/>
            <w:u w:val="single"/>
          </w:rPr>
          <w:t>e</w:t>
        </w:r>
        <w:r w:rsidR="00082D0E" w:rsidRPr="007E38D5">
          <w:rPr>
            <w:b/>
            <w:bCs/>
            <w:u w:val="single"/>
          </w:rPr>
          <w:t xml:space="preserve">vised </w:t>
        </w:r>
        <w:r w:rsidR="008906DD" w:rsidRPr="007E38D5">
          <w:rPr>
            <w:b/>
            <w:bCs/>
            <w:u w:val="single"/>
          </w:rPr>
          <w:t>pse</w:t>
        </w:r>
        <w:r w:rsidR="002B1329" w:rsidRPr="007E38D5">
          <w:rPr>
            <w:b/>
            <w:bCs/>
            <w:u w:val="single"/>
          </w:rPr>
          <w:t xml:space="preserve">udo code </w:t>
        </w:r>
      </w:ins>
    </w:p>
    <w:p w14:paraId="70A546A3" w14:textId="10317ACF" w:rsidR="00B24430" w:rsidRPr="007E38D5" w:rsidRDefault="00B24430" w:rsidP="5FC30C42">
      <w:pPr>
        <w:pStyle w:val="ListParagraph"/>
        <w:numPr>
          <w:ilvl w:val="1"/>
          <w:numId w:val="22"/>
        </w:numPr>
        <w:spacing w:after="0"/>
        <w:rPr>
          <w:ins w:id="49" w:author="Alhabibi, Haider@Energy" w:date="2022-10-05T10:09:00Z"/>
          <w:b/>
          <w:bCs/>
          <w:u w:val="single"/>
        </w:rPr>
      </w:pPr>
      <w:ins w:id="50" w:author="Alhabibi, Haider@Energy" w:date="2022-10-05T10:08:00Z">
        <w:r w:rsidRPr="007E38D5">
          <w:rPr>
            <w:b/>
            <w:bCs/>
            <w:u w:val="single"/>
          </w:rPr>
          <w:t xml:space="preserve">add </w:t>
        </w:r>
      </w:ins>
      <w:ins w:id="51" w:author="Alhabibi, Haider@Energy" w:date="2022-10-05T10:09:00Z">
        <w:r w:rsidR="00FC340A" w:rsidRPr="007E38D5">
          <w:rPr>
            <w:b/>
            <w:bCs/>
            <w:u w:val="single"/>
          </w:rPr>
          <w:t xml:space="preserve">N/A if </w:t>
        </w:r>
        <w:r w:rsidR="00162749" w:rsidRPr="007E38D5">
          <w:rPr>
            <w:b/>
            <w:bCs/>
            <w:u w:val="single"/>
          </w:rPr>
          <w:t>OG-300</w:t>
        </w:r>
      </w:ins>
    </w:p>
    <w:p w14:paraId="4EFE9545" w14:textId="36BC639B" w:rsidR="00162749" w:rsidRPr="007E38D5" w:rsidRDefault="00162749" w:rsidP="5FC30C42">
      <w:pPr>
        <w:pStyle w:val="ListParagraph"/>
        <w:numPr>
          <w:ilvl w:val="0"/>
          <w:numId w:val="22"/>
        </w:numPr>
        <w:rPr>
          <w:ins w:id="52" w:author="Alhabibi, Haider@Energy" w:date="2022-10-05T10:09:00Z"/>
          <w:b/>
          <w:bCs/>
          <w:u w:val="single"/>
        </w:rPr>
      </w:pPr>
      <w:ins w:id="53" w:author="Alhabibi, Haider@Energy" w:date="2022-10-05T10:09:00Z">
        <w:r w:rsidRPr="007E38D5">
          <w:rPr>
            <w:b/>
            <w:bCs/>
            <w:u w:val="single"/>
          </w:rPr>
          <w:t>A0</w:t>
        </w:r>
      </w:ins>
      <w:ins w:id="54" w:author="Alhabibi, Haider@Energy" w:date="2022-10-05T10:10:00Z">
        <w:r w:rsidR="001F6835" w:rsidRPr="007E38D5">
          <w:rPr>
            <w:b/>
            <w:bCs/>
            <w:u w:val="single"/>
          </w:rPr>
          <w:t>8</w:t>
        </w:r>
      </w:ins>
      <w:ins w:id="55" w:author="Alhabibi, Haider@Energy" w:date="2022-10-05T10:09:00Z">
        <w:r w:rsidRPr="007E38D5">
          <w:rPr>
            <w:b/>
            <w:bCs/>
            <w:u w:val="single"/>
          </w:rPr>
          <w:t xml:space="preserve"> – revised pseudo code </w:t>
        </w:r>
      </w:ins>
    </w:p>
    <w:p w14:paraId="17B16A2F" w14:textId="5A700915" w:rsidR="00162749" w:rsidRPr="007E38D5" w:rsidRDefault="00162749" w:rsidP="5FC30C42">
      <w:pPr>
        <w:pStyle w:val="ListParagraph"/>
        <w:numPr>
          <w:ilvl w:val="1"/>
          <w:numId w:val="22"/>
        </w:numPr>
        <w:rPr>
          <w:ins w:id="56" w:author="Alhabibi, Haider@Energy" w:date="2022-10-05T10:09:00Z"/>
          <w:b/>
          <w:bCs/>
          <w:u w:val="single"/>
        </w:rPr>
      </w:pPr>
      <w:ins w:id="57" w:author="Alhabibi, Haider@Energy" w:date="2022-10-05T10:09:00Z">
        <w:r w:rsidRPr="007E38D5">
          <w:rPr>
            <w:b/>
            <w:bCs/>
            <w:u w:val="single"/>
          </w:rPr>
          <w:lastRenderedPageBreak/>
          <w:t>add N/A if OG-300</w:t>
        </w:r>
      </w:ins>
    </w:p>
    <w:p w14:paraId="75EE675A" w14:textId="77777777" w:rsidR="00AE1C7B" w:rsidRPr="001F1006" w:rsidRDefault="2E680E05" w:rsidP="4B9BE83D">
      <w:pPr>
        <w:pStyle w:val="ListParagraph"/>
        <w:numPr>
          <w:ilvl w:val="0"/>
          <w:numId w:val="22"/>
        </w:numPr>
        <w:spacing w:after="0"/>
        <w:rPr>
          <w:ins w:id="58" w:author="Shewmaker, Michael@Energy" w:date="2022-11-03T23:01:00Z"/>
          <w:del w:id="59" w:author="Alhabibi, Haider@Energy" w:date="2022-10-04T21:51:00Z"/>
          <w:strike/>
        </w:rPr>
      </w:pPr>
      <w:r w:rsidRPr="007E38D5">
        <w:rPr>
          <w:strike/>
        </w:rPr>
        <w:t xml:space="preserve">Updated all the </w:t>
      </w:r>
      <w:proofErr w:type="spellStart"/>
      <w:r w:rsidRPr="007E38D5">
        <w:rPr>
          <w:strike/>
        </w:rPr>
        <w:t>sections</w:t>
      </w:r>
    </w:p>
    <w:p w14:paraId="56EE585E" w14:textId="52A4C918" w:rsidR="4B88A2D7" w:rsidDel="00AB5D91" w:rsidRDefault="4B88A2D7" w:rsidP="00AB5D91">
      <w:pPr>
        <w:spacing w:after="0"/>
        <w:rPr>
          <w:del w:id="60" w:author="Alhabibi, Haider@Energy" w:date="2022-10-04T21:51:00Z"/>
          <w:strike/>
        </w:rPr>
      </w:pPr>
    </w:p>
    <w:p w14:paraId="3333F435" w14:textId="5C823C7F" w:rsidR="00AB5D91" w:rsidRPr="00EC6ECA" w:rsidRDefault="00365A38" w:rsidP="00930771">
      <w:pPr>
        <w:spacing w:after="0"/>
        <w:rPr>
          <w:ins w:id="61" w:author="Shewmaker, Michael@Energy" w:date="2022-11-03T16:01:00Z"/>
        </w:rPr>
      </w:pPr>
      <w:ins w:id="62" w:author="Shewmaker, Michael@Energy" w:date="2022-11-03T16:02:00Z">
        <w:r w:rsidRPr="00930771">
          <w:t>Update</w:t>
        </w:r>
        <w:proofErr w:type="spellEnd"/>
        <w:r w:rsidRPr="00930771">
          <w:t xml:space="preserve"> NEEA HPWH</w:t>
        </w:r>
        <w:r w:rsidR="00EC6ECA" w:rsidRPr="00930771">
          <w:t xml:space="preserve"> list</w:t>
        </w:r>
        <w:r w:rsidR="00171F53">
          <w:t xml:space="preserve"> </w:t>
        </w:r>
        <w:r w:rsidR="00171F53" w:rsidRPr="72B28266">
          <w:rPr>
            <w:rFonts w:ascii="Wingdings" w:eastAsia="Wingdings" w:hAnsi="Wingdings" w:cs="Wingdings"/>
          </w:rPr>
          <w:t>à</w:t>
        </w:r>
        <w:r w:rsidR="00171F53">
          <w:t xml:space="preserve"> Robert let’s discuss this item at our next Forms/Schema/RG meeting</w:t>
        </w:r>
      </w:ins>
    </w:p>
    <w:p w14:paraId="0FF0C3AE" w14:textId="31335CF4" w:rsidR="5F53F4CD" w:rsidRPr="00063600" w:rsidRDefault="5F53F4CD" w:rsidP="5F53F4CD">
      <w:pPr>
        <w:spacing w:after="0"/>
        <w:rPr>
          <w:rFonts w:cstheme="minorHAnsi"/>
        </w:rPr>
      </w:pPr>
    </w:p>
    <w:p w14:paraId="35DD256B" w14:textId="71BCA013" w:rsidR="2DD80BDD" w:rsidRPr="00063600" w:rsidRDefault="2DD80BDD" w:rsidP="3FDA263B">
      <w:pPr>
        <w:spacing w:after="0"/>
        <w:rPr>
          <w:rFonts w:cstheme="minorHAnsi"/>
        </w:rPr>
      </w:pPr>
    </w:p>
    <w:p w14:paraId="0A740732" w14:textId="3A48DC2C" w:rsidR="25D7DF59" w:rsidRPr="00063600" w:rsidRDefault="25D7DF59" w:rsidP="25D7DF59">
      <w:pPr>
        <w:spacing w:after="0"/>
        <w:rPr>
          <w:rFonts w:cstheme="minorHAnsi"/>
        </w:rPr>
      </w:pPr>
    </w:p>
    <w:p w14:paraId="58987B1B" w14:textId="55532C30" w:rsidR="2DD80BDD" w:rsidRPr="00063600" w:rsidRDefault="2DD80BDD" w:rsidP="2DD80BDD">
      <w:pPr>
        <w:spacing w:after="0"/>
        <w:rPr>
          <w:rFonts w:cstheme="minorHAnsi"/>
        </w:rPr>
      </w:pPr>
    </w:p>
    <w:sectPr w:rsidR="2DD80BDD" w:rsidRPr="000636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Courier New&quot;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224CC"/>
    <w:multiLevelType w:val="hybridMultilevel"/>
    <w:tmpl w:val="B0A67E0A"/>
    <w:lvl w:ilvl="0" w:tplc="D3863C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0DC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08ED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062D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F01D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5E10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2410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1C3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D81B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70C5F"/>
    <w:multiLevelType w:val="hybridMultilevel"/>
    <w:tmpl w:val="9B825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F05FE"/>
    <w:multiLevelType w:val="hybridMultilevel"/>
    <w:tmpl w:val="FFFFFFFF"/>
    <w:lvl w:ilvl="0" w:tplc="08342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A99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EE64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D8D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EE07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692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ACFE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6F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560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51E26"/>
    <w:multiLevelType w:val="hybridMultilevel"/>
    <w:tmpl w:val="E4589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F6182"/>
    <w:multiLevelType w:val="hybridMultilevel"/>
    <w:tmpl w:val="B6648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23486"/>
    <w:multiLevelType w:val="hybridMultilevel"/>
    <w:tmpl w:val="FFFFFFFF"/>
    <w:lvl w:ilvl="0" w:tplc="8306E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DE14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B00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8093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D29F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2B5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23F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7E5D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EAF8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720873"/>
    <w:multiLevelType w:val="hybridMultilevel"/>
    <w:tmpl w:val="C640F9EA"/>
    <w:lvl w:ilvl="0" w:tplc="095C69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8E7F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6A8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64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7654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A41B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F2D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EEF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8040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7C1A66"/>
    <w:multiLevelType w:val="hybridMultilevel"/>
    <w:tmpl w:val="BF886982"/>
    <w:lvl w:ilvl="0" w:tplc="04B28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AEA4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6D9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AAF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164E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8E00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98A5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2E59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9217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464645"/>
    <w:multiLevelType w:val="hybridMultilevel"/>
    <w:tmpl w:val="EBA0E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0E308F"/>
    <w:multiLevelType w:val="hybridMultilevel"/>
    <w:tmpl w:val="47F4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C039A8"/>
    <w:multiLevelType w:val="hybridMultilevel"/>
    <w:tmpl w:val="FFFFFFFF"/>
    <w:lvl w:ilvl="0" w:tplc="3FBEB6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9E2C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401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03D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5C1D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D8C7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9E27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C8BB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8807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231934"/>
    <w:multiLevelType w:val="hybridMultilevel"/>
    <w:tmpl w:val="403A6A1A"/>
    <w:lvl w:ilvl="0" w:tplc="F6969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7E9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784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BAE7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88E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90BA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02B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32D3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BC0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632F13"/>
    <w:multiLevelType w:val="hybridMultilevel"/>
    <w:tmpl w:val="75AE0E90"/>
    <w:lvl w:ilvl="0" w:tplc="F7F05E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1903F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EC4B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402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340C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8E55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8AEB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EA2E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F88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076470"/>
    <w:multiLevelType w:val="hybridMultilevel"/>
    <w:tmpl w:val="FFFFFFFF"/>
    <w:lvl w:ilvl="0" w:tplc="D88AA9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1EAE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78D8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C01F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5215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0649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21A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CC5D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43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61372C"/>
    <w:multiLevelType w:val="hybridMultilevel"/>
    <w:tmpl w:val="A82E76AE"/>
    <w:lvl w:ilvl="0" w:tplc="2182F7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4A7DF3"/>
    <w:multiLevelType w:val="multilevel"/>
    <w:tmpl w:val="71CC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371519"/>
    <w:multiLevelType w:val="hybridMultilevel"/>
    <w:tmpl w:val="36D4BB3A"/>
    <w:lvl w:ilvl="0" w:tplc="46F495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50E2F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D049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2A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C8CB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00A8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8837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50C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34C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EC4107"/>
    <w:multiLevelType w:val="hybridMultilevel"/>
    <w:tmpl w:val="E6086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C55449"/>
    <w:multiLevelType w:val="hybridMultilevel"/>
    <w:tmpl w:val="574096E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4B20521E"/>
    <w:multiLevelType w:val="hybridMultilevel"/>
    <w:tmpl w:val="F72C1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A4BE8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trike w:val="0"/>
        <w:vertAlign w:val="baseline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E0675"/>
    <w:multiLevelType w:val="hybridMultilevel"/>
    <w:tmpl w:val="C958C2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45453"/>
    <w:multiLevelType w:val="hybridMultilevel"/>
    <w:tmpl w:val="FFFFFFFF"/>
    <w:lvl w:ilvl="0" w:tplc="8ABA61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C24BC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8C5D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F6AA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42FD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6626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261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4CE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E2C8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2257D8"/>
    <w:multiLevelType w:val="hybridMultilevel"/>
    <w:tmpl w:val="687E1338"/>
    <w:lvl w:ilvl="0" w:tplc="C85046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8A8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E6D9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4272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26B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585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16DD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409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E0A86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D51A56"/>
    <w:multiLevelType w:val="hybridMultilevel"/>
    <w:tmpl w:val="15387456"/>
    <w:lvl w:ilvl="0" w:tplc="B880752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A6ECB0"/>
    <w:multiLevelType w:val="hybridMultilevel"/>
    <w:tmpl w:val="285EF260"/>
    <w:lvl w:ilvl="0" w:tplc="F4DC4D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F26F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FADC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180B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621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A84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6A27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088A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7A26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BD3C53"/>
    <w:multiLevelType w:val="hybridMultilevel"/>
    <w:tmpl w:val="405C8DFE"/>
    <w:lvl w:ilvl="0" w:tplc="1ECCE80A">
      <w:start w:val="1"/>
      <w:numFmt w:val="upperLetter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685FAA"/>
    <w:multiLevelType w:val="hybridMultilevel"/>
    <w:tmpl w:val="741A629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99F38F4"/>
    <w:multiLevelType w:val="hybridMultilevel"/>
    <w:tmpl w:val="EE5CFB3E"/>
    <w:lvl w:ilvl="0" w:tplc="2E8C336E">
      <w:start w:val="1"/>
      <w:numFmt w:val="upperLetter"/>
      <w:lvlText w:val="%1."/>
      <w:lvlJc w:val="left"/>
      <w:pPr>
        <w:ind w:left="288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B835172"/>
    <w:multiLevelType w:val="hybridMultilevel"/>
    <w:tmpl w:val="B380E54C"/>
    <w:lvl w:ilvl="0" w:tplc="31783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BAC4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645E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4F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E0C5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7071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6E39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CC86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CC52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4F4204"/>
    <w:multiLevelType w:val="hybridMultilevel"/>
    <w:tmpl w:val="9022F166"/>
    <w:lvl w:ilvl="0" w:tplc="727678B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21E7E5E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60BA26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D8A1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0E0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42CC1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BC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B28B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90EE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7D535F"/>
    <w:multiLevelType w:val="hybridMultilevel"/>
    <w:tmpl w:val="6B2A9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CC2606"/>
    <w:multiLevelType w:val="hybridMultilevel"/>
    <w:tmpl w:val="DFA0A622"/>
    <w:lvl w:ilvl="0" w:tplc="FC6A35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9E19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EEE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8297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B64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816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DA4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6F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4BB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7F516A"/>
    <w:multiLevelType w:val="hybridMultilevel"/>
    <w:tmpl w:val="494C78EA"/>
    <w:lvl w:ilvl="0" w:tplc="09DECD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8C7E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12E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52C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B253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461D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CF87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1C79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F01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B210B2"/>
    <w:multiLevelType w:val="hybridMultilevel"/>
    <w:tmpl w:val="FFFFFFFF"/>
    <w:lvl w:ilvl="0" w:tplc="7DDE21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8EEA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6666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05295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701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EFD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1E44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1662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EAB4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9736BA"/>
    <w:multiLevelType w:val="multilevel"/>
    <w:tmpl w:val="5BC0555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5" w15:restartNumberingAfterBreak="0">
    <w:nsid w:val="7A6E33AC"/>
    <w:multiLevelType w:val="hybridMultilevel"/>
    <w:tmpl w:val="0486C8F0"/>
    <w:lvl w:ilvl="0" w:tplc="46C42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E206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32CC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FA1E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328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10FC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54C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822A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7AFE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7E70B2"/>
    <w:multiLevelType w:val="hybridMultilevel"/>
    <w:tmpl w:val="37CC1888"/>
    <w:lvl w:ilvl="0" w:tplc="9FFE5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382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BE4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825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ECB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0C0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AAB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92EA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D6B7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D700DC6"/>
    <w:multiLevelType w:val="hybridMultilevel"/>
    <w:tmpl w:val="03CE3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0238F1"/>
    <w:multiLevelType w:val="hybridMultilevel"/>
    <w:tmpl w:val="5C1E6BCE"/>
    <w:lvl w:ilvl="0" w:tplc="4FF267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E889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A610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226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50F8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1CB6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9C1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C00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ACA3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F7209D5"/>
    <w:multiLevelType w:val="hybridMultilevel"/>
    <w:tmpl w:val="FFFFFFFF"/>
    <w:lvl w:ilvl="0" w:tplc="A572B0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58D6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20B0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1E77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2C7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84C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28B2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3AD4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C2D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498604">
    <w:abstractNumId w:val="36"/>
  </w:num>
  <w:num w:numId="2" w16cid:durableId="1287467962">
    <w:abstractNumId w:val="7"/>
  </w:num>
  <w:num w:numId="3" w16cid:durableId="136922561">
    <w:abstractNumId w:val="11"/>
  </w:num>
  <w:num w:numId="4" w16cid:durableId="1390762179">
    <w:abstractNumId w:val="16"/>
  </w:num>
  <w:num w:numId="5" w16cid:durableId="697002298">
    <w:abstractNumId w:val="22"/>
  </w:num>
  <w:num w:numId="6" w16cid:durableId="561841101">
    <w:abstractNumId w:val="32"/>
  </w:num>
  <w:num w:numId="7" w16cid:durableId="1506820121">
    <w:abstractNumId w:val="29"/>
  </w:num>
  <w:num w:numId="8" w16cid:durableId="639846662">
    <w:abstractNumId w:val="6"/>
  </w:num>
  <w:num w:numId="9" w16cid:durableId="1653869746">
    <w:abstractNumId w:val="38"/>
  </w:num>
  <w:num w:numId="10" w16cid:durableId="835222308">
    <w:abstractNumId w:val="0"/>
  </w:num>
  <w:num w:numId="11" w16cid:durableId="439687535">
    <w:abstractNumId w:val="35"/>
  </w:num>
  <w:num w:numId="12" w16cid:durableId="574318504">
    <w:abstractNumId w:val="31"/>
  </w:num>
  <w:num w:numId="13" w16cid:durableId="346255339">
    <w:abstractNumId w:val="12"/>
  </w:num>
  <w:num w:numId="14" w16cid:durableId="2096902013">
    <w:abstractNumId w:val="28"/>
  </w:num>
  <w:num w:numId="15" w16cid:durableId="1368870706">
    <w:abstractNumId w:val="3"/>
  </w:num>
  <w:num w:numId="16" w16cid:durableId="1119958169">
    <w:abstractNumId w:val="4"/>
  </w:num>
  <w:num w:numId="17" w16cid:durableId="2042658791">
    <w:abstractNumId w:val="20"/>
  </w:num>
  <w:num w:numId="18" w16cid:durableId="1712458543">
    <w:abstractNumId w:val="19"/>
  </w:num>
  <w:num w:numId="19" w16cid:durableId="965815359">
    <w:abstractNumId w:val="9"/>
  </w:num>
  <w:num w:numId="20" w16cid:durableId="1594900540">
    <w:abstractNumId w:val="8"/>
  </w:num>
  <w:num w:numId="21" w16cid:durableId="206915792">
    <w:abstractNumId w:val="30"/>
  </w:num>
  <w:num w:numId="22" w16cid:durableId="584848764">
    <w:abstractNumId w:val="37"/>
  </w:num>
  <w:num w:numId="23" w16cid:durableId="797648948">
    <w:abstractNumId w:val="1"/>
  </w:num>
  <w:num w:numId="24" w16cid:durableId="1689482288">
    <w:abstractNumId w:val="15"/>
  </w:num>
  <w:num w:numId="25" w16cid:durableId="763107693">
    <w:abstractNumId w:val="34"/>
  </w:num>
  <w:num w:numId="26" w16cid:durableId="11227894">
    <w:abstractNumId w:val="14"/>
  </w:num>
  <w:num w:numId="27" w16cid:durableId="1803232588">
    <w:abstractNumId w:val="25"/>
  </w:num>
  <w:num w:numId="28" w16cid:durableId="60566284">
    <w:abstractNumId w:val="23"/>
  </w:num>
  <w:num w:numId="29" w16cid:durableId="1779595838">
    <w:abstractNumId w:val="27"/>
  </w:num>
  <w:num w:numId="30" w16cid:durableId="938827959">
    <w:abstractNumId w:val="17"/>
  </w:num>
  <w:num w:numId="31" w16cid:durableId="1570923522">
    <w:abstractNumId w:val="13"/>
  </w:num>
  <w:num w:numId="32" w16cid:durableId="1765803755">
    <w:abstractNumId w:val="33"/>
  </w:num>
  <w:num w:numId="33" w16cid:durableId="511577614">
    <w:abstractNumId w:val="2"/>
  </w:num>
  <w:num w:numId="34" w16cid:durableId="1456751249">
    <w:abstractNumId w:val="21"/>
  </w:num>
  <w:num w:numId="35" w16cid:durableId="50428218">
    <w:abstractNumId w:val="10"/>
  </w:num>
  <w:num w:numId="36" w16cid:durableId="149106373">
    <w:abstractNumId w:val="39"/>
  </w:num>
  <w:num w:numId="37" w16cid:durableId="1823812168">
    <w:abstractNumId w:val="5"/>
  </w:num>
  <w:num w:numId="38" w16cid:durableId="1924872440">
    <w:abstractNumId w:val="18"/>
  </w:num>
  <w:num w:numId="39" w16cid:durableId="1578320222">
    <w:abstractNumId w:val="26"/>
  </w:num>
  <w:num w:numId="40" w16cid:durableId="1197932940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ewmaker, Michael@Energy">
    <w15:presenceInfo w15:providerId="AD" w15:userId="S::michael.shewmaker@energy.ca.gov::cb82df3a-38ca-44c6-b621-0d2fa4353328"/>
  </w15:person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E24"/>
    <w:rsid w:val="0000485A"/>
    <w:rsid w:val="00006E8F"/>
    <w:rsid w:val="0001007D"/>
    <w:rsid w:val="000209E3"/>
    <w:rsid w:val="000214BA"/>
    <w:rsid w:val="000273D5"/>
    <w:rsid w:val="00034CC8"/>
    <w:rsid w:val="00035B5C"/>
    <w:rsid w:val="000370E6"/>
    <w:rsid w:val="00043F2F"/>
    <w:rsid w:val="000474E9"/>
    <w:rsid w:val="00063600"/>
    <w:rsid w:val="00066D63"/>
    <w:rsid w:val="00082D0E"/>
    <w:rsid w:val="0008785E"/>
    <w:rsid w:val="00092C75"/>
    <w:rsid w:val="000A1946"/>
    <w:rsid w:val="000A256E"/>
    <w:rsid w:val="000B32FA"/>
    <w:rsid w:val="000C033A"/>
    <w:rsid w:val="000C15B2"/>
    <w:rsid w:val="000C5E3E"/>
    <w:rsid w:val="000C7DD2"/>
    <w:rsid w:val="000D2999"/>
    <w:rsid w:val="000D2D74"/>
    <w:rsid w:val="000D6C51"/>
    <w:rsid w:val="000F3F7A"/>
    <w:rsid w:val="000F609F"/>
    <w:rsid w:val="000F69BF"/>
    <w:rsid w:val="000F6AF0"/>
    <w:rsid w:val="000F73E8"/>
    <w:rsid w:val="000F7447"/>
    <w:rsid w:val="00102EB9"/>
    <w:rsid w:val="00107B0A"/>
    <w:rsid w:val="001110E3"/>
    <w:rsid w:val="00111185"/>
    <w:rsid w:val="0011154B"/>
    <w:rsid w:val="0011444B"/>
    <w:rsid w:val="001216FC"/>
    <w:rsid w:val="001254DD"/>
    <w:rsid w:val="00137BED"/>
    <w:rsid w:val="001443FA"/>
    <w:rsid w:val="001500BB"/>
    <w:rsid w:val="00161994"/>
    <w:rsid w:val="00162749"/>
    <w:rsid w:val="00166D83"/>
    <w:rsid w:val="0017124A"/>
    <w:rsid w:val="00171F53"/>
    <w:rsid w:val="00173F31"/>
    <w:rsid w:val="00180C7F"/>
    <w:rsid w:val="00183541"/>
    <w:rsid w:val="00183CF2"/>
    <w:rsid w:val="00184AFE"/>
    <w:rsid w:val="00187A92"/>
    <w:rsid w:val="00190437"/>
    <w:rsid w:val="001911A6"/>
    <w:rsid w:val="00192008"/>
    <w:rsid w:val="001920F0"/>
    <w:rsid w:val="00192B81"/>
    <w:rsid w:val="00193235"/>
    <w:rsid w:val="00194F1E"/>
    <w:rsid w:val="001976D1"/>
    <w:rsid w:val="001A0BD7"/>
    <w:rsid w:val="001A413A"/>
    <w:rsid w:val="001B57DA"/>
    <w:rsid w:val="001B7B93"/>
    <w:rsid w:val="001D0A28"/>
    <w:rsid w:val="001D32F0"/>
    <w:rsid w:val="001E1E61"/>
    <w:rsid w:val="001E3B53"/>
    <w:rsid w:val="001E4BF5"/>
    <w:rsid w:val="001E61FA"/>
    <w:rsid w:val="001E6BFC"/>
    <w:rsid w:val="001F1006"/>
    <w:rsid w:val="001F6835"/>
    <w:rsid w:val="00200B39"/>
    <w:rsid w:val="00214069"/>
    <w:rsid w:val="00233214"/>
    <w:rsid w:val="002339E8"/>
    <w:rsid w:val="002349EB"/>
    <w:rsid w:val="0024694B"/>
    <w:rsid w:val="00251B8D"/>
    <w:rsid w:val="0026180D"/>
    <w:rsid w:val="00270821"/>
    <w:rsid w:val="0027449E"/>
    <w:rsid w:val="00280C86"/>
    <w:rsid w:val="00281B94"/>
    <w:rsid w:val="00287626"/>
    <w:rsid w:val="00290D79"/>
    <w:rsid w:val="00294D59"/>
    <w:rsid w:val="002A11A2"/>
    <w:rsid w:val="002A40AB"/>
    <w:rsid w:val="002A4E2C"/>
    <w:rsid w:val="002A526B"/>
    <w:rsid w:val="002A558D"/>
    <w:rsid w:val="002A5C3E"/>
    <w:rsid w:val="002A7806"/>
    <w:rsid w:val="002B0526"/>
    <w:rsid w:val="002B1329"/>
    <w:rsid w:val="002B55F9"/>
    <w:rsid w:val="002B7734"/>
    <w:rsid w:val="002B7BE6"/>
    <w:rsid w:val="002C1D48"/>
    <w:rsid w:val="002C2BD5"/>
    <w:rsid w:val="002C6C90"/>
    <w:rsid w:val="002D3384"/>
    <w:rsid w:val="002D3F74"/>
    <w:rsid w:val="002D4B75"/>
    <w:rsid w:val="002E3302"/>
    <w:rsid w:val="002E3C04"/>
    <w:rsid w:val="002E4B68"/>
    <w:rsid w:val="002E7A0D"/>
    <w:rsid w:val="002F1510"/>
    <w:rsid w:val="002F38D6"/>
    <w:rsid w:val="002F3D83"/>
    <w:rsid w:val="002F68E0"/>
    <w:rsid w:val="002F798C"/>
    <w:rsid w:val="00304D48"/>
    <w:rsid w:val="00304F7E"/>
    <w:rsid w:val="00305043"/>
    <w:rsid w:val="00310E10"/>
    <w:rsid w:val="00317E97"/>
    <w:rsid w:val="00323F65"/>
    <w:rsid w:val="00340663"/>
    <w:rsid w:val="00340D0D"/>
    <w:rsid w:val="00341D04"/>
    <w:rsid w:val="00341D18"/>
    <w:rsid w:val="00355732"/>
    <w:rsid w:val="0036298D"/>
    <w:rsid w:val="003634FE"/>
    <w:rsid w:val="0036449D"/>
    <w:rsid w:val="00365A38"/>
    <w:rsid w:val="00367B42"/>
    <w:rsid w:val="00370EEB"/>
    <w:rsid w:val="0037504C"/>
    <w:rsid w:val="00375ADA"/>
    <w:rsid w:val="00392E35"/>
    <w:rsid w:val="00394CE0"/>
    <w:rsid w:val="00395CF7"/>
    <w:rsid w:val="00395D7C"/>
    <w:rsid w:val="00397BBB"/>
    <w:rsid w:val="003A6E2D"/>
    <w:rsid w:val="003B606E"/>
    <w:rsid w:val="003B79B6"/>
    <w:rsid w:val="003B7BCB"/>
    <w:rsid w:val="003C157E"/>
    <w:rsid w:val="003C6234"/>
    <w:rsid w:val="003C7232"/>
    <w:rsid w:val="003D1502"/>
    <w:rsid w:val="003D3CF4"/>
    <w:rsid w:val="003D73EC"/>
    <w:rsid w:val="003F1D46"/>
    <w:rsid w:val="00400AAE"/>
    <w:rsid w:val="00403156"/>
    <w:rsid w:val="004042D6"/>
    <w:rsid w:val="0041306A"/>
    <w:rsid w:val="00415FDC"/>
    <w:rsid w:val="004163A4"/>
    <w:rsid w:val="00417353"/>
    <w:rsid w:val="0042402D"/>
    <w:rsid w:val="0042413C"/>
    <w:rsid w:val="00432024"/>
    <w:rsid w:val="004336D9"/>
    <w:rsid w:val="00440B13"/>
    <w:rsid w:val="00452604"/>
    <w:rsid w:val="00454839"/>
    <w:rsid w:val="00455340"/>
    <w:rsid w:val="00455375"/>
    <w:rsid w:val="0047119D"/>
    <w:rsid w:val="00472250"/>
    <w:rsid w:val="00477016"/>
    <w:rsid w:val="00480867"/>
    <w:rsid w:val="00481265"/>
    <w:rsid w:val="00486F7A"/>
    <w:rsid w:val="0048751A"/>
    <w:rsid w:val="004942E4"/>
    <w:rsid w:val="004A072D"/>
    <w:rsid w:val="004A097A"/>
    <w:rsid w:val="004A2DF8"/>
    <w:rsid w:val="004A5F95"/>
    <w:rsid w:val="004A7A91"/>
    <w:rsid w:val="004B09CD"/>
    <w:rsid w:val="004B2FCC"/>
    <w:rsid w:val="004C784A"/>
    <w:rsid w:val="004D566F"/>
    <w:rsid w:val="004D60CB"/>
    <w:rsid w:val="004D6683"/>
    <w:rsid w:val="004E18D7"/>
    <w:rsid w:val="004E2A4C"/>
    <w:rsid w:val="004E5675"/>
    <w:rsid w:val="004F1B54"/>
    <w:rsid w:val="004F3F92"/>
    <w:rsid w:val="004F48CB"/>
    <w:rsid w:val="004F4E52"/>
    <w:rsid w:val="004F7FA9"/>
    <w:rsid w:val="00500AD9"/>
    <w:rsid w:val="00501F0E"/>
    <w:rsid w:val="00504164"/>
    <w:rsid w:val="00504750"/>
    <w:rsid w:val="00515658"/>
    <w:rsid w:val="00517432"/>
    <w:rsid w:val="005305F4"/>
    <w:rsid w:val="00547F8C"/>
    <w:rsid w:val="005508AD"/>
    <w:rsid w:val="005533B5"/>
    <w:rsid w:val="0056568D"/>
    <w:rsid w:val="00567959"/>
    <w:rsid w:val="005713A1"/>
    <w:rsid w:val="00584BA8"/>
    <w:rsid w:val="00585D09"/>
    <w:rsid w:val="00592982"/>
    <w:rsid w:val="0059345F"/>
    <w:rsid w:val="00594652"/>
    <w:rsid w:val="00597344"/>
    <w:rsid w:val="00597C9D"/>
    <w:rsid w:val="00597CCE"/>
    <w:rsid w:val="005B067F"/>
    <w:rsid w:val="005B2283"/>
    <w:rsid w:val="005B5AD1"/>
    <w:rsid w:val="005C1D45"/>
    <w:rsid w:val="005C75F1"/>
    <w:rsid w:val="005D39DC"/>
    <w:rsid w:val="005D54D2"/>
    <w:rsid w:val="005D5EBB"/>
    <w:rsid w:val="005E3990"/>
    <w:rsid w:val="005E4DF0"/>
    <w:rsid w:val="005F0E88"/>
    <w:rsid w:val="005F22C4"/>
    <w:rsid w:val="005F289C"/>
    <w:rsid w:val="00604A40"/>
    <w:rsid w:val="006152A7"/>
    <w:rsid w:val="006153E3"/>
    <w:rsid w:val="00617FF4"/>
    <w:rsid w:val="00622C06"/>
    <w:rsid w:val="00624914"/>
    <w:rsid w:val="0063219D"/>
    <w:rsid w:val="00634885"/>
    <w:rsid w:val="0063702A"/>
    <w:rsid w:val="006378B8"/>
    <w:rsid w:val="0063E7AB"/>
    <w:rsid w:val="00641A25"/>
    <w:rsid w:val="00644B63"/>
    <w:rsid w:val="00645940"/>
    <w:rsid w:val="00650003"/>
    <w:rsid w:val="00650493"/>
    <w:rsid w:val="00655128"/>
    <w:rsid w:val="00655F6E"/>
    <w:rsid w:val="006643A9"/>
    <w:rsid w:val="0066507C"/>
    <w:rsid w:val="00667878"/>
    <w:rsid w:val="006753D7"/>
    <w:rsid w:val="00675F16"/>
    <w:rsid w:val="00680D72"/>
    <w:rsid w:val="0068683D"/>
    <w:rsid w:val="00686976"/>
    <w:rsid w:val="006908B7"/>
    <w:rsid w:val="006910C4"/>
    <w:rsid w:val="00691539"/>
    <w:rsid w:val="006923C2"/>
    <w:rsid w:val="006A0545"/>
    <w:rsid w:val="006B1B52"/>
    <w:rsid w:val="006B22F6"/>
    <w:rsid w:val="006B5867"/>
    <w:rsid w:val="006C2AF8"/>
    <w:rsid w:val="006C2D58"/>
    <w:rsid w:val="006C7553"/>
    <w:rsid w:val="006D20AA"/>
    <w:rsid w:val="006D3AAF"/>
    <w:rsid w:val="006D4EB8"/>
    <w:rsid w:val="006E0661"/>
    <w:rsid w:val="006E538F"/>
    <w:rsid w:val="006E7412"/>
    <w:rsid w:val="006F3FAD"/>
    <w:rsid w:val="006F4731"/>
    <w:rsid w:val="00705091"/>
    <w:rsid w:val="0070546A"/>
    <w:rsid w:val="007061A7"/>
    <w:rsid w:val="00720C89"/>
    <w:rsid w:val="00731ED3"/>
    <w:rsid w:val="00732691"/>
    <w:rsid w:val="00734773"/>
    <w:rsid w:val="00735AE8"/>
    <w:rsid w:val="00735BF2"/>
    <w:rsid w:val="00740C51"/>
    <w:rsid w:val="00741275"/>
    <w:rsid w:val="007443E9"/>
    <w:rsid w:val="00744FD2"/>
    <w:rsid w:val="007467AF"/>
    <w:rsid w:val="007557AC"/>
    <w:rsid w:val="00760D6D"/>
    <w:rsid w:val="007631EA"/>
    <w:rsid w:val="00763900"/>
    <w:rsid w:val="00767454"/>
    <w:rsid w:val="00771FAF"/>
    <w:rsid w:val="00790AFD"/>
    <w:rsid w:val="007932FA"/>
    <w:rsid w:val="00793BFC"/>
    <w:rsid w:val="007A08DE"/>
    <w:rsid w:val="007A284B"/>
    <w:rsid w:val="007A528A"/>
    <w:rsid w:val="007A5334"/>
    <w:rsid w:val="007B0476"/>
    <w:rsid w:val="007B1BED"/>
    <w:rsid w:val="007B320A"/>
    <w:rsid w:val="007B6E1D"/>
    <w:rsid w:val="007C1EA5"/>
    <w:rsid w:val="007C7193"/>
    <w:rsid w:val="007D082F"/>
    <w:rsid w:val="007D2A46"/>
    <w:rsid w:val="007D7476"/>
    <w:rsid w:val="007E0C48"/>
    <w:rsid w:val="007E1791"/>
    <w:rsid w:val="007E38D5"/>
    <w:rsid w:val="007E3F41"/>
    <w:rsid w:val="007E6512"/>
    <w:rsid w:val="007E76D2"/>
    <w:rsid w:val="007E7EC7"/>
    <w:rsid w:val="007F1246"/>
    <w:rsid w:val="007F2937"/>
    <w:rsid w:val="007F3B17"/>
    <w:rsid w:val="007F4619"/>
    <w:rsid w:val="008002DF"/>
    <w:rsid w:val="00801E5E"/>
    <w:rsid w:val="00802FD0"/>
    <w:rsid w:val="008049B0"/>
    <w:rsid w:val="00804F32"/>
    <w:rsid w:val="00805704"/>
    <w:rsid w:val="00813F09"/>
    <w:rsid w:val="00815B35"/>
    <w:rsid w:val="008248FC"/>
    <w:rsid w:val="00825436"/>
    <w:rsid w:val="0082791F"/>
    <w:rsid w:val="00833B5D"/>
    <w:rsid w:val="00834EDE"/>
    <w:rsid w:val="00841F9E"/>
    <w:rsid w:val="0087212E"/>
    <w:rsid w:val="0087521A"/>
    <w:rsid w:val="00880D74"/>
    <w:rsid w:val="008906DD"/>
    <w:rsid w:val="00891837"/>
    <w:rsid w:val="008937CD"/>
    <w:rsid w:val="00893B29"/>
    <w:rsid w:val="008941A5"/>
    <w:rsid w:val="00896E3F"/>
    <w:rsid w:val="00897149"/>
    <w:rsid w:val="008A01D6"/>
    <w:rsid w:val="008B0C87"/>
    <w:rsid w:val="008B258E"/>
    <w:rsid w:val="008B7AB1"/>
    <w:rsid w:val="008C2986"/>
    <w:rsid w:val="008C5078"/>
    <w:rsid w:val="008C7E0C"/>
    <w:rsid w:val="008D2AF5"/>
    <w:rsid w:val="008D6A33"/>
    <w:rsid w:val="008D737E"/>
    <w:rsid w:val="008E0303"/>
    <w:rsid w:val="008E5C65"/>
    <w:rsid w:val="008F1173"/>
    <w:rsid w:val="008F22E0"/>
    <w:rsid w:val="008F5730"/>
    <w:rsid w:val="009000F6"/>
    <w:rsid w:val="0090144B"/>
    <w:rsid w:val="00902DD6"/>
    <w:rsid w:val="00904445"/>
    <w:rsid w:val="00906F43"/>
    <w:rsid w:val="00912A31"/>
    <w:rsid w:val="00912E91"/>
    <w:rsid w:val="009153BE"/>
    <w:rsid w:val="009153C1"/>
    <w:rsid w:val="00925BBA"/>
    <w:rsid w:val="00930771"/>
    <w:rsid w:val="00933E1F"/>
    <w:rsid w:val="009357D7"/>
    <w:rsid w:val="00941250"/>
    <w:rsid w:val="00941B46"/>
    <w:rsid w:val="00942BA0"/>
    <w:rsid w:val="00946843"/>
    <w:rsid w:val="00954D6C"/>
    <w:rsid w:val="00960DCA"/>
    <w:rsid w:val="00960DF0"/>
    <w:rsid w:val="0097282D"/>
    <w:rsid w:val="00972CF2"/>
    <w:rsid w:val="00976FBA"/>
    <w:rsid w:val="00980560"/>
    <w:rsid w:val="00981D32"/>
    <w:rsid w:val="00982DA9"/>
    <w:rsid w:val="0098315B"/>
    <w:rsid w:val="00983A27"/>
    <w:rsid w:val="00986285"/>
    <w:rsid w:val="00987D1C"/>
    <w:rsid w:val="00991416"/>
    <w:rsid w:val="00996393"/>
    <w:rsid w:val="0099693D"/>
    <w:rsid w:val="009A5734"/>
    <w:rsid w:val="009A57D2"/>
    <w:rsid w:val="009B56D9"/>
    <w:rsid w:val="009C4BF3"/>
    <w:rsid w:val="009C5E28"/>
    <w:rsid w:val="009D10B3"/>
    <w:rsid w:val="009D5497"/>
    <w:rsid w:val="009D68A5"/>
    <w:rsid w:val="009E5495"/>
    <w:rsid w:val="009E60C9"/>
    <w:rsid w:val="009E6A2C"/>
    <w:rsid w:val="009E6D1A"/>
    <w:rsid w:val="009F280E"/>
    <w:rsid w:val="009F41C2"/>
    <w:rsid w:val="009F604A"/>
    <w:rsid w:val="00A00497"/>
    <w:rsid w:val="00A2132E"/>
    <w:rsid w:val="00A260B2"/>
    <w:rsid w:val="00A32311"/>
    <w:rsid w:val="00A37A98"/>
    <w:rsid w:val="00A41482"/>
    <w:rsid w:val="00A41611"/>
    <w:rsid w:val="00A44935"/>
    <w:rsid w:val="00A52A75"/>
    <w:rsid w:val="00A539AC"/>
    <w:rsid w:val="00A53CCB"/>
    <w:rsid w:val="00A5542F"/>
    <w:rsid w:val="00A6054E"/>
    <w:rsid w:val="00A659B8"/>
    <w:rsid w:val="00A67DC7"/>
    <w:rsid w:val="00A728BD"/>
    <w:rsid w:val="00A744E2"/>
    <w:rsid w:val="00A80F80"/>
    <w:rsid w:val="00A810FE"/>
    <w:rsid w:val="00A85C0C"/>
    <w:rsid w:val="00A90A97"/>
    <w:rsid w:val="00A91268"/>
    <w:rsid w:val="00A91F80"/>
    <w:rsid w:val="00A97FA8"/>
    <w:rsid w:val="00AA0CA5"/>
    <w:rsid w:val="00AA4ED6"/>
    <w:rsid w:val="00AB57C2"/>
    <w:rsid w:val="00AB5D91"/>
    <w:rsid w:val="00AC21DC"/>
    <w:rsid w:val="00AD37D4"/>
    <w:rsid w:val="00AD3EE5"/>
    <w:rsid w:val="00AD7C90"/>
    <w:rsid w:val="00AE0525"/>
    <w:rsid w:val="00AE1C7B"/>
    <w:rsid w:val="00AE250F"/>
    <w:rsid w:val="00AE2ADF"/>
    <w:rsid w:val="00AE2C4A"/>
    <w:rsid w:val="00AE4592"/>
    <w:rsid w:val="00AE5F8D"/>
    <w:rsid w:val="00AE62DC"/>
    <w:rsid w:val="00AF3010"/>
    <w:rsid w:val="00AF5A32"/>
    <w:rsid w:val="00B0037E"/>
    <w:rsid w:val="00B10039"/>
    <w:rsid w:val="00B10648"/>
    <w:rsid w:val="00B13917"/>
    <w:rsid w:val="00B21A34"/>
    <w:rsid w:val="00B22288"/>
    <w:rsid w:val="00B24430"/>
    <w:rsid w:val="00B339C2"/>
    <w:rsid w:val="00B35CFB"/>
    <w:rsid w:val="00B3711A"/>
    <w:rsid w:val="00B417B7"/>
    <w:rsid w:val="00B42B6D"/>
    <w:rsid w:val="00B50966"/>
    <w:rsid w:val="00B52D73"/>
    <w:rsid w:val="00B559F6"/>
    <w:rsid w:val="00B55D35"/>
    <w:rsid w:val="00B56D57"/>
    <w:rsid w:val="00B57ED3"/>
    <w:rsid w:val="00B63102"/>
    <w:rsid w:val="00B6400E"/>
    <w:rsid w:val="00B66BA7"/>
    <w:rsid w:val="00B671A8"/>
    <w:rsid w:val="00B73831"/>
    <w:rsid w:val="00B817DB"/>
    <w:rsid w:val="00B84F3D"/>
    <w:rsid w:val="00B868BB"/>
    <w:rsid w:val="00B930BF"/>
    <w:rsid w:val="00B93A44"/>
    <w:rsid w:val="00B93EBA"/>
    <w:rsid w:val="00B952B6"/>
    <w:rsid w:val="00BA0F85"/>
    <w:rsid w:val="00BA4297"/>
    <w:rsid w:val="00BA780F"/>
    <w:rsid w:val="00BB224C"/>
    <w:rsid w:val="00BB4361"/>
    <w:rsid w:val="00BB59AB"/>
    <w:rsid w:val="00BB6676"/>
    <w:rsid w:val="00BC2FD4"/>
    <w:rsid w:val="00BC4174"/>
    <w:rsid w:val="00BD4CC4"/>
    <w:rsid w:val="00BD7492"/>
    <w:rsid w:val="00BE6037"/>
    <w:rsid w:val="00BF48F2"/>
    <w:rsid w:val="00BF7F4B"/>
    <w:rsid w:val="00C0083A"/>
    <w:rsid w:val="00C0226C"/>
    <w:rsid w:val="00C02369"/>
    <w:rsid w:val="00C02428"/>
    <w:rsid w:val="00C03DD1"/>
    <w:rsid w:val="00C055C9"/>
    <w:rsid w:val="00C07073"/>
    <w:rsid w:val="00C077DF"/>
    <w:rsid w:val="00C10909"/>
    <w:rsid w:val="00C126B5"/>
    <w:rsid w:val="00C15288"/>
    <w:rsid w:val="00C20585"/>
    <w:rsid w:val="00C2488F"/>
    <w:rsid w:val="00C24956"/>
    <w:rsid w:val="00C2509A"/>
    <w:rsid w:val="00C25157"/>
    <w:rsid w:val="00C2574E"/>
    <w:rsid w:val="00C27546"/>
    <w:rsid w:val="00C321F0"/>
    <w:rsid w:val="00C32F78"/>
    <w:rsid w:val="00C416D1"/>
    <w:rsid w:val="00C42EDC"/>
    <w:rsid w:val="00C44CEC"/>
    <w:rsid w:val="00C456DC"/>
    <w:rsid w:val="00C45C06"/>
    <w:rsid w:val="00C565E3"/>
    <w:rsid w:val="00C6531B"/>
    <w:rsid w:val="00C761CC"/>
    <w:rsid w:val="00C7705F"/>
    <w:rsid w:val="00C7F106"/>
    <w:rsid w:val="00C901C6"/>
    <w:rsid w:val="00C92637"/>
    <w:rsid w:val="00C94655"/>
    <w:rsid w:val="00C96253"/>
    <w:rsid w:val="00C96DA3"/>
    <w:rsid w:val="00C97604"/>
    <w:rsid w:val="00C97993"/>
    <w:rsid w:val="00CA0F54"/>
    <w:rsid w:val="00CA3312"/>
    <w:rsid w:val="00CA76BF"/>
    <w:rsid w:val="00CB14B7"/>
    <w:rsid w:val="00CB48EE"/>
    <w:rsid w:val="00CC0377"/>
    <w:rsid w:val="00CC1226"/>
    <w:rsid w:val="00CC1501"/>
    <w:rsid w:val="00CC1B71"/>
    <w:rsid w:val="00CC1C50"/>
    <w:rsid w:val="00CC37D4"/>
    <w:rsid w:val="00CC5F2C"/>
    <w:rsid w:val="00CD0C21"/>
    <w:rsid w:val="00CD0E24"/>
    <w:rsid w:val="00CD212B"/>
    <w:rsid w:val="00CD2558"/>
    <w:rsid w:val="00CE0F82"/>
    <w:rsid w:val="00CE2E23"/>
    <w:rsid w:val="00CE4007"/>
    <w:rsid w:val="00CE5C23"/>
    <w:rsid w:val="00CE6C26"/>
    <w:rsid w:val="00CE7648"/>
    <w:rsid w:val="00CF2930"/>
    <w:rsid w:val="00CF5D99"/>
    <w:rsid w:val="00CF7DF2"/>
    <w:rsid w:val="00D0077C"/>
    <w:rsid w:val="00D03D7E"/>
    <w:rsid w:val="00D05A66"/>
    <w:rsid w:val="00D05EB2"/>
    <w:rsid w:val="00D062CA"/>
    <w:rsid w:val="00D10857"/>
    <w:rsid w:val="00D11766"/>
    <w:rsid w:val="00D12941"/>
    <w:rsid w:val="00D1669E"/>
    <w:rsid w:val="00D219DC"/>
    <w:rsid w:val="00D227F3"/>
    <w:rsid w:val="00D22D24"/>
    <w:rsid w:val="00D33BE0"/>
    <w:rsid w:val="00D36968"/>
    <w:rsid w:val="00D50267"/>
    <w:rsid w:val="00D52698"/>
    <w:rsid w:val="00D62807"/>
    <w:rsid w:val="00D640EF"/>
    <w:rsid w:val="00D64890"/>
    <w:rsid w:val="00D71C26"/>
    <w:rsid w:val="00D76371"/>
    <w:rsid w:val="00D8665B"/>
    <w:rsid w:val="00D96B6F"/>
    <w:rsid w:val="00D97947"/>
    <w:rsid w:val="00D97FC7"/>
    <w:rsid w:val="00DA11EB"/>
    <w:rsid w:val="00DA17D2"/>
    <w:rsid w:val="00DA4832"/>
    <w:rsid w:val="00DA6658"/>
    <w:rsid w:val="00DA68C1"/>
    <w:rsid w:val="00DB5E95"/>
    <w:rsid w:val="00DB73C8"/>
    <w:rsid w:val="00DC349B"/>
    <w:rsid w:val="00DC410D"/>
    <w:rsid w:val="00DD0392"/>
    <w:rsid w:val="00DD23EB"/>
    <w:rsid w:val="00DD2853"/>
    <w:rsid w:val="00DE0F0C"/>
    <w:rsid w:val="00DE1315"/>
    <w:rsid w:val="00DE2CB7"/>
    <w:rsid w:val="00DE3A2B"/>
    <w:rsid w:val="00DF10AC"/>
    <w:rsid w:val="00DF6A00"/>
    <w:rsid w:val="00DF7436"/>
    <w:rsid w:val="00DF7E2B"/>
    <w:rsid w:val="00E003B9"/>
    <w:rsid w:val="00E0066E"/>
    <w:rsid w:val="00E14517"/>
    <w:rsid w:val="00E15F8B"/>
    <w:rsid w:val="00E204F2"/>
    <w:rsid w:val="00E21029"/>
    <w:rsid w:val="00E33A99"/>
    <w:rsid w:val="00E35ECF"/>
    <w:rsid w:val="00E43561"/>
    <w:rsid w:val="00E4775F"/>
    <w:rsid w:val="00E53A77"/>
    <w:rsid w:val="00E54CB4"/>
    <w:rsid w:val="00E56B7D"/>
    <w:rsid w:val="00E57EAA"/>
    <w:rsid w:val="00E60279"/>
    <w:rsid w:val="00E603E3"/>
    <w:rsid w:val="00E60B07"/>
    <w:rsid w:val="00E64C64"/>
    <w:rsid w:val="00E664BC"/>
    <w:rsid w:val="00E7352C"/>
    <w:rsid w:val="00E73DFD"/>
    <w:rsid w:val="00E74B51"/>
    <w:rsid w:val="00E75B3F"/>
    <w:rsid w:val="00E832E4"/>
    <w:rsid w:val="00E84C15"/>
    <w:rsid w:val="00E90706"/>
    <w:rsid w:val="00E967EF"/>
    <w:rsid w:val="00EA2E0F"/>
    <w:rsid w:val="00EA58DD"/>
    <w:rsid w:val="00EA6DDE"/>
    <w:rsid w:val="00EB08C2"/>
    <w:rsid w:val="00EB0FD6"/>
    <w:rsid w:val="00EB448B"/>
    <w:rsid w:val="00EC0062"/>
    <w:rsid w:val="00EC2602"/>
    <w:rsid w:val="00EC4B6F"/>
    <w:rsid w:val="00EC6ECA"/>
    <w:rsid w:val="00ED4393"/>
    <w:rsid w:val="00ED4FE0"/>
    <w:rsid w:val="00ED5B77"/>
    <w:rsid w:val="00ED74E3"/>
    <w:rsid w:val="00EE1F9E"/>
    <w:rsid w:val="00EF33F1"/>
    <w:rsid w:val="00F10879"/>
    <w:rsid w:val="00F11A7C"/>
    <w:rsid w:val="00F12B67"/>
    <w:rsid w:val="00F136F6"/>
    <w:rsid w:val="00F146E9"/>
    <w:rsid w:val="00F1472D"/>
    <w:rsid w:val="00F17A3A"/>
    <w:rsid w:val="00F17F2D"/>
    <w:rsid w:val="00F21CD1"/>
    <w:rsid w:val="00F225F5"/>
    <w:rsid w:val="00F228D0"/>
    <w:rsid w:val="00F229F6"/>
    <w:rsid w:val="00F32459"/>
    <w:rsid w:val="00F40AFF"/>
    <w:rsid w:val="00F42E80"/>
    <w:rsid w:val="00F45C49"/>
    <w:rsid w:val="00F63EC7"/>
    <w:rsid w:val="00F67D72"/>
    <w:rsid w:val="00F77CE0"/>
    <w:rsid w:val="00F85FC2"/>
    <w:rsid w:val="00F950C6"/>
    <w:rsid w:val="00F9566A"/>
    <w:rsid w:val="00F96AC6"/>
    <w:rsid w:val="00F96B2D"/>
    <w:rsid w:val="00F96F1A"/>
    <w:rsid w:val="00FA3505"/>
    <w:rsid w:val="00FA7454"/>
    <w:rsid w:val="00FA7C32"/>
    <w:rsid w:val="00FB2643"/>
    <w:rsid w:val="00FB3705"/>
    <w:rsid w:val="00FB4998"/>
    <w:rsid w:val="00FB5EB1"/>
    <w:rsid w:val="00FB7B90"/>
    <w:rsid w:val="00FC340A"/>
    <w:rsid w:val="00FC5653"/>
    <w:rsid w:val="00FD1124"/>
    <w:rsid w:val="00FD3530"/>
    <w:rsid w:val="00FD7E94"/>
    <w:rsid w:val="00FE35A9"/>
    <w:rsid w:val="00FE39B2"/>
    <w:rsid w:val="00FF5547"/>
    <w:rsid w:val="015ABA28"/>
    <w:rsid w:val="015F9F3C"/>
    <w:rsid w:val="01FF887E"/>
    <w:rsid w:val="02A3C9CA"/>
    <w:rsid w:val="037DFE94"/>
    <w:rsid w:val="03B133C8"/>
    <w:rsid w:val="03BE2A0F"/>
    <w:rsid w:val="03E664B1"/>
    <w:rsid w:val="04216CAA"/>
    <w:rsid w:val="0434CB8F"/>
    <w:rsid w:val="04F3C2DA"/>
    <w:rsid w:val="057A6308"/>
    <w:rsid w:val="05B1AEC4"/>
    <w:rsid w:val="0610F10D"/>
    <w:rsid w:val="063DA717"/>
    <w:rsid w:val="0710463E"/>
    <w:rsid w:val="0757029A"/>
    <w:rsid w:val="07C9E892"/>
    <w:rsid w:val="07DA7771"/>
    <w:rsid w:val="08FE7678"/>
    <w:rsid w:val="09B56D07"/>
    <w:rsid w:val="0A1108B5"/>
    <w:rsid w:val="0A5AA617"/>
    <w:rsid w:val="0ACFC834"/>
    <w:rsid w:val="0B54D155"/>
    <w:rsid w:val="0B63045E"/>
    <w:rsid w:val="0B632DB7"/>
    <w:rsid w:val="0B707717"/>
    <w:rsid w:val="0B78642A"/>
    <w:rsid w:val="0C34B615"/>
    <w:rsid w:val="0C35B16E"/>
    <w:rsid w:val="0C9E55DA"/>
    <w:rsid w:val="0CF0A1B6"/>
    <w:rsid w:val="0CFDD966"/>
    <w:rsid w:val="0D104F6F"/>
    <w:rsid w:val="0D741E9A"/>
    <w:rsid w:val="0DB1F1F3"/>
    <w:rsid w:val="0DC7D088"/>
    <w:rsid w:val="0DFF64D8"/>
    <w:rsid w:val="0EB2F79F"/>
    <w:rsid w:val="0F25877D"/>
    <w:rsid w:val="0F666D55"/>
    <w:rsid w:val="0F73B524"/>
    <w:rsid w:val="1170CAD8"/>
    <w:rsid w:val="11734F3D"/>
    <w:rsid w:val="11776C29"/>
    <w:rsid w:val="11BB996E"/>
    <w:rsid w:val="12656AD6"/>
    <w:rsid w:val="12D1537C"/>
    <w:rsid w:val="12FC0F3E"/>
    <w:rsid w:val="13133C8A"/>
    <w:rsid w:val="138B216B"/>
    <w:rsid w:val="140DCDAE"/>
    <w:rsid w:val="1452A8FF"/>
    <w:rsid w:val="14AF0CEB"/>
    <w:rsid w:val="1577933F"/>
    <w:rsid w:val="15AE10E3"/>
    <w:rsid w:val="1631D2C9"/>
    <w:rsid w:val="16ACE51E"/>
    <w:rsid w:val="16C3F925"/>
    <w:rsid w:val="16D1AEF0"/>
    <w:rsid w:val="16DBFFDA"/>
    <w:rsid w:val="172AC026"/>
    <w:rsid w:val="175E56FF"/>
    <w:rsid w:val="17ED1290"/>
    <w:rsid w:val="17FC78B4"/>
    <w:rsid w:val="1910DE56"/>
    <w:rsid w:val="1960B349"/>
    <w:rsid w:val="1988C271"/>
    <w:rsid w:val="19A58B0D"/>
    <w:rsid w:val="1A570FD4"/>
    <w:rsid w:val="1B1AB697"/>
    <w:rsid w:val="1BEB5A90"/>
    <w:rsid w:val="1C047473"/>
    <w:rsid w:val="1C1D4A40"/>
    <w:rsid w:val="1C713BC3"/>
    <w:rsid w:val="1CCD20AE"/>
    <w:rsid w:val="1CE14ACF"/>
    <w:rsid w:val="1D1DD1B2"/>
    <w:rsid w:val="1DA74072"/>
    <w:rsid w:val="1DB2CCB8"/>
    <w:rsid w:val="1DFBC4C6"/>
    <w:rsid w:val="1E12A653"/>
    <w:rsid w:val="1E3A1442"/>
    <w:rsid w:val="1E8FF8D0"/>
    <w:rsid w:val="1EC42042"/>
    <w:rsid w:val="1EC9A3B9"/>
    <w:rsid w:val="1ECFFF82"/>
    <w:rsid w:val="1EED4E38"/>
    <w:rsid w:val="1EF0449A"/>
    <w:rsid w:val="1F59A743"/>
    <w:rsid w:val="1F9FD2C0"/>
    <w:rsid w:val="202052DF"/>
    <w:rsid w:val="2027CF3B"/>
    <w:rsid w:val="2069816E"/>
    <w:rsid w:val="2093F7B7"/>
    <w:rsid w:val="211824DF"/>
    <w:rsid w:val="211ED01B"/>
    <w:rsid w:val="212359AA"/>
    <w:rsid w:val="2127F4B2"/>
    <w:rsid w:val="21A7E6E4"/>
    <w:rsid w:val="21D1E462"/>
    <w:rsid w:val="223DCFD8"/>
    <w:rsid w:val="228D7EA7"/>
    <w:rsid w:val="22D7A3DA"/>
    <w:rsid w:val="22FF7F98"/>
    <w:rsid w:val="23175955"/>
    <w:rsid w:val="232A46BD"/>
    <w:rsid w:val="23B7B252"/>
    <w:rsid w:val="24CD1E3B"/>
    <w:rsid w:val="24D559C3"/>
    <w:rsid w:val="24FF29E5"/>
    <w:rsid w:val="258747F2"/>
    <w:rsid w:val="25D7DF59"/>
    <w:rsid w:val="25F2413E"/>
    <w:rsid w:val="26155B2D"/>
    <w:rsid w:val="27720962"/>
    <w:rsid w:val="27876408"/>
    <w:rsid w:val="27E0E0FB"/>
    <w:rsid w:val="27F6CF7E"/>
    <w:rsid w:val="27FE1DAC"/>
    <w:rsid w:val="28DE89D7"/>
    <w:rsid w:val="292348D0"/>
    <w:rsid w:val="29266CEA"/>
    <w:rsid w:val="2929E200"/>
    <w:rsid w:val="2966CBF2"/>
    <w:rsid w:val="29C52630"/>
    <w:rsid w:val="2A116449"/>
    <w:rsid w:val="2A1FE9D5"/>
    <w:rsid w:val="2A39EA67"/>
    <w:rsid w:val="2A4E8B24"/>
    <w:rsid w:val="2B3DE46F"/>
    <w:rsid w:val="2B54EB1F"/>
    <w:rsid w:val="2BCFD385"/>
    <w:rsid w:val="2C822934"/>
    <w:rsid w:val="2D0BEC62"/>
    <w:rsid w:val="2DD80BDD"/>
    <w:rsid w:val="2E215DFA"/>
    <w:rsid w:val="2E2DC8FD"/>
    <w:rsid w:val="2E52EF03"/>
    <w:rsid w:val="2E55ADC4"/>
    <w:rsid w:val="2E680E05"/>
    <w:rsid w:val="2F317B62"/>
    <w:rsid w:val="2FC2F40D"/>
    <w:rsid w:val="2FC72D07"/>
    <w:rsid w:val="3057A164"/>
    <w:rsid w:val="3098EE26"/>
    <w:rsid w:val="30B6F208"/>
    <w:rsid w:val="315E088D"/>
    <w:rsid w:val="315F4BF9"/>
    <w:rsid w:val="31625F2A"/>
    <w:rsid w:val="31AB0446"/>
    <w:rsid w:val="31E4C8D1"/>
    <w:rsid w:val="320452A7"/>
    <w:rsid w:val="32EA9DD1"/>
    <w:rsid w:val="3301B464"/>
    <w:rsid w:val="3338BF3F"/>
    <w:rsid w:val="33AFF7CC"/>
    <w:rsid w:val="33DC03A0"/>
    <w:rsid w:val="33E5447E"/>
    <w:rsid w:val="3414EE5F"/>
    <w:rsid w:val="346C9471"/>
    <w:rsid w:val="357D976E"/>
    <w:rsid w:val="359A1426"/>
    <w:rsid w:val="35A5C423"/>
    <w:rsid w:val="360C4DB7"/>
    <w:rsid w:val="36AD3887"/>
    <w:rsid w:val="36D2A244"/>
    <w:rsid w:val="36E7988E"/>
    <w:rsid w:val="37214A8B"/>
    <w:rsid w:val="376C1667"/>
    <w:rsid w:val="377FA486"/>
    <w:rsid w:val="37960714"/>
    <w:rsid w:val="3829D090"/>
    <w:rsid w:val="388733C5"/>
    <w:rsid w:val="38A17A1E"/>
    <w:rsid w:val="38B53830"/>
    <w:rsid w:val="38EDB2E1"/>
    <w:rsid w:val="399E715E"/>
    <w:rsid w:val="3A05697A"/>
    <w:rsid w:val="3A510891"/>
    <w:rsid w:val="3AD7416B"/>
    <w:rsid w:val="3B280AC9"/>
    <w:rsid w:val="3B9FFCEF"/>
    <w:rsid w:val="3BBED487"/>
    <w:rsid w:val="3BC59803"/>
    <w:rsid w:val="3BFC78DC"/>
    <w:rsid w:val="3C267CCE"/>
    <w:rsid w:val="3C5786A5"/>
    <w:rsid w:val="3C5AE941"/>
    <w:rsid w:val="3CB2656F"/>
    <w:rsid w:val="3CBC5F46"/>
    <w:rsid w:val="3D0B040D"/>
    <w:rsid w:val="3D37DF3D"/>
    <w:rsid w:val="3D915F3F"/>
    <w:rsid w:val="3DCD4442"/>
    <w:rsid w:val="3DF38C7C"/>
    <w:rsid w:val="3DFF882D"/>
    <w:rsid w:val="3EBB0850"/>
    <w:rsid w:val="3ED4E926"/>
    <w:rsid w:val="3F133413"/>
    <w:rsid w:val="3F50D8FD"/>
    <w:rsid w:val="3FA62C83"/>
    <w:rsid w:val="3FDA263B"/>
    <w:rsid w:val="3FFE19EA"/>
    <w:rsid w:val="400DB2B8"/>
    <w:rsid w:val="405120BE"/>
    <w:rsid w:val="409A4100"/>
    <w:rsid w:val="4147196C"/>
    <w:rsid w:val="41A98319"/>
    <w:rsid w:val="41CB3743"/>
    <w:rsid w:val="420C89E8"/>
    <w:rsid w:val="4295BE52"/>
    <w:rsid w:val="42987B67"/>
    <w:rsid w:val="42A70109"/>
    <w:rsid w:val="42F8C728"/>
    <w:rsid w:val="439087DC"/>
    <w:rsid w:val="43AD08E5"/>
    <w:rsid w:val="43C9E66C"/>
    <w:rsid w:val="44383004"/>
    <w:rsid w:val="44949789"/>
    <w:rsid w:val="44E88D29"/>
    <w:rsid w:val="45156925"/>
    <w:rsid w:val="452C583D"/>
    <w:rsid w:val="45618EAF"/>
    <w:rsid w:val="4564DCED"/>
    <w:rsid w:val="45732BCD"/>
    <w:rsid w:val="458C326C"/>
    <w:rsid w:val="459A6992"/>
    <w:rsid w:val="45B436B7"/>
    <w:rsid w:val="4690800E"/>
    <w:rsid w:val="476C1D14"/>
    <w:rsid w:val="4838571A"/>
    <w:rsid w:val="4864EB1D"/>
    <w:rsid w:val="48BE0B23"/>
    <w:rsid w:val="48C4D71E"/>
    <w:rsid w:val="49242C87"/>
    <w:rsid w:val="49973088"/>
    <w:rsid w:val="49D3E30E"/>
    <w:rsid w:val="4A4C601D"/>
    <w:rsid w:val="4AB8E727"/>
    <w:rsid w:val="4AC0EB85"/>
    <w:rsid w:val="4ACE09E2"/>
    <w:rsid w:val="4B88A2D7"/>
    <w:rsid w:val="4B9BE83D"/>
    <w:rsid w:val="4BE3C7AC"/>
    <w:rsid w:val="4CF42370"/>
    <w:rsid w:val="4D3ED910"/>
    <w:rsid w:val="4DDE754D"/>
    <w:rsid w:val="4DF4E47B"/>
    <w:rsid w:val="4E0B4622"/>
    <w:rsid w:val="4E479872"/>
    <w:rsid w:val="4EA7989E"/>
    <w:rsid w:val="4EBF3FDA"/>
    <w:rsid w:val="4EF1C0EE"/>
    <w:rsid w:val="5004E060"/>
    <w:rsid w:val="50663A58"/>
    <w:rsid w:val="50C18823"/>
    <w:rsid w:val="50F72258"/>
    <w:rsid w:val="51737401"/>
    <w:rsid w:val="51B347BE"/>
    <w:rsid w:val="51C7B401"/>
    <w:rsid w:val="51CACAFC"/>
    <w:rsid w:val="52B285EE"/>
    <w:rsid w:val="52C17136"/>
    <w:rsid w:val="52D4C6E9"/>
    <w:rsid w:val="52DB0C6C"/>
    <w:rsid w:val="52EF6AD7"/>
    <w:rsid w:val="52F4C210"/>
    <w:rsid w:val="5348F101"/>
    <w:rsid w:val="53AD760D"/>
    <w:rsid w:val="53D456D9"/>
    <w:rsid w:val="548451CD"/>
    <w:rsid w:val="5492E1C1"/>
    <w:rsid w:val="549CCB7E"/>
    <w:rsid w:val="54E60CF8"/>
    <w:rsid w:val="552C18B9"/>
    <w:rsid w:val="55623BFA"/>
    <w:rsid w:val="55A10282"/>
    <w:rsid w:val="55C84920"/>
    <w:rsid w:val="56459CD5"/>
    <w:rsid w:val="56483494"/>
    <w:rsid w:val="566B513B"/>
    <w:rsid w:val="568B6CBE"/>
    <w:rsid w:val="56E9BA30"/>
    <w:rsid w:val="56FAA247"/>
    <w:rsid w:val="572EFC1A"/>
    <w:rsid w:val="5774EA56"/>
    <w:rsid w:val="578672EA"/>
    <w:rsid w:val="5790B1A4"/>
    <w:rsid w:val="57AA7ADB"/>
    <w:rsid w:val="57D46C40"/>
    <w:rsid w:val="5850018C"/>
    <w:rsid w:val="58854D4F"/>
    <w:rsid w:val="588ED4E2"/>
    <w:rsid w:val="58DC8889"/>
    <w:rsid w:val="58E1AF7F"/>
    <w:rsid w:val="59049A8C"/>
    <w:rsid w:val="594E4949"/>
    <w:rsid w:val="5AFB637F"/>
    <w:rsid w:val="5B097511"/>
    <w:rsid w:val="5B47CA42"/>
    <w:rsid w:val="5B4EA448"/>
    <w:rsid w:val="5BD17D7E"/>
    <w:rsid w:val="5BD8E5EB"/>
    <w:rsid w:val="5C0B6838"/>
    <w:rsid w:val="5CB48A22"/>
    <w:rsid w:val="5CD32BB1"/>
    <w:rsid w:val="5CEE1922"/>
    <w:rsid w:val="5D7592CD"/>
    <w:rsid w:val="5DB1DFC5"/>
    <w:rsid w:val="5DF3F05C"/>
    <w:rsid w:val="5DFC869D"/>
    <w:rsid w:val="5E3C88D0"/>
    <w:rsid w:val="5E4E6903"/>
    <w:rsid w:val="5E8CD298"/>
    <w:rsid w:val="5EAD0A8C"/>
    <w:rsid w:val="5EED1603"/>
    <w:rsid w:val="5F315F81"/>
    <w:rsid w:val="5F53F4CD"/>
    <w:rsid w:val="5F9C6463"/>
    <w:rsid w:val="5FC30C42"/>
    <w:rsid w:val="5FE50238"/>
    <w:rsid w:val="6015BCB3"/>
    <w:rsid w:val="605B6DD8"/>
    <w:rsid w:val="60E9A3B1"/>
    <w:rsid w:val="610B14EA"/>
    <w:rsid w:val="6154EF3D"/>
    <w:rsid w:val="61986B0F"/>
    <w:rsid w:val="61E6F766"/>
    <w:rsid w:val="6363625D"/>
    <w:rsid w:val="63676754"/>
    <w:rsid w:val="6371192D"/>
    <w:rsid w:val="6372EC24"/>
    <w:rsid w:val="6374F3A2"/>
    <w:rsid w:val="64248D6D"/>
    <w:rsid w:val="646FD586"/>
    <w:rsid w:val="6545EC97"/>
    <w:rsid w:val="6592CB60"/>
    <w:rsid w:val="65E28194"/>
    <w:rsid w:val="66079882"/>
    <w:rsid w:val="660F1C16"/>
    <w:rsid w:val="6624C11C"/>
    <w:rsid w:val="666C22B7"/>
    <w:rsid w:val="66ABD703"/>
    <w:rsid w:val="66D667DA"/>
    <w:rsid w:val="672F9DE7"/>
    <w:rsid w:val="67CFF3BB"/>
    <w:rsid w:val="67D88052"/>
    <w:rsid w:val="684AEBFE"/>
    <w:rsid w:val="6866CEE6"/>
    <w:rsid w:val="68682BF9"/>
    <w:rsid w:val="688EA6D8"/>
    <w:rsid w:val="6897B4D1"/>
    <w:rsid w:val="69110859"/>
    <w:rsid w:val="69279477"/>
    <w:rsid w:val="6A09F7C4"/>
    <w:rsid w:val="6ABE331B"/>
    <w:rsid w:val="6ACC82D8"/>
    <w:rsid w:val="6ADCD536"/>
    <w:rsid w:val="6AE28C1A"/>
    <w:rsid w:val="6C19B7E6"/>
    <w:rsid w:val="6C736751"/>
    <w:rsid w:val="6C7E5C7B"/>
    <w:rsid w:val="6C942726"/>
    <w:rsid w:val="6D6102C8"/>
    <w:rsid w:val="6D6417AF"/>
    <w:rsid w:val="6D977182"/>
    <w:rsid w:val="6DB08D67"/>
    <w:rsid w:val="6DCF9E34"/>
    <w:rsid w:val="6DFE3C03"/>
    <w:rsid w:val="6E139273"/>
    <w:rsid w:val="6E511591"/>
    <w:rsid w:val="6E77349C"/>
    <w:rsid w:val="6F0B2753"/>
    <w:rsid w:val="6F6E7603"/>
    <w:rsid w:val="6F7DAD9E"/>
    <w:rsid w:val="6FBD83B8"/>
    <w:rsid w:val="702224CA"/>
    <w:rsid w:val="7069E8AD"/>
    <w:rsid w:val="716EA733"/>
    <w:rsid w:val="71EBEBE9"/>
    <w:rsid w:val="71EE6E28"/>
    <w:rsid w:val="7201C49F"/>
    <w:rsid w:val="72B28266"/>
    <w:rsid w:val="72BEDDC5"/>
    <w:rsid w:val="72E6C4C2"/>
    <w:rsid w:val="73000400"/>
    <w:rsid w:val="73CC69AE"/>
    <w:rsid w:val="746267CC"/>
    <w:rsid w:val="747A1881"/>
    <w:rsid w:val="750C6BE0"/>
    <w:rsid w:val="751046A9"/>
    <w:rsid w:val="75238CAB"/>
    <w:rsid w:val="75569279"/>
    <w:rsid w:val="7580620A"/>
    <w:rsid w:val="75B3099D"/>
    <w:rsid w:val="75B981FE"/>
    <w:rsid w:val="76691E24"/>
    <w:rsid w:val="76708691"/>
    <w:rsid w:val="76836796"/>
    <w:rsid w:val="76BB1A38"/>
    <w:rsid w:val="76D8C465"/>
    <w:rsid w:val="7768973C"/>
    <w:rsid w:val="777AAEBE"/>
    <w:rsid w:val="778A2559"/>
    <w:rsid w:val="77D64255"/>
    <w:rsid w:val="78440CA2"/>
    <w:rsid w:val="78613005"/>
    <w:rsid w:val="787494C6"/>
    <w:rsid w:val="78AB83C9"/>
    <w:rsid w:val="78FD4A68"/>
    <w:rsid w:val="790788F7"/>
    <w:rsid w:val="794ED563"/>
    <w:rsid w:val="79DFDD03"/>
    <w:rsid w:val="7A6DF6CD"/>
    <w:rsid w:val="7ADFF298"/>
    <w:rsid w:val="7B14633B"/>
    <w:rsid w:val="7B44F30D"/>
    <w:rsid w:val="7B600263"/>
    <w:rsid w:val="7BA2B590"/>
    <w:rsid w:val="7BD22856"/>
    <w:rsid w:val="7C3F4F7D"/>
    <w:rsid w:val="7C8AFFD9"/>
    <w:rsid w:val="7CD85FA8"/>
    <w:rsid w:val="7CF18021"/>
    <w:rsid w:val="7D526D4D"/>
    <w:rsid w:val="7DC42320"/>
    <w:rsid w:val="7E4862F3"/>
    <w:rsid w:val="7E672940"/>
    <w:rsid w:val="7E80B67F"/>
    <w:rsid w:val="7EB95A79"/>
    <w:rsid w:val="7FC3CEDA"/>
    <w:rsid w:val="7FD7FF09"/>
    <w:rsid w:val="7FFEF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02976"/>
  <w15:chartTrackingRefBased/>
  <w15:docId w15:val="{43C292DA-2FBC-43AF-A485-F29F396DC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669E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97993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B339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339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339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39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39C2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A744E2"/>
    <w:pPr>
      <w:spacing w:after="0" w:line="240" w:lineRule="auto"/>
    </w:pPr>
  </w:style>
  <w:style w:type="paragraph" w:customStyle="1" w:styleId="paragraph">
    <w:name w:val="paragraph"/>
    <w:basedOn w:val="Normal"/>
    <w:rsid w:val="00DD0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D0392"/>
  </w:style>
  <w:style w:type="character" w:customStyle="1" w:styleId="eop">
    <w:name w:val="eop"/>
    <w:basedOn w:val="DefaultParagraphFont"/>
    <w:rsid w:val="00DD0392"/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styleId="Hyperlink">
    <w:name w:val="Hyperlink"/>
    <w:basedOn w:val="DefaultParagraphFont"/>
    <w:uiPriority w:val="99"/>
    <w:unhideWhenUsed/>
    <w:rsid w:val="00CF2930"/>
    <w:rPr>
      <w:color w:val="0563C1" w:themeColor="hyperlink"/>
      <w:u w:val="single"/>
    </w:rPr>
  </w:style>
  <w:style w:type="character" w:customStyle="1" w:styleId="spellingerror">
    <w:name w:val="spellingerror"/>
    <w:basedOn w:val="DefaultParagraphFont"/>
    <w:rsid w:val="009B5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7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  <TaxCatchAll xmlns="5067c814-4b34-462c-a21d-c185ff6548d2" xsi:nil="true"/>
    <lcf76f155ced4ddcb4097134ff3c332f xmlns="785685f2-c2e1-4352-89aa-3faca8eaba5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20" ma:contentTypeDescription="Create a new document." ma:contentTypeScope="" ma:versionID="9666f44ab16ed15b00f463a1ceb948f7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3613115c6c127afe4a56fd1236c892c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6" nillable="true" ma:taxonomy="true" ma:internalName="lcf76f155ced4ddcb4097134ff3c332f" ma:taxonomyFieldName="MediaServiceImageTags" ma:displayName="Image Tags" ma:readOnly="false" ma:fieldId="{5cf76f15-5ced-4ddc-b409-7134ff3c332f}" ma:taxonomyMulti="true" ma:sspId="96df981b-247c-4b11-954d-40cb195196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7" nillable="true" ma:displayName="Taxonomy Catch All Column" ma:hidden="true" ma:list="{c93a3eb4-f9b2-4918-8a30-eb81fd3c8322}" ma:internalName="TaxCatchAll" ma:showField="CatchAllData" ma:web="5067c814-4b34-462c-a21d-c185ff654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ACEDC3-F308-49C7-BAD3-031CABB1F7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BA62CE-C6C6-4272-9386-783347C3C7EF}">
  <ds:schemaRefs>
    <ds:schemaRef ds:uri="785685f2-c2e1-4352-89aa-3faca8eaba52"/>
    <ds:schemaRef ds:uri="http://purl.org/dc/dcmitype/"/>
    <ds:schemaRef ds:uri="5067c814-4b34-462c-a21d-c185ff6548d2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95F94A6-9D9E-4CB3-92BB-D818B6536F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1365</Words>
  <Characters>7785</Characters>
  <Application>Microsoft Office Word</Application>
  <DocSecurity>0</DocSecurity>
  <Lines>64</Lines>
  <Paragraphs>18</Paragraphs>
  <ScaleCrop>false</ScaleCrop>
  <Company>California Energy Commission</Company>
  <LinksUpToDate>false</LinksUpToDate>
  <CharactersWithSpaces>9132</CharactersWithSpaces>
  <SharedDoc>false</SharedDoc>
  <HLinks>
    <vt:vector size="156" baseType="variant">
      <vt:variant>
        <vt:i4>3801116</vt:i4>
      </vt:variant>
      <vt:variant>
        <vt:i4>75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72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69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66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63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60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57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54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51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48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45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42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39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36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33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30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27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3801116</vt:i4>
      </vt:variant>
      <vt:variant>
        <vt:i4>24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21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18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15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3801116</vt:i4>
      </vt:variant>
      <vt:variant>
        <vt:i4>12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9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  <vt:variant>
        <vt:i4>7995438</vt:i4>
      </vt:variant>
      <vt:variant>
        <vt:i4>6</vt:i4>
      </vt:variant>
      <vt:variant>
        <vt:i4>0</vt:i4>
      </vt:variant>
      <vt:variant>
        <vt:i4>5</vt:i4>
      </vt:variant>
      <vt:variant>
        <vt:lpwstr>https://caenergy.sharepoint.com/:w:/r/sites/EnergyCodeUpdate/Shared Documents/2022 Energy Code Update/2022 Compliance Documents/2022 Change Notes/RB V2022.1.000/2022 CalCERTS notes/2022-Hugo%27s questions-01..docx?d=w44194b469bd043c7aaf9431f4614d62a&amp;csf=1&amp;web=1&amp;e=7sPA5j</vt:lpwstr>
      </vt:variant>
      <vt:variant>
        <vt:lpwstr/>
      </vt:variant>
      <vt:variant>
        <vt:i4>3801116</vt:i4>
      </vt:variant>
      <vt:variant>
        <vt:i4>3</vt:i4>
      </vt:variant>
      <vt:variant>
        <vt:i4>0</vt:i4>
      </vt:variant>
      <vt:variant>
        <vt:i4>5</vt:i4>
      </vt:variant>
      <vt:variant>
        <vt:lpwstr>mailto:michael.shewmaker@energy.ca.gov</vt:lpwstr>
      </vt:variant>
      <vt:variant>
        <vt:lpwstr/>
      </vt:variant>
      <vt:variant>
        <vt:i4>1835059</vt:i4>
      </vt:variant>
      <vt:variant>
        <vt:i4>0</vt:i4>
      </vt:variant>
      <vt:variant>
        <vt:i4>0</vt:i4>
      </vt:variant>
      <vt:variant>
        <vt:i4>5</vt:i4>
      </vt:variant>
      <vt:variant>
        <vt:lpwstr>mailto:Haider.Alhabibi@Energy.ca.gov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Alexis@Energy</dc:creator>
  <cp:keywords/>
  <dc:description/>
  <cp:lastModifiedBy>Alhabibi, Haider@Energy</cp:lastModifiedBy>
  <cp:revision>445</cp:revision>
  <dcterms:created xsi:type="dcterms:W3CDTF">2022-05-20T15:21:00Z</dcterms:created>
  <dcterms:modified xsi:type="dcterms:W3CDTF">2022-11-04T23:25:00Z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  <property fmtid="{D5CDD505-2E9C-101B-9397-08002B2CF9AE}" pid="3" name="MediaServiceImageTags">
    <vt:lpwstr/>
  </property>
</Properties>
</file>