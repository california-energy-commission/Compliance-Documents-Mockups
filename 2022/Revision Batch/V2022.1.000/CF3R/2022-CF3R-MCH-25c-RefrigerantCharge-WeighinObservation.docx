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1FE13" w14:textId="35E4F8D3" w:rsidR="009A7FDE" w:rsidRPr="008B5787" w:rsidRDefault="009A7FDE" w:rsidP="009A7FDE">
      <w:pPr>
        <w:spacing w:line="259" w:lineRule="auto"/>
        <w:rPr>
          <w:rFonts w:ascii="Calibri" w:eastAsia="Calibri" w:hAnsi="Calibri" w:cs="Calibri"/>
          <w:b/>
          <w:bCs/>
          <w:color w:val="201F1E"/>
          <w:sz w:val="24"/>
          <w:szCs w:val="24"/>
        </w:rPr>
      </w:pPr>
      <w:r w:rsidRPr="008B5787">
        <w:rPr>
          <w:rFonts w:asciiTheme="minorHAnsi" w:eastAsia="Calibri" w:hAnsiTheme="minorHAnsi" w:cstheme="minorBidi"/>
          <w:b/>
          <w:bCs/>
          <w:sz w:val="24"/>
          <w:szCs w:val="24"/>
        </w:rPr>
        <w:t xml:space="preserve">CERTIFICATE OF </w:t>
      </w:r>
      <w:r w:rsidRPr="008B5787">
        <w:rPr>
          <w:rFonts w:ascii="Calibri" w:eastAsia="Calibri" w:hAnsi="Calibri" w:cs="Calibri"/>
          <w:b/>
          <w:bCs/>
          <w:color w:val="201F1E"/>
          <w:sz w:val="24"/>
          <w:szCs w:val="24"/>
        </w:rPr>
        <w:t>VERIFICATION</w:t>
      </w:r>
      <w:r w:rsidRPr="008B5787">
        <w:br/>
      </w:r>
      <w:r w:rsidRPr="008B5787">
        <w:rPr>
          <w:rFonts w:asciiTheme="minorHAnsi" w:eastAsia="Calibri" w:hAnsiTheme="minorHAnsi" w:cstheme="minorBidi"/>
          <w:b/>
          <w:bCs/>
          <w:sz w:val="24"/>
          <w:szCs w:val="24"/>
        </w:rPr>
        <w:t>Note:</w:t>
      </w:r>
      <w:r w:rsidRPr="008B5787">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9A7FDE" w:rsidRPr="008B5787" w14:paraId="3EDB867D" w14:textId="77777777" w:rsidTr="00EA53EB">
        <w:trPr>
          <w:trHeight w:val="288"/>
        </w:trPr>
        <w:tc>
          <w:tcPr>
            <w:tcW w:w="7177" w:type="dxa"/>
          </w:tcPr>
          <w:p w14:paraId="5DCCEED9" w14:textId="77777777" w:rsidR="009A7FDE" w:rsidRPr="008B5787" w:rsidRDefault="009A7FDE" w:rsidP="00EA53EB">
            <w:pPr>
              <w:rPr>
                <w:rFonts w:asciiTheme="minorHAnsi" w:hAnsiTheme="minorHAnsi" w:cstheme="minorHAnsi"/>
                <w:sz w:val="24"/>
                <w:szCs w:val="24"/>
              </w:rPr>
            </w:pPr>
            <w:r w:rsidRPr="008B5787">
              <w:rPr>
                <w:rFonts w:asciiTheme="minorHAnsi" w:hAnsiTheme="minorHAnsi" w:cstheme="minorHAnsi"/>
                <w:sz w:val="24"/>
                <w:szCs w:val="24"/>
              </w:rPr>
              <w:t>Project Name:</w:t>
            </w:r>
          </w:p>
        </w:tc>
        <w:tc>
          <w:tcPr>
            <w:tcW w:w="7201" w:type="dxa"/>
          </w:tcPr>
          <w:p w14:paraId="19F3F3C5" w14:textId="77777777" w:rsidR="009A7FDE" w:rsidRPr="008B5787" w:rsidRDefault="009A7FDE" w:rsidP="00EA53EB">
            <w:pPr>
              <w:rPr>
                <w:rFonts w:asciiTheme="minorHAnsi" w:hAnsiTheme="minorHAnsi" w:cstheme="minorHAnsi"/>
                <w:sz w:val="24"/>
                <w:szCs w:val="24"/>
              </w:rPr>
            </w:pPr>
            <w:r w:rsidRPr="008B5787">
              <w:rPr>
                <w:rFonts w:asciiTheme="minorHAnsi" w:hAnsiTheme="minorHAnsi" w:cstheme="minorHAnsi"/>
                <w:sz w:val="24"/>
                <w:szCs w:val="24"/>
              </w:rPr>
              <w:t>Enforcement Agency:</w:t>
            </w:r>
          </w:p>
        </w:tc>
      </w:tr>
      <w:tr w:rsidR="009A7FDE" w:rsidRPr="008B5787" w14:paraId="35334541" w14:textId="77777777" w:rsidTr="00EA53EB">
        <w:trPr>
          <w:trHeight w:val="288"/>
        </w:trPr>
        <w:tc>
          <w:tcPr>
            <w:tcW w:w="7177" w:type="dxa"/>
          </w:tcPr>
          <w:p w14:paraId="06C32C8D" w14:textId="77777777" w:rsidR="009A7FDE" w:rsidRPr="008B5787" w:rsidRDefault="009A7FDE"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Dwelling Address:</w:t>
            </w:r>
          </w:p>
        </w:tc>
        <w:tc>
          <w:tcPr>
            <w:tcW w:w="7201" w:type="dxa"/>
          </w:tcPr>
          <w:p w14:paraId="0890C71C" w14:textId="77777777" w:rsidR="009A7FDE" w:rsidRPr="008B5787" w:rsidRDefault="009A7FDE" w:rsidP="00EA53EB">
            <w:pPr>
              <w:rPr>
                <w:rFonts w:asciiTheme="minorHAnsi" w:hAnsiTheme="minorHAnsi" w:cstheme="minorHAnsi"/>
                <w:sz w:val="24"/>
                <w:szCs w:val="24"/>
                <w:vertAlign w:val="superscript"/>
              </w:rPr>
            </w:pPr>
            <w:r w:rsidRPr="008B5787">
              <w:rPr>
                <w:rFonts w:asciiTheme="minorHAnsi" w:hAnsiTheme="minorHAnsi" w:cstheme="minorHAnsi"/>
                <w:sz w:val="24"/>
                <w:szCs w:val="24"/>
              </w:rPr>
              <w:t>Permit Number:</w:t>
            </w:r>
          </w:p>
        </w:tc>
      </w:tr>
      <w:tr w:rsidR="009A7FDE" w:rsidRPr="008B5787" w14:paraId="49FB069A" w14:textId="77777777" w:rsidTr="00EA53EB">
        <w:trPr>
          <w:trHeight w:val="288"/>
        </w:trPr>
        <w:tc>
          <w:tcPr>
            <w:tcW w:w="7177" w:type="dxa"/>
          </w:tcPr>
          <w:p w14:paraId="0AF49E6A" w14:textId="77777777" w:rsidR="009A7FDE" w:rsidRPr="008B5787" w:rsidRDefault="009A7FDE" w:rsidP="00EA53EB">
            <w:pPr>
              <w:rPr>
                <w:rFonts w:asciiTheme="minorHAnsi" w:hAnsiTheme="minorHAnsi" w:cstheme="minorHAnsi"/>
                <w:sz w:val="24"/>
                <w:szCs w:val="24"/>
              </w:rPr>
            </w:pPr>
            <w:r w:rsidRPr="008B5787">
              <w:rPr>
                <w:rFonts w:asciiTheme="minorHAnsi" w:hAnsiTheme="minorHAnsi" w:cstheme="minorHAnsi"/>
                <w:sz w:val="24"/>
                <w:szCs w:val="24"/>
              </w:rPr>
              <w:t>City and Zip Code:</w:t>
            </w:r>
          </w:p>
        </w:tc>
        <w:tc>
          <w:tcPr>
            <w:tcW w:w="7201" w:type="dxa"/>
          </w:tcPr>
          <w:p w14:paraId="656E0D24" w14:textId="77777777" w:rsidR="009A7FDE" w:rsidRPr="008B5787" w:rsidRDefault="009A7FDE" w:rsidP="00EA53EB">
            <w:pPr>
              <w:rPr>
                <w:rFonts w:asciiTheme="minorHAnsi" w:hAnsiTheme="minorHAnsi" w:cstheme="minorBidi"/>
                <w:sz w:val="24"/>
                <w:szCs w:val="24"/>
              </w:rPr>
            </w:pPr>
            <w:r w:rsidRPr="008B5787">
              <w:rPr>
                <w:rFonts w:ascii="Calibri" w:eastAsia="Calibri" w:hAnsi="Calibri" w:cs="Calibri"/>
                <w:sz w:val="24"/>
                <w:szCs w:val="24"/>
              </w:rPr>
              <w:t>Permit Application Date</w:t>
            </w:r>
            <w:r w:rsidRPr="008B5787">
              <w:rPr>
                <w:rFonts w:asciiTheme="minorHAnsi" w:hAnsiTheme="minorHAnsi" w:cstheme="minorBidi"/>
                <w:sz w:val="24"/>
                <w:szCs w:val="24"/>
              </w:rPr>
              <w:t>:</w:t>
            </w:r>
          </w:p>
        </w:tc>
      </w:tr>
    </w:tbl>
    <w:p w14:paraId="44D7FFE5" w14:textId="3E392AB2" w:rsidR="00FF74BB" w:rsidRDefault="00FF74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1"/>
        <w:gridCol w:w="5214"/>
        <w:gridCol w:w="4955"/>
      </w:tblGrid>
      <w:tr w:rsidR="00D6647A" w:rsidRPr="00EC37DE" w14:paraId="54D4086A" w14:textId="77777777" w:rsidTr="00F140A8">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868" w14:textId="2A66CD20" w:rsidR="00D6647A" w:rsidRPr="00B66DBD" w:rsidRDefault="00D6647A" w:rsidP="00B66DBD">
            <w:pPr>
              <w:keepNext/>
              <w:rPr>
                <w:rFonts w:asciiTheme="minorHAnsi" w:hAnsiTheme="minorHAnsi"/>
                <w:b/>
                <w:szCs w:val="18"/>
              </w:rPr>
            </w:pPr>
            <w:r w:rsidRPr="00B66DBD">
              <w:rPr>
                <w:rFonts w:asciiTheme="minorHAnsi" w:hAnsiTheme="minorHAnsi"/>
                <w:b/>
                <w:szCs w:val="18"/>
              </w:rPr>
              <w:t>A. System Information</w:t>
            </w:r>
          </w:p>
          <w:p w14:paraId="54D40869" w14:textId="77777777" w:rsidR="00D6647A" w:rsidRPr="00B66DBD" w:rsidRDefault="00D6647A" w:rsidP="00B66DBD">
            <w:pPr>
              <w:keepNext/>
              <w:rPr>
                <w:rFonts w:asciiTheme="minorHAnsi" w:hAnsiTheme="minorHAnsi"/>
                <w:sz w:val="18"/>
                <w:szCs w:val="18"/>
              </w:rPr>
            </w:pPr>
            <w:r w:rsidRPr="00B66DBD">
              <w:rPr>
                <w:rFonts w:asciiTheme="minorHAnsi" w:hAnsiTheme="minorHAnsi"/>
                <w:sz w:val="18"/>
                <w:szCs w:val="18"/>
              </w:rPr>
              <w:t>HERS Rater to field-verify all system information, discrepancies to be noted by overwriting entry.</w:t>
            </w:r>
          </w:p>
        </w:tc>
      </w:tr>
      <w:tr w:rsidR="00D6647A" w:rsidRPr="00EC37DE" w14:paraId="54D4086E" w14:textId="77777777" w:rsidTr="00170608">
        <w:trPr>
          <w:cantSplit/>
          <w:trHeight w:val="360"/>
        </w:trPr>
        <w:tc>
          <w:tcPr>
            <w:tcW w:w="288" w:type="pct"/>
            <w:vAlign w:val="center"/>
          </w:tcPr>
          <w:p w14:paraId="54D4086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01</w:t>
            </w:r>
          </w:p>
        </w:tc>
        <w:tc>
          <w:tcPr>
            <w:tcW w:w="2416" w:type="pct"/>
            <w:vAlign w:val="center"/>
          </w:tcPr>
          <w:p w14:paraId="54D4086C" w14:textId="54FD4ABD"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Identification or Name</w:t>
            </w:r>
          </w:p>
        </w:tc>
        <w:tc>
          <w:tcPr>
            <w:tcW w:w="2296" w:type="pct"/>
          </w:tcPr>
          <w:p w14:paraId="54D4086D"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72" w14:textId="77777777" w:rsidTr="00170608">
        <w:trPr>
          <w:cantSplit/>
          <w:trHeight w:val="360"/>
        </w:trPr>
        <w:tc>
          <w:tcPr>
            <w:tcW w:w="288" w:type="pct"/>
            <w:vAlign w:val="center"/>
          </w:tcPr>
          <w:p w14:paraId="54D4086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02</w:t>
            </w:r>
          </w:p>
        </w:tc>
        <w:tc>
          <w:tcPr>
            <w:tcW w:w="2416" w:type="pct"/>
            <w:vAlign w:val="center"/>
          </w:tcPr>
          <w:p w14:paraId="54D40870" w14:textId="7E6BA957" w:rsidR="00D6647A" w:rsidRPr="00EC37DE" w:rsidRDefault="00976655"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Space Conditioning</w:t>
            </w:r>
            <w:r w:rsidRPr="00EC37DE">
              <w:rPr>
                <w:rFonts w:asciiTheme="minorHAnsi" w:hAnsiTheme="minorHAnsi"/>
                <w:sz w:val="18"/>
                <w:szCs w:val="18"/>
              </w:rPr>
              <w:t xml:space="preserve"> </w:t>
            </w:r>
            <w:r w:rsidR="00D6647A" w:rsidRPr="00EC37DE">
              <w:rPr>
                <w:rFonts w:asciiTheme="minorHAnsi" w:hAnsiTheme="minorHAnsi"/>
                <w:sz w:val="18"/>
                <w:szCs w:val="18"/>
              </w:rPr>
              <w:t>System Location or Area Served</w:t>
            </w:r>
          </w:p>
        </w:tc>
        <w:tc>
          <w:tcPr>
            <w:tcW w:w="2296" w:type="pct"/>
          </w:tcPr>
          <w:p w14:paraId="54D40871" w14:textId="77777777" w:rsidR="00D6647A" w:rsidRPr="00EC37DE" w:rsidRDefault="00D6647A" w:rsidP="00F140A8">
            <w:pPr>
              <w:spacing w:after="60"/>
              <w:rPr>
                <w:rFonts w:asciiTheme="minorHAnsi" w:hAnsiTheme="minorHAnsi"/>
                <w:sz w:val="18"/>
                <w:szCs w:val="18"/>
              </w:rPr>
            </w:pPr>
          </w:p>
        </w:tc>
      </w:tr>
      <w:tr w:rsidR="00D6647A" w:rsidRPr="00EC37DE" w14:paraId="54D40876" w14:textId="77777777" w:rsidTr="00170608">
        <w:trPr>
          <w:cantSplit/>
          <w:trHeight w:val="360"/>
        </w:trPr>
        <w:tc>
          <w:tcPr>
            <w:tcW w:w="288" w:type="pct"/>
            <w:vAlign w:val="center"/>
          </w:tcPr>
          <w:p w14:paraId="54D4087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03</w:t>
            </w:r>
          </w:p>
        </w:tc>
        <w:tc>
          <w:tcPr>
            <w:tcW w:w="2416" w:type="pct"/>
            <w:vAlign w:val="center"/>
          </w:tcPr>
          <w:p w14:paraId="54D40874" w14:textId="46873C01"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ake or </w:t>
            </w:r>
            <w:r w:rsidR="00C148D0">
              <w:rPr>
                <w:rFonts w:asciiTheme="minorHAnsi" w:hAnsiTheme="minorHAnsi"/>
                <w:sz w:val="18"/>
                <w:szCs w:val="18"/>
              </w:rPr>
              <w:t>B</w:t>
            </w:r>
            <w:r w:rsidRPr="00EC37DE">
              <w:rPr>
                <w:rFonts w:asciiTheme="minorHAnsi" w:hAnsiTheme="minorHAnsi"/>
                <w:sz w:val="18"/>
                <w:szCs w:val="18"/>
              </w:rPr>
              <w:t>rand</w:t>
            </w:r>
          </w:p>
        </w:tc>
        <w:tc>
          <w:tcPr>
            <w:tcW w:w="2296" w:type="pct"/>
          </w:tcPr>
          <w:p w14:paraId="54D40875" w14:textId="77777777" w:rsidR="00D6647A" w:rsidRPr="00EC37DE" w:rsidRDefault="00D6647A" w:rsidP="00F140A8">
            <w:pPr>
              <w:spacing w:after="60"/>
              <w:rPr>
                <w:rFonts w:asciiTheme="minorHAnsi" w:hAnsiTheme="minorHAnsi"/>
                <w:sz w:val="18"/>
                <w:szCs w:val="18"/>
              </w:rPr>
            </w:pPr>
          </w:p>
        </w:tc>
      </w:tr>
      <w:tr w:rsidR="00D6647A" w:rsidRPr="00EC37DE" w14:paraId="54D4087A" w14:textId="77777777" w:rsidTr="00170608">
        <w:trPr>
          <w:cantSplit/>
          <w:trHeight w:val="360"/>
        </w:trPr>
        <w:tc>
          <w:tcPr>
            <w:tcW w:w="288" w:type="pct"/>
            <w:vAlign w:val="center"/>
          </w:tcPr>
          <w:p w14:paraId="54D4087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04</w:t>
            </w:r>
          </w:p>
        </w:tc>
        <w:tc>
          <w:tcPr>
            <w:tcW w:w="2416" w:type="pct"/>
            <w:vAlign w:val="center"/>
          </w:tcPr>
          <w:p w14:paraId="54D40878" w14:textId="4D15D724"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M</w:t>
            </w:r>
            <w:r w:rsidRPr="00EC37DE">
              <w:rPr>
                <w:rFonts w:asciiTheme="minorHAnsi" w:hAnsiTheme="minorHAnsi"/>
                <w:sz w:val="18"/>
                <w:szCs w:val="18"/>
              </w:rPr>
              <w:t xml:space="preserve">odel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79" w14:textId="77777777" w:rsidR="00D6647A" w:rsidRPr="00EC37DE" w:rsidRDefault="00D6647A" w:rsidP="00F140A8">
            <w:pPr>
              <w:spacing w:after="60"/>
              <w:rPr>
                <w:rFonts w:asciiTheme="minorHAnsi" w:hAnsiTheme="minorHAnsi"/>
                <w:sz w:val="18"/>
                <w:szCs w:val="18"/>
              </w:rPr>
            </w:pPr>
          </w:p>
        </w:tc>
      </w:tr>
      <w:tr w:rsidR="00D6647A" w:rsidRPr="00EC37DE" w14:paraId="54D4087E" w14:textId="77777777" w:rsidTr="00170608">
        <w:trPr>
          <w:cantSplit/>
          <w:trHeight w:val="360"/>
        </w:trPr>
        <w:tc>
          <w:tcPr>
            <w:tcW w:w="288" w:type="pct"/>
            <w:vAlign w:val="center"/>
          </w:tcPr>
          <w:p w14:paraId="54D4087B"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05</w:t>
            </w:r>
          </w:p>
        </w:tc>
        <w:tc>
          <w:tcPr>
            <w:tcW w:w="2416" w:type="pct"/>
            <w:vAlign w:val="center"/>
          </w:tcPr>
          <w:p w14:paraId="54D4087C" w14:textId="59EB65AE"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296" w:type="pct"/>
          </w:tcPr>
          <w:p w14:paraId="54D4087D" w14:textId="77777777" w:rsidR="00D6647A" w:rsidRPr="00EC37DE" w:rsidRDefault="00D6647A" w:rsidP="00F140A8">
            <w:pPr>
              <w:spacing w:after="60"/>
              <w:rPr>
                <w:rFonts w:asciiTheme="minorHAnsi" w:hAnsiTheme="minorHAnsi"/>
                <w:sz w:val="18"/>
                <w:szCs w:val="18"/>
              </w:rPr>
            </w:pPr>
          </w:p>
        </w:tc>
      </w:tr>
      <w:tr w:rsidR="00D6647A" w:rsidRPr="00EC37DE" w14:paraId="54D40882" w14:textId="77777777" w:rsidTr="00170608">
        <w:trPr>
          <w:cantSplit/>
          <w:trHeight w:val="360"/>
        </w:trPr>
        <w:tc>
          <w:tcPr>
            <w:tcW w:w="288" w:type="pct"/>
            <w:vAlign w:val="center"/>
          </w:tcPr>
          <w:p w14:paraId="54D4087F"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06</w:t>
            </w:r>
          </w:p>
        </w:tc>
        <w:tc>
          <w:tcPr>
            <w:tcW w:w="2416" w:type="pct"/>
            <w:vAlign w:val="center"/>
          </w:tcPr>
          <w:p w14:paraId="54D40880" w14:textId="36A8A9BD"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C148D0">
              <w:rPr>
                <w:rFonts w:asciiTheme="minorHAnsi" w:hAnsiTheme="minorHAnsi"/>
                <w:sz w:val="18"/>
                <w:szCs w:val="18"/>
              </w:rPr>
              <w:t>S</w:t>
            </w:r>
            <w:r w:rsidRPr="00EC37DE">
              <w:rPr>
                <w:rFonts w:asciiTheme="minorHAnsi" w:hAnsiTheme="minorHAnsi"/>
                <w:sz w:val="18"/>
                <w:szCs w:val="18"/>
              </w:rPr>
              <w:t xml:space="preserve">erial </w:t>
            </w:r>
            <w:r w:rsidR="00C148D0">
              <w:rPr>
                <w:rFonts w:asciiTheme="minorHAnsi" w:hAnsiTheme="minorHAnsi"/>
                <w:sz w:val="18"/>
                <w:szCs w:val="18"/>
              </w:rPr>
              <w:t>N</w:t>
            </w:r>
            <w:r w:rsidRPr="00EC37DE">
              <w:rPr>
                <w:rFonts w:asciiTheme="minorHAnsi" w:hAnsiTheme="minorHAnsi"/>
                <w:sz w:val="18"/>
                <w:szCs w:val="18"/>
              </w:rPr>
              <w:t>umber</w:t>
            </w:r>
          </w:p>
        </w:tc>
        <w:tc>
          <w:tcPr>
            <w:tcW w:w="2296" w:type="pct"/>
          </w:tcPr>
          <w:p w14:paraId="54D40881" w14:textId="77777777" w:rsidR="00D6647A" w:rsidRPr="00EC37DE" w:rsidRDefault="00D6647A" w:rsidP="00F140A8">
            <w:pPr>
              <w:spacing w:after="60"/>
              <w:rPr>
                <w:rFonts w:asciiTheme="minorHAnsi" w:hAnsiTheme="minorHAnsi"/>
                <w:sz w:val="18"/>
                <w:szCs w:val="18"/>
              </w:rPr>
            </w:pPr>
          </w:p>
        </w:tc>
      </w:tr>
      <w:tr w:rsidR="00D6647A" w:rsidRPr="00EC37DE" w14:paraId="54D40886" w14:textId="77777777" w:rsidTr="00170608">
        <w:trPr>
          <w:cantSplit/>
          <w:trHeight w:val="360"/>
        </w:trPr>
        <w:tc>
          <w:tcPr>
            <w:tcW w:w="288" w:type="pct"/>
            <w:vAlign w:val="center"/>
          </w:tcPr>
          <w:p w14:paraId="54D40883"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07</w:t>
            </w:r>
          </w:p>
        </w:tc>
        <w:tc>
          <w:tcPr>
            <w:tcW w:w="2416" w:type="pct"/>
            <w:vAlign w:val="center"/>
          </w:tcPr>
          <w:p w14:paraId="54D40884" w14:textId="7F84963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296" w:type="pct"/>
          </w:tcPr>
          <w:p w14:paraId="54D40885" w14:textId="77777777" w:rsidR="00D6647A" w:rsidRPr="00EC37DE" w:rsidRDefault="00D6647A" w:rsidP="00F140A8">
            <w:pPr>
              <w:pStyle w:val="Header"/>
              <w:tabs>
                <w:tab w:val="clear" w:pos="4320"/>
                <w:tab w:val="clear" w:pos="8640"/>
              </w:tabs>
              <w:spacing w:after="60"/>
              <w:rPr>
                <w:rFonts w:asciiTheme="minorHAnsi" w:hAnsiTheme="minorHAnsi"/>
                <w:sz w:val="18"/>
                <w:szCs w:val="18"/>
              </w:rPr>
            </w:pPr>
          </w:p>
        </w:tc>
      </w:tr>
      <w:tr w:rsidR="00D6647A" w:rsidRPr="00EC37DE" w14:paraId="54D4088A" w14:textId="77777777" w:rsidTr="00170608">
        <w:trPr>
          <w:cantSplit/>
          <w:trHeight w:val="360"/>
        </w:trPr>
        <w:tc>
          <w:tcPr>
            <w:tcW w:w="288" w:type="pct"/>
            <w:vAlign w:val="center"/>
          </w:tcPr>
          <w:p w14:paraId="54D40887" w14:textId="77777777" w:rsidR="00D6647A" w:rsidRPr="00EC37DE" w:rsidRDefault="00D6647A" w:rsidP="00170608">
            <w:pPr>
              <w:pStyle w:val="Header"/>
              <w:tabs>
                <w:tab w:val="clear" w:pos="4320"/>
                <w:tab w:val="clear" w:pos="8640"/>
              </w:tabs>
              <w:jc w:val="center"/>
              <w:rPr>
                <w:rFonts w:asciiTheme="minorHAnsi" w:hAnsiTheme="minorHAnsi"/>
                <w:sz w:val="18"/>
                <w:szCs w:val="18"/>
              </w:rPr>
            </w:pPr>
            <w:r w:rsidRPr="00EC37DE">
              <w:rPr>
                <w:rFonts w:asciiTheme="minorHAnsi" w:hAnsiTheme="minorHAnsi"/>
                <w:sz w:val="18"/>
                <w:szCs w:val="18"/>
              </w:rPr>
              <w:t>08</w:t>
            </w:r>
          </w:p>
        </w:tc>
        <w:tc>
          <w:tcPr>
            <w:tcW w:w="2416" w:type="pct"/>
            <w:vAlign w:val="center"/>
          </w:tcPr>
          <w:p w14:paraId="54D40888" w14:textId="1C83C50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296" w:type="pct"/>
          </w:tcPr>
          <w:p w14:paraId="54D40889" w14:textId="77777777" w:rsidR="00D6647A" w:rsidRPr="00EC37DE" w:rsidRDefault="00D6647A" w:rsidP="00F140A8">
            <w:pPr>
              <w:spacing w:after="60"/>
              <w:rPr>
                <w:rFonts w:asciiTheme="minorHAnsi" w:hAnsiTheme="minorHAnsi"/>
                <w:sz w:val="18"/>
                <w:szCs w:val="18"/>
              </w:rPr>
            </w:pPr>
          </w:p>
        </w:tc>
      </w:tr>
      <w:tr w:rsidR="006A6F04" w:rsidRPr="00EC37DE" w14:paraId="13A3D7D9" w14:textId="77777777" w:rsidTr="00170608">
        <w:trPr>
          <w:cantSplit/>
          <w:trHeight w:val="360"/>
        </w:trPr>
        <w:tc>
          <w:tcPr>
            <w:tcW w:w="288" w:type="pct"/>
            <w:vAlign w:val="center"/>
          </w:tcPr>
          <w:p w14:paraId="6B3D2E06" w14:textId="0F9C5BB4" w:rsidR="006A6F04" w:rsidRPr="00EC37DE" w:rsidRDefault="006A6F04"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09</w:t>
            </w:r>
          </w:p>
        </w:tc>
        <w:tc>
          <w:tcPr>
            <w:tcW w:w="2416" w:type="pct"/>
            <w:vAlign w:val="center"/>
          </w:tcPr>
          <w:p w14:paraId="251B9989" w14:textId="062A5990" w:rsidR="006A6F04" w:rsidRPr="00EC37DE" w:rsidRDefault="006A6F0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Driers Installed According to Manufacturer’s Specifications (if applicable)</w:t>
            </w:r>
          </w:p>
        </w:tc>
        <w:tc>
          <w:tcPr>
            <w:tcW w:w="2296" w:type="pct"/>
          </w:tcPr>
          <w:p w14:paraId="2EDDF244" w14:textId="77777777" w:rsidR="006A6F04" w:rsidRPr="00EC37DE" w:rsidRDefault="006A6F04" w:rsidP="00F140A8">
            <w:pPr>
              <w:spacing w:after="60"/>
              <w:rPr>
                <w:rFonts w:asciiTheme="minorHAnsi" w:hAnsiTheme="minorHAnsi"/>
                <w:sz w:val="18"/>
                <w:szCs w:val="18"/>
              </w:rPr>
            </w:pPr>
          </w:p>
        </w:tc>
      </w:tr>
      <w:tr w:rsidR="00D6647A" w:rsidRPr="00EC37DE" w14:paraId="54D4088E" w14:textId="77777777" w:rsidTr="00170608">
        <w:trPr>
          <w:cantSplit/>
          <w:trHeight w:val="360"/>
        </w:trPr>
        <w:tc>
          <w:tcPr>
            <w:tcW w:w="288" w:type="pct"/>
            <w:vAlign w:val="center"/>
          </w:tcPr>
          <w:p w14:paraId="54D4088B" w14:textId="37C46F5C"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10</w:t>
            </w:r>
          </w:p>
        </w:tc>
        <w:tc>
          <w:tcPr>
            <w:tcW w:w="2416" w:type="pct"/>
            <w:vAlign w:val="center"/>
          </w:tcPr>
          <w:p w14:paraId="54D4088C" w14:textId="21BAAFB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System Installation Type</w:t>
            </w:r>
          </w:p>
        </w:tc>
        <w:tc>
          <w:tcPr>
            <w:tcW w:w="2296" w:type="pct"/>
          </w:tcPr>
          <w:p w14:paraId="54D4088D" w14:textId="77777777" w:rsidR="00D6647A" w:rsidRPr="00EC37DE" w:rsidRDefault="00D6647A" w:rsidP="00F140A8">
            <w:pPr>
              <w:spacing w:after="60"/>
              <w:rPr>
                <w:rFonts w:asciiTheme="minorHAnsi" w:hAnsiTheme="minorHAnsi"/>
                <w:sz w:val="18"/>
                <w:szCs w:val="18"/>
              </w:rPr>
            </w:pPr>
          </w:p>
        </w:tc>
      </w:tr>
      <w:tr w:rsidR="00D6647A" w:rsidRPr="00EC37DE" w14:paraId="54D40892" w14:textId="77777777" w:rsidTr="00170608">
        <w:trPr>
          <w:cantSplit/>
          <w:trHeight w:val="360"/>
        </w:trPr>
        <w:tc>
          <w:tcPr>
            <w:tcW w:w="288" w:type="pct"/>
            <w:vAlign w:val="center"/>
          </w:tcPr>
          <w:p w14:paraId="54D4088F" w14:textId="05F0EDD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11</w:t>
            </w:r>
          </w:p>
        </w:tc>
        <w:tc>
          <w:tcPr>
            <w:tcW w:w="2416" w:type="pct"/>
            <w:vAlign w:val="center"/>
          </w:tcPr>
          <w:p w14:paraId="2C5EDB83" w14:textId="601C4C32" w:rsidR="00C148D0" w:rsidRDefault="00BE4F44" w:rsidP="00170608">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D6647A" w:rsidRPr="00EC37DE">
              <w:rPr>
                <w:rFonts w:asciiTheme="minorHAnsi" w:hAnsiTheme="minorHAnsi"/>
                <w:sz w:val="18"/>
                <w:szCs w:val="18"/>
              </w:rPr>
              <w:t xml:space="preserve"> (</w:t>
            </w:r>
            <w:r>
              <w:rPr>
                <w:rFonts w:asciiTheme="minorHAnsi" w:hAnsiTheme="minorHAnsi"/>
                <w:sz w:val="18"/>
                <w:szCs w:val="18"/>
              </w:rPr>
              <w:t>FID</w:t>
            </w:r>
            <w:r w:rsidR="00D6647A" w:rsidRPr="00EC37DE">
              <w:rPr>
                <w:rFonts w:asciiTheme="minorHAnsi" w:hAnsiTheme="minorHAnsi"/>
                <w:sz w:val="18"/>
                <w:szCs w:val="18"/>
              </w:rPr>
              <w:t>) Status</w:t>
            </w:r>
          </w:p>
          <w:p w14:paraId="54D40890" w14:textId="38A41712"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296" w:type="pct"/>
          </w:tcPr>
          <w:p w14:paraId="54D40891" w14:textId="77777777" w:rsidR="00D6647A" w:rsidRPr="00EC37DE" w:rsidRDefault="00D6647A" w:rsidP="00F140A8">
            <w:pPr>
              <w:spacing w:after="60"/>
              <w:rPr>
                <w:rFonts w:asciiTheme="minorHAnsi" w:hAnsiTheme="minorHAnsi"/>
                <w:sz w:val="18"/>
                <w:szCs w:val="18"/>
              </w:rPr>
            </w:pPr>
          </w:p>
        </w:tc>
      </w:tr>
      <w:tr w:rsidR="00D6647A" w:rsidRPr="00EC37DE" w14:paraId="54D40896" w14:textId="77777777" w:rsidTr="00170608">
        <w:trPr>
          <w:cantSplit/>
          <w:trHeight w:val="360"/>
        </w:trPr>
        <w:tc>
          <w:tcPr>
            <w:tcW w:w="288" w:type="pct"/>
            <w:vAlign w:val="center"/>
          </w:tcPr>
          <w:p w14:paraId="54D40893" w14:textId="0A15DF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12</w:t>
            </w:r>
          </w:p>
        </w:tc>
        <w:tc>
          <w:tcPr>
            <w:tcW w:w="2416" w:type="pct"/>
            <w:vAlign w:val="center"/>
          </w:tcPr>
          <w:p w14:paraId="54D40894" w14:textId="79EA5F9C"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296" w:type="pct"/>
          </w:tcPr>
          <w:p w14:paraId="54D40895" w14:textId="77777777" w:rsidR="00D6647A" w:rsidRPr="00EC37DE" w:rsidRDefault="00D6647A" w:rsidP="00D6647A">
            <w:pPr>
              <w:spacing w:after="60"/>
              <w:rPr>
                <w:rFonts w:asciiTheme="minorHAnsi" w:hAnsiTheme="minorHAnsi"/>
                <w:sz w:val="18"/>
                <w:szCs w:val="18"/>
              </w:rPr>
            </w:pPr>
          </w:p>
        </w:tc>
      </w:tr>
      <w:tr w:rsidR="00D6647A" w:rsidRPr="00EC37DE" w14:paraId="54D4089A" w14:textId="77777777" w:rsidTr="00170608">
        <w:trPr>
          <w:cantSplit/>
          <w:trHeight w:val="360"/>
        </w:trPr>
        <w:tc>
          <w:tcPr>
            <w:tcW w:w="288" w:type="pct"/>
            <w:vAlign w:val="center"/>
          </w:tcPr>
          <w:p w14:paraId="54D40897" w14:textId="042C737E"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13</w:t>
            </w:r>
          </w:p>
        </w:tc>
        <w:tc>
          <w:tcPr>
            <w:tcW w:w="2416" w:type="pct"/>
            <w:vAlign w:val="center"/>
          </w:tcPr>
          <w:p w14:paraId="54D40898" w14:textId="77777777"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296" w:type="pct"/>
          </w:tcPr>
          <w:p w14:paraId="54D40899" w14:textId="77777777" w:rsidR="00D6647A" w:rsidRPr="00EC37DE" w:rsidRDefault="00D6647A" w:rsidP="00F140A8">
            <w:pPr>
              <w:spacing w:after="60"/>
              <w:rPr>
                <w:rFonts w:asciiTheme="minorHAnsi" w:hAnsiTheme="minorHAnsi"/>
                <w:sz w:val="18"/>
                <w:szCs w:val="18"/>
              </w:rPr>
            </w:pPr>
          </w:p>
        </w:tc>
      </w:tr>
      <w:tr w:rsidR="00D6647A" w:rsidRPr="00EC37DE" w14:paraId="54D4089E" w14:textId="77777777" w:rsidTr="00170608">
        <w:trPr>
          <w:cantSplit/>
          <w:trHeight w:val="360"/>
        </w:trPr>
        <w:tc>
          <w:tcPr>
            <w:tcW w:w="288" w:type="pct"/>
            <w:vAlign w:val="center"/>
          </w:tcPr>
          <w:p w14:paraId="54D4089B" w14:textId="38576684"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14</w:t>
            </w:r>
          </w:p>
        </w:tc>
        <w:tc>
          <w:tcPr>
            <w:tcW w:w="2416" w:type="pct"/>
            <w:vAlign w:val="center"/>
          </w:tcPr>
          <w:p w14:paraId="54D4089C" w14:textId="7F676FCF"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C148D0">
              <w:rPr>
                <w:rFonts w:asciiTheme="minorHAnsi" w:hAnsiTheme="minorHAnsi"/>
                <w:sz w:val="18"/>
                <w:szCs w:val="18"/>
              </w:rPr>
              <w:t>S</w:t>
            </w:r>
            <w:r w:rsidRPr="00EC37DE">
              <w:rPr>
                <w:rFonts w:asciiTheme="minorHAnsi" w:hAnsiTheme="minorHAnsi"/>
                <w:sz w:val="18"/>
                <w:szCs w:val="18"/>
              </w:rPr>
              <w:t>ystem</w:t>
            </w:r>
          </w:p>
        </w:tc>
        <w:tc>
          <w:tcPr>
            <w:tcW w:w="2296" w:type="pct"/>
            <w:vAlign w:val="center"/>
          </w:tcPr>
          <w:p w14:paraId="54D4089D" w14:textId="77777777" w:rsidR="00D6647A" w:rsidRPr="00EC37DE" w:rsidRDefault="00D6647A" w:rsidP="00F140A8">
            <w:pPr>
              <w:rPr>
                <w:rFonts w:asciiTheme="minorHAnsi" w:hAnsiTheme="minorHAnsi"/>
                <w:sz w:val="18"/>
                <w:szCs w:val="18"/>
              </w:rPr>
            </w:pPr>
          </w:p>
        </w:tc>
      </w:tr>
      <w:tr w:rsidR="00D6647A" w:rsidRPr="00EC37DE" w14:paraId="54D408A2" w14:textId="77777777" w:rsidTr="00170608">
        <w:trPr>
          <w:cantSplit/>
          <w:trHeight w:val="360"/>
        </w:trPr>
        <w:tc>
          <w:tcPr>
            <w:tcW w:w="288" w:type="pct"/>
            <w:vAlign w:val="center"/>
          </w:tcPr>
          <w:p w14:paraId="54D4089F" w14:textId="0C04A33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15</w:t>
            </w:r>
          </w:p>
        </w:tc>
        <w:tc>
          <w:tcPr>
            <w:tcW w:w="2416" w:type="pct"/>
            <w:vAlign w:val="center"/>
          </w:tcPr>
          <w:p w14:paraId="54D408A0" w14:textId="3E395ED9"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 xml:space="preserve">sed by </w:t>
            </w:r>
            <w:r w:rsidR="00C148D0">
              <w:rPr>
                <w:rFonts w:asciiTheme="minorHAnsi" w:hAnsiTheme="minorHAnsi"/>
                <w:sz w:val="18"/>
                <w:szCs w:val="18"/>
              </w:rPr>
              <w:t>I</w:t>
            </w:r>
            <w:r w:rsidRPr="00EC37DE">
              <w:rPr>
                <w:rFonts w:asciiTheme="minorHAnsi" w:hAnsiTheme="minorHAnsi"/>
                <w:sz w:val="18"/>
                <w:szCs w:val="18"/>
              </w:rPr>
              <w:t>nstaller</w:t>
            </w:r>
          </w:p>
        </w:tc>
        <w:tc>
          <w:tcPr>
            <w:tcW w:w="2296" w:type="pct"/>
          </w:tcPr>
          <w:p w14:paraId="54D408A1" w14:textId="77777777" w:rsidR="00D6647A" w:rsidRPr="00EC37DE" w:rsidRDefault="00D6647A" w:rsidP="00D6647A">
            <w:pPr>
              <w:rPr>
                <w:rFonts w:asciiTheme="minorHAnsi" w:hAnsiTheme="minorHAnsi"/>
                <w:sz w:val="18"/>
                <w:szCs w:val="18"/>
              </w:rPr>
            </w:pPr>
          </w:p>
        </w:tc>
      </w:tr>
      <w:tr w:rsidR="00D6647A" w:rsidRPr="00EC37DE" w14:paraId="54D408A6" w14:textId="77777777" w:rsidTr="00170608">
        <w:trPr>
          <w:cantSplit/>
          <w:trHeight w:val="953"/>
        </w:trPr>
        <w:tc>
          <w:tcPr>
            <w:tcW w:w="288" w:type="pct"/>
            <w:vAlign w:val="center"/>
          </w:tcPr>
          <w:p w14:paraId="54D408A3" w14:textId="28F5E625"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16</w:t>
            </w:r>
          </w:p>
        </w:tc>
        <w:tc>
          <w:tcPr>
            <w:tcW w:w="2416" w:type="pct"/>
            <w:vAlign w:val="center"/>
          </w:tcPr>
          <w:p w14:paraId="54D408A4" w14:textId="7C8AF4A0"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C148D0">
              <w:rPr>
                <w:rFonts w:asciiTheme="minorHAnsi" w:hAnsiTheme="minorHAnsi"/>
                <w:sz w:val="18"/>
                <w:szCs w:val="18"/>
              </w:rPr>
              <w:t>W</w:t>
            </w:r>
            <w:r w:rsidRPr="00EC37DE">
              <w:rPr>
                <w:rFonts w:asciiTheme="minorHAnsi" w:hAnsiTheme="minorHAnsi"/>
                <w:sz w:val="18"/>
                <w:szCs w:val="18"/>
              </w:rPr>
              <w:t xml:space="preserve">ho </w:t>
            </w:r>
            <w:r w:rsidR="00C148D0">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C148D0">
              <w:rPr>
                <w:rFonts w:asciiTheme="minorHAnsi" w:hAnsiTheme="minorHAnsi"/>
                <w:sz w:val="18"/>
                <w:szCs w:val="18"/>
              </w:rPr>
              <w:t>R</w:t>
            </w:r>
            <w:r w:rsidRPr="00EC37DE">
              <w:rPr>
                <w:rFonts w:asciiTheme="minorHAnsi" w:hAnsiTheme="minorHAnsi"/>
                <w:sz w:val="18"/>
                <w:szCs w:val="18"/>
              </w:rPr>
              <w:t>eported on the Certificate of Installation</w:t>
            </w:r>
          </w:p>
        </w:tc>
        <w:tc>
          <w:tcPr>
            <w:tcW w:w="2296" w:type="pct"/>
            <w:vAlign w:val="center"/>
          </w:tcPr>
          <w:p w14:paraId="54D408A5" w14:textId="77777777" w:rsidR="00D6647A" w:rsidRPr="00EC37DE" w:rsidRDefault="00D6647A" w:rsidP="00F140A8">
            <w:pPr>
              <w:rPr>
                <w:rFonts w:asciiTheme="minorHAnsi" w:hAnsiTheme="minorHAnsi"/>
                <w:sz w:val="18"/>
                <w:szCs w:val="18"/>
              </w:rPr>
            </w:pPr>
          </w:p>
        </w:tc>
      </w:tr>
      <w:tr w:rsidR="00D6647A" w:rsidRPr="00EC37DE" w14:paraId="54D408AA" w14:textId="77777777" w:rsidTr="00170608">
        <w:trPr>
          <w:cantSplit/>
          <w:trHeight w:val="953"/>
        </w:trPr>
        <w:tc>
          <w:tcPr>
            <w:tcW w:w="288" w:type="pct"/>
            <w:vAlign w:val="center"/>
          </w:tcPr>
          <w:p w14:paraId="54D408A7" w14:textId="79D7A07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17</w:t>
            </w:r>
          </w:p>
        </w:tc>
        <w:tc>
          <w:tcPr>
            <w:tcW w:w="2416" w:type="pct"/>
            <w:vAlign w:val="center"/>
          </w:tcPr>
          <w:p w14:paraId="54D408A8" w14:textId="39F86E0B" w:rsidR="00D6647A" w:rsidRPr="00EC37DE" w:rsidRDefault="00D6647A"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296" w:type="pct"/>
            <w:vAlign w:val="center"/>
          </w:tcPr>
          <w:p w14:paraId="54D408A9" w14:textId="77777777" w:rsidR="00D6647A" w:rsidRPr="00EC37DE" w:rsidRDefault="00D6647A" w:rsidP="00D6647A">
            <w:pPr>
              <w:rPr>
                <w:rFonts w:asciiTheme="minorHAnsi" w:hAnsiTheme="minorHAnsi"/>
                <w:sz w:val="18"/>
                <w:szCs w:val="18"/>
              </w:rPr>
            </w:pPr>
          </w:p>
        </w:tc>
      </w:tr>
      <w:tr w:rsidR="00D6647A" w:rsidRPr="00EC37DE" w14:paraId="54D408AE" w14:textId="77777777" w:rsidTr="00170608">
        <w:trPr>
          <w:cantSplit/>
          <w:trHeight w:val="953"/>
        </w:trPr>
        <w:tc>
          <w:tcPr>
            <w:tcW w:w="288" w:type="pct"/>
            <w:vAlign w:val="center"/>
          </w:tcPr>
          <w:p w14:paraId="54D408AB" w14:textId="60352A6F" w:rsidR="00D6647A" w:rsidRPr="00EC37DE" w:rsidRDefault="00B260DC" w:rsidP="00170608">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18</w:t>
            </w:r>
          </w:p>
        </w:tc>
        <w:tc>
          <w:tcPr>
            <w:tcW w:w="2416" w:type="pct"/>
            <w:vAlign w:val="center"/>
          </w:tcPr>
          <w:p w14:paraId="54D408AC" w14:textId="0AA27337" w:rsidR="00D6647A" w:rsidRPr="00EC37DE" w:rsidRDefault="00D6647A" w:rsidP="00170608">
            <w:pPr>
              <w:rPr>
                <w:rFonts w:asciiTheme="minorHAnsi" w:hAnsiTheme="minorHAnsi"/>
                <w:sz w:val="18"/>
                <w:szCs w:val="18"/>
              </w:rPr>
            </w:pPr>
            <w:r w:rsidRPr="00EC37DE">
              <w:rPr>
                <w:rFonts w:asciiTheme="minorHAnsi" w:hAnsiTheme="minorHAnsi"/>
                <w:sz w:val="18"/>
                <w:szCs w:val="18"/>
              </w:rPr>
              <w:t xml:space="preserve">Refrigerant </w:t>
            </w:r>
            <w:r w:rsidR="00C148D0">
              <w:rPr>
                <w:rFonts w:asciiTheme="minorHAnsi" w:hAnsiTheme="minorHAnsi"/>
                <w:sz w:val="18"/>
                <w:szCs w:val="18"/>
              </w:rPr>
              <w:t>C</w:t>
            </w:r>
            <w:r w:rsidRPr="00EC37DE">
              <w:rPr>
                <w:rFonts w:asciiTheme="minorHAnsi" w:hAnsiTheme="minorHAnsi"/>
                <w:sz w:val="18"/>
                <w:szCs w:val="18"/>
              </w:rPr>
              <w:t xml:space="preserve">harge </w:t>
            </w:r>
            <w:r w:rsidR="00C148D0">
              <w:rPr>
                <w:rFonts w:asciiTheme="minorHAnsi" w:hAnsiTheme="minorHAnsi"/>
                <w:sz w:val="18"/>
                <w:szCs w:val="18"/>
              </w:rPr>
              <w:t>V</w:t>
            </w:r>
            <w:r w:rsidRPr="00EC37DE">
              <w:rPr>
                <w:rFonts w:asciiTheme="minorHAnsi" w:hAnsiTheme="minorHAnsi"/>
                <w:sz w:val="18"/>
                <w:szCs w:val="18"/>
              </w:rPr>
              <w:t xml:space="preserve">erification </w:t>
            </w:r>
            <w:r w:rsidR="00C148D0">
              <w:rPr>
                <w:rFonts w:asciiTheme="minorHAnsi" w:hAnsiTheme="minorHAnsi"/>
                <w:sz w:val="18"/>
                <w:szCs w:val="18"/>
              </w:rPr>
              <w:t>M</w:t>
            </w:r>
            <w:r w:rsidRPr="00EC37DE">
              <w:rPr>
                <w:rFonts w:asciiTheme="minorHAnsi" w:hAnsiTheme="minorHAnsi"/>
                <w:sz w:val="18"/>
                <w:szCs w:val="18"/>
              </w:rPr>
              <w:t xml:space="preserve">ethod </w:t>
            </w:r>
            <w:r w:rsidR="00C148D0">
              <w:rPr>
                <w:rFonts w:asciiTheme="minorHAnsi" w:hAnsiTheme="minorHAnsi"/>
                <w:sz w:val="18"/>
                <w:szCs w:val="18"/>
              </w:rPr>
              <w:t>U</w:t>
            </w:r>
            <w:r w:rsidRPr="00EC37DE">
              <w:rPr>
                <w:rFonts w:asciiTheme="minorHAnsi" w:hAnsiTheme="minorHAnsi"/>
                <w:sz w:val="18"/>
                <w:szCs w:val="18"/>
              </w:rPr>
              <w:t>sed by HERS Rater</w:t>
            </w:r>
          </w:p>
        </w:tc>
        <w:tc>
          <w:tcPr>
            <w:tcW w:w="2296" w:type="pct"/>
            <w:vAlign w:val="center"/>
          </w:tcPr>
          <w:p w14:paraId="54D408AD" w14:textId="77777777" w:rsidR="00D6647A" w:rsidRPr="00EC37DE" w:rsidRDefault="00D6647A" w:rsidP="00D6647A">
            <w:pPr>
              <w:spacing w:after="60"/>
              <w:rPr>
                <w:rFonts w:asciiTheme="minorHAnsi" w:hAnsiTheme="minorHAnsi"/>
                <w:sz w:val="18"/>
                <w:szCs w:val="18"/>
              </w:rPr>
            </w:pPr>
          </w:p>
        </w:tc>
      </w:tr>
    </w:tbl>
    <w:p w14:paraId="54D408B0" w14:textId="77777777" w:rsidR="00D6647A" w:rsidRPr="004350BF" w:rsidRDefault="00D6647A" w:rsidP="00D6647A">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D6647A" w:rsidRPr="004350BF" w14:paraId="54D408B4" w14:textId="77777777" w:rsidTr="00F140A8">
        <w:tc>
          <w:tcPr>
            <w:tcW w:w="11016" w:type="dxa"/>
          </w:tcPr>
          <w:p w14:paraId="54D408B3" w14:textId="1B310D3A" w:rsidR="00D6647A" w:rsidRPr="004350BF" w:rsidRDefault="00D6647A" w:rsidP="00170608">
            <w:pPr>
              <w:keepNext/>
              <w:rPr>
                <w:rFonts w:asciiTheme="majorHAnsi" w:hAnsiTheme="majorHAnsi"/>
                <w:b/>
              </w:rPr>
            </w:pPr>
            <w:r w:rsidRPr="00170608">
              <w:rPr>
                <w:rFonts w:asciiTheme="minorHAnsi" w:hAnsiTheme="minorHAnsi"/>
                <w:b/>
                <w:szCs w:val="18"/>
              </w:rPr>
              <w:t>MCH</w:t>
            </w:r>
            <w:r w:rsidR="00903563">
              <w:rPr>
                <w:rFonts w:asciiTheme="minorHAnsi" w:hAnsiTheme="minorHAnsi"/>
                <w:b/>
                <w:szCs w:val="18"/>
              </w:rPr>
              <w:t>-</w:t>
            </w:r>
            <w:r w:rsidRPr="00170608">
              <w:rPr>
                <w:rFonts w:asciiTheme="minorHAnsi" w:hAnsiTheme="minorHAnsi"/>
                <w:b/>
                <w:szCs w:val="18"/>
              </w:rPr>
              <w:t>25c</w:t>
            </w:r>
            <w:r w:rsidR="00903563">
              <w:rPr>
                <w:rFonts w:asciiTheme="minorHAnsi" w:hAnsiTheme="minorHAnsi"/>
                <w:b/>
                <w:szCs w:val="18"/>
              </w:rPr>
              <w:t xml:space="preserve"> </w:t>
            </w:r>
            <w:r w:rsidR="000675E9">
              <w:rPr>
                <w:rFonts w:asciiTheme="minorHAnsi" w:hAnsiTheme="minorHAnsi"/>
                <w:b/>
                <w:szCs w:val="18"/>
              </w:rPr>
              <w:t>-</w:t>
            </w:r>
            <w:r w:rsidR="00903563">
              <w:rPr>
                <w:rFonts w:asciiTheme="minorHAnsi" w:hAnsiTheme="minorHAnsi"/>
                <w:b/>
                <w:szCs w:val="18"/>
              </w:rPr>
              <w:t xml:space="preserve"> Refrigerant Charge Verification </w:t>
            </w:r>
            <w:r w:rsidR="000675E9">
              <w:rPr>
                <w:rFonts w:asciiTheme="minorHAnsi" w:hAnsiTheme="minorHAnsi"/>
                <w:b/>
                <w:szCs w:val="18"/>
              </w:rPr>
              <w:t>-</w:t>
            </w:r>
            <w:r w:rsidR="00903563">
              <w:rPr>
                <w:rFonts w:asciiTheme="minorHAnsi" w:hAnsiTheme="minorHAnsi"/>
                <w:b/>
                <w:szCs w:val="18"/>
              </w:rPr>
              <w:t xml:space="preserve"> Weigh </w:t>
            </w:r>
            <w:proofErr w:type="gramStart"/>
            <w:r w:rsidR="00903563">
              <w:rPr>
                <w:rFonts w:asciiTheme="minorHAnsi" w:hAnsiTheme="minorHAnsi"/>
                <w:b/>
                <w:szCs w:val="18"/>
              </w:rPr>
              <w:t>In</w:t>
            </w:r>
            <w:proofErr w:type="gramEnd"/>
            <w:r w:rsidR="002C1BFB">
              <w:rPr>
                <w:rFonts w:asciiTheme="minorHAnsi" w:hAnsiTheme="minorHAnsi"/>
                <w:b/>
                <w:szCs w:val="18"/>
              </w:rPr>
              <w:t xml:space="preserve"> Observation Procedure</w:t>
            </w:r>
          </w:p>
        </w:tc>
      </w:tr>
    </w:tbl>
    <w:p w14:paraId="54D408B5" w14:textId="77777777" w:rsidR="00D6647A" w:rsidRPr="004350BF" w:rsidRDefault="00D6647A" w:rsidP="00D6647A">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444"/>
        <w:gridCol w:w="4995"/>
      </w:tblGrid>
      <w:tr w:rsidR="00D6647A" w:rsidRPr="004350BF" w14:paraId="54D408B8" w14:textId="77777777" w:rsidTr="00F140A8">
        <w:trPr>
          <w:cantSplit/>
          <w:trHeight w:val="233"/>
        </w:trPr>
        <w:tc>
          <w:tcPr>
            <w:tcW w:w="5000" w:type="pct"/>
            <w:gridSpan w:val="3"/>
            <w:vAlign w:val="center"/>
          </w:tcPr>
          <w:p w14:paraId="54D408B6" w14:textId="5D0F2CDE" w:rsidR="00D6647A" w:rsidRPr="00170608" w:rsidRDefault="00D6647A" w:rsidP="00F140A8">
            <w:pPr>
              <w:pStyle w:val="Header"/>
              <w:keepNext/>
              <w:tabs>
                <w:tab w:val="clear" w:pos="4320"/>
                <w:tab w:val="clear" w:pos="8640"/>
              </w:tabs>
              <w:rPr>
                <w:rFonts w:asciiTheme="minorHAnsi" w:hAnsiTheme="minorHAnsi"/>
                <w:b/>
                <w:szCs w:val="18"/>
              </w:rPr>
            </w:pPr>
            <w:r w:rsidRPr="00170608">
              <w:rPr>
                <w:rFonts w:asciiTheme="minorHAnsi" w:hAnsiTheme="minorHAnsi"/>
                <w:b/>
                <w:szCs w:val="18"/>
              </w:rPr>
              <w:lastRenderedPageBreak/>
              <w:t>B. Measurement Access Hole (MAH) Verification</w:t>
            </w:r>
          </w:p>
          <w:p w14:paraId="54D408B7" w14:textId="492B9078" w:rsidR="00D6647A" w:rsidRPr="00EC37DE" w:rsidRDefault="004D3E1A" w:rsidP="00F140A8">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D6647A" w:rsidRPr="00D51F70">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D6647A" w:rsidRPr="004350BF" w14:paraId="54D408BC" w14:textId="77777777" w:rsidTr="00170608">
        <w:trPr>
          <w:cantSplit/>
          <w:trHeight w:val="233"/>
        </w:trPr>
        <w:tc>
          <w:tcPr>
            <w:tcW w:w="204" w:type="pct"/>
            <w:vAlign w:val="center"/>
          </w:tcPr>
          <w:p w14:paraId="54D408B9" w14:textId="77777777" w:rsidR="00D6647A" w:rsidRPr="00EC37DE" w:rsidRDefault="00D6647A" w:rsidP="00583C51">
            <w:pPr>
              <w:pStyle w:val="IndexHeading"/>
              <w:keepNext/>
              <w:jc w:val="center"/>
              <w:rPr>
                <w:rFonts w:asciiTheme="minorHAnsi" w:hAnsiTheme="minorHAnsi"/>
                <w:b w:val="0"/>
                <w:bCs/>
                <w:sz w:val="18"/>
                <w:szCs w:val="18"/>
              </w:rPr>
            </w:pPr>
            <w:r w:rsidRPr="00EC37DE">
              <w:rPr>
                <w:rFonts w:asciiTheme="minorHAnsi" w:hAnsiTheme="minorHAnsi"/>
                <w:b w:val="0"/>
                <w:bCs/>
                <w:sz w:val="18"/>
                <w:szCs w:val="18"/>
              </w:rPr>
              <w:t>01</w:t>
            </w:r>
          </w:p>
        </w:tc>
        <w:tc>
          <w:tcPr>
            <w:tcW w:w="2501" w:type="pct"/>
            <w:tcMar>
              <w:left w:w="115" w:type="dxa"/>
              <w:right w:w="101" w:type="dxa"/>
            </w:tcMar>
            <w:vAlign w:val="center"/>
          </w:tcPr>
          <w:p w14:paraId="54D408BA" w14:textId="152AC8F2"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Method </w:t>
            </w:r>
            <w:r w:rsidR="00C148D0">
              <w:rPr>
                <w:rFonts w:asciiTheme="minorHAnsi" w:hAnsiTheme="minorHAnsi"/>
                <w:sz w:val="18"/>
                <w:szCs w:val="18"/>
              </w:rPr>
              <w:t>U</w:t>
            </w:r>
            <w:r w:rsidRPr="00EC37DE">
              <w:rPr>
                <w:rFonts w:asciiTheme="minorHAnsi" w:hAnsiTheme="minorHAnsi"/>
                <w:sz w:val="18"/>
                <w:szCs w:val="18"/>
              </w:rPr>
              <w:t xml:space="preserve">sed to </w:t>
            </w:r>
            <w:r w:rsidR="00C148D0">
              <w:rPr>
                <w:rFonts w:asciiTheme="minorHAnsi" w:hAnsiTheme="minorHAnsi"/>
                <w:sz w:val="18"/>
                <w:szCs w:val="18"/>
              </w:rPr>
              <w:t>D</w:t>
            </w:r>
            <w:r w:rsidRPr="00EC37DE">
              <w:rPr>
                <w:rFonts w:asciiTheme="minorHAnsi" w:hAnsiTheme="minorHAnsi"/>
                <w:sz w:val="18"/>
                <w:szCs w:val="18"/>
              </w:rPr>
              <w:t xml:space="preserve">emonstrate </w:t>
            </w:r>
            <w:r w:rsidR="00C148D0">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C148D0">
              <w:rPr>
                <w:rFonts w:asciiTheme="minorHAnsi" w:hAnsiTheme="minorHAnsi"/>
                <w:sz w:val="18"/>
                <w:szCs w:val="18"/>
              </w:rPr>
              <w:t>R</w:t>
            </w:r>
            <w:r w:rsidRPr="00EC37DE">
              <w:rPr>
                <w:rFonts w:asciiTheme="minorHAnsi" w:hAnsiTheme="minorHAnsi"/>
                <w:sz w:val="18"/>
                <w:szCs w:val="18"/>
              </w:rPr>
              <w:t>equirement</w:t>
            </w:r>
          </w:p>
        </w:tc>
        <w:tc>
          <w:tcPr>
            <w:tcW w:w="2295" w:type="pct"/>
            <w:tcMar>
              <w:left w:w="115" w:type="dxa"/>
              <w:right w:w="101" w:type="dxa"/>
            </w:tcMar>
            <w:vAlign w:val="center"/>
          </w:tcPr>
          <w:p w14:paraId="54D408BB" w14:textId="77777777" w:rsidR="00D6647A" w:rsidRPr="004350BF" w:rsidRDefault="00D6647A" w:rsidP="00D6647A">
            <w:pPr>
              <w:pStyle w:val="ListParagraph"/>
              <w:keepNext/>
              <w:rPr>
                <w:rFonts w:ascii="Calibri" w:hAnsi="Calibri"/>
              </w:rPr>
            </w:pPr>
          </w:p>
        </w:tc>
      </w:tr>
    </w:tbl>
    <w:p w14:paraId="54D408BD" w14:textId="77777777" w:rsidR="00D6647A" w:rsidRPr="00DC1986" w:rsidRDefault="00D6647A" w:rsidP="00D6647A">
      <w:pPr>
        <w:pStyle w:val="Header"/>
        <w:tabs>
          <w:tab w:val="clear" w:pos="4320"/>
          <w:tab w:val="clear" w:pos="8640"/>
          <w:tab w:val="left" w:pos="360"/>
        </w:tabs>
        <w:rPr>
          <w:rFonts w:ascii="Calibri" w:hAnsi="Calibri"/>
          <w:sz w:val="18"/>
          <w:szCs w:val="18"/>
        </w:rPr>
      </w:pPr>
    </w:p>
    <w:p w14:paraId="54D408C9" w14:textId="77777777" w:rsidR="00D6647A" w:rsidRDefault="00D6647A" w:rsidP="00D6647A">
      <w:pPr>
        <w:rPr>
          <w:rFonts w:asciiTheme="minorHAnsi" w:hAnsiTheme="minorHAnsi"/>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642"/>
        <w:gridCol w:w="2822"/>
        <w:gridCol w:w="4847"/>
      </w:tblGrid>
      <w:tr w:rsidR="00976655" w:rsidRPr="006A3EEB" w14:paraId="307E1D85" w14:textId="77777777" w:rsidTr="00976655">
        <w:trPr>
          <w:cantSplit/>
        </w:trPr>
        <w:tc>
          <w:tcPr>
            <w:tcW w:w="10998" w:type="dxa"/>
            <w:gridSpan w:val="4"/>
          </w:tcPr>
          <w:p w14:paraId="69148D2B" w14:textId="5BC36110" w:rsidR="00976655" w:rsidRPr="00BC1E29" w:rsidRDefault="00976655" w:rsidP="00976655">
            <w:pPr>
              <w:keepNext/>
              <w:rPr>
                <w:rFonts w:ascii="Calibri" w:hAnsi="Calibri"/>
                <w:b/>
              </w:rPr>
            </w:pPr>
            <w:r>
              <w:rPr>
                <w:rFonts w:ascii="Calibri" w:hAnsi="Calibri"/>
                <w:b/>
              </w:rPr>
              <w:t>C</w:t>
            </w:r>
            <w:r w:rsidRPr="00BC1E29">
              <w:rPr>
                <w:rFonts w:ascii="Calibri" w:hAnsi="Calibri"/>
                <w:b/>
              </w:rPr>
              <w:t>. Minimum System Airflow Rate Verification</w:t>
            </w:r>
          </w:p>
          <w:p w14:paraId="547891CC" w14:textId="77777777" w:rsidR="00976655" w:rsidRPr="00654A92" w:rsidRDefault="00976655" w:rsidP="00976655">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976655" w:rsidRPr="006A3EEB" w14:paraId="67898355" w14:textId="77777777" w:rsidTr="00976655">
        <w:trPr>
          <w:cantSplit/>
          <w:trHeight w:val="305"/>
        </w:trPr>
        <w:tc>
          <w:tcPr>
            <w:tcW w:w="3168" w:type="dxa"/>
            <w:gridSpan w:val="2"/>
            <w:vAlign w:val="center"/>
          </w:tcPr>
          <w:p w14:paraId="713F4C0F"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2880" w:type="dxa"/>
          </w:tcPr>
          <w:p w14:paraId="2455C600"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950" w:type="dxa"/>
            <w:vAlign w:val="center"/>
          </w:tcPr>
          <w:p w14:paraId="0999ACDE"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ACFC4BB" w14:textId="77777777" w:rsidTr="00976655">
        <w:trPr>
          <w:cantSplit/>
          <w:trHeight w:val="882"/>
        </w:trPr>
        <w:tc>
          <w:tcPr>
            <w:tcW w:w="3168" w:type="dxa"/>
            <w:gridSpan w:val="2"/>
            <w:tcBorders>
              <w:top w:val="nil"/>
            </w:tcBorders>
            <w:vAlign w:val="bottom"/>
          </w:tcPr>
          <w:p w14:paraId="2180470C"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2880" w:type="dxa"/>
            <w:tcBorders>
              <w:top w:val="nil"/>
            </w:tcBorders>
            <w:vAlign w:val="bottom"/>
          </w:tcPr>
          <w:p w14:paraId="513251CD" w14:textId="77777777" w:rsidR="00976655" w:rsidRPr="00810703" w:rsidRDefault="00976655" w:rsidP="00976655">
            <w:pPr>
              <w:keepNext/>
              <w:jc w:val="center"/>
              <w:rPr>
                <w:rFonts w:ascii="Calibri" w:hAnsi="Calibri"/>
                <w:sz w:val="18"/>
                <w:szCs w:val="18"/>
              </w:rPr>
            </w:pPr>
            <w:r w:rsidRPr="00810703">
              <w:rPr>
                <w:rFonts w:ascii="Calibri" w:hAnsi="Calibri"/>
                <w:sz w:val="18"/>
                <w:szCs w:val="18"/>
              </w:rPr>
              <w:t>Minimum Required System Airflow Rate (cfm)</w:t>
            </w:r>
          </w:p>
        </w:tc>
        <w:tc>
          <w:tcPr>
            <w:tcW w:w="4950" w:type="dxa"/>
            <w:tcBorders>
              <w:top w:val="nil"/>
            </w:tcBorders>
            <w:vAlign w:val="bottom"/>
          </w:tcPr>
          <w:p w14:paraId="12791964"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16420583" w14:textId="77777777" w:rsidTr="00976655">
        <w:trPr>
          <w:cantSplit/>
          <w:trHeight w:val="305"/>
        </w:trPr>
        <w:tc>
          <w:tcPr>
            <w:tcW w:w="3168" w:type="dxa"/>
            <w:gridSpan w:val="2"/>
          </w:tcPr>
          <w:p w14:paraId="1FBB04A4" w14:textId="77777777" w:rsidR="00976655" w:rsidRPr="00654A92" w:rsidRDefault="00976655" w:rsidP="00976655">
            <w:pPr>
              <w:keepNext/>
              <w:rPr>
                <w:rFonts w:ascii="Calibri" w:hAnsi="Calibri"/>
                <w:sz w:val="14"/>
                <w:szCs w:val="14"/>
              </w:rPr>
            </w:pPr>
          </w:p>
        </w:tc>
        <w:tc>
          <w:tcPr>
            <w:tcW w:w="2880" w:type="dxa"/>
          </w:tcPr>
          <w:p w14:paraId="64ADBEB9" w14:textId="77777777" w:rsidR="00976655" w:rsidRPr="00654A92" w:rsidRDefault="00976655" w:rsidP="00976655">
            <w:pPr>
              <w:keepNext/>
              <w:rPr>
                <w:rFonts w:ascii="Calibri" w:hAnsi="Calibri"/>
                <w:sz w:val="14"/>
                <w:szCs w:val="14"/>
              </w:rPr>
            </w:pPr>
          </w:p>
        </w:tc>
        <w:tc>
          <w:tcPr>
            <w:tcW w:w="4950" w:type="dxa"/>
          </w:tcPr>
          <w:p w14:paraId="787AB36B" w14:textId="77777777" w:rsidR="00976655" w:rsidRPr="006A3EEB" w:rsidRDefault="00976655" w:rsidP="00976655">
            <w:pPr>
              <w:keepNext/>
              <w:spacing w:afterLines="60" w:after="144"/>
              <w:ind w:left="720"/>
              <w:rPr>
                <w:rFonts w:ascii="Calibri" w:hAnsi="Calibri"/>
                <w:sz w:val="16"/>
                <w:szCs w:val="16"/>
              </w:rPr>
            </w:pPr>
          </w:p>
        </w:tc>
      </w:tr>
      <w:tr w:rsidR="00976655" w:rsidRPr="006A3EEB" w14:paraId="14A2D455" w14:textId="77777777" w:rsidTr="00976655">
        <w:trPr>
          <w:cantSplit/>
          <w:trHeight w:val="314"/>
        </w:trPr>
        <w:tc>
          <w:tcPr>
            <w:tcW w:w="3168" w:type="dxa"/>
            <w:gridSpan w:val="2"/>
          </w:tcPr>
          <w:p w14:paraId="7DDA2CF5" w14:textId="77777777" w:rsidR="00976655" w:rsidRPr="006A3EEB" w:rsidRDefault="00976655" w:rsidP="00976655">
            <w:pPr>
              <w:keepNext/>
              <w:rPr>
                <w:rFonts w:ascii="Calibri" w:hAnsi="Calibri"/>
                <w:sz w:val="16"/>
                <w:szCs w:val="16"/>
              </w:rPr>
            </w:pPr>
          </w:p>
        </w:tc>
        <w:tc>
          <w:tcPr>
            <w:tcW w:w="2880" w:type="dxa"/>
          </w:tcPr>
          <w:p w14:paraId="35FB9FF3" w14:textId="77777777" w:rsidR="00976655" w:rsidRPr="006A3EEB" w:rsidRDefault="00976655" w:rsidP="00976655">
            <w:pPr>
              <w:keepNext/>
              <w:rPr>
                <w:rFonts w:ascii="Calibri" w:hAnsi="Calibri"/>
                <w:sz w:val="16"/>
                <w:szCs w:val="16"/>
              </w:rPr>
            </w:pPr>
          </w:p>
        </w:tc>
        <w:tc>
          <w:tcPr>
            <w:tcW w:w="4950" w:type="dxa"/>
          </w:tcPr>
          <w:p w14:paraId="11340B51" w14:textId="77777777" w:rsidR="00976655" w:rsidRPr="006A3EEB" w:rsidRDefault="00976655" w:rsidP="00976655">
            <w:pPr>
              <w:keepNext/>
              <w:rPr>
                <w:rFonts w:ascii="Calibri" w:hAnsi="Calibri"/>
                <w:sz w:val="16"/>
                <w:szCs w:val="16"/>
              </w:rPr>
            </w:pPr>
          </w:p>
        </w:tc>
      </w:tr>
      <w:tr w:rsidR="00976655" w:rsidRPr="00BC1E29" w14:paraId="509A4CDA" w14:textId="77777777" w:rsidTr="00976655">
        <w:tblPrEx>
          <w:tblLook w:val="0000" w:firstRow="0" w:lastRow="0" w:firstColumn="0" w:lastColumn="0" w:noHBand="0" w:noVBand="0"/>
        </w:tblPrEx>
        <w:trPr>
          <w:trHeight w:val="260"/>
        </w:trPr>
        <w:tc>
          <w:tcPr>
            <w:tcW w:w="467" w:type="dxa"/>
            <w:vAlign w:val="center"/>
          </w:tcPr>
          <w:p w14:paraId="45B8734E"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502C5A8A" w14:textId="77777777" w:rsidR="00976655" w:rsidRPr="00BC1E29" w:rsidRDefault="00976655" w:rsidP="00976655">
            <w:pPr>
              <w:keepNext/>
              <w:rPr>
                <w:rFonts w:ascii="Calibri" w:hAnsi="Calibri"/>
              </w:rPr>
            </w:pPr>
            <w:r w:rsidRPr="00C9301F">
              <w:rPr>
                <w:rFonts w:ascii="Calibri" w:hAnsi="Calibri"/>
                <w:sz w:val="18"/>
              </w:rPr>
              <w:t xml:space="preserve">Compliance Statement: </w:t>
            </w:r>
          </w:p>
        </w:tc>
      </w:tr>
      <w:tr w:rsidR="00976655" w:rsidRPr="006A3EEB" w14:paraId="26D022D4" w14:textId="77777777" w:rsidTr="00976655">
        <w:trPr>
          <w:cantSplit/>
        </w:trPr>
        <w:tc>
          <w:tcPr>
            <w:tcW w:w="10998" w:type="dxa"/>
            <w:gridSpan w:val="4"/>
          </w:tcPr>
          <w:p w14:paraId="4A83368A"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1485772C" w14:textId="77777777" w:rsidR="00976655" w:rsidRPr="00170608" w:rsidRDefault="00976655" w:rsidP="00D6647A">
      <w:pPr>
        <w:rPr>
          <w:rFonts w:asciiTheme="minorHAnsi" w:hAnsiTheme="minorHAnsi"/>
          <w:szCs w:val="18"/>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
        <w:gridCol w:w="5376"/>
        <w:gridCol w:w="4954"/>
        <w:gridCol w:w="13"/>
      </w:tblGrid>
      <w:tr w:rsidR="00D6647A" w:rsidRPr="00EC37DE" w14:paraId="54D408CD" w14:textId="77777777" w:rsidTr="00F140A8">
        <w:trPr>
          <w:gridAfter w:val="1"/>
          <w:wAfter w:w="6" w:type="pct"/>
          <w:cantSplit/>
          <w:trHeight w:val="432"/>
        </w:trPr>
        <w:tc>
          <w:tcPr>
            <w:tcW w:w="4994" w:type="pct"/>
            <w:gridSpan w:val="3"/>
            <w:vAlign w:val="center"/>
          </w:tcPr>
          <w:p w14:paraId="54D408CB" w14:textId="74574FD2" w:rsidR="00D6647A" w:rsidRPr="00170608" w:rsidRDefault="00D6647A" w:rsidP="00170608">
            <w:pPr>
              <w:keepNext/>
              <w:rPr>
                <w:rFonts w:asciiTheme="minorHAnsi" w:hAnsiTheme="minorHAnsi"/>
                <w:b/>
                <w:szCs w:val="18"/>
              </w:rPr>
            </w:pPr>
            <w:r w:rsidRPr="00170608">
              <w:rPr>
                <w:rFonts w:asciiTheme="minorHAnsi" w:hAnsiTheme="minorHAnsi"/>
                <w:b/>
                <w:szCs w:val="18"/>
              </w:rPr>
              <w:t xml:space="preserve">D. Weigh </w:t>
            </w:r>
            <w:proofErr w:type="gramStart"/>
            <w:r w:rsidRPr="00170608">
              <w:rPr>
                <w:rFonts w:asciiTheme="minorHAnsi" w:hAnsiTheme="minorHAnsi"/>
                <w:b/>
                <w:szCs w:val="18"/>
              </w:rPr>
              <w:t>In</w:t>
            </w:r>
            <w:proofErr w:type="gramEnd"/>
            <w:r w:rsidRPr="00170608">
              <w:rPr>
                <w:rFonts w:asciiTheme="minorHAnsi" w:hAnsiTheme="minorHAnsi"/>
                <w:b/>
                <w:szCs w:val="18"/>
              </w:rPr>
              <w:t xml:space="preserve"> Charge Procedure</w:t>
            </w:r>
          </w:p>
          <w:p w14:paraId="54D408CC" w14:textId="7A036432" w:rsidR="00D6647A"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D6647A" w:rsidRPr="00EC37DE">
              <w:rPr>
                <w:rFonts w:asciiTheme="minorHAnsi" w:hAnsiTheme="minorHAnsi"/>
                <w:sz w:val="18"/>
                <w:szCs w:val="18"/>
              </w:rPr>
              <w:t>Procedures for Refrigerant Charge using the Weigh-in Charging Procedure are given in Reference Residential Appendix RA3.2.2.2 and RA3.2.3.</w:t>
            </w:r>
          </w:p>
        </w:tc>
      </w:tr>
      <w:tr w:rsidR="00D6647A" w:rsidRPr="00EC37DE" w14:paraId="54D408D1" w14:textId="77777777" w:rsidTr="00583C51">
        <w:trPr>
          <w:gridAfter w:val="1"/>
          <w:wAfter w:w="6" w:type="pct"/>
          <w:cantSplit/>
          <w:trHeight w:val="432"/>
        </w:trPr>
        <w:tc>
          <w:tcPr>
            <w:tcW w:w="213" w:type="pct"/>
            <w:vAlign w:val="center"/>
          </w:tcPr>
          <w:p w14:paraId="54D408CE" w14:textId="77777777" w:rsidR="00D6647A" w:rsidRPr="00EC37DE" w:rsidRDefault="00D6647A" w:rsidP="00170608">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488" w:type="pct"/>
            <w:vAlign w:val="center"/>
          </w:tcPr>
          <w:p w14:paraId="1779ED82" w14:textId="1D428148" w:rsidR="00C148D0" w:rsidRDefault="00D6647A" w:rsidP="00170608">
            <w:pPr>
              <w:keepNext/>
              <w:rPr>
                <w:rFonts w:asciiTheme="minorHAnsi" w:hAnsiTheme="minorHAnsi"/>
                <w:sz w:val="18"/>
                <w:szCs w:val="18"/>
              </w:rPr>
            </w:pPr>
            <w:r w:rsidRPr="00EC37DE">
              <w:rPr>
                <w:rFonts w:asciiTheme="minorHAnsi" w:hAnsiTheme="minorHAnsi"/>
                <w:sz w:val="18"/>
                <w:szCs w:val="18"/>
              </w:rPr>
              <w:t xml:space="preserve">Measured Condenser </w:t>
            </w:r>
            <w:r w:rsidR="00C148D0">
              <w:rPr>
                <w:rFonts w:asciiTheme="minorHAnsi" w:hAnsiTheme="minorHAnsi"/>
                <w:sz w:val="18"/>
                <w:szCs w:val="18"/>
              </w:rPr>
              <w:t>A</w:t>
            </w:r>
            <w:r w:rsidRPr="00EC37DE">
              <w:rPr>
                <w:rFonts w:asciiTheme="minorHAnsi" w:hAnsiTheme="minorHAnsi"/>
                <w:sz w:val="18"/>
                <w:szCs w:val="18"/>
              </w:rPr>
              <w:t xml:space="preserve">ir </w:t>
            </w:r>
            <w:r w:rsidR="00C148D0">
              <w:rPr>
                <w:rFonts w:asciiTheme="minorHAnsi" w:hAnsiTheme="minorHAnsi"/>
                <w:sz w:val="18"/>
                <w:szCs w:val="18"/>
              </w:rPr>
              <w:t>E</w:t>
            </w:r>
            <w:r w:rsidRPr="00EC37DE">
              <w:rPr>
                <w:rFonts w:asciiTheme="minorHAnsi" w:hAnsiTheme="minorHAnsi"/>
                <w:sz w:val="18"/>
                <w:szCs w:val="18"/>
              </w:rPr>
              <w:t xml:space="preserve">ntering </w:t>
            </w:r>
            <w:r w:rsidR="00C148D0">
              <w:rPr>
                <w:rFonts w:asciiTheme="minorHAnsi" w:hAnsiTheme="minorHAnsi"/>
                <w:sz w:val="18"/>
                <w:szCs w:val="18"/>
              </w:rPr>
              <w:t>D</w:t>
            </w:r>
            <w:r w:rsidRPr="00EC37DE">
              <w:rPr>
                <w:rFonts w:asciiTheme="minorHAnsi" w:hAnsiTheme="minorHAnsi"/>
                <w:sz w:val="18"/>
                <w:szCs w:val="18"/>
              </w:rPr>
              <w:t xml:space="preserve">ry-bulb </w:t>
            </w:r>
            <w:r w:rsidR="00C148D0">
              <w:rPr>
                <w:rFonts w:asciiTheme="minorHAnsi" w:hAnsiTheme="minorHAnsi"/>
                <w:sz w:val="18"/>
                <w:szCs w:val="18"/>
              </w:rPr>
              <w:t>T</w:t>
            </w:r>
            <w:r w:rsidRPr="00EC37DE">
              <w:rPr>
                <w:rFonts w:asciiTheme="minorHAnsi" w:hAnsiTheme="minorHAnsi"/>
                <w:sz w:val="18"/>
                <w:szCs w:val="18"/>
              </w:rPr>
              <w:t xml:space="preserve">emperature </w:t>
            </w:r>
          </w:p>
          <w:p w14:paraId="54D408CF" w14:textId="7A222A7E"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293" w:type="pct"/>
            <w:vAlign w:val="center"/>
          </w:tcPr>
          <w:p w14:paraId="54D408D0" w14:textId="77777777" w:rsidR="00D6647A" w:rsidRPr="00EC37DE" w:rsidRDefault="00D6647A" w:rsidP="00D6647A">
            <w:pPr>
              <w:keepNext/>
              <w:spacing w:after="60"/>
              <w:rPr>
                <w:rFonts w:asciiTheme="minorHAnsi" w:hAnsiTheme="minorHAnsi"/>
                <w:sz w:val="18"/>
                <w:szCs w:val="18"/>
              </w:rPr>
            </w:pPr>
          </w:p>
        </w:tc>
      </w:tr>
      <w:tr w:rsidR="00D6647A" w:rsidRPr="00EC37DE" w14:paraId="54D408D5" w14:textId="77777777" w:rsidTr="00583C51">
        <w:trPr>
          <w:gridAfter w:val="1"/>
          <w:wAfter w:w="6" w:type="pct"/>
          <w:cantSplit/>
          <w:trHeight w:val="432"/>
        </w:trPr>
        <w:tc>
          <w:tcPr>
            <w:tcW w:w="213" w:type="pct"/>
            <w:vAlign w:val="center"/>
          </w:tcPr>
          <w:p w14:paraId="54D408D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2488" w:type="pct"/>
            <w:vAlign w:val="center"/>
          </w:tcPr>
          <w:p w14:paraId="54D408D3" w14:textId="0BC50E6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Specify the </w:t>
            </w:r>
            <w:r w:rsidR="00C148D0">
              <w:rPr>
                <w:rFonts w:asciiTheme="minorHAnsi" w:hAnsiTheme="minorHAnsi"/>
                <w:sz w:val="18"/>
                <w:szCs w:val="18"/>
              </w:rPr>
              <w:t>M</w:t>
            </w:r>
            <w:r w:rsidRPr="00EC37DE">
              <w:rPr>
                <w:rFonts w:asciiTheme="minorHAnsi" w:hAnsiTheme="minorHAnsi"/>
                <w:sz w:val="18"/>
                <w:szCs w:val="18"/>
              </w:rPr>
              <w:t xml:space="preserve">ethod of </w:t>
            </w:r>
            <w:r w:rsidR="00C148D0">
              <w:rPr>
                <w:rFonts w:asciiTheme="minorHAnsi" w:hAnsiTheme="minorHAnsi"/>
                <w:sz w:val="18"/>
                <w:szCs w:val="18"/>
              </w:rPr>
              <w:t>W</w:t>
            </w:r>
            <w:r w:rsidRPr="00EC37DE">
              <w:rPr>
                <w:rFonts w:asciiTheme="minorHAnsi" w:hAnsiTheme="minorHAnsi"/>
                <w:sz w:val="18"/>
                <w:szCs w:val="18"/>
              </w:rPr>
              <w:t>eigh-in</w:t>
            </w:r>
          </w:p>
        </w:tc>
        <w:tc>
          <w:tcPr>
            <w:tcW w:w="2293" w:type="pct"/>
            <w:vAlign w:val="center"/>
          </w:tcPr>
          <w:p w14:paraId="54D408D4" w14:textId="77777777" w:rsidR="00D6647A" w:rsidRPr="00EC37DE" w:rsidRDefault="00D6647A" w:rsidP="00D6647A">
            <w:pPr>
              <w:keepNext/>
              <w:rPr>
                <w:rFonts w:asciiTheme="minorHAnsi" w:hAnsiTheme="minorHAnsi"/>
                <w:sz w:val="18"/>
                <w:szCs w:val="18"/>
              </w:rPr>
            </w:pPr>
          </w:p>
        </w:tc>
      </w:tr>
      <w:tr w:rsidR="00D6647A" w:rsidRPr="00EC37DE" w14:paraId="54D408D9" w14:textId="77777777" w:rsidTr="00583C51">
        <w:trPr>
          <w:gridAfter w:val="1"/>
          <w:wAfter w:w="6" w:type="pct"/>
          <w:cantSplit/>
          <w:trHeight w:val="432"/>
        </w:trPr>
        <w:tc>
          <w:tcPr>
            <w:tcW w:w="213" w:type="pct"/>
            <w:vAlign w:val="center"/>
          </w:tcPr>
          <w:p w14:paraId="54D408D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88" w:type="pct"/>
            <w:vAlign w:val="center"/>
          </w:tcPr>
          <w:p w14:paraId="54D408D7" w14:textId="21C624D1"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C</w:t>
            </w:r>
            <w:r w:rsidRPr="00EC37DE">
              <w:rPr>
                <w:rFonts w:asciiTheme="minorHAnsi" w:hAnsiTheme="minorHAnsi"/>
                <w:sz w:val="18"/>
                <w:szCs w:val="18"/>
              </w:rPr>
              <w:t xml:space="preserve">harge for </w:t>
            </w:r>
            <w:r w:rsidR="00C148D0">
              <w:rPr>
                <w:rFonts w:asciiTheme="minorHAnsi" w:hAnsiTheme="minorHAnsi"/>
                <w:sz w:val="18"/>
                <w:szCs w:val="18"/>
              </w:rPr>
              <w:t>C</w:t>
            </w:r>
            <w:r w:rsidRPr="00EC37DE">
              <w:rPr>
                <w:rFonts w:asciiTheme="minorHAnsi" w:hAnsiTheme="minorHAnsi"/>
                <w:sz w:val="18"/>
                <w:szCs w:val="18"/>
              </w:rPr>
              <w:t>ondenser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w:t>
            </w:r>
          </w:p>
        </w:tc>
        <w:tc>
          <w:tcPr>
            <w:tcW w:w="2293" w:type="pct"/>
            <w:vAlign w:val="center"/>
          </w:tcPr>
          <w:p w14:paraId="54D408D8" w14:textId="77777777" w:rsidR="00D6647A" w:rsidRPr="00EC37DE" w:rsidRDefault="00D6647A" w:rsidP="00D6647A">
            <w:pPr>
              <w:keepNext/>
              <w:rPr>
                <w:rFonts w:asciiTheme="minorHAnsi" w:hAnsiTheme="minorHAnsi"/>
                <w:sz w:val="18"/>
                <w:szCs w:val="18"/>
              </w:rPr>
            </w:pPr>
          </w:p>
        </w:tc>
      </w:tr>
      <w:tr w:rsidR="00D6647A" w:rsidRPr="00EC37DE" w14:paraId="54D408DD" w14:textId="77777777" w:rsidTr="00583C51">
        <w:trPr>
          <w:gridAfter w:val="1"/>
          <w:wAfter w:w="6" w:type="pct"/>
          <w:cantSplit/>
          <w:trHeight w:val="432"/>
        </w:trPr>
        <w:tc>
          <w:tcPr>
            <w:tcW w:w="213" w:type="pct"/>
            <w:vAlign w:val="center"/>
          </w:tcPr>
          <w:p w14:paraId="54D408D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04</w:t>
            </w:r>
          </w:p>
        </w:tc>
        <w:tc>
          <w:tcPr>
            <w:tcW w:w="2488" w:type="pct"/>
            <w:vAlign w:val="center"/>
          </w:tcPr>
          <w:p w14:paraId="54D408DB" w14:textId="497F1D8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DC" w14:textId="77777777" w:rsidR="00D6647A" w:rsidRPr="00EC37DE" w:rsidRDefault="00D6647A" w:rsidP="00D6647A">
            <w:pPr>
              <w:keepNext/>
              <w:rPr>
                <w:rFonts w:asciiTheme="minorHAnsi" w:hAnsiTheme="minorHAnsi"/>
                <w:sz w:val="18"/>
                <w:szCs w:val="18"/>
              </w:rPr>
            </w:pPr>
          </w:p>
        </w:tc>
      </w:tr>
      <w:tr w:rsidR="00D6647A" w:rsidRPr="00EC37DE" w14:paraId="54D408E1" w14:textId="77777777" w:rsidTr="00583C51">
        <w:trPr>
          <w:gridAfter w:val="1"/>
          <w:wAfter w:w="6" w:type="pct"/>
          <w:cantSplit/>
          <w:trHeight w:val="432"/>
        </w:trPr>
        <w:tc>
          <w:tcPr>
            <w:tcW w:w="213" w:type="pct"/>
            <w:vAlign w:val="center"/>
          </w:tcPr>
          <w:p w14:paraId="54D408D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05</w:t>
            </w:r>
          </w:p>
        </w:tc>
        <w:tc>
          <w:tcPr>
            <w:tcW w:w="2488" w:type="pct"/>
            <w:vAlign w:val="center"/>
          </w:tcPr>
          <w:p w14:paraId="54D408DF" w14:textId="2C9C6EFA"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0" w14:textId="77777777" w:rsidR="00D6647A" w:rsidRPr="00EC37DE" w:rsidRDefault="00D6647A" w:rsidP="00D6647A">
            <w:pPr>
              <w:keepNext/>
              <w:rPr>
                <w:rFonts w:asciiTheme="minorHAnsi" w:hAnsiTheme="minorHAnsi"/>
                <w:sz w:val="18"/>
                <w:szCs w:val="18"/>
              </w:rPr>
            </w:pPr>
          </w:p>
        </w:tc>
      </w:tr>
      <w:tr w:rsidR="00D6647A" w:rsidRPr="00EC37DE" w14:paraId="54D408E5" w14:textId="77777777" w:rsidTr="00583C51">
        <w:trPr>
          <w:gridAfter w:val="1"/>
          <w:wAfter w:w="6" w:type="pct"/>
          <w:cantSplit/>
          <w:trHeight w:val="432"/>
        </w:trPr>
        <w:tc>
          <w:tcPr>
            <w:tcW w:w="213" w:type="pct"/>
            <w:vAlign w:val="center"/>
          </w:tcPr>
          <w:p w14:paraId="54D408E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06</w:t>
            </w:r>
          </w:p>
        </w:tc>
        <w:tc>
          <w:tcPr>
            <w:tcW w:w="2488" w:type="pct"/>
            <w:vAlign w:val="center"/>
          </w:tcPr>
          <w:p w14:paraId="54D408E3" w14:textId="085A49B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Manufacturer’s Standard </w:t>
            </w:r>
            <w:r w:rsidR="00C148D0">
              <w:rPr>
                <w:rFonts w:asciiTheme="minorHAnsi" w:hAnsiTheme="minorHAnsi"/>
                <w:sz w:val="18"/>
                <w:szCs w:val="18"/>
              </w:rPr>
              <w:t>I</w:t>
            </w:r>
            <w:r w:rsidRPr="00EC37DE">
              <w:rPr>
                <w:rFonts w:asciiTheme="minorHAnsi" w:hAnsiTheme="minorHAnsi"/>
                <w:sz w:val="18"/>
                <w:szCs w:val="18"/>
              </w:rPr>
              <w:t xml:space="preserve">ndoor </w:t>
            </w:r>
            <w:r w:rsidR="00C148D0">
              <w:rPr>
                <w:rFonts w:asciiTheme="minorHAnsi" w:hAnsiTheme="minorHAnsi"/>
                <w:sz w:val="18"/>
                <w:szCs w:val="18"/>
              </w:rPr>
              <w:t>C</w:t>
            </w:r>
            <w:r w:rsidRPr="00EC37DE">
              <w:rPr>
                <w:rFonts w:asciiTheme="minorHAnsi" w:hAnsiTheme="minorHAnsi"/>
                <w:sz w:val="18"/>
                <w:szCs w:val="18"/>
              </w:rPr>
              <w:t xml:space="preserve">oil </w:t>
            </w:r>
            <w:r w:rsidR="00C148D0">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E4" w14:textId="77777777" w:rsidR="00D6647A" w:rsidRPr="00EC37DE" w:rsidRDefault="00D6647A" w:rsidP="00D6647A">
            <w:pPr>
              <w:keepNext/>
              <w:rPr>
                <w:rFonts w:asciiTheme="minorHAnsi" w:hAnsiTheme="minorHAnsi"/>
                <w:sz w:val="18"/>
                <w:szCs w:val="18"/>
              </w:rPr>
            </w:pPr>
          </w:p>
        </w:tc>
      </w:tr>
      <w:tr w:rsidR="00D6647A" w:rsidRPr="00EC37DE" w14:paraId="54D408E9" w14:textId="77777777" w:rsidTr="00583C51">
        <w:trPr>
          <w:gridAfter w:val="1"/>
          <w:wAfter w:w="6" w:type="pct"/>
          <w:cantSplit/>
          <w:trHeight w:val="432"/>
        </w:trPr>
        <w:tc>
          <w:tcPr>
            <w:tcW w:w="213" w:type="pct"/>
            <w:vAlign w:val="center"/>
          </w:tcPr>
          <w:p w14:paraId="54D408E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07</w:t>
            </w:r>
          </w:p>
        </w:tc>
        <w:tc>
          <w:tcPr>
            <w:tcW w:w="2488" w:type="pct"/>
            <w:vAlign w:val="center"/>
          </w:tcPr>
          <w:p w14:paraId="54D408E7" w14:textId="0ACB6DC5"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L</w:t>
            </w:r>
            <w:r w:rsidRPr="00EC37DE">
              <w:rPr>
                <w:rFonts w:asciiTheme="minorHAnsi" w:hAnsiTheme="minorHAnsi"/>
                <w:sz w:val="18"/>
                <w:szCs w:val="18"/>
              </w:rPr>
              <w:t>ength (ft)</w:t>
            </w:r>
          </w:p>
        </w:tc>
        <w:tc>
          <w:tcPr>
            <w:tcW w:w="2293" w:type="pct"/>
            <w:vAlign w:val="center"/>
          </w:tcPr>
          <w:p w14:paraId="54D408E8" w14:textId="77777777" w:rsidR="00D6647A" w:rsidRPr="00EC37DE" w:rsidRDefault="00D6647A" w:rsidP="00D6647A">
            <w:pPr>
              <w:keepNext/>
              <w:rPr>
                <w:rFonts w:asciiTheme="minorHAnsi" w:hAnsiTheme="minorHAnsi"/>
                <w:sz w:val="18"/>
                <w:szCs w:val="18"/>
              </w:rPr>
            </w:pPr>
          </w:p>
        </w:tc>
      </w:tr>
      <w:tr w:rsidR="00D6647A" w:rsidRPr="00EC37DE" w14:paraId="54D408ED" w14:textId="77777777" w:rsidTr="00583C51">
        <w:trPr>
          <w:gridAfter w:val="1"/>
          <w:wAfter w:w="6" w:type="pct"/>
          <w:cantSplit/>
          <w:trHeight w:val="432"/>
        </w:trPr>
        <w:tc>
          <w:tcPr>
            <w:tcW w:w="213" w:type="pct"/>
            <w:vAlign w:val="center"/>
          </w:tcPr>
          <w:p w14:paraId="54D408E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08</w:t>
            </w:r>
          </w:p>
        </w:tc>
        <w:tc>
          <w:tcPr>
            <w:tcW w:w="2488" w:type="pct"/>
            <w:vAlign w:val="center"/>
          </w:tcPr>
          <w:p w14:paraId="54D408EB" w14:textId="393EC21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C148D0">
              <w:rPr>
                <w:rFonts w:asciiTheme="minorHAnsi" w:hAnsiTheme="minorHAnsi"/>
                <w:sz w:val="18"/>
                <w:szCs w:val="18"/>
              </w:rPr>
              <w:t>L</w:t>
            </w:r>
            <w:r w:rsidRPr="00EC37DE">
              <w:rPr>
                <w:rFonts w:asciiTheme="minorHAnsi" w:hAnsiTheme="minorHAnsi"/>
                <w:sz w:val="18"/>
                <w:szCs w:val="18"/>
              </w:rPr>
              <w:t xml:space="preserve">iquid </w:t>
            </w:r>
            <w:r w:rsidR="00C148D0">
              <w:rPr>
                <w:rFonts w:asciiTheme="minorHAnsi" w:hAnsiTheme="minorHAnsi"/>
                <w:sz w:val="18"/>
                <w:szCs w:val="18"/>
              </w:rPr>
              <w:t>L</w:t>
            </w:r>
            <w:r w:rsidRPr="00EC37DE">
              <w:rPr>
                <w:rFonts w:asciiTheme="minorHAnsi" w:hAnsiTheme="minorHAnsi"/>
                <w:sz w:val="18"/>
                <w:szCs w:val="18"/>
              </w:rPr>
              <w:t xml:space="preserve">ine </w:t>
            </w:r>
            <w:r w:rsidR="00C148D0">
              <w:rPr>
                <w:rFonts w:asciiTheme="minorHAnsi" w:hAnsiTheme="minorHAnsi"/>
                <w:sz w:val="18"/>
                <w:szCs w:val="18"/>
              </w:rPr>
              <w:t>D</w:t>
            </w:r>
            <w:r w:rsidRPr="00EC37DE">
              <w:rPr>
                <w:rFonts w:asciiTheme="minorHAnsi" w:hAnsiTheme="minorHAnsi"/>
                <w:sz w:val="18"/>
                <w:szCs w:val="18"/>
              </w:rPr>
              <w:t>iameter (in)</w:t>
            </w:r>
          </w:p>
        </w:tc>
        <w:tc>
          <w:tcPr>
            <w:tcW w:w="2293" w:type="pct"/>
            <w:vAlign w:val="center"/>
          </w:tcPr>
          <w:p w14:paraId="54D408EC" w14:textId="77777777" w:rsidR="00D6647A" w:rsidRPr="00EC37DE" w:rsidRDefault="00D6647A" w:rsidP="00D6647A">
            <w:pPr>
              <w:keepNext/>
              <w:rPr>
                <w:rFonts w:asciiTheme="minorHAnsi" w:hAnsiTheme="minorHAnsi"/>
                <w:sz w:val="18"/>
                <w:szCs w:val="18"/>
              </w:rPr>
            </w:pPr>
          </w:p>
        </w:tc>
      </w:tr>
      <w:tr w:rsidR="00D6647A" w:rsidRPr="00EC37DE" w14:paraId="54D408F1" w14:textId="77777777" w:rsidTr="00583C51">
        <w:trPr>
          <w:gridAfter w:val="1"/>
          <w:wAfter w:w="6" w:type="pct"/>
          <w:cantSplit/>
          <w:trHeight w:val="432"/>
        </w:trPr>
        <w:tc>
          <w:tcPr>
            <w:tcW w:w="213" w:type="pct"/>
            <w:vAlign w:val="center"/>
          </w:tcPr>
          <w:p w14:paraId="54D408E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09</w:t>
            </w:r>
          </w:p>
        </w:tc>
        <w:tc>
          <w:tcPr>
            <w:tcW w:w="2488" w:type="pct"/>
            <w:vAlign w:val="center"/>
          </w:tcPr>
          <w:p w14:paraId="54D408EF" w14:textId="37A87D37" w:rsidR="00D6647A" w:rsidRPr="00EC37DE" w:rsidDel="0082384D" w:rsidRDefault="00D6647A" w:rsidP="00170608">
            <w:pPr>
              <w:keepNext/>
              <w:rPr>
                <w:rFonts w:asciiTheme="minorHAnsi" w:hAnsiTheme="minorHAnsi"/>
                <w:sz w:val="18"/>
                <w:szCs w:val="18"/>
              </w:rPr>
            </w:pPr>
            <w:r w:rsidRPr="00EC37DE">
              <w:rPr>
                <w:rFonts w:asciiTheme="minorHAnsi" w:hAnsiTheme="minorHAnsi"/>
                <w:sz w:val="18"/>
                <w:szCs w:val="18"/>
              </w:rPr>
              <w:t xml:space="preserve">Installed </w:t>
            </w:r>
            <w:r w:rsidR="00275BA1">
              <w:rPr>
                <w:rFonts w:asciiTheme="minorHAnsi" w:hAnsiTheme="minorHAnsi"/>
                <w:sz w:val="18"/>
                <w:szCs w:val="18"/>
              </w:rPr>
              <w:t>I</w:t>
            </w:r>
            <w:r w:rsidRPr="00EC37DE">
              <w:rPr>
                <w:rFonts w:asciiTheme="minorHAnsi" w:hAnsiTheme="minorHAnsi"/>
                <w:sz w:val="18"/>
                <w:szCs w:val="18"/>
              </w:rPr>
              <w:t xml:space="preserve">ndoor </w:t>
            </w:r>
            <w:r w:rsidR="00275BA1">
              <w:rPr>
                <w:rFonts w:asciiTheme="minorHAnsi" w:hAnsiTheme="minorHAnsi"/>
                <w:sz w:val="18"/>
                <w:szCs w:val="18"/>
              </w:rPr>
              <w:t>C</w:t>
            </w:r>
            <w:r w:rsidRPr="00EC37DE">
              <w:rPr>
                <w:rFonts w:asciiTheme="minorHAnsi" w:hAnsiTheme="minorHAnsi"/>
                <w:sz w:val="18"/>
                <w:szCs w:val="18"/>
              </w:rPr>
              <w:t xml:space="preserve">oil </w:t>
            </w:r>
            <w:r w:rsidR="00275BA1">
              <w:rPr>
                <w:rFonts w:asciiTheme="minorHAnsi" w:hAnsiTheme="minorHAnsi"/>
                <w:sz w:val="18"/>
                <w:szCs w:val="18"/>
              </w:rPr>
              <w:t>S</w:t>
            </w:r>
            <w:r w:rsidRPr="00EC37DE">
              <w:rPr>
                <w:rFonts w:asciiTheme="minorHAnsi" w:hAnsiTheme="minorHAnsi"/>
                <w:sz w:val="18"/>
                <w:szCs w:val="18"/>
              </w:rPr>
              <w:t>ize (tons)</w:t>
            </w:r>
          </w:p>
        </w:tc>
        <w:tc>
          <w:tcPr>
            <w:tcW w:w="2293" w:type="pct"/>
            <w:vAlign w:val="center"/>
          </w:tcPr>
          <w:p w14:paraId="54D408F0" w14:textId="77777777" w:rsidR="00D6647A" w:rsidRPr="00EC37DE" w:rsidRDefault="00D6647A" w:rsidP="00D6647A">
            <w:pPr>
              <w:keepNext/>
              <w:rPr>
                <w:rFonts w:asciiTheme="minorHAnsi" w:hAnsiTheme="minorHAnsi"/>
                <w:sz w:val="18"/>
                <w:szCs w:val="18"/>
              </w:rPr>
            </w:pPr>
          </w:p>
        </w:tc>
      </w:tr>
      <w:tr w:rsidR="00D6647A" w:rsidRPr="00EC37DE" w14:paraId="54D408F5" w14:textId="77777777" w:rsidTr="00583C51">
        <w:trPr>
          <w:gridAfter w:val="1"/>
          <w:wAfter w:w="6" w:type="pct"/>
          <w:cantSplit/>
          <w:trHeight w:val="432"/>
        </w:trPr>
        <w:tc>
          <w:tcPr>
            <w:tcW w:w="213" w:type="pct"/>
            <w:vAlign w:val="center"/>
          </w:tcPr>
          <w:p w14:paraId="54D408F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10</w:t>
            </w:r>
          </w:p>
        </w:tc>
        <w:tc>
          <w:tcPr>
            <w:tcW w:w="2488" w:type="pct"/>
            <w:vAlign w:val="center"/>
          </w:tcPr>
          <w:p w14:paraId="54D408F3" w14:textId="55D87BCC"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Charge </w:t>
            </w:r>
            <w:r w:rsidR="00C148D0">
              <w:rPr>
                <w:rFonts w:asciiTheme="minorHAnsi" w:hAnsiTheme="minorHAnsi"/>
                <w:sz w:val="18"/>
                <w:szCs w:val="18"/>
              </w:rPr>
              <w:t>A</w:t>
            </w:r>
            <w:r w:rsidRPr="00EC37DE">
              <w:rPr>
                <w:rFonts w:asciiTheme="minorHAnsi" w:hAnsiTheme="minorHAnsi"/>
                <w:sz w:val="18"/>
                <w:szCs w:val="18"/>
              </w:rPr>
              <w:t xml:space="preserve">djustment to </w:t>
            </w:r>
            <w:r w:rsidR="00C148D0">
              <w:rPr>
                <w:rFonts w:asciiTheme="minorHAnsi" w:hAnsiTheme="minorHAnsi"/>
                <w:sz w:val="18"/>
                <w:szCs w:val="18"/>
              </w:rPr>
              <w:t>S</w:t>
            </w:r>
            <w:r w:rsidRPr="00EC37DE">
              <w:rPr>
                <w:rFonts w:asciiTheme="minorHAnsi" w:hAnsiTheme="minorHAnsi"/>
                <w:sz w:val="18"/>
                <w:szCs w:val="18"/>
              </w:rPr>
              <w:t xml:space="preserve">tandard </w:t>
            </w:r>
            <w:r w:rsidR="00C148D0">
              <w:rPr>
                <w:rFonts w:asciiTheme="minorHAnsi" w:hAnsiTheme="minorHAnsi"/>
                <w:sz w:val="18"/>
                <w:szCs w:val="18"/>
              </w:rPr>
              <w:t>C</w:t>
            </w:r>
            <w:r w:rsidRPr="00EC37DE">
              <w:rPr>
                <w:rFonts w:asciiTheme="minorHAnsi" w:hAnsiTheme="minorHAnsi"/>
                <w:sz w:val="18"/>
                <w:szCs w:val="18"/>
              </w:rPr>
              <w:t xml:space="preserve">harge from </w:t>
            </w:r>
            <w:r w:rsidR="00C148D0">
              <w:rPr>
                <w:rFonts w:asciiTheme="minorHAnsi" w:hAnsiTheme="minorHAnsi"/>
                <w:sz w:val="18"/>
                <w:szCs w:val="18"/>
              </w:rPr>
              <w:t>M</w:t>
            </w:r>
            <w:r w:rsidRPr="00EC37DE">
              <w:rPr>
                <w:rFonts w:asciiTheme="minorHAnsi" w:hAnsiTheme="minorHAnsi"/>
                <w:sz w:val="18"/>
                <w:szCs w:val="18"/>
              </w:rPr>
              <w:t xml:space="preserve">anufacturer’s </w:t>
            </w:r>
            <w:r w:rsidR="00C148D0">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293" w:type="pct"/>
            <w:vAlign w:val="center"/>
          </w:tcPr>
          <w:p w14:paraId="54D408F4" w14:textId="77777777" w:rsidR="00D6647A" w:rsidRPr="00EC37DE" w:rsidRDefault="00D6647A" w:rsidP="00D6647A">
            <w:pPr>
              <w:keepNext/>
              <w:rPr>
                <w:rFonts w:asciiTheme="minorHAnsi" w:hAnsiTheme="minorHAnsi"/>
                <w:sz w:val="18"/>
                <w:szCs w:val="18"/>
              </w:rPr>
            </w:pPr>
          </w:p>
        </w:tc>
      </w:tr>
      <w:tr w:rsidR="00D6647A" w:rsidRPr="00EC37DE" w14:paraId="54D408F9"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6"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11</w:t>
            </w:r>
          </w:p>
        </w:tc>
        <w:tc>
          <w:tcPr>
            <w:tcW w:w="2488" w:type="pct"/>
            <w:tcBorders>
              <w:top w:val="single" w:sz="4" w:space="0" w:color="auto"/>
              <w:left w:val="single" w:sz="4" w:space="0" w:color="auto"/>
              <w:bottom w:val="single" w:sz="4" w:space="0" w:color="auto"/>
              <w:right w:val="single" w:sz="4" w:space="0" w:color="auto"/>
            </w:tcBorders>
            <w:vAlign w:val="center"/>
          </w:tcPr>
          <w:p w14:paraId="54D408F7" w14:textId="6D1232A0"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R</w:t>
            </w:r>
            <w:r w:rsidRPr="00EC37DE">
              <w:rPr>
                <w:rFonts w:asciiTheme="minorHAnsi" w:hAnsiTheme="minorHAnsi"/>
                <w:sz w:val="18"/>
                <w:szCs w:val="18"/>
              </w:rPr>
              <w:t xml:space="preserve">equired to be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 xml:space="preserve">in by the </w:t>
            </w:r>
            <w:r w:rsidR="00275BA1">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8" w14:textId="77777777" w:rsidR="00D6647A" w:rsidRPr="00EC37DE" w:rsidRDefault="00D6647A" w:rsidP="00D6647A">
            <w:pPr>
              <w:keepNext/>
              <w:rPr>
                <w:rFonts w:asciiTheme="minorHAnsi" w:hAnsiTheme="minorHAnsi"/>
                <w:sz w:val="18"/>
                <w:szCs w:val="18"/>
              </w:rPr>
            </w:pPr>
          </w:p>
        </w:tc>
      </w:tr>
      <w:tr w:rsidR="00D6647A" w:rsidRPr="00EC37DE" w14:paraId="54D408FD" w14:textId="77777777" w:rsidTr="00583C51">
        <w:trPr>
          <w:gridAfter w:val="1"/>
          <w:wAfter w:w="6" w:type="pct"/>
          <w:cantSplit/>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54D408FA"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12</w:t>
            </w:r>
          </w:p>
        </w:tc>
        <w:tc>
          <w:tcPr>
            <w:tcW w:w="2488" w:type="pct"/>
            <w:tcBorders>
              <w:top w:val="single" w:sz="4" w:space="0" w:color="auto"/>
              <w:left w:val="single" w:sz="4" w:space="0" w:color="auto"/>
              <w:bottom w:val="single" w:sz="4" w:space="0" w:color="auto"/>
              <w:right w:val="single" w:sz="4" w:space="0" w:color="auto"/>
            </w:tcBorders>
            <w:vAlign w:val="center"/>
          </w:tcPr>
          <w:p w14:paraId="54D408FB" w14:textId="6E2D0514"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 xml:space="preserve">Refrigerant </w:t>
            </w:r>
            <w:r w:rsidR="00275BA1">
              <w:rPr>
                <w:rFonts w:asciiTheme="minorHAnsi" w:hAnsiTheme="minorHAnsi"/>
                <w:sz w:val="18"/>
                <w:szCs w:val="18"/>
              </w:rPr>
              <w:t>W</w:t>
            </w:r>
            <w:r w:rsidRPr="00EC37DE">
              <w:rPr>
                <w:rFonts w:asciiTheme="minorHAnsi" w:hAnsiTheme="minorHAnsi"/>
                <w:sz w:val="18"/>
                <w:szCs w:val="18"/>
              </w:rPr>
              <w:t>eighed</w:t>
            </w:r>
            <w:r w:rsidR="00275BA1">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293" w:type="pct"/>
            <w:tcBorders>
              <w:top w:val="single" w:sz="4" w:space="0" w:color="auto"/>
              <w:left w:val="single" w:sz="4" w:space="0" w:color="auto"/>
              <w:bottom w:val="single" w:sz="4" w:space="0" w:color="auto"/>
              <w:right w:val="single" w:sz="4" w:space="0" w:color="auto"/>
            </w:tcBorders>
            <w:vAlign w:val="center"/>
          </w:tcPr>
          <w:p w14:paraId="54D408FC" w14:textId="77777777" w:rsidR="00D6647A" w:rsidRPr="00EC37DE" w:rsidRDefault="00D6647A" w:rsidP="00D6647A">
            <w:pPr>
              <w:keepNext/>
              <w:rPr>
                <w:rFonts w:asciiTheme="minorHAnsi" w:hAnsiTheme="minorHAnsi"/>
                <w:sz w:val="18"/>
                <w:szCs w:val="18"/>
              </w:rPr>
            </w:pPr>
          </w:p>
        </w:tc>
      </w:tr>
      <w:tr w:rsidR="00D6647A" w:rsidRPr="00A12ED8" w14:paraId="54D40901" w14:textId="77777777" w:rsidTr="00583C51">
        <w:tblPrEx>
          <w:tblCellMar>
            <w:left w:w="115" w:type="dxa"/>
            <w:right w:w="115" w:type="dxa"/>
          </w:tblCellMar>
        </w:tblPrEx>
        <w:trPr>
          <w:trHeight w:val="288"/>
        </w:trPr>
        <w:tc>
          <w:tcPr>
            <w:tcW w:w="213" w:type="pct"/>
            <w:vAlign w:val="center"/>
          </w:tcPr>
          <w:p w14:paraId="54D408FE"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13</w:t>
            </w:r>
          </w:p>
        </w:tc>
        <w:tc>
          <w:tcPr>
            <w:tcW w:w="2488" w:type="pct"/>
            <w:vAlign w:val="center"/>
          </w:tcPr>
          <w:p w14:paraId="0157EF0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8FF" w14:textId="007833C3"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00" w14:textId="77777777" w:rsidR="00D6647A" w:rsidRPr="00EC37DE" w:rsidRDefault="00D6647A" w:rsidP="00D6647A">
            <w:pPr>
              <w:keepNext/>
              <w:spacing w:before="120" w:after="60"/>
              <w:rPr>
                <w:rFonts w:asciiTheme="minorHAnsi" w:hAnsiTheme="minorHAnsi"/>
                <w:sz w:val="18"/>
                <w:szCs w:val="18"/>
              </w:rPr>
            </w:pPr>
          </w:p>
        </w:tc>
      </w:tr>
      <w:tr w:rsidR="00D6647A" w:rsidRPr="00A12ED8" w14:paraId="54D40905" w14:textId="77777777" w:rsidTr="00F140A8">
        <w:tblPrEx>
          <w:tblCellMar>
            <w:left w:w="115" w:type="dxa"/>
            <w:right w:w="115" w:type="dxa"/>
          </w:tblCellMar>
        </w:tblPrEx>
        <w:trPr>
          <w:trHeight w:val="288"/>
        </w:trPr>
        <w:tc>
          <w:tcPr>
            <w:tcW w:w="5000" w:type="pct"/>
            <w:gridSpan w:val="4"/>
            <w:vAlign w:val="center"/>
          </w:tcPr>
          <w:p w14:paraId="54D40904" w14:textId="273C1B95"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07" w14:textId="77777777" w:rsidTr="00170608">
        <w:tblPrEx>
          <w:tblCellMar>
            <w:left w:w="115" w:type="dxa"/>
            <w:right w:w="115" w:type="dxa"/>
          </w:tblCellMar>
        </w:tblPrEx>
        <w:trPr>
          <w:trHeight w:val="476"/>
        </w:trPr>
        <w:tc>
          <w:tcPr>
            <w:tcW w:w="5000" w:type="pct"/>
            <w:gridSpan w:val="4"/>
            <w:vAlign w:val="center"/>
          </w:tcPr>
          <w:p w14:paraId="54D40906" w14:textId="77777777" w:rsidR="00D6647A" w:rsidRPr="00EC37DE" w:rsidRDefault="00D6647A"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08" w14:textId="77777777" w:rsidR="00D6647A" w:rsidRDefault="00D6647A" w:rsidP="00D6647A"/>
    <w:p w14:paraId="54D40909" w14:textId="77777777" w:rsidR="00D6647A" w:rsidRPr="009F44CD" w:rsidRDefault="00D6647A" w:rsidP="00D6647A">
      <w:pPr>
        <w:pStyle w:val="Header"/>
        <w:tabs>
          <w:tab w:val="clear" w:pos="4320"/>
          <w:tab w:val="clear" w:pos="8640"/>
          <w:tab w:val="left" w:pos="360"/>
        </w:tabs>
        <w:ind w:left="274" w:hanging="274"/>
        <w:rPr>
          <w:rFonts w:asciiTheme="majorHAnsi" w:hAnsiTheme="majorHAnsi"/>
          <w:b/>
          <w:sz w:val="2"/>
          <w:szCs w:val="2"/>
        </w:rPr>
      </w:pPr>
      <w:r w:rsidRPr="004350BF">
        <w:rPr>
          <w:rFonts w:asciiTheme="majorHAnsi" w:hAnsiTheme="majorHAnsi"/>
          <w:b/>
          <w:sz w:val="2"/>
          <w:szCs w:val="2"/>
        </w:rPr>
        <w:t>243</w:t>
      </w: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5291"/>
        <w:gridCol w:w="4952"/>
        <w:gridCol w:w="13"/>
      </w:tblGrid>
      <w:tr w:rsidR="00D6647A" w:rsidRPr="00EC37DE" w14:paraId="54D4090B" w14:textId="77777777" w:rsidTr="00170608">
        <w:trPr>
          <w:gridAfter w:val="1"/>
          <w:wAfter w:w="6" w:type="pct"/>
          <w:trHeight w:val="206"/>
        </w:trPr>
        <w:tc>
          <w:tcPr>
            <w:tcW w:w="4994" w:type="pct"/>
            <w:gridSpan w:val="3"/>
          </w:tcPr>
          <w:p w14:paraId="54D4090A" w14:textId="20B27361" w:rsidR="00D6647A" w:rsidRPr="00170608" w:rsidRDefault="00D6647A" w:rsidP="00F140A8">
            <w:pPr>
              <w:keepNext/>
              <w:rPr>
                <w:rFonts w:asciiTheme="minorHAnsi" w:hAnsiTheme="minorHAnsi"/>
              </w:rPr>
            </w:pPr>
            <w:r w:rsidRPr="00170608">
              <w:rPr>
                <w:rFonts w:asciiTheme="minorHAnsi" w:hAnsiTheme="minorHAnsi" w:cs="Arial"/>
                <w:b/>
                <w:caps/>
              </w:rPr>
              <w:lastRenderedPageBreak/>
              <w:t xml:space="preserve">E. </w:t>
            </w:r>
            <w:r w:rsidR="00275BA1" w:rsidRPr="00170608">
              <w:rPr>
                <w:rFonts w:asciiTheme="minorHAnsi" w:hAnsiTheme="minorHAnsi"/>
                <w:b/>
              </w:rPr>
              <w:t xml:space="preserve">Weigh </w:t>
            </w:r>
            <w:proofErr w:type="gramStart"/>
            <w:r w:rsidR="00275BA1" w:rsidRPr="00170608">
              <w:rPr>
                <w:rFonts w:asciiTheme="minorHAnsi" w:hAnsiTheme="minorHAnsi"/>
                <w:b/>
              </w:rPr>
              <w:t>In</w:t>
            </w:r>
            <w:proofErr w:type="gramEnd"/>
            <w:r w:rsidR="00275BA1" w:rsidRPr="00170608">
              <w:rPr>
                <w:rFonts w:asciiTheme="minorHAnsi" w:hAnsiTheme="minorHAnsi"/>
                <w:b/>
              </w:rPr>
              <w:t xml:space="preserve"> Charge Procedure – Additional Requirements</w:t>
            </w:r>
          </w:p>
        </w:tc>
      </w:tr>
      <w:tr w:rsidR="00D6647A" w:rsidRPr="00EC37DE" w14:paraId="54D4090E" w14:textId="77777777" w:rsidTr="00170608">
        <w:trPr>
          <w:gridAfter w:val="1"/>
          <w:wAfter w:w="6" w:type="pct"/>
          <w:trHeight w:val="326"/>
        </w:trPr>
        <w:tc>
          <w:tcPr>
            <w:tcW w:w="253" w:type="pct"/>
            <w:vAlign w:val="center"/>
          </w:tcPr>
          <w:p w14:paraId="54D4090C"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90D" w14:textId="5028D21E" w:rsidR="00D6647A" w:rsidRPr="00EC37DE" w:rsidRDefault="00FE3247" w:rsidP="00170608">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D6647A" w:rsidRPr="00EC37DE" w14:paraId="54D40911" w14:textId="77777777" w:rsidTr="00170608">
        <w:trPr>
          <w:gridAfter w:val="1"/>
          <w:wAfter w:w="6" w:type="pct"/>
          <w:trHeight w:val="432"/>
        </w:trPr>
        <w:tc>
          <w:tcPr>
            <w:tcW w:w="253" w:type="pct"/>
            <w:vAlign w:val="center"/>
          </w:tcPr>
          <w:p w14:paraId="54D4090F"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910" w14:textId="77777777"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D6647A" w:rsidRPr="00A12ED8" w14:paraId="54D40915" w14:textId="77777777" w:rsidTr="00583C51">
        <w:tblPrEx>
          <w:tblCellMar>
            <w:left w:w="115" w:type="dxa"/>
            <w:right w:w="115" w:type="dxa"/>
          </w:tblCellMar>
        </w:tblPrEx>
        <w:trPr>
          <w:trHeight w:val="288"/>
        </w:trPr>
        <w:tc>
          <w:tcPr>
            <w:tcW w:w="253" w:type="pct"/>
            <w:vAlign w:val="center"/>
          </w:tcPr>
          <w:p w14:paraId="54D40912" w14:textId="77777777" w:rsidR="00D6647A" w:rsidRPr="00EC37DE" w:rsidRDefault="00D6647A" w:rsidP="00170608">
            <w:pPr>
              <w:keepNext/>
              <w:jc w:val="center"/>
              <w:rPr>
                <w:rFonts w:asciiTheme="minorHAnsi" w:hAnsiTheme="minorHAnsi"/>
                <w:sz w:val="18"/>
                <w:szCs w:val="18"/>
              </w:rPr>
            </w:pPr>
            <w:r w:rsidRPr="00EC37DE">
              <w:rPr>
                <w:rFonts w:asciiTheme="minorHAnsi" w:hAnsiTheme="minorHAnsi"/>
                <w:sz w:val="18"/>
                <w:szCs w:val="18"/>
              </w:rPr>
              <w:t>03</w:t>
            </w:r>
          </w:p>
        </w:tc>
        <w:tc>
          <w:tcPr>
            <w:tcW w:w="2449" w:type="pct"/>
            <w:vAlign w:val="center"/>
          </w:tcPr>
          <w:p w14:paraId="0773697A" w14:textId="77777777" w:rsidR="00D6647A" w:rsidRDefault="00D6647A" w:rsidP="00170608">
            <w:pPr>
              <w:keepNext/>
              <w:rPr>
                <w:rFonts w:asciiTheme="minorHAnsi" w:hAnsiTheme="minorHAnsi"/>
                <w:sz w:val="18"/>
                <w:szCs w:val="18"/>
              </w:rPr>
            </w:pPr>
            <w:r w:rsidRPr="00EC37DE">
              <w:rPr>
                <w:rFonts w:asciiTheme="minorHAnsi" w:hAnsiTheme="minorHAnsi"/>
                <w:sz w:val="18"/>
                <w:szCs w:val="18"/>
              </w:rPr>
              <w:t>Verification Status</w:t>
            </w:r>
            <w:r w:rsidR="00275BA1">
              <w:rPr>
                <w:rFonts w:asciiTheme="minorHAnsi" w:hAnsiTheme="minorHAnsi"/>
                <w:sz w:val="18"/>
                <w:szCs w:val="18"/>
              </w:rPr>
              <w:t>:</w:t>
            </w:r>
          </w:p>
          <w:p w14:paraId="54D40913" w14:textId="6B25D969" w:rsidR="00275BA1" w:rsidRPr="00EC37DE" w:rsidRDefault="00B66DBD"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298" w:type="pct"/>
            <w:gridSpan w:val="2"/>
            <w:vAlign w:val="center"/>
          </w:tcPr>
          <w:p w14:paraId="54D40914" w14:textId="77777777" w:rsidR="00D6647A" w:rsidRPr="00170608" w:rsidRDefault="00D6647A" w:rsidP="00F140A8">
            <w:pPr>
              <w:keepNext/>
              <w:spacing w:before="120" w:after="60"/>
              <w:rPr>
                <w:rFonts w:asciiTheme="minorHAnsi" w:hAnsiTheme="minorHAnsi"/>
                <w:b/>
                <w:sz w:val="18"/>
                <w:szCs w:val="18"/>
              </w:rPr>
            </w:pPr>
          </w:p>
        </w:tc>
      </w:tr>
      <w:tr w:rsidR="00D6647A" w:rsidRPr="00A12ED8" w14:paraId="54D40919" w14:textId="77777777" w:rsidTr="00F140A8">
        <w:tblPrEx>
          <w:tblCellMar>
            <w:left w:w="115" w:type="dxa"/>
            <w:right w:w="115" w:type="dxa"/>
          </w:tblCellMar>
        </w:tblPrEx>
        <w:trPr>
          <w:trHeight w:val="288"/>
        </w:trPr>
        <w:tc>
          <w:tcPr>
            <w:tcW w:w="5000" w:type="pct"/>
            <w:gridSpan w:val="4"/>
            <w:vAlign w:val="center"/>
          </w:tcPr>
          <w:p w14:paraId="54D40918" w14:textId="3AE0A826" w:rsidR="00D6647A" w:rsidRPr="00EC37DE" w:rsidRDefault="00D6647A" w:rsidP="00170608">
            <w:pPr>
              <w:keepNext/>
              <w:rPr>
                <w:rFonts w:asciiTheme="minorHAnsi" w:hAnsiTheme="minorHAnsi"/>
                <w:sz w:val="18"/>
                <w:szCs w:val="18"/>
              </w:rPr>
            </w:pPr>
            <w:r w:rsidRPr="00EC37DE">
              <w:rPr>
                <w:rFonts w:asciiTheme="minorHAnsi" w:hAnsiTheme="minorHAnsi"/>
                <w:sz w:val="18"/>
                <w:szCs w:val="18"/>
              </w:rPr>
              <w:t>Correction Notes:</w:t>
            </w:r>
          </w:p>
        </w:tc>
      </w:tr>
      <w:tr w:rsidR="00D6647A" w:rsidRPr="00A12ED8" w14:paraId="54D4091B" w14:textId="77777777" w:rsidTr="00F140A8">
        <w:tblPrEx>
          <w:tblCellMar>
            <w:left w:w="115" w:type="dxa"/>
            <w:right w:w="115" w:type="dxa"/>
          </w:tblCellMar>
        </w:tblPrEx>
        <w:trPr>
          <w:trHeight w:val="288"/>
        </w:trPr>
        <w:tc>
          <w:tcPr>
            <w:tcW w:w="5000" w:type="pct"/>
            <w:gridSpan w:val="4"/>
            <w:vAlign w:val="center"/>
          </w:tcPr>
          <w:p w14:paraId="54D4091A" w14:textId="77777777" w:rsidR="00D6647A" w:rsidRPr="00EC37DE" w:rsidRDefault="00D6647A" w:rsidP="00D51F70">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91D" w14:textId="77777777" w:rsidR="00D6647A" w:rsidRPr="00DC1986" w:rsidRDefault="00D6647A" w:rsidP="00D6647A">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D6647A" w:rsidRPr="00DF3F73" w14:paraId="54D40920" w14:textId="77777777" w:rsidTr="00F140A8">
        <w:trPr>
          <w:cantSplit/>
          <w:trHeight w:val="432"/>
        </w:trPr>
        <w:tc>
          <w:tcPr>
            <w:tcW w:w="5000" w:type="pct"/>
            <w:gridSpan w:val="2"/>
            <w:vAlign w:val="center"/>
          </w:tcPr>
          <w:p w14:paraId="54D4091E" w14:textId="579F8482" w:rsidR="00D6647A" w:rsidRPr="00170608" w:rsidRDefault="00D6647A"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91F" w14:textId="4FABBC83" w:rsidR="00D6647A" w:rsidRPr="00EC37DE" w:rsidRDefault="00DC1986" w:rsidP="00170608">
            <w:pPr>
              <w:keepNext/>
              <w:rPr>
                <w:rFonts w:asciiTheme="minorHAnsi" w:hAnsiTheme="minorHAnsi"/>
                <w:sz w:val="18"/>
                <w:szCs w:val="18"/>
              </w:rPr>
            </w:pPr>
            <w:r w:rsidRPr="00EC37DE">
              <w:rPr>
                <w:rFonts w:asciiTheme="minorHAnsi" w:hAnsiTheme="minorHAnsi"/>
                <w:sz w:val="18"/>
                <w:szCs w:val="18"/>
              </w:rPr>
              <w:t xml:space="preserve">All applicable sections of this document shall indicate compliance with the specified verification protocol requirements </w:t>
            </w:r>
            <w:proofErr w:type="gramStart"/>
            <w:r w:rsidRPr="00EC37DE">
              <w:rPr>
                <w:rFonts w:asciiTheme="minorHAnsi" w:hAnsiTheme="minorHAnsi"/>
                <w:sz w:val="18"/>
                <w:szCs w:val="18"/>
              </w:rPr>
              <w:t>in order for</w:t>
            </w:r>
            <w:proofErr w:type="gramEnd"/>
            <w:r w:rsidRPr="00EC37DE">
              <w:rPr>
                <w:rFonts w:asciiTheme="minorHAnsi" w:hAnsiTheme="minorHAnsi"/>
                <w:sz w:val="18"/>
                <w:szCs w:val="18"/>
              </w:rPr>
              <w:t xml:space="preserve"> this Certificate of Verification as a whole to be determined to be in compliance.</w:t>
            </w:r>
          </w:p>
        </w:tc>
      </w:tr>
      <w:tr w:rsidR="00D6647A" w:rsidRPr="00DF3F73" w14:paraId="54D40923" w14:textId="77777777" w:rsidTr="00170608">
        <w:trPr>
          <w:cantSplit/>
          <w:trHeight w:val="332"/>
        </w:trPr>
        <w:tc>
          <w:tcPr>
            <w:tcW w:w="253" w:type="pct"/>
            <w:vAlign w:val="center"/>
          </w:tcPr>
          <w:p w14:paraId="54D40921" w14:textId="77777777" w:rsidR="00D6647A" w:rsidRPr="00EC37DE" w:rsidDel="00C76C40" w:rsidRDefault="00D6647A" w:rsidP="00F140A8">
            <w:pPr>
              <w:keepNext/>
              <w:rPr>
                <w:rFonts w:asciiTheme="minorHAnsi" w:hAnsiTheme="minorHAnsi"/>
                <w:sz w:val="18"/>
                <w:szCs w:val="18"/>
              </w:rPr>
            </w:pPr>
            <w:r w:rsidRPr="00EC37DE">
              <w:rPr>
                <w:rFonts w:asciiTheme="minorHAnsi" w:hAnsiTheme="minorHAnsi"/>
                <w:sz w:val="18"/>
                <w:szCs w:val="18"/>
              </w:rPr>
              <w:t>01</w:t>
            </w:r>
          </w:p>
        </w:tc>
        <w:tc>
          <w:tcPr>
            <w:tcW w:w="4747" w:type="pct"/>
            <w:vAlign w:val="center"/>
          </w:tcPr>
          <w:p w14:paraId="54D40922" w14:textId="77777777" w:rsidR="00D6647A" w:rsidRPr="00DF3F73" w:rsidRDefault="00D6647A" w:rsidP="00F140A8">
            <w:pPr>
              <w:keepNext/>
              <w:spacing w:after="60"/>
              <w:rPr>
                <w:rFonts w:asciiTheme="minorHAnsi" w:hAnsiTheme="minorHAnsi"/>
                <w:sz w:val="18"/>
                <w:szCs w:val="18"/>
              </w:rPr>
            </w:pPr>
          </w:p>
        </w:tc>
      </w:tr>
    </w:tbl>
    <w:p w14:paraId="54D40924" w14:textId="52FFE1D5" w:rsidR="001A6B98" w:rsidRDefault="001A6B98"/>
    <w:p w14:paraId="3D878657" w14:textId="77777777" w:rsidR="001A6B98" w:rsidRDefault="001A6B98">
      <w:r>
        <w:br w:type="page"/>
      </w:r>
    </w:p>
    <w:p w14:paraId="4099452F" w14:textId="77777777" w:rsidR="00CD09C8" w:rsidRPr="004350BF" w:rsidRDefault="00CD09C8"/>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1A6B98" w:rsidRPr="000A2B0A" w14:paraId="306EEC2A"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C219C1D"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0A2B0A">
              <w:rPr>
                <w:rFonts w:asciiTheme="minorHAnsi" w:eastAsiaTheme="minorEastAsia" w:hAnsiTheme="minorHAnsi" w:cs="Arial"/>
                <w:b/>
                <w:caps/>
              </w:rPr>
              <w:t>Documentation Author's Declaration Statement</w:t>
            </w:r>
          </w:p>
        </w:tc>
      </w:tr>
      <w:tr w:rsidR="001A6B98" w:rsidRPr="000A2B0A" w14:paraId="434D0200"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A66C2D4" w14:textId="77777777" w:rsidR="001A6B98" w:rsidRPr="000A2B0A" w:rsidRDefault="001A6B98" w:rsidP="001A6B98">
            <w:pPr>
              <w:numPr>
                <w:ilvl w:val="0"/>
                <w:numId w:val="29"/>
              </w:numPr>
              <w:spacing w:after="200" w:line="276" w:lineRule="auto"/>
              <w:ind w:left="271" w:hanging="270"/>
              <w:rPr>
                <w:rFonts w:asciiTheme="minorHAnsi" w:eastAsiaTheme="minorEastAsia" w:hAnsiTheme="minorHAnsi" w:cstheme="minorBidi"/>
              </w:rPr>
            </w:pPr>
            <w:r w:rsidRPr="000A2B0A">
              <w:rPr>
                <w:rFonts w:asciiTheme="minorHAnsi" w:eastAsiaTheme="minorEastAsia" w:hAnsiTheme="minorHAnsi" w:cstheme="minorBidi"/>
              </w:rPr>
              <w:t>I certify that this Certificate of Verification documentation is accurate and complete.</w:t>
            </w:r>
          </w:p>
        </w:tc>
      </w:tr>
      <w:tr w:rsidR="001A6B98" w:rsidRPr="000A2B0A" w14:paraId="34AF4209"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7C52A2AC"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937972D"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Documentation Author Signature:</w:t>
            </w:r>
          </w:p>
        </w:tc>
      </w:tr>
      <w:tr w:rsidR="001A6B98" w:rsidRPr="000A2B0A" w14:paraId="2C9A7686"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42851EF3"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801154A"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Date Signed:</w:t>
            </w:r>
          </w:p>
        </w:tc>
      </w:tr>
      <w:tr w:rsidR="001A6B98" w:rsidRPr="000A2B0A" w14:paraId="114FE29D"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3CC1C6D3"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70F565D0"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CEA/HERS Certification Information (if applicable):</w:t>
            </w:r>
          </w:p>
        </w:tc>
      </w:tr>
      <w:tr w:rsidR="001A6B98" w:rsidRPr="000A2B0A" w14:paraId="26488523" w14:textId="77777777" w:rsidTr="00EA53EB">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B552DD"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0738BA1C" w14:textId="77777777" w:rsidR="001A6B98" w:rsidRPr="000A2B0A" w:rsidRDefault="001A6B98" w:rsidP="00EA53EB">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Phone:</w:t>
            </w:r>
          </w:p>
        </w:tc>
      </w:tr>
      <w:tr w:rsidR="001A6B98" w:rsidRPr="000A2B0A" w14:paraId="716C8087" w14:textId="77777777" w:rsidTr="00EA53EB">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72855B3"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Arial"/>
                <w:b/>
                <w:caps/>
              </w:rPr>
              <w:t xml:space="preserve">Responsible Person's Declaration statement </w:t>
            </w:r>
          </w:p>
        </w:tc>
      </w:tr>
      <w:tr w:rsidR="001A6B98" w:rsidRPr="000A2B0A" w14:paraId="1E99852E" w14:textId="77777777" w:rsidTr="00EA53EB">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A8BA657" w14:textId="77777777" w:rsidR="001A6B98" w:rsidRPr="000A2B0A" w:rsidRDefault="001A6B98" w:rsidP="000A2B0A">
            <w:pPr>
              <w:spacing w:line="276" w:lineRule="auto"/>
              <w:rPr>
                <w:rFonts w:asciiTheme="minorHAnsi" w:eastAsiaTheme="minorEastAsia" w:hAnsiTheme="minorHAnsi" w:cstheme="minorBidi"/>
              </w:rPr>
            </w:pPr>
            <w:r w:rsidRPr="000A2B0A">
              <w:rPr>
                <w:rFonts w:asciiTheme="minorHAnsi" w:eastAsiaTheme="minorEastAsia" w:hAnsiTheme="minorHAnsi" w:cstheme="minorBidi"/>
              </w:rPr>
              <w:t xml:space="preserve">I certify the following under penalty of perjury, under the laws of the State of California: </w:t>
            </w:r>
          </w:p>
          <w:p w14:paraId="0A7935A5" w14:textId="77777777" w:rsidR="001A6B98" w:rsidRPr="000A2B0A" w:rsidRDefault="001A6B98" w:rsidP="000A2B0A">
            <w:pPr>
              <w:numPr>
                <w:ilvl w:val="0"/>
                <w:numId w:val="30"/>
              </w:numPr>
              <w:spacing w:after="200" w:line="276" w:lineRule="auto"/>
              <w:ind w:left="697" w:hanging="270"/>
              <w:contextualSpacing/>
              <w:rPr>
                <w:rFonts w:ascii="Calibri" w:eastAsiaTheme="minorEastAsia" w:hAnsi="Calibri" w:cstheme="minorBidi"/>
              </w:rPr>
            </w:pPr>
            <w:bookmarkStart w:id="0" w:name="_Hlk104562088"/>
            <w:r w:rsidRPr="000A2B0A">
              <w:rPr>
                <w:rFonts w:ascii="Calibri" w:eastAsiaTheme="minorEastAsia" w:hAnsi="Calibri" w:cstheme="minorBidi"/>
              </w:rPr>
              <w:t>The information provided on this Certificate of Verification is true and correct.</w:t>
            </w:r>
          </w:p>
          <w:p w14:paraId="670BACD7" w14:textId="77777777" w:rsidR="001A6B98" w:rsidRPr="000A2B0A" w:rsidRDefault="001A6B98" w:rsidP="000A2B0A">
            <w:pPr>
              <w:numPr>
                <w:ilvl w:val="0"/>
                <w:numId w:val="30"/>
              </w:numPr>
              <w:spacing w:after="200" w:line="276" w:lineRule="auto"/>
              <w:ind w:left="697" w:hanging="270"/>
              <w:contextualSpacing/>
              <w:rPr>
                <w:rFonts w:ascii="Calibri" w:eastAsiaTheme="minorEastAsia" w:hAnsi="Calibri" w:cstheme="minorBidi"/>
              </w:rPr>
            </w:pPr>
            <w:r w:rsidRPr="000A2B0A">
              <w:rPr>
                <w:rFonts w:ascii="Calibri" w:eastAsiaTheme="minorEastAsia" w:hAnsi="Calibri" w:cstheme="minorBidi"/>
              </w:rPr>
              <w:t>I am the certified HERS Rater who performed the verification identified and reported on this Certificate of Verification (responsible rater).</w:t>
            </w:r>
          </w:p>
          <w:p w14:paraId="45F2B342" w14:textId="77777777" w:rsidR="001A6B98" w:rsidRPr="000A2B0A" w:rsidRDefault="001A6B98" w:rsidP="000A2B0A">
            <w:pPr>
              <w:numPr>
                <w:ilvl w:val="0"/>
                <w:numId w:val="30"/>
              </w:numPr>
              <w:spacing w:after="200" w:line="276" w:lineRule="auto"/>
              <w:ind w:left="697" w:hanging="270"/>
              <w:contextualSpacing/>
              <w:rPr>
                <w:rFonts w:ascii="Calibri" w:eastAsiaTheme="minorEastAsia" w:hAnsi="Calibri" w:cstheme="minorBidi"/>
              </w:rPr>
            </w:pPr>
            <w:r w:rsidRPr="000A2B0A">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AD3CE2F" w14:textId="77777777" w:rsidR="001A6B98" w:rsidRPr="000A2B0A" w:rsidRDefault="001A6B98" w:rsidP="000A2B0A">
            <w:pPr>
              <w:numPr>
                <w:ilvl w:val="0"/>
                <w:numId w:val="30"/>
              </w:numPr>
              <w:spacing w:after="200" w:line="276" w:lineRule="auto"/>
              <w:ind w:left="697" w:hanging="270"/>
              <w:contextualSpacing/>
              <w:rPr>
                <w:rFonts w:ascii="Calibri" w:eastAsiaTheme="minorEastAsia" w:hAnsi="Calibri" w:cstheme="minorBidi"/>
              </w:rPr>
            </w:pPr>
            <w:r w:rsidRPr="000A2B0A">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A99A76E" w14:textId="77777777" w:rsidR="001A6B98" w:rsidRPr="000A2B0A" w:rsidRDefault="001A6B98" w:rsidP="000A2B0A">
            <w:pPr>
              <w:numPr>
                <w:ilvl w:val="0"/>
                <w:numId w:val="30"/>
              </w:numPr>
              <w:spacing w:after="200" w:line="276" w:lineRule="auto"/>
              <w:ind w:left="697" w:hanging="270"/>
              <w:contextualSpacing/>
              <w:rPr>
                <w:rFonts w:ascii="Calibri" w:eastAsiaTheme="minorEastAsia" w:hAnsi="Calibri" w:cstheme="minorBidi"/>
              </w:rPr>
            </w:pPr>
            <w:r w:rsidRPr="000A2B0A">
              <w:rPr>
                <w:rFonts w:ascii="Calibri" w:eastAsiaTheme="minorEastAsia" w:hAnsi="Calibri" w:cstheme="minorBidi"/>
              </w:rPr>
              <w:t xml:space="preserve">I </w:t>
            </w:r>
            <w:bookmarkStart w:id="1" w:name="_Hlk104572720"/>
            <w:r w:rsidRPr="000A2B0A">
              <w:rPr>
                <w:rFonts w:ascii="Calibri" w:eastAsiaTheme="minorEastAsia" w:hAnsi="Calibri" w:cstheme="minorBidi"/>
              </w:rPr>
              <w:t>understand</w:t>
            </w:r>
            <w:bookmarkEnd w:id="1"/>
            <w:r w:rsidRPr="000A2B0A">
              <w:rPr>
                <w:rFonts w:ascii="Calibri" w:eastAsiaTheme="minorEastAsia" w:hAnsi="Calibri" w:cstheme="minorBidi"/>
              </w:rPr>
              <w:t xml:space="preserve"> that a registered copy of this Certificate of Verification shall be </w:t>
            </w:r>
            <w:proofErr w:type="gramStart"/>
            <w:r w:rsidRPr="000A2B0A">
              <w:rPr>
                <w:rFonts w:ascii="Calibri" w:eastAsiaTheme="minorEastAsia" w:hAnsi="Calibri" w:cstheme="minorBidi"/>
              </w:rPr>
              <w:t>posted, or</w:t>
            </w:r>
            <w:proofErr w:type="gramEnd"/>
            <w:r w:rsidRPr="000A2B0A">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73B9164D" w14:textId="77777777" w:rsidR="001A6B98" w:rsidRPr="000A2B0A" w:rsidRDefault="001A6B98" w:rsidP="000A2B0A">
            <w:pPr>
              <w:numPr>
                <w:ilvl w:val="0"/>
                <w:numId w:val="30"/>
              </w:numPr>
              <w:spacing w:after="200" w:line="276" w:lineRule="auto"/>
              <w:ind w:left="697" w:hanging="270"/>
              <w:contextualSpacing/>
              <w:rPr>
                <w:rFonts w:asciiTheme="minorHAnsi" w:eastAsiaTheme="minorEastAsia" w:hAnsiTheme="minorHAnsi" w:cstheme="minorBidi"/>
              </w:rPr>
            </w:pPr>
            <w:bookmarkStart w:id="2" w:name="_Hlk104572805"/>
            <w:r w:rsidRPr="000A2B0A">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1A6B98" w:rsidRPr="000A2B0A" w14:paraId="757F0572" w14:textId="77777777" w:rsidTr="00EA53EB">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296FD46"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0A2B0A">
              <w:rPr>
                <w:rFonts w:asciiTheme="minorHAnsi" w:eastAsiaTheme="minorEastAsia" w:hAnsiTheme="minorHAnsi" w:cs="Arial"/>
                <w:b/>
                <w:caps/>
              </w:rPr>
              <w:t>BUILDER OR INSTALLER INFORMATION AS SHOWN ON THE CERTIFICATE OF INSTALLATION</w:t>
            </w:r>
          </w:p>
        </w:tc>
      </w:tr>
      <w:tr w:rsidR="001A6B98" w:rsidRPr="000A2B0A" w14:paraId="2FC156E2"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500EE43"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theme="minorBidi"/>
              </w:rPr>
              <w:t>Company Name (Installing Subcontractor, General Contractor, or Builder/Owner):</w:t>
            </w:r>
          </w:p>
        </w:tc>
      </w:tr>
      <w:tr w:rsidR="001A6B98" w:rsidRPr="000A2B0A" w14:paraId="3E342594" w14:textId="77777777" w:rsidTr="00EA53EB">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72EEE13" w14:textId="77777777" w:rsidR="001A6B98" w:rsidRPr="000A2B0A" w:rsidRDefault="001A6B98"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701DCD" w14:textId="77777777" w:rsidR="001A6B98" w:rsidRPr="000A2B0A" w:rsidRDefault="001A6B98" w:rsidP="00EA53EB">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theme="minorBidi"/>
              </w:rPr>
              <w:t>CSLB License:</w:t>
            </w:r>
          </w:p>
        </w:tc>
      </w:tr>
      <w:tr w:rsidR="001A6B98" w:rsidRPr="000A2B0A" w14:paraId="1946B9B6"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1926C04" w14:textId="77777777" w:rsidR="001A6B98" w:rsidRPr="000A2B0A" w:rsidRDefault="001A6B98"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Arial"/>
                <w:b/>
                <w:caps/>
              </w:rPr>
              <w:t>HERS PROVIDER DATA REGISTRY INFORMATION</w:t>
            </w:r>
          </w:p>
        </w:tc>
      </w:tr>
      <w:tr w:rsidR="001A6B98" w:rsidRPr="000A2B0A" w14:paraId="394C340B"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4F3017"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theme="minorBidi"/>
              </w:rPr>
              <w:t>Sample Group Number (if applicable):</w:t>
            </w:r>
          </w:p>
          <w:p w14:paraId="7DF4CC4D"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4EA008"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0A2B0A">
              <w:rPr>
                <w:rFonts w:asciiTheme="minorHAnsi" w:eastAsiaTheme="minorEastAsia" w:hAnsiTheme="minorHAnsi" w:cstheme="minorBidi"/>
              </w:rPr>
              <w:t>Dwelling Test Status in Sample Group (if applicable):</w:t>
            </w:r>
          </w:p>
          <w:p w14:paraId="6A5E28B2" w14:textId="77777777" w:rsidR="001A6B98" w:rsidRPr="000A2B0A" w:rsidRDefault="001A6B98" w:rsidP="00EA53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1A6B98" w:rsidRPr="000A2B0A" w14:paraId="204D6862" w14:textId="77777777" w:rsidTr="00EA53EB">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B755BBE" w14:textId="77777777" w:rsidR="001A6B98" w:rsidRPr="000A2B0A" w:rsidRDefault="001A6B98"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Arial"/>
                <w:b/>
                <w:caps/>
              </w:rPr>
              <w:t>HERS RATER INFORMATION</w:t>
            </w:r>
          </w:p>
        </w:tc>
      </w:tr>
      <w:tr w:rsidR="001A6B98" w:rsidRPr="000A2B0A" w14:paraId="103B0E8F" w14:textId="77777777" w:rsidTr="00EA53EB">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AA41B4" w14:textId="77777777" w:rsidR="001A6B98" w:rsidRPr="000A2B0A" w:rsidRDefault="001A6B98"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theme="minorBidi"/>
              </w:rPr>
              <w:t>HERS Rater Company Name:</w:t>
            </w:r>
          </w:p>
          <w:p w14:paraId="22A788E2" w14:textId="77777777" w:rsidR="001A6B98" w:rsidRPr="000A2B0A" w:rsidRDefault="001A6B98" w:rsidP="00EA53EB">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1A6B98" w:rsidRPr="000A2B0A" w14:paraId="37502BD8"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AA503A" w14:textId="77777777" w:rsidR="001A6B98" w:rsidRPr="000A2B0A" w:rsidRDefault="001A6B98"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D49776" w14:textId="77777777" w:rsidR="001A6B98" w:rsidRPr="000A2B0A" w:rsidRDefault="001A6B98"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0A2B0A">
              <w:rPr>
                <w:rFonts w:asciiTheme="minorHAnsi" w:eastAsiaTheme="minorEastAsia" w:hAnsiTheme="minorHAnsi" w:cstheme="minorBidi"/>
              </w:rPr>
              <w:t>Responsible Rater Signature:</w:t>
            </w:r>
          </w:p>
          <w:p w14:paraId="7AC37443" w14:textId="77777777" w:rsidR="001A6B98" w:rsidRPr="000A2B0A" w:rsidRDefault="001A6B98"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1A6B98" w:rsidRPr="000A2B0A" w14:paraId="6736DEE7" w14:textId="77777777" w:rsidTr="00EA53EB">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AEE0E7" w14:textId="77777777" w:rsidR="001A6B98" w:rsidRPr="000A2B0A" w:rsidRDefault="001A6B98"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F6B2D1" w14:textId="77777777" w:rsidR="001A6B98" w:rsidRPr="000A2B0A" w:rsidRDefault="001A6B98" w:rsidP="00EA53EB">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0A2B0A">
              <w:rPr>
                <w:rFonts w:asciiTheme="minorHAnsi" w:eastAsiaTheme="minorEastAsia" w:hAnsiTheme="minorHAnsi" w:cstheme="minorBidi"/>
              </w:rPr>
              <w:t>Date Signed:</w:t>
            </w:r>
          </w:p>
        </w:tc>
      </w:tr>
    </w:tbl>
    <w:p w14:paraId="3E0B971A" w14:textId="77777777" w:rsidR="00275BA1" w:rsidRDefault="00275BA1">
      <w:r>
        <w:br w:type="page"/>
      </w:r>
    </w:p>
    <w:p w14:paraId="54D40954" w14:textId="77777777" w:rsidR="00786D26" w:rsidRPr="004350BF" w:rsidRDefault="00786D26" w:rsidP="00075B8A">
      <w:pPr>
        <w:pStyle w:val="Header"/>
        <w:tabs>
          <w:tab w:val="clear" w:pos="4320"/>
          <w:tab w:val="clear" w:pos="8640"/>
          <w:tab w:val="left" w:pos="360"/>
        </w:tabs>
        <w:rPr>
          <w:rFonts w:ascii="Calibri" w:hAnsi="Calibri"/>
          <w:sz w:val="24"/>
          <w:szCs w:val="2"/>
        </w:rPr>
        <w:sectPr w:rsidR="00786D26" w:rsidRPr="004350BF" w:rsidSect="00D51F70">
          <w:headerReference w:type="default" r:id="rId11"/>
          <w:footerReference w:type="default" r:id="rId12"/>
          <w:pgSz w:w="12240" w:h="15840" w:code="1"/>
          <w:pgMar w:top="720" w:right="720" w:bottom="720" w:left="720" w:header="432" w:footer="432" w:gutter="0"/>
          <w:cols w:space="720"/>
          <w:docGrid w:linePitch="272"/>
        </w:sectPr>
      </w:pPr>
    </w:p>
    <w:p w14:paraId="54D40956" w14:textId="6E768688" w:rsidR="00786D26" w:rsidRPr="004350BF" w:rsidRDefault="00275BA1" w:rsidP="00170608">
      <w:pPr>
        <w:jc w:val="center"/>
        <w:rPr>
          <w:rFonts w:ascii="Calibri" w:hAnsi="Calibri"/>
          <w:sz w:val="24"/>
          <w:szCs w:val="2"/>
        </w:rPr>
      </w:pPr>
      <w:r w:rsidRPr="00170608">
        <w:rPr>
          <w:rFonts w:ascii="Calibri" w:hAnsi="Calibri"/>
          <w:b/>
          <w:szCs w:val="2"/>
        </w:rPr>
        <w:lastRenderedPageBreak/>
        <w:t>CF3R-MCH-25c-H User Instructions</w:t>
      </w:r>
    </w:p>
    <w:p w14:paraId="54D40957" w14:textId="77777777" w:rsidR="00786D26" w:rsidRPr="00170608" w:rsidRDefault="00786D26" w:rsidP="00272FAE">
      <w:pPr>
        <w:rPr>
          <w:rFonts w:ascii="Calibri" w:hAnsi="Calibri"/>
          <w:sz w:val="18"/>
          <w:szCs w:val="18"/>
        </w:rPr>
      </w:pPr>
    </w:p>
    <w:p w14:paraId="54D40958" w14:textId="74B7E428"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Section A. System Information</w:t>
      </w:r>
    </w:p>
    <w:p w14:paraId="54D4095A" w14:textId="796C3BC9"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B" w14:textId="136D654F"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C" w14:textId="3F2030A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D" w14:textId="43A28CA5"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E" w14:textId="56E9B1D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5F" w14:textId="1732DFF6"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54D40960" w14:textId="24C6452A"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 Choose the type of refrigerant used by the system being verified. R-22 and R-410A are the most common, but other types may occasionally be encountered.</w:t>
      </w:r>
    </w:p>
    <w:p w14:paraId="54D40961" w14:textId="399EE4B2"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170608">
        <w:rPr>
          <w:rFonts w:asciiTheme="minorHAnsi" w:hAnsiTheme="minorHAnsi"/>
          <w:sz w:val="18"/>
          <w:szCs w:val="18"/>
        </w:rPr>
        <w:t>Puron</w:t>
      </w:r>
      <w:proofErr w:type="spellEnd"/>
      <w:r w:rsidRPr="00170608">
        <w:rPr>
          <w:rFonts w:asciiTheme="minorHAnsi" w:hAnsiTheme="minorHAnsi"/>
          <w:sz w:val="18"/>
          <w:szCs w:val="18"/>
        </w:rPr>
        <w:t xml:space="preserve">, </w:t>
      </w:r>
      <w:proofErr w:type="spellStart"/>
      <w:r w:rsidRPr="00170608">
        <w:rPr>
          <w:rFonts w:asciiTheme="minorHAnsi" w:hAnsiTheme="minorHAnsi"/>
          <w:sz w:val="18"/>
          <w:szCs w:val="18"/>
        </w:rPr>
        <w:t>Genetron</w:t>
      </w:r>
      <w:proofErr w:type="spellEnd"/>
      <w:r w:rsidRPr="00170608">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w:t>
      </w:r>
    </w:p>
    <w:p w14:paraId="24C874BE" w14:textId="438D43B2" w:rsidR="006A6F04" w:rsidRDefault="00B260DC" w:rsidP="00675192">
      <w:pPr>
        <w:pStyle w:val="ListParagraph"/>
        <w:numPr>
          <w:ilvl w:val="0"/>
          <w:numId w:val="12"/>
        </w:numPr>
        <w:rPr>
          <w:rFonts w:asciiTheme="minorHAnsi" w:hAnsiTheme="minorHAnsi"/>
          <w:sz w:val="18"/>
          <w:szCs w:val="18"/>
        </w:rPr>
      </w:pPr>
      <w:r>
        <w:rPr>
          <w:rFonts w:asciiTheme="minorHAnsi" w:hAnsiTheme="minorHAnsi"/>
          <w:sz w:val="18"/>
          <w:szCs w:val="18"/>
        </w:rPr>
        <w:t xml:space="preserve">This information is automatically pulled from the Certificate of Installation (CF2R-MCH-25). </w:t>
      </w:r>
      <w:r w:rsidR="006A6F04">
        <w:rPr>
          <w:rFonts w:asciiTheme="minorHAnsi" w:hAnsiTheme="minorHAnsi"/>
          <w:sz w:val="18"/>
          <w:szCs w:val="18"/>
        </w:rPr>
        <w:t>If applicable, a liquid line filter drier shall be installed according to the manufacturer’s specifications.</w:t>
      </w:r>
    </w:p>
    <w:p w14:paraId="54D40962" w14:textId="39AC4D80"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170608">
        <w:rPr>
          <w:rFonts w:asciiTheme="minorHAnsi" w:hAnsiTheme="minorHAnsi"/>
          <w:sz w:val="18"/>
          <w:szCs w:val="18"/>
        </w:rPr>
        <w:t>rater</w:t>
      </w:r>
      <w:proofErr w:type="gramEnd"/>
      <w:r w:rsidRPr="00170608">
        <w:rPr>
          <w:rFonts w:asciiTheme="minorHAnsi" w:hAnsiTheme="minorHAnsi"/>
          <w:sz w:val="18"/>
          <w:szCs w:val="18"/>
        </w:rPr>
        <w:t xml:space="preserve"> but it will be flagged as a possible fail. Indicate whether the HVAC system is Completely New, Replacement or an Alteration.</w:t>
      </w:r>
    </w:p>
    <w:p w14:paraId="54D40963" w14:textId="7F1BDDF8"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BE4F44">
        <w:rPr>
          <w:rFonts w:asciiTheme="minorHAnsi" w:hAnsiTheme="minorHAnsi"/>
          <w:sz w:val="18"/>
          <w:szCs w:val="18"/>
        </w:rPr>
        <w:t>Fault Indicator Display</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Qualifying </w:t>
      </w:r>
      <w:r w:rsidR="00BE4F44">
        <w:rPr>
          <w:rFonts w:asciiTheme="minorHAnsi" w:hAnsiTheme="minorHAnsi"/>
          <w:sz w:val="18"/>
          <w:szCs w:val="18"/>
        </w:rPr>
        <w:t>FID</w:t>
      </w:r>
      <w:r w:rsidRPr="00170608">
        <w:rPr>
          <w:rFonts w:asciiTheme="minorHAnsi" w:hAnsiTheme="minorHAnsi"/>
          <w:sz w:val="18"/>
          <w:szCs w:val="18"/>
        </w:rPr>
        <w:t xml:space="preserve">’s may exempt a system from HERS refrigerant charge verification. </w:t>
      </w:r>
      <w:proofErr w:type="gramStart"/>
      <w:r w:rsidR="00BE4F44">
        <w:rPr>
          <w:rFonts w:asciiTheme="minorHAnsi" w:hAnsiTheme="minorHAnsi"/>
          <w:sz w:val="18"/>
          <w:szCs w:val="18"/>
        </w:rPr>
        <w:t>FID</w:t>
      </w:r>
      <w:r w:rsidRPr="00170608">
        <w:rPr>
          <w:rFonts w:asciiTheme="minorHAnsi" w:hAnsiTheme="minorHAnsi"/>
          <w:sz w:val="18"/>
          <w:szCs w:val="18"/>
        </w:rPr>
        <w:t>’s</w:t>
      </w:r>
      <w:proofErr w:type="gramEnd"/>
      <w:r w:rsidRPr="00170608">
        <w:rPr>
          <w:rFonts w:asciiTheme="minorHAnsi" w:hAnsiTheme="minorHAnsi"/>
          <w:sz w:val="18"/>
          <w:szCs w:val="18"/>
        </w:rPr>
        <w:t xml:space="preserve"> are described in Joint Appendix JA6.1. </w:t>
      </w:r>
      <w:r w:rsidR="00B87A6E" w:rsidRPr="00170608">
        <w:rPr>
          <w:rFonts w:asciiTheme="minorHAnsi" w:hAnsiTheme="minorHAnsi"/>
          <w:sz w:val="18"/>
          <w:szCs w:val="18"/>
        </w:rPr>
        <w:t>Qualifying</w:t>
      </w:r>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’s must appear on a list of approved devices kept by the Commission. If installed system does not match the description here, it fails. Note: Installation of </w:t>
      </w:r>
      <w:proofErr w:type="gramStart"/>
      <w:r w:rsidRPr="00170608">
        <w:rPr>
          <w:rFonts w:asciiTheme="minorHAnsi" w:hAnsiTheme="minorHAnsi"/>
          <w:sz w:val="18"/>
          <w:szCs w:val="18"/>
        </w:rPr>
        <w:t>a</w:t>
      </w:r>
      <w:proofErr w:type="gramEnd"/>
      <w:r w:rsidRPr="00170608">
        <w:rPr>
          <w:rFonts w:asciiTheme="minorHAnsi" w:hAnsiTheme="minorHAnsi"/>
          <w:sz w:val="18"/>
          <w:szCs w:val="18"/>
        </w:rPr>
        <w:t xml:space="preserve"> </w:t>
      </w:r>
      <w:r w:rsidR="00BE4F44">
        <w:rPr>
          <w:rFonts w:asciiTheme="minorHAnsi" w:hAnsiTheme="minorHAnsi"/>
          <w:sz w:val="18"/>
          <w:szCs w:val="18"/>
        </w:rPr>
        <w:t>FID</w:t>
      </w:r>
      <w:r w:rsidRPr="00170608">
        <w:rPr>
          <w:rFonts w:asciiTheme="minorHAnsi" w:hAnsiTheme="minorHAnsi"/>
          <w:sz w:val="18"/>
          <w:szCs w:val="18"/>
        </w:rPr>
        <w:t xml:space="preserve"> does not exempt the installer from proper refrigerant charge verification. It may only exempt the need for third party refrigerant charge verification. Third party verification of the </w:t>
      </w:r>
      <w:r w:rsidR="00BE4F44">
        <w:rPr>
          <w:rFonts w:asciiTheme="minorHAnsi" w:hAnsiTheme="minorHAnsi"/>
          <w:sz w:val="18"/>
          <w:szCs w:val="18"/>
        </w:rPr>
        <w:t>FID</w:t>
      </w:r>
      <w:r w:rsidRPr="00170608">
        <w:rPr>
          <w:rFonts w:asciiTheme="minorHAnsi" w:hAnsiTheme="minorHAnsi"/>
          <w:sz w:val="18"/>
          <w:szCs w:val="18"/>
        </w:rPr>
        <w:t xml:space="preserve"> is required. Other requirements may also be triggered.</w:t>
      </w:r>
    </w:p>
    <w:p w14:paraId="54D40964" w14:textId="657B353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4D40965" w14:textId="49976C33"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w:t>
      </w:r>
      <w:r w:rsidR="003B75F0">
        <w:rPr>
          <w:rFonts w:asciiTheme="minorHAnsi" w:hAnsiTheme="minorHAnsi"/>
          <w:sz w:val="18"/>
          <w:szCs w:val="18"/>
        </w:rPr>
        <w:t>.</w:t>
      </w:r>
      <w:r w:rsidRPr="00170608">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w:t>
      </w:r>
      <w:del w:id="3" w:author="Alhabibi, Haider@Energy" w:date="2022-06-08T15:09:00Z">
        <w:r w:rsidRPr="00170608" w:rsidDel="00462DA3">
          <w:rPr>
            <w:rFonts w:asciiTheme="minorHAnsi" w:hAnsiTheme="minorHAnsi"/>
            <w:sz w:val="18"/>
            <w:szCs w:val="18"/>
          </w:rPr>
          <w:delText xml:space="preserve">or Winter Setup Verification </w:delText>
        </w:r>
      </w:del>
      <w:r w:rsidRPr="00170608">
        <w:rPr>
          <w:rFonts w:asciiTheme="minorHAnsi" w:hAnsiTheme="minorHAnsi"/>
          <w:sz w:val="18"/>
          <w:szCs w:val="18"/>
        </w:rPr>
        <w:t>procedures). Examples of systems that may not meet this description are “mini splits” or variable refrigerant flow systems that may only be charged using weigh-in procedures. Selecting “No” here may subject the project to additional scrutiny.</w:t>
      </w:r>
    </w:p>
    <w:p w14:paraId="54D40966" w14:textId="7777777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HERS rater to input date of their refrigerant charge verification.</w:t>
      </w:r>
    </w:p>
    <w:p w14:paraId="54D40967" w14:textId="2277C73C"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is to have selected the refrigerant charge verification method used from the choices provided:</w:t>
      </w:r>
    </w:p>
    <w:p w14:paraId="54D40968" w14:textId="1515428A"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Superheat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fixed orifice refrigerant metering devices (non-variable metering devices). This method is detailed in Reference Appendix RA3.2.2.6.1. Systems verified using this method may be eligible for HERS verification compliance using Group Sampling. Choosing this option will generate a CF2R-MCH-25a.</w:t>
      </w:r>
    </w:p>
    <w:p w14:paraId="54D40969" w14:textId="3B93F44C"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Subcooling (outdoor temperature must be ≥ 55</w:t>
      </w:r>
      <w:r w:rsidR="00333C8B">
        <w:rPr>
          <w:rFonts w:asciiTheme="minorHAnsi" w:hAnsiTheme="minorHAnsi"/>
          <w:sz w:val="18"/>
          <w:szCs w:val="18"/>
        </w:rPr>
        <w:t>°</w:t>
      </w:r>
      <w:r w:rsidRPr="00170608">
        <w:rPr>
          <w:rFonts w:asciiTheme="minorHAnsi" w:hAnsiTheme="minorHAnsi"/>
          <w:sz w:val="18"/>
          <w:szCs w:val="18"/>
        </w:rPr>
        <w:t xml:space="preserve">F); </w:t>
      </w:r>
      <w:r w:rsidR="003B75F0">
        <w:rPr>
          <w:rFonts w:asciiTheme="minorHAnsi" w:hAnsiTheme="minorHAnsi"/>
          <w:sz w:val="18"/>
          <w:szCs w:val="18"/>
        </w:rPr>
        <w:t>t</w:t>
      </w:r>
      <w:r w:rsidRPr="00170608">
        <w:rPr>
          <w:rFonts w:asciiTheme="minorHAnsi" w:hAnsiTheme="minorHAnsi"/>
          <w:sz w:val="18"/>
          <w:szCs w:val="18"/>
        </w:rPr>
        <w:t>his verification method can only be used when the outdoor temperature is at or above 55</w:t>
      </w:r>
      <w:r w:rsidR="00333C8B">
        <w:rPr>
          <w:rFonts w:asciiTheme="minorHAnsi" w:hAnsiTheme="minorHAnsi"/>
          <w:sz w:val="18"/>
          <w:szCs w:val="18"/>
        </w:rPr>
        <w:t>°</w:t>
      </w:r>
      <w:r w:rsidRPr="00170608">
        <w:rPr>
          <w:rFonts w:asciiTheme="minorHAnsi" w:hAnsiTheme="minorHAnsi"/>
          <w:sz w:val="18"/>
          <w:szCs w:val="18"/>
        </w:rPr>
        <w:t>F. It is only used on systems with variable metering devices (TXV or EXV). This method is detailed in Reference Appendix RA3.2.2.6.2. Systems verified using this method may be eligible for HERS verification compliance using Group Sampling.  Choosing this option will generate a CF2R-MCH-25b.</w:t>
      </w:r>
    </w:p>
    <w:p w14:paraId="54D4096A" w14:textId="29D52E29"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t xml:space="preserve">Weigh-in; </w:t>
      </w:r>
      <w:r w:rsidR="003B75F0">
        <w:rPr>
          <w:rFonts w:asciiTheme="minorHAnsi" w:hAnsiTheme="minorHAnsi"/>
          <w:sz w:val="18"/>
          <w:szCs w:val="18"/>
        </w:rPr>
        <w:t>t</w:t>
      </w:r>
      <w:r w:rsidRPr="00170608">
        <w:rPr>
          <w:rFonts w:asciiTheme="minorHAnsi" w:hAnsiTheme="minorHAnsi"/>
          <w:sz w:val="18"/>
          <w:szCs w:val="18"/>
        </w:rPr>
        <w:t>his verification method can be used by the installer 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4D4096B" w14:textId="4F91F63F" w:rsidR="00675192" w:rsidRPr="00170608" w:rsidDel="00462DA3" w:rsidRDefault="00675192" w:rsidP="00675192">
      <w:pPr>
        <w:pStyle w:val="ListParagraph"/>
        <w:numPr>
          <w:ilvl w:val="0"/>
          <w:numId w:val="18"/>
        </w:numPr>
        <w:spacing w:after="60"/>
        <w:ind w:left="1080"/>
        <w:rPr>
          <w:del w:id="4" w:author="Alhabibi, Haider@Energy" w:date="2022-06-08T15:09:00Z"/>
          <w:rFonts w:asciiTheme="minorHAnsi" w:hAnsiTheme="minorHAnsi"/>
          <w:sz w:val="18"/>
          <w:szCs w:val="18"/>
        </w:rPr>
      </w:pPr>
      <w:del w:id="5" w:author="Alhabibi, Haider@Energy" w:date="2022-06-08T15:09:00Z">
        <w:r w:rsidRPr="00170608" w:rsidDel="00462DA3">
          <w:rPr>
            <w:rFonts w:asciiTheme="minorHAnsi" w:hAnsiTheme="minorHAnsi"/>
            <w:sz w:val="18"/>
            <w:szCs w:val="18"/>
          </w:rPr>
          <w:delText>Winter Setup (applicable when outdoor temperature is &lt; 55</w:delText>
        </w:r>
        <w:r w:rsidR="00333C8B" w:rsidDel="00462DA3">
          <w:rPr>
            <w:rFonts w:asciiTheme="minorHAnsi" w:hAnsiTheme="minorHAnsi"/>
            <w:sz w:val="18"/>
            <w:szCs w:val="18"/>
          </w:rPr>
          <w:delText>°</w:delText>
        </w:r>
        <w:r w:rsidRPr="00170608" w:rsidDel="00462DA3">
          <w:rPr>
            <w:rFonts w:asciiTheme="minorHAnsi" w:hAnsiTheme="minorHAnsi"/>
            <w:sz w:val="18"/>
            <w:szCs w:val="18"/>
          </w:rPr>
          <w:delText xml:space="preserve">F); </w:delText>
        </w:r>
        <w:r w:rsidR="003B75F0" w:rsidDel="00462DA3">
          <w:rPr>
            <w:rFonts w:asciiTheme="minorHAnsi" w:hAnsiTheme="minorHAnsi"/>
            <w:sz w:val="18"/>
            <w:szCs w:val="18"/>
          </w:rPr>
          <w:delText>t</w:delText>
        </w:r>
        <w:r w:rsidRPr="00170608" w:rsidDel="00462DA3">
          <w:rPr>
            <w:rFonts w:asciiTheme="minorHAnsi" w:hAnsiTheme="minorHAnsi"/>
            <w:sz w:val="18"/>
            <w:szCs w:val="18"/>
          </w:rPr>
          <w:delText>he Winter Setup verification method is a special version of the Subcooling method. It can be used when the outdoor temperature is between 37</w:delText>
        </w:r>
        <w:r w:rsidR="00333C8B" w:rsidDel="00462DA3">
          <w:rPr>
            <w:rFonts w:asciiTheme="minorHAnsi" w:hAnsiTheme="minorHAnsi"/>
            <w:sz w:val="18"/>
            <w:szCs w:val="18"/>
          </w:rPr>
          <w:delText>°F</w:delText>
        </w:r>
        <w:r w:rsidRPr="00170608" w:rsidDel="00462DA3">
          <w:rPr>
            <w:rFonts w:asciiTheme="minorHAnsi" w:hAnsiTheme="minorHAnsi"/>
            <w:sz w:val="18"/>
            <w:szCs w:val="18"/>
          </w:rPr>
          <w:delText xml:space="preserve"> and 55</w:delText>
        </w:r>
        <w:r w:rsidR="00333C8B" w:rsidDel="00462DA3">
          <w:rPr>
            <w:rFonts w:asciiTheme="minorHAnsi" w:hAnsiTheme="minorHAnsi"/>
            <w:sz w:val="18"/>
            <w:szCs w:val="18"/>
          </w:rPr>
          <w:delText>°</w:delText>
        </w:r>
        <w:r w:rsidRPr="00170608" w:rsidDel="00462DA3">
          <w:rPr>
            <w:rFonts w:asciiTheme="minorHAnsi" w:hAnsiTheme="minorHAnsi"/>
            <w:sz w:val="18"/>
            <w:szCs w:val="18"/>
          </w:rPr>
          <w:delText>F. It can only be used on equipment where the manufacturer has specifically approved it for the equipment being tested. The Winter Setup procedure is details in Residential Appendix RA1.2. Choosing this option will generate a CF2R-MCH-25e.</w:delText>
        </w:r>
      </w:del>
    </w:p>
    <w:p w14:paraId="54D4096C" w14:textId="45DD0C82" w:rsidR="00675192" w:rsidRPr="00170608" w:rsidRDefault="00675192" w:rsidP="00675192">
      <w:pPr>
        <w:pStyle w:val="ListParagraph"/>
        <w:numPr>
          <w:ilvl w:val="0"/>
          <w:numId w:val="18"/>
        </w:numPr>
        <w:spacing w:after="60"/>
        <w:ind w:left="1080"/>
        <w:rPr>
          <w:rFonts w:asciiTheme="minorHAnsi" w:hAnsiTheme="minorHAnsi"/>
          <w:sz w:val="18"/>
          <w:szCs w:val="18"/>
        </w:rPr>
      </w:pPr>
      <w:r w:rsidRPr="00170608">
        <w:rPr>
          <w:rFonts w:asciiTheme="minorHAnsi" w:hAnsiTheme="minorHAnsi"/>
          <w:sz w:val="18"/>
          <w:szCs w:val="18"/>
        </w:rPr>
        <w:lastRenderedPageBreak/>
        <w:t xml:space="preserve">New Package Unit Factory </w:t>
      </w:r>
      <w:proofErr w:type="gramStart"/>
      <w:r w:rsidRPr="00170608">
        <w:rPr>
          <w:rFonts w:asciiTheme="minorHAnsi" w:hAnsiTheme="minorHAnsi"/>
          <w:sz w:val="18"/>
          <w:szCs w:val="18"/>
        </w:rPr>
        <w:t>Charge;</w:t>
      </w:r>
      <w:proofErr w:type="gramEnd"/>
      <w:r w:rsidRPr="00170608">
        <w:rPr>
          <w:rFonts w:asciiTheme="minorHAnsi" w:hAnsiTheme="minorHAnsi"/>
          <w:sz w:val="18"/>
          <w:szCs w:val="18"/>
        </w:rPr>
        <w:t xml:space="preserve"> </w:t>
      </w:r>
      <w:r w:rsidR="003B75F0">
        <w:rPr>
          <w:rFonts w:asciiTheme="minorHAnsi" w:hAnsiTheme="minorHAnsi"/>
          <w:sz w:val="18"/>
          <w:szCs w:val="18"/>
        </w:rPr>
        <w:t>t</w:t>
      </w:r>
      <w:r w:rsidRPr="00170608">
        <w:rPr>
          <w:rFonts w:asciiTheme="minorHAnsi" w:hAnsiTheme="minorHAnsi"/>
          <w:sz w:val="18"/>
          <w:szCs w:val="18"/>
        </w:rPr>
        <w:t>he installer should choose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4D4096D" w14:textId="34E20937"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4D4096E" w14:textId="0C6150C5" w:rsidR="00675192" w:rsidRPr="00170608" w:rsidRDefault="00675192" w:rsidP="00675192">
      <w:pPr>
        <w:pStyle w:val="ListParagraph"/>
        <w:numPr>
          <w:ilvl w:val="0"/>
          <w:numId w:val="12"/>
        </w:numPr>
        <w:rPr>
          <w:rFonts w:asciiTheme="minorHAnsi" w:hAnsiTheme="minorHAnsi"/>
          <w:sz w:val="18"/>
          <w:szCs w:val="18"/>
        </w:rPr>
      </w:pPr>
      <w:r w:rsidRPr="00170608">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AC61CE">
        <w:rPr>
          <w:rFonts w:asciiTheme="minorHAnsi" w:hAnsiTheme="minorHAnsi"/>
          <w:sz w:val="18"/>
          <w:szCs w:val="18"/>
        </w:rPr>
        <w:t>A15</w:t>
      </w:r>
      <w:r w:rsidRPr="00170608">
        <w:rPr>
          <w:rFonts w:asciiTheme="minorHAnsi" w:hAnsiTheme="minorHAnsi"/>
          <w:sz w:val="18"/>
          <w:szCs w:val="18"/>
        </w:rPr>
        <w:t xml:space="preserve"> and </w:t>
      </w:r>
      <w:r w:rsidR="00AC61CE">
        <w:rPr>
          <w:rFonts w:asciiTheme="minorHAnsi" w:hAnsiTheme="minorHAnsi"/>
          <w:sz w:val="18"/>
          <w:szCs w:val="18"/>
        </w:rPr>
        <w:t>A16</w:t>
      </w:r>
      <w:r w:rsidRPr="00170608">
        <w:rPr>
          <w:rFonts w:asciiTheme="minorHAnsi" w:hAnsiTheme="minorHAnsi"/>
          <w:sz w:val="18"/>
          <w:szCs w:val="18"/>
        </w:rPr>
        <w:t xml:space="preserve"> on the CF2R. Group Sampling procedures are detailed in Residential Appendix RA2.3.</w:t>
      </w:r>
    </w:p>
    <w:p w14:paraId="54D4096F" w14:textId="712294E0" w:rsidR="00675192" w:rsidRPr="00170608" w:rsidRDefault="00675192" w:rsidP="00675192">
      <w:pPr>
        <w:pStyle w:val="ListParagraph"/>
        <w:numPr>
          <w:ilvl w:val="0"/>
          <w:numId w:val="12"/>
        </w:numPr>
        <w:rPr>
          <w:rFonts w:ascii="Calibri" w:hAnsi="Calibri"/>
          <w:sz w:val="18"/>
          <w:szCs w:val="18"/>
        </w:rPr>
      </w:pPr>
      <w:r w:rsidRPr="00170608">
        <w:rPr>
          <w:rFonts w:asciiTheme="minorHAnsi" w:hAnsiTheme="minorHAnsi"/>
          <w:sz w:val="18"/>
          <w:szCs w:val="18"/>
        </w:rPr>
        <w:t xml:space="preserve">Specify the refrigerant charge verification used by the HERS rater. Choices vary depending on what method was specified in </w:t>
      </w:r>
      <w:r w:rsidR="00AC61CE">
        <w:rPr>
          <w:rFonts w:asciiTheme="minorHAnsi" w:hAnsiTheme="minorHAnsi"/>
          <w:sz w:val="18"/>
          <w:szCs w:val="18"/>
        </w:rPr>
        <w:t>A11</w:t>
      </w:r>
      <w:r w:rsidRPr="00170608">
        <w:rPr>
          <w:rFonts w:asciiTheme="minorHAnsi" w:hAnsiTheme="minorHAnsi"/>
          <w:sz w:val="18"/>
          <w:szCs w:val="18"/>
        </w:rPr>
        <w:t xml:space="preserve">, </w:t>
      </w:r>
      <w:r w:rsidR="00AC61CE">
        <w:rPr>
          <w:rFonts w:asciiTheme="minorHAnsi" w:hAnsiTheme="minorHAnsi"/>
          <w:sz w:val="18"/>
          <w:szCs w:val="18"/>
        </w:rPr>
        <w:t>A12</w:t>
      </w:r>
      <w:r w:rsidRPr="00170608">
        <w:rPr>
          <w:rFonts w:asciiTheme="minorHAnsi" w:hAnsiTheme="minorHAnsi"/>
          <w:sz w:val="18"/>
          <w:szCs w:val="18"/>
        </w:rPr>
        <w:t xml:space="preserve">, and </w:t>
      </w:r>
      <w:r w:rsidR="00AC61CE">
        <w:rPr>
          <w:rFonts w:asciiTheme="minorHAnsi" w:hAnsiTheme="minorHAnsi"/>
          <w:sz w:val="18"/>
          <w:szCs w:val="18"/>
        </w:rPr>
        <w:t>A15</w:t>
      </w:r>
      <w:r w:rsidRPr="00170608">
        <w:rPr>
          <w:rFonts w:asciiTheme="minorHAnsi" w:hAnsiTheme="minorHAnsi"/>
          <w:sz w:val="18"/>
          <w:szCs w:val="18"/>
        </w:rPr>
        <w:t>.</w:t>
      </w:r>
    </w:p>
    <w:p w14:paraId="54D40970" w14:textId="77777777" w:rsidR="00675192" w:rsidRPr="00170608" w:rsidRDefault="00675192" w:rsidP="00675192">
      <w:pPr>
        <w:pStyle w:val="ListParagraph"/>
        <w:rPr>
          <w:rFonts w:ascii="Calibri" w:hAnsi="Calibri"/>
          <w:sz w:val="18"/>
          <w:szCs w:val="18"/>
        </w:rPr>
      </w:pPr>
    </w:p>
    <w:p w14:paraId="54D40971" w14:textId="17C2C969" w:rsidR="00675192" w:rsidRPr="00170608" w:rsidRDefault="00675192" w:rsidP="00675192">
      <w:pPr>
        <w:rPr>
          <w:rFonts w:ascii="Calibri" w:hAnsi="Calibri"/>
          <w:b/>
          <w:sz w:val="18"/>
          <w:szCs w:val="18"/>
        </w:rPr>
      </w:pPr>
      <w:r w:rsidRPr="00170608">
        <w:rPr>
          <w:rFonts w:ascii="Calibri" w:hAnsi="Calibri"/>
          <w:b/>
          <w:sz w:val="18"/>
          <w:szCs w:val="18"/>
        </w:rPr>
        <w:t>Section B. Measurement Access Hole (MAH) Verification</w:t>
      </w:r>
    </w:p>
    <w:p w14:paraId="54D40973" w14:textId="3336A2D5" w:rsidR="00675192" w:rsidRPr="00170608" w:rsidRDefault="00675192" w:rsidP="00675192">
      <w:pPr>
        <w:pStyle w:val="ListParagraph"/>
        <w:numPr>
          <w:ilvl w:val="0"/>
          <w:numId w:val="13"/>
        </w:numPr>
        <w:rPr>
          <w:rFonts w:ascii="Calibri" w:hAnsi="Calibri"/>
          <w:sz w:val="18"/>
          <w:szCs w:val="18"/>
        </w:rPr>
      </w:pPr>
      <w:r w:rsidRPr="00170608">
        <w:rPr>
          <w:rFonts w:ascii="Calibri" w:hAnsi="Calibr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170608">
        <w:rPr>
          <w:rFonts w:ascii="Calibri" w:hAnsi="Calibri"/>
          <w:sz w:val="18"/>
          <w:szCs w:val="18"/>
        </w:rPr>
        <w:t>drop down</w:t>
      </w:r>
      <w:proofErr w:type="gramEnd"/>
      <w:r w:rsidRPr="00170608">
        <w:rPr>
          <w:rFonts w:ascii="Calibri" w:hAnsi="Calibri"/>
          <w:sz w:val="18"/>
          <w:szCs w:val="18"/>
        </w:rPr>
        <w:t xml:space="preserve"> list. Procedures for installing MAH’s are detailed in RA3.2.2.3. Selecting that the MAH cannot be installed consistent with Figure 3.2-1 may result in additional scrutiny by enforcement personnel)</w:t>
      </w:r>
      <w:r w:rsidR="00B87A6E">
        <w:rPr>
          <w:rFonts w:ascii="Calibri" w:hAnsi="Calibri"/>
          <w:sz w:val="18"/>
          <w:szCs w:val="18"/>
        </w:rPr>
        <w:t>.</w:t>
      </w:r>
      <w:r w:rsidRPr="00170608">
        <w:rPr>
          <w:rFonts w:ascii="Calibri" w:hAnsi="Calibri"/>
          <w:sz w:val="18"/>
          <w:szCs w:val="18"/>
        </w:rPr>
        <w:t xml:space="preserve"> If installed system does not match this entry, it can be overwritten by </w:t>
      </w:r>
      <w:proofErr w:type="gramStart"/>
      <w:r w:rsidRPr="00170608">
        <w:rPr>
          <w:rFonts w:ascii="Calibri" w:hAnsi="Calibri"/>
          <w:sz w:val="18"/>
          <w:szCs w:val="18"/>
        </w:rPr>
        <w:t>rater</w:t>
      </w:r>
      <w:proofErr w:type="gramEnd"/>
      <w:r w:rsidRPr="00170608">
        <w:rPr>
          <w:rFonts w:ascii="Calibri" w:hAnsi="Calibri"/>
          <w:sz w:val="18"/>
          <w:szCs w:val="18"/>
        </w:rPr>
        <w:t xml:space="preserve"> but it will be flagged as a possible fail.</w:t>
      </w:r>
      <w:r w:rsidRPr="00170608">
        <w:rPr>
          <w:rFonts w:asciiTheme="minorHAnsi" w:hAnsiTheme="minorHAnsi"/>
          <w:sz w:val="18"/>
          <w:szCs w:val="18"/>
        </w:rPr>
        <w:t xml:space="preserve">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MAH requirement and a special message will show up here.</w:t>
      </w:r>
    </w:p>
    <w:p w14:paraId="54D40974" w14:textId="77777777" w:rsidR="00675192" w:rsidRPr="00170608" w:rsidRDefault="00675192" w:rsidP="00675192">
      <w:pPr>
        <w:rPr>
          <w:rFonts w:ascii="Calibri" w:hAnsi="Calibri"/>
          <w:sz w:val="18"/>
          <w:szCs w:val="18"/>
        </w:rPr>
      </w:pPr>
    </w:p>
    <w:p w14:paraId="54D40975" w14:textId="2B6981BE" w:rsidR="00675192" w:rsidRPr="00170608" w:rsidRDefault="00675192" w:rsidP="00675192">
      <w:pPr>
        <w:rPr>
          <w:rFonts w:ascii="Calibri" w:hAnsi="Calibri"/>
          <w:b/>
          <w:sz w:val="18"/>
          <w:szCs w:val="18"/>
        </w:rPr>
      </w:pPr>
      <w:r w:rsidRPr="00170608">
        <w:rPr>
          <w:rFonts w:ascii="Calibri" w:hAnsi="Calibri"/>
          <w:b/>
          <w:sz w:val="18"/>
          <w:szCs w:val="18"/>
        </w:rPr>
        <w:t>Section C. Minimum System Airflow Rate Verification</w:t>
      </w:r>
    </w:p>
    <w:p w14:paraId="54D40977" w14:textId="18073263"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 xml:space="preserve">This information is automatically calculated based on the information given in </w:t>
      </w:r>
      <w:r w:rsidR="00AC61CE">
        <w:rPr>
          <w:rFonts w:ascii="Calibri" w:hAnsi="Calibri"/>
          <w:sz w:val="18"/>
          <w:szCs w:val="18"/>
        </w:rPr>
        <w:t>A10</w:t>
      </w:r>
      <w:r w:rsidRPr="00170608">
        <w:rPr>
          <w:rFonts w:ascii="Calibri" w:hAnsi="Calibri"/>
          <w:sz w:val="18"/>
          <w:szCs w:val="18"/>
        </w:rPr>
        <w:t>. This is the target minimum system airflow required for the system being verified.</w:t>
      </w:r>
    </w:p>
    <w:p w14:paraId="54D40978" w14:textId="0F049F1E" w:rsidR="00675192" w:rsidRPr="00170608" w:rsidRDefault="00675192" w:rsidP="00675192">
      <w:pPr>
        <w:pStyle w:val="ListParagraph"/>
        <w:numPr>
          <w:ilvl w:val="0"/>
          <w:numId w:val="14"/>
        </w:numPr>
        <w:rPr>
          <w:rFonts w:ascii="Calibri" w:hAnsi="Calibri"/>
          <w:sz w:val="18"/>
          <w:szCs w:val="18"/>
        </w:rPr>
      </w:pPr>
      <w:r w:rsidRPr="00170608">
        <w:rPr>
          <w:rFonts w:ascii="Calibri" w:hAnsi="Calibri"/>
          <w:sz w:val="18"/>
          <w:szCs w:val="18"/>
        </w:rPr>
        <w:t>This information is automatically calculated based on either the CF3R-MCH-23, or CF3R-MCH-28, which documents the rater’s measured airflow of the system being verified</w:t>
      </w:r>
      <w:r w:rsidRPr="00170608">
        <w:rPr>
          <w:rFonts w:asciiTheme="minorHAnsi" w:hAnsiTheme="minorHAnsi"/>
          <w:sz w:val="18"/>
          <w:szCs w:val="18"/>
        </w:rPr>
        <w:t xml:space="preserve"> (or alternative method)</w:t>
      </w:r>
      <w:r w:rsidRPr="00170608">
        <w:rPr>
          <w:rFonts w:ascii="Calibri" w:hAnsi="Calibri"/>
          <w:sz w:val="18"/>
          <w:szCs w:val="18"/>
        </w:rPr>
        <w:t>. If the measured airflow is not adequate it will not comply with the airflow requirements and refrigerant charge verification cannot be performed</w:t>
      </w:r>
      <w:r w:rsidRPr="00170608">
        <w:rPr>
          <w:rFonts w:asciiTheme="minorHAnsi" w:hAnsiTheme="minorHAnsi"/>
          <w:sz w:val="18"/>
          <w:szCs w:val="18"/>
        </w:rPr>
        <w:t xml:space="preserve"> until the airflow meets the requirement. If </w:t>
      </w:r>
      <w:r w:rsidR="00AC61CE">
        <w:rPr>
          <w:rFonts w:asciiTheme="minorHAnsi" w:hAnsiTheme="minorHAnsi"/>
          <w:sz w:val="18"/>
          <w:szCs w:val="18"/>
        </w:rPr>
        <w:t>A12</w:t>
      </w:r>
      <w:r w:rsidRPr="00170608">
        <w:rPr>
          <w:rFonts w:asciiTheme="minorHAnsi" w:hAnsiTheme="minorHAnsi"/>
          <w:sz w:val="18"/>
          <w:szCs w:val="18"/>
        </w:rPr>
        <w:t xml:space="preserve"> = NO, then system is exempt from the airflow rate requirement and a special message will show up here.</w:t>
      </w:r>
    </w:p>
    <w:p w14:paraId="54D40979" w14:textId="77777777" w:rsidR="00675192" w:rsidRPr="00170608" w:rsidRDefault="00675192" w:rsidP="00675192">
      <w:pPr>
        <w:rPr>
          <w:sz w:val="18"/>
          <w:szCs w:val="18"/>
        </w:rPr>
      </w:pPr>
    </w:p>
    <w:p w14:paraId="54D4097A" w14:textId="601A13BA" w:rsidR="00675192" w:rsidRPr="00170608" w:rsidRDefault="00675192" w:rsidP="00675192">
      <w:pPr>
        <w:rPr>
          <w:rFonts w:ascii="Calibri" w:hAnsi="Calibri"/>
          <w:b/>
          <w:sz w:val="18"/>
          <w:szCs w:val="18"/>
        </w:rPr>
      </w:pPr>
      <w:r w:rsidRPr="00170608">
        <w:rPr>
          <w:rFonts w:ascii="Calibri" w:hAnsi="Calibri"/>
          <w:b/>
          <w:sz w:val="18"/>
          <w:szCs w:val="18"/>
        </w:rPr>
        <w:t xml:space="preserve">Section D. Weigh </w:t>
      </w:r>
      <w:proofErr w:type="gramStart"/>
      <w:r w:rsidRPr="00170608">
        <w:rPr>
          <w:rFonts w:ascii="Calibri" w:hAnsi="Calibri"/>
          <w:b/>
          <w:sz w:val="18"/>
          <w:szCs w:val="18"/>
        </w:rPr>
        <w:t>In</w:t>
      </w:r>
      <w:proofErr w:type="gramEnd"/>
      <w:r w:rsidRPr="00170608">
        <w:rPr>
          <w:rFonts w:ascii="Calibri" w:hAnsi="Calibri"/>
          <w:b/>
          <w:sz w:val="18"/>
          <w:szCs w:val="18"/>
        </w:rPr>
        <w:t xml:space="preserve"> Charge Procedure</w:t>
      </w:r>
    </w:p>
    <w:p w14:paraId="54D4097C" w14:textId="6C36539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visually observe the installer taking this measurement and confirm that correct values are entered into the CF2R.  Measure and record the outside air dry-bulb temperature in </w:t>
      </w:r>
      <w:r w:rsidR="00333C8B">
        <w:rPr>
          <w:rFonts w:ascii="Calibri" w:hAnsi="Calibri"/>
          <w:sz w:val="18"/>
          <w:szCs w:val="18"/>
        </w:rPr>
        <w:t>°</w:t>
      </w:r>
      <w:r w:rsidRPr="00170608">
        <w:rPr>
          <w:rFonts w:ascii="Calibri" w:hAnsi="Calibri"/>
          <w:sz w:val="18"/>
          <w:szCs w:val="18"/>
        </w:rPr>
        <w:t>F. This will affect the procedures that may be used for HERS verification.</w:t>
      </w:r>
    </w:p>
    <w:p w14:paraId="54D4097D" w14:textId="1AACD3AF"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Specify the method of weigh-in. There are two options that may be used. One is to add or remove a small, weighed portion of refrigerant from a factory charged unit (Charge Adjustment).  The other is to weigh the entire charge of refrigerant before introducing it into the system (Total Charge). Select either one. Note: The amount of refrigerant in systems that are not newly installed cannot be assumed to be the factory charge. Altered systems using existing refrigerant must use the Total Charge method. Only new, factory installed equipment can utilize the Charge Adjustment method.</w:t>
      </w:r>
    </w:p>
    <w:p w14:paraId="54D4097E" w14:textId="4B34960B"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Manufacturer’s Standard Charge for condenser in pounds and ounces. This is the amount of refrigerant that the manufacturer specifies for a “standard” installation (typical coil match, typical line set size and length). For the Charge Adjustment method, this is the amount of refrigerant that factory charges the system to.  Rater should request to see manufacturer’s documentation to support this value.</w:t>
      </w:r>
    </w:p>
    <w:p w14:paraId="54D4097F" w14:textId="2DD6B5B9"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length, typically 25 feet. Enter the value here, in feet. Be prepared to provide manufacturer’s documentation to support this value.</w:t>
      </w:r>
    </w:p>
    <w:p w14:paraId="54D40980" w14:textId="17CA8C8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liquid line diameter. Enter the value here, in inches (for example: 1/4”, 3/8”, etc.). Rater should request to see manufacturer’s documentation to support this value.</w:t>
      </w:r>
    </w:p>
    <w:p w14:paraId="54D40981" w14:textId="1F95FF4E"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The Manufacturer’s Standard Charge, specified in E03 is based on a standard indoor (evaporator) coil size. Enter the value here, in tons. Rater should request to see manufacturer’s documentation to support this value.</w:t>
      </w:r>
    </w:p>
    <w:p w14:paraId="54D40982" w14:textId="363CB720"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length of the liquid line installed on the system being verified, in feet. This value must be compared to the standard liquid line length entered in E04 and used to determine if the Manufacturer’s Standard Charge entered in E03 is appropriate.</w:t>
      </w:r>
    </w:p>
    <w:p w14:paraId="54D40983" w14:textId="28DC6B5C"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diameter of the liquid line installed on the system being verified, in inches (for example: 1/4”, 3/8”, etc.). This value must be compared to the standard liquid line diameter entered in E05 and used to determine if the Manufacturer’s Standard Charge entered in E03 is appropriate.</w:t>
      </w:r>
    </w:p>
    <w:p w14:paraId="54D40984" w14:textId="43CC8DA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size of the indoor (evaporator) coil installed on the system being verified, in tons. This value must be compared to the standard coil size entered in E06 and used to determine if the Manufacturer’s Standard Charge entered in E03 is appropriate.</w:t>
      </w:r>
    </w:p>
    <w:p w14:paraId="54D40985" w14:textId="24904758"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 xml:space="preserve">HERS rater must confirm that correct values are entered into the CF2R. Enter the Charge Adjustment to Standard Charge, in ounces. This is the amount of refrigerant that the manufacturer specifies to add to, or remove from, the Manufacturer’s Standard Charge entered in </w:t>
      </w:r>
      <w:r w:rsidRPr="00170608">
        <w:rPr>
          <w:rFonts w:ascii="Calibri" w:hAnsi="Calibri"/>
          <w:sz w:val="18"/>
          <w:szCs w:val="18"/>
        </w:rPr>
        <w:lastRenderedPageBreak/>
        <w:t>E03. This value must come from manufacturer’s specifications using the standard values entered in E04 through E06 to the installed values entered in E07 through E09. If refrigerant is to be added, this value should be a positive number. If refrigerant is to be removed, this value should be a negative number. Rater should request to see manufacturer’s documentation to support this value.</w:t>
      </w:r>
    </w:p>
    <w:p w14:paraId="54D40986" w14:textId="646DDB23"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This value is calculated automatically. If “Charge Adjustment” was specified in E02, then the value shown here will be the same as the value shown in E10. This is the amount of weighed refrigerant that will be added or removed from the factory charged unit. If refrigerant is to be added, this value should be a positive number.  If refrigerant is to be removed, this value should be a negative number. If “Total Charge” was specified in E02, then the value shown here will be the value in E03 added to the value in E10. This is the total amount of refrigerant that will be in the system, all of which must be weighed before introducing into the system.</w:t>
      </w:r>
    </w:p>
    <w:p w14:paraId="54D40987" w14:textId="477717D4"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must confirm that correct values are entered into the CF2R. Enter the amount of refrigerant weighed and added to, or removed from, system. If refrigerant is to be added, this value should be a positive number. If refrigerant is to be removed from a factory charged system, this value should be a negative number. This value must match the value in E11 for the system to pass.</w:t>
      </w:r>
    </w:p>
    <w:p w14:paraId="54D40988" w14:textId="0EB75E76" w:rsidR="00675192" w:rsidRPr="00170608" w:rsidRDefault="00675192" w:rsidP="00675192">
      <w:pPr>
        <w:pStyle w:val="ListParagraph"/>
        <w:numPr>
          <w:ilvl w:val="0"/>
          <w:numId w:val="15"/>
        </w:numPr>
        <w:rPr>
          <w:rFonts w:ascii="Calibri" w:hAnsi="Calibri"/>
          <w:sz w:val="18"/>
          <w:szCs w:val="18"/>
        </w:rPr>
      </w:pPr>
      <w:r w:rsidRPr="00170608">
        <w:rPr>
          <w:rFonts w:ascii="Calibri" w:hAnsi="Calibri"/>
          <w:sz w:val="18"/>
          <w:szCs w:val="18"/>
        </w:rPr>
        <w:t>HERS rater to indicate whether system passes or not. If not, use the next line to provide notes as to why system did not pass.</w:t>
      </w:r>
    </w:p>
    <w:p w14:paraId="54D4098A" w14:textId="77777777" w:rsidR="00675192" w:rsidRPr="00170608" w:rsidRDefault="00675192" w:rsidP="00272FAE">
      <w:pPr>
        <w:rPr>
          <w:rFonts w:ascii="Calibri" w:hAnsi="Calibri"/>
          <w:sz w:val="18"/>
          <w:szCs w:val="18"/>
        </w:rPr>
      </w:pPr>
    </w:p>
    <w:p w14:paraId="54D4098B" w14:textId="77777777" w:rsidR="00675192" w:rsidRPr="00170608" w:rsidRDefault="00675192" w:rsidP="00675192">
      <w:pPr>
        <w:rPr>
          <w:rFonts w:asciiTheme="minorHAnsi" w:hAnsiTheme="minorHAnsi"/>
          <w:b/>
          <w:sz w:val="18"/>
          <w:szCs w:val="18"/>
        </w:rPr>
      </w:pPr>
      <w:r w:rsidRPr="00170608">
        <w:rPr>
          <w:rFonts w:asciiTheme="minorHAnsi" w:hAnsiTheme="minorHAnsi"/>
          <w:b/>
          <w:sz w:val="18"/>
          <w:szCs w:val="18"/>
        </w:rPr>
        <w:t xml:space="preserve">Section E. Weigh </w:t>
      </w:r>
      <w:proofErr w:type="gramStart"/>
      <w:r w:rsidRPr="00170608">
        <w:rPr>
          <w:rFonts w:asciiTheme="minorHAnsi" w:hAnsiTheme="minorHAnsi"/>
          <w:b/>
          <w:sz w:val="18"/>
          <w:szCs w:val="18"/>
        </w:rPr>
        <w:t>In</w:t>
      </w:r>
      <w:proofErr w:type="gramEnd"/>
      <w:r w:rsidRPr="00170608">
        <w:rPr>
          <w:rFonts w:asciiTheme="minorHAnsi" w:hAnsiTheme="minorHAnsi"/>
          <w:b/>
          <w:sz w:val="18"/>
          <w:szCs w:val="18"/>
        </w:rPr>
        <w:t xml:space="preserve"> Charge Verification – Additional Requirements</w:t>
      </w:r>
    </w:p>
    <w:p w14:paraId="54D4098D" w14:textId="77777777" w:rsidR="00675192" w:rsidRPr="00170608" w:rsidRDefault="00675192" w:rsidP="00675192">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w:t>
      </w:r>
      <w:r w:rsidR="000F773F" w:rsidRPr="00170608">
        <w:rPr>
          <w:rFonts w:asciiTheme="minorHAnsi" w:hAnsiTheme="minorHAnsi"/>
          <w:sz w:val="18"/>
          <w:szCs w:val="18"/>
        </w:rPr>
        <w:t>Rater must confirm that</w:t>
      </w:r>
      <w:r w:rsidRPr="00170608">
        <w:rPr>
          <w:rFonts w:asciiTheme="minorHAnsi" w:hAnsiTheme="minorHAnsi"/>
          <w:sz w:val="18"/>
          <w:szCs w:val="18"/>
        </w:rPr>
        <w:t xml:space="preserve"> a correction</w:t>
      </w:r>
      <w:r w:rsidR="000F773F" w:rsidRPr="00170608">
        <w:rPr>
          <w:rFonts w:asciiTheme="minorHAnsi" w:hAnsiTheme="minorHAnsi"/>
          <w:sz w:val="18"/>
          <w:szCs w:val="18"/>
        </w:rPr>
        <w:t xml:space="preserve"> is made</w:t>
      </w:r>
      <w:r w:rsidRPr="00170608">
        <w:rPr>
          <w:rFonts w:asciiTheme="minorHAnsi" w:hAnsiTheme="minorHAnsi"/>
          <w:sz w:val="18"/>
          <w:szCs w:val="18"/>
        </w:rPr>
        <w:t xml:space="preserve"> to the refrigerant weight to allow for the indoor coil when that information is supplied by the Manufacturer </w:t>
      </w:r>
      <w:r w:rsidR="000F773F" w:rsidRPr="00170608">
        <w:rPr>
          <w:rFonts w:asciiTheme="minorHAnsi" w:hAnsiTheme="minorHAnsi"/>
          <w:sz w:val="18"/>
          <w:szCs w:val="18"/>
        </w:rPr>
        <w:t xml:space="preserve">as required by </w:t>
      </w:r>
      <w:r w:rsidRPr="00170608">
        <w:rPr>
          <w:rFonts w:asciiTheme="minorHAnsi" w:hAnsiTheme="minorHAnsi"/>
          <w:sz w:val="18"/>
          <w:szCs w:val="18"/>
        </w:rPr>
        <w:t>Residential Appendix RA3.2.3.1.5.</w:t>
      </w:r>
    </w:p>
    <w:p w14:paraId="54D4098E" w14:textId="77777777" w:rsidR="00675192" w:rsidRPr="00170608" w:rsidRDefault="000F773F" w:rsidP="00272FAE">
      <w:pPr>
        <w:pStyle w:val="ListParagraph"/>
        <w:numPr>
          <w:ilvl w:val="0"/>
          <w:numId w:val="24"/>
        </w:numPr>
        <w:rPr>
          <w:rFonts w:asciiTheme="minorHAnsi" w:hAnsiTheme="minorHAnsi"/>
          <w:sz w:val="18"/>
          <w:szCs w:val="18"/>
        </w:rPr>
      </w:pPr>
      <w:r w:rsidRPr="00170608">
        <w:rPr>
          <w:rFonts w:asciiTheme="minorHAnsi" w:hAnsiTheme="minorHAnsi"/>
          <w:sz w:val="18"/>
          <w:szCs w:val="18"/>
        </w:rPr>
        <w:t xml:space="preserve">The Rater must confirm </w:t>
      </w:r>
      <w:r w:rsidR="00675192" w:rsidRPr="00170608">
        <w:rPr>
          <w:rFonts w:asciiTheme="minorHAnsi" w:hAnsiTheme="minorHAnsi"/>
          <w:sz w:val="18"/>
          <w:szCs w:val="18"/>
        </w:rPr>
        <w:t>refrigerant lines</w:t>
      </w:r>
      <w:r w:rsidRPr="00170608">
        <w:rPr>
          <w:rFonts w:asciiTheme="minorHAnsi" w:hAnsiTheme="minorHAnsi"/>
          <w:sz w:val="18"/>
          <w:szCs w:val="18"/>
        </w:rPr>
        <w:t xml:space="preserve"> were checked</w:t>
      </w:r>
      <w:r w:rsidR="00675192" w:rsidRPr="00170608">
        <w:rPr>
          <w:rFonts w:asciiTheme="minorHAnsi" w:hAnsiTheme="minorHAnsi"/>
          <w:sz w:val="18"/>
          <w:szCs w:val="18"/>
        </w:rPr>
        <w:t xml:space="preserve"> for leaks by evacuating to 500 microns or less and rising by no more than 300 microns after 5 minutes </w:t>
      </w:r>
      <w:r w:rsidRPr="00170608">
        <w:rPr>
          <w:rFonts w:asciiTheme="minorHAnsi" w:hAnsiTheme="minorHAnsi"/>
          <w:sz w:val="18"/>
          <w:szCs w:val="18"/>
        </w:rPr>
        <w:t>as</w:t>
      </w:r>
      <w:r w:rsidR="00675192" w:rsidRPr="00170608">
        <w:rPr>
          <w:rFonts w:asciiTheme="minorHAnsi" w:hAnsiTheme="minorHAnsi"/>
          <w:sz w:val="18"/>
          <w:szCs w:val="18"/>
        </w:rPr>
        <w:t xml:space="preserve"> </w:t>
      </w:r>
      <w:r w:rsidRPr="00170608">
        <w:rPr>
          <w:rFonts w:asciiTheme="minorHAnsi" w:hAnsiTheme="minorHAnsi"/>
          <w:sz w:val="18"/>
          <w:szCs w:val="18"/>
        </w:rPr>
        <w:t>required by</w:t>
      </w:r>
      <w:r w:rsidR="00675192" w:rsidRPr="00170608">
        <w:rPr>
          <w:rFonts w:asciiTheme="minorHAnsi" w:hAnsiTheme="minorHAnsi"/>
          <w:sz w:val="18"/>
          <w:szCs w:val="18"/>
        </w:rPr>
        <w:t xml:space="preserve"> Residential Appendix RA3.2.3.1.5.</w:t>
      </w:r>
    </w:p>
    <w:p w14:paraId="54D409C8" w14:textId="77777777" w:rsidR="00786D26" w:rsidRPr="004350BF" w:rsidRDefault="00786D26" w:rsidP="000636B8">
      <w:pPr>
        <w:rPr>
          <w:rFonts w:ascii="Calibri" w:hAnsi="Calibri"/>
          <w:sz w:val="24"/>
          <w:szCs w:val="2"/>
        </w:rPr>
      </w:pPr>
    </w:p>
    <w:p w14:paraId="54D409C9" w14:textId="77777777" w:rsidR="00786D26" w:rsidRPr="004350BF" w:rsidRDefault="00786D26" w:rsidP="00A728D9">
      <w:pPr>
        <w:rPr>
          <w:rFonts w:ascii="Calibri" w:hAnsi="Calibri"/>
          <w:sz w:val="24"/>
          <w:szCs w:val="2"/>
        </w:rPr>
      </w:pPr>
    </w:p>
    <w:p w14:paraId="54D409CA" w14:textId="77777777" w:rsidR="00786D26" w:rsidRPr="004350BF" w:rsidRDefault="00786D26">
      <w:pPr>
        <w:rPr>
          <w:rFonts w:ascii="Calibri" w:hAnsi="Calibri"/>
          <w:sz w:val="24"/>
          <w:szCs w:val="2"/>
        </w:rPr>
        <w:sectPr w:rsidR="00786D26" w:rsidRPr="004350BF" w:rsidSect="00D51F70">
          <w:headerReference w:type="default" r:id="rId13"/>
          <w:footerReference w:type="default" r:id="rId14"/>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E13502" w:rsidRPr="004350BF" w14:paraId="54D409C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4D409CB" w14:textId="270D1D86" w:rsidR="00E13502" w:rsidRPr="00170608" w:rsidRDefault="00E13502" w:rsidP="00170608">
            <w:pPr>
              <w:keepNext/>
              <w:rPr>
                <w:rFonts w:asciiTheme="minorHAnsi" w:hAnsiTheme="minorHAnsi"/>
                <w:b/>
                <w:szCs w:val="18"/>
              </w:rPr>
            </w:pPr>
            <w:r w:rsidRPr="00170608">
              <w:rPr>
                <w:rFonts w:asciiTheme="minorHAnsi" w:hAnsiTheme="minorHAnsi"/>
                <w:b/>
                <w:szCs w:val="18"/>
              </w:rPr>
              <w:lastRenderedPageBreak/>
              <w:t>A. System Information</w:t>
            </w:r>
          </w:p>
          <w:p w14:paraId="54D409CC" w14:textId="77777777" w:rsidR="00E13502" w:rsidRPr="00170608" w:rsidRDefault="00E13502" w:rsidP="00170608">
            <w:pPr>
              <w:keepNext/>
              <w:rPr>
                <w:rFonts w:asciiTheme="minorHAnsi" w:hAnsiTheme="minorHAnsi"/>
                <w:sz w:val="18"/>
                <w:szCs w:val="18"/>
              </w:rPr>
            </w:pPr>
            <w:r w:rsidRPr="00170608">
              <w:rPr>
                <w:rFonts w:asciiTheme="minorHAnsi" w:hAnsiTheme="minorHAnsi"/>
                <w:sz w:val="18"/>
                <w:szCs w:val="18"/>
              </w:rPr>
              <w:t>HERS Rater to field-verify all system information, discrepancies to be noted by overwriting entry.</w:t>
            </w:r>
          </w:p>
        </w:tc>
      </w:tr>
      <w:tr w:rsidR="00E13502" w:rsidRPr="004350BF" w14:paraId="54D409D1" w14:textId="77777777">
        <w:trPr>
          <w:cantSplit/>
          <w:trHeight w:val="360"/>
        </w:trPr>
        <w:tc>
          <w:tcPr>
            <w:tcW w:w="288" w:type="pct"/>
            <w:vAlign w:val="center"/>
          </w:tcPr>
          <w:p w14:paraId="54D409C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01</w:t>
            </w:r>
          </w:p>
        </w:tc>
        <w:tc>
          <w:tcPr>
            <w:tcW w:w="2212" w:type="pct"/>
          </w:tcPr>
          <w:p w14:paraId="54D409CF" w14:textId="1AE7E3EE"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Identification or Name</w:t>
            </w:r>
          </w:p>
        </w:tc>
        <w:tc>
          <w:tcPr>
            <w:tcW w:w="2500" w:type="pct"/>
          </w:tcPr>
          <w:p w14:paraId="54D409D0" w14:textId="05C9B7F1" w:rsidR="00E13502" w:rsidRPr="00EC37DE" w:rsidRDefault="00E13502">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5" w14:textId="77777777">
        <w:trPr>
          <w:cantSplit/>
          <w:trHeight w:val="360"/>
        </w:trPr>
        <w:tc>
          <w:tcPr>
            <w:tcW w:w="288" w:type="pct"/>
            <w:vAlign w:val="center"/>
          </w:tcPr>
          <w:p w14:paraId="54D409D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02</w:t>
            </w:r>
          </w:p>
        </w:tc>
        <w:tc>
          <w:tcPr>
            <w:tcW w:w="2212" w:type="pct"/>
          </w:tcPr>
          <w:p w14:paraId="54D409D3" w14:textId="6484FFBF" w:rsidR="00E13502" w:rsidRPr="00EC37DE" w:rsidRDefault="00976655"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E13502" w:rsidRPr="00EC37DE">
              <w:rPr>
                <w:rFonts w:asciiTheme="minorHAnsi" w:hAnsiTheme="minorHAnsi"/>
                <w:sz w:val="18"/>
                <w:szCs w:val="18"/>
              </w:rPr>
              <w:t>System Location or Area Served</w:t>
            </w:r>
          </w:p>
        </w:tc>
        <w:tc>
          <w:tcPr>
            <w:tcW w:w="2500" w:type="pct"/>
          </w:tcPr>
          <w:p w14:paraId="54D409D4" w14:textId="28531029"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9" w14:textId="77777777">
        <w:trPr>
          <w:cantSplit/>
          <w:trHeight w:val="360"/>
        </w:trPr>
        <w:tc>
          <w:tcPr>
            <w:tcW w:w="288" w:type="pct"/>
            <w:vAlign w:val="center"/>
          </w:tcPr>
          <w:p w14:paraId="54D409D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03</w:t>
            </w:r>
          </w:p>
        </w:tc>
        <w:tc>
          <w:tcPr>
            <w:tcW w:w="2212" w:type="pct"/>
          </w:tcPr>
          <w:p w14:paraId="54D409D7" w14:textId="73945C4B"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ake or </w:t>
            </w:r>
            <w:r w:rsidR="0068512E">
              <w:rPr>
                <w:rFonts w:asciiTheme="minorHAnsi" w:hAnsiTheme="minorHAnsi"/>
                <w:sz w:val="18"/>
                <w:szCs w:val="18"/>
              </w:rPr>
              <w:t>B</w:t>
            </w:r>
            <w:r w:rsidRPr="00EC37DE">
              <w:rPr>
                <w:rFonts w:asciiTheme="minorHAnsi" w:hAnsiTheme="minorHAnsi"/>
                <w:sz w:val="18"/>
                <w:szCs w:val="18"/>
              </w:rPr>
              <w:t>rand</w:t>
            </w:r>
          </w:p>
        </w:tc>
        <w:tc>
          <w:tcPr>
            <w:tcW w:w="2500" w:type="pct"/>
          </w:tcPr>
          <w:p w14:paraId="54D409D8" w14:textId="1A944AB4"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DD" w14:textId="77777777">
        <w:trPr>
          <w:cantSplit/>
          <w:trHeight w:val="360"/>
        </w:trPr>
        <w:tc>
          <w:tcPr>
            <w:tcW w:w="288" w:type="pct"/>
            <w:vAlign w:val="center"/>
          </w:tcPr>
          <w:p w14:paraId="54D409D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04</w:t>
            </w:r>
          </w:p>
        </w:tc>
        <w:tc>
          <w:tcPr>
            <w:tcW w:w="2212" w:type="pct"/>
          </w:tcPr>
          <w:p w14:paraId="54D409DB" w14:textId="1DA59AFD"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M</w:t>
            </w:r>
            <w:r w:rsidRPr="00EC37DE">
              <w:rPr>
                <w:rFonts w:asciiTheme="minorHAnsi" w:hAnsiTheme="minorHAnsi"/>
                <w:sz w:val="18"/>
                <w:szCs w:val="18"/>
              </w:rPr>
              <w:t xml:space="preserve">odel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DC" w14:textId="5F968939"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1" w14:textId="77777777">
        <w:trPr>
          <w:cantSplit/>
          <w:trHeight w:val="360"/>
        </w:trPr>
        <w:tc>
          <w:tcPr>
            <w:tcW w:w="288" w:type="pct"/>
            <w:vAlign w:val="center"/>
          </w:tcPr>
          <w:p w14:paraId="54D409DE"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05</w:t>
            </w:r>
          </w:p>
        </w:tc>
        <w:tc>
          <w:tcPr>
            <w:tcW w:w="2212" w:type="pct"/>
          </w:tcPr>
          <w:p w14:paraId="54D409DF" w14:textId="7537AB68"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Nominal Cooling Capacity (tons) of Condenser</w:t>
            </w:r>
          </w:p>
        </w:tc>
        <w:tc>
          <w:tcPr>
            <w:tcW w:w="2500" w:type="pct"/>
          </w:tcPr>
          <w:p w14:paraId="54D409E0" w14:textId="7583BED8"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5" w14:textId="77777777">
        <w:trPr>
          <w:cantSplit/>
          <w:trHeight w:val="360"/>
        </w:trPr>
        <w:tc>
          <w:tcPr>
            <w:tcW w:w="288" w:type="pct"/>
            <w:vAlign w:val="center"/>
          </w:tcPr>
          <w:p w14:paraId="54D409E2"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06</w:t>
            </w:r>
          </w:p>
        </w:tc>
        <w:tc>
          <w:tcPr>
            <w:tcW w:w="2212" w:type="pct"/>
          </w:tcPr>
          <w:p w14:paraId="54D409E3" w14:textId="73B7AA44"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Condenser (or package unit) </w:t>
            </w:r>
            <w:r w:rsidR="0068512E">
              <w:rPr>
                <w:rFonts w:asciiTheme="minorHAnsi" w:hAnsiTheme="minorHAnsi"/>
                <w:sz w:val="18"/>
                <w:szCs w:val="18"/>
              </w:rPr>
              <w:t>S</w:t>
            </w:r>
            <w:r w:rsidRPr="00EC37DE">
              <w:rPr>
                <w:rFonts w:asciiTheme="minorHAnsi" w:hAnsiTheme="minorHAnsi"/>
                <w:sz w:val="18"/>
                <w:szCs w:val="18"/>
              </w:rPr>
              <w:t xml:space="preserve">erial </w:t>
            </w:r>
            <w:r w:rsidR="0068512E">
              <w:rPr>
                <w:rFonts w:asciiTheme="minorHAnsi" w:hAnsiTheme="minorHAnsi"/>
                <w:sz w:val="18"/>
                <w:szCs w:val="18"/>
              </w:rPr>
              <w:t>N</w:t>
            </w:r>
            <w:r w:rsidRPr="00EC37DE">
              <w:rPr>
                <w:rFonts w:asciiTheme="minorHAnsi" w:hAnsiTheme="minorHAnsi"/>
                <w:sz w:val="18"/>
                <w:szCs w:val="18"/>
              </w:rPr>
              <w:t>umber</w:t>
            </w:r>
          </w:p>
        </w:tc>
        <w:tc>
          <w:tcPr>
            <w:tcW w:w="2500" w:type="pct"/>
          </w:tcPr>
          <w:p w14:paraId="54D409E4" w14:textId="7EEE94AF"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9" w14:textId="77777777">
        <w:trPr>
          <w:cantSplit/>
          <w:trHeight w:val="360"/>
        </w:trPr>
        <w:tc>
          <w:tcPr>
            <w:tcW w:w="288" w:type="pct"/>
            <w:vAlign w:val="center"/>
          </w:tcPr>
          <w:p w14:paraId="54D409E6"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07</w:t>
            </w:r>
          </w:p>
        </w:tc>
        <w:tc>
          <w:tcPr>
            <w:tcW w:w="2212" w:type="pct"/>
          </w:tcPr>
          <w:p w14:paraId="54D409E7" w14:textId="680BEBB6"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Refrigerant Type</w:t>
            </w:r>
          </w:p>
        </w:tc>
        <w:tc>
          <w:tcPr>
            <w:tcW w:w="2500" w:type="pct"/>
          </w:tcPr>
          <w:p w14:paraId="54D409E8" w14:textId="3B807F0F" w:rsidR="00E13502" w:rsidRPr="00EC37DE" w:rsidRDefault="00E13502" w:rsidP="004A5E5A">
            <w:pPr>
              <w:pStyle w:val="Header"/>
              <w:tabs>
                <w:tab w:val="clear" w:pos="4320"/>
                <w:tab w:val="clear" w:pos="8640"/>
              </w:tabs>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“R-22” or “R-410a”</w:t>
            </w:r>
            <w:r w:rsidR="00513A35">
              <w:rPr>
                <w:rFonts w:asciiTheme="minorHAnsi" w:hAnsiTheme="minorHAnsi"/>
                <w:sz w:val="18"/>
                <w:szCs w:val="18"/>
              </w:rPr>
              <w:t>, or other"</w:t>
            </w:r>
            <w:r w:rsidRPr="00EC37DE">
              <w:rPr>
                <w:rFonts w:asciiTheme="minorHAnsi" w:hAnsiTheme="minorHAnsi"/>
                <w:sz w:val="18"/>
                <w:szCs w:val="18"/>
              </w:rPr>
              <w:t xml:space="preserve">.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ED" w14:textId="77777777">
        <w:trPr>
          <w:cantSplit/>
          <w:trHeight w:val="360"/>
        </w:trPr>
        <w:tc>
          <w:tcPr>
            <w:tcW w:w="288" w:type="pct"/>
            <w:vAlign w:val="center"/>
          </w:tcPr>
          <w:p w14:paraId="54D409EA"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08</w:t>
            </w:r>
          </w:p>
        </w:tc>
        <w:tc>
          <w:tcPr>
            <w:tcW w:w="2212" w:type="pct"/>
            <w:vAlign w:val="center"/>
          </w:tcPr>
          <w:p w14:paraId="54D409EB" w14:textId="2C5E8C72"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Other Refrigerant Type (if applicable)</w:t>
            </w:r>
          </w:p>
        </w:tc>
        <w:tc>
          <w:tcPr>
            <w:tcW w:w="2500" w:type="pct"/>
          </w:tcPr>
          <w:p w14:paraId="54D409EC" w14:textId="04A2FDFB" w:rsidR="00E13502" w:rsidRPr="00EC37DE" w:rsidRDefault="00513A35" w:rsidP="004A5E5A">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6A6F04" w:rsidRPr="004350BF" w14:paraId="48F3D969" w14:textId="77777777">
        <w:trPr>
          <w:cantSplit/>
          <w:trHeight w:val="360"/>
        </w:trPr>
        <w:tc>
          <w:tcPr>
            <w:tcW w:w="288" w:type="pct"/>
            <w:vAlign w:val="center"/>
          </w:tcPr>
          <w:p w14:paraId="211AC58A" w14:textId="4DE85B19"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1B18F96E" w14:textId="423EB766" w:rsidR="006A6F04" w:rsidRPr="00EC37DE" w:rsidRDefault="006A6F0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2825B094" w14:textId="2FFF55E4" w:rsidR="006A6F04" w:rsidRPr="00EC37DE" w:rsidRDefault="006A6F04" w:rsidP="00713095">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E13502" w:rsidRPr="004350BF" w14:paraId="54D409F1" w14:textId="77777777">
        <w:trPr>
          <w:cantSplit/>
          <w:trHeight w:val="360"/>
        </w:trPr>
        <w:tc>
          <w:tcPr>
            <w:tcW w:w="288" w:type="pct"/>
            <w:vAlign w:val="center"/>
          </w:tcPr>
          <w:p w14:paraId="54D409EE" w14:textId="509A559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4D409EF" w14:textId="7B0E908E" w:rsidR="00E13502" w:rsidRPr="00EC37DE" w:rsidRDefault="00713095"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System Installation </w:t>
            </w:r>
            <w:r w:rsidR="00E13502" w:rsidRPr="00EC37DE">
              <w:rPr>
                <w:rFonts w:asciiTheme="minorHAnsi" w:hAnsiTheme="minorHAnsi"/>
                <w:sz w:val="18"/>
                <w:szCs w:val="18"/>
              </w:rPr>
              <w:t>Type</w:t>
            </w:r>
          </w:p>
        </w:tc>
        <w:tc>
          <w:tcPr>
            <w:tcW w:w="2500" w:type="pct"/>
          </w:tcPr>
          <w:p w14:paraId="54D409F0" w14:textId="7ABCDFA8" w:rsidR="00E13502" w:rsidRPr="00EC37DE" w:rsidRDefault="00E13502" w:rsidP="00713095">
            <w:pPr>
              <w:spacing w:after="60"/>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“New”, “Replacement”, or “Alteration”.  If installed system does not match this entry, it can be overwritten by </w:t>
            </w:r>
            <w:proofErr w:type="gramStart"/>
            <w:r w:rsidRPr="00EC37DE">
              <w:rPr>
                <w:rFonts w:asciiTheme="minorHAnsi" w:hAnsiTheme="minorHAnsi"/>
                <w:sz w:val="18"/>
                <w:szCs w:val="18"/>
              </w:rPr>
              <w:t>rater</w:t>
            </w:r>
            <w:proofErr w:type="gramEnd"/>
            <w:r w:rsidRPr="00EC37DE">
              <w:rPr>
                <w:rFonts w:asciiTheme="minorHAnsi" w:hAnsiTheme="minorHAnsi"/>
                <w:sz w:val="18"/>
                <w:szCs w:val="18"/>
              </w:rPr>
              <w:t xml:space="preserve"> but it will be flagged as a possible fail.&gt;&gt;</w:t>
            </w:r>
          </w:p>
        </w:tc>
      </w:tr>
      <w:tr w:rsidR="00E13502" w:rsidRPr="004350BF" w14:paraId="54D409F5" w14:textId="77777777">
        <w:trPr>
          <w:cantSplit/>
          <w:trHeight w:val="360"/>
        </w:trPr>
        <w:tc>
          <w:tcPr>
            <w:tcW w:w="288" w:type="pct"/>
            <w:vAlign w:val="center"/>
          </w:tcPr>
          <w:p w14:paraId="54D409F2" w14:textId="4BD2752B"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7004A98" w14:textId="75FC9B04" w:rsidR="0068512E" w:rsidRDefault="00BE4F44"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E13502" w:rsidRPr="00EC37DE">
              <w:rPr>
                <w:rFonts w:asciiTheme="minorHAnsi" w:hAnsiTheme="minorHAnsi"/>
                <w:sz w:val="18"/>
                <w:szCs w:val="18"/>
              </w:rPr>
              <w:t xml:space="preserve"> (</w:t>
            </w:r>
            <w:r>
              <w:rPr>
                <w:rFonts w:asciiTheme="minorHAnsi" w:hAnsiTheme="minorHAnsi"/>
                <w:sz w:val="18"/>
                <w:szCs w:val="18"/>
              </w:rPr>
              <w:t>FID</w:t>
            </w:r>
            <w:r w:rsidR="00E13502" w:rsidRPr="00EC37DE">
              <w:rPr>
                <w:rFonts w:asciiTheme="minorHAnsi" w:hAnsiTheme="minorHAnsi"/>
                <w:sz w:val="18"/>
                <w:szCs w:val="18"/>
              </w:rPr>
              <w:t>) Status</w:t>
            </w:r>
          </w:p>
          <w:p w14:paraId="54D409F3" w14:textId="76D3D279"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(Note: Even systems with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w:t>
            </w:r>
            <w:r w:rsidR="00BE4F44">
              <w:rPr>
                <w:rFonts w:asciiTheme="minorHAnsi" w:hAnsiTheme="minorHAnsi"/>
                <w:sz w:val="18"/>
                <w:szCs w:val="18"/>
              </w:rPr>
              <w:t>FID</w:t>
            </w:r>
            <w:r w:rsidRPr="00EC37DE">
              <w:rPr>
                <w:rFonts w:asciiTheme="minorHAnsi" w:hAnsiTheme="minorHAnsi"/>
                <w:sz w:val="18"/>
                <w:szCs w:val="18"/>
              </w:rPr>
              <w:t xml:space="preserve"> must have refrigerant charge verified by installer)</w:t>
            </w:r>
          </w:p>
        </w:tc>
        <w:tc>
          <w:tcPr>
            <w:tcW w:w="2500" w:type="pct"/>
          </w:tcPr>
          <w:p w14:paraId="54D409F4" w14:textId="39DB1F22" w:rsidR="00E13502" w:rsidRPr="00EC37DE" w:rsidRDefault="00E13502" w:rsidP="004A5E5A">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w:t>
            </w:r>
            <w:r w:rsidRPr="00EC37DE">
              <w:rPr>
                <w:rFonts w:asciiTheme="minorHAnsi" w:hAnsiTheme="minorHAnsi"/>
                <w:sz w:val="18"/>
                <w:szCs w:val="18"/>
                <w:u w:val="single"/>
              </w:rPr>
              <w:t xml:space="preserve">This system has a factory installed </w:t>
            </w:r>
            <w:r w:rsidR="00BE4F44">
              <w:rPr>
                <w:rFonts w:asciiTheme="minorHAnsi" w:hAnsiTheme="minorHAnsi"/>
                <w:sz w:val="18"/>
                <w:szCs w:val="18"/>
                <w:u w:val="single"/>
              </w:rPr>
              <w:t>FID</w:t>
            </w:r>
            <w:proofErr w:type="gramStart"/>
            <w:r w:rsidRPr="00EC37DE">
              <w:rPr>
                <w:rFonts w:asciiTheme="minorHAnsi" w:hAnsiTheme="minorHAnsi"/>
                <w:sz w:val="18"/>
                <w:szCs w:val="18"/>
                <w:u w:val="single"/>
              </w:rPr>
              <w:t>”</w:t>
            </w:r>
            <w:r w:rsidRPr="00EC37DE">
              <w:rPr>
                <w:rFonts w:asciiTheme="minorHAnsi" w:hAnsiTheme="minorHAnsi"/>
                <w:sz w:val="18"/>
                <w:szCs w:val="18"/>
              </w:rPr>
              <w:t>;  or</w:t>
            </w:r>
            <w:proofErr w:type="gramEnd"/>
            <w:r w:rsidRPr="00EC37DE">
              <w:rPr>
                <w:rFonts w:asciiTheme="minorHAnsi" w:hAnsiTheme="minorHAnsi"/>
                <w:sz w:val="18"/>
                <w:szCs w:val="18"/>
                <w:u w:val="single"/>
              </w:rPr>
              <w:t xml:space="preserve"> “This system has a field installed </w:t>
            </w:r>
            <w:r w:rsidR="00BE4F44">
              <w:rPr>
                <w:rFonts w:asciiTheme="minorHAnsi" w:hAnsiTheme="minorHAnsi"/>
                <w:sz w:val="18"/>
                <w:szCs w:val="18"/>
                <w:u w:val="single"/>
              </w:rPr>
              <w:t>FID</w:t>
            </w:r>
            <w:r w:rsidRPr="00EC37DE">
              <w:rPr>
                <w:rFonts w:asciiTheme="minorHAnsi" w:hAnsiTheme="minorHAnsi"/>
                <w:sz w:val="18"/>
                <w:szCs w:val="18"/>
                <w:u w:val="single"/>
              </w:rPr>
              <w:t>”</w:t>
            </w:r>
            <w:r w:rsidRPr="00EC37DE">
              <w:rPr>
                <w:rFonts w:asciiTheme="minorHAnsi" w:hAnsiTheme="minorHAnsi"/>
                <w:sz w:val="18"/>
                <w:szCs w:val="18"/>
              </w:rPr>
              <w:t>;  or</w:t>
            </w:r>
            <w:r w:rsidRPr="00EC37DE">
              <w:rPr>
                <w:rFonts w:asciiTheme="minorHAnsi" w:hAnsiTheme="minorHAnsi"/>
                <w:sz w:val="18"/>
                <w:szCs w:val="18"/>
                <w:u w:val="single"/>
              </w:rPr>
              <w:t xml:space="preserve"> “This system does not have a </w:t>
            </w:r>
            <w:r w:rsidR="00BE4F44">
              <w:rPr>
                <w:rFonts w:asciiTheme="minorHAnsi" w:hAnsiTheme="minorHAnsi"/>
                <w:sz w:val="18"/>
                <w:szCs w:val="18"/>
                <w:u w:val="single"/>
              </w:rPr>
              <w:t>FID</w:t>
            </w:r>
            <w:r w:rsidRPr="00EC37DE">
              <w:rPr>
                <w:rFonts w:asciiTheme="minorHAnsi" w:hAnsiTheme="minorHAnsi"/>
                <w:sz w:val="18"/>
                <w:szCs w:val="18"/>
                <w:u w:val="single"/>
              </w:rPr>
              <w:t xml:space="preserve"> device installed</w:t>
            </w:r>
            <w:r w:rsidRPr="00EC37DE">
              <w:rPr>
                <w:rFonts w:asciiTheme="minorHAnsi" w:hAnsiTheme="minorHAnsi"/>
                <w:sz w:val="18"/>
                <w:szCs w:val="18"/>
              </w:rPr>
              <w:t>”</w:t>
            </w:r>
            <w:r w:rsidR="00713095" w:rsidRPr="00EC37DE">
              <w:rPr>
                <w:rFonts w:asciiTheme="minorHAnsi" w:hAnsiTheme="minorHAnsi"/>
                <w:sz w:val="18"/>
                <w:szCs w:val="18"/>
              </w:rPr>
              <w:t xml:space="preserve"> If installed system does not match this entry, it can be overwritten by rater but it will be flagged as a possible fail&gt;&gt;</w:t>
            </w:r>
            <w:r w:rsidRPr="00EC37DE">
              <w:rPr>
                <w:rFonts w:asciiTheme="minorHAnsi" w:hAnsiTheme="minorHAnsi"/>
                <w:sz w:val="18"/>
                <w:szCs w:val="18"/>
              </w:rPr>
              <w:t>&gt;&gt;</w:t>
            </w:r>
          </w:p>
        </w:tc>
      </w:tr>
      <w:tr w:rsidR="00E13502" w:rsidRPr="004350BF" w14:paraId="54D409F9" w14:textId="77777777">
        <w:trPr>
          <w:cantSplit/>
          <w:trHeight w:val="360"/>
        </w:trPr>
        <w:tc>
          <w:tcPr>
            <w:tcW w:w="288" w:type="pct"/>
            <w:vAlign w:val="center"/>
          </w:tcPr>
          <w:p w14:paraId="54D409F6" w14:textId="568A8CB9"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4D409F7" w14:textId="222B78B5"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Is the system of a type that the minimum airflow can be verified </w:t>
            </w:r>
            <w:r w:rsidR="00CA4D9E">
              <w:rPr>
                <w:rFonts w:asciiTheme="minorHAnsi" w:hAnsiTheme="minorHAnsi"/>
                <w:sz w:val="18"/>
                <w:szCs w:val="18"/>
              </w:rPr>
              <w:t>for all indoor units</w:t>
            </w:r>
            <w:r w:rsidR="00CA4D9E" w:rsidRPr="00EC37DE">
              <w:rPr>
                <w:rFonts w:asciiTheme="minorHAnsi" w:hAnsiTheme="minorHAnsi"/>
                <w:sz w:val="18"/>
                <w:szCs w:val="18"/>
              </w:rPr>
              <w:t xml:space="preserve"> </w:t>
            </w:r>
            <w:r w:rsidRPr="00EC37DE">
              <w:rPr>
                <w:rFonts w:asciiTheme="minorHAnsi" w:hAnsiTheme="minorHAnsi"/>
                <w:sz w:val="18"/>
                <w:szCs w:val="18"/>
              </w:rPr>
              <w:t>using an approved measurement procedure (RA3.3 or RA</w:t>
            </w:r>
            <w:r w:rsidR="00B0220E">
              <w:rPr>
                <w:rFonts w:asciiTheme="minorHAnsi" w:hAnsiTheme="minorHAnsi"/>
                <w:sz w:val="18"/>
                <w:szCs w:val="18"/>
              </w:rPr>
              <w:t>3.3.3</w:t>
            </w:r>
            <w:r w:rsidRPr="00EC37DE">
              <w:rPr>
                <w:rFonts w:asciiTheme="minorHAnsi" w:hAnsiTheme="minorHAnsi"/>
                <w:sz w:val="18"/>
                <w:szCs w:val="18"/>
              </w:rPr>
              <w:t>)?</w:t>
            </w:r>
          </w:p>
        </w:tc>
        <w:tc>
          <w:tcPr>
            <w:tcW w:w="2500" w:type="pct"/>
          </w:tcPr>
          <w:p w14:paraId="54D409F8" w14:textId="217C893C"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w:t>
            </w:r>
            <w:proofErr w:type="gramStart"/>
            <w:r w:rsidR="00713095" w:rsidRPr="00EC37DE">
              <w:rPr>
                <w:rFonts w:asciiTheme="minorHAnsi" w:hAnsiTheme="minorHAnsi"/>
                <w:sz w:val="18"/>
                <w:szCs w:val="18"/>
              </w:rPr>
              <w:t>rater</w:t>
            </w:r>
            <w:proofErr w:type="gramEnd"/>
            <w:r w:rsidR="00713095" w:rsidRPr="00EC37DE">
              <w:rPr>
                <w:rFonts w:asciiTheme="minorHAnsi" w:hAnsiTheme="minorHAnsi"/>
                <w:sz w:val="18"/>
                <w:szCs w:val="18"/>
              </w:rPr>
              <w:t xml:space="preserve"> but it will be flagged as a possible fail&gt;&gt;</w:t>
            </w:r>
            <w:r w:rsidRPr="00EC37DE">
              <w:rPr>
                <w:rFonts w:asciiTheme="minorHAnsi" w:hAnsiTheme="minorHAnsi"/>
                <w:sz w:val="18"/>
                <w:szCs w:val="18"/>
              </w:rPr>
              <w:t>&gt;&gt;</w:t>
            </w:r>
          </w:p>
        </w:tc>
      </w:tr>
      <w:tr w:rsidR="00E13502" w:rsidRPr="004350BF" w14:paraId="54D409FD" w14:textId="77777777">
        <w:trPr>
          <w:cantSplit/>
          <w:trHeight w:val="360"/>
        </w:trPr>
        <w:tc>
          <w:tcPr>
            <w:tcW w:w="288" w:type="pct"/>
            <w:vAlign w:val="center"/>
          </w:tcPr>
          <w:p w14:paraId="54D409FA" w14:textId="1C4583E1" w:rsidR="00E13502" w:rsidRPr="00EC37DE" w:rsidRDefault="005E1D9C"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4D409FB"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4D409FC" w14:textId="07062875" w:rsidR="00E13502" w:rsidRPr="00EC37DE" w:rsidRDefault="00E13502" w:rsidP="00EF6C66">
            <w:pPr>
              <w:spacing w:after="60"/>
              <w:rPr>
                <w:rFonts w:asciiTheme="minorHAnsi" w:hAnsiTheme="minorHAnsi"/>
                <w:sz w:val="18"/>
                <w:szCs w:val="18"/>
              </w:rPr>
            </w:pPr>
            <w:r w:rsidRPr="00EC37DE">
              <w:rPr>
                <w:rFonts w:asciiTheme="minorHAnsi" w:hAnsiTheme="minorHAnsi"/>
                <w:sz w:val="18"/>
                <w:szCs w:val="18"/>
              </w:rPr>
              <w:t>&lt;&lt;auto filled text: referenced from CF2R. Possible entries are “yes” or “no”</w:t>
            </w:r>
            <w:r w:rsidR="00713095" w:rsidRPr="00EC37DE">
              <w:rPr>
                <w:rFonts w:asciiTheme="minorHAnsi" w:hAnsiTheme="minorHAnsi"/>
                <w:sz w:val="18"/>
                <w:szCs w:val="18"/>
              </w:rPr>
              <w:t xml:space="preserve"> If installed system does not match this entry, it can be overwritten by </w:t>
            </w:r>
            <w:proofErr w:type="gramStart"/>
            <w:r w:rsidR="00713095" w:rsidRPr="00EC37DE">
              <w:rPr>
                <w:rFonts w:asciiTheme="minorHAnsi" w:hAnsiTheme="minorHAnsi"/>
                <w:sz w:val="18"/>
                <w:szCs w:val="18"/>
              </w:rPr>
              <w:t>rater</w:t>
            </w:r>
            <w:proofErr w:type="gramEnd"/>
            <w:r w:rsidR="00713095" w:rsidRPr="00EC37DE">
              <w:rPr>
                <w:rFonts w:asciiTheme="minorHAnsi" w:hAnsiTheme="minorHAnsi"/>
                <w:sz w:val="18"/>
                <w:szCs w:val="18"/>
              </w:rPr>
              <w:t xml:space="preserve"> but it will be flagged as a possible fail&gt;&gt;</w:t>
            </w:r>
            <w:r w:rsidRPr="00EC37DE">
              <w:rPr>
                <w:rFonts w:asciiTheme="minorHAnsi" w:hAnsiTheme="minorHAnsi"/>
                <w:sz w:val="18"/>
                <w:szCs w:val="18"/>
              </w:rPr>
              <w:t>&gt;&gt;</w:t>
            </w:r>
          </w:p>
        </w:tc>
      </w:tr>
      <w:tr w:rsidR="00E13502" w:rsidRPr="004350BF" w14:paraId="54D40A01" w14:textId="77777777">
        <w:trPr>
          <w:cantSplit/>
          <w:trHeight w:val="360"/>
        </w:trPr>
        <w:tc>
          <w:tcPr>
            <w:tcW w:w="288" w:type="pct"/>
            <w:vAlign w:val="center"/>
          </w:tcPr>
          <w:p w14:paraId="54D409FE" w14:textId="31E10D1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4D409FF" w14:textId="58C5F623"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Date of HERS Rater Refrigerant Charge Verification for this </w:t>
            </w:r>
            <w:r w:rsidR="0068512E">
              <w:rPr>
                <w:rFonts w:asciiTheme="minorHAnsi" w:hAnsiTheme="minorHAnsi"/>
                <w:sz w:val="18"/>
                <w:szCs w:val="18"/>
              </w:rPr>
              <w:t>S</w:t>
            </w:r>
            <w:r w:rsidRPr="00EC37DE">
              <w:rPr>
                <w:rFonts w:asciiTheme="minorHAnsi" w:hAnsiTheme="minorHAnsi"/>
                <w:sz w:val="18"/>
                <w:szCs w:val="18"/>
              </w:rPr>
              <w:t>ystem</w:t>
            </w:r>
          </w:p>
        </w:tc>
        <w:tc>
          <w:tcPr>
            <w:tcW w:w="2500" w:type="pct"/>
            <w:vAlign w:val="center"/>
          </w:tcPr>
          <w:p w14:paraId="54D40A00"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&lt;&lt;user input: date: use validated date format&gt;&gt;</w:t>
            </w:r>
          </w:p>
        </w:tc>
      </w:tr>
      <w:tr w:rsidR="00E13502" w:rsidRPr="004350BF" w14:paraId="54D40A0B" w14:textId="77777777">
        <w:trPr>
          <w:cantSplit/>
          <w:trHeight w:val="360"/>
        </w:trPr>
        <w:tc>
          <w:tcPr>
            <w:tcW w:w="288" w:type="pct"/>
            <w:vAlign w:val="center"/>
          </w:tcPr>
          <w:p w14:paraId="54D40A02" w14:textId="21BF96E7"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4D40A03" w14:textId="3D80750E"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 xml:space="preserve">sed by </w:t>
            </w:r>
            <w:r w:rsidR="0068512E">
              <w:rPr>
                <w:rFonts w:asciiTheme="minorHAnsi" w:hAnsiTheme="minorHAnsi"/>
                <w:sz w:val="18"/>
                <w:szCs w:val="18"/>
              </w:rPr>
              <w:t>I</w:t>
            </w:r>
            <w:r w:rsidRPr="00EC37DE">
              <w:rPr>
                <w:rFonts w:asciiTheme="minorHAnsi" w:hAnsiTheme="minorHAnsi"/>
                <w:sz w:val="18"/>
                <w:szCs w:val="18"/>
              </w:rPr>
              <w:t>nstaller</w:t>
            </w:r>
          </w:p>
        </w:tc>
        <w:tc>
          <w:tcPr>
            <w:tcW w:w="2500" w:type="pct"/>
          </w:tcPr>
          <w:p w14:paraId="54D40A04" w14:textId="2DB3B77E"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are: </w:t>
            </w:r>
          </w:p>
          <w:p w14:paraId="54D40A05"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Superheat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6"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Subcooling (outdoor temperature must be ≥ 55 </w:t>
            </w:r>
            <w:proofErr w:type="spellStart"/>
            <w:r w:rsidRPr="00EC37DE">
              <w:rPr>
                <w:rFonts w:asciiTheme="minorHAnsi" w:hAnsiTheme="minorHAnsi"/>
                <w:sz w:val="18"/>
                <w:szCs w:val="18"/>
                <w:u w:val="single"/>
              </w:rPr>
              <w:t>degF</w:t>
            </w:r>
            <w:proofErr w:type="spellEnd"/>
            <w:r w:rsidRPr="00EC37DE">
              <w:rPr>
                <w:rFonts w:asciiTheme="minorHAnsi" w:hAnsiTheme="minorHAnsi"/>
                <w:sz w:val="18"/>
                <w:szCs w:val="18"/>
                <w:u w:val="single"/>
              </w:rPr>
              <w:t>)</w:t>
            </w:r>
            <w:r w:rsidRPr="00EC37DE">
              <w:rPr>
                <w:rFonts w:asciiTheme="minorHAnsi" w:hAnsiTheme="minorHAnsi"/>
                <w:sz w:val="18"/>
                <w:szCs w:val="18"/>
              </w:rPr>
              <w:t xml:space="preserve">; or </w:t>
            </w:r>
          </w:p>
          <w:p w14:paraId="54D40A07" w14:textId="7778BB1A" w:rsidR="00E13502"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Weigh-in</w:t>
            </w:r>
            <w:r w:rsidR="002C1BFB">
              <w:rPr>
                <w:rFonts w:asciiTheme="minorHAnsi" w:hAnsiTheme="minorHAnsi"/>
                <w:sz w:val="18"/>
                <w:szCs w:val="18"/>
                <w:u w:val="single"/>
              </w:rPr>
              <w:t xml:space="preserve"> with Installer independent</w:t>
            </w:r>
            <w:r w:rsidRPr="00EC37DE">
              <w:rPr>
                <w:rFonts w:asciiTheme="minorHAnsi" w:hAnsiTheme="minorHAnsi"/>
                <w:sz w:val="18"/>
                <w:szCs w:val="18"/>
              </w:rPr>
              <w:t>; or</w:t>
            </w:r>
          </w:p>
          <w:p w14:paraId="6DAEC68F" w14:textId="713F2DB5" w:rsidR="002C1BFB" w:rsidRPr="00EC37DE" w:rsidRDefault="002C1BFB" w:rsidP="004A5E5A">
            <w:pPr>
              <w:pStyle w:val="ListParagraph"/>
              <w:numPr>
                <w:ilvl w:val="0"/>
                <w:numId w:val="18"/>
              </w:numPr>
              <w:spacing w:after="60"/>
              <w:rPr>
                <w:rFonts w:asciiTheme="minorHAnsi" w:hAnsiTheme="minorHAnsi"/>
                <w:sz w:val="18"/>
                <w:szCs w:val="18"/>
              </w:rPr>
            </w:pPr>
            <w:r>
              <w:rPr>
                <w:rFonts w:asciiTheme="minorHAnsi" w:hAnsiTheme="minorHAnsi"/>
                <w:sz w:val="18"/>
                <w:szCs w:val="18"/>
                <w:u w:val="single"/>
              </w:rPr>
              <w:t>Weigh</w:t>
            </w:r>
            <w:r w:rsidRPr="002C1BFB">
              <w:rPr>
                <w:rFonts w:asciiTheme="minorHAnsi" w:hAnsiTheme="minorHAnsi"/>
                <w:sz w:val="18"/>
                <w:szCs w:val="18"/>
                <w:u w:val="single"/>
              </w:rPr>
              <w:t>-</w:t>
            </w:r>
            <w:r>
              <w:rPr>
                <w:rFonts w:asciiTheme="minorHAnsi" w:hAnsiTheme="minorHAnsi"/>
                <w:sz w:val="18"/>
                <w:szCs w:val="18"/>
              </w:rPr>
              <w:t>in with HERS Rater observation</w:t>
            </w:r>
          </w:p>
          <w:p w14:paraId="54D40A09" w14:textId="77777777" w:rsidR="00E13502" w:rsidRPr="00EC37DE" w:rsidRDefault="00E13502" w:rsidP="004A5E5A">
            <w:pPr>
              <w:pStyle w:val="ListParagraph"/>
              <w:numPr>
                <w:ilvl w:val="0"/>
                <w:numId w:val="18"/>
              </w:numPr>
              <w:spacing w:after="60"/>
              <w:rPr>
                <w:rFonts w:asciiTheme="minorHAnsi" w:hAnsiTheme="minorHAnsi"/>
                <w:sz w:val="18"/>
                <w:szCs w:val="18"/>
              </w:rPr>
            </w:pPr>
            <w:r w:rsidRPr="00EC37DE">
              <w:rPr>
                <w:rFonts w:asciiTheme="minorHAnsi" w:hAnsiTheme="minorHAnsi"/>
                <w:sz w:val="18"/>
                <w:szCs w:val="18"/>
                <w:u w:val="single"/>
              </w:rPr>
              <w:t xml:space="preserve">New Package Unit Factory Charge </w:t>
            </w:r>
            <w:r w:rsidRPr="00EC37DE">
              <w:rPr>
                <w:rFonts w:asciiTheme="minorHAnsi" w:hAnsiTheme="minorHAnsi"/>
                <w:sz w:val="18"/>
                <w:szCs w:val="18"/>
              </w:rPr>
              <w:t>&gt;&gt;</w:t>
            </w:r>
          </w:p>
          <w:p w14:paraId="54D40A0A" w14:textId="77777777" w:rsidR="00E13502" w:rsidRPr="00EC37DE" w:rsidRDefault="00E13502">
            <w:pPr>
              <w:ind w:left="360"/>
              <w:rPr>
                <w:rFonts w:asciiTheme="minorHAnsi" w:hAnsiTheme="minorHAnsi"/>
                <w:sz w:val="18"/>
                <w:szCs w:val="18"/>
              </w:rPr>
            </w:pPr>
          </w:p>
        </w:tc>
      </w:tr>
      <w:tr w:rsidR="00E13502" w:rsidRPr="004350BF" w14:paraId="54D40A0F" w14:textId="77777777">
        <w:trPr>
          <w:cantSplit/>
          <w:trHeight w:val="953"/>
        </w:trPr>
        <w:tc>
          <w:tcPr>
            <w:tcW w:w="288" w:type="pct"/>
            <w:vAlign w:val="center"/>
          </w:tcPr>
          <w:p w14:paraId="54D40A0C" w14:textId="4E0CDF3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4D40A0D" w14:textId="041779D9" w:rsidR="00E13502" w:rsidRPr="00EC37DE" w:rsidRDefault="00E13502" w:rsidP="00170608">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 xml:space="preserve">Person </w:t>
            </w:r>
            <w:r w:rsidR="0068512E">
              <w:rPr>
                <w:rFonts w:asciiTheme="minorHAnsi" w:hAnsiTheme="minorHAnsi"/>
                <w:sz w:val="18"/>
                <w:szCs w:val="18"/>
              </w:rPr>
              <w:t>W</w:t>
            </w:r>
            <w:r w:rsidRPr="00EC37DE">
              <w:rPr>
                <w:rFonts w:asciiTheme="minorHAnsi" w:hAnsiTheme="minorHAnsi"/>
                <w:sz w:val="18"/>
                <w:szCs w:val="18"/>
              </w:rPr>
              <w:t xml:space="preserve">ho </w:t>
            </w:r>
            <w:r w:rsidR="0068512E">
              <w:rPr>
                <w:rFonts w:asciiTheme="minorHAnsi" w:hAnsiTheme="minorHAnsi"/>
                <w:sz w:val="18"/>
                <w:szCs w:val="18"/>
              </w:rPr>
              <w:t>P</w:t>
            </w:r>
            <w:r w:rsidRPr="00EC37DE">
              <w:rPr>
                <w:rFonts w:asciiTheme="minorHAnsi" w:hAnsiTheme="minorHAnsi"/>
                <w:sz w:val="18"/>
                <w:szCs w:val="18"/>
              </w:rPr>
              <w:t xml:space="preserve">erformed the Refrigerant Charge Verification </w:t>
            </w:r>
            <w:r w:rsidR="0068512E">
              <w:rPr>
                <w:rFonts w:asciiTheme="minorHAnsi" w:hAnsiTheme="minorHAnsi"/>
                <w:sz w:val="18"/>
                <w:szCs w:val="18"/>
              </w:rPr>
              <w:t>R</w:t>
            </w:r>
            <w:r w:rsidRPr="00EC37DE">
              <w:rPr>
                <w:rFonts w:asciiTheme="minorHAnsi" w:hAnsiTheme="minorHAnsi"/>
                <w:sz w:val="18"/>
                <w:szCs w:val="18"/>
              </w:rPr>
              <w:t>eported on the Certificate of Installation</w:t>
            </w:r>
          </w:p>
        </w:tc>
        <w:tc>
          <w:tcPr>
            <w:tcW w:w="2500" w:type="pct"/>
            <w:vAlign w:val="center"/>
          </w:tcPr>
          <w:p w14:paraId="54D40A0E" w14:textId="720DE246" w:rsidR="00E13502" w:rsidRPr="00EC37DE" w:rsidRDefault="00E13502">
            <w:pPr>
              <w:rPr>
                <w:rFonts w:asciiTheme="minorHAnsi" w:hAnsiTheme="minorHAnsi"/>
                <w:sz w:val="18"/>
                <w:szCs w:val="18"/>
              </w:rPr>
            </w:pPr>
            <w:r w:rsidRPr="00EC37DE">
              <w:rPr>
                <w:rFonts w:asciiTheme="minorHAnsi" w:hAnsiTheme="minorHAnsi"/>
                <w:sz w:val="18"/>
                <w:szCs w:val="18"/>
              </w:rPr>
              <w:t>&lt;&lt;auto filled text: referenced from CF2R.  Possible entries: HVAC System Installer or HERS Rater.&gt;&gt;</w:t>
            </w:r>
          </w:p>
        </w:tc>
      </w:tr>
      <w:tr w:rsidR="00E13502" w:rsidRPr="004350BF" w14:paraId="54D40A15" w14:textId="77777777">
        <w:trPr>
          <w:cantSplit/>
          <w:trHeight w:val="953"/>
        </w:trPr>
        <w:tc>
          <w:tcPr>
            <w:tcW w:w="288" w:type="pct"/>
            <w:vAlign w:val="center"/>
          </w:tcPr>
          <w:p w14:paraId="54D40A10" w14:textId="5EDBAC13"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4D40A11" w14:textId="13AA328E"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HERS Verification Compliance Requirement Status</w:t>
            </w:r>
          </w:p>
        </w:tc>
        <w:tc>
          <w:tcPr>
            <w:tcW w:w="2500" w:type="pct"/>
            <w:vAlign w:val="center"/>
          </w:tcPr>
          <w:p w14:paraId="54D40A12" w14:textId="533EAC48" w:rsidR="00E13502" w:rsidRPr="00EC37DE" w:rsidRDefault="00E13502" w:rsidP="00B306F6">
            <w:pPr>
              <w:rPr>
                <w:rFonts w:asciiTheme="minorHAnsi" w:hAnsiTheme="minorHAnsi"/>
                <w:sz w:val="18"/>
                <w:szCs w:val="18"/>
              </w:rPr>
            </w:pPr>
            <w:r w:rsidRPr="00EC37DE">
              <w:rPr>
                <w:rFonts w:asciiTheme="minorHAnsi" w:hAnsiTheme="minorHAnsi"/>
                <w:sz w:val="18"/>
                <w:szCs w:val="18"/>
              </w:rPr>
              <w:t xml:space="preserve">&lt;&lt;auto filled text: referenced from CF2R.  Possible entries: </w:t>
            </w:r>
          </w:p>
          <w:p w14:paraId="54D40A13" w14:textId="77777777" w:rsidR="00E13502" w:rsidRPr="00EC37DE" w:rsidRDefault="00E13502">
            <w:pPr>
              <w:ind w:left="720"/>
              <w:rPr>
                <w:rFonts w:asciiTheme="minorHAnsi" w:hAnsiTheme="minorHAnsi"/>
                <w:sz w:val="18"/>
                <w:szCs w:val="18"/>
              </w:rPr>
            </w:pPr>
            <w:r w:rsidRPr="00EC37DE">
              <w:rPr>
                <w:rFonts w:asciiTheme="minorHAnsi" w:hAnsiTheme="minorHAnsi"/>
                <w:sz w:val="18"/>
                <w:szCs w:val="18"/>
              </w:rPr>
              <w:t>"System does not qualify for Group Sampling"; or</w:t>
            </w:r>
          </w:p>
          <w:p w14:paraId="54D40A14" w14:textId="77777777" w:rsidR="00E13502" w:rsidRPr="00EC37DE" w:rsidRDefault="00E13502" w:rsidP="00713095">
            <w:pPr>
              <w:ind w:left="720"/>
              <w:rPr>
                <w:rFonts w:asciiTheme="minorHAnsi" w:hAnsiTheme="minorHAnsi"/>
                <w:color w:val="FF0000"/>
                <w:sz w:val="18"/>
                <w:szCs w:val="18"/>
              </w:rPr>
            </w:pPr>
            <w:proofErr w:type="gramStart"/>
            <w:r w:rsidRPr="00EC37DE">
              <w:rPr>
                <w:rFonts w:asciiTheme="minorHAnsi" w:hAnsiTheme="minorHAnsi"/>
                <w:sz w:val="18"/>
                <w:szCs w:val="18"/>
              </w:rPr>
              <w:t>”System</w:t>
            </w:r>
            <w:proofErr w:type="gramEnd"/>
            <w:r w:rsidRPr="00EC37DE">
              <w:rPr>
                <w:rFonts w:asciiTheme="minorHAnsi" w:hAnsiTheme="minorHAnsi"/>
                <w:sz w:val="18"/>
                <w:szCs w:val="18"/>
              </w:rPr>
              <w:t xml:space="preserve"> qualifies for Group Sampling.”&gt;&gt;</w:t>
            </w:r>
          </w:p>
        </w:tc>
      </w:tr>
      <w:tr w:rsidR="00E13502" w:rsidRPr="004350BF" w14:paraId="54D40A31" w14:textId="77777777">
        <w:trPr>
          <w:cantSplit/>
          <w:trHeight w:val="953"/>
        </w:trPr>
        <w:tc>
          <w:tcPr>
            <w:tcW w:w="288" w:type="pct"/>
            <w:vAlign w:val="center"/>
          </w:tcPr>
          <w:p w14:paraId="54D40A16" w14:textId="77777777" w:rsidR="00E13502" w:rsidRPr="00EC37DE"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17"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Generate list for next row (this is hidden from user)</w:t>
            </w:r>
          </w:p>
        </w:tc>
        <w:tc>
          <w:tcPr>
            <w:tcW w:w="2500" w:type="pct"/>
            <w:vAlign w:val="center"/>
          </w:tcPr>
          <w:p w14:paraId="54D40A18" w14:textId="0DECC604"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“Superheat”, then list =</w:t>
            </w:r>
          </w:p>
          <w:p w14:paraId="54D40A19" w14:textId="77777777" w:rsidR="00E13502" w:rsidRPr="00EC37DE" w:rsidRDefault="00E13502" w:rsidP="004A5E5A">
            <w:pPr>
              <w:widowControl w:val="0"/>
              <w:autoSpaceDE w:val="0"/>
              <w:autoSpaceDN w:val="0"/>
              <w:adjustRightInd w:val="0"/>
              <w:ind w:firstLine="720"/>
              <w:rPr>
                <w:rFonts w:asciiTheme="minorHAnsi" w:hAnsiTheme="minorHAnsi" w:cs="Helvetica"/>
                <w:sz w:val="18"/>
                <w:szCs w:val="18"/>
              </w:rPr>
            </w:pPr>
            <w:r w:rsidRPr="00EC37DE">
              <w:rPr>
                <w:rFonts w:asciiTheme="minorHAnsi" w:hAnsiTheme="minorHAnsi" w:cs="Helvetica"/>
                <w:sz w:val="18"/>
                <w:szCs w:val="18"/>
              </w:rPr>
              <w:t>Superheat</w:t>
            </w:r>
          </w:p>
          <w:p w14:paraId="54D40A1A"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1B" w14:textId="1FC9767C"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“Subcool</w:t>
            </w:r>
            <w:r w:rsidR="002C1BFB">
              <w:rPr>
                <w:rFonts w:asciiTheme="minorHAnsi" w:hAnsiTheme="minorHAnsi" w:cs="Helvetica"/>
                <w:sz w:val="18"/>
                <w:szCs w:val="18"/>
              </w:rPr>
              <w:t>ing</w:t>
            </w:r>
            <w:r w:rsidRPr="00EC37DE">
              <w:rPr>
                <w:rFonts w:asciiTheme="minorHAnsi" w:hAnsiTheme="minorHAnsi" w:cs="Helvetica"/>
                <w:sz w:val="18"/>
                <w:szCs w:val="18"/>
              </w:rPr>
              <w:t>”, then list =</w:t>
            </w:r>
          </w:p>
          <w:p w14:paraId="54D40A1C" w14:textId="0ED344F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1E" w14:textId="3D4B72B2"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54D40A1F" w14:textId="5A08BFD8"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“no </w:t>
            </w:r>
            <w:r w:rsidR="00BE4F44">
              <w:rPr>
                <w:rFonts w:asciiTheme="minorHAnsi" w:hAnsiTheme="minorHAnsi" w:cs="Helvetica"/>
                <w:sz w:val="18"/>
                <w:szCs w:val="18"/>
              </w:rPr>
              <w:t>FID</w:t>
            </w:r>
            <w:r w:rsidRPr="00EC37DE">
              <w:rPr>
                <w:rFonts w:asciiTheme="minorHAnsi" w:hAnsiTheme="minorHAnsi" w:cs="Helvetica"/>
                <w:sz w:val="18"/>
                <w:szCs w:val="18"/>
              </w:rPr>
              <w:t xml:space="preserve">” and </w:t>
            </w:r>
            <w:r w:rsidR="00AC61CE">
              <w:rPr>
                <w:rFonts w:asciiTheme="minorHAnsi" w:hAnsiTheme="minorHAnsi" w:cs="Helvetica"/>
                <w:sz w:val="18"/>
                <w:szCs w:val="18"/>
              </w:rPr>
              <w:t>A15</w:t>
            </w:r>
            <w:r w:rsidRPr="00EC37DE">
              <w:rPr>
                <w:rFonts w:asciiTheme="minorHAnsi" w:hAnsiTheme="minorHAnsi" w:cs="Helvetica"/>
                <w:sz w:val="18"/>
                <w:szCs w:val="18"/>
              </w:rPr>
              <w:t xml:space="preserve"> = “Weigh-In</w:t>
            </w:r>
            <w:r w:rsidR="002C1BFB">
              <w:rPr>
                <w:rFonts w:asciiTheme="minorHAnsi" w:hAnsiTheme="minorHAnsi" w:cs="Helvetica"/>
                <w:sz w:val="18"/>
                <w:szCs w:val="18"/>
              </w:rPr>
              <w:t xml:space="preserve"> with Installer independent</w:t>
            </w:r>
            <w:r w:rsidRPr="00EC37DE">
              <w:rPr>
                <w:rFonts w:asciiTheme="minorHAnsi" w:hAnsiTheme="minorHAnsi" w:cs="Helvetica"/>
                <w:sz w:val="18"/>
                <w:szCs w:val="18"/>
              </w:rPr>
              <w:t>”, then list =</w:t>
            </w:r>
          </w:p>
          <w:p w14:paraId="54D40A20" w14:textId="77777777"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Superheat</w:t>
            </w:r>
          </w:p>
          <w:p w14:paraId="54D40A22" w14:textId="3A63BEBF"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t>Subcool</w:t>
            </w:r>
            <w:r w:rsidR="002C1BFB">
              <w:rPr>
                <w:rFonts w:asciiTheme="minorHAnsi" w:hAnsiTheme="minorHAnsi" w:cs="Helvetica"/>
                <w:sz w:val="18"/>
                <w:szCs w:val="18"/>
              </w:rPr>
              <w:t>ing</w:t>
            </w:r>
          </w:p>
          <w:p w14:paraId="54D40A24" w14:textId="6F3780A0"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p>
          <w:p w14:paraId="04682497" w14:textId="733EFB24" w:rsidR="002C1BFB" w:rsidRDefault="005738A3" w:rsidP="004A5E5A">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A11 = “no F</w:t>
            </w:r>
            <w:r w:rsidR="002C1BFB">
              <w:rPr>
                <w:rFonts w:asciiTheme="minorHAnsi" w:hAnsiTheme="minorHAnsi" w:cs="Helvetica"/>
                <w:sz w:val="18"/>
                <w:szCs w:val="18"/>
              </w:rPr>
              <w:t>ID” and A1</w:t>
            </w:r>
            <w:r w:rsidR="00963E6C">
              <w:rPr>
                <w:rFonts w:asciiTheme="minorHAnsi" w:hAnsiTheme="minorHAnsi" w:cs="Helvetica"/>
                <w:sz w:val="18"/>
                <w:szCs w:val="18"/>
              </w:rPr>
              <w:t>5</w:t>
            </w:r>
            <w:r w:rsidR="002C1BFB">
              <w:rPr>
                <w:rFonts w:asciiTheme="minorHAnsi" w:hAnsiTheme="minorHAnsi" w:cs="Helvetica"/>
                <w:sz w:val="18"/>
                <w:szCs w:val="18"/>
              </w:rPr>
              <w:t xml:space="preserve"> = “Weigh-in with HERS Rater observation”, then list = </w:t>
            </w:r>
          </w:p>
          <w:p w14:paraId="0AE430B9" w14:textId="4F85FF94" w:rsidR="002C1BFB" w:rsidRDefault="002C1BFB" w:rsidP="002C1BFB">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2A506D94" w14:textId="77777777" w:rsidR="002C1BFB" w:rsidRDefault="002C1BFB" w:rsidP="004A5E5A">
            <w:pPr>
              <w:widowControl w:val="0"/>
              <w:autoSpaceDE w:val="0"/>
              <w:autoSpaceDN w:val="0"/>
              <w:adjustRightInd w:val="0"/>
              <w:rPr>
                <w:rFonts w:asciiTheme="minorHAnsi" w:hAnsiTheme="minorHAnsi" w:cs="Helvetica"/>
                <w:sz w:val="18"/>
                <w:szCs w:val="18"/>
              </w:rPr>
            </w:pPr>
          </w:p>
          <w:p w14:paraId="54D40A25" w14:textId="2891782A"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A11</w:t>
            </w:r>
            <w:r w:rsidRPr="00EC37DE">
              <w:rPr>
                <w:rFonts w:asciiTheme="minorHAnsi" w:hAnsiTheme="minorHAnsi" w:cs="Helvetica"/>
                <w:sz w:val="18"/>
                <w:szCs w:val="18"/>
              </w:rPr>
              <w:t xml:space="preserve"> = “factory installed </w:t>
            </w:r>
            <w:r w:rsidR="00BE4F44">
              <w:rPr>
                <w:rFonts w:asciiTheme="minorHAnsi" w:hAnsiTheme="minorHAnsi" w:cs="Helvetica"/>
                <w:sz w:val="18"/>
                <w:szCs w:val="18"/>
              </w:rPr>
              <w:t>FID</w:t>
            </w:r>
            <w:r w:rsidRPr="00EC37DE">
              <w:rPr>
                <w:rFonts w:asciiTheme="minorHAnsi" w:hAnsiTheme="minorHAnsi" w:cs="Helvetica"/>
                <w:sz w:val="18"/>
                <w:szCs w:val="18"/>
              </w:rPr>
              <w:t xml:space="preserve">” or “field installed </w:t>
            </w:r>
            <w:r w:rsidR="00BE4F44">
              <w:rPr>
                <w:rFonts w:asciiTheme="minorHAnsi" w:hAnsiTheme="minorHAnsi" w:cs="Helvetica"/>
                <w:sz w:val="18"/>
                <w:szCs w:val="18"/>
              </w:rPr>
              <w:t>FID</w:t>
            </w:r>
            <w:r w:rsidRPr="00EC37DE">
              <w:rPr>
                <w:rFonts w:asciiTheme="minorHAnsi" w:hAnsiTheme="minorHAnsi" w:cs="Helvetica"/>
                <w:sz w:val="18"/>
                <w:szCs w:val="18"/>
              </w:rPr>
              <w:t>”, then list =</w:t>
            </w:r>
          </w:p>
          <w:p w14:paraId="54D40A26" w14:textId="6FBB9E13"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00BE4F44">
              <w:rPr>
                <w:rFonts w:asciiTheme="minorHAnsi" w:hAnsiTheme="minorHAnsi" w:cs="Helvetica"/>
                <w:sz w:val="18"/>
                <w:szCs w:val="18"/>
              </w:rPr>
              <w:t>FID</w:t>
            </w:r>
            <w:r w:rsidRPr="00EC37DE">
              <w:rPr>
                <w:rFonts w:asciiTheme="minorHAnsi" w:hAnsiTheme="minorHAnsi" w:cs="Helvetica"/>
                <w:sz w:val="18"/>
                <w:szCs w:val="18"/>
              </w:rPr>
              <w:t xml:space="preserve"> Verification</w:t>
            </w:r>
          </w:p>
          <w:p w14:paraId="54D40A27" w14:textId="77777777" w:rsidR="00E13502" w:rsidRPr="00EC37DE" w:rsidRDefault="00E13502" w:rsidP="004A5E5A">
            <w:pPr>
              <w:widowControl w:val="0"/>
              <w:autoSpaceDE w:val="0"/>
              <w:autoSpaceDN w:val="0"/>
              <w:adjustRightInd w:val="0"/>
              <w:rPr>
                <w:rFonts w:asciiTheme="minorHAnsi" w:hAnsiTheme="minorHAnsi" w:cs="Helvetica"/>
                <w:sz w:val="18"/>
                <w:szCs w:val="18"/>
              </w:rPr>
            </w:pPr>
          </w:p>
          <w:p w14:paraId="54D40A2E" w14:textId="75419B3D" w:rsidR="00E13502" w:rsidRPr="00EC37DE" w:rsidRDefault="00E13502" w:rsidP="002C1BFB">
            <w:pPr>
              <w:widowControl w:val="0"/>
              <w:autoSpaceDE w:val="0"/>
              <w:autoSpaceDN w:val="0"/>
              <w:adjustRightInd w:val="0"/>
              <w:rPr>
                <w:rFonts w:asciiTheme="minorHAnsi" w:hAnsiTheme="minorHAnsi"/>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A15</w:t>
            </w:r>
            <w:r w:rsidRPr="00EC37DE">
              <w:rPr>
                <w:rFonts w:asciiTheme="minorHAnsi" w:hAnsiTheme="minorHAnsi" w:cs="Helvetica"/>
                <w:sz w:val="18"/>
                <w:szCs w:val="18"/>
              </w:rPr>
              <w:t xml:space="preserve"> = “New Package Unit Factory Charge”, then </w:t>
            </w:r>
            <w:r w:rsidR="002C1BFB">
              <w:rPr>
                <w:rFonts w:asciiTheme="minorHAnsi" w:hAnsiTheme="minorHAnsi" w:cs="Helvetica"/>
                <w:sz w:val="18"/>
                <w:szCs w:val="18"/>
              </w:rPr>
              <w:t>do not proceed. A CF3R-MCH-25 is not required when a CF2R-MCH-25f is used.</w:t>
            </w:r>
          </w:p>
          <w:p w14:paraId="54D40A2F" w14:textId="3D3B0FBE" w:rsidR="00E13502" w:rsidRPr="00EC37DE" w:rsidRDefault="00E13502" w:rsidP="004A5E5A">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 xml:space="preserve">Else, If </w:t>
            </w:r>
            <w:r w:rsidR="00AC61CE">
              <w:rPr>
                <w:rFonts w:asciiTheme="minorHAnsi" w:hAnsiTheme="minorHAnsi" w:cs="Helvetica"/>
                <w:sz w:val="18"/>
                <w:szCs w:val="18"/>
              </w:rPr>
              <w:t>A12</w:t>
            </w:r>
            <w:r w:rsidRPr="00EC37DE">
              <w:rPr>
                <w:rFonts w:asciiTheme="minorHAnsi" w:hAnsiTheme="minorHAnsi" w:cs="Helvetica"/>
                <w:sz w:val="18"/>
                <w:szCs w:val="18"/>
              </w:rPr>
              <w:t xml:space="preserve"> = “No”, or </w:t>
            </w:r>
            <w:r w:rsidR="00AC61CE">
              <w:rPr>
                <w:rFonts w:asciiTheme="minorHAnsi" w:hAnsiTheme="minorHAnsi" w:cs="Helvetica"/>
                <w:sz w:val="18"/>
                <w:szCs w:val="18"/>
              </w:rPr>
              <w:t>A13</w:t>
            </w:r>
            <w:r w:rsidRPr="00EC37DE">
              <w:rPr>
                <w:rFonts w:asciiTheme="minorHAnsi" w:hAnsiTheme="minorHAnsi" w:cs="Helvetica"/>
                <w:sz w:val="18"/>
                <w:szCs w:val="18"/>
              </w:rPr>
              <w:t xml:space="preserve"> = “No”, then list =</w:t>
            </w:r>
          </w:p>
          <w:p w14:paraId="54D40A30" w14:textId="77777777" w:rsidR="00E13502" w:rsidRPr="00EC37DE" w:rsidRDefault="00E13502">
            <w:pPr>
              <w:widowControl w:val="0"/>
              <w:autoSpaceDE w:val="0"/>
              <w:autoSpaceDN w:val="0"/>
              <w:adjustRightInd w:val="0"/>
              <w:rPr>
                <w:rFonts w:asciiTheme="minorHAnsi" w:hAnsiTheme="minorHAnsi" w:cs="Helvetica"/>
                <w:sz w:val="18"/>
                <w:szCs w:val="18"/>
              </w:rPr>
            </w:pPr>
            <w:r w:rsidRPr="00EC37DE">
              <w:rPr>
                <w:rFonts w:asciiTheme="minorHAnsi" w:hAnsiTheme="minorHAnsi" w:cs="Helvetica"/>
                <w:sz w:val="18"/>
                <w:szCs w:val="18"/>
              </w:rPr>
              <w:tab/>
            </w:r>
            <w:r w:rsidRPr="00EC37DE">
              <w:rPr>
                <w:rFonts w:asciiTheme="minorHAnsi" w:hAnsiTheme="minorHAnsi" w:cs="Helvetica"/>
                <w:sz w:val="18"/>
                <w:szCs w:val="18"/>
              </w:rPr>
              <w:tab/>
              <w:t>Weigh-In Observation</w:t>
            </w:r>
          </w:p>
        </w:tc>
      </w:tr>
      <w:tr w:rsidR="00E13502" w:rsidRPr="004350BF" w14:paraId="54D40A36" w14:textId="77777777">
        <w:trPr>
          <w:cantSplit/>
          <w:trHeight w:val="953"/>
        </w:trPr>
        <w:tc>
          <w:tcPr>
            <w:tcW w:w="288" w:type="pct"/>
            <w:vAlign w:val="center"/>
          </w:tcPr>
          <w:p w14:paraId="54D40A32" w14:textId="6F2DEA64" w:rsidR="00E13502" w:rsidRPr="00EC37DE" w:rsidRDefault="005E1D9C" w:rsidP="004A5E5A">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4D40A33" w14:textId="03623853" w:rsidR="00E13502" w:rsidRPr="00EC37DE" w:rsidRDefault="00E13502"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C</w:t>
            </w:r>
            <w:r w:rsidRPr="00EC37DE">
              <w:rPr>
                <w:rFonts w:asciiTheme="minorHAnsi" w:hAnsiTheme="minorHAnsi"/>
                <w:sz w:val="18"/>
                <w:szCs w:val="18"/>
              </w:rPr>
              <w:t xml:space="preserve">harge </w:t>
            </w:r>
            <w:r w:rsidR="0068512E">
              <w:rPr>
                <w:rFonts w:asciiTheme="minorHAnsi" w:hAnsiTheme="minorHAnsi"/>
                <w:sz w:val="18"/>
                <w:szCs w:val="18"/>
              </w:rPr>
              <w:t>V</w:t>
            </w:r>
            <w:r w:rsidRPr="00EC37DE">
              <w:rPr>
                <w:rFonts w:asciiTheme="minorHAnsi" w:hAnsiTheme="minorHAnsi"/>
                <w:sz w:val="18"/>
                <w:szCs w:val="18"/>
              </w:rPr>
              <w:t xml:space="preserve">erification </w:t>
            </w:r>
            <w:r w:rsidR="0068512E">
              <w:rPr>
                <w:rFonts w:asciiTheme="minorHAnsi" w:hAnsiTheme="minorHAnsi"/>
                <w:sz w:val="18"/>
                <w:szCs w:val="18"/>
              </w:rPr>
              <w:t>M</w:t>
            </w:r>
            <w:r w:rsidRPr="00EC37DE">
              <w:rPr>
                <w:rFonts w:asciiTheme="minorHAnsi" w:hAnsiTheme="minorHAnsi"/>
                <w:sz w:val="18"/>
                <w:szCs w:val="18"/>
              </w:rPr>
              <w:t xml:space="preserve">ethod </w:t>
            </w:r>
            <w:r w:rsidR="0068512E">
              <w:rPr>
                <w:rFonts w:asciiTheme="minorHAnsi" w:hAnsiTheme="minorHAnsi"/>
                <w:sz w:val="18"/>
                <w:szCs w:val="18"/>
              </w:rPr>
              <w:t>U</w:t>
            </w:r>
            <w:r w:rsidRPr="00EC37DE">
              <w:rPr>
                <w:rFonts w:asciiTheme="minorHAnsi" w:hAnsiTheme="minorHAnsi"/>
                <w:sz w:val="18"/>
                <w:szCs w:val="18"/>
              </w:rPr>
              <w:t>sed by HERS Rater</w:t>
            </w:r>
          </w:p>
        </w:tc>
        <w:tc>
          <w:tcPr>
            <w:tcW w:w="2500" w:type="pct"/>
            <w:vAlign w:val="center"/>
          </w:tcPr>
          <w:p w14:paraId="54D40A34" w14:textId="77777777" w:rsidR="00E13502" w:rsidRPr="00EC37DE" w:rsidRDefault="00E13502" w:rsidP="00577FA7">
            <w:pPr>
              <w:spacing w:after="60"/>
              <w:rPr>
                <w:rFonts w:asciiTheme="minorHAnsi" w:hAnsiTheme="minorHAnsi"/>
                <w:sz w:val="18"/>
                <w:szCs w:val="18"/>
              </w:rPr>
            </w:pPr>
            <w:r w:rsidRPr="00EC37DE">
              <w:rPr>
                <w:rFonts w:asciiTheme="minorHAnsi" w:hAnsiTheme="minorHAnsi"/>
                <w:sz w:val="18"/>
                <w:szCs w:val="18"/>
              </w:rPr>
              <w:t>&lt;&lt;user pick one from list generated in previous row&gt;&gt;&gt;</w:t>
            </w:r>
          </w:p>
          <w:p w14:paraId="54D40A35" w14:textId="77777777" w:rsidR="00E13502" w:rsidRPr="00EC37DE" w:rsidRDefault="00E13502">
            <w:pPr>
              <w:spacing w:after="60"/>
              <w:rPr>
                <w:rFonts w:asciiTheme="minorHAnsi" w:hAnsiTheme="minorHAnsi"/>
                <w:sz w:val="18"/>
                <w:szCs w:val="18"/>
              </w:rPr>
            </w:pPr>
          </w:p>
        </w:tc>
      </w:tr>
      <w:tr w:rsidR="00E13502" w:rsidRPr="004350BF" w14:paraId="54D40A4B" w14:textId="77777777">
        <w:trPr>
          <w:cantSplit/>
          <w:trHeight w:val="953"/>
        </w:trPr>
        <w:tc>
          <w:tcPr>
            <w:tcW w:w="288" w:type="pct"/>
            <w:vAlign w:val="center"/>
          </w:tcPr>
          <w:p w14:paraId="54D40A37" w14:textId="792208B7" w:rsidR="00E13502" w:rsidRPr="00EC37DE" w:rsidDel="005B4BA0" w:rsidRDefault="00E13502" w:rsidP="004A5E5A">
            <w:pPr>
              <w:pStyle w:val="Header"/>
              <w:tabs>
                <w:tab w:val="clear" w:pos="4320"/>
                <w:tab w:val="clear" w:pos="8640"/>
              </w:tabs>
              <w:rPr>
                <w:rFonts w:asciiTheme="minorHAnsi" w:hAnsiTheme="minorHAnsi"/>
                <w:sz w:val="18"/>
                <w:szCs w:val="18"/>
              </w:rPr>
            </w:pPr>
          </w:p>
        </w:tc>
        <w:tc>
          <w:tcPr>
            <w:tcW w:w="2212" w:type="pct"/>
            <w:vAlign w:val="center"/>
          </w:tcPr>
          <w:p w14:paraId="54D40A38"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determine compliance method for this </w:t>
            </w:r>
            <w:proofErr w:type="gramStart"/>
            <w:r w:rsidRPr="00EC37DE">
              <w:rPr>
                <w:rFonts w:asciiTheme="minorHAnsi" w:hAnsiTheme="minorHAnsi"/>
                <w:sz w:val="18"/>
                <w:szCs w:val="18"/>
              </w:rPr>
              <w:t>document;  display</w:t>
            </w:r>
            <w:proofErr w:type="gramEnd"/>
            <w:r w:rsidRPr="00EC37DE">
              <w:rPr>
                <w:rFonts w:asciiTheme="minorHAnsi" w:hAnsiTheme="minorHAnsi"/>
                <w:sz w:val="18"/>
                <w:szCs w:val="18"/>
              </w:rPr>
              <w:t xml:space="preserve"> applicable tables below;</w:t>
            </w:r>
          </w:p>
          <w:p w14:paraId="54D40A39" w14:textId="77777777" w:rsidR="00E13502" w:rsidRPr="00EC37DE" w:rsidRDefault="00E13502" w:rsidP="004A5E5A">
            <w:pPr>
              <w:pStyle w:val="Header"/>
              <w:tabs>
                <w:tab w:val="clear" w:pos="4320"/>
                <w:tab w:val="clear" w:pos="8640"/>
              </w:tabs>
              <w:rPr>
                <w:rFonts w:asciiTheme="minorHAnsi" w:hAnsiTheme="minorHAnsi"/>
                <w:sz w:val="18"/>
                <w:szCs w:val="18"/>
              </w:rPr>
            </w:pPr>
            <w:r w:rsidRPr="00EC37DE">
              <w:rPr>
                <w:rFonts w:asciiTheme="minorHAnsi" w:hAnsiTheme="minorHAnsi"/>
                <w:sz w:val="18"/>
                <w:szCs w:val="18"/>
              </w:rPr>
              <w:t>(</w:t>
            </w:r>
            <w:proofErr w:type="gramStart"/>
            <w:r w:rsidRPr="00EC37DE">
              <w:rPr>
                <w:rFonts w:asciiTheme="minorHAnsi" w:hAnsiTheme="minorHAnsi"/>
                <w:sz w:val="18"/>
                <w:szCs w:val="18"/>
              </w:rPr>
              <w:t>this</w:t>
            </w:r>
            <w:proofErr w:type="gramEnd"/>
            <w:r w:rsidRPr="00EC37DE">
              <w:rPr>
                <w:rFonts w:asciiTheme="minorHAnsi" w:hAnsiTheme="minorHAnsi"/>
                <w:sz w:val="18"/>
                <w:szCs w:val="18"/>
              </w:rPr>
              <w:t xml:space="preserve"> row not visible to user)</w:t>
            </w:r>
          </w:p>
        </w:tc>
        <w:tc>
          <w:tcPr>
            <w:tcW w:w="2500" w:type="pct"/>
            <w:vAlign w:val="center"/>
          </w:tcPr>
          <w:p w14:paraId="54D40A3A"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&lt;&lt;calculated field:  </w:t>
            </w:r>
          </w:p>
          <w:p w14:paraId="54D40A3B" w14:textId="29B53EF5" w:rsidR="00E13502" w:rsidRPr="00EC37DE" w:rsidRDefault="00E13502">
            <w:pPr>
              <w:rPr>
                <w:rFonts w:asciiTheme="minorHAnsi" w:hAnsiTheme="minorHAnsi"/>
                <w:sz w:val="18"/>
                <w:szCs w:val="18"/>
              </w:rPr>
            </w:pPr>
            <w:r w:rsidRPr="00EC37DE">
              <w:rPr>
                <w:rFonts w:asciiTheme="minorHAnsi" w:hAnsiTheme="minorHAnsi"/>
                <w:sz w:val="18"/>
                <w:szCs w:val="18"/>
              </w:rPr>
              <w:t xml:space="preserve">If </w:t>
            </w:r>
            <w:r w:rsidR="00AC61CE">
              <w:rPr>
                <w:rFonts w:asciiTheme="minorHAnsi" w:hAnsiTheme="minorHAnsi"/>
                <w:sz w:val="18"/>
                <w:szCs w:val="18"/>
              </w:rPr>
              <w:t>A18</w:t>
            </w:r>
            <w:r w:rsidRPr="00EC37DE">
              <w:rPr>
                <w:rFonts w:asciiTheme="minorHAnsi" w:hAnsiTheme="minorHAnsi"/>
                <w:sz w:val="18"/>
                <w:szCs w:val="18"/>
              </w:rPr>
              <w:t>=</w:t>
            </w:r>
            <w:proofErr w:type="gramStart"/>
            <w:r w:rsidRPr="00EC37DE">
              <w:rPr>
                <w:rFonts w:asciiTheme="minorHAnsi" w:hAnsiTheme="minorHAnsi"/>
                <w:sz w:val="18"/>
                <w:szCs w:val="18"/>
                <w:u w:val="single"/>
              </w:rPr>
              <w:t>Superheat</w:t>
            </w:r>
            <w:r w:rsidRPr="00EC37DE">
              <w:rPr>
                <w:rFonts w:asciiTheme="minorHAnsi" w:hAnsiTheme="minorHAnsi"/>
                <w:sz w:val="18"/>
                <w:szCs w:val="18"/>
              </w:rPr>
              <w:t>;  then</w:t>
            </w:r>
            <w:proofErr w:type="gramEnd"/>
            <w:r w:rsidRPr="00EC37DE">
              <w:rPr>
                <w:rFonts w:asciiTheme="minorHAnsi" w:hAnsiTheme="minorHAnsi"/>
                <w:sz w:val="18"/>
                <w:szCs w:val="18"/>
              </w:rPr>
              <w:t xml:space="preserve"> display method:</w:t>
            </w:r>
          </w:p>
          <w:p w14:paraId="54D40A3C"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25a Superheat Charge Verification </w:t>
            </w:r>
            <w:proofErr w:type="gramStart"/>
            <w:r w:rsidRPr="00EC37DE">
              <w:rPr>
                <w:rFonts w:asciiTheme="minorHAnsi" w:hAnsiTheme="minorHAnsi"/>
                <w:sz w:val="18"/>
                <w:szCs w:val="18"/>
              </w:rPr>
              <w:t>Procedure;</w:t>
            </w:r>
            <w:proofErr w:type="gramEnd"/>
          </w:p>
          <w:p w14:paraId="54D40A3D" w14:textId="77777777" w:rsidR="00E13502" w:rsidRPr="00EC37DE" w:rsidRDefault="00E13502" w:rsidP="004A5E5A">
            <w:pPr>
              <w:rPr>
                <w:rFonts w:asciiTheme="minorHAnsi" w:hAnsiTheme="minorHAnsi"/>
                <w:sz w:val="18"/>
                <w:szCs w:val="18"/>
              </w:rPr>
            </w:pPr>
          </w:p>
          <w:p w14:paraId="54D40A3E" w14:textId="293CF4D4"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proofErr w:type="gramStart"/>
            <w:r w:rsidRPr="00EC37DE">
              <w:rPr>
                <w:rFonts w:asciiTheme="minorHAnsi" w:hAnsiTheme="minorHAnsi"/>
                <w:sz w:val="18"/>
                <w:szCs w:val="18"/>
                <w:u w:val="single"/>
              </w:rPr>
              <w:t>Subcooling;</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w:t>
            </w:r>
          </w:p>
          <w:p w14:paraId="54D40A3F"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25b. Subcooling Charge Verification </w:t>
            </w:r>
            <w:proofErr w:type="gramStart"/>
            <w:r w:rsidRPr="00EC37DE">
              <w:rPr>
                <w:rFonts w:asciiTheme="minorHAnsi" w:hAnsiTheme="minorHAnsi"/>
                <w:sz w:val="18"/>
                <w:szCs w:val="18"/>
              </w:rPr>
              <w:t>Method;</w:t>
            </w:r>
            <w:proofErr w:type="gramEnd"/>
          </w:p>
          <w:p w14:paraId="54D40A40" w14:textId="77777777" w:rsidR="00E13502" w:rsidRPr="00EC37DE" w:rsidRDefault="00E13502" w:rsidP="004A5E5A">
            <w:pPr>
              <w:rPr>
                <w:rFonts w:asciiTheme="minorHAnsi" w:hAnsiTheme="minorHAnsi"/>
                <w:sz w:val="18"/>
                <w:szCs w:val="18"/>
              </w:rPr>
            </w:pPr>
          </w:p>
          <w:p w14:paraId="54D40A41" w14:textId="228928DB"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Weigh-in </w:t>
            </w:r>
            <w:proofErr w:type="gramStart"/>
            <w:r w:rsidRPr="00EC37DE">
              <w:rPr>
                <w:rFonts w:asciiTheme="minorHAnsi" w:hAnsiTheme="minorHAnsi"/>
                <w:sz w:val="18"/>
                <w:szCs w:val="18"/>
                <w:u w:val="single"/>
              </w:rPr>
              <w:t>Observation;</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w:t>
            </w:r>
          </w:p>
          <w:p w14:paraId="54D40A42" w14:textId="77777777" w:rsidR="00E13502" w:rsidRPr="00EC37DE" w:rsidRDefault="00E13502" w:rsidP="004A5E5A">
            <w:pPr>
              <w:rPr>
                <w:rFonts w:asciiTheme="minorHAnsi" w:hAnsiTheme="minorHAnsi"/>
                <w:sz w:val="18"/>
                <w:szCs w:val="18"/>
              </w:rPr>
            </w:pPr>
            <w:r w:rsidRPr="00EC37DE">
              <w:rPr>
                <w:rFonts w:asciiTheme="minorHAnsi" w:hAnsiTheme="minorHAnsi"/>
                <w:sz w:val="18"/>
                <w:szCs w:val="18"/>
              </w:rPr>
              <w:t xml:space="preserve">25c. </w:t>
            </w:r>
            <w:r w:rsidRPr="00EC37DE">
              <w:rPr>
                <w:rFonts w:asciiTheme="minorHAnsi" w:hAnsiTheme="minorHAnsi"/>
                <w:sz w:val="18"/>
                <w:szCs w:val="18"/>
                <w:u w:val="single"/>
              </w:rPr>
              <w:t>Weigh-in</w:t>
            </w:r>
            <w:r w:rsidRPr="00EC37DE">
              <w:rPr>
                <w:rFonts w:asciiTheme="minorHAnsi" w:hAnsiTheme="minorHAnsi"/>
                <w:sz w:val="18"/>
                <w:szCs w:val="18"/>
              </w:rPr>
              <w:t xml:space="preserve"> Observation </w:t>
            </w:r>
            <w:proofErr w:type="gramStart"/>
            <w:r w:rsidRPr="00EC37DE">
              <w:rPr>
                <w:rFonts w:asciiTheme="minorHAnsi" w:hAnsiTheme="minorHAnsi"/>
                <w:sz w:val="18"/>
                <w:szCs w:val="18"/>
              </w:rPr>
              <w:t>Procedure;</w:t>
            </w:r>
            <w:proofErr w:type="gramEnd"/>
          </w:p>
          <w:p w14:paraId="54D40A43" w14:textId="77777777" w:rsidR="00E13502" w:rsidRPr="00EC37DE" w:rsidRDefault="00E13502" w:rsidP="00577FA7">
            <w:pPr>
              <w:rPr>
                <w:rFonts w:asciiTheme="minorHAnsi" w:hAnsiTheme="minorHAnsi"/>
                <w:sz w:val="18"/>
                <w:szCs w:val="18"/>
              </w:rPr>
            </w:pPr>
          </w:p>
          <w:p w14:paraId="54D40A44" w14:textId="6A4C29DE" w:rsidR="00E13502" w:rsidRPr="00EC37DE" w:rsidDel="00462DA3" w:rsidRDefault="00E13502" w:rsidP="00577FA7">
            <w:pPr>
              <w:rPr>
                <w:del w:id="6" w:author="Alhabibi, Haider@Energy" w:date="2022-06-08T15:09:00Z"/>
                <w:rFonts w:asciiTheme="minorHAnsi" w:hAnsiTheme="minorHAnsi"/>
                <w:sz w:val="18"/>
                <w:szCs w:val="18"/>
              </w:rPr>
            </w:pPr>
            <w:del w:id="7" w:author="Alhabibi, Haider@Energy" w:date="2022-06-08T15:09:00Z">
              <w:r w:rsidRPr="00EC37DE" w:rsidDel="00462DA3">
                <w:rPr>
                  <w:rFonts w:asciiTheme="minorHAnsi" w:hAnsiTheme="minorHAnsi"/>
                  <w:sz w:val="18"/>
                  <w:szCs w:val="18"/>
                </w:rPr>
                <w:delText xml:space="preserve">elseif </w:delText>
              </w:r>
              <w:r w:rsidR="00AC61CE" w:rsidDel="00462DA3">
                <w:rPr>
                  <w:rFonts w:asciiTheme="minorHAnsi" w:hAnsiTheme="minorHAnsi"/>
                  <w:sz w:val="18"/>
                  <w:szCs w:val="18"/>
                </w:rPr>
                <w:delText>A18</w:delText>
              </w:r>
              <w:r w:rsidRPr="00EC37DE" w:rsidDel="00462DA3">
                <w:rPr>
                  <w:rFonts w:asciiTheme="minorHAnsi" w:hAnsiTheme="minorHAnsi"/>
                  <w:sz w:val="18"/>
                  <w:szCs w:val="18"/>
                </w:rPr>
                <w:delText>=</w:delText>
              </w:r>
              <w:r w:rsidRPr="00EC37DE" w:rsidDel="00462DA3">
                <w:rPr>
                  <w:rFonts w:asciiTheme="minorHAnsi" w:hAnsiTheme="minorHAnsi"/>
                  <w:sz w:val="18"/>
                  <w:szCs w:val="18"/>
                  <w:u w:val="single"/>
                </w:rPr>
                <w:delText>Winter Setup;</w:delText>
              </w:r>
              <w:r w:rsidRPr="00EC37DE" w:rsidDel="00462DA3">
                <w:rPr>
                  <w:rFonts w:asciiTheme="minorHAnsi" w:hAnsiTheme="minorHAnsi"/>
                  <w:sz w:val="18"/>
                  <w:szCs w:val="18"/>
                </w:rPr>
                <w:delText xml:space="preserve">  then display method:</w:delText>
              </w:r>
            </w:del>
          </w:p>
          <w:p w14:paraId="54D40A45" w14:textId="1B0F3C74" w:rsidR="00E13502" w:rsidRPr="00EC37DE" w:rsidDel="00462DA3" w:rsidRDefault="00E13502" w:rsidP="00577FA7">
            <w:pPr>
              <w:rPr>
                <w:del w:id="8" w:author="Alhabibi, Haider@Energy" w:date="2022-06-08T15:09:00Z"/>
                <w:rFonts w:asciiTheme="minorHAnsi" w:hAnsiTheme="minorHAnsi"/>
                <w:sz w:val="18"/>
                <w:szCs w:val="18"/>
              </w:rPr>
            </w:pPr>
            <w:del w:id="9" w:author="Alhabibi, Haider@Energy" w:date="2022-06-08T15:09:00Z">
              <w:r w:rsidRPr="00EC37DE" w:rsidDel="00462DA3">
                <w:rPr>
                  <w:rFonts w:asciiTheme="minorHAnsi" w:hAnsiTheme="minorHAnsi"/>
                  <w:sz w:val="18"/>
                  <w:szCs w:val="18"/>
                </w:rPr>
                <w:delText>25e. Winter Setup for Standard Charge Verification;</w:delText>
              </w:r>
            </w:del>
          </w:p>
          <w:p w14:paraId="54D40A46" w14:textId="77777777" w:rsidR="00E13502" w:rsidRPr="00EC37DE" w:rsidRDefault="00E13502" w:rsidP="00577FA7">
            <w:pPr>
              <w:rPr>
                <w:rFonts w:asciiTheme="minorHAnsi" w:hAnsiTheme="minorHAnsi"/>
                <w:sz w:val="18"/>
                <w:szCs w:val="18"/>
              </w:rPr>
            </w:pPr>
          </w:p>
          <w:p w14:paraId="54D40A47" w14:textId="2526EB86"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elseif </w:t>
            </w:r>
            <w:r w:rsidR="00AC61CE">
              <w:rPr>
                <w:rFonts w:asciiTheme="minorHAnsi" w:hAnsiTheme="minorHAnsi"/>
                <w:sz w:val="18"/>
                <w:szCs w:val="18"/>
              </w:rPr>
              <w:t>A18</w:t>
            </w:r>
            <w:r w:rsidRPr="00EC37DE">
              <w:rPr>
                <w:rFonts w:asciiTheme="minorHAnsi" w:hAnsiTheme="minorHAnsi"/>
                <w:sz w:val="18"/>
                <w:szCs w:val="18"/>
              </w:rPr>
              <w:t>=</w:t>
            </w:r>
            <w:r w:rsidRPr="00EC37DE">
              <w:rPr>
                <w:rFonts w:asciiTheme="minorHAnsi" w:hAnsiTheme="minorHAnsi"/>
                <w:sz w:val="18"/>
                <w:szCs w:val="18"/>
                <w:u w:val="single"/>
              </w:rPr>
              <w:t xml:space="preserve"> </w:t>
            </w:r>
            <w:r w:rsidR="00BE4F44">
              <w:rPr>
                <w:rFonts w:asciiTheme="minorHAnsi" w:hAnsiTheme="minorHAnsi"/>
                <w:sz w:val="18"/>
                <w:szCs w:val="18"/>
                <w:u w:val="single"/>
              </w:rPr>
              <w:t>FID</w:t>
            </w:r>
            <w:r w:rsidRPr="00EC37DE">
              <w:rPr>
                <w:rFonts w:asciiTheme="minorHAnsi" w:hAnsiTheme="minorHAnsi"/>
                <w:sz w:val="18"/>
                <w:szCs w:val="18"/>
                <w:u w:val="single"/>
              </w:rPr>
              <w:t xml:space="preserve"> </w:t>
            </w:r>
            <w:proofErr w:type="gramStart"/>
            <w:r w:rsidRPr="00EC37DE">
              <w:rPr>
                <w:rFonts w:asciiTheme="minorHAnsi" w:hAnsiTheme="minorHAnsi"/>
                <w:sz w:val="18"/>
                <w:szCs w:val="18"/>
                <w:u w:val="single"/>
              </w:rPr>
              <w:t>Verification;</w:t>
            </w:r>
            <w:r w:rsidRPr="00EC37DE">
              <w:rPr>
                <w:rFonts w:asciiTheme="minorHAnsi" w:hAnsiTheme="minorHAnsi"/>
                <w:sz w:val="18"/>
                <w:szCs w:val="18"/>
              </w:rPr>
              <w:t xml:space="preserve">  then</w:t>
            </w:r>
            <w:proofErr w:type="gramEnd"/>
            <w:r w:rsidRPr="00EC37DE">
              <w:rPr>
                <w:rFonts w:asciiTheme="minorHAnsi" w:hAnsiTheme="minorHAnsi"/>
                <w:sz w:val="18"/>
                <w:szCs w:val="18"/>
              </w:rPr>
              <w:t xml:space="preserve"> display method: </w:t>
            </w:r>
          </w:p>
          <w:p w14:paraId="54D40A48" w14:textId="61262A73" w:rsidR="00E13502" w:rsidRPr="00EC37DE" w:rsidRDefault="00E13502" w:rsidP="00577FA7">
            <w:pPr>
              <w:rPr>
                <w:rFonts w:asciiTheme="minorHAnsi" w:hAnsiTheme="minorHAnsi"/>
                <w:sz w:val="18"/>
                <w:szCs w:val="18"/>
              </w:rPr>
            </w:pPr>
            <w:r w:rsidRPr="00EC37DE">
              <w:rPr>
                <w:rFonts w:asciiTheme="minorHAnsi" w:hAnsiTheme="minorHAnsi"/>
                <w:sz w:val="18"/>
                <w:szCs w:val="18"/>
              </w:rPr>
              <w:t xml:space="preserve">25d. </w:t>
            </w:r>
            <w:r w:rsidR="00BE4F44">
              <w:rPr>
                <w:rFonts w:asciiTheme="minorHAnsi" w:hAnsiTheme="minorHAnsi"/>
                <w:sz w:val="18"/>
                <w:szCs w:val="18"/>
                <w:u w:val="single"/>
              </w:rPr>
              <w:t>FID</w:t>
            </w:r>
            <w:r w:rsidRPr="00EC37DE">
              <w:rPr>
                <w:rFonts w:asciiTheme="minorHAnsi" w:hAnsiTheme="minorHAnsi"/>
                <w:sz w:val="18"/>
                <w:szCs w:val="18"/>
                <w:u w:val="single"/>
              </w:rPr>
              <w:t xml:space="preserve"> Verification </w:t>
            </w:r>
            <w:proofErr w:type="gramStart"/>
            <w:r w:rsidRPr="00EC37DE">
              <w:rPr>
                <w:rFonts w:asciiTheme="minorHAnsi" w:hAnsiTheme="minorHAnsi"/>
                <w:sz w:val="18"/>
                <w:szCs w:val="18"/>
                <w:u w:val="single"/>
              </w:rPr>
              <w:t>Method</w:t>
            </w:r>
            <w:r w:rsidRPr="00EC37DE">
              <w:rPr>
                <w:rFonts w:asciiTheme="minorHAnsi" w:hAnsiTheme="minorHAnsi"/>
                <w:sz w:val="18"/>
                <w:szCs w:val="18"/>
              </w:rPr>
              <w:t>;</w:t>
            </w:r>
            <w:proofErr w:type="gramEnd"/>
          </w:p>
          <w:p w14:paraId="54D40A49" w14:textId="77777777" w:rsidR="00E13502" w:rsidRPr="00EC37DE" w:rsidRDefault="00E13502" w:rsidP="004A5E5A">
            <w:pPr>
              <w:rPr>
                <w:rFonts w:asciiTheme="minorHAnsi" w:hAnsiTheme="minorHAnsi"/>
                <w:sz w:val="18"/>
                <w:szCs w:val="18"/>
              </w:rPr>
            </w:pPr>
          </w:p>
          <w:p w14:paraId="54D40A4A" w14:textId="77777777" w:rsidR="00E13502" w:rsidRPr="00EC37DE" w:rsidRDefault="00E13502">
            <w:pPr>
              <w:rPr>
                <w:rFonts w:asciiTheme="minorHAnsi" w:hAnsiTheme="minorHAnsi"/>
                <w:sz w:val="18"/>
                <w:szCs w:val="18"/>
              </w:rPr>
            </w:pPr>
          </w:p>
        </w:tc>
      </w:tr>
    </w:tbl>
    <w:p w14:paraId="54D40A4D" w14:textId="77777777" w:rsidR="00E13502" w:rsidRPr="004350BF" w:rsidRDefault="00E13502" w:rsidP="007F234C">
      <w:pPr>
        <w:keepNext/>
        <w:spacing w:after="60"/>
        <w:rPr>
          <w:rFonts w:asciiTheme="majorHAnsi" w:hAnsiTheme="majorHAnsi"/>
          <w:b/>
        </w:rPr>
      </w:pPr>
    </w:p>
    <w:tbl>
      <w:tblPr>
        <w:tblStyle w:val="TableGrid"/>
        <w:tblW w:w="0" w:type="auto"/>
        <w:tblLook w:val="00A0" w:firstRow="1" w:lastRow="0" w:firstColumn="1" w:lastColumn="0" w:noHBand="0" w:noVBand="0"/>
      </w:tblPr>
      <w:tblGrid>
        <w:gridCol w:w="10790"/>
      </w:tblGrid>
      <w:tr w:rsidR="007F234C" w:rsidRPr="004350BF" w14:paraId="54D40A51" w14:textId="77777777">
        <w:tc>
          <w:tcPr>
            <w:tcW w:w="11016" w:type="dxa"/>
          </w:tcPr>
          <w:p w14:paraId="54D40A50" w14:textId="72F09E88" w:rsidR="007F234C" w:rsidRPr="004350BF" w:rsidRDefault="004D3E1A" w:rsidP="00170608">
            <w:pPr>
              <w:keepNext/>
              <w:rPr>
                <w:rFonts w:asciiTheme="majorHAnsi" w:hAnsiTheme="majorHAnsi"/>
                <w:b/>
              </w:rPr>
            </w:pPr>
            <w:r w:rsidRPr="00170608">
              <w:rPr>
                <w:rFonts w:asciiTheme="minorHAnsi" w:hAnsiTheme="minorHAnsi"/>
                <w:b/>
                <w:szCs w:val="18"/>
              </w:rPr>
              <w:t>MCH</w:t>
            </w:r>
            <w:r>
              <w:rPr>
                <w:rFonts w:asciiTheme="minorHAnsi" w:hAnsiTheme="minorHAnsi"/>
                <w:b/>
                <w:szCs w:val="18"/>
              </w:rPr>
              <w:t>-</w:t>
            </w:r>
            <w:r w:rsidRPr="00170608">
              <w:rPr>
                <w:rFonts w:asciiTheme="minorHAnsi" w:hAnsiTheme="minorHAnsi"/>
                <w:b/>
                <w:szCs w:val="18"/>
              </w:rPr>
              <w:t>25c</w:t>
            </w:r>
            <w:r>
              <w:rPr>
                <w:rFonts w:asciiTheme="minorHAnsi" w:hAnsiTheme="minorHAnsi"/>
                <w:b/>
                <w:szCs w:val="18"/>
              </w:rPr>
              <w:t xml:space="preserve"> </w:t>
            </w:r>
            <w:r w:rsidR="000675E9">
              <w:rPr>
                <w:rFonts w:asciiTheme="minorHAnsi" w:hAnsiTheme="minorHAnsi"/>
                <w:b/>
                <w:szCs w:val="18"/>
              </w:rPr>
              <w:t>-</w:t>
            </w:r>
            <w:r>
              <w:rPr>
                <w:rFonts w:asciiTheme="minorHAnsi" w:hAnsiTheme="minorHAnsi"/>
                <w:b/>
                <w:szCs w:val="18"/>
              </w:rPr>
              <w:t xml:space="preserve"> Refrigerant Charge Verification </w:t>
            </w:r>
            <w:r w:rsidR="000675E9">
              <w:rPr>
                <w:rFonts w:asciiTheme="minorHAnsi" w:hAnsiTheme="minorHAnsi"/>
                <w:b/>
                <w:szCs w:val="18"/>
              </w:rPr>
              <w:t>-</w:t>
            </w:r>
            <w:r>
              <w:rPr>
                <w:rFonts w:asciiTheme="minorHAnsi" w:hAnsiTheme="minorHAnsi"/>
                <w:b/>
                <w:szCs w:val="18"/>
              </w:rPr>
              <w:t xml:space="preserve"> Weigh </w:t>
            </w:r>
            <w:proofErr w:type="gramStart"/>
            <w:r>
              <w:rPr>
                <w:rFonts w:asciiTheme="minorHAnsi" w:hAnsiTheme="minorHAnsi"/>
                <w:b/>
                <w:szCs w:val="18"/>
              </w:rPr>
              <w:t>In</w:t>
            </w:r>
            <w:proofErr w:type="gramEnd"/>
            <w:r w:rsidR="002C1BFB">
              <w:rPr>
                <w:rFonts w:asciiTheme="minorHAnsi" w:hAnsiTheme="minorHAnsi"/>
                <w:b/>
                <w:szCs w:val="18"/>
              </w:rPr>
              <w:t xml:space="preserve"> Observation Procedure</w:t>
            </w:r>
          </w:p>
        </w:tc>
      </w:tr>
    </w:tbl>
    <w:p w14:paraId="54D40A52" w14:textId="77777777" w:rsidR="007F234C" w:rsidRPr="004350BF" w:rsidRDefault="007F234C" w:rsidP="007F234C">
      <w:pPr>
        <w:pStyle w:val="Header"/>
        <w:tabs>
          <w:tab w:val="clear" w:pos="4320"/>
          <w:tab w:val="clear" w:pos="8640"/>
        </w:tabs>
        <w:rPr>
          <w:rFonts w:ascii="Calibri" w:hAnsi="Calibri"/>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7F234C" w:rsidRPr="004350BF" w14:paraId="54D40A55" w14:textId="77777777">
        <w:trPr>
          <w:cantSplit/>
          <w:trHeight w:val="233"/>
        </w:trPr>
        <w:tc>
          <w:tcPr>
            <w:tcW w:w="5000" w:type="pct"/>
            <w:gridSpan w:val="3"/>
            <w:vAlign w:val="center"/>
          </w:tcPr>
          <w:p w14:paraId="54D40A53" w14:textId="26E06297" w:rsidR="007F234C" w:rsidRPr="00170608" w:rsidRDefault="007F234C" w:rsidP="00D209BF">
            <w:pPr>
              <w:pStyle w:val="Header"/>
              <w:keepNext/>
              <w:tabs>
                <w:tab w:val="clear" w:pos="4320"/>
                <w:tab w:val="clear" w:pos="8640"/>
              </w:tabs>
              <w:rPr>
                <w:rFonts w:asciiTheme="minorHAnsi" w:hAnsiTheme="minorHAnsi"/>
                <w:b/>
                <w:szCs w:val="18"/>
              </w:rPr>
            </w:pPr>
            <w:r w:rsidRPr="00170608">
              <w:rPr>
                <w:rFonts w:asciiTheme="minorHAnsi" w:hAnsiTheme="minorHAnsi"/>
                <w:b/>
                <w:szCs w:val="18"/>
              </w:rPr>
              <w:lastRenderedPageBreak/>
              <w:t>B. Measurement Access Hole (MAH) Verification</w:t>
            </w:r>
          </w:p>
          <w:p w14:paraId="54D40A54" w14:textId="193C64C2" w:rsidR="007F234C" w:rsidRPr="00EC37DE" w:rsidRDefault="004D3E1A" w:rsidP="00D209BF">
            <w:pPr>
              <w:pStyle w:val="Header"/>
              <w:keepNext/>
              <w:tabs>
                <w:tab w:val="clear" w:pos="4320"/>
                <w:tab w:val="clear" w:pos="8640"/>
              </w:tabs>
              <w:rPr>
                <w:rFonts w:asciiTheme="minorHAnsi" w:hAnsiTheme="minorHAnsi"/>
                <w:sz w:val="18"/>
                <w:szCs w:val="18"/>
              </w:rPr>
            </w:pPr>
            <w:r w:rsidRPr="00740E83">
              <w:rPr>
                <w:rFonts w:asciiTheme="minorHAnsi" w:hAnsiTheme="minorHAnsi"/>
                <w:sz w:val="18"/>
                <w:szCs w:val="18"/>
              </w:rPr>
              <w:t>HERS Raters are required to visually field verify MAH</w:t>
            </w:r>
            <w:r>
              <w:rPr>
                <w:rFonts w:asciiTheme="minorHAnsi" w:hAnsiTheme="minorHAnsi"/>
                <w:sz w:val="18"/>
                <w:szCs w:val="18"/>
              </w:rPr>
              <w:t>.</w:t>
            </w:r>
            <w:r w:rsidRPr="00D51F70">
              <w:rPr>
                <w:rFonts w:asciiTheme="minorHAnsi" w:hAnsiTheme="minorHAnsi"/>
                <w:sz w:val="18"/>
                <w:szCs w:val="18"/>
              </w:rPr>
              <w:t xml:space="preserve"> </w:t>
            </w:r>
            <w:r w:rsidR="007F234C" w:rsidRPr="00D51F70">
              <w:rPr>
                <w:rFonts w:asciiTheme="minorHAnsi" w:hAnsiTheme="minorHAnsi"/>
                <w:sz w:val="18"/>
                <w:szCs w:val="18"/>
              </w:rPr>
              <w:t>Procedures for installing MAH are specified in Reference Residential Appendix RA3.2.2.3</w:t>
            </w:r>
            <w:r w:rsidRPr="00D51F70">
              <w:rPr>
                <w:rFonts w:asciiTheme="minorHAnsi" w:hAnsiTheme="minorHAnsi"/>
                <w:sz w:val="18"/>
                <w:szCs w:val="18"/>
              </w:rPr>
              <w:t>.</w:t>
            </w:r>
          </w:p>
        </w:tc>
      </w:tr>
      <w:tr w:rsidR="007F234C" w:rsidRPr="004350BF" w14:paraId="54D40A5F" w14:textId="77777777">
        <w:trPr>
          <w:cantSplit/>
          <w:trHeight w:val="233"/>
        </w:trPr>
        <w:tc>
          <w:tcPr>
            <w:tcW w:w="204" w:type="pct"/>
            <w:vAlign w:val="center"/>
          </w:tcPr>
          <w:p w14:paraId="54D40A56" w14:textId="77777777" w:rsidR="007F234C" w:rsidRPr="00EC37DE" w:rsidRDefault="007F234C" w:rsidP="00D209BF">
            <w:pPr>
              <w:pStyle w:val="IndexHeading"/>
              <w:keepNext/>
              <w:ind w:left="-115"/>
              <w:jc w:val="center"/>
              <w:rPr>
                <w:rFonts w:asciiTheme="minorHAnsi" w:hAnsiTheme="minorHAnsi"/>
                <w:b w:val="0"/>
                <w:bCs/>
                <w:sz w:val="18"/>
                <w:szCs w:val="18"/>
              </w:rPr>
            </w:pPr>
            <w:r w:rsidRPr="00EC37DE">
              <w:rPr>
                <w:rFonts w:asciiTheme="minorHAnsi" w:hAnsiTheme="minorHAnsi"/>
                <w:b w:val="0"/>
                <w:bCs/>
                <w:sz w:val="18"/>
                <w:szCs w:val="18"/>
              </w:rPr>
              <w:t>01</w:t>
            </w:r>
          </w:p>
        </w:tc>
        <w:tc>
          <w:tcPr>
            <w:tcW w:w="2296" w:type="pct"/>
            <w:tcMar>
              <w:left w:w="115" w:type="dxa"/>
              <w:right w:w="101" w:type="dxa"/>
            </w:tcMar>
            <w:vAlign w:val="center"/>
          </w:tcPr>
          <w:p w14:paraId="54D40A57" w14:textId="6A17673F" w:rsidR="007F234C" w:rsidRPr="00EC37DE" w:rsidRDefault="007F234C" w:rsidP="00170608">
            <w:pPr>
              <w:keepNext/>
              <w:rPr>
                <w:rFonts w:asciiTheme="minorHAnsi" w:hAnsiTheme="minorHAnsi"/>
                <w:sz w:val="18"/>
                <w:szCs w:val="18"/>
              </w:rPr>
            </w:pPr>
            <w:r w:rsidRPr="00EC37DE">
              <w:rPr>
                <w:rFonts w:asciiTheme="minorHAnsi" w:hAnsiTheme="minorHAnsi"/>
                <w:sz w:val="18"/>
                <w:szCs w:val="18"/>
              </w:rPr>
              <w:t xml:space="preserve">Method </w:t>
            </w:r>
            <w:r w:rsidR="0068512E">
              <w:rPr>
                <w:rFonts w:asciiTheme="minorHAnsi" w:hAnsiTheme="minorHAnsi"/>
                <w:sz w:val="18"/>
                <w:szCs w:val="18"/>
              </w:rPr>
              <w:t>U</w:t>
            </w:r>
            <w:r w:rsidRPr="00EC37DE">
              <w:rPr>
                <w:rFonts w:asciiTheme="minorHAnsi" w:hAnsiTheme="minorHAnsi"/>
                <w:sz w:val="18"/>
                <w:szCs w:val="18"/>
              </w:rPr>
              <w:t xml:space="preserve">sed to </w:t>
            </w:r>
            <w:r w:rsidR="0068512E">
              <w:rPr>
                <w:rFonts w:asciiTheme="minorHAnsi" w:hAnsiTheme="minorHAnsi"/>
                <w:sz w:val="18"/>
                <w:szCs w:val="18"/>
              </w:rPr>
              <w:t>D</w:t>
            </w:r>
            <w:r w:rsidRPr="00EC37DE">
              <w:rPr>
                <w:rFonts w:asciiTheme="minorHAnsi" w:hAnsiTheme="minorHAnsi"/>
                <w:sz w:val="18"/>
                <w:szCs w:val="18"/>
              </w:rPr>
              <w:t xml:space="preserve">emonstrate </w:t>
            </w:r>
            <w:r w:rsidR="0068512E">
              <w:rPr>
                <w:rFonts w:asciiTheme="minorHAnsi" w:hAnsiTheme="minorHAnsi"/>
                <w:sz w:val="18"/>
                <w:szCs w:val="18"/>
              </w:rPr>
              <w:t>C</w:t>
            </w:r>
            <w:r w:rsidRPr="00EC37DE">
              <w:rPr>
                <w:rFonts w:asciiTheme="minorHAnsi" w:hAnsiTheme="minorHAnsi"/>
                <w:sz w:val="18"/>
                <w:szCs w:val="18"/>
              </w:rPr>
              <w:t xml:space="preserve">ompliance with the Measurement Access Hole (MAH) </w:t>
            </w:r>
            <w:r w:rsidR="0068512E">
              <w:rPr>
                <w:rFonts w:asciiTheme="minorHAnsi" w:hAnsiTheme="minorHAnsi"/>
                <w:sz w:val="18"/>
                <w:szCs w:val="18"/>
              </w:rPr>
              <w:t>R</w:t>
            </w:r>
            <w:r w:rsidRPr="00EC37DE">
              <w:rPr>
                <w:rFonts w:asciiTheme="minorHAnsi" w:hAnsiTheme="minorHAnsi"/>
                <w:sz w:val="18"/>
                <w:szCs w:val="18"/>
              </w:rPr>
              <w:t>equirement</w:t>
            </w:r>
          </w:p>
        </w:tc>
        <w:tc>
          <w:tcPr>
            <w:tcW w:w="2500" w:type="pct"/>
            <w:tcMar>
              <w:left w:w="115" w:type="dxa"/>
              <w:right w:w="101" w:type="dxa"/>
            </w:tcMar>
            <w:vAlign w:val="center"/>
          </w:tcPr>
          <w:p w14:paraId="54D40A58" w14:textId="13FECE94" w:rsidR="00F140A8" w:rsidRPr="00EC37DE" w:rsidRDefault="007F234C" w:rsidP="00F140A8">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&lt;&lt;</w:t>
            </w:r>
            <w:r w:rsidR="00F140A8" w:rsidRPr="00EC37DE">
              <w:rPr>
                <w:rFonts w:asciiTheme="minorHAnsi" w:hAnsiTheme="minorHAnsi"/>
                <w:sz w:val="18"/>
                <w:szCs w:val="18"/>
              </w:rPr>
              <w:t xml:space="preserve"> if </w:t>
            </w:r>
            <w:r w:rsidR="00AC61CE">
              <w:rPr>
                <w:rFonts w:asciiTheme="minorHAnsi" w:hAnsiTheme="minorHAnsi"/>
                <w:sz w:val="18"/>
                <w:szCs w:val="18"/>
              </w:rPr>
              <w:t>A12</w:t>
            </w:r>
            <w:r w:rsidR="00F140A8" w:rsidRPr="00EC37DE">
              <w:rPr>
                <w:rFonts w:asciiTheme="minorHAnsi" w:hAnsiTheme="minorHAnsi"/>
                <w:sz w:val="18"/>
                <w:szCs w:val="18"/>
              </w:rPr>
              <w:t>=no, then display result=</w:t>
            </w:r>
            <w:r w:rsidR="00F140A8" w:rsidRPr="00EC37DE">
              <w:rPr>
                <w:rFonts w:asciiTheme="minorHAnsi" w:hAnsiTheme="minorHAnsi"/>
                <w:b/>
                <w:sz w:val="18"/>
                <w:szCs w:val="18"/>
                <w:u w:val="single"/>
              </w:rPr>
              <w:t>The airflow rate measurement procedures in RA3.3 or RA</w:t>
            </w:r>
            <w:r w:rsidR="00B0220E">
              <w:rPr>
                <w:rFonts w:asciiTheme="minorHAnsi" w:hAnsiTheme="minorHAnsi"/>
                <w:b/>
                <w:sz w:val="18"/>
                <w:szCs w:val="18"/>
                <w:u w:val="single"/>
              </w:rPr>
              <w:t>3.3.3</w:t>
            </w:r>
            <w:r w:rsidR="00F140A8" w:rsidRPr="00EC37DE">
              <w:rPr>
                <w:rFonts w:asciiTheme="minorHAnsi" w:hAnsiTheme="minorHAnsi"/>
                <w:b/>
                <w:sz w:val="18"/>
                <w:szCs w:val="18"/>
                <w:u w:val="single"/>
              </w:rPr>
              <w:t xml:space="preserve"> are not applicable to this system, therefore compliance shall use HERS Rater observation (RA3.2.3.2) of the installer's weigh-in charging procedure(RA3.2.3.1); and compliance with MAH installation shall not be required.</w:t>
            </w:r>
          </w:p>
          <w:p w14:paraId="54D40A59" w14:textId="77777777" w:rsidR="00F140A8" w:rsidRPr="00EC37DE" w:rsidRDefault="00F140A8" w:rsidP="00D209BF">
            <w:pPr>
              <w:pStyle w:val="Header"/>
              <w:keepNext/>
              <w:tabs>
                <w:tab w:val="clear" w:pos="4320"/>
                <w:tab w:val="clear" w:pos="8640"/>
              </w:tabs>
              <w:rPr>
                <w:rFonts w:asciiTheme="minorHAnsi" w:hAnsiTheme="minorHAnsi"/>
                <w:sz w:val="18"/>
                <w:szCs w:val="18"/>
              </w:rPr>
            </w:pPr>
          </w:p>
          <w:p w14:paraId="54D40A5A" w14:textId="1D02F3B3" w:rsidR="007F234C" w:rsidRPr="00EC37DE" w:rsidRDefault="00F140A8" w:rsidP="00D209BF">
            <w:pPr>
              <w:pStyle w:val="Header"/>
              <w:keepNext/>
              <w:tabs>
                <w:tab w:val="clear" w:pos="4320"/>
                <w:tab w:val="clear" w:pos="8640"/>
              </w:tabs>
              <w:rPr>
                <w:rFonts w:asciiTheme="minorHAnsi" w:hAnsiTheme="minorHAnsi"/>
                <w:sz w:val="18"/>
                <w:szCs w:val="18"/>
              </w:rPr>
            </w:pPr>
            <w:r w:rsidRPr="00EC37DE">
              <w:rPr>
                <w:rFonts w:asciiTheme="minorHAnsi" w:hAnsiTheme="minorHAnsi"/>
                <w:sz w:val="18"/>
                <w:szCs w:val="18"/>
              </w:rPr>
              <w:t xml:space="preserve">else display </w:t>
            </w:r>
            <w:r w:rsidR="007F234C" w:rsidRPr="00EC37DE">
              <w:rPr>
                <w:rFonts w:asciiTheme="minorHAnsi" w:hAnsiTheme="minorHAnsi"/>
                <w:sz w:val="18"/>
                <w:szCs w:val="18"/>
              </w:rPr>
              <w:t>auto filled text referenced from CF2R</w:t>
            </w:r>
            <w:r w:rsidR="00D34B0F" w:rsidRPr="00EC37DE">
              <w:rPr>
                <w:rFonts w:asciiTheme="minorHAnsi" w:hAnsiTheme="minorHAnsi"/>
                <w:sz w:val="18"/>
                <w:szCs w:val="18"/>
              </w:rPr>
              <w:t>-MCH-25</w:t>
            </w:r>
            <w:r w:rsidRPr="00EC37DE">
              <w:rPr>
                <w:rFonts w:asciiTheme="minorHAnsi" w:hAnsiTheme="minorHAnsi"/>
                <w:sz w:val="18"/>
                <w:szCs w:val="18"/>
              </w:rPr>
              <w:t xml:space="preserve"> as default; allow user to override the default to select one from list:</w:t>
            </w:r>
          </w:p>
          <w:p w14:paraId="54D40A5B"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 xml:space="preserve">"MAH installed and labeled consistent with Figure 3.2-1"; or </w:t>
            </w:r>
          </w:p>
          <w:p w14:paraId="54D40A5C" w14:textId="77777777" w:rsidR="007F234C" w:rsidRPr="00EC37DE" w:rsidRDefault="007F234C" w:rsidP="00D209BF">
            <w:pPr>
              <w:pStyle w:val="Header"/>
              <w:keepNext/>
              <w:numPr>
                <w:ilvl w:val="0"/>
                <w:numId w:val="20"/>
              </w:numPr>
              <w:tabs>
                <w:tab w:val="clear" w:pos="4320"/>
                <w:tab w:val="clear" w:pos="8640"/>
              </w:tabs>
              <w:rPr>
                <w:rFonts w:asciiTheme="minorHAnsi" w:hAnsiTheme="minorHAnsi"/>
                <w:sz w:val="18"/>
                <w:szCs w:val="18"/>
              </w:rPr>
            </w:pPr>
            <w:r w:rsidRPr="00EC37DE">
              <w:rPr>
                <w:rFonts w:asciiTheme="minorHAnsi" w:hAnsiTheme="minorHAnsi"/>
                <w:sz w:val="18"/>
                <w:szCs w:val="18"/>
              </w:rPr>
              <w:t>"Return side of system is located entirely within conditioned space such that an accurate return air dry-bulb temperature can be taken at the return grille"; or</w:t>
            </w:r>
          </w:p>
          <w:p w14:paraId="54D40A5D" w14:textId="77777777" w:rsidR="007F234C" w:rsidRPr="00EC37DE" w:rsidRDefault="007F234C"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cannot be installed consistent with Figure 3.2-1.  An alternative location has been provided and clearly labeled"&gt;&gt;</w:t>
            </w:r>
          </w:p>
          <w:p w14:paraId="54D40A5E" w14:textId="77777777" w:rsidR="007F234C" w:rsidRPr="00EC37DE" w:rsidRDefault="001D1937" w:rsidP="00D209BF">
            <w:pPr>
              <w:pStyle w:val="ListParagraph"/>
              <w:keepNext/>
              <w:numPr>
                <w:ilvl w:val="0"/>
                <w:numId w:val="20"/>
              </w:numPr>
              <w:rPr>
                <w:rFonts w:asciiTheme="minorHAnsi" w:hAnsiTheme="minorHAnsi"/>
                <w:sz w:val="18"/>
                <w:szCs w:val="18"/>
              </w:rPr>
            </w:pPr>
            <w:r w:rsidRPr="00EC37DE">
              <w:rPr>
                <w:rFonts w:asciiTheme="minorHAnsi" w:hAnsiTheme="minorHAnsi"/>
                <w:sz w:val="18"/>
                <w:szCs w:val="18"/>
              </w:rPr>
              <w:t>MAH is not installed. System does not comply</w:t>
            </w:r>
            <w:r w:rsidR="00D34B0F" w:rsidRPr="00EC37DE">
              <w:rPr>
                <w:rFonts w:asciiTheme="minorHAnsi" w:hAnsiTheme="minorHAnsi"/>
                <w:color w:val="FF0000"/>
                <w:sz w:val="18"/>
                <w:szCs w:val="18"/>
              </w:rPr>
              <w:t>&gt;&gt;</w:t>
            </w:r>
          </w:p>
        </w:tc>
      </w:tr>
    </w:tbl>
    <w:p w14:paraId="54D40A60" w14:textId="77777777" w:rsidR="007F234C" w:rsidRPr="004350BF" w:rsidRDefault="007F234C" w:rsidP="007F234C">
      <w:pPr>
        <w:pStyle w:val="Header"/>
        <w:tabs>
          <w:tab w:val="clear" w:pos="4320"/>
          <w:tab w:val="clear" w:pos="8640"/>
          <w:tab w:val="left" w:pos="360"/>
        </w:tabs>
        <w:rPr>
          <w:rFonts w:ascii="Calibri" w:hAnsi="Calibri"/>
        </w:rPr>
      </w:pPr>
    </w:p>
    <w:p w14:paraId="54D40A79" w14:textId="77777777" w:rsidR="007F234C" w:rsidRDefault="007F234C" w:rsidP="007F234C">
      <w:pPr>
        <w:rPr>
          <w:rFonts w:asciiTheme="majorHAnsi" w:hAnsiTheme="majorHAnsi"/>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3438"/>
        <w:gridCol w:w="4583"/>
      </w:tblGrid>
      <w:tr w:rsidR="00976655" w:rsidRPr="006A3EEB" w14:paraId="42525731" w14:textId="77777777" w:rsidTr="6CAF7864">
        <w:trPr>
          <w:cantSplit/>
        </w:trPr>
        <w:tc>
          <w:tcPr>
            <w:tcW w:w="10998" w:type="dxa"/>
            <w:gridSpan w:val="4"/>
          </w:tcPr>
          <w:p w14:paraId="7FD5DAF8" w14:textId="787C129A" w:rsidR="00976655" w:rsidRPr="00BC1E29" w:rsidRDefault="00976655" w:rsidP="00976655">
            <w:pPr>
              <w:keepNext/>
              <w:rPr>
                <w:rFonts w:ascii="Calibri" w:hAnsi="Calibri"/>
                <w:b/>
              </w:rPr>
            </w:pPr>
            <w:r>
              <w:rPr>
                <w:rFonts w:ascii="Calibri" w:hAnsi="Calibri"/>
                <w:b/>
              </w:rPr>
              <w:lastRenderedPageBreak/>
              <w:t>C</w:t>
            </w:r>
            <w:r w:rsidRPr="00BC1E29">
              <w:rPr>
                <w:rFonts w:ascii="Calibri" w:hAnsi="Calibri"/>
                <w:b/>
              </w:rPr>
              <w:t>. Minimum System Airflow Rate Verification</w:t>
            </w:r>
          </w:p>
          <w:p w14:paraId="4A3E698F" w14:textId="77777777" w:rsidR="00976655" w:rsidRDefault="00976655" w:rsidP="00976655">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57646A64" w14:textId="77777777" w:rsidR="00976655" w:rsidRPr="00654A92" w:rsidRDefault="00976655" w:rsidP="00976655">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976655" w:rsidRPr="006A3EEB" w14:paraId="33BCA702" w14:textId="77777777" w:rsidTr="6CAF7864">
        <w:trPr>
          <w:cantSplit/>
          <w:trHeight w:val="305"/>
        </w:trPr>
        <w:tc>
          <w:tcPr>
            <w:tcW w:w="2808" w:type="dxa"/>
            <w:gridSpan w:val="2"/>
            <w:vAlign w:val="center"/>
          </w:tcPr>
          <w:p w14:paraId="6BE7DCF9" w14:textId="77777777" w:rsidR="00976655" w:rsidRPr="006A3EEB" w:rsidRDefault="00976655" w:rsidP="00976655">
            <w:pPr>
              <w:keepNext/>
              <w:jc w:val="center"/>
              <w:rPr>
                <w:rFonts w:ascii="Calibri" w:hAnsi="Calibri"/>
                <w:sz w:val="18"/>
                <w:szCs w:val="18"/>
              </w:rPr>
            </w:pPr>
            <w:r>
              <w:rPr>
                <w:rFonts w:ascii="Calibri" w:hAnsi="Calibri"/>
                <w:sz w:val="18"/>
                <w:szCs w:val="18"/>
              </w:rPr>
              <w:t>01</w:t>
            </w:r>
          </w:p>
        </w:tc>
        <w:tc>
          <w:tcPr>
            <w:tcW w:w="3510" w:type="dxa"/>
          </w:tcPr>
          <w:p w14:paraId="3915250F" w14:textId="77777777" w:rsidR="00976655" w:rsidRDefault="00976655" w:rsidP="00976655">
            <w:pPr>
              <w:keepNext/>
              <w:jc w:val="center"/>
              <w:rPr>
                <w:rFonts w:ascii="Calibri" w:hAnsi="Calibri"/>
                <w:sz w:val="18"/>
                <w:szCs w:val="18"/>
              </w:rPr>
            </w:pPr>
            <w:r>
              <w:rPr>
                <w:rFonts w:ascii="Calibri" w:hAnsi="Calibri"/>
                <w:sz w:val="18"/>
                <w:szCs w:val="18"/>
              </w:rPr>
              <w:t>02</w:t>
            </w:r>
          </w:p>
        </w:tc>
        <w:tc>
          <w:tcPr>
            <w:tcW w:w="4680" w:type="dxa"/>
            <w:vAlign w:val="center"/>
          </w:tcPr>
          <w:p w14:paraId="7B3B79CD" w14:textId="77777777" w:rsidR="00976655" w:rsidRPr="006A3EEB" w:rsidRDefault="00976655" w:rsidP="00976655">
            <w:pPr>
              <w:keepNext/>
              <w:jc w:val="center"/>
              <w:rPr>
                <w:rFonts w:ascii="Calibri" w:hAnsi="Calibri"/>
                <w:sz w:val="18"/>
                <w:szCs w:val="18"/>
              </w:rPr>
            </w:pPr>
            <w:r>
              <w:rPr>
                <w:rFonts w:ascii="Calibri" w:hAnsi="Calibri"/>
                <w:sz w:val="18"/>
                <w:szCs w:val="18"/>
              </w:rPr>
              <w:t>03</w:t>
            </w:r>
          </w:p>
        </w:tc>
      </w:tr>
      <w:tr w:rsidR="00976655" w:rsidRPr="006A3EEB" w14:paraId="440C7480" w14:textId="77777777" w:rsidTr="6CAF7864">
        <w:trPr>
          <w:cantSplit/>
          <w:trHeight w:val="882"/>
        </w:trPr>
        <w:tc>
          <w:tcPr>
            <w:tcW w:w="2808" w:type="dxa"/>
            <w:gridSpan w:val="2"/>
            <w:tcBorders>
              <w:top w:val="nil"/>
            </w:tcBorders>
            <w:vAlign w:val="bottom"/>
          </w:tcPr>
          <w:p w14:paraId="675FC32D" w14:textId="77777777" w:rsidR="00976655" w:rsidRPr="006A3EEB" w:rsidRDefault="00976655" w:rsidP="00976655">
            <w:pPr>
              <w:keepNext/>
              <w:jc w:val="center"/>
              <w:rPr>
                <w:rFonts w:ascii="Calibri" w:hAnsi="Calibri"/>
                <w:sz w:val="18"/>
                <w:szCs w:val="18"/>
              </w:rPr>
            </w:pPr>
            <w:r w:rsidRPr="00442EA4">
              <w:rPr>
                <w:rFonts w:ascii="Calibri" w:hAnsi="Calibri"/>
                <w:sz w:val="18"/>
                <w:szCs w:val="18"/>
              </w:rPr>
              <w:t>Indoor Unit Name or Description of Area Served</w:t>
            </w:r>
          </w:p>
        </w:tc>
        <w:tc>
          <w:tcPr>
            <w:tcW w:w="3510" w:type="dxa"/>
            <w:tcBorders>
              <w:top w:val="nil"/>
            </w:tcBorders>
            <w:vAlign w:val="bottom"/>
          </w:tcPr>
          <w:p w14:paraId="5FCF922D" w14:textId="77777777" w:rsidR="00976655" w:rsidRPr="006A3EEB" w:rsidRDefault="00976655" w:rsidP="00976655">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3927B9B7" w14:textId="77777777" w:rsidR="00976655" w:rsidRPr="006A3EEB" w:rsidRDefault="00976655" w:rsidP="00976655">
            <w:pPr>
              <w:keepNext/>
              <w:jc w:val="center"/>
              <w:rPr>
                <w:rFonts w:ascii="Calibri" w:hAnsi="Calibri"/>
                <w:sz w:val="18"/>
                <w:szCs w:val="18"/>
              </w:rPr>
            </w:pPr>
            <w:r w:rsidRPr="005A5F9A">
              <w:rPr>
                <w:rFonts w:ascii="Calibri" w:hAnsi="Calibri"/>
                <w:sz w:val="18"/>
                <w:szCs w:val="18"/>
              </w:rPr>
              <w:t>System Airflow Rate Verification Status</w:t>
            </w:r>
          </w:p>
        </w:tc>
      </w:tr>
      <w:tr w:rsidR="00976655" w:rsidRPr="006A3EEB" w14:paraId="0EFC6864" w14:textId="77777777" w:rsidTr="6CAF7864">
        <w:trPr>
          <w:cantSplit/>
          <w:trHeight w:val="2816"/>
        </w:trPr>
        <w:tc>
          <w:tcPr>
            <w:tcW w:w="2808" w:type="dxa"/>
            <w:gridSpan w:val="2"/>
          </w:tcPr>
          <w:p w14:paraId="2CDE363B" w14:textId="77777777" w:rsidR="00976655" w:rsidRPr="00F769BC" w:rsidRDefault="00976655" w:rsidP="00976655">
            <w:pPr>
              <w:keepNext/>
              <w:rPr>
                <w:rFonts w:ascii="Calibri" w:hAnsi="Calibri"/>
                <w:sz w:val="18"/>
                <w:szCs w:val="18"/>
              </w:rPr>
            </w:pPr>
            <w:r w:rsidRPr="00F769BC">
              <w:rPr>
                <w:rFonts w:ascii="Calibri" w:hAnsi="Calibri"/>
                <w:sz w:val="18"/>
                <w:szCs w:val="18"/>
              </w:rPr>
              <w:t>&lt;&lt;reference value from the "HERS Verification Requirements for Duct Systems" table on the MCH-01 for the "SC System Description of Area Served" value in A02&gt;&gt;</w:t>
            </w:r>
          </w:p>
        </w:tc>
        <w:tc>
          <w:tcPr>
            <w:tcW w:w="3510" w:type="dxa"/>
          </w:tcPr>
          <w:p w14:paraId="4D1C2F9E" w14:textId="77777777" w:rsidR="00810739" w:rsidRDefault="00976655" w:rsidP="00B3776F">
            <w:pPr>
              <w:keepNext/>
              <w:rPr>
                <w:ins w:id="10" w:author="Alhabibi, Haider@Energy" w:date="2022-09-15T17:57:00Z"/>
                <w:rFonts w:ascii="Calibri" w:hAnsi="Calibri"/>
                <w:sz w:val="18"/>
                <w:szCs w:val="18"/>
              </w:rPr>
            </w:pPr>
            <w:r w:rsidRPr="00F769BC">
              <w:rPr>
                <w:rFonts w:ascii="Calibri" w:hAnsi="Calibri"/>
                <w:sz w:val="18"/>
                <w:szCs w:val="18"/>
              </w:rPr>
              <w:t>&lt;</w:t>
            </w:r>
            <w:r w:rsidR="00B3776F" w:rsidRPr="00F769BC">
              <w:rPr>
                <w:rFonts w:ascii="Calibri" w:hAnsi="Calibri"/>
                <w:sz w:val="18"/>
                <w:szCs w:val="18"/>
              </w:rPr>
              <w:t>&lt;</w:t>
            </w:r>
            <w:ins w:id="11" w:author="Alhabibi, Haider@Energy" w:date="2022-09-15T17:57:00Z">
              <w:r w:rsidR="00810739" w:rsidRPr="00810739">
                <w:rPr>
                  <w:rFonts w:ascii="Calibri" w:hAnsi="Calibri"/>
                  <w:sz w:val="14"/>
                  <w:szCs w:val="14"/>
                </w:rPr>
                <w:t xml:space="preserve"> </w:t>
              </w:r>
              <w:r w:rsidR="00810739" w:rsidRPr="00810739">
                <w:rPr>
                  <w:rFonts w:ascii="Calibri" w:hAnsi="Calibri"/>
                  <w:sz w:val="18"/>
                  <w:szCs w:val="18"/>
                </w:rPr>
                <w:t>if A12 = no, then N/</w:t>
              </w:r>
              <w:proofErr w:type="gramStart"/>
              <w:r w:rsidR="00810739" w:rsidRPr="00810739">
                <w:rPr>
                  <w:rFonts w:ascii="Calibri" w:hAnsi="Calibri"/>
                  <w:sz w:val="18"/>
                  <w:szCs w:val="18"/>
                </w:rPr>
                <w:t>A;</w:t>
              </w:r>
              <w:proofErr w:type="gramEnd"/>
            </w:ins>
          </w:p>
          <w:p w14:paraId="1E417729" w14:textId="2943579F" w:rsidR="00B3776F" w:rsidRPr="00F769BC" w:rsidRDefault="002C5030" w:rsidP="00B3776F">
            <w:pPr>
              <w:keepNext/>
              <w:rPr>
                <w:rFonts w:ascii="Calibri" w:hAnsi="Calibri"/>
                <w:sz w:val="18"/>
                <w:szCs w:val="18"/>
              </w:rPr>
            </w:pPr>
            <w:ins w:id="12" w:author="Alhabibi, Haider@Energy" w:date="2022-09-16T12:37:00Z">
              <w:r>
                <w:rPr>
                  <w:rFonts w:ascii="Calibri" w:hAnsi="Calibri"/>
                  <w:sz w:val="18"/>
                  <w:szCs w:val="18"/>
                </w:rPr>
                <w:t xml:space="preserve">Else </w:t>
              </w:r>
            </w:ins>
            <w:r w:rsidR="00B3776F" w:rsidRPr="00F769BC">
              <w:rPr>
                <w:rFonts w:ascii="Calibri" w:hAnsi="Calibri"/>
                <w:sz w:val="18"/>
                <w:szCs w:val="18"/>
              </w:rPr>
              <w:t xml:space="preserve">if the </w:t>
            </w:r>
            <w:r w:rsidR="00A91000" w:rsidRPr="00F769BC">
              <w:rPr>
                <w:rFonts w:ascii="Calibri" w:hAnsi="Calibri"/>
                <w:sz w:val="18"/>
                <w:szCs w:val="18"/>
              </w:rPr>
              <w:t>CF2R</w:t>
            </w:r>
            <w:r w:rsidR="00B3776F" w:rsidRPr="00F769BC">
              <w:rPr>
                <w:rFonts w:ascii="Calibri" w:hAnsi="Calibri"/>
                <w:sz w:val="18"/>
                <w:szCs w:val="18"/>
              </w:rPr>
              <w:t xml:space="preserve">-MCH-01 indicates </w:t>
            </w:r>
            <w:proofErr w:type="gramStart"/>
            <w:r w:rsidR="00B3776F" w:rsidRPr="00F769BC">
              <w:rPr>
                <w:rFonts w:ascii="Calibri" w:hAnsi="Calibri"/>
                <w:sz w:val="18"/>
                <w:szCs w:val="18"/>
              </w:rPr>
              <w:t>a</w:t>
            </w:r>
            <w:proofErr w:type="gramEnd"/>
            <w:r w:rsidR="00B3776F" w:rsidRPr="00F769BC">
              <w:rPr>
                <w:rFonts w:ascii="Calibri" w:hAnsi="Calibri"/>
                <w:sz w:val="18"/>
                <w:szCs w:val="18"/>
              </w:rPr>
              <w:t xml:space="preserve"> MCH-28 is required for alternate minimum airflow rate compliance, then text value in this field=Verification of Table 150.0-B or C Alternative Return Duct Design Criteria is Required; </w:t>
            </w:r>
          </w:p>
          <w:p w14:paraId="63D34634" w14:textId="3F010B7A" w:rsidR="00976655" w:rsidRPr="00F769BC" w:rsidRDefault="00976655" w:rsidP="00976655">
            <w:pPr>
              <w:keepNext/>
              <w:rPr>
                <w:rFonts w:ascii="Calibri" w:hAnsi="Calibri"/>
                <w:sz w:val="18"/>
                <w:szCs w:val="18"/>
              </w:rPr>
            </w:pPr>
            <w:r w:rsidRPr="00F769BC">
              <w:rPr>
                <w:rFonts w:ascii="Calibri" w:hAnsi="Calibri"/>
                <w:sz w:val="18"/>
                <w:szCs w:val="18"/>
              </w:rPr>
              <w:t xml:space="preserve"> </w:t>
            </w:r>
          </w:p>
          <w:p w14:paraId="405AFBCC" w14:textId="456911AD" w:rsidR="00E26EBF" w:rsidRPr="00F769BC" w:rsidRDefault="00B3776F" w:rsidP="00E26EBF">
            <w:pPr>
              <w:keepNext/>
              <w:rPr>
                <w:rFonts w:ascii="Calibri" w:hAnsi="Calibri"/>
                <w:sz w:val="18"/>
                <w:szCs w:val="18"/>
              </w:rPr>
            </w:pPr>
            <w:r w:rsidRPr="00F769BC">
              <w:rPr>
                <w:rFonts w:ascii="Calibri" w:hAnsi="Calibri"/>
                <w:sz w:val="18"/>
                <w:szCs w:val="18"/>
              </w:rPr>
              <w:t xml:space="preserve">Else </w:t>
            </w:r>
            <w:r w:rsidR="00E26EBF" w:rsidRPr="00F769BC">
              <w:rPr>
                <w:rFonts w:ascii="Calibri" w:hAnsi="Calibri"/>
                <w:sz w:val="18"/>
                <w:szCs w:val="18"/>
              </w:rPr>
              <w:t xml:space="preserve">reference </w:t>
            </w:r>
            <w:r w:rsidRPr="00F769BC">
              <w:rPr>
                <w:rFonts w:ascii="Calibri" w:hAnsi="Calibri"/>
                <w:sz w:val="18"/>
                <w:szCs w:val="18"/>
              </w:rPr>
              <w:t xml:space="preserve">numeric </w:t>
            </w:r>
            <w:proofErr w:type="spellStart"/>
            <w:r w:rsidRPr="00F769BC">
              <w:rPr>
                <w:rFonts w:ascii="Calibri" w:hAnsi="Calibri"/>
                <w:sz w:val="18"/>
                <w:szCs w:val="18"/>
              </w:rPr>
              <w:t>xxxx</w:t>
            </w:r>
            <w:proofErr w:type="spellEnd"/>
            <w:r w:rsidRPr="00F769BC">
              <w:rPr>
                <w:rFonts w:ascii="Calibri" w:hAnsi="Calibri"/>
                <w:sz w:val="18"/>
                <w:szCs w:val="18"/>
              </w:rPr>
              <w:t xml:space="preserve"> </w:t>
            </w:r>
            <w:r w:rsidR="00E26EBF" w:rsidRPr="00F769BC">
              <w:rPr>
                <w:rFonts w:ascii="Calibri" w:hAnsi="Calibri"/>
                <w:sz w:val="18"/>
                <w:szCs w:val="18"/>
              </w:rPr>
              <w:t>value from applicable MCH-23 field for the indoor unit in E01 according to the following list:</w:t>
            </w:r>
          </w:p>
          <w:p w14:paraId="7D7A9C5E" w14:textId="77777777" w:rsidR="00E26EBF" w:rsidRPr="00F769BC" w:rsidRDefault="00E26EBF" w:rsidP="00E26EBF">
            <w:pPr>
              <w:keepNext/>
              <w:rPr>
                <w:rFonts w:ascii="Calibri" w:hAnsi="Calibri"/>
                <w:sz w:val="18"/>
                <w:szCs w:val="18"/>
              </w:rPr>
            </w:pPr>
            <w:r w:rsidRPr="00F769BC">
              <w:rPr>
                <w:rFonts w:ascii="Calibri" w:hAnsi="Calibri"/>
                <w:sz w:val="18"/>
                <w:szCs w:val="18"/>
              </w:rPr>
              <w:t>MCH-23</w:t>
            </w:r>
            <w:proofErr w:type="gramStart"/>
            <w:r w:rsidRPr="00F769BC">
              <w:rPr>
                <w:rFonts w:ascii="Calibri" w:hAnsi="Calibri"/>
                <w:sz w:val="18"/>
                <w:szCs w:val="18"/>
              </w:rPr>
              <w:t>a  field</w:t>
            </w:r>
            <w:proofErr w:type="gramEnd"/>
            <w:r w:rsidRPr="00F769BC">
              <w:rPr>
                <w:rFonts w:ascii="Calibri" w:hAnsi="Calibri"/>
                <w:sz w:val="18"/>
                <w:szCs w:val="18"/>
              </w:rPr>
              <w:t xml:space="preserve"> D02</w:t>
            </w:r>
          </w:p>
          <w:p w14:paraId="63CDCB7D" w14:textId="77777777" w:rsidR="00E26EBF" w:rsidRPr="00F769BC" w:rsidRDefault="00E26EBF" w:rsidP="00E26EBF">
            <w:pPr>
              <w:keepNext/>
              <w:rPr>
                <w:rFonts w:ascii="Calibri" w:hAnsi="Calibri"/>
                <w:sz w:val="18"/>
                <w:szCs w:val="18"/>
              </w:rPr>
            </w:pPr>
            <w:r w:rsidRPr="00F769BC">
              <w:rPr>
                <w:rFonts w:ascii="Calibri" w:hAnsi="Calibri"/>
                <w:sz w:val="18"/>
                <w:szCs w:val="18"/>
              </w:rPr>
              <w:t>MCH-23</w:t>
            </w:r>
            <w:proofErr w:type="gramStart"/>
            <w:r w:rsidRPr="00F769BC">
              <w:rPr>
                <w:rFonts w:ascii="Calibri" w:hAnsi="Calibri"/>
                <w:sz w:val="18"/>
                <w:szCs w:val="18"/>
              </w:rPr>
              <w:t>b  field</w:t>
            </w:r>
            <w:proofErr w:type="gramEnd"/>
            <w:r w:rsidRPr="00F769BC">
              <w:rPr>
                <w:rFonts w:ascii="Calibri" w:hAnsi="Calibri"/>
                <w:sz w:val="18"/>
                <w:szCs w:val="18"/>
              </w:rPr>
              <w:t xml:space="preserve"> E03</w:t>
            </w:r>
          </w:p>
          <w:p w14:paraId="690478AA" w14:textId="77777777" w:rsidR="00E26EBF" w:rsidRPr="00F769BC" w:rsidRDefault="00E26EBF" w:rsidP="00E26EBF">
            <w:pPr>
              <w:keepNext/>
              <w:rPr>
                <w:rFonts w:ascii="Calibri" w:hAnsi="Calibri"/>
                <w:sz w:val="18"/>
                <w:szCs w:val="18"/>
              </w:rPr>
            </w:pPr>
            <w:r w:rsidRPr="00F769BC">
              <w:rPr>
                <w:rFonts w:ascii="Calibri" w:hAnsi="Calibri"/>
                <w:sz w:val="18"/>
                <w:szCs w:val="18"/>
              </w:rPr>
              <w:t>MCH-23</w:t>
            </w:r>
            <w:proofErr w:type="gramStart"/>
            <w:r w:rsidRPr="00F769BC">
              <w:rPr>
                <w:rFonts w:ascii="Calibri" w:hAnsi="Calibri"/>
                <w:sz w:val="18"/>
                <w:szCs w:val="18"/>
              </w:rPr>
              <w:t>c  field</w:t>
            </w:r>
            <w:proofErr w:type="gramEnd"/>
            <w:r w:rsidRPr="00F769BC">
              <w:rPr>
                <w:rFonts w:ascii="Calibri" w:hAnsi="Calibri"/>
                <w:sz w:val="18"/>
                <w:szCs w:val="18"/>
              </w:rPr>
              <w:t xml:space="preserve"> E02</w:t>
            </w:r>
          </w:p>
          <w:p w14:paraId="6B95EE11" w14:textId="77777777" w:rsidR="00E26EBF" w:rsidRPr="00F769BC" w:rsidRDefault="00E26EBF" w:rsidP="00E26EBF">
            <w:pPr>
              <w:keepNext/>
              <w:rPr>
                <w:rFonts w:ascii="Calibri" w:hAnsi="Calibri"/>
                <w:sz w:val="18"/>
                <w:szCs w:val="18"/>
              </w:rPr>
            </w:pPr>
            <w:r w:rsidRPr="00F769BC">
              <w:rPr>
                <w:rFonts w:ascii="Calibri" w:hAnsi="Calibri"/>
                <w:sz w:val="18"/>
                <w:szCs w:val="18"/>
              </w:rPr>
              <w:t>(MCH-23d is not applicable)</w:t>
            </w:r>
          </w:p>
          <w:p w14:paraId="71DAF9FC" w14:textId="77777777" w:rsidR="00E26EBF" w:rsidRPr="00F769BC" w:rsidRDefault="00E26EBF" w:rsidP="00E26EBF">
            <w:pPr>
              <w:keepNext/>
              <w:rPr>
                <w:rFonts w:ascii="Calibri" w:hAnsi="Calibri"/>
                <w:sz w:val="18"/>
                <w:szCs w:val="18"/>
              </w:rPr>
            </w:pPr>
            <w:r w:rsidRPr="00F769BC">
              <w:rPr>
                <w:rFonts w:ascii="Calibri" w:hAnsi="Calibri"/>
                <w:sz w:val="18"/>
                <w:szCs w:val="18"/>
              </w:rPr>
              <w:t>MCH-23</w:t>
            </w:r>
            <w:proofErr w:type="gramStart"/>
            <w:r w:rsidRPr="00F769BC">
              <w:rPr>
                <w:rFonts w:ascii="Calibri" w:hAnsi="Calibri"/>
                <w:sz w:val="18"/>
                <w:szCs w:val="18"/>
              </w:rPr>
              <w:t>e  field</w:t>
            </w:r>
            <w:proofErr w:type="gramEnd"/>
            <w:r w:rsidRPr="00F769BC">
              <w:rPr>
                <w:rFonts w:ascii="Calibri" w:hAnsi="Calibri"/>
                <w:sz w:val="18"/>
                <w:szCs w:val="18"/>
              </w:rPr>
              <w:t xml:space="preserve"> D02</w:t>
            </w:r>
          </w:p>
          <w:p w14:paraId="78B52377" w14:textId="77777777" w:rsidR="00E26EBF" w:rsidRPr="00F769BC" w:rsidRDefault="00E26EBF" w:rsidP="00E26EBF">
            <w:pPr>
              <w:keepNext/>
              <w:rPr>
                <w:rFonts w:ascii="Calibri" w:hAnsi="Calibri"/>
                <w:sz w:val="18"/>
                <w:szCs w:val="18"/>
              </w:rPr>
            </w:pPr>
            <w:r w:rsidRPr="00F769BC">
              <w:rPr>
                <w:rFonts w:ascii="Calibri" w:hAnsi="Calibri"/>
                <w:sz w:val="18"/>
                <w:szCs w:val="18"/>
              </w:rPr>
              <w:t>MCH-23</w:t>
            </w:r>
            <w:proofErr w:type="gramStart"/>
            <w:r w:rsidRPr="00F769BC">
              <w:rPr>
                <w:rFonts w:ascii="Calibri" w:hAnsi="Calibri"/>
                <w:sz w:val="18"/>
                <w:szCs w:val="18"/>
              </w:rPr>
              <w:t>f  field</w:t>
            </w:r>
            <w:proofErr w:type="gramEnd"/>
            <w:r w:rsidRPr="00F769BC">
              <w:rPr>
                <w:rFonts w:ascii="Calibri" w:hAnsi="Calibri"/>
                <w:sz w:val="18"/>
                <w:szCs w:val="18"/>
              </w:rPr>
              <w:t xml:space="preserve"> D02&gt;&gt;</w:t>
            </w:r>
          </w:p>
          <w:p w14:paraId="7B0EEB89" w14:textId="30E38C28" w:rsidR="00976655" w:rsidRPr="00F769BC" w:rsidRDefault="00976655" w:rsidP="00976655">
            <w:pPr>
              <w:keepNext/>
              <w:rPr>
                <w:rFonts w:ascii="Calibri" w:hAnsi="Calibri"/>
                <w:sz w:val="18"/>
                <w:szCs w:val="18"/>
              </w:rPr>
            </w:pPr>
          </w:p>
        </w:tc>
        <w:tc>
          <w:tcPr>
            <w:tcW w:w="4680" w:type="dxa"/>
          </w:tcPr>
          <w:p w14:paraId="4EDFE544" w14:textId="77777777" w:rsidR="00976655" w:rsidRPr="00EC37DE" w:rsidRDefault="00976655" w:rsidP="00976655">
            <w:pPr>
              <w:keepNext/>
              <w:rPr>
                <w:rFonts w:asciiTheme="minorHAnsi" w:hAnsiTheme="minorHAnsi"/>
                <w:sz w:val="18"/>
                <w:szCs w:val="18"/>
              </w:rPr>
            </w:pPr>
            <w:r w:rsidRPr="00EC37DE">
              <w:rPr>
                <w:rFonts w:asciiTheme="minorHAnsi" w:hAnsiTheme="minorHAnsi"/>
                <w:sz w:val="18"/>
                <w:szCs w:val="18"/>
              </w:rPr>
              <w:t>&lt;&lt;calculated field:</w:t>
            </w:r>
          </w:p>
          <w:p w14:paraId="7E6B2F53" w14:textId="77777777" w:rsidR="00976655" w:rsidRPr="00EC37DE" w:rsidRDefault="00976655" w:rsidP="00976655">
            <w:pPr>
              <w:keepNext/>
              <w:spacing w:afterLines="60" w:after="144"/>
              <w:rPr>
                <w:rFonts w:asciiTheme="minorHAnsi" w:hAnsiTheme="minorHAnsi"/>
                <w:sz w:val="18"/>
                <w:szCs w:val="18"/>
                <w:u w:val="single"/>
              </w:rPr>
            </w:pPr>
            <w:r w:rsidRPr="00EC37DE">
              <w:rPr>
                <w:rFonts w:asciiTheme="minorHAnsi" w:hAnsiTheme="minorHAnsi"/>
                <w:sz w:val="18"/>
                <w:szCs w:val="18"/>
              </w:rPr>
              <w:t xml:space="preserve">if </w:t>
            </w:r>
            <w:r>
              <w:rPr>
                <w:rFonts w:asciiTheme="minorHAnsi" w:hAnsiTheme="minorHAnsi"/>
                <w:sz w:val="18"/>
                <w:szCs w:val="18"/>
              </w:rPr>
              <w:t>A12</w:t>
            </w:r>
            <w:r w:rsidRPr="00EC37DE">
              <w:rPr>
                <w:rFonts w:asciiTheme="minorHAnsi" w:hAnsiTheme="minorHAnsi"/>
                <w:sz w:val="18"/>
                <w:szCs w:val="18"/>
              </w:rPr>
              <w:t>=no, then display result=</w:t>
            </w:r>
            <w:r w:rsidRPr="00EC37DE">
              <w:rPr>
                <w:rFonts w:asciiTheme="minorHAnsi" w:hAnsiTheme="minorHAnsi"/>
                <w:sz w:val="18"/>
                <w:szCs w:val="18"/>
                <w:u w:val="single"/>
              </w:rPr>
              <w:t xml:space="preserve"> </w:t>
            </w:r>
            <w:r w:rsidRPr="000221C9">
              <w:rPr>
                <w:rFonts w:asciiTheme="minorHAnsi" w:hAnsiTheme="minorHAnsi"/>
                <w:b/>
                <w:sz w:val="18"/>
                <w:szCs w:val="18"/>
              </w:rPr>
              <w:t>The airflow rate measurement procedures in RA3.3 or RA3.3.3 are not applicable to this system, therefore compliance shall use HERS Rater observation (RA3.2.3.2) of the installer's weigh-in charging procedure (RA3.2.3.1</w:t>
            </w:r>
            <w:proofErr w:type="gramStart"/>
            <w:r w:rsidRPr="000221C9">
              <w:rPr>
                <w:rFonts w:asciiTheme="minorHAnsi" w:hAnsiTheme="minorHAnsi"/>
                <w:b/>
                <w:sz w:val="18"/>
                <w:szCs w:val="18"/>
              </w:rPr>
              <w:t>)</w:t>
            </w:r>
            <w:r w:rsidRPr="000221C9">
              <w:rPr>
                <w:rFonts w:asciiTheme="minorHAnsi" w:hAnsiTheme="minorHAnsi"/>
                <w:sz w:val="18"/>
                <w:szCs w:val="18"/>
              </w:rPr>
              <w:t>;</w:t>
            </w:r>
            <w:proofErr w:type="gramEnd"/>
            <w:r w:rsidRPr="00EC37DE">
              <w:rPr>
                <w:rFonts w:asciiTheme="minorHAnsi" w:hAnsiTheme="minorHAnsi"/>
                <w:sz w:val="18"/>
                <w:szCs w:val="18"/>
                <w:u w:val="single"/>
              </w:rPr>
              <w:t xml:space="preserve"> </w:t>
            </w:r>
          </w:p>
          <w:p w14:paraId="71038A3F" w14:textId="76333B41" w:rsidR="00976655" w:rsidRDefault="00976655" w:rsidP="00976655">
            <w:pPr>
              <w:keepNext/>
              <w:spacing w:afterLines="60" w:after="144"/>
              <w:rPr>
                <w:rFonts w:asciiTheme="minorHAnsi" w:hAnsiTheme="minorHAnsi"/>
                <w:sz w:val="18"/>
                <w:szCs w:val="18"/>
              </w:rPr>
            </w:pPr>
            <w:r w:rsidRPr="000221C9">
              <w:rPr>
                <w:rFonts w:asciiTheme="minorHAnsi" w:hAnsiTheme="minorHAnsi"/>
                <w:sz w:val="18"/>
                <w:szCs w:val="18"/>
              </w:rPr>
              <w:t>elsei</w:t>
            </w:r>
            <w:r w:rsidRPr="00EC37DE">
              <w:rPr>
                <w:rFonts w:asciiTheme="minorHAnsi" w:hAnsiTheme="minorHAnsi"/>
                <w:sz w:val="18"/>
                <w:szCs w:val="18"/>
              </w:rPr>
              <w:t xml:space="preserve">f the </w:t>
            </w:r>
            <w:r w:rsidR="00A91000">
              <w:rPr>
                <w:rFonts w:asciiTheme="minorHAnsi" w:hAnsiTheme="minorHAnsi"/>
                <w:sz w:val="18"/>
                <w:szCs w:val="18"/>
              </w:rPr>
              <w:t>CF2R</w:t>
            </w:r>
            <w:r w:rsidRPr="00EC37DE">
              <w:rPr>
                <w:rFonts w:asciiTheme="minorHAnsi" w:hAnsiTheme="minorHAnsi"/>
                <w:sz w:val="18"/>
                <w:szCs w:val="18"/>
              </w:rPr>
              <w:t xml:space="preserve">-MCH-01 indicates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MCH-28 is required for alternate minimum airflow rate compliance, then</w:t>
            </w:r>
          </w:p>
          <w:p w14:paraId="2FDB7FE9" w14:textId="40FD3E9C"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the system has a registered </w:t>
            </w:r>
            <w:r w:rsidR="00A91000">
              <w:rPr>
                <w:rFonts w:asciiTheme="minorHAnsi" w:hAnsiTheme="minorHAnsi"/>
                <w:sz w:val="18"/>
                <w:szCs w:val="18"/>
              </w:rPr>
              <w:t>CF3R</w:t>
            </w:r>
            <w:r w:rsidRPr="00EC37DE">
              <w:rPr>
                <w:rFonts w:asciiTheme="minorHAnsi" w:hAnsiTheme="minorHAnsi"/>
                <w:sz w:val="18"/>
                <w:szCs w:val="18"/>
              </w:rPr>
              <w:t>-MCH-28 that indicates compliance with Table 150.0-C or D return duct design requirements, then result =</w:t>
            </w:r>
            <w:r w:rsidRPr="00EC37DE">
              <w:rPr>
                <w:rFonts w:asciiTheme="minorHAnsi" w:hAnsiTheme="minorHAnsi"/>
                <w:b/>
                <w:sz w:val="18"/>
                <w:szCs w:val="18"/>
              </w:rPr>
              <w:t>system complies using Table 150.0-C or D alternative return duct design criteria</w:t>
            </w:r>
            <w:r w:rsidRPr="00EC37DE">
              <w:rPr>
                <w:rFonts w:asciiTheme="minorHAnsi" w:hAnsiTheme="minorHAnsi"/>
                <w:sz w:val="18"/>
                <w:szCs w:val="18"/>
              </w:rPr>
              <w:t>.</w:t>
            </w:r>
          </w:p>
          <w:p w14:paraId="12C6CC36" w14:textId="36305214"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r w:rsidR="00A91000">
              <w:rPr>
                <w:rFonts w:asciiTheme="minorHAnsi" w:hAnsiTheme="minorHAnsi"/>
                <w:b/>
                <w:sz w:val="18"/>
                <w:szCs w:val="18"/>
              </w:rPr>
              <w:t>CF3R</w:t>
            </w:r>
            <w:r w:rsidRPr="00EC37DE">
              <w:rPr>
                <w:rFonts w:asciiTheme="minorHAnsi" w:hAnsiTheme="minorHAnsi"/>
                <w:b/>
                <w:sz w:val="18"/>
                <w:szCs w:val="18"/>
              </w:rPr>
              <w:t xml:space="preserve">-MCH-28 is required </w:t>
            </w:r>
            <w:r w:rsidRPr="00EC37DE">
              <w:rPr>
                <w:rFonts w:asciiTheme="minorHAnsi" w:hAnsiTheme="minorHAnsi"/>
                <w:sz w:val="18"/>
                <w:szCs w:val="18"/>
              </w:rPr>
              <w:t>(do not allow this MCH-25 to be registered).</w:t>
            </w:r>
          </w:p>
          <w:p w14:paraId="6F9500CA" w14:textId="7D49ACB4" w:rsidR="00976655" w:rsidRDefault="00976655" w:rsidP="00976655">
            <w:pPr>
              <w:keepNext/>
              <w:spacing w:afterLines="60" w:after="144"/>
              <w:rPr>
                <w:rFonts w:asciiTheme="minorHAnsi" w:hAnsiTheme="minorHAnsi"/>
                <w:sz w:val="18"/>
                <w:szCs w:val="18"/>
              </w:rPr>
            </w:pPr>
            <w:r w:rsidRPr="00EC37DE">
              <w:rPr>
                <w:rFonts w:asciiTheme="minorHAnsi" w:hAnsiTheme="minorHAnsi"/>
                <w:sz w:val="18"/>
                <w:szCs w:val="18"/>
                <w:u w:val="single"/>
              </w:rPr>
              <w:t>else</w:t>
            </w:r>
            <w:r w:rsidRPr="00EC37DE">
              <w:rPr>
                <w:rFonts w:asciiTheme="minorHAnsi" w:hAnsiTheme="minorHAnsi"/>
                <w:sz w:val="18"/>
                <w:szCs w:val="18"/>
              </w:rPr>
              <w:t xml:space="preserve">if the </w:t>
            </w:r>
            <w:r w:rsidR="00A91000">
              <w:rPr>
                <w:rFonts w:asciiTheme="minorHAnsi" w:hAnsiTheme="minorHAnsi"/>
                <w:sz w:val="18"/>
                <w:szCs w:val="18"/>
              </w:rPr>
              <w:t>CF2R</w:t>
            </w:r>
            <w:r w:rsidRPr="00EC37DE">
              <w:rPr>
                <w:rFonts w:asciiTheme="minorHAnsi" w:hAnsiTheme="minorHAnsi"/>
                <w:sz w:val="18"/>
                <w:szCs w:val="18"/>
              </w:rPr>
              <w:t xml:space="preserve">-MCH-01 indicates </w:t>
            </w:r>
            <w:proofErr w:type="gramStart"/>
            <w:r w:rsidRPr="00EC37DE">
              <w:rPr>
                <w:rFonts w:asciiTheme="minorHAnsi" w:hAnsiTheme="minorHAnsi"/>
                <w:sz w:val="18"/>
                <w:szCs w:val="18"/>
              </w:rPr>
              <w:t>a</w:t>
            </w:r>
            <w:proofErr w:type="gramEnd"/>
            <w:r w:rsidRPr="00EC37DE">
              <w:rPr>
                <w:rFonts w:asciiTheme="minorHAnsi" w:hAnsiTheme="minorHAnsi"/>
                <w:sz w:val="18"/>
                <w:szCs w:val="18"/>
              </w:rPr>
              <w:t xml:space="preserve"> MCH-23 is required for minimum airflow rate compliance, then</w:t>
            </w:r>
          </w:p>
          <w:p w14:paraId="424C4908" w14:textId="38F7952D"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if this system has a registered </w:t>
            </w:r>
            <w:r w:rsidR="00A91000">
              <w:rPr>
                <w:rFonts w:asciiTheme="minorHAnsi" w:hAnsiTheme="minorHAnsi"/>
                <w:sz w:val="18"/>
                <w:szCs w:val="18"/>
              </w:rPr>
              <w:t>CF3R</w:t>
            </w:r>
            <w:r w:rsidRPr="00EC37DE">
              <w:rPr>
                <w:rFonts w:asciiTheme="minorHAnsi" w:hAnsiTheme="minorHAnsi"/>
                <w:sz w:val="18"/>
                <w:szCs w:val="18"/>
              </w:rPr>
              <w:t>-MCH-23a</w:t>
            </w:r>
            <w:r w:rsidR="00CA4D9E">
              <w:rPr>
                <w:rFonts w:asciiTheme="minorHAnsi" w:hAnsiTheme="minorHAnsi"/>
                <w:sz w:val="18"/>
                <w:szCs w:val="18"/>
              </w:rPr>
              <w:t>,</w:t>
            </w:r>
            <w:r w:rsidRPr="00EC37DE">
              <w:rPr>
                <w:rFonts w:asciiTheme="minorHAnsi" w:hAnsiTheme="minorHAnsi"/>
                <w:sz w:val="18"/>
                <w:szCs w:val="18"/>
              </w:rPr>
              <w:t xml:space="preserve"> </w:t>
            </w:r>
            <w:r w:rsidR="00A91000">
              <w:rPr>
                <w:rFonts w:asciiTheme="minorHAnsi" w:hAnsiTheme="minorHAnsi"/>
                <w:sz w:val="18"/>
                <w:szCs w:val="18"/>
              </w:rPr>
              <w:t>CF3R</w:t>
            </w:r>
            <w:r w:rsidRPr="00EC37DE">
              <w:rPr>
                <w:rFonts w:asciiTheme="minorHAnsi" w:hAnsiTheme="minorHAnsi"/>
                <w:sz w:val="18"/>
                <w:szCs w:val="18"/>
              </w:rPr>
              <w:t>-MCH-23b</w:t>
            </w:r>
            <w:r w:rsidR="00CA4D9E" w:rsidRPr="00CA4D9E">
              <w:rPr>
                <w:rFonts w:ascii="Calibri" w:hAnsi="Calibri"/>
                <w:sz w:val="18"/>
                <w:szCs w:val="18"/>
              </w:rPr>
              <w:t xml:space="preserve">, </w:t>
            </w:r>
            <w:r w:rsidR="00A91000">
              <w:rPr>
                <w:rFonts w:ascii="Calibri" w:hAnsi="Calibri"/>
                <w:sz w:val="18"/>
                <w:szCs w:val="18"/>
              </w:rPr>
              <w:t>CF2R</w:t>
            </w:r>
            <w:r w:rsidR="00CA4D9E" w:rsidRPr="00CA4D9E">
              <w:rPr>
                <w:rFonts w:ascii="Calibri" w:hAnsi="Calibri"/>
                <w:sz w:val="18"/>
                <w:szCs w:val="18"/>
              </w:rPr>
              <w:t xml:space="preserve">-MCH-23e or </w:t>
            </w:r>
            <w:r w:rsidR="00A91000">
              <w:rPr>
                <w:rFonts w:ascii="Calibri" w:hAnsi="Calibri"/>
                <w:sz w:val="18"/>
                <w:szCs w:val="18"/>
              </w:rPr>
              <w:t>CF2R</w:t>
            </w:r>
            <w:r w:rsidR="00CA4D9E" w:rsidRPr="00CA4D9E">
              <w:rPr>
                <w:rFonts w:ascii="Calibri" w:hAnsi="Calibri"/>
                <w:sz w:val="18"/>
                <w:szCs w:val="18"/>
              </w:rPr>
              <w:t>-MCH-23f</w:t>
            </w:r>
            <w:r w:rsidRPr="00CA4D9E">
              <w:rPr>
                <w:rFonts w:asciiTheme="minorHAnsi" w:hAnsiTheme="minorHAnsi"/>
                <w:sz w:val="18"/>
                <w:szCs w:val="18"/>
              </w:rPr>
              <w:t xml:space="preserve"> </w:t>
            </w:r>
            <w:r w:rsidRPr="00EC37DE">
              <w:rPr>
                <w:rFonts w:asciiTheme="minorHAnsi" w:hAnsiTheme="minorHAnsi"/>
                <w:sz w:val="18"/>
                <w:szCs w:val="18"/>
              </w:rPr>
              <w:t xml:space="preserve">that meets the compliance criterion in C01, then result = </w:t>
            </w:r>
            <w:r w:rsidRPr="00EC37DE">
              <w:rPr>
                <w:rFonts w:asciiTheme="minorHAnsi" w:hAnsiTheme="minorHAnsi"/>
                <w:b/>
                <w:sz w:val="18"/>
                <w:szCs w:val="18"/>
              </w:rPr>
              <w:t xml:space="preserve">System complies with minimum airflow rate </w:t>
            </w:r>
            <w:proofErr w:type="gramStart"/>
            <w:r w:rsidRPr="00EC37DE">
              <w:rPr>
                <w:rFonts w:asciiTheme="minorHAnsi" w:hAnsiTheme="minorHAnsi"/>
                <w:b/>
                <w:sz w:val="18"/>
                <w:szCs w:val="18"/>
              </w:rPr>
              <w:t>requirements</w:t>
            </w:r>
            <w:r w:rsidRPr="00EC37DE">
              <w:rPr>
                <w:rFonts w:asciiTheme="minorHAnsi" w:hAnsiTheme="minorHAnsi"/>
                <w:sz w:val="18"/>
                <w:szCs w:val="18"/>
              </w:rPr>
              <w:t>;</w:t>
            </w:r>
            <w:proofErr w:type="gramEnd"/>
          </w:p>
          <w:p w14:paraId="039A974B" w14:textId="77777777" w:rsidR="00976655" w:rsidRDefault="00976655" w:rsidP="00976655">
            <w:pPr>
              <w:keepNext/>
              <w:spacing w:afterLines="60" w:after="144"/>
              <w:ind w:left="720"/>
              <w:rPr>
                <w:rFonts w:asciiTheme="minorHAnsi" w:hAnsiTheme="minorHAnsi"/>
                <w:sz w:val="18"/>
                <w:szCs w:val="18"/>
              </w:rPr>
            </w:pPr>
            <w:r w:rsidRPr="00EC37DE">
              <w:rPr>
                <w:rFonts w:asciiTheme="minorHAnsi" w:hAnsiTheme="minorHAnsi"/>
                <w:sz w:val="18"/>
                <w:szCs w:val="18"/>
              </w:rPr>
              <w:t xml:space="preserve">elseif </w:t>
            </w:r>
            <w:r>
              <w:rPr>
                <w:rFonts w:asciiTheme="minorHAnsi" w:hAnsiTheme="minorHAnsi"/>
                <w:sz w:val="18"/>
                <w:szCs w:val="18"/>
              </w:rPr>
              <w:t>A10</w:t>
            </w:r>
            <w:r w:rsidRPr="00EC37DE">
              <w:rPr>
                <w:rFonts w:asciiTheme="minorHAnsi" w:hAnsiTheme="minorHAnsi"/>
                <w:sz w:val="18"/>
                <w:szCs w:val="18"/>
              </w:rPr>
              <w:t>=Alteration, then</w:t>
            </w:r>
          </w:p>
          <w:p w14:paraId="5CAAD47D" w14:textId="120A49AE" w:rsidR="00976655" w:rsidRDefault="00976655" w:rsidP="00976655">
            <w:pPr>
              <w:keepNext/>
              <w:spacing w:afterLines="60" w:after="144"/>
              <w:ind w:left="1440"/>
              <w:rPr>
                <w:rFonts w:asciiTheme="minorHAnsi" w:hAnsiTheme="minorHAnsi"/>
                <w:sz w:val="18"/>
                <w:szCs w:val="18"/>
              </w:rPr>
            </w:pPr>
            <w:r w:rsidRPr="00EC37DE">
              <w:rPr>
                <w:rFonts w:asciiTheme="minorHAnsi" w:hAnsiTheme="minorHAnsi"/>
                <w:sz w:val="18"/>
                <w:szCs w:val="18"/>
              </w:rPr>
              <w:t xml:space="preserve">if the system complies with the alternative airflow compliance method on a registered </w:t>
            </w:r>
            <w:r w:rsidR="00A91000">
              <w:rPr>
                <w:rFonts w:asciiTheme="minorHAnsi" w:hAnsiTheme="minorHAnsi"/>
                <w:sz w:val="18"/>
                <w:szCs w:val="18"/>
              </w:rPr>
              <w:t>CF3R</w:t>
            </w:r>
            <w:r w:rsidRPr="00EC37DE">
              <w:rPr>
                <w:rFonts w:asciiTheme="minorHAnsi" w:hAnsiTheme="minorHAnsi"/>
                <w:sz w:val="18"/>
                <w:szCs w:val="18"/>
              </w:rPr>
              <w:t>-MCH23</w:t>
            </w:r>
            <w:proofErr w:type="gramStart"/>
            <w:r w:rsidRPr="00EC37DE">
              <w:rPr>
                <w:rFonts w:asciiTheme="minorHAnsi" w:hAnsiTheme="minorHAnsi"/>
                <w:sz w:val="18"/>
                <w:szCs w:val="18"/>
              </w:rPr>
              <w:t>c;  then</w:t>
            </w:r>
            <w:proofErr w:type="gramEnd"/>
            <w:r w:rsidRPr="00EC37DE">
              <w:rPr>
                <w:rFonts w:asciiTheme="minorHAnsi" w:hAnsiTheme="minorHAnsi"/>
                <w:sz w:val="18"/>
                <w:szCs w:val="18"/>
              </w:rPr>
              <w:t xml:space="preserve"> result =</w:t>
            </w:r>
            <w:r w:rsidRPr="00EC37DE">
              <w:rPr>
                <w:rFonts w:asciiTheme="minorHAnsi" w:hAnsiTheme="minorHAnsi"/>
                <w:b/>
                <w:sz w:val="18"/>
                <w:szCs w:val="18"/>
              </w:rPr>
              <w:t>system complies using the alternative remedial actions specified in RA</w:t>
            </w:r>
            <w:r>
              <w:rPr>
                <w:rFonts w:asciiTheme="minorHAnsi" w:hAnsiTheme="minorHAnsi"/>
                <w:b/>
                <w:sz w:val="18"/>
                <w:szCs w:val="18"/>
              </w:rPr>
              <w:t>3.3.3.1.5</w:t>
            </w:r>
            <w:r w:rsidRPr="00EC37DE">
              <w:rPr>
                <w:rFonts w:asciiTheme="minorHAnsi" w:hAnsiTheme="minorHAnsi"/>
                <w:sz w:val="18"/>
                <w:szCs w:val="18"/>
              </w:rPr>
              <w:t xml:space="preserve">. </w:t>
            </w:r>
            <w:r w:rsidRPr="00EC37DE">
              <w:rPr>
                <w:rFonts w:asciiTheme="minorHAnsi" w:hAnsiTheme="minorHAnsi"/>
                <w:b/>
                <w:sz w:val="18"/>
                <w:szCs w:val="18"/>
              </w:rPr>
              <w:t>This System does not qualify for Group Sampling.</w:t>
            </w:r>
          </w:p>
          <w:p w14:paraId="13CBDD7B" w14:textId="78F2AFC5" w:rsidR="00976655" w:rsidRPr="006A3EEB" w:rsidRDefault="00976655" w:rsidP="00976655">
            <w:pPr>
              <w:keepNext/>
              <w:spacing w:afterLines="60" w:after="144"/>
              <w:ind w:left="720"/>
              <w:rPr>
                <w:rFonts w:ascii="Calibri" w:hAnsi="Calibri"/>
                <w:sz w:val="16"/>
                <w:szCs w:val="16"/>
              </w:rPr>
            </w:pPr>
            <w:r w:rsidRPr="00EC37DE">
              <w:rPr>
                <w:rFonts w:asciiTheme="minorHAnsi" w:hAnsiTheme="minorHAnsi"/>
                <w:sz w:val="18"/>
                <w:szCs w:val="18"/>
              </w:rPr>
              <w:t>else result=</w:t>
            </w:r>
            <w:r w:rsidRPr="00EC37DE">
              <w:rPr>
                <w:rFonts w:asciiTheme="minorHAnsi" w:hAnsiTheme="minorHAnsi"/>
                <w:b/>
                <w:sz w:val="18"/>
                <w:szCs w:val="18"/>
              </w:rPr>
              <w:t xml:space="preserve">System does not comply. A registered </w:t>
            </w:r>
            <w:r w:rsidR="00A91000">
              <w:rPr>
                <w:rFonts w:asciiTheme="minorHAnsi" w:hAnsiTheme="minorHAnsi"/>
                <w:b/>
                <w:sz w:val="18"/>
                <w:szCs w:val="18"/>
              </w:rPr>
              <w:t>CF3R</w:t>
            </w:r>
            <w:r w:rsidRPr="00EC37DE">
              <w:rPr>
                <w:rFonts w:asciiTheme="minorHAnsi" w:hAnsiTheme="minorHAnsi"/>
                <w:b/>
                <w:sz w:val="18"/>
                <w:szCs w:val="18"/>
              </w:rPr>
              <w:t xml:space="preserve">-MCH-23 for this system is </w:t>
            </w:r>
            <w:proofErr w:type="gramStart"/>
            <w:r w:rsidRPr="00EC37DE">
              <w:rPr>
                <w:rFonts w:asciiTheme="minorHAnsi" w:hAnsiTheme="minorHAnsi"/>
                <w:b/>
                <w:sz w:val="18"/>
                <w:szCs w:val="18"/>
              </w:rPr>
              <w:t xml:space="preserve">required </w:t>
            </w:r>
            <w:r w:rsidRPr="00EC37DE">
              <w:rPr>
                <w:rFonts w:asciiTheme="minorHAnsi" w:hAnsiTheme="minorHAnsi"/>
                <w:sz w:val="18"/>
                <w:szCs w:val="18"/>
              </w:rPr>
              <w:t>.</w:t>
            </w:r>
            <w:proofErr w:type="gramEnd"/>
            <w:r w:rsidRPr="00EC37DE">
              <w:rPr>
                <w:rFonts w:asciiTheme="minorHAnsi" w:hAnsiTheme="minorHAnsi"/>
                <w:sz w:val="18"/>
                <w:szCs w:val="18"/>
              </w:rPr>
              <w:t xml:space="preserve"> (</w:t>
            </w:r>
            <w:proofErr w:type="gramStart"/>
            <w:r w:rsidRPr="00EC37DE">
              <w:rPr>
                <w:rFonts w:asciiTheme="minorHAnsi" w:hAnsiTheme="minorHAnsi"/>
                <w:sz w:val="18"/>
                <w:szCs w:val="18"/>
              </w:rPr>
              <w:t>do</w:t>
            </w:r>
            <w:proofErr w:type="gramEnd"/>
            <w:r w:rsidRPr="00EC37DE">
              <w:rPr>
                <w:rFonts w:asciiTheme="minorHAnsi" w:hAnsiTheme="minorHAnsi"/>
                <w:sz w:val="18"/>
                <w:szCs w:val="18"/>
              </w:rPr>
              <w:t xml:space="preserve"> not allow this MCH-25 to be registered).</w:t>
            </w:r>
          </w:p>
        </w:tc>
      </w:tr>
      <w:tr w:rsidR="00976655" w:rsidRPr="006A3EEB" w14:paraId="47E62984" w14:textId="77777777" w:rsidTr="6CAF7864">
        <w:trPr>
          <w:cantSplit/>
          <w:trHeight w:val="197"/>
        </w:trPr>
        <w:tc>
          <w:tcPr>
            <w:tcW w:w="2808" w:type="dxa"/>
            <w:gridSpan w:val="2"/>
          </w:tcPr>
          <w:p w14:paraId="043D7A5B" w14:textId="77777777" w:rsidR="00976655" w:rsidRPr="006A3EEB" w:rsidRDefault="00976655" w:rsidP="00976655">
            <w:pPr>
              <w:keepNext/>
              <w:rPr>
                <w:rFonts w:ascii="Calibri" w:hAnsi="Calibri"/>
                <w:sz w:val="16"/>
                <w:szCs w:val="16"/>
              </w:rPr>
            </w:pPr>
          </w:p>
        </w:tc>
        <w:tc>
          <w:tcPr>
            <w:tcW w:w="3510" w:type="dxa"/>
          </w:tcPr>
          <w:p w14:paraId="458BA71C" w14:textId="77777777" w:rsidR="00976655" w:rsidRPr="006A3EEB" w:rsidRDefault="00976655" w:rsidP="00976655">
            <w:pPr>
              <w:keepNext/>
              <w:rPr>
                <w:rFonts w:ascii="Calibri" w:hAnsi="Calibri"/>
                <w:sz w:val="16"/>
                <w:szCs w:val="16"/>
              </w:rPr>
            </w:pPr>
          </w:p>
        </w:tc>
        <w:tc>
          <w:tcPr>
            <w:tcW w:w="4680" w:type="dxa"/>
          </w:tcPr>
          <w:p w14:paraId="1996C3E7" w14:textId="77777777" w:rsidR="00976655" w:rsidRPr="006A3EEB" w:rsidRDefault="00976655" w:rsidP="00976655">
            <w:pPr>
              <w:keepNext/>
              <w:rPr>
                <w:rFonts w:ascii="Calibri" w:hAnsi="Calibri"/>
                <w:sz w:val="16"/>
                <w:szCs w:val="16"/>
              </w:rPr>
            </w:pPr>
          </w:p>
        </w:tc>
      </w:tr>
      <w:tr w:rsidR="00976655" w:rsidRPr="00BC1E29" w14:paraId="45F2A09D" w14:textId="77777777" w:rsidTr="6CAF7864">
        <w:tblPrEx>
          <w:tblLook w:val="0000" w:firstRow="0" w:lastRow="0" w:firstColumn="0" w:lastColumn="0" w:noHBand="0" w:noVBand="0"/>
        </w:tblPrEx>
        <w:trPr>
          <w:trHeight w:val="360"/>
        </w:trPr>
        <w:tc>
          <w:tcPr>
            <w:tcW w:w="467" w:type="dxa"/>
            <w:vAlign w:val="center"/>
          </w:tcPr>
          <w:p w14:paraId="63D39A6C" w14:textId="77777777" w:rsidR="00976655" w:rsidRPr="00BC1E29" w:rsidRDefault="00976655" w:rsidP="00976655">
            <w:pPr>
              <w:keepNext/>
              <w:jc w:val="center"/>
              <w:rPr>
                <w:rFonts w:ascii="Calibri" w:hAnsi="Calibri"/>
              </w:rPr>
            </w:pPr>
            <w:r>
              <w:rPr>
                <w:rFonts w:ascii="Calibri" w:hAnsi="Calibri"/>
              </w:rPr>
              <w:t>04</w:t>
            </w:r>
          </w:p>
        </w:tc>
        <w:tc>
          <w:tcPr>
            <w:tcW w:w="10531" w:type="dxa"/>
            <w:gridSpan w:val="3"/>
          </w:tcPr>
          <w:p w14:paraId="47D80989" w14:textId="7291B6F9" w:rsidR="00976655" w:rsidRPr="00BC1E29" w:rsidRDefault="00976655">
            <w:pPr>
              <w:keepNext/>
              <w:rPr>
                <w:rFonts w:ascii="Calibri" w:hAnsi="Calibri"/>
              </w:rPr>
            </w:pPr>
            <w:r w:rsidRPr="6CAF7864">
              <w:rPr>
                <w:rFonts w:ascii="Calibri" w:hAnsi="Calibri"/>
                <w:sz w:val="18"/>
                <w:szCs w:val="18"/>
              </w:rPr>
              <w:t>Compliance Statement: &lt;&lt; If all indoor units listed in C01 indicate a compliant result in C03, then text result= "SC system complies with Minimum System Airflow Rate Verification"; else text result= "SC system does not comply with Minimum System Airflow Rate Verification", and do not allow this MCH-25 to be registered.</w:t>
            </w:r>
          </w:p>
        </w:tc>
      </w:tr>
      <w:tr w:rsidR="00976655" w:rsidRPr="006A3EEB" w14:paraId="4ABD721B" w14:textId="77777777" w:rsidTr="6CAF7864">
        <w:trPr>
          <w:cantSplit/>
        </w:trPr>
        <w:tc>
          <w:tcPr>
            <w:tcW w:w="10998" w:type="dxa"/>
            <w:gridSpan w:val="4"/>
          </w:tcPr>
          <w:p w14:paraId="08088AB2" w14:textId="77777777" w:rsidR="00976655" w:rsidRPr="006A3EEB" w:rsidRDefault="00976655" w:rsidP="00976655">
            <w:pPr>
              <w:rPr>
                <w:rFonts w:ascii="Calibri" w:hAnsi="Calibri"/>
                <w:sz w:val="18"/>
                <w:szCs w:val="18"/>
              </w:rPr>
            </w:pPr>
            <w:r w:rsidRPr="006A3EEB">
              <w:rPr>
                <w:rFonts w:ascii="Calibri" w:hAnsi="Calibri"/>
                <w:sz w:val="18"/>
                <w:szCs w:val="18"/>
              </w:rPr>
              <w:t>Notes:</w:t>
            </w:r>
          </w:p>
        </w:tc>
      </w:tr>
    </w:tbl>
    <w:p w14:paraId="21DE55EC" w14:textId="7676A867" w:rsidR="00976655" w:rsidRDefault="00976655" w:rsidP="007F234C">
      <w:pPr>
        <w:rPr>
          <w:rFonts w:asciiTheme="majorHAnsi" w:hAnsiTheme="majorHAnsi"/>
        </w:rPr>
      </w:pPr>
    </w:p>
    <w:p w14:paraId="412776F2" w14:textId="77777777" w:rsidR="00976655" w:rsidRPr="004350BF" w:rsidRDefault="00976655" w:rsidP="007F234C">
      <w:pPr>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7F234C" w:rsidRPr="004350BF" w14:paraId="54D40A7C" w14:textId="77777777" w:rsidTr="00A12ED8">
        <w:trPr>
          <w:gridAfter w:val="1"/>
          <w:wAfter w:w="6" w:type="pct"/>
          <w:cantSplit/>
          <w:trHeight w:val="432"/>
        </w:trPr>
        <w:tc>
          <w:tcPr>
            <w:tcW w:w="4994" w:type="pct"/>
            <w:gridSpan w:val="3"/>
            <w:vAlign w:val="center"/>
          </w:tcPr>
          <w:p w14:paraId="54D40A7A" w14:textId="010A7E63" w:rsidR="007F234C" w:rsidRPr="00170608" w:rsidRDefault="007F234C" w:rsidP="00170608">
            <w:pPr>
              <w:keepNext/>
              <w:rPr>
                <w:rFonts w:asciiTheme="minorHAnsi" w:hAnsiTheme="minorHAnsi"/>
                <w:b/>
                <w:szCs w:val="18"/>
              </w:rPr>
            </w:pPr>
            <w:r w:rsidRPr="00170608">
              <w:rPr>
                <w:rFonts w:asciiTheme="minorHAnsi" w:hAnsiTheme="minorHAnsi"/>
                <w:b/>
                <w:szCs w:val="18"/>
              </w:rPr>
              <w:lastRenderedPageBreak/>
              <w:t xml:space="preserve">D. Weigh </w:t>
            </w:r>
            <w:proofErr w:type="gramStart"/>
            <w:r w:rsidRPr="00170608">
              <w:rPr>
                <w:rFonts w:asciiTheme="minorHAnsi" w:hAnsiTheme="minorHAnsi"/>
                <w:b/>
                <w:szCs w:val="18"/>
              </w:rPr>
              <w:t>In</w:t>
            </w:r>
            <w:proofErr w:type="gramEnd"/>
            <w:r w:rsidRPr="00170608">
              <w:rPr>
                <w:rFonts w:asciiTheme="minorHAnsi" w:hAnsiTheme="minorHAnsi"/>
                <w:b/>
                <w:szCs w:val="18"/>
              </w:rPr>
              <w:t xml:space="preserve"> Charge Procedure</w:t>
            </w:r>
          </w:p>
          <w:p w14:paraId="54D40A7B" w14:textId="7FC437F5" w:rsidR="007F234C" w:rsidRPr="00EC37DE" w:rsidRDefault="004D3E1A" w:rsidP="00170608">
            <w:pPr>
              <w:keepNext/>
              <w:rPr>
                <w:rFonts w:asciiTheme="minorHAnsi" w:hAnsiTheme="minorHAnsi"/>
                <w:sz w:val="18"/>
                <w:szCs w:val="18"/>
              </w:rPr>
            </w:pPr>
            <w:r w:rsidRPr="00740E83">
              <w:rPr>
                <w:rFonts w:asciiTheme="minorHAnsi" w:hAnsiTheme="minorHAnsi"/>
                <w:sz w:val="18"/>
                <w:szCs w:val="18"/>
              </w:rPr>
              <w:t>HERS Rater Must Observe and Confirm All Data Collected</w:t>
            </w:r>
            <w:r>
              <w:rPr>
                <w:rFonts w:asciiTheme="minorHAnsi" w:hAnsiTheme="minorHAnsi"/>
                <w:sz w:val="18"/>
                <w:szCs w:val="18"/>
              </w:rPr>
              <w:t>.</w:t>
            </w:r>
            <w:r w:rsidRPr="00EC37DE">
              <w:rPr>
                <w:rFonts w:asciiTheme="minorHAnsi" w:hAnsiTheme="minorHAnsi"/>
                <w:sz w:val="18"/>
                <w:szCs w:val="18"/>
              </w:rPr>
              <w:t xml:space="preserve"> </w:t>
            </w:r>
            <w:r w:rsidR="007F234C" w:rsidRPr="00EC37DE">
              <w:rPr>
                <w:rFonts w:asciiTheme="minorHAnsi" w:hAnsiTheme="minorHAnsi"/>
                <w:sz w:val="18"/>
                <w:szCs w:val="18"/>
              </w:rPr>
              <w:t>Procedures for Refrigerant Charge using the Weigh-in Charging Procedure are given in Reference Residential Appendix RA3.2.2.2 and RA3.2.3</w:t>
            </w:r>
            <w:r w:rsidR="00AB471A" w:rsidRPr="00EC37DE">
              <w:rPr>
                <w:rFonts w:asciiTheme="minorHAnsi" w:hAnsiTheme="minorHAnsi"/>
                <w:sz w:val="18"/>
                <w:szCs w:val="18"/>
              </w:rPr>
              <w:t>.</w:t>
            </w:r>
          </w:p>
        </w:tc>
      </w:tr>
      <w:tr w:rsidR="007F234C" w:rsidRPr="004350BF" w14:paraId="54D40A80" w14:textId="77777777" w:rsidTr="00A12ED8">
        <w:trPr>
          <w:gridAfter w:val="1"/>
          <w:wAfter w:w="6" w:type="pct"/>
          <w:cantSplit/>
          <w:trHeight w:val="432"/>
        </w:trPr>
        <w:tc>
          <w:tcPr>
            <w:tcW w:w="253" w:type="pct"/>
            <w:vAlign w:val="center"/>
          </w:tcPr>
          <w:p w14:paraId="54D40A7D" w14:textId="77777777" w:rsidR="007F234C" w:rsidRPr="00EC37DE" w:rsidRDefault="007F234C" w:rsidP="007F234C">
            <w:pPr>
              <w:pStyle w:val="FootnoteText"/>
              <w:keepNext/>
              <w:jc w:val="center"/>
              <w:rPr>
                <w:rFonts w:asciiTheme="minorHAnsi" w:hAnsiTheme="minorHAnsi"/>
                <w:sz w:val="18"/>
                <w:szCs w:val="18"/>
              </w:rPr>
            </w:pPr>
            <w:r w:rsidRPr="00EC37DE">
              <w:rPr>
                <w:rFonts w:asciiTheme="minorHAnsi" w:hAnsiTheme="minorHAnsi"/>
                <w:sz w:val="18"/>
                <w:szCs w:val="18"/>
              </w:rPr>
              <w:t>01</w:t>
            </w:r>
          </w:p>
        </w:tc>
        <w:tc>
          <w:tcPr>
            <w:tcW w:w="2244" w:type="pct"/>
            <w:vAlign w:val="center"/>
          </w:tcPr>
          <w:p w14:paraId="502B0493" w14:textId="183DE423" w:rsidR="0068512E" w:rsidRDefault="007F234C" w:rsidP="00D51F70">
            <w:pPr>
              <w:keepNext/>
              <w:rPr>
                <w:rFonts w:asciiTheme="minorHAnsi" w:hAnsiTheme="minorHAnsi"/>
                <w:sz w:val="18"/>
                <w:szCs w:val="18"/>
              </w:rPr>
            </w:pPr>
            <w:r w:rsidRPr="00EC37DE">
              <w:rPr>
                <w:rFonts w:asciiTheme="minorHAnsi" w:hAnsiTheme="minorHAnsi"/>
                <w:sz w:val="18"/>
                <w:szCs w:val="18"/>
              </w:rPr>
              <w:t xml:space="preserve">Measured Condenser </w:t>
            </w:r>
            <w:r w:rsidR="0068512E">
              <w:rPr>
                <w:rFonts w:asciiTheme="minorHAnsi" w:hAnsiTheme="minorHAnsi"/>
                <w:sz w:val="18"/>
                <w:szCs w:val="18"/>
              </w:rPr>
              <w:t>A</w:t>
            </w:r>
            <w:r w:rsidRPr="00EC37DE">
              <w:rPr>
                <w:rFonts w:asciiTheme="minorHAnsi" w:hAnsiTheme="minorHAnsi"/>
                <w:sz w:val="18"/>
                <w:szCs w:val="18"/>
              </w:rPr>
              <w:t xml:space="preserve">ir </w:t>
            </w:r>
            <w:r w:rsidR="0068512E">
              <w:rPr>
                <w:rFonts w:asciiTheme="minorHAnsi" w:hAnsiTheme="minorHAnsi"/>
                <w:sz w:val="18"/>
                <w:szCs w:val="18"/>
              </w:rPr>
              <w:t>E</w:t>
            </w:r>
            <w:r w:rsidRPr="00EC37DE">
              <w:rPr>
                <w:rFonts w:asciiTheme="minorHAnsi" w:hAnsiTheme="minorHAnsi"/>
                <w:sz w:val="18"/>
                <w:szCs w:val="18"/>
              </w:rPr>
              <w:t xml:space="preserve">ntering </w:t>
            </w:r>
            <w:r w:rsidR="0068512E">
              <w:rPr>
                <w:rFonts w:asciiTheme="minorHAnsi" w:hAnsiTheme="minorHAnsi"/>
                <w:sz w:val="18"/>
                <w:szCs w:val="18"/>
              </w:rPr>
              <w:t>D</w:t>
            </w:r>
            <w:r w:rsidRPr="00EC37DE">
              <w:rPr>
                <w:rFonts w:asciiTheme="minorHAnsi" w:hAnsiTheme="minorHAnsi"/>
                <w:sz w:val="18"/>
                <w:szCs w:val="18"/>
              </w:rPr>
              <w:t xml:space="preserve">ry-bulb </w:t>
            </w:r>
            <w:r w:rsidR="0068512E">
              <w:rPr>
                <w:rFonts w:asciiTheme="minorHAnsi" w:hAnsiTheme="minorHAnsi"/>
                <w:sz w:val="18"/>
                <w:szCs w:val="18"/>
              </w:rPr>
              <w:t>T</w:t>
            </w:r>
            <w:r w:rsidRPr="00EC37DE">
              <w:rPr>
                <w:rFonts w:asciiTheme="minorHAnsi" w:hAnsiTheme="minorHAnsi"/>
                <w:sz w:val="18"/>
                <w:szCs w:val="18"/>
              </w:rPr>
              <w:t xml:space="preserve">emperature </w:t>
            </w:r>
          </w:p>
          <w:p w14:paraId="54D40A7E" w14:textId="31D63698" w:rsidR="007F234C" w:rsidRPr="00EC37DE" w:rsidRDefault="007F234C" w:rsidP="00D51F70">
            <w:pPr>
              <w:keepNext/>
              <w:rPr>
                <w:rFonts w:asciiTheme="minorHAnsi" w:hAnsiTheme="minorHAnsi"/>
                <w:sz w:val="18"/>
                <w:szCs w:val="18"/>
              </w:rPr>
            </w:pPr>
            <w:r w:rsidRPr="00EC37DE">
              <w:rPr>
                <w:rFonts w:asciiTheme="minorHAnsi" w:hAnsiTheme="minorHAnsi"/>
                <w:sz w:val="18"/>
                <w:szCs w:val="18"/>
              </w:rPr>
              <w:t xml:space="preserve">(T </w:t>
            </w:r>
            <w:r w:rsidRPr="00EC37DE">
              <w:rPr>
                <w:rFonts w:asciiTheme="minorHAnsi" w:hAnsiTheme="minorHAnsi"/>
                <w:sz w:val="18"/>
                <w:szCs w:val="18"/>
                <w:vertAlign w:val="subscript"/>
              </w:rPr>
              <w:t xml:space="preserve">condenser, </w:t>
            </w:r>
            <w:proofErr w:type="spellStart"/>
            <w:r w:rsidRPr="00EC37DE">
              <w:rPr>
                <w:rFonts w:asciiTheme="minorHAnsi" w:hAnsiTheme="minorHAnsi"/>
                <w:sz w:val="18"/>
                <w:szCs w:val="18"/>
                <w:vertAlign w:val="subscript"/>
              </w:rPr>
              <w:t>db</w:t>
            </w:r>
            <w:proofErr w:type="spellEnd"/>
            <w:r w:rsidRPr="00EC37DE">
              <w:rPr>
                <w:rFonts w:asciiTheme="minorHAnsi" w:hAnsiTheme="minorHAnsi"/>
                <w:sz w:val="18"/>
                <w:szCs w:val="18"/>
              </w:rPr>
              <w:t>)</w:t>
            </w:r>
          </w:p>
        </w:tc>
        <w:tc>
          <w:tcPr>
            <w:tcW w:w="2497" w:type="pct"/>
            <w:vAlign w:val="center"/>
          </w:tcPr>
          <w:p w14:paraId="54D40A7F" w14:textId="32B3B767" w:rsidR="007F234C" w:rsidRPr="00EC37DE" w:rsidRDefault="007F234C" w:rsidP="007F234C">
            <w:pPr>
              <w:keepNext/>
              <w:spacing w:after="60"/>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4" w14:textId="77777777" w:rsidTr="00A12ED8">
        <w:trPr>
          <w:gridAfter w:val="1"/>
          <w:wAfter w:w="6" w:type="pct"/>
          <w:cantSplit/>
          <w:trHeight w:val="432"/>
        </w:trPr>
        <w:tc>
          <w:tcPr>
            <w:tcW w:w="253" w:type="pct"/>
            <w:vAlign w:val="center"/>
          </w:tcPr>
          <w:p w14:paraId="54D40A8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02</w:t>
            </w:r>
          </w:p>
        </w:tc>
        <w:tc>
          <w:tcPr>
            <w:tcW w:w="2244" w:type="pct"/>
            <w:vAlign w:val="center"/>
          </w:tcPr>
          <w:p w14:paraId="54D40A82" w14:textId="01F92FC7"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Specify the </w:t>
            </w:r>
            <w:r w:rsidR="0068512E">
              <w:rPr>
                <w:rFonts w:asciiTheme="minorHAnsi" w:hAnsiTheme="minorHAnsi"/>
                <w:sz w:val="18"/>
                <w:szCs w:val="18"/>
              </w:rPr>
              <w:t>M</w:t>
            </w:r>
            <w:r w:rsidRPr="00EC37DE">
              <w:rPr>
                <w:rFonts w:asciiTheme="minorHAnsi" w:hAnsiTheme="minorHAnsi"/>
                <w:sz w:val="18"/>
                <w:szCs w:val="18"/>
              </w:rPr>
              <w:t xml:space="preserve">ethod of </w:t>
            </w:r>
            <w:r w:rsidR="0068512E">
              <w:rPr>
                <w:rFonts w:asciiTheme="minorHAnsi" w:hAnsiTheme="minorHAnsi"/>
                <w:sz w:val="18"/>
                <w:szCs w:val="18"/>
              </w:rPr>
              <w:t>W</w:t>
            </w:r>
            <w:r w:rsidRPr="00EC37DE">
              <w:rPr>
                <w:rFonts w:asciiTheme="minorHAnsi" w:hAnsiTheme="minorHAnsi"/>
                <w:sz w:val="18"/>
                <w:szCs w:val="18"/>
              </w:rPr>
              <w:t>eigh-in</w:t>
            </w:r>
          </w:p>
        </w:tc>
        <w:tc>
          <w:tcPr>
            <w:tcW w:w="2497" w:type="pct"/>
            <w:vAlign w:val="center"/>
          </w:tcPr>
          <w:p w14:paraId="54D40A83" w14:textId="118A4B06"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8" w14:textId="77777777" w:rsidTr="00A12ED8">
        <w:trPr>
          <w:gridAfter w:val="1"/>
          <w:wAfter w:w="6" w:type="pct"/>
          <w:cantSplit/>
          <w:trHeight w:val="432"/>
        </w:trPr>
        <w:tc>
          <w:tcPr>
            <w:tcW w:w="253" w:type="pct"/>
            <w:vAlign w:val="center"/>
          </w:tcPr>
          <w:p w14:paraId="54D40A8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54D40A86" w14:textId="4FAA8E81"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C</w:t>
            </w:r>
            <w:r w:rsidRPr="00EC37DE">
              <w:rPr>
                <w:rFonts w:asciiTheme="minorHAnsi" w:hAnsiTheme="minorHAnsi"/>
                <w:sz w:val="18"/>
                <w:szCs w:val="18"/>
              </w:rPr>
              <w:t xml:space="preserve">harge for </w:t>
            </w:r>
            <w:r w:rsidR="0068512E">
              <w:rPr>
                <w:rFonts w:asciiTheme="minorHAnsi" w:hAnsiTheme="minorHAnsi"/>
                <w:sz w:val="18"/>
                <w:szCs w:val="18"/>
              </w:rPr>
              <w:t>C</w:t>
            </w:r>
            <w:r w:rsidRPr="00EC37DE">
              <w:rPr>
                <w:rFonts w:asciiTheme="minorHAnsi" w:hAnsiTheme="minorHAnsi"/>
                <w:sz w:val="18"/>
                <w:szCs w:val="18"/>
              </w:rPr>
              <w:t>ondenser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w:t>
            </w:r>
          </w:p>
        </w:tc>
        <w:tc>
          <w:tcPr>
            <w:tcW w:w="2497" w:type="pct"/>
            <w:vAlign w:val="center"/>
          </w:tcPr>
          <w:p w14:paraId="54D40A87" w14:textId="2EB93674"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8C" w14:textId="77777777" w:rsidTr="00A12ED8">
        <w:trPr>
          <w:gridAfter w:val="1"/>
          <w:wAfter w:w="6" w:type="pct"/>
          <w:cantSplit/>
          <w:trHeight w:val="432"/>
        </w:trPr>
        <w:tc>
          <w:tcPr>
            <w:tcW w:w="253" w:type="pct"/>
            <w:vAlign w:val="center"/>
          </w:tcPr>
          <w:p w14:paraId="54D40A8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04</w:t>
            </w:r>
          </w:p>
        </w:tc>
        <w:tc>
          <w:tcPr>
            <w:tcW w:w="2244" w:type="pct"/>
            <w:vAlign w:val="center"/>
          </w:tcPr>
          <w:p w14:paraId="54D40A8A" w14:textId="5D29C0F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8B" w14:textId="5AB63BFB"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0" w14:textId="77777777" w:rsidTr="00A12ED8">
        <w:trPr>
          <w:gridAfter w:val="1"/>
          <w:wAfter w:w="6" w:type="pct"/>
          <w:cantSplit/>
          <w:trHeight w:val="432"/>
        </w:trPr>
        <w:tc>
          <w:tcPr>
            <w:tcW w:w="253" w:type="pct"/>
            <w:vAlign w:val="center"/>
          </w:tcPr>
          <w:p w14:paraId="54D40A8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05</w:t>
            </w:r>
          </w:p>
        </w:tc>
        <w:tc>
          <w:tcPr>
            <w:tcW w:w="2244" w:type="pct"/>
            <w:vAlign w:val="center"/>
          </w:tcPr>
          <w:p w14:paraId="54D40A8E" w14:textId="25DC5C89"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8F" w14:textId="4A407ECF"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4" w14:textId="77777777" w:rsidTr="00A12ED8">
        <w:trPr>
          <w:gridAfter w:val="1"/>
          <w:wAfter w:w="6" w:type="pct"/>
          <w:cantSplit/>
          <w:trHeight w:val="432"/>
        </w:trPr>
        <w:tc>
          <w:tcPr>
            <w:tcW w:w="253" w:type="pct"/>
            <w:vAlign w:val="center"/>
          </w:tcPr>
          <w:p w14:paraId="54D40A9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06</w:t>
            </w:r>
          </w:p>
        </w:tc>
        <w:tc>
          <w:tcPr>
            <w:tcW w:w="2244" w:type="pct"/>
            <w:vAlign w:val="center"/>
          </w:tcPr>
          <w:p w14:paraId="54D40A92" w14:textId="11D6ABF8"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Manufacturer’s Standard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3" w14:textId="2403149B"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4350BF" w14:paraId="54D40A98" w14:textId="77777777" w:rsidTr="00A12ED8">
        <w:trPr>
          <w:gridAfter w:val="1"/>
          <w:wAfter w:w="6" w:type="pct"/>
          <w:cantSplit/>
          <w:trHeight w:val="432"/>
        </w:trPr>
        <w:tc>
          <w:tcPr>
            <w:tcW w:w="253" w:type="pct"/>
            <w:vAlign w:val="center"/>
          </w:tcPr>
          <w:p w14:paraId="54D40A95"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07</w:t>
            </w:r>
          </w:p>
        </w:tc>
        <w:tc>
          <w:tcPr>
            <w:tcW w:w="2244" w:type="pct"/>
            <w:vAlign w:val="center"/>
          </w:tcPr>
          <w:p w14:paraId="54D40A96" w14:textId="73900569"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L</w:t>
            </w:r>
            <w:r w:rsidRPr="00EC37DE">
              <w:rPr>
                <w:rFonts w:asciiTheme="minorHAnsi" w:hAnsiTheme="minorHAnsi"/>
                <w:sz w:val="18"/>
                <w:szCs w:val="18"/>
              </w:rPr>
              <w:t>ength (ft)</w:t>
            </w:r>
          </w:p>
        </w:tc>
        <w:tc>
          <w:tcPr>
            <w:tcW w:w="2497" w:type="pct"/>
            <w:vAlign w:val="center"/>
          </w:tcPr>
          <w:p w14:paraId="54D40A97" w14:textId="1F93F732"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9C" w14:textId="77777777" w:rsidTr="00A12ED8">
        <w:trPr>
          <w:gridAfter w:val="1"/>
          <w:wAfter w:w="6" w:type="pct"/>
          <w:cantSplit/>
          <w:trHeight w:val="432"/>
        </w:trPr>
        <w:tc>
          <w:tcPr>
            <w:tcW w:w="253" w:type="pct"/>
            <w:vAlign w:val="center"/>
          </w:tcPr>
          <w:p w14:paraId="54D40A99"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08</w:t>
            </w:r>
          </w:p>
        </w:tc>
        <w:tc>
          <w:tcPr>
            <w:tcW w:w="2244" w:type="pct"/>
            <w:vAlign w:val="center"/>
          </w:tcPr>
          <w:p w14:paraId="54D40A9A" w14:textId="772C6F73"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L</w:t>
            </w:r>
            <w:r w:rsidRPr="00EC37DE">
              <w:rPr>
                <w:rFonts w:asciiTheme="minorHAnsi" w:hAnsiTheme="minorHAnsi"/>
                <w:sz w:val="18"/>
                <w:szCs w:val="18"/>
              </w:rPr>
              <w:t xml:space="preserve">iquid </w:t>
            </w:r>
            <w:r w:rsidR="0068512E">
              <w:rPr>
                <w:rFonts w:asciiTheme="minorHAnsi" w:hAnsiTheme="minorHAnsi"/>
                <w:sz w:val="18"/>
                <w:szCs w:val="18"/>
              </w:rPr>
              <w:t>L</w:t>
            </w:r>
            <w:r w:rsidRPr="00EC37DE">
              <w:rPr>
                <w:rFonts w:asciiTheme="minorHAnsi" w:hAnsiTheme="minorHAnsi"/>
                <w:sz w:val="18"/>
                <w:szCs w:val="18"/>
              </w:rPr>
              <w:t xml:space="preserve">ine </w:t>
            </w:r>
            <w:r w:rsidR="0068512E">
              <w:rPr>
                <w:rFonts w:asciiTheme="minorHAnsi" w:hAnsiTheme="minorHAnsi"/>
                <w:sz w:val="18"/>
                <w:szCs w:val="18"/>
              </w:rPr>
              <w:t>D</w:t>
            </w:r>
            <w:r w:rsidRPr="00EC37DE">
              <w:rPr>
                <w:rFonts w:asciiTheme="minorHAnsi" w:hAnsiTheme="minorHAnsi"/>
                <w:sz w:val="18"/>
                <w:szCs w:val="18"/>
              </w:rPr>
              <w:t>iameter (in)</w:t>
            </w:r>
          </w:p>
        </w:tc>
        <w:tc>
          <w:tcPr>
            <w:tcW w:w="2497" w:type="pct"/>
            <w:vAlign w:val="center"/>
          </w:tcPr>
          <w:p w14:paraId="54D40A9B" w14:textId="0244455B" w:rsidR="007F234C" w:rsidRPr="00EC37DE" w:rsidRDefault="00097F48"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A0" w14:textId="77777777" w:rsidTr="00A12ED8">
        <w:trPr>
          <w:gridAfter w:val="1"/>
          <w:wAfter w:w="6" w:type="pct"/>
          <w:cantSplit/>
          <w:trHeight w:val="432"/>
        </w:trPr>
        <w:tc>
          <w:tcPr>
            <w:tcW w:w="253" w:type="pct"/>
            <w:vAlign w:val="center"/>
          </w:tcPr>
          <w:p w14:paraId="54D40A9D"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09</w:t>
            </w:r>
          </w:p>
        </w:tc>
        <w:tc>
          <w:tcPr>
            <w:tcW w:w="2244" w:type="pct"/>
            <w:vAlign w:val="center"/>
          </w:tcPr>
          <w:p w14:paraId="54D40A9E" w14:textId="7EBC749A" w:rsidR="007F234C" w:rsidRPr="00EC37DE" w:rsidDel="0082384D" w:rsidRDefault="007F234C" w:rsidP="00170608">
            <w:pPr>
              <w:rPr>
                <w:rFonts w:asciiTheme="minorHAnsi" w:hAnsiTheme="minorHAnsi"/>
                <w:sz w:val="18"/>
                <w:szCs w:val="18"/>
              </w:rPr>
            </w:pPr>
            <w:r w:rsidRPr="00EC37DE">
              <w:rPr>
                <w:rFonts w:asciiTheme="minorHAnsi" w:hAnsiTheme="minorHAnsi"/>
                <w:sz w:val="18"/>
                <w:szCs w:val="18"/>
              </w:rPr>
              <w:t xml:space="preserve">Installed </w:t>
            </w:r>
            <w:r w:rsidR="0068512E">
              <w:rPr>
                <w:rFonts w:asciiTheme="minorHAnsi" w:hAnsiTheme="minorHAnsi"/>
                <w:sz w:val="18"/>
                <w:szCs w:val="18"/>
              </w:rPr>
              <w:t>I</w:t>
            </w:r>
            <w:r w:rsidRPr="00EC37DE">
              <w:rPr>
                <w:rFonts w:asciiTheme="minorHAnsi" w:hAnsiTheme="minorHAnsi"/>
                <w:sz w:val="18"/>
                <w:szCs w:val="18"/>
              </w:rPr>
              <w:t xml:space="preserve">ndoor </w:t>
            </w:r>
            <w:r w:rsidR="0068512E">
              <w:rPr>
                <w:rFonts w:asciiTheme="minorHAnsi" w:hAnsiTheme="minorHAnsi"/>
                <w:sz w:val="18"/>
                <w:szCs w:val="18"/>
              </w:rPr>
              <w:t>C</w:t>
            </w:r>
            <w:r w:rsidRPr="00EC37DE">
              <w:rPr>
                <w:rFonts w:asciiTheme="minorHAnsi" w:hAnsiTheme="minorHAnsi"/>
                <w:sz w:val="18"/>
                <w:szCs w:val="18"/>
              </w:rPr>
              <w:t xml:space="preserve">oil </w:t>
            </w:r>
            <w:r w:rsidR="0068512E">
              <w:rPr>
                <w:rFonts w:asciiTheme="minorHAnsi" w:hAnsiTheme="minorHAnsi"/>
                <w:sz w:val="18"/>
                <w:szCs w:val="18"/>
              </w:rPr>
              <w:t>S</w:t>
            </w:r>
            <w:r w:rsidRPr="00EC37DE">
              <w:rPr>
                <w:rFonts w:asciiTheme="minorHAnsi" w:hAnsiTheme="minorHAnsi"/>
                <w:sz w:val="18"/>
                <w:szCs w:val="18"/>
              </w:rPr>
              <w:t>ize (tons)</w:t>
            </w:r>
          </w:p>
        </w:tc>
        <w:tc>
          <w:tcPr>
            <w:tcW w:w="2497" w:type="pct"/>
            <w:vAlign w:val="center"/>
          </w:tcPr>
          <w:p w14:paraId="54D40A9F" w14:textId="70A58B41"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7F234C" w:rsidRPr="00EC37DE" w14:paraId="54D40AA4" w14:textId="77777777" w:rsidTr="00A12ED8">
        <w:trPr>
          <w:gridAfter w:val="1"/>
          <w:wAfter w:w="6" w:type="pct"/>
          <w:cantSplit/>
          <w:trHeight w:val="432"/>
        </w:trPr>
        <w:tc>
          <w:tcPr>
            <w:tcW w:w="253" w:type="pct"/>
            <w:vAlign w:val="center"/>
          </w:tcPr>
          <w:p w14:paraId="54D40AA1" w14:textId="77777777" w:rsidR="007F234C" w:rsidRPr="00EC37DE" w:rsidRDefault="007F234C" w:rsidP="007F234C">
            <w:pPr>
              <w:jc w:val="center"/>
              <w:rPr>
                <w:rFonts w:asciiTheme="minorHAnsi" w:hAnsiTheme="minorHAnsi"/>
                <w:sz w:val="18"/>
                <w:szCs w:val="18"/>
              </w:rPr>
            </w:pPr>
            <w:r w:rsidRPr="00EC37DE">
              <w:rPr>
                <w:rFonts w:asciiTheme="minorHAnsi" w:hAnsiTheme="minorHAnsi"/>
                <w:sz w:val="18"/>
                <w:szCs w:val="18"/>
              </w:rPr>
              <w:t>10</w:t>
            </w:r>
          </w:p>
        </w:tc>
        <w:tc>
          <w:tcPr>
            <w:tcW w:w="2244" w:type="pct"/>
            <w:vAlign w:val="center"/>
          </w:tcPr>
          <w:p w14:paraId="54D40AA2" w14:textId="1ED23275" w:rsidR="007F234C" w:rsidRPr="00EC37DE" w:rsidRDefault="007F234C" w:rsidP="00170608">
            <w:pPr>
              <w:rPr>
                <w:rFonts w:asciiTheme="minorHAnsi" w:hAnsiTheme="minorHAnsi"/>
                <w:sz w:val="18"/>
                <w:szCs w:val="18"/>
              </w:rPr>
            </w:pPr>
            <w:r w:rsidRPr="00EC37DE">
              <w:rPr>
                <w:rFonts w:asciiTheme="minorHAnsi" w:hAnsiTheme="minorHAnsi"/>
                <w:sz w:val="18"/>
                <w:szCs w:val="18"/>
              </w:rPr>
              <w:t xml:space="preserve">Charge </w:t>
            </w:r>
            <w:r w:rsidR="0068512E">
              <w:rPr>
                <w:rFonts w:asciiTheme="minorHAnsi" w:hAnsiTheme="minorHAnsi"/>
                <w:sz w:val="18"/>
                <w:szCs w:val="18"/>
              </w:rPr>
              <w:t>A</w:t>
            </w:r>
            <w:r w:rsidRPr="00EC37DE">
              <w:rPr>
                <w:rFonts w:asciiTheme="minorHAnsi" w:hAnsiTheme="minorHAnsi"/>
                <w:sz w:val="18"/>
                <w:szCs w:val="18"/>
              </w:rPr>
              <w:t xml:space="preserve">djustment </w:t>
            </w:r>
            <w:r w:rsidR="00E85CEC" w:rsidRPr="00EC37DE">
              <w:rPr>
                <w:rFonts w:asciiTheme="minorHAnsi" w:hAnsiTheme="minorHAnsi"/>
                <w:sz w:val="18"/>
                <w:szCs w:val="18"/>
              </w:rPr>
              <w:t xml:space="preserve">to </w:t>
            </w:r>
            <w:r w:rsidR="0068512E">
              <w:rPr>
                <w:rFonts w:asciiTheme="minorHAnsi" w:hAnsiTheme="minorHAnsi"/>
                <w:sz w:val="18"/>
                <w:szCs w:val="18"/>
              </w:rPr>
              <w:t>S</w:t>
            </w:r>
            <w:r w:rsidR="00E85CEC" w:rsidRPr="00EC37DE">
              <w:rPr>
                <w:rFonts w:asciiTheme="minorHAnsi" w:hAnsiTheme="minorHAnsi"/>
                <w:sz w:val="18"/>
                <w:szCs w:val="18"/>
              </w:rPr>
              <w:t xml:space="preserve">tandard </w:t>
            </w:r>
            <w:r w:rsidR="0068512E">
              <w:rPr>
                <w:rFonts w:asciiTheme="minorHAnsi" w:hAnsiTheme="minorHAnsi"/>
                <w:sz w:val="18"/>
                <w:szCs w:val="18"/>
              </w:rPr>
              <w:t>C</w:t>
            </w:r>
            <w:r w:rsidR="00E85CEC" w:rsidRPr="00EC37DE">
              <w:rPr>
                <w:rFonts w:asciiTheme="minorHAnsi" w:hAnsiTheme="minorHAnsi"/>
                <w:sz w:val="18"/>
                <w:szCs w:val="18"/>
              </w:rPr>
              <w:t xml:space="preserve">harge </w:t>
            </w:r>
            <w:r w:rsidRPr="00EC37DE">
              <w:rPr>
                <w:rFonts w:asciiTheme="minorHAnsi" w:hAnsiTheme="minorHAnsi"/>
                <w:sz w:val="18"/>
                <w:szCs w:val="18"/>
              </w:rPr>
              <w:t xml:space="preserve">from </w:t>
            </w:r>
            <w:r w:rsidR="0068512E">
              <w:rPr>
                <w:rFonts w:asciiTheme="minorHAnsi" w:hAnsiTheme="minorHAnsi"/>
                <w:sz w:val="18"/>
                <w:szCs w:val="18"/>
              </w:rPr>
              <w:t>M</w:t>
            </w:r>
            <w:r w:rsidRPr="00EC37DE">
              <w:rPr>
                <w:rFonts w:asciiTheme="minorHAnsi" w:hAnsiTheme="minorHAnsi"/>
                <w:sz w:val="18"/>
                <w:szCs w:val="18"/>
              </w:rPr>
              <w:t xml:space="preserve">anufacturer’s </w:t>
            </w:r>
            <w:r w:rsidR="0068512E">
              <w:rPr>
                <w:rFonts w:asciiTheme="minorHAnsi" w:hAnsiTheme="minorHAnsi"/>
                <w:sz w:val="18"/>
                <w:szCs w:val="18"/>
              </w:rPr>
              <w:t>S</w:t>
            </w:r>
            <w:r w:rsidRPr="00EC37DE">
              <w:rPr>
                <w:rFonts w:asciiTheme="minorHAnsi" w:hAnsiTheme="minorHAnsi"/>
                <w:sz w:val="18"/>
                <w:szCs w:val="18"/>
              </w:rPr>
              <w:t>pecifications (ounces, positive = add, negative = remove)</w:t>
            </w:r>
          </w:p>
        </w:tc>
        <w:tc>
          <w:tcPr>
            <w:tcW w:w="2497" w:type="pct"/>
            <w:vAlign w:val="center"/>
          </w:tcPr>
          <w:p w14:paraId="54D40AA3" w14:textId="02110550" w:rsidR="007F234C" w:rsidRPr="00EC37DE" w:rsidRDefault="007F234C" w:rsidP="007F234C">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EC37DE" w14:paraId="54D40AA8"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5"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11</w:t>
            </w:r>
          </w:p>
        </w:tc>
        <w:tc>
          <w:tcPr>
            <w:tcW w:w="2244" w:type="pct"/>
            <w:tcBorders>
              <w:top w:val="single" w:sz="4" w:space="0" w:color="auto"/>
              <w:left w:val="single" w:sz="4" w:space="0" w:color="auto"/>
              <w:bottom w:val="single" w:sz="4" w:space="0" w:color="auto"/>
              <w:right w:val="single" w:sz="4" w:space="0" w:color="auto"/>
            </w:tcBorders>
            <w:vAlign w:val="center"/>
          </w:tcPr>
          <w:p w14:paraId="54D40AA6" w14:textId="00E66562"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68512E">
              <w:rPr>
                <w:rFonts w:asciiTheme="minorHAnsi" w:hAnsiTheme="minorHAnsi"/>
                <w:sz w:val="18"/>
                <w:szCs w:val="18"/>
              </w:rPr>
              <w:t>R</w:t>
            </w:r>
            <w:r w:rsidRPr="00EC37DE">
              <w:rPr>
                <w:rFonts w:asciiTheme="minorHAnsi" w:hAnsiTheme="minorHAnsi"/>
                <w:sz w:val="18"/>
                <w:szCs w:val="18"/>
              </w:rPr>
              <w:t xml:space="preserve">equired to be </w:t>
            </w:r>
            <w:r w:rsidR="0068512E">
              <w:rPr>
                <w:rFonts w:asciiTheme="minorHAnsi" w:hAnsiTheme="minorHAnsi"/>
                <w:sz w:val="18"/>
                <w:szCs w:val="18"/>
              </w:rPr>
              <w:t>W</w:t>
            </w:r>
            <w:r w:rsidRPr="00EC37DE">
              <w:rPr>
                <w:rFonts w:asciiTheme="minorHAnsi" w:hAnsiTheme="minorHAnsi"/>
                <w:sz w:val="18"/>
                <w:szCs w:val="18"/>
              </w:rPr>
              <w:t>eighed</w:t>
            </w:r>
            <w:r w:rsidR="0068512E">
              <w:rPr>
                <w:rFonts w:asciiTheme="minorHAnsi" w:hAnsiTheme="minorHAnsi"/>
                <w:sz w:val="18"/>
                <w:szCs w:val="18"/>
              </w:rPr>
              <w:t>-</w:t>
            </w:r>
            <w:r w:rsidRPr="00EC37DE">
              <w:rPr>
                <w:rFonts w:asciiTheme="minorHAnsi" w:hAnsiTheme="minorHAnsi"/>
                <w:sz w:val="18"/>
                <w:szCs w:val="18"/>
              </w:rPr>
              <w:t xml:space="preserve">in by the </w:t>
            </w:r>
            <w:r w:rsidR="0068512E">
              <w:rPr>
                <w:rFonts w:asciiTheme="minorHAnsi" w:hAnsiTheme="minorHAnsi"/>
                <w:sz w:val="18"/>
                <w:szCs w:val="18"/>
              </w:rPr>
              <w:t>I</w:t>
            </w:r>
            <w:r w:rsidRPr="00EC37DE">
              <w:rPr>
                <w:rFonts w:asciiTheme="minorHAnsi" w:hAnsiTheme="minorHAnsi"/>
                <w:sz w:val="18"/>
                <w:szCs w:val="18"/>
              </w:rPr>
              <w:t>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7" w14:textId="74AE40F1"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EC37DE" w14:paraId="54D40AAC" w14:textId="77777777" w:rsidTr="00A12ED8">
        <w:trPr>
          <w:gridAfter w:val="1"/>
          <w:wAfter w:w="6" w:type="pct"/>
          <w:cantSplit/>
          <w:trHeight w:val="432"/>
        </w:trPr>
        <w:tc>
          <w:tcPr>
            <w:tcW w:w="253" w:type="pct"/>
            <w:tcBorders>
              <w:top w:val="single" w:sz="4" w:space="0" w:color="auto"/>
              <w:left w:val="single" w:sz="4" w:space="0" w:color="auto"/>
              <w:bottom w:val="single" w:sz="4" w:space="0" w:color="auto"/>
              <w:right w:val="single" w:sz="4" w:space="0" w:color="auto"/>
            </w:tcBorders>
            <w:vAlign w:val="center"/>
          </w:tcPr>
          <w:p w14:paraId="54D40AA9" w14:textId="77777777" w:rsidR="00A12ED8" w:rsidRPr="00EC37DE" w:rsidRDefault="00A12ED8" w:rsidP="00A12ED8">
            <w:pPr>
              <w:jc w:val="center"/>
              <w:rPr>
                <w:rFonts w:asciiTheme="minorHAnsi" w:hAnsiTheme="minorHAnsi"/>
                <w:sz w:val="18"/>
                <w:szCs w:val="18"/>
              </w:rPr>
            </w:pPr>
            <w:r w:rsidRPr="00EC37DE">
              <w:rPr>
                <w:rFonts w:asciiTheme="minorHAnsi" w:hAnsiTheme="minorHAnsi"/>
                <w:sz w:val="18"/>
                <w:szCs w:val="18"/>
              </w:rPr>
              <w:t>12</w:t>
            </w:r>
          </w:p>
        </w:tc>
        <w:tc>
          <w:tcPr>
            <w:tcW w:w="2244" w:type="pct"/>
            <w:tcBorders>
              <w:top w:val="single" w:sz="4" w:space="0" w:color="auto"/>
              <w:left w:val="single" w:sz="4" w:space="0" w:color="auto"/>
              <w:bottom w:val="single" w:sz="4" w:space="0" w:color="auto"/>
              <w:right w:val="single" w:sz="4" w:space="0" w:color="auto"/>
            </w:tcBorders>
            <w:vAlign w:val="center"/>
          </w:tcPr>
          <w:p w14:paraId="54D40AAA" w14:textId="21CC20E4" w:rsidR="00A12ED8" w:rsidRPr="00EC37DE" w:rsidRDefault="00A12ED8" w:rsidP="00170608">
            <w:pPr>
              <w:rPr>
                <w:rFonts w:asciiTheme="minorHAnsi" w:hAnsiTheme="minorHAnsi"/>
                <w:sz w:val="18"/>
                <w:szCs w:val="18"/>
              </w:rPr>
            </w:pPr>
            <w:r w:rsidRPr="00EC37DE">
              <w:rPr>
                <w:rFonts w:asciiTheme="minorHAnsi" w:hAnsiTheme="minorHAnsi"/>
                <w:sz w:val="18"/>
                <w:szCs w:val="18"/>
              </w:rPr>
              <w:t xml:space="preserve">Refrigerant </w:t>
            </w:r>
            <w:r w:rsidR="00170608">
              <w:rPr>
                <w:rFonts w:asciiTheme="minorHAnsi" w:hAnsiTheme="minorHAnsi"/>
                <w:sz w:val="18"/>
                <w:szCs w:val="18"/>
              </w:rPr>
              <w:t>W</w:t>
            </w:r>
            <w:r w:rsidRPr="00EC37DE">
              <w:rPr>
                <w:rFonts w:asciiTheme="minorHAnsi" w:hAnsiTheme="minorHAnsi"/>
                <w:sz w:val="18"/>
                <w:szCs w:val="18"/>
              </w:rPr>
              <w:t>eighed</w:t>
            </w:r>
            <w:r w:rsidR="00170608">
              <w:rPr>
                <w:rFonts w:asciiTheme="minorHAnsi" w:hAnsiTheme="minorHAnsi"/>
                <w:sz w:val="18"/>
                <w:szCs w:val="18"/>
              </w:rPr>
              <w:t>-</w:t>
            </w:r>
            <w:r w:rsidRPr="00EC37DE">
              <w:rPr>
                <w:rFonts w:asciiTheme="minorHAnsi" w:hAnsiTheme="minorHAnsi"/>
                <w:sz w:val="18"/>
                <w:szCs w:val="18"/>
              </w:rPr>
              <w:t>in by Installer (</w:t>
            </w:r>
            <w:proofErr w:type="spellStart"/>
            <w:r w:rsidRPr="00EC37DE">
              <w:rPr>
                <w:rFonts w:asciiTheme="minorHAnsi" w:hAnsiTheme="minorHAnsi"/>
                <w:sz w:val="18"/>
                <w:szCs w:val="18"/>
              </w:rPr>
              <w:t>lbs</w:t>
            </w:r>
            <w:proofErr w:type="spellEnd"/>
            <w:r w:rsidRPr="00EC37DE">
              <w:rPr>
                <w:rFonts w:asciiTheme="minorHAnsi" w:hAnsiTheme="minorHAnsi"/>
                <w:sz w:val="18"/>
                <w:szCs w:val="18"/>
              </w:rPr>
              <w:t>, oz)</w:t>
            </w:r>
          </w:p>
        </w:tc>
        <w:tc>
          <w:tcPr>
            <w:tcW w:w="2497" w:type="pct"/>
            <w:tcBorders>
              <w:top w:val="single" w:sz="4" w:space="0" w:color="auto"/>
              <w:left w:val="single" w:sz="4" w:space="0" w:color="auto"/>
              <w:bottom w:val="single" w:sz="4" w:space="0" w:color="auto"/>
              <w:right w:val="single" w:sz="4" w:space="0" w:color="auto"/>
            </w:tcBorders>
            <w:vAlign w:val="center"/>
          </w:tcPr>
          <w:p w14:paraId="54D40AAB" w14:textId="6C3B3812" w:rsidR="00A12ED8" w:rsidRPr="00EC37DE" w:rsidRDefault="00A12ED8" w:rsidP="00A12ED8">
            <w:pPr>
              <w:rPr>
                <w:rFonts w:asciiTheme="minorHAnsi" w:hAnsiTheme="minorHAnsi"/>
                <w:sz w:val="18"/>
                <w:szCs w:val="18"/>
              </w:rPr>
            </w:pPr>
            <w:r w:rsidRPr="00EC37DE">
              <w:rPr>
                <w:rFonts w:asciiTheme="minorHAnsi" w:hAnsiTheme="minorHAnsi"/>
                <w:sz w:val="18"/>
                <w:szCs w:val="18"/>
              </w:rPr>
              <w:t xml:space="preserve">&lt;&lt;reference from </w:t>
            </w:r>
            <w:r w:rsidR="00A91000">
              <w:rPr>
                <w:rFonts w:asciiTheme="minorHAnsi" w:hAnsiTheme="minorHAnsi"/>
                <w:sz w:val="18"/>
                <w:szCs w:val="18"/>
              </w:rPr>
              <w:t>CF2R</w:t>
            </w:r>
            <w:r w:rsidRPr="00EC37DE">
              <w:rPr>
                <w:rFonts w:asciiTheme="minorHAnsi" w:hAnsiTheme="minorHAnsi"/>
                <w:sz w:val="18"/>
                <w:szCs w:val="18"/>
              </w:rPr>
              <w:t>.  Rater to have observed the collection of this data.&gt;&gt;</w:t>
            </w:r>
          </w:p>
        </w:tc>
      </w:tr>
      <w:tr w:rsidR="00A12ED8" w:rsidRPr="00A12ED8" w14:paraId="54D40AB0" w14:textId="77777777" w:rsidTr="00A12ED8">
        <w:tblPrEx>
          <w:tblCellMar>
            <w:left w:w="115" w:type="dxa"/>
            <w:right w:w="115" w:type="dxa"/>
          </w:tblCellMar>
        </w:tblPrEx>
        <w:trPr>
          <w:trHeight w:val="288"/>
        </w:trPr>
        <w:tc>
          <w:tcPr>
            <w:tcW w:w="253" w:type="pct"/>
            <w:vAlign w:val="center"/>
          </w:tcPr>
          <w:p w14:paraId="54D40AAD" w14:textId="77777777" w:rsidR="00A12ED8" w:rsidRPr="00EC37DE" w:rsidRDefault="00E85CEC" w:rsidP="00E85CEC">
            <w:pPr>
              <w:jc w:val="center"/>
              <w:rPr>
                <w:rFonts w:asciiTheme="minorHAnsi" w:hAnsiTheme="minorHAnsi"/>
                <w:sz w:val="18"/>
                <w:szCs w:val="18"/>
              </w:rPr>
            </w:pPr>
            <w:r w:rsidRPr="00EC37DE">
              <w:rPr>
                <w:rFonts w:asciiTheme="minorHAnsi" w:hAnsiTheme="minorHAnsi"/>
                <w:sz w:val="18"/>
                <w:szCs w:val="18"/>
              </w:rPr>
              <w:t>13</w:t>
            </w:r>
          </w:p>
        </w:tc>
        <w:tc>
          <w:tcPr>
            <w:tcW w:w="2244" w:type="pct"/>
            <w:vAlign w:val="center"/>
          </w:tcPr>
          <w:p w14:paraId="49842776" w14:textId="77777777" w:rsidR="00A12ED8" w:rsidRDefault="00A12ED8" w:rsidP="00E85CEC">
            <w:pPr>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w:t>
            </w:r>
          </w:p>
          <w:p w14:paraId="54D40AAE" w14:textId="34DEDA41" w:rsidR="00170608" w:rsidRPr="00EC37DE" w:rsidRDefault="00170608" w:rsidP="00E85CEC">
            <w:pPr>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AF" w14:textId="77777777" w:rsidR="00A12ED8" w:rsidRPr="00EC37DE" w:rsidRDefault="00A12ED8" w:rsidP="00C11E80">
            <w:pPr>
              <w:spacing w:before="120" w:after="60"/>
              <w:rPr>
                <w:rFonts w:asciiTheme="minorHAnsi" w:hAnsiTheme="minorHAnsi"/>
                <w:sz w:val="18"/>
                <w:szCs w:val="18"/>
              </w:rPr>
            </w:pPr>
            <w:r w:rsidRPr="00EC37DE">
              <w:rPr>
                <w:rFonts w:asciiTheme="minorHAnsi" w:hAnsiTheme="minorHAnsi"/>
                <w:sz w:val="18"/>
                <w:szCs w:val="18"/>
              </w:rPr>
              <w:t xml:space="preserve">&lt;&lt;user input, pull down list: </w:t>
            </w:r>
            <w:r w:rsidR="00C11E80" w:rsidRPr="00EC37DE">
              <w:rPr>
                <w:rFonts w:asciiTheme="minorHAnsi" w:hAnsiTheme="minorHAnsi"/>
                <w:sz w:val="18"/>
                <w:szCs w:val="18"/>
              </w:rPr>
              <w:t xml:space="preserve">System </w:t>
            </w:r>
            <w:proofErr w:type="gramStart"/>
            <w:r w:rsidR="00C11E80" w:rsidRPr="00EC37DE">
              <w:rPr>
                <w:rFonts w:asciiTheme="minorHAnsi" w:hAnsiTheme="minorHAnsi"/>
                <w:sz w:val="18"/>
                <w:szCs w:val="18"/>
              </w:rPr>
              <w:t>Complies;  System</w:t>
            </w:r>
            <w:proofErr w:type="gramEnd"/>
            <w:r w:rsidR="00C11E80" w:rsidRPr="00EC37DE">
              <w:rPr>
                <w:rFonts w:asciiTheme="minorHAnsi" w:hAnsiTheme="minorHAnsi"/>
                <w:sz w:val="18"/>
                <w:szCs w:val="18"/>
              </w:rPr>
              <w:t xml:space="preserve"> does not Comply</w:t>
            </w:r>
            <w:r w:rsidRPr="00EC37DE">
              <w:rPr>
                <w:rFonts w:asciiTheme="minorHAnsi" w:hAnsiTheme="minorHAnsi"/>
                <w:sz w:val="18"/>
                <w:szCs w:val="18"/>
              </w:rPr>
              <w:t>&gt;&gt;</w:t>
            </w:r>
          </w:p>
        </w:tc>
      </w:tr>
      <w:tr w:rsidR="00A12ED8" w:rsidRPr="00A12ED8" w14:paraId="54D40AB4" w14:textId="77777777" w:rsidTr="00A12ED8">
        <w:tblPrEx>
          <w:tblCellMar>
            <w:left w:w="115" w:type="dxa"/>
            <w:right w:w="115" w:type="dxa"/>
          </w:tblCellMar>
        </w:tblPrEx>
        <w:trPr>
          <w:trHeight w:val="288"/>
        </w:trPr>
        <w:tc>
          <w:tcPr>
            <w:tcW w:w="5000" w:type="pct"/>
            <w:gridSpan w:val="4"/>
            <w:vAlign w:val="center"/>
          </w:tcPr>
          <w:p w14:paraId="54D40AB3" w14:textId="0E23CC93" w:rsidR="00A12ED8" w:rsidRPr="00EC37DE" w:rsidRDefault="00A12ED8" w:rsidP="00170608">
            <w:pPr>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A12ED8" w:rsidRPr="00A12ED8" w14:paraId="54D40AB6" w14:textId="77777777" w:rsidTr="00A12ED8">
        <w:tblPrEx>
          <w:tblCellMar>
            <w:left w:w="115" w:type="dxa"/>
            <w:right w:w="115" w:type="dxa"/>
          </w:tblCellMar>
        </w:tblPrEx>
        <w:trPr>
          <w:trHeight w:val="288"/>
        </w:trPr>
        <w:tc>
          <w:tcPr>
            <w:tcW w:w="5000" w:type="pct"/>
            <w:gridSpan w:val="4"/>
            <w:vAlign w:val="center"/>
          </w:tcPr>
          <w:p w14:paraId="54D40AB5" w14:textId="77777777" w:rsidR="00A12ED8" w:rsidRPr="00EC37DE" w:rsidRDefault="00A12ED8" w:rsidP="00170608">
            <w:pPr>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B9" w14:textId="77777777" w:rsidR="007F234C" w:rsidRDefault="007F234C" w:rsidP="00170608">
      <w:pPr>
        <w:pStyle w:val="Header"/>
        <w:tabs>
          <w:tab w:val="clear" w:pos="4320"/>
          <w:tab w:val="clear" w:pos="8640"/>
          <w:tab w:val="left" w:pos="360"/>
        </w:tabs>
        <w:ind w:left="274" w:hanging="274"/>
        <w:rPr>
          <w:rFonts w:asciiTheme="majorHAnsi" w:hAnsiTheme="majorHAnsi"/>
        </w:rPr>
      </w:pPr>
    </w:p>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4848"/>
        <w:gridCol w:w="5395"/>
        <w:gridCol w:w="13"/>
      </w:tblGrid>
      <w:tr w:rsidR="00E85CEC" w:rsidRPr="00EC37DE" w14:paraId="54D40ABB" w14:textId="77777777" w:rsidTr="00170608">
        <w:trPr>
          <w:gridAfter w:val="1"/>
          <w:wAfter w:w="6" w:type="pct"/>
          <w:trHeight w:val="206"/>
        </w:trPr>
        <w:tc>
          <w:tcPr>
            <w:tcW w:w="4994" w:type="pct"/>
            <w:gridSpan w:val="3"/>
          </w:tcPr>
          <w:p w14:paraId="54D40ABA" w14:textId="787AE9C3" w:rsidR="00E85CEC" w:rsidRPr="00EC37DE" w:rsidRDefault="00812F96" w:rsidP="00E85CEC">
            <w:pPr>
              <w:keepNext/>
              <w:rPr>
                <w:rFonts w:asciiTheme="minorHAnsi" w:hAnsiTheme="minorHAnsi"/>
                <w:sz w:val="18"/>
                <w:szCs w:val="18"/>
              </w:rPr>
            </w:pPr>
            <w:r w:rsidRPr="00170608">
              <w:rPr>
                <w:rFonts w:asciiTheme="minorHAnsi" w:hAnsiTheme="minorHAnsi" w:cs="Arial"/>
                <w:b/>
                <w:caps/>
                <w:szCs w:val="18"/>
              </w:rPr>
              <w:t>E</w:t>
            </w:r>
            <w:r w:rsidR="00E85CEC" w:rsidRPr="00170608">
              <w:rPr>
                <w:rFonts w:asciiTheme="minorHAnsi" w:hAnsiTheme="minorHAnsi" w:cs="Arial"/>
                <w:b/>
                <w:caps/>
                <w:szCs w:val="18"/>
              </w:rPr>
              <w:t xml:space="preserve">. </w:t>
            </w:r>
            <w:r w:rsidR="00170608" w:rsidRPr="00170608">
              <w:rPr>
                <w:rFonts w:asciiTheme="minorHAnsi" w:hAnsiTheme="minorHAnsi"/>
                <w:b/>
                <w:szCs w:val="18"/>
              </w:rPr>
              <w:t xml:space="preserve">Weigh </w:t>
            </w:r>
            <w:proofErr w:type="gramStart"/>
            <w:r w:rsidR="00170608" w:rsidRPr="00170608">
              <w:rPr>
                <w:rFonts w:asciiTheme="minorHAnsi" w:hAnsiTheme="minorHAnsi"/>
                <w:b/>
                <w:szCs w:val="18"/>
              </w:rPr>
              <w:t>In</w:t>
            </w:r>
            <w:proofErr w:type="gramEnd"/>
            <w:r w:rsidR="00170608" w:rsidRPr="00170608">
              <w:rPr>
                <w:rFonts w:asciiTheme="minorHAnsi" w:hAnsiTheme="minorHAnsi"/>
                <w:b/>
                <w:szCs w:val="18"/>
              </w:rPr>
              <w:t xml:space="preserve"> Charge Procedure – Additional Requirements</w:t>
            </w:r>
          </w:p>
        </w:tc>
      </w:tr>
      <w:tr w:rsidR="00E85CEC" w:rsidRPr="00EC37DE" w14:paraId="54D40ABE" w14:textId="77777777" w:rsidTr="00E85CEC">
        <w:trPr>
          <w:gridAfter w:val="1"/>
          <w:wAfter w:w="6" w:type="pct"/>
          <w:trHeight w:val="326"/>
        </w:trPr>
        <w:tc>
          <w:tcPr>
            <w:tcW w:w="253" w:type="pct"/>
            <w:vAlign w:val="center"/>
          </w:tcPr>
          <w:p w14:paraId="54D40ABC"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01</w:t>
            </w:r>
          </w:p>
        </w:tc>
        <w:tc>
          <w:tcPr>
            <w:tcW w:w="4741" w:type="pct"/>
            <w:gridSpan w:val="2"/>
            <w:vAlign w:val="center"/>
          </w:tcPr>
          <w:p w14:paraId="54D40ABD" w14:textId="2F169ED3" w:rsidR="00E85CEC" w:rsidRPr="00EC37DE" w:rsidRDefault="00B965F3" w:rsidP="00E85CEC">
            <w:pPr>
              <w:keepNext/>
              <w:rPr>
                <w:rFonts w:asciiTheme="minorHAnsi" w:hAnsiTheme="minorHAnsi"/>
                <w:sz w:val="18"/>
                <w:szCs w:val="18"/>
              </w:rPr>
            </w:pPr>
            <w:r w:rsidRPr="00EC37DE">
              <w:rPr>
                <w:rFonts w:asciiTheme="minorHAnsi" w:hAnsiTheme="minorHAnsi"/>
                <w:sz w:val="18"/>
                <w:szCs w:val="18"/>
              </w:rPr>
              <w:t>The indoor coil correction to refrigerant weight is used if it is supplied by the manufacturer</w:t>
            </w:r>
            <w:r w:rsidR="00BC7F9C">
              <w:rPr>
                <w:rFonts w:asciiTheme="minorHAnsi" w:hAnsiTheme="minorHAnsi"/>
                <w:sz w:val="18"/>
                <w:szCs w:val="18"/>
              </w:rPr>
              <w:t>.</w:t>
            </w:r>
          </w:p>
        </w:tc>
      </w:tr>
      <w:tr w:rsidR="00E85CEC" w:rsidRPr="00EC37DE" w14:paraId="54D40AC1" w14:textId="77777777" w:rsidTr="00E85CEC">
        <w:trPr>
          <w:gridAfter w:val="1"/>
          <w:wAfter w:w="6" w:type="pct"/>
          <w:trHeight w:val="432"/>
        </w:trPr>
        <w:tc>
          <w:tcPr>
            <w:tcW w:w="253" w:type="pct"/>
          </w:tcPr>
          <w:p w14:paraId="54D40ABF"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02</w:t>
            </w:r>
          </w:p>
        </w:tc>
        <w:tc>
          <w:tcPr>
            <w:tcW w:w="4741" w:type="pct"/>
            <w:gridSpan w:val="2"/>
          </w:tcPr>
          <w:p w14:paraId="54D40AC0" w14:textId="77777777" w:rsidR="00E85CEC" w:rsidRPr="00EC37DE" w:rsidRDefault="00E85CEC" w:rsidP="00E85CEC">
            <w:pPr>
              <w:keepNext/>
              <w:rPr>
                <w:rFonts w:asciiTheme="minorHAnsi" w:hAnsiTheme="minorHAnsi"/>
                <w:sz w:val="18"/>
                <w:szCs w:val="18"/>
              </w:rPr>
            </w:pPr>
            <w:r w:rsidRPr="00EC37DE">
              <w:rPr>
                <w:rFonts w:asciiTheme="minorHAnsi" w:hAnsiTheme="minorHAnsi"/>
                <w:sz w:val="18"/>
                <w:szCs w:val="18"/>
              </w:rPr>
              <w:t>Prior to introducing refrigerant, system is evacuated to 500 microns or less and, when isolated, has risen no more than 300 microns after 5 minutes.</w:t>
            </w:r>
          </w:p>
        </w:tc>
      </w:tr>
      <w:tr w:rsidR="00E85CEC" w:rsidRPr="00A12ED8" w14:paraId="54D40AC5" w14:textId="77777777" w:rsidTr="00E85CEC">
        <w:tblPrEx>
          <w:tblCellMar>
            <w:left w:w="115" w:type="dxa"/>
            <w:right w:w="115" w:type="dxa"/>
          </w:tblCellMar>
        </w:tblPrEx>
        <w:trPr>
          <w:trHeight w:val="288"/>
        </w:trPr>
        <w:tc>
          <w:tcPr>
            <w:tcW w:w="253" w:type="pct"/>
            <w:vAlign w:val="center"/>
          </w:tcPr>
          <w:p w14:paraId="54D40AC2" w14:textId="77777777" w:rsidR="00E85CEC" w:rsidRPr="00EC37DE" w:rsidRDefault="00E85CEC" w:rsidP="00E85CEC">
            <w:pPr>
              <w:keepNext/>
              <w:jc w:val="center"/>
              <w:rPr>
                <w:rFonts w:asciiTheme="minorHAnsi" w:hAnsiTheme="minorHAnsi"/>
                <w:sz w:val="18"/>
                <w:szCs w:val="18"/>
              </w:rPr>
            </w:pPr>
            <w:r w:rsidRPr="00EC37DE">
              <w:rPr>
                <w:rFonts w:asciiTheme="minorHAnsi" w:hAnsiTheme="minorHAnsi"/>
                <w:sz w:val="18"/>
                <w:szCs w:val="18"/>
              </w:rPr>
              <w:t>03</w:t>
            </w:r>
          </w:p>
        </w:tc>
        <w:tc>
          <w:tcPr>
            <w:tcW w:w="2244" w:type="pct"/>
            <w:vAlign w:val="center"/>
          </w:tcPr>
          <w:p w14:paraId="1F12808F" w14:textId="77777777" w:rsidR="00E85CEC" w:rsidRDefault="00E85CEC" w:rsidP="00170608">
            <w:pPr>
              <w:keepNext/>
              <w:rPr>
                <w:rFonts w:asciiTheme="minorHAnsi" w:hAnsiTheme="minorHAnsi"/>
                <w:sz w:val="18"/>
                <w:szCs w:val="18"/>
              </w:rPr>
            </w:pPr>
            <w:r w:rsidRPr="00EC37DE">
              <w:rPr>
                <w:rFonts w:asciiTheme="minorHAnsi" w:hAnsiTheme="minorHAnsi"/>
                <w:sz w:val="18"/>
                <w:szCs w:val="18"/>
              </w:rPr>
              <w:t>Verification Status</w:t>
            </w:r>
            <w:r w:rsidR="00170608">
              <w:rPr>
                <w:rFonts w:asciiTheme="minorHAnsi" w:hAnsiTheme="minorHAnsi"/>
                <w:sz w:val="18"/>
                <w:szCs w:val="18"/>
              </w:rPr>
              <w:t xml:space="preserve">: </w:t>
            </w:r>
          </w:p>
          <w:p w14:paraId="54D40AC3" w14:textId="5DCD7166" w:rsidR="00170608" w:rsidRPr="00EC37DE" w:rsidRDefault="00170608" w:rsidP="00170608">
            <w:pPr>
              <w:keepNext/>
              <w:rPr>
                <w:rFonts w:asciiTheme="minorHAnsi" w:hAnsiTheme="minorHAnsi"/>
                <w:sz w:val="18"/>
                <w:szCs w:val="18"/>
              </w:rPr>
            </w:pPr>
            <w:r>
              <w:rPr>
                <w:rFonts w:asciiTheme="minorHAnsi" w:hAnsiTheme="minorHAnsi"/>
                <w:sz w:val="18"/>
                <w:szCs w:val="18"/>
              </w:rPr>
              <w:t xml:space="preserve">(Note: </w:t>
            </w:r>
            <w:r w:rsidRPr="00EC37DE">
              <w:rPr>
                <w:rFonts w:asciiTheme="minorHAnsi" w:hAnsiTheme="minorHAnsi"/>
                <w:sz w:val="18"/>
                <w:szCs w:val="18"/>
              </w:rPr>
              <w:t>If Verification Status for this table indicates “Fail”, the reason shall be described in the correction notes for this table.</w:t>
            </w:r>
            <w:r>
              <w:rPr>
                <w:rFonts w:asciiTheme="minorHAnsi" w:hAnsiTheme="minorHAnsi"/>
                <w:sz w:val="18"/>
                <w:szCs w:val="18"/>
              </w:rPr>
              <w:t>)</w:t>
            </w:r>
          </w:p>
        </w:tc>
        <w:tc>
          <w:tcPr>
            <w:tcW w:w="2503" w:type="pct"/>
            <w:gridSpan w:val="2"/>
            <w:vAlign w:val="center"/>
          </w:tcPr>
          <w:p w14:paraId="54D40AC4" w14:textId="77777777" w:rsidR="00E85CEC" w:rsidRPr="00EC37DE" w:rsidRDefault="00E85CEC" w:rsidP="00E85CEC">
            <w:pPr>
              <w:keepNext/>
              <w:spacing w:before="120" w:after="60"/>
              <w:rPr>
                <w:rFonts w:asciiTheme="minorHAnsi" w:hAnsiTheme="minorHAnsi"/>
                <w:sz w:val="18"/>
                <w:szCs w:val="18"/>
              </w:rPr>
            </w:pPr>
            <w:r w:rsidRPr="00EC37DE">
              <w:rPr>
                <w:rFonts w:asciiTheme="minorHAnsi" w:hAnsiTheme="minorHAnsi"/>
                <w:sz w:val="18"/>
                <w:szCs w:val="18"/>
              </w:rPr>
              <w:t>&lt;&lt;user input, pull down list: “Pass”, “Fail”&gt;&gt;</w:t>
            </w:r>
          </w:p>
        </w:tc>
      </w:tr>
      <w:tr w:rsidR="00E85CEC" w:rsidRPr="00A12ED8" w14:paraId="54D40AC9" w14:textId="77777777" w:rsidTr="00E85CEC">
        <w:tblPrEx>
          <w:tblCellMar>
            <w:left w:w="115" w:type="dxa"/>
            <w:right w:w="115" w:type="dxa"/>
          </w:tblCellMar>
        </w:tblPrEx>
        <w:trPr>
          <w:trHeight w:val="288"/>
        </w:trPr>
        <w:tc>
          <w:tcPr>
            <w:tcW w:w="5000" w:type="pct"/>
            <w:gridSpan w:val="4"/>
            <w:vAlign w:val="center"/>
          </w:tcPr>
          <w:p w14:paraId="54D40AC8" w14:textId="6A3ECABA" w:rsidR="00E85CEC" w:rsidRPr="00EC37DE" w:rsidRDefault="00E85CEC" w:rsidP="00170608">
            <w:pPr>
              <w:keepNext/>
              <w:spacing w:before="120" w:after="60"/>
              <w:rPr>
                <w:rFonts w:asciiTheme="minorHAnsi" w:hAnsiTheme="minorHAnsi"/>
                <w:sz w:val="18"/>
                <w:szCs w:val="18"/>
              </w:rPr>
            </w:pPr>
            <w:r w:rsidRPr="00EC37DE">
              <w:rPr>
                <w:rFonts w:asciiTheme="minorHAnsi" w:hAnsiTheme="minorHAnsi"/>
                <w:sz w:val="18"/>
                <w:szCs w:val="18"/>
              </w:rPr>
              <w:t>Correction Notes:</w:t>
            </w:r>
            <w:r w:rsidR="00170608">
              <w:rPr>
                <w:rFonts w:asciiTheme="minorHAnsi" w:hAnsiTheme="minorHAnsi"/>
                <w:sz w:val="18"/>
                <w:szCs w:val="18"/>
              </w:rPr>
              <w:t xml:space="preserve"> </w:t>
            </w:r>
            <w:r w:rsidRPr="00EC37DE">
              <w:rPr>
                <w:rFonts w:asciiTheme="minorHAnsi" w:hAnsiTheme="minorHAnsi"/>
                <w:sz w:val="18"/>
                <w:szCs w:val="18"/>
              </w:rPr>
              <w:t>&lt;&lt;user input, text, 200 characters&gt;&gt;</w:t>
            </w:r>
          </w:p>
        </w:tc>
      </w:tr>
      <w:tr w:rsidR="00E85CEC" w:rsidRPr="00A12ED8" w14:paraId="54D40ACB" w14:textId="77777777" w:rsidTr="00170608">
        <w:tblPrEx>
          <w:tblCellMar>
            <w:left w:w="115" w:type="dxa"/>
            <w:right w:w="115" w:type="dxa"/>
          </w:tblCellMar>
        </w:tblPrEx>
        <w:trPr>
          <w:trHeight w:val="440"/>
        </w:trPr>
        <w:tc>
          <w:tcPr>
            <w:tcW w:w="5000" w:type="pct"/>
            <w:gridSpan w:val="4"/>
            <w:vAlign w:val="center"/>
          </w:tcPr>
          <w:p w14:paraId="54D40ACA" w14:textId="77777777" w:rsidR="00E85CEC" w:rsidRPr="00EC37DE" w:rsidRDefault="00E85CEC" w:rsidP="00170608">
            <w:pPr>
              <w:keepNext/>
              <w:rPr>
                <w:rFonts w:asciiTheme="minorHAnsi" w:hAnsiTheme="minorHAnsi"/>
                <w:b/>
                <w:sz w:val="18"/>
                <w:szCs w:val="18"/>
              </w:rPr>
            </w:pPr>
            <w:r w:rsidRPr="00EC37DE">
              <w:rPr>
                <w:rFonts w:asciiTheme="minorHAnsi" w:hAnsiTheme="minorHAnsi"/>
                <w:b/>
                <w:sz w:val="18"/>
                <w:szCs w:val="18"/>
              </w:rPr>
              <w:t>The responsible person’s signature on this compliance document affirms that all applicable requirements in this table have been met</w:t>
            </w:r>
            <w:r w:rsidR="00965347" w:rsidRPr="00EC37DE">
              <w:rPr>
                <w:rFonts w:asciiTheme="minorHAnsi" w:hAnsiTheme="minorHAnsi"/>
                <w:b/>
                <w:sz w:val="18"/>
                <w:szCs w:val="18"/>
              </w:rPr>
              <w:t xml:space="preserve"> unless otherwise noted in the Verification Status and the Corrections Notes in this table</w:t>
            </w:r>
            <w:r w:rsidRPr="00EC37DE">
              <w:rPr>
                <w:rFonts w:asciiTheme="minorHAnsi" w:hAnsiTheme="minorHAnsi"/>
                <w:b/>
                <w:sz w:val="18"/>
                <w:szCs w:val="18"/>
              </w:rPr>
              <w:t>.</w:t>
            </w:r>
          </w:p>
        </w:tc>
      </w:tr>
    </w:tbl>
    <w:p w14:paraId="54D40ACD" w14:textId="77777777" w:rsidR="007F234C" w:rsidRDefault="007F234C" w:rsidP="00242D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11E80" w:rsidRPr="00DF3F73" w14:paraId="54D40AD0" w14:textId="77777777" w:rsidTr="00F140A8">
        <w:trPr>
          <w:cantSplit/>
          <w:trHeight w:val="432"/>
        </w:trPr>
        <w:tc>
          <w:tcPr>
            <w:tcW w:w="5000" w:type="pct"/>
            <w:gridSpan w:val="2"/>
            <w:vAlign w:val="center"/>
          </w:tcPr>
          <w:p w14:paraId="54D40ACE" w14:textId="05F43B8F" w:rsidR="00C11E80" w:rsidRPr="00170608" w:rsidRDefault="00C11E80" w:rsidP="00170608">
            <w:pPr>
              <w:keepNext/>
              <w:rPr>
                <w:rFonts w:asciiTheme="minorHAnsi" w:hAnsiTheme="minorHAnsi"/>
                <w:b/>
                <w:szCs w:val="18"/>
              </w:rPr>
            </w:pPr>
            <w:r w:rsidRPr="00170608">
              <w:rPr>
                <w:rFonts w:asciiTheme="minorHAnsi" w:hAnsiTheme="minorHAnsi"/>
                <w:b/>
                <w:szCs w:val="18"/>
              </w:rPr>
              <w:t>F. Determination of HERS Verification Compliance</w:t>
            </w:r>
          </w:p>
          <w:p w14:paraId="54D40ACF" w14:textId="33C933A4" w:rsidR="00C11E80" w:rsidRPr="00DF3F73" w:rsidRDefault="00DC1986" w:rsidP="00170608">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C11E80" w:rsidRPr="00DF3F73" w14:paraId="54D40AD3" w14:textId="77777777" w:rsidTr="00F140A8">
        <w:trPr>
          <w:cantSplit/>
          <w:trHeight w:val="432"/>
        </w:trPr>
        <w:tc>
          <w:tcPr>
            <w:tcW w:w="253" w:type="pct"/>
            <w:vAlign w:val="center"/>
          </w:tcPr>
          <w:p w14:paraId="54D40AD1" w14:textId="77777777" w:rsidR="00C11E80" w:rsidRPr="00DF3F73" w:rsidDel="00C76C40" w:rsidRDefault="00C11E80" w:rsidP="00F140A8">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4D40AD2" w14:textId="0FFF9EBB" w:rsidR="00C11E80" w:rsidRPr="00C170C9" w:rsidRDefault="00C11E80" w:rsidP="00C11E80">
            <w:pPr>
              <w:keepNext/>
              <w:spacing w:after="60"/>
              <w:rPr>
                <w:rFonts w:asciiTheme="minorHAnsi" w:hAnsiTheme="minorHAnsi"/>
                <w:sz w:val="18"/>
                <w:szCs w:val="18"/>
              </w:rPr>
            </w:pPr>
            <w:r w:rsidRPr="00C170C9">
              <w:rPr>
                <w:rFonts w:asciiTheme="minorHAnsi" w:hAnsiTheme="minorHAnsi"/>
                <w:sz w:val="18"/>
                <w:szCs w:val="18"/>
              </w:rPr>
              <w:t>&lt;&lt;if B01≠ System does not comply; andC02≠ System does not comply; and D13≠ System does not comply</w:t>
            </w:r>
            <w:r w:rsidR="002C1BFB">
              <w:rPr>
                <w:rFonts w:asciiTheme="minorHAnsi" w:hAnsiTheme="minorHAnsi"/>
                <w:sz w:val="18"/>
                <w:szCs w:val="18"/>
              </w:rPr>
              <w:t xml:space="preserve"> and E03 ≠ Fail</w:t>
            </w:r>
            <w:r w:rsidRPr="00C170C9">
              <w:rPr>
                <w:rFonts w:asciiTheme="minorHAnsi" w:hAnsiTheme="minorHAnsi"/>
                <w:sz w:val="18"/>
                <w:szCs w:val="18"/>
              </w:rPr>
              <w:t>; then display:</w:t>
            </w:r>
            <w:r w:rsidR="00DC1986" w:rsidRPr="00695C2B">
              <w:rPr>
                <w:rFonts w:asciiTheme="minorHAnsi" w:hAnsiTheme="minorHAnsi"/>
                <w:sz w:val="18"/>
                <w:szCs w:val="18"/>
              </w:rPr>
              <w:t xml:space="preserve"> </w:t>
            </w:r>
            <w:r w:rsidR="00DC1986">
              <w:rPr>
                <w:rFonts w:asciiTheme="minorHAnsi" w:hAnsiTheme="minorHAnsi"/>
                <w:sz w:val="18"/>
                <w:szCs w:val="18"/>
              </w:rPr>
              <w:t xml:space="preserve">Complies: </w:t>
            </w:r>
            <w:r w:rsidR="00DC1986" w:rsidRPr="00221722">
              <w:rPr>
                <w:rFonts w:asciiTheme="minorHAnsi" w:hAnsiTheme="minorHAnsi"/>
                <w:sz w:val="18"/>
                <w:szCs w:val="18"/>
              </w:rPr>
              <w:t>All specified verification protocol requirem</w:t>
            </w:r>
            <w:r w:rsidR="00DC1986">
              <w:rPr>
                <w:rFonts w:asciiTheme="minorHAnsi" w:hAnsiTheme="minorHAnsi"/>
                <w:sz w:val="18"/>
                <w:szCs w:val="18"/>
              </w:rPr>
              <w:t xml:space="preserve">ents on this document are </w:t>
            </w:r>
            <w:proofErr w:type="gramStart"/>
            <w:r w:rsidR="00DC1986">
              <w:rPr>
                <w:rFonts w:asciiTheme="minorHAnsi" w:hAnsiTheme="minorHAnsi"/>
                <w:sz w:val="18"/>
                <w:szCs w:val="18"/>
              </w:rPr>
              <w:t>met;  else</w:t>
            </w:r>
            <w:proofErr w:type="gramEnd"/>
            <w:r w:rsidR="00DC1986">
              <w:rPr>
                <w:rFonts w:asciiTheme="minorHAnsi" w:hAnsiTheme="minorHAnsi"/>
                <w:sz w:val="18"/>
                <w:szCs w:val="18"/>
              </w:rPr>
              <w:t xml:space="preserve"> display: </w:t>
            </w:r>
            <w:r w:rsidR="00DC1986" w:rsidRPr="00221722">
              <w:rPr>
                <w:rFonts w:asciiTheme="minorHAnsi" w:hAnsiTheme="minorHAnsi"/>
                <w:sz w:val="18"/>
                <w:szCs w:val="18"/>
              </w:rPr>
              <w:t>Does not comply: One or more specified verification protocol requirements on this document are not met</w:t>
            </w:r>
            <w:r w:rsidR="00DC1986" w:rsidRPr="00C170C9" w:rsidDel="00DC1986">
              <w:rPr>
                <w:rFonts w:asciiTheme="minorHAnsi" w:hAnsiTheme="minorHAnsi"/>
                <w:sz w:val="18"/>
                <w:szCs w:val="18"/>
              </w:rPr>
              <w:t xml:space="preserve"> </w:t>
            </w:r>
            <w:r w:rsidRPr="00C170C9">
              <w:rPr>
                <w:rFonts w:asciiTheme="minorHAnsi" w:hAnsiTheme="minorHAnsi"/>
                <w:sz w:val="18"/>
                <w:szCs w:val="18"/>
              </w:rPr>
              <w:t>&gt;&gt;</w:t>
            </w:r>
          </w:p>
        </w:tc>
      </w:tr>
    </w:tbl>
    <w:p w14:paraId="54D40AD4" w14:textId="77777777" w:rsidR="00C11E80" w:rsidRDefault="00C11E80" w:rsidP="00242D77"/>
    <w:p w14:paraId="54D40AD5" w14:textId="77777777" w:rsidR="00C11E80" w:rsidDel="004A5E5A" w:rsidRDefault="00C11E80" w:rsidP="00242D77"/>
    <w:p w14:paraId="54D40B05" w14:textId="77777777" w:rsidR="00B51A66" w:rsidRDefault="00B51A66"/>
    <w:sectPr w:rsidR="00B51A66" w:rsidSect="00D51F70">
      <w:headerReference w:type="default" r:id="rId15"/>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095CD" w14:textId="77777777" w:rsidR="00CD2A21" w:rsidRDefault="00CD2A21">
      <w:r>
        <w:separator/>
      </w:r>
    </w:p>
  </w:endnote>
  <w:endnote w:type="continuationSeparator" w:id="0">
    <w:p w14:paraId="29DB289E" w14:textId="77777777" w:rsidR="00CD2A21" w:rsidRDefault="00CD2A21">
      <w:r>
        <w:continuationSeparator/>
      </w:r>
    </w:p>
  </w:endnote>
  <w:endnote w:type="continuationNotice" w:id="1">
    <w:p w14:paraId="631C7E8F" w14:textId="77777777" w:rsidR="00CD2A21" w:rsidRDefault="00CD2A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1E" w14:textId="77777777" w:rsidR="00326450" w:rsidRPr="00A404B1" w:rsidRDefault="00326450" w:rsidP="00170608">
    <w:pPr>
      <w:pStyle w:val="Footer"/>
    </w:pPr>
    <w:r w:rsidRPr="00A404B1">
      <w:t xml:space="preserve">Registration Number:                                                           Registration Date/Time:                                           HERS Provider:                       </w:t>
    </w:r>
  </w:p>
  <w:p w14:paraId="54D40B1F" w14:textId="5839A307" w:rsidR="00326450" w:rsidRPr="00A404B1" w:rsidRDefault="00326450" w:rsidP="00170608">
    <w:pPr>
      <w:pStyle w:val="Footer"/>
    </w:pPr>
    <w:r w:rsidRPr="00A404B1">
      <w:t>CA Building Energy Efficiency Standards - 20</w:t>
    </w:r>
    <w:r w:rsidR="00BF6DB1">
      <w:t>22</w:t>
    </w:r>
    <w:r w:rsidRPr="00A404B1">
      <w:t xml:space="preserve"> Residential Compliance</w:t>
    </w:r>
    <w:r w:rsidRPr="00A404B1">
      <w:tab/>
    </w:r>
    <w:r w:rsidR="006D05F9">
      <w:t>January</w:t>
    </w:r>
    <w:r w:rsidR="006D05F9" w:rsidRPr="00550A6E">
      <w:t xml:space="preserve"> </w:t>
    </w:r>
    <w:r w:rsidR="00CA4D9E" w:rsidRPr="00550A6E">
      <w:t>20</w:t>
    </w:r>
    <w:r w:rsidR="00BF6DB1">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40B27" w14:textId="00AA0C88" w:rsidR="00326450" w:rsidRPr="00A404B1" w:rsidRDefault="00326450" w:rsidP="00170608">
    <w:pPr>
      <w:pStyle w:val="Footer"/>
    </w:pPr>
    <w:r w:rsidRPr="00A404B1">
      <w:t>CA Building Energy Efficiency Standards - 20</w:t>
    </w:r>
    <w:r w:rsidR="00BF6DB1">
      <w:t>22</w:t>
    </w:r>
    <w:r w:rsidRPr="00A404B1">
      <w:t xml:space="preserve"> Residential Compliance</w:t>
    </w:r>
    <w:r w:rsidRPr="00A404B1">
      <w:tab/>
    </w:r>
    <w:r w:rsidR="006D05F9">
      <w:t>January</w:t>
    </w:r>
    <w:r w:rsidR="006D05F9" w:rsidRPr="00550A6E">
      <w:t xml:space="preserve"> </w:t>
    </w:r>
    <w:r w:rsidR="00CA4D9E" w:rsidRPr="00550A6E">
      <w:t>20</w:t>
    </w:r>
    <w:r w:rsidR="00BF6DB1">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6315E4" w14:textId="77777777" w:rsidR="00CD2A21" w:rsidRDefault="00CD2A21">
      <w:r>
        <w:separator/>
      </w:r>
    </w:p>
  </w:footnote>
  <w:footnote w:type="continuationSeparator" w:id="0">
    <w:p w14:paraId="0A837BBD" w14:textId="77777777" w:rsidR="00CD2A21" w:rsidRDefault="00CD2A21">
      <w:r>
        <w:continuationSeparator/>
      </w:r>
    </w:p>
  </w:footnote>
  <w:footnote w:type="continuationNotice" w:id="1">
    <w:p w14:paraId="2B0CAD2D" w14:textId="77777777" w:rsidR="00CD2A21" w:rsidRDefault="00CD2A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35BCA" w14:textId="77777777" w:rsidR="00FF74BB" w:rsidRPr="005F0187" w:rsidRDefault="00FF74BB" w:rsidP="00FF74BB">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59264" behindDoc="0" locked="0" layoutInCell="1" allowOverlap="1" wp14:anchorId="32F15449" wp14:editId="6F3B4D76">
          <wp:simplePos x="0" y="0"/>
          <wp:positionH relativeFrom="column">
            <wp:posOffset>88900</wp:posOffset>
          </wp:positionH>
          <wp:positionV relativeFrom="paragraph">
            <wp:posOffset>4687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REFRIGERANT CHARGE VERIFICATION</w:t>
    </w:r>
  </w:p>
  <w:p w14:paraId="09B511AE" w14:textId="77777777" w:rsidR="00FF74BB" w:rsidRPr="007904C8" w:rsidRDefault="00FF74BB" w:rsidP="00FF74BB">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25</w:t>
    </w:r>
    <w:r w:rsidRPr="007904C8">
      <w:rPr>
        <w:rFonts w:ascii="Calibri" w:hAnsi="Calibri" w:cs="Calibri"/>
        <w:sz w:val="28"/>
        <w:szCs w:val="28"/>
      </w:rPr>
      <w:t>-</w:t>
    </w:r>
    <w:r>
      <w:rPr>
        <w:rFonts w:ascii="Calibri" w:hAnsi="Calibri" w:cs="Calibri"/>
        <w:sz w:val="28"/>
        <w:szCs w:val="28"/>
      </w:rPr>
      <w:t>H</w:t>
    </w:r>
  </w:p>
  <w:p w14:paraId="0273E3A8" w14:textId="77777777" w:rsidR="00FF74BB" w:rsidRPr="007904C8" w:rsidRDefault="00FF74BB" w:rsidP="00FF74BB">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2" w14:textId="77777777">
      <w:trPr>
        <w:cantSplit/>
        <w:trHeight w:val="288"/>
      </w:trPr>
      <w:tc>
        <w:tcPr>
          <w:tcW w:w="4016" w:type="pct"/>
          <w:gridSpan w:val="2"/>
          <w:tcBorders>
            <w:right w:val="nil"/>
          </w:tcBorders>
          <w:vAlign w:val="center"/>
        </w:tcPr>
        <w:p w14:paraId="54D40B20"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790E4C">
            <w:rPr>
              <w:rFonts w:ascii="Calibri" w:hAnsi="Calibri"/>
              <w:b w:val="0"/>
              <w:sz w:val="20"/>
            </w:rPr>
            <w:t>USER INSTRUCTIONS</w:t>
          </w:r>
        </w:p>
      </w:tc>
      <w:tc>
        <w:tcPr>
          <w:tcW w:w="984" w:type="pct"/>
          <w:tcBorders>
            <w:left w:val="nil"/>
          </w:tcBorders>
          <w:tcMar>
            <w:left w:w="115" w:type="dxa"/>
            <w:right w:w="115" w:type="dxa"/>
          </w:tcMar>
          <w:vAlign w:val="center"/>
        </w:tcPr>
        <w:p w14:paraId="54D40B21" w14:textId="7B57195E" w:rsidR="00326450" w:rsidRPr="00962907" w:rsidRDefault="00A91000" w:rsidP="00BA34B9">
          <w:pPr>
            <w:pStyle w:val="Heading1"/>
            <w:jc w:val="right"/>
            <w:rPr>
              <w:rFonts w:ascii="Calibri" w:hAnsi="Calibri"/>
              <w:b w:val="0"/>
              <w:bCs/>
              <w:sz w:val="20"/>
            </w:rPr>
          </w:pPr>
          <w:r>
            <w:rPr>
              <w:rFonts w:ascii="Calibri" w:hAnsi="Calibri"/>
              <w:b w:val="0"/>
              <w:bCs/>
              <w:sz w:val="20"/>
            </w:rPr>
            <w:t>CF3R</w:t>
          </w:r>
          <w:r w:rsidR="00326450" w:rsidRPr="00962907">
            <w:rPr>
              <w:rFonts w:ascii="Calibri" w:hAnsi="Calibri"/>
              <w:b w:val="0"/>
              <w:bCs/>
              <w:sz w:val="20"/>
            </w:rPr>
            <w:t>-MCH-25-H</w:t>
          </w:r>
        </w:p>
      </w:tc>
    </w:tr>
    <w:tr w:rsidR="00326450" w:rsidRPr="00F85124" w14:paraId="54D40B25" w14:textId="77777777">
      <w:trPr>
        <w:cantSplit/>
        <w:trHeight w:val="288"/>
      </w:trPr>
      <w:tc>
        <w:tcPr>
          <w:tcW w:w="2500" w:type="pct"/>
          <w:tcBorders>
            <w:right w:val="nil"/>
          </w:tcBorders>
        </w:tcPr>
        <w:p w14:paraId="54D40B23"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p>
      </w:tc>
      <w:tc>
        <w:tcPr>
          <w:tcW w:w="2500" w:type="pct"/>
          <w:gridSpan w:val="2"/>
          <w:tcBorders>
            <w:left w:val="nil"/>
          </w:tcBorders>
        </w:tcPr>
        <w:p w14:paraId="54D40B24" w14:textId="2BC196FB"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3</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A2B0A">
            <w:rPr>
              <w:rFonts w:ascii="Calibri" w:hAnsi="Calibri"/>
              <w:bCs/>
              <w:noProof/>
            </w:rPr>
            <w:t>3</w:t>
          </w:r>
          <w:r>
            <w:rPr>
              <w:rFonts w:ascii="Calibri" w:hAnsi="Calibri"/>
              <w:bCs/>
              <w:noProof/>
            </w:rPr>
            <w:fldChar w:fldCharType="end"/>
          </w:r>
          <w:r w:rsidRPr="00962907">
            <w:rPr>
              <w:rFonts w:ascii="Calibri" w:hAnsi="Calibri"/>
              <w:bCs/>
            </w:rPr>
            <w:t>)</w:t>
          </w:r>
        </w:p>
      </w:tc>
    </w:tr>
  </w:tbl>
  <w:p w14:paraId="54D40B26" w14:textId="77777777" w:rsidR="00326450" w:rsidRDefault="00326450" w:rsidP="00BA34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326450" w:rsidRPr="00F85124" w14:paraId="54D40B2A" w14:textId="77777777">
      <w:trPr>
        <w:cantSplit/>
        <w:trHeight w:val="288"/>
      </w:trPr>
      <w:tc>
        <w:tcPr>
          <w:tcW w:w="4016" w:type="pct"/>
          <w:gridSpan w:val="2"/>
          <w:tcBorders>
            <w:right w:val="nil"/>
          </w:tcBorders>
          <w:vAlign w:val="center"/>
        </w:tcPr>
        <w:p w14:paraId="54D40B28" w14:textId="77777777" w:rsidR="00326450" w:rsidRPr="008638D5" w:rsidRDefault="00326450" w:rsidP="00C84871">
          <w:pPr>
            <w:pStyle w:val="Heading1"/>
            <w:rPr>
              <w:rFonts w:ascii="Calibri" w:hAnsi="Calibri"/>
              <w:b w:val="0"/>
              <w:bCs/>
              <w:sz w:val="20"/>
            </w:rPr>
          </w:pPr>
          <w:r w:rsidRPr="008638D5">
            <w:rPr>
              <w:rFonts w:ascii="Calibri" w:hAnsi="Calibri"/>
              <w:b w:val="0"/>
              <w:bCs/>
              <w:sz w:val="20"/>
            </w:rPr>
            <w:t xml:space="preserve">CERTIFICATE OF </w:t>
          </w:r>
          <w:r>
            <w:rPr>
              <w:rFonts w:ascii="Calibri" w:hAnsi="Calibri"/>
              <w:b w:val="0"/>
              <w:bCs/>
              <w:sz w:val="20"/>
            </w:rPr>
            <w:t>VERIFICATION</w:t>
          </w:r>
          <w:r w:rsidRPr="008638D5">
            <w:rPr>
              <w:rFonts w:ascii="Calibri" w:hAnsi="Calibri"/>
              <w:b w:val="0"/>
              <w:bCs/>
              <w:sz w:val="20"/>
            </w:rPr>
            <w:t xml:space="preserve"> </w:t>
          </w:r>
          <w:r>
            <w:rPr>
              <w:rFonts w:ascii="Calibri" w:hAnsi="Calibri"/>
              <w:b w:val="0"/>
              <w:bCs/>
              <w:sz w:val="20"/>
            </w:rPr>
            <w:t>-</w:t>
          </w:r>
          <w:r w:rsidRPr="008638D5">
            <w:rPr>
              <w:rFonts w:ascii="Calibri" w:hAnsi="Calibri"/>
              <w:b w:val="0"/>
              <w:sz w:val="20"/>
            </w:rPr>
            <w:t xml:space="preserve"> </w:t>
          </w:r>
          <w:r w:rsidRPr="00C3169C">
            <w:rPr>
              <w:rFonts w:ascii="Calibri" w:hAnsi="Calibri"/>
              <w:b w:val="0"/>
              <w:sz w:val="20"/>
            </w:rPr>
            <w:t>DATA FIELD DEFINITIONS AND CALCULATIONS</w:t>
          </w:r>
        </w:p>
      </w:tc>
      <w:tc>
        <w:tcPr>
          <w:tcW w:w="984" w:type="pct"/>
          <w:tcBorders>
            <w:left w:val="nil"/>
          </w:tcBorders>
          <w:tcMar>
            <w:left w:w="115" w:type="dxa"/>
            <w:right w:w="115" w:type="dxa"/>
          </w:tcMar>
          <w:vAlign w:val="center"/>
        </w:tcPr>
        <w:p w14:paraId="54D40B29" w14:textId="0109D7D4" w:rsidR="00326450" w:rsidRPr="00962907" w:rsidRDefault="00A91000" w:rsidP="00BA34B9">
          <w:pPr>
            <w:pStyle w:val="Heading1"/>
            <w:jc w:val="right"/>
            <w:rPr>
              <w:rFonts w:ascii="Calibri" w:hAnsi="Calibri"/>
              <w:b w:val="0"/>
              <w:bCs/>
              <w:sz w:val="20"/>
            </w:rPr>
          </w:pPr>
          <w:r>
            <w:rPr>
              <w:rFonts w:ascii="Calibri" w:hAnsi="Calibri"/>
              <w:b w:val="0"/>
              <w:bCs/>
              <w:sz w:val="20"/>
            </w:rPr>
            <w:t>CF3R</w:t>
          </w:r>
          <w:r w:rsidR="00326450" w:rsidRPr="00962907">
            <w:rPr>
              <w:rFonts w:ascii="Calibri" w:hAnsi="Calibri"/>
              <w:b w:val="0"/>
              <w:bCs/>
              <w:sz w:val="20"/>
            </w:rPr>
            <w:t>-MCH-25-H</w:t>
          </w:r>
        </w:p>
      </w:tc>
    </w:tr>
    <w:tr w:rsidR="00326450" w:rsidRPr="00F85124" w14:paraId="54D40B2D" w14:textId="77777777">
      <w:trPr>
        <w:cantSplit/>
        <w:trHeight w:val="288"/>
      </w:trPr>
      <w:tc>
        <w:tcPr>
          <w:tcW w:w="2500" w:type="pct"/>
          <w:tcBorders>
            <w:right w:val="nil"/>
          </w:tcBorders>
        </w:tcPr>
        <w:p w14:paraId="54D40B2B" w14:textId="77777777" w:rsidR="00326450" w:rsidRPr="00962907" w:rsidRDefault="00326450" w:rsidP="00BC72AF">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962907">
            <w:rPr>
              <w:rFonts w:ascii="Calibri" w:hAnsi="Calibri"/>
              <w:bCs/>
            </w:rPr>
            <w:t>MCH-25</w:t>
          </w:r>
          <w:r>
            <w:rPr>
              <w:rFonts w:ascii="Calibri" w:hAnsi="Calibri"/>
              <w:bCs/>
            </w:rPr>
            <w:t>c</w:t>
          </w:r>
        </w:p>
      </w:tc>
      <w:tc>
        <w:tcPr>
          <w:tcW w:w="2500" w:type="pct"/>
          <w:gridSpan w:val="2"/>
          <w:tcBorders>
            <w:left w:val="nil"/>
          </w:tcBorders>
        </w:tcPr>
        <w:p w14:paraId="54D40B2C" w14:textId="69D5FE07" w:rsidR="00326450" w:rsidRPr="00962907" w:rsidRDefault="00326450" w:rsidP="00BC72AF">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E26EBF" w:rsidRPr="00E26EBF">
            <w:rPr>
              <w:rFonts w:ascii="Calibri" w:hAnsi="Calibri"/>
              <w:bCs/>
              <w:noProof/>
            </w:rPr>
            <w:t>4</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0A2B0A">
            <w:rPr>
              <w:rFonts w:ascii="Calibri" w:hAnsi="Calibri"/>
              <w:bCs/>
              <w:noProof/>
            </w:rPr>
            <w:t>5</w:t>
          </w:r>
          <w:r>
            <w:rPr>
              <w:rFonts w:ascii="Calibri" w:hAnsi="Calibri"/>
              <w:bCs/>
              <w:noProof/>
            </w:rPr>
            <w:fldChar w:fldCharType="end"/>
          </w:r>
          <w:r w:rsidRPr="00962907">
            <w:rPr>
              <w:rFonts w:ascii="Calibri" w:hAnsi="Calibri"/>
              <w:bCs/>
            </w:rPr>
            <w:t>)</w:t>
          </w:r>
        </w:p>
      </w:tc>
    </w:tr>
  </w:tbl>
  <w:p w14:paraId="54D40B2E" w14:textId="77777777" w:rsidR="00326450" w:rsidRDefault="00326450"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50564F"/>
    <w:multiLevelType w:val="hybridMultilevel"/>
    <w:tmpl w:val="1D127AC4"/>
    <w:lvl w:ilvl="0" w:tplc="14401C0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1980AF2A"/>
    <w:lvl w:ilvl="0" w:tplc="915C1628">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4EE6986"/>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8"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5BC00D04"/>
    <w:multiLevelType w:val="hybridMultilevel"/>
    <w:tmpl w:val="1802893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5544339">
    <w:abstractNumId w:val="1"/>
  </w:num>
  <w:num w:numId="2" w16cid:durableId="1296981817">
    <w:abstractNumId w:val="0"/>
  </w:num>
  <w:num w:numId="3" w16cid:durableId="1048071473">
    <w:abstractNumId w:val="1"/>
  </w:num>
  <w:num w:numId="4" w16cid:durableId="1352340432">
    <w:abstractNumId w:val="0"/>
  </w:num>
  <w:num w:numId="5" w16cid:durableId="1507817868">
    <w:abstractNumId w:val="1"/>
  </w:num>
  <w:num w:numId="6" w16cid:durableId="118887595">
    <w:abstractNumId w:val="0"/>
  </w:num>
  <w:num w:numId="7" w16cid:durableId="214243261">
    <w:abstractNumId w:val="0"/>
  </w:num>
  <w:num w:numId="8" w16cid:durableId="921717026">
    <w:abstractNumId w:val="1"/>
  </w:num>
  <w:num w:numId="9" w16cid:durableId="1636066089">
    <w:abstractNumId w:val="5"/>
  </w:num>
  <w:num w:numId="10" w16cid:durableId="324748141">
    <w:abstractNumId w:val="9"/>
  </w:num>
  <w:num w:numId="11" w16cid:durableId="87435763">
    <w:abstractNumId w:val="19"/>
  </w:num>
  <w:num w:numId="12" w16cid:durableId="3942209">
    <w:abstractNumId w:val="18"/>
  </w:num>
  <w:num w:numId="13" w16cid:durableId="574434851">
    <w:abstractNumId w:val="8"/>
  </w:num>
  <w:num w:numId="14" w16cid:durableId="1431926831">
    <w:abstractNumId w:val="11"/>
  </w:num>
  <w:num w:numId="15" w16cid:durableId="1505195982">
    <w:abstractNumId w:val="21"/>
  </w:num>
  <w:num w:numId="16" w16cid:durableId="1114984502">
    <w:abstractNumId w:val="4"/>
  </w:num>
  <w:num w:numId="17" w16cid:durableId="986788797">
    <w:abstractNumId w:val="15"/>
  </w:num>
  <w:num w:numId="18" w16cid:durableId="1727024370">
    <w:abstractNumId w:val="13"/>
  </w:num>
  <w:num w:numId="19" w16cid:durableId="1773623685">
    <w:abstractNumId w:val="3"/>
  </w:num>
  <w:num w:numId="20" w16cid:durableId="661158549">
    <w:abstractNumId w:val="22"/>
  </w:num>
  <w:num w:numId="21" w16cid:durableId="1884512462">
    <w:abstractNumId w:val="10"/>
  </w:num>
  <w:num w:numId="22" w16cid:durableId="1821728147">
    <w:abstractNumId w:val="2"/>
  </w:num>
  <w:num w:numId="23" w16cid:durableId="1239052511">
    <w:abstractNumId w:val="7"/>
  </w:num>
  <w:num w:numId="24" w16cid:durableId="1277831640">
    <w:abstractNumId w:val="20"/>
  </w:num>
  <w:num w:numId="25" w16cid:durableId="1989165101">
    <w:abstractNumId w:val="14"/>
  </w:num>
  <w:num w:numId="26" w16cid:durableId="1256937061">
    <w:abstractNumId w:val="6"/>
  </w:num>
  <w:num w:numId="27" w16cid:durableId="501817634">
    <w:abstractNumId w:val="12"/>
  </w:num>
  <w:num w:numId="28" w16cid:durableId="2039230670">
    <w:abstractNumId w:val="16"/>
  </w:num>
  <w:num w:numId="29" w16cid:durableId="1917859343">
    <w:abstractNumId w:val="15"/>
    <w:lvlOverride w:ilvl="0">
      <w:startOverride w:val="1"/>
    </w:lvlOverride>
    <w:lvlOverride w:ilvl="1"/>
    <w:lvlOverride w:ilvl="2"/>
    <w:lvlOverride w:ilvl="3"/>
    <w:lvlOverride w:ilvl="4"/>
    <w:lvlOverride w:ilvl="5"/>
    <w:lvlOverride w:ilvl="6"/>
    <w:lvlOverride w:ilvl="7"/>
    <w:lvlOverride w:ilvl="8"/>
  </w:num>
  <w:num w:numId="30" w16cid:durableId="1309551134">
    <w:abstractNumId w:val="1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A5E"/>
    <w:rsid w:val="00007D1A"/>
    <w:rsid w:val="000170B3"/>
    <w:rsid w:val="000221C9"/>
    <w:rsid w:val="0002343B"/>
    <w:rsid w:val="00024025"/>
    <w:rsid w:val="00025A12"/>
    <w:rsid w:val="00037CA9"/>
    <w:rsid w:val="00044F33"/>
    <w:rsid w:val="000636B8"/>
    <w:rsid w:val="000655C8"/>
    <w:rsid w:val="00066535"/>
    <w:rsid w:val="000675E9"/>
    <w:rsid w:val="000730B3"/>
    <w:rsid w:val="00075B8A"/>
    <w:rsid w:val="00087546"/>
    <w:rsid w:val="00091E69"/>
    <w:rsid w:val="00097228"/>
    <w:rsid w:val="00097C1B"/>
    <w:rsid w:val="00097F48"/>
    <w:rsid w:val="000A278A"/>
    <w:rsid w:val="000A2B0A"/>
    <w:rsid w:val="000C3005"/>
    <w:rsid w:val="000E27BA"/>
    <w:rsid w:val="000E27FC"/>
    <w:rsid w:val="000E75EC"/>
    <w:rsid w:val="000F4B46"/>
    <w:rsid w:val="000F773F"/>
    <w:rsid w:val="00105348"/>
    <w:rsid w:val="00112DDA"/>
    <w:rsid w:val="001377CE"/>
    <w:rsid w:val="00140978"/>
    <w:rsid w:val="00141D06"/>
    <w:rsid w:val="001518E1"/>
    <w:rsid w:val="0016359B"/>
    <w:rsid w:val="00170608"/>
    <w:rsid w:val="00184895"/>
    <w:rsid w:val="001919CD"/>
    <w:rsid w:val="00193B12"/>
    <w:rsid w:val="001A6B98"/>
    <w:rsid w:val="001B3F29"/>
    <w:rsid w:val="001B4445"/>
    <w:rsid w:val="001D1937"/>
    <w:rsid w:val="001D40A4"/>
    <w:rsid w:val="001D6CBF"/>
    <w:rsid w:val="001E7669"/>
    <w:rsid w:val="00204DF9"/>
    <w:rsid w:val="002056C3"/>
    <w:rsid w:val="002121F2"/>
    <w:rsid w:val="002137F8"/>
    <w:rsid w:val="00235B1E"/>
    <w:rsid w:val="00235B32"/>
    <w:rsid w:val="00235C07"/>
    <w:rsid w:val="0023655E"/>
    <w:rsid w:val="00242D77"/>
    <w:rsid w:val="00262C04"/>
    <w:rsid w:val="00271EB8"/>
    <w:rsid w:val="00272FAE"/>
    <w:rsid w:val="00275BA1"/>
    <w:rsid w:val="00285C64"/>
    <w:rsid w:val="00292E0E"/>
    <w:rsid w:val="002A4813"/>
    <w:rsid w:val="002A542E"/>
    <w:rsid w:val="002B3F8C"/>
    <w:rsid w:val="002B5074"/>
    <w:rsid w:val="002B57AA"/>
    <w:rsid w:val="002C1BFB"/>
    <w:rsid w:val="002C5030"/>
    <w:rsid w:val="002E260C"/>
    <w:rsid w:val="002E2C46"/>
    <w:rsid w:val="002E441C"/>
    <w:rsid w:val="002E4FAF"/>
    <w:rsid w:val="002F4F74"/>
    <w:rsid w:val="002F74E4"/>
    <w:rsid w:val="00301325"/>
    <w:rsid w:val="00307FA1"/>
    <w:rsid w:val="00326450"/>
    <w:rsid w:val="00333C8B"/>
    <w:rsid w:val="00341451"/>
    <w:rsid w:val="003456CB"/>
    <w:rsid w:val="003501F5"/>
    <w:rsid w:val="0036166B"/>
    <w:rsid w:val="003705F4"/>
    <w:rsid w:val="003708C8"/>
    <w:rsid w:val="00372216"/>
    <w:rsid w:val="003727FF"/>
    <w:rsid w:val="0038563E"/>
    <w:rsid w:val="00393C7A"/>
    <w:rsid w:val="00393D2F"/>
    <w:rsid w:val="003975B8"/>
    <w:rsid w:val="003A4765"/>
    <w:rsid w:val="003B3803"/>
    <w:rsid w:val="003B75F0"/>
    <w:rsid w:val="003C28DA"/>
    <w:rsid w:val="003C4BF1"/>
    <w:rsid w:val="003C583C"/>
    <w:rsid w:val="003F2927"/>
    <w:rsid w:val="003F45E3"/>
    <w:rsid w:val="00404178"/>
    <w:rsid w:val="00407FBE"/>
    <w:rsid w:val="00411871"/>
    <w:rsid w:val="004144EF"/>
    <w:rsid w:val="00417344"/>
    <w:rsid w:val="00426302"/>
    <w:rsid w:val="004350BF"/>
    <w:rsid w:val="00444467"/>
    <w:rsid w:val="00454D38"/>
    <w:rsid w:val="00462DA3"/>
    <w:rsid w:val="00466B16"/>
    <w:rsid w:val="00470E69"/>
    <w:rsid w:val="004710BC"/>
    <w:rsid w:val="00473B68"/>
    <w:rsid w:val="00475E8E"/>
    <w:rsid w:val="0047691A"/>
    <w:rsid w:val="00482796"/>
    <w:rsid w:val="00491563"/>
    <w:rsid w:val="004A27DE"/>
    <w:rsid w:val="004A5E5A"/>
    <w:rsid w:val="004B2C9A"/>
    <w:rsid w:val="004B57F8"/>
    <w:rsid w:val="004C166D"/>
    <w:rsid w:val="004C1875"/>
    <w:rsid w:val="004C42AA"/>
    <w:rsid w:val="004D30F8"/>
    <w:rsid w:val="004D3E1A"/>
    <w:rsid w:val="004D737D"/>
    <w:rsid w:val="004F225B"/>
    <w:rsid w:val="004F3D4C"/>
    <w:rsid w:val="00510B70"/>
    <w:rsid w:val="00513460"/>
    <w:rsid w:val="00513A35"/>
    <w:rsid w:val="0051471E"/>
    <w:rsid w:val="005343DF"/>
    <w:rsid w:val="00537078"/>
    <w:rsid w:val="00545965"/>
    <w:rsid w:val="00550A6E"/>
    <w:rsid w:val="00556A3C"/>
    <w:rsid w:val="00565165"/>
    <w:rsid w:val="005738A3"/>
    <w:rsid w:val="00576B0E"/>
    <w:rsid w:val="00577FA7"/>
    <w:rsid w:val="00583C51"/>
    <w:rsid w:val="00596D7E"/>
    <w:rsid w:val="005A33E4"/>
    <w:rsid w:val="005A74D6"/>
    <w:rsid w:val="005B15E7"/>
    <w:rsid w:val="005B2375"/>
    <w:rsid w:val="005B28F5"/>
    <w:rsid w:val="005B4BA0"/>
    <w:rsid w:val="005C1273"/>
    <w:rsid w:val="005C1562"/>
    <w:rsid w:val="005C7D08"/>
    <w:rsid w:val="005D47C1"/>
    <w:rsid w:val="005E1D9C"/>
    <w:rsid w:val="005E7AFE"/>
    <w:rsid w:val="005F4AE1"/>
    <w:rsid w:val="0060271A"/>
    <w:rsid w:val="0064068D"/>
    <w:rsid w:val="006649BC"/>
    <w:rsid w:val="00675192"/>
    <w:rsid w:val="0068512E"/>
    <w:rsid w:val="00685385"/>
    <w:rsid w:val="006858D2"/>
    <w:rsid w:val="006A6F04"/>
    <w:rsid w:val="006A7580"/>
    <w:rsid w:val="006B37BF"/>
    <w:rsid w:val="006C13DC"/>
    <w:rsid w:val="006D05F9"/>
    <w:rsid w:val="006D7B00"/>
    <w:rsid w:val="006F7476"/>
    <w:rsid w:val="00704AE4"/>
    <w:rsid w:val="00713095"/>
    <w:rsid w:val="0072091A"/>
    <w:rsid w:val="0072305B"/>
    <w:rsid w:val="00723BB9"/>
    <w:rsid w:val="007309DA"/>
    <w:rsid w:val="0073493F"/>
    <w:rsid w:val="007377E9"/>
    <w:rsid w:val="007420AC"/>
    <w:rsid w:val="00745E2D"/>
    <w:rsid w:val="007503B7"/>
    <w:rsid w:val="007536A9"/>
    <w:rsid w:val="00763849"/>
    <w:rsid w:val="00777469"/>
    <w:rsid w:val="00777B2F"/>
    <w:rsid w:val="00777FF0"/>
    <w:rsid w:val="00782D53"/>
    <w:rsid w:val="00786D26"/>
    <w:rsid w:val="00790E4C"/>
    <w:rsid w:val="007A0F75"/>
    <w:rsid w:val="007A1ACE"/>
    <w:rsid w:val="007D7EB7"/>
    <w:rsid w:val="007E0798"/>
    <w:rsid w:val="007E7C8E"/>
    <w:rsid w:val="007F234C"/>
    <w:rsid w:val="007F5E7D"/>
    <w:rsid w:val="00805125"/>
    <w:rsid w:val="00810739"/>
    <w:rsid w:val="00812F96"/>
    <w:rsid w:val="00815131"/>
    <w:rsid w:val="00815F5F"/>
    <w:rsid w:val="0082587D"/>
    <w:rsid w:val="00837FDC"/>
    <w:rsid w:val="00846743"/>
    <w:rsid w:val="00861CA4"/>
    <w:rsid w:val="008638D5"/>
    <w:rsid w:val="008803E3"/>
    <w:rsid w:val="008A4806"/>
    <w:rsid w:val="008B266E"/>
    <w:rsid w:val="008B5F7E"/>
    <w:rsid w:val="008C4797"/>
    <w:rsid w:val="008E2C77"/>
    <w:rsid w:val="008E515C"/>
    <w:rsid w:val="008F089C"/>
    <w:rsid w:val="008F1377"/>
    <w:rsid w:val="008F3C96"/>
    <w:rsid w:val="008F5524"/>
    <w:rsid w:val="00902FC7"/>
    <w:rsid w:val="00903563"/>
    <w:rsid w:val="00913E23"/>
    <w:rsid w:val="00922386"/>
    <w:rsid w:val="0093076C"/>
    <w:rsid w:val="009369AA"/>
    <w:rsid w:val="0094659A"/>
    <w:rsid w:val="00956D4E"/>
    <w:rsid w:val="00957B8E"/>
    <w:rsid w:val="00962907"/>
    <w:rsid w:val="00963E6C"/>
    <w:rsid w:val="009640E1"/>
    <w:rsid w:val="00965347"/>
    <w:rsid w:val="00966549"/>
    <w:rsid w:val="00975991"/>
    <w:rsid w:val="00976655"/>
    <w:rsid w:val="00987FE0"/>
    <w:rsid w:val="00995757"/>
    <w:rsid w:val="009967DD"/>
    <w:rsid w:val="009A2D6B"/>
    <w:rsid w:val="009A7FDE"/>
    <w:rsid w:val="009B39AA"/>
    <w:rsid w:val="009B645A"/>
    <w:rsid w:val="009B7BC8"/>
    <w:rsid w:val="009D17DC"/>
    <w:rsid w:val="009F44CD"/>
    <w:rsid w:val="00A01C12"/>
    <w:rsid w:val="00A0303F"/>
    <w:rsid w:val="00A045A0"/>
    <w:rsid w:val="00A1093E"/>
    <w:rsid w:val="00A12ED8"/>
    <w:rsid w:val="00A160C2"/>
    <w:rsid w:val="00A16520"/>
    <w:rsid w:val="00A26CD5"/>
    <w:rsid w:val="00A404B1"/>
    <w:rsid w:val="00A405A2"/>
    <w:rsid w:val="00A43309"/>
    <w:rsid w:val="00A46086"/>
    <w:rsid w:val="00A52899"/>
    <w:rsid w:val="00A56DE9"/>
    <w:rsid w:val="00A60C2B"/>
    <w:rsid w:val="00A728D9"/>
    <w:rsid w:val="00A841BB"/>
    <w:rsid w:val="00A91000"/>
    <w:rsid w:val="00A91DB2"/>
    <w:rsid w:val="00AA0486"/>
    <w:rsid w:val="00AA1BB2"/>
    <w:rsid w:val="00AA57D0"/>
    <w:rsid w:val="00AB471A"/>
    <w:rsid w:val="00AC61CE"/>
    <w:rsid w:val="00AC6FC1"/>
    <w:rsid w:val="00AD6D16"/>
    <w:rsid w:val="00AF14B1"/>
    <w:rsid w:val="00B0220E"/>
    <w:rsid w:val="00B02A35"/>
    <w:rsid w:val="00B1130B"/>
    <w:rsid w:val="00B142AE"/>
    <w:rsid w:val="00B15504"/>
    <w:rsid w:val="00B15612"/>
    <w:rsid w:val="00B260DC"/>
    <w:rsid w:val="00B306F6"/>
    <w:rsid w:val="00B33389"/>
    <w:rsid w:val="00B3776F"/>
    <w:rsid w:val="00B43E25"/>
    <w:rsid w:val="00B47B80"/>
    <w:rsid w:val="00B51A66"/>
    <w:rsid w:val="00B60E60"/>
    <w:rsid w:val="00B66DBD"/>
    <w:rsid w:val="00B7604B"/>
    <w:rsid w:val="00B76965"/>
    <w:rsid w:val="00B818A5"/>
    <w:rsid w:val="00B827A3"/>
    <w:rsid w:val="00B87A6E"/>
    <w:rsid w:val="00B965F3"/>
    <w:rsid w:val="00BA34B9"/>
    <w:rsid w:val="00BA6F7E"/>
    <w:rsid w:val="00BA7A5A"/>
    <w:rsid w:val="00BB2180"/>
    <w:rsid w:val="00BB7376"/>
    <w:rsid w:val="00BC72AF"/>
    <w:rsid w:val="00BC7AC0"/>
    <w:rsid w:val="00BC7F9C"/>
    <w:rsid w:val="00BE11B0"/>
    <w:rsid w:val="00BE13DA"/>
    <w:rsid w:val="00BE194A"/>
    <w:rsid w:val="00BE314F"/>
    <w:rsid w:val="00BE4946"/>
    <w:rsid w:val="00BE4F44"/>
    <w:rsid w:val="00BE610D"/>
    <w:rsid w:val="00BF6DB1"/>
    <w:rsid w:val="00C019D0"/>
    <w:rsid w:val="00C11E80"/>
    <w:rsid w:val="00C13A22"/>
    <w:rsid w:val="00C148D0"/>
    <w:rsid w:val="00C170C9"/>
    <w:rsid w:val="00C22810"/>
    <w:rsid w:val="00C24001"/>
    <w:rsid w:val="00C3169C"/>
    <w:rsid w:val="00C36E8A"/>
    <w:rsid w:val="00C427D9"/>
    <w:rsid w:val="00C446C3"/>
    <w:rsid w:val="00C45324"/>
    <w:rsid w:val="00C468DD"/>
    <w:rsid w:val="00C621A0"/>
    <w:rsid w:val="00C65938"/>
    <w:rsid w:val="00C76C40"/>
    <w:rsid w:val="00C84871"/>
    <w:rsid w:val="00C8731F"/>
    <w:rsid w:val="00C90F53"/>
    <w:rsid w:val="00CA1423"/>
    <w:rsid w:val="00CA1A15"/>
    <w:rsid w:val="00CA4D9E"/>
    <w:rsid w:val="00CB70E4"/>
    <w:rsid w:val="00CB71B7"/>
    <w:rsid w:val="00CC1E11"/>
    <w:rsid w:val="00CC7090"/>
    <w:rsid w:val="00CD09C8"/>
    <w:rsid w:val="00CD2A21"/>
    <w:rsid w:val="00CD6746"/>
    <w:rsid w:val="00CE0378"/>
    <w:rsid w:val="00CF3C01"/>
    <w:rsid w:val="00D00D72"/>
    <w:rsid w:val="00D12501"/>
    <w:rsid w:val="00D14688"/>
    <w:rsid w:val="00D1674A"/>
    <w:rsid w:val="00D209BF"/>
    <w:rsid w:val="00D23804"/>
    <w:rsid w:val="00D249F2"/>
    <w:rsid w:val="00D26602"/>
    <w:rsid w:val="00D32CBC"/>
    <w:rsid w:val="00D34488"/>
    <w:rsid w:val="00D34B0F"/>
    <w:rsid w:val="00D417EC"/>
    <w:rsid w:val="00D430BF"/>
    <w:rsid w:val="00D51F70"/>
    <w:rsid w:val="00D54215"/>
    <w:rsid w:val="00D61CD0"/>
    <w:rsid w:val="00D6647A"/>
    <w:rsid w:val="00D830CC"/>
    <w:rsid w:val="00DA2320"/>
    <w:rsid w:val="00DB20ED"/>
    <w:rsid w:val="00DB3D21"/>
    <w:rsid w:val="00DC0270"/>
    <w:rsid w:val="00DC11C0"/>
    <w:rsid w:val="00DC1986"/>
    <w:rsid w:val="00DC3921"/>
    <w:rsid w:val="00DC3BD6"/>
    <w:rsid w:val="00DC6C0D"/>
    <w:rsid w:val="00DD2E7C"/>
    <w:rsid w:val="00DD5BF6"/>
    <w:rsid w:val="00DE0C35"/>
    <w:rsid w:val="00DE2F84"/>
    <w:rsid w:val="00DE3AD2"/>
    <w:rsid w:val="00DE7982"/>
    <w:rsid w:val="00DF0B3C"/>
    <w:rsid w:val="00E00874"/>
    <w:rsid w:val="00E02B30"/>
    <w:rsid w:val="00E05304"/>
    <w:rsid w:val="00E13502"/>
    <w:rsid w:val="00E1559D"/>
    <w:rsid w:val="00E26EBF"/>
    <w:rsid w:val="00E5504E"/>
    <w:rsid w:val="00E63DCC"/>
    <w:rsid w:val="00E72527"/>
    <w:rsid w:val="00E76396"/>
    <w:rsid w:val="00E85CEC"/>
    <w:rsid w:val="00E948DB"/>
    <w:rsid w:val="00EA0D26"/>
    <w:rsid w:val="00EA2549"/>
    <w:rsid w:val="00EA698C"/>
    <w:rsid w:val="00EB6373"/>
    <w:rsid w:val="00EC2C36"/>
    <w:rsid w:val="00EC301D"/>
    <w:rsid w:val="00EC37DE"/>
    <w:rsid w:val="00EC7756"/>
    <w:rsid w:val="00ED33D0"/>
    <w:rsid w:val="00ED59AB"/>
    <w:rsid w:val="00ED5C66"/>
    <w:rsid w:val="00EF6C66"/>
    <w:rsid w:val="00F10646"/>
    <w:rsid w:val="00F1064B"/>
    <w:rsid w:val="00F140A8"/>
    <w:rsid w:val="00F22DD7"/>
    <w:rsid w:val="00F27F97"/>
    <w:rsid w:val="00F3264F"/>
    <w:rsid w:val="00F509AD"/>
    <w:rsid w:val="00F53366"/>
    <w:rsid w:val="00F54ACB"/>
    <w:rsid w:val="00F56566"/>
    <w:rsid w:val="00F662EE"/>
    <w:rsid w:val="00F76625"/>
    <w:rsid w:val="00F769BC"/>
    <w:rsid w:val="00F76C26"/>
    <w:rsid w:val="00F77D48"/>
    <w:rsid w:val="00F85124"/>
    <w:rsid w:val="00F85C25"/>
    <w:rsid w:val="00F959D8"/>
    <w:rsid w:val="00FA6FCE"/>
    <w:rsid w:val="00FB2F89"/>
    <w:rsid w:val="00FB3143"/>
    <w:rsid w:val="00FC58B2"/>
    <w:rsid w:val="00FC64E2"/>
    <w:rsid w:val="00FD400B"/>
    <w:rsid w:val="00FD7A8D"/>
    <w:rsid w:val="00FE1135"/>
    <w:rsid w:val="00FE3247"/>
    <w:rsid w:val="00FF0509"/>
    <w:rsid w:val="00FF74BB"/>
    <w:rsid w:val="00FF78D6"/>
    <w:rsid w:val="6CAF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40868"/>
  <w15:docId w15:val="{9D15DAA5-FAF1-46C6-AED8-2F42D644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iPriority="99"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9" w:unhideWhenUsed="1"/>
    <w:lsdException w:name="Hyperlink" w:semiHidden="1" w:unhideWhenUsed="1"/>
    <w:lsdException w:name="FollowedHyperlink" w:semiHidden="1" w:unhideWhenUsed="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9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99"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4659A"/>
    <w:pPr>
      <w:keepNext/>
      <w:numPr>
        <w:ilvl w:val="1"/>
        <w:numId w:val="3"/>
      </w:numPr>
      <w:pBdr>
        <w:top w:val="single" w:sz="4" w:space="1" w:color="auto"/>
      </w:pBdr>
      <w:tabs>
        <w:tab w:val="clear" w:pos="1800"/>
        <w:tab w:val="num" w:pos="-2606"/>
        <w:tab w:val="num" w:pos="1080"/>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4"/>
      </w:numPr>
      <w:tabs>
        <w:tab w:val="left" w:pos="-2600"/>
        <w:tab w:val="num" w:pos="1800"/>
      </w:tabs>
      <w:spacing w:before="480"/>
      <w:ind w:left="180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3705F4"/>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0"/>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3705F4"/>
    <w:rPr>
      <w:rFonts w:cs="Times New Roman"/>
      <w:b/>
      <w:sz w:val="30"/>
    </w:rPr>
  </w:style>
  <w:style w:type="character" w:customStyle="1" w:styleId="Heading2Char">
    <w:name w:val="Heading 2 Char"/>
    <w:aliases w:val="h2 Char,h21 Char,h22 Char"/>
    <w:basedOn w:val="DefaultParagraphFont"/>
    <w:link w:val="Heading2"/>
    <w:uiPriority w:val="99"/>
    <w:locked/>
    <w:rsid w:val="00D830CC"/>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3705F4"/>
    <w:rPr>
      <w:rFonts w:ascii="Arial Black" w:hAnsi="Arial Black" w:cs="Times New Roman"/>
      <w:sz w:val="22"/>
      <w:lang w:val="en-US" w:eastAsia="en-US" w:bidi="ar-SA"/>
    </w:rPr>
  </w:style>
  <w:style w:type="paragraph" w:customStyle="1" w:styleId="Style2">
    <w:name w:val="Style2"/>
    <w:basedOn w:val="Normal"/>
    <w:uiPriority w:val="99"/>
    <w:rsid w:val="003705F4"/>
    <w:pPr>
      <w:spacing w:before="120"/>
    </w:pPr>
  </w:style>
  <w:style w:type="paragraph" w:customStyle="1" w:styleId="Style3">
    <w:name w:val="Style3"/>
    <w:basedOn w:val="Normal"/>
    <w:autoRedefine/>
    <w:uiPriority w:val="99"/>
    <w:rsid w:val="003705F4"/>
    <w:pPr>
      <w:spacing w:before="120"/>
    </w:pPr>
  </w:style>
  <w:style w:type="paragraph" w:customStyle="1" w:styleId="Style4">
    <w:name w:val="Style4"/>
    <w:basedOn w:val="Normal"/>
    <w:uiPriority w:val="99"/>
    <w:rsid w:val="003705F4"/>
    <w:pPr>
      <w:tabs>
        <w:tab w:val="num" w:pos="720"/>
      </w:tabs>
      <w:spacing w:before="120"/>
      <w:ind w:left="720" w:hanging="360"/>
    </w:pPr>
    <w:rPr>
      <w:sz w:val="22"/>
    </w:rPr>
  </w:style>
  <w:style w:type="paragraph" w:customStyle="1" w:styleId="Style5">
    <w:name w:val="Style5"/>
    <w:basedOn w:val="Normal"/>
    <w:autoRedefine/>
    <w:uiPriority w:val="99"/>
    <w:rsid w:val="003705F4"/>
    <w:pPr>
      <w:spacing w:before="120"/>
    </w:pPr>
    <w:rPr>
      <w:sz w:val="22"/>
    </w:rPr>
  </w:style>
  <w:style w:type="paragraph" w:customStyle="1" w:styleId="Style6">
    <w:name w:val="Style6"/>
    <w:basedOn w:val="Normal"/>
    <w:uiPriority w:val="99"/>
    <w:rsid w:val="003705F4"/>
    <w:pPr>
      <w:spacing w:before="120"/>
    </w:pPr>
    <w:rPr>
      <w:sz w:val="22"/>
      <w:szCs w:val="22"/>
    </w:rPr>
  </w:style>
  <w:style w:type="paragraph" w:customStyle="1" w:styleId="Style8">
    <w:name w:val="Style8"/>
    <w:basedOn w:val="Heading2"/>
    <w:uiPriority w:val="99"/>
    <w:rsid w:val="003705F4"/>
    <w:pPr>
      <w:numPr>
        <w:ilvl w:val="0"/>
        <w:numId w:val="0"/>
      </w:numPr>
      <w:pBdr>
        <w:top w:val="none" w:sz="0" w:space="0" w:color="auto"/>
      </w:pBdr>
      <w:tabs>
        <w:tab w:val="clear" w:pos="1800"/>
      </w:tabs>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17060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170608"/>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3705F4"/>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3705F4"/>
    <w:rPr>
      <w:rFonts w:cs="Times New Roman"/>
      <w:b/>
      <w:bCs/>
    </w:rPr>
  </w:style>
  <w:style w:type="paragraph" w:styleId="Header">
    <w:name w:val="header"/>
    <w:basedOn w:val="Normal"/>
    <w:link w:val="HeaderChar"/>
    <w:uiPriority w:val="99"/>
    <w:rsid w:val="003705F4"/>
    <w:pPr>
      <w:tabs>
        <w:tab w:val="center" w:pos="4320"/>
        <w:tab w:val="right" w:pos="8640"/>
      </w:tabs>
    </w:pPr>
  </w:style>
  <w:style w:type="character" w:customStyle="1" w:styleId="HeaderChar">
    <w:name w:val="Header Char"/>
    <w:basedOn w:val="DefaultParagraphFont"/>
    <w:link w:val="Header"/>
    <w:uiPriority w:val="99"/>
    <w:locked/>
    <w:rsid w:val="003705F4"/>
    <w:rPr>
      <w:rFonts w:cs="Times New Roman"/>
    </w:rPr>
  </w:style>
  <w:style w:type="paragraph" w:styleId="FootnoteText">
    <w:name w:val="footnote text"/>
    <w:basedOn w:val="Normal"/>
    <w:link w:val="FootnoteTextChar"/>
    <w:uiPriority w:val="99"/>
    <w:semiHidden/>
    <w:rsid w:val="003705F4"/>
  </w:style>
  <w:style w:type="character" w:customStyle="1" w:styleId="FootnoteTextChar">
    <w:name w:val="Footnote Text Char"/>
    <w:basedOn w:val="DefaultParagraphFont"/>
    <w:link w:val="FootnoteText"/>
    <w:uiPriority w:val="99"/>
    <w:semiHidden/>
    <w:locked/>
    <w:rsid w:val="00D830CC"/>
    <w:rPr>
      <w:rFonts w:cs="Times New Roman"/>
      <w:sz w:val="20"/>
      <w:szCs w:val="20"/>
    </w:rPr>
  </w:style>
  <w:style w:type="paragraph" w:styleId="ListNumber3">
    <w:name w:val="List Number 3"/>
    <w:basedOn w:val="Normal"/>
    <w:uiPriority w:val="99"/>
    <w:rsid w:val="003705F4"/>
    <w:pPr>
      <w:numPr>
        <w:numId w:val="11"/>
      </w:numPr>
      <w:tabs>
        <w:tab w:val="clear" w:pos="720"/>
        <w:tab w:val="num" w:pos="1080"/>
      </w:tabs>
      <w:ind w:left="1080"/>
    </w:pPr>
  </w:style>
  <w:style w:type="paragraph" w:customStyle="1" w:styleId="doublelineabove">
    <w:name w:val="double line above"/>
    <w:basedOn w:val="Normal"/>
    <w:uiPriority w:val="99"/>
    <w:rsid w:val="003705F4"/>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3705F4"/>
    <w:pPr>
      <w:widowControl w:val="0"/>
      <w:tabs>
        <w:tab w:val="left" w:pos="357"/>
      </w:tabs>
      <w:spacing w:line="255" w:lineRule="atLeast"/>
      <w:ind w:left="1083" w:hanging="357"/>
    </w:pPr>
    <w:rPr>
      <w:sz w:val="24"/>
    </w:rPr>
  </w:style>
  <w:style w:type="paragraph" w:styleId="BlockText">
    <w:name w:val="Block Text"/>
    <w:basedOn w:val="Normal"/>
    <w:uiPriority w:val="99"/>
    <w:rsid w:val="003705F4"/>
    <w:pPr>
      <w:spacing w:after="120"/>
      <w:ind w:left="1440" w:right="1440"/>
    </w:pPr>
  </w:style>
  <w:style w:type="character" w:customStyle="1" w:styleId="BalloonTextChar1">
    <w:name w:val="Balloon Text Char1"/>
    <w:basedOn w:val="DefaultParagraphFont"/>
    <w:link w:val="BalloonText"/>
    <w:uiPriority w:val="99"/>
    <w:semiHidden/>
    <w:locked/>
    <w:rsid w:val="00D830CC"/>
    <w:rPr>
      <w:rFonts w:cs="Times New Roman"/>
      <w:sz w:val="2"/>
    </w:rPr>
  </w:style>
  <w:style w:type="character" w:styleId="CommentReference">
    <w:name w:val="annotation reference"/>
    <w:basedOn w:val="DefaultParagraphFont"/>
    <w:uiPriority w:val="99"/>
    <w:semiHidden/>
    <w:rsid w:val="003705F4"/>
    <w:rPr>
      <w:rFonts w:cs="Times New Roman"/>
      <w:sz w:val="16"/>
      <w:szCs w:val="16"/>
    </w:rPr>
  </w:style>
  <w:style w:type="paragraph" w:styleId="Revision">
    <w:name w:val="Revision"/>
    <w:hidden/>
    <w:uiPriority w:val="99"/>
    <w:semiHidden/>
    <w:rsid w:val="003705F4"/>
    <w:rPr>
      <w:sz w:val="20"/>
      <w:szCs w:val="20"/>
    </w:rPr>
  </w:style>
  <w:style w:type="table" w:styleId="TableGrid">
    <w:name w:val="Table Grid"/>
    <w:basedOn w:val="TableNormal"/>
    <w:uiPriority w:val="99"/>
    <w:rsid w:val="003705F4"/>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3705F4"/>
    <w:rPr>
      <w:rFonts w:cs="Times New Roman"/>
      <w:i/>
      <w:iCs/>
    </w:rPr>
  </w:style>
  <w:style w:type="paragraph" w:customStyle="1" w:styleId="Style1">
    <w:name w:val="Style1"/>
    <w:link w:val="Style1Char"/>
    <w:uiPriority w:val="99"/>
    <w:rsid w:val="003705F4"/>
    <w:rPr>
      <w:b/>
      <w:sz w:val="20"/>
      <w:szCs w:val="24"/>
    </w:rPr>
  </w:style>
  <w:style w:type="character" w:customStyle="1" w:styleId="Style1Char">
    <w:name w:val="Style1 Char"/>
    <w:basedOn w:val="DefaultParagraphFont"/>
    <w:link w:val="Style1"/>
    <w:uiPriority w:val="99"/>
    <w:locked/>
    <w:rsid w:val="003705F4"/>
    <w:rPr>
      <w:rFonts w:cs="Times New Roman"/>
      <w:b/>
      <w:sz w:val="24"/>
      <w:szCs w:val="24"/>
      <w:lang w:val="en-US" w:eastAsia="en-US" w:bidi="ar-SA"/>
    </w:rPr>
  </w:style>
  <w:style w:type="paragraph" w:styleId="ListParagraph">
    <w:name w:val="List Paragraph"/>
    <w:basedOn w:val="Normal"/>
    <w:uiPriority w:val="99"/>
    <w:qFormat/>
    <w:rsid w:val="003705F4"/>
    <w:pPr>
      <w:ind w:left="720"/>
      <w:contextualSpacing/>
    </w:pPr>
  </w:style>
  <w:style w:type="paragraph" w:customStyle="1" w:styleId="cf6rfooter20081113">
    <w:name w:val="cf6rfooter20081113"/>
    <w:basedOn w:val="Footer"/>
    <w:link w:val="cf6rfooter20081113Char"/>
    <w:uiPriority w:val="99"/>
    <w:rsid w:val="003705F4"/>
    <w:pPr>
      <w:tabs>
        <w:tab w:val="right" w:pos="9900"/>
      </w:tabs>
    </w:pPr>
  </w:style>
  <w:style w:type="character" w:customStyle="1" w:styleId="cf6rfooter20081113Char">
    <w:name w:val="cf6rfooter20081113 Char"/>
    <w:basedOn w:val="FooterChar"/>
    <w:link w:val="cf6rfooter20081113"/>
    <w:uiPriority w:val="99"/>
    <w:locked/>
    <w:rsid w:val="003705F4"/>
    <w:rPr>
      <w:rFonts w:ascii="Calibri" w:hAnsi="Calibri" w:cs="Times New Roman"/>
      <w:sz w:val="20"/>
      <w:szCs w:val="20"/>
    </w:rPr>
  </w:style>
  <w:style w:type="paragraph" w:customStyle="1" w:styleId="Style17">
    <w:name w:val="Style17"/>
    <w:basedOn w:val="Heading1"/>
    <w:link w:val="Style17Char"/>
    <w:uiPriority w:val="99"/>
    <w:rsid w:val="0051471E"/>
    <w:rPr>
      <w:rFonts w:ascii="Cambria" w:hAnsi="Cambria"/>
      <w:b w:val="0"/>
      <w:bCs/>
    </w:rPr>
  </w:style>
  <w:style w:type="paragraph" w:customStyle="1" w:styleId="Style18">
    <w:name w:val="Style18"/>
    <w:basedOn w:val="Heading1"/>
    <w:link w:val="Style18Char"/>
    <w:uiPriority w:val="99"/>
    <w:rsid w:val="0051471E"/>
    <w:pPr>
      <w:jc w:val="right"/>
    </w:pPr>
    <w:rPr>
      <w:rFonts w:ascii="Cambria" w:hAnsi="Cambria"/>
      <w:b w:val="0"/>
      <w:bCs/>
    </w:rPr>
  </w:style>
  <w:style w:type="character" w:customStyle="1" w:styleId="Style17Char">
    <w:name w:val="Style17 Char"/>
    <w:basedOn w:val="Heading1Char"/>
    <w:link w:val="Style17"/>
    <w:uiPriority w:val="99"/>
    <w:locked/>
    <w:rsid w:val="0051471E"/>
    <w:rPr>
      <w:rFonts w:ascii="Cambria" w:hAnsi="Cambria" w:cs="Times New Roman"/>
      <w:b/>
      <w:bCs/>
      <w:sz w:val="30"/>
    </w:rPr>
  </w:style>
  <w:style w:type="paragraph" w:customStyle="1" w:styleId="Style19">
    <w:name w:val="Style19"/>
    <w:basedOn w:val="Normal"/>
    <w:link w:val="Style19Char"/>
    <w:uiPriority w:val="99"/>
    <w:rsid w:val="0051471E"/>
    <w:pPr>
      <w:tabs>
        <w:tab w:val="right" w:pos="10543"/>
      </w:tabs>
    </w:pPr>
    <w:rPr>
      <w:rFonts w:ascii="Cambria" w:hAnsi="Cambria"/>
      <w:bCs/>
    </w:rPr>
  </w:style>
  <w:style w:type="character" w:customStyle="1" w:styleId="Style18Char">
    <w:name w:val="Style18 Char"/>
    <w:basedOn w:val="Heading1Char"/>
    <w:link w:val="Style18"/>
    <w:uiPriority w:val="99"/>
    <w:locked/>
    <w:rsid w:val="0051471E"/>
    <w:rPr>
      <w:rFonts w:ascii="Cambria" w:hAnsi="Cambria" w:cs="Times New Roman"/>
      <w:b/>
      <w:bCs/>
      <w:sz w:val="30"/>
    </w:rPr>
  </w:style>
  <w:style w:type="paragraph" w:customStyle="1" w:styleId="Style20">
    <w:name w:val="Style20"/>
    <w:basedOn w:val="Normal"/>
    <w:link w:val="Style20Char"/>
    <w:uiPriority w:val="99"/>
    <w:rsid w:val="0051471E"/>
    <w:rPr>
      <w:rFonts w:ascii="Cambria" w:hAnsi="Cambria"/>
      <w:sz w:val="12"/>
      <w:szCs w:val="12"/>
    </w:rPr>
  </w:style>
  <w:style w:type="character" w:customStyle="1" w:styleId="Style19Char">
    <w:name w:val="Style19 Char"/>
    <w:basedOn w:val="DefaultParagraphFont"/>
    <w:link w:val="Style19"/>
    <w:uiPriority w:val="99"/>
    <w:locked/>
    <w:rsid w:val="0051471E"/>
    <w:rPr>
      <w:rFonts w:ascii="Cambria" w:hAnsi="Cambria" w:cs="Times New Roman"/>
      <w:bCs/>
    </w:rPr>
  </w:style>
  <w:style w:type="character" w:customStyle="1" w:styleId="Style20Char">
    <w:name w:val="Style20 Char"/>
    <w:basedOn w:val="DefaultParagraphFont"/>
    <w:link w:val="Style20"/>
    <w:uiPriority w:val="99"/>
    <w:locked/>
    <w:rsid w:val="0051471E"/>
    <w:rPr>
      <w:rFonts w:ascii="Cambria" w:hAnsi="Cambria" w:cs="Times New Roman"/>
      <w:sz w:val="12"/>
      <w:szCs w:val="12"/>
    </w:rPr>
  </w:style>
  <w:style w:type="table" w:customStyle="1" w:styleId="TableGrid1">
    <w:name w:val="Table Grid1"/>
    <w:basedOn w:val="TableNormal"/>
    <w:next w:val="TableGrid"/>
    <w:uiPriority w:val="39"/>
    <w:rsid w:val="009A7FD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D74C4D-41FD-4DDA-8192-2ED2D6C25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07D71C-051D-4843-8FA7-FF06CC3E3C86}">
  <ds:schemaRefs>
    <ds:schemaRef ds:uri="http://schemas.microsoft.com/sharepoint/v3/contenttype/forms"/>
  </ds:schemaRefs>
</ds:datastoreItem>
</file>

<file path=customXml/itemProps3.xml><?xml version="1.0" encoding="utf-8"?>
<ds:datastoreItem xmlns:ds="http://schemas.openxmlformats.org/officeDocument/2006/customXml" ds:itemID="{C8CF3BB0-AE62-4017-9CE8-E3F08B5FE407}">
  <ds:schemaRefs>
    <ds:schemaRef ds:uri="http://purl.org/dc/terms/"/>
    <ds:schemaRef ds:uri="http://schemas.microsoft.com/office/2006/documentManagement/types"/>
    <ds:schemaRef ds:uri="http://www.w3.org/XML/1998/namespace"/>
    <ds:schemaRef ds:uri="http://schemas.microsoft.com/office/2006/metadata/properties"/>
    <ds:schemaRef ds:uri="http://purl.org/dc/elements/1.1/"/>
    <ds:schemaRef ds:uri="http://schemas.microsoft.com/office/infopath/2007/PartnerControls"/>
    <ds:schemaRef ds:uri="5067c814-4b34-462c-a21d-c185ff6548d2"/>
    <ds:schemaRef ds:uri="http://schemas.openxmlformats.org/package/2006/metadata/core-properties"/>
    <ds:schemaRef ds:uri="785685f2-c2e1-4352-89aa-3faca8eaba52"/>
    <ds:schemaRef ds:uri="http://purl.org/dc/dcmitype/"/>
  </ds:schemaRefs>
</ds:datastoreItem>
</file>

<file path=customXml/itemProps4.xml><?xml version="1.0" encoding="utf-8"?>
<ds:datastoreItem xmlns:ds="http://schemas.openxmlformats.org/officeDocument/2006/customXml" ds:itemID="{59B06C24-A8EE-41F1-ACCB-21A1D9C7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5379</Words>
  <Characters>30665</Characters>
  <Application>Microsoft Office Word</Application>
  <DocSecurity>0</DocSecurity>
  <Lines>255</Lines>
  <Paragraphs>71</Paragraphs>
  <ScaleCrop>false</ScaleCrop>
  <Company>California Energy Commission</Company>
  <LinksUpToDate>false</LinksUpToDate>
  <CharactersWithSpaces>35973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dtam</dc:creator>
  <cp:lastModifiedBy>Alhabibi, Haider@Energy</cp:lastModifiedBy>
  <cp:revision>30</cp:revision>
  <cp:lastPrinted>2013-05-28T14:04:00Z</cp:lastPrinted>
  <dcterms:created xsi:type="dcterms:W3CDTF">2020-03-06T16:47:00Z</dcterms:created>
  <dcterms:modified xsi:type="dcterms:W3CDTF">2022-11-04T20:47:00Z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