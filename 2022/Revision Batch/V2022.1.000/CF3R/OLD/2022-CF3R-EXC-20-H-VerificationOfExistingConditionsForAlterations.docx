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536FA" w14:textId="52EE5569" w:rsidR="00C67A0C" w:rsidRPr="00476235" w:rsidRDefault="00C67A0C" w:rsidP="00C3333C">
      <w:pPr>
        <w:spacing w:after="0" w:line="259" w:lineRule="auto"/>
        <w:ind w:left="-90"/>
        <w:rPr>
          <w:rFonts w:asciiTheme="minorHAnsi" w:hAnsiTheme="minorHAnsi" w:cstheme="minorHAnsi"/>
          <w:sz w:val="24"/>
          <w:szCs w:val="24"/>
        </w:rPr>
      </w:pPr>
      <w:r w:rsidRPr="00476235">
        <w:rPr>
          <w:rFonts w:asciiTheme="minorHAnsi" w:hAnsiTheme="minorHAnsi" w:cstheme="minorHAnsi"/>
          <w:b/>
          <w:bCs/>
          <w:sz w:val="24"/>
          <w:szCs w:val="24"/>
        </w:rPr>
        <w:t xml:space="preserve">CERTIFICATE OF </w:t>
      </w:r>
      <w:r w:rsidRPr="00476235">
        <w:rPr>
          <w:rFonts w:asciiTheme="minorHAnsi" w:hAnsiTheme="minorHAnsi" w:cstheme="minorHAnsi"/>
          <w:b/>
          <w:bCs/>
          <w:color w:val="201F1E"/>
          <w:sz w:val="24"/>
          <w:szCs w:val="24"/>
        </w:rPr>
        <w:t>VERIFICATION</w:t>
      </w:r>
      <w:r w:rsidRPr="00476235">
        <w:rPr>
          <w:rFonts w:asciiTheme="minorHAnsi" w:hAnsiTheme="minorHAnsi" w:cstheme="minorHAnsi"/>
          <w:sz w:val="24"/>
          <w:szCs w:val="24"/>
        </w:rPr>
        <w:br/>
      </w:r>
      <w:r w:rsidRPr="00476235">
        <w:rPr>
          <w:rFonts w:asciiTheme="minorHAnsi" w:hAnsiTheme="minorHAnsi" w:cstheme="minorHAnsi"/>
          <w:b/>
          <w:bCs/>
          <w:sz w:val="24"/>
          <w:szCs w:val="24"/>
        </w:rPr>
        <w:t>Note:</w:t>
      </w:r>
      <w:r w:rsidRPr="00476235">
        <w:rPr>
          <w:rFonts w:asciiTheme="minorHAnsi" w:hAnsiTheme="minorHAnsi" w:cstheme="minorHAnsi"/>
          <w:sz w:val="24"/>
          <w:szCs w:val="24"/>
        </w:rPr>
        <w:t xml:space="preserve"> This table completed by HERS Registry.</w:t>
      </w:r>
    </w:p>
    <w:tbl>
      <w:tblPr>
        <w:tblStyle w:val="TableGrid1"/>
        <w:tblW w:w="4988" w:type="pct"/>
        <w:tblInd w:w="18" w:type="dxa"/>
        <w:tblLook w:val="0020" w:firstRow="1" w:lastRow="0" w:firstColumn="0" w:lastColumn="0" w:noHBand="0" w:noVBand="0"/>
      </w:tblPr>
      <w:tblGrid>
        <w:gridCol w:w="7290"/>
        <w:gridCol w:w="7291"/>
      </w:tblGrid>
      <w:tr w:rsidR="00C67A0C" w:rsidRPr="00476235" w14:paraId="7391E569" w14:textId="77777777" w:rsidTr="00C67A0C">
        <w:trPr>
          <w:trHeight w:val="256"/>
        </w:trPr>
        <w:tc>
          <w:tcPr>
            <w:tcW w:w="7290" w:type="dxa"/>
          </w:tcPr>
          <w:p w14:paraId="2F5AF64E" w14:textId="77777777" w:rsidR="00C67A0C" w:rsidRPr="00476235" w:rsidRDefault="00C67A0C" w:rsidP="00A0622C">
            <w:pPr>
              <w:spacing w:after="0" w:line="240" w:lineRule="auto"/>
              <w:rPr>
                <w:rFonts w:asciiTheme="minorHAnsi" w:hAnsiTheme="minorHAnsi" w:cstheme="minorHAnsi"/>
                <w:sz w:val="24"/>
                <w:szCs w:val="24"/>
              </w:rPr>
            </w:pPr>
            <w:r w:rsidRPr="00476235">
              <w:rPr>
                <w:rFonts w:asciiTheme="minorHAnsi" w:hAnsiTheme="minorHAnsi" w:cstheme="minorHAnsi"/>
                <w:sz w:val="24"/>
                <w:szCs w:val="24"/>
              </w:rPr>
              <w:t>Project Name:</w:t>
            </w:r>
          </w:p>
        </w:tc>
        <w:tc>
          <w:tcPr>
            <w:tcW w:w="7291" w:type="dxa"/>
          </w:tcPr>
          <w:p w14:paraId="4FA7CDE0" w14:textId="00D590DA" w:rsidR="00C67A0C" w:rsidRPr="00476235" w:rsidRDefault="00364B67" w:rsidP="00A0622C">
            <w:pPr>
              <w:spacing w:after="0" w:line="240" w:lineRule="auto"/>
              <w:rPr>
                <w:rFonts w:asciiTheme="minorHAnsi" w:hAnsiTheme="minorHAnsi" w:cstheme="minorHAnsi"/>
                <w:sz w:val="24"/>
                <w:szCs w:val="24"/>
              </w:rPr>
            </w:pPr>
            <w:r w:rsidRPr="00476235">
              <w:rPr>
                <w:rFonts w:asciiTheme="minorHAnsi" w:hAnsiTheme="minorHAnsi" w:cstheme="minorHAnsi"/>
                <w:sz w:val="24"/>
                <w:szCs w:val="24"/>
              </w:rPr>
              <w:t>CF1R-PRF Calculation Date/Time:</w:t>
            </w:r>
          </w:p>
        </w:tc>
      </w:tr>
      <w:tr w:rsidR="00C67A0C" w:rsidRPr="00476235" w14:paraId="74716BA8" w14:textId="77777777" w:rsidTr="00C67A0C">
        <w:trPr>
          <w:trHeight w:val="256"/>
        </w:trPr>
        <w:tc>
          <w:tcPr>
            <w:tcW w:w="7290" w:type="dxa"/>
          </w:tcPr>
          <w:p w14:paraId="3F1AE195" w14:textId="0C5D126B" w:rsidR="00C67A0C" w:rsidRPr="00476235" w:rsidRDefault="00DF5D6E" w:rsidP="00A0622C">
            <w:pPr>
              <w:spacing w:after="0" w:line="240" w:lineRule="auto"/>
              <w:rPr>
                <w:rFonts w:asciiTheme="minorHAnsi" w:hAnsiTheme="minorHAnsi" w:cstheme="minorHAnsi"/>
                <w:sz w:val="24"/>
                <w:szCs w:val="24"/>
                <w:vertAlign w:val="superscript"/>
              </w:rPr>
            </w:pPr>
            <w:r w:rsidRPr="00476235">
              <w:rPr>
                <w:rFonts w:asciiTheme="minorHAnsi" w:hAnsiTheme="minorHAnsi" w:cstheme="minorHAnsi"/>
                <w:sz w:val="24"/>
                <w:szCs w:val="24"/>
              </w:rPr>
              <w:t>CF1R-PRF Calculation Description:</w:t>
            </w:r>
          </w:p>
        </w:tc>
        <w:tc>
          <w:tcPr>
            <w:tcW w:w="7291" w:type="dxa"/>
          </w:tcPr>
          <w:p w14:paraId="054CF576" w14:textId="4133FEC1" w:rsidR="00C67A0C" w:rsidRPr="00476235" w:rsidRDefault="00D623BB" w:rsidP="00A0622C">
            <w:pPr>
              <w:spacing w:after="0" w:line="240" w:lineRule="auto"/>
              <w:rPr>
                <w:rFonts w:asciiTheme="minorHAnsi" w:hAnsiTheme="minorHAnsi" w:cstheme="minorHAnsi"/>
                <w:sz w:val="24"/>
                <w:szCs w:val="24"/>
                <w:vertAlign w:val="superscript"/>
              </w:rPr>
            </w:pPr>
            <w:r w:rsidRPr="00476235">
              <w:rPr>
                <w:rFonts w:asciiTheme="minorHAnsi" w:hAnsiTheme="minorHAnsi" w:cstheme="minorHAnsi"/>
                <w:sz w:val="24"/>
                <w:szCs w:val="24"/>
              </w:rPr>
              <w:t>CF1R-PRF Input File Name:</w:t>
            </w:r>
          </w:p>
        </w:tc>
      </w:tr>
    </w:tbl>
    <w:p w14:paraId="0606194A" w14:textId="74E29D63" w:rsidR="0032492D" w:rsidRPr="00476235" w:rsidRDefault="0032492D" w:rsidP="00C67A0C">
      <w:pPr>
        <w:spacing w:after="0"/>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0A0" w:firstRow="1" w:lastRow="0" w:firstColumn="1" w:lastColumn="0" w:noHBand="0" w:noVBand="0"/>
      </w:tblPr>
      <w:tblGrid>
        <w:gridCol w:w="474"/>
        <w:gridCol w:w="3602"/>
        <w:gridCol w:w="3505"/>
        <w:gridCol w:w="515"/>
        <w:gridCol w:w="3359"/>
        <w:gridCol w:w="3175"/>
      </w:tblGrid>
      <w:tr w:rsidR="00362B00" w:rsidRPr="00476235" w14:paraId="2614CDFE" w14:textId="77777777" w:rsidTr="282242B2">
        <w:trPr>
          <w:trHeight w:val="233"/>
          <w:jc w:val="right"/>
        </w:trPr>
        <w:tc>
          <w:tcPr>
            <w:tcW w:w="5000" w:type="pct"/>
            <w:gridSpan w:val="6"/>
            <w:shd w:val="clear" w:color="auto" w:fill="auto"/>
            <w:vAlign w:val="center"/>
          </w:tcPr>
          <w:p w14:paraId="2614CDFD" w14:textId="1991B62A" w:rsidR="00362B00" w:rsidRPr="00476235" w:rsidRDefault="00F00BE1" w:rsidP="00BA1D61">
            <w:pPr>
              <w:spacing w:after="0" w:line="240" w:lineRule="auto"/>
            </w:pPr>
            <w:r w:rsidRPr="00476235">
              <w:rPr>
                <w:b/>
                <w:sz w:val="20"/>
              </w:rPr>
              <w:t xml:space="preserve">A. </w:t>
            </w:r>
            <w:r w:rsidR="001206B6" w:rsidRPr="00476235">
              <w:rPr>
                <w:b/>
                <w:sz w:val="20"/>
              </w:rPr>
              <w:t>G</w:t>
            </w:r>
            <w:r w:rsidR="001649D3" w:rsidRPr="00476235">
              <w:rPr>
                <w:b/>
                <w:sz w:val="20"/>
              </w:rPr>
              <w:t>eneral Information</w:t>
            </w:r>
          </w:p>
        </w:tc>
      </w:tr>
      <w:tr w:rsidR="00362B00" w:rsidRPr="00476235" w14:paraId="2614CE02" w14:textId="77777777" w:rsidTr="282242B2">
        <w:trPr>
          <w:trHeight w:val="259"/>
          <w:jc w:val="right"/>
        </w:trPr>
        <w:tc>
          <w:tcPr>
            <w:tcW w:w="162" w:type="pct"/>
            <w:vAlign w:val="center"/>
          </w:tcPr>
          <w:p w14:paraId="2614CDFF" w14:textId="77777777" w:rsidR="001F7755" w:rsidRPr="00476235" w:rsidRDefault="00F00BE1" w:rsidP="001E2C74">
            <w:pPr>
              <w:spacing w:after="0" w:line="240" w:lineRule="auto"/>
              <w:jc w:val="center"/>
              <w:rPr>
                <w:sz w:val="20"/>
                <w:szCs w:val="20"/>
              </w:rPr>
            </w:pPr>
            <w:r w:rsidRPr="00476235">
              <w:rPr>
                <w:sz w:val="20"/>
                <w:szCs w:val="20"/>
              </w:rPr>
              <w:t>01</w:t>
            </w:r>
          </w:p>
        </w:tc>
        <w:tc>
          <w:tcPr>
            <w:tcW w:w="1231" w:type="pct"/>
            <w:tcMar>
              <w:right w:w="144" w:type="dxa"/>
            </w:tcMar>
          </w:tcPr>
          <w:p w14:paraId="2614CE00" w14:textId="1B99A214" w:rsidR="00362B00" w:rsidRPr="00476235" w:rsidRDefault="00F00BE1" w:rsidP="00362B00">
            <w:pPr>
              <w:spacing w:after="0" w:line="240" w:lineRule="auto"/>
              <w:jc w:val="right"/>
              <w:rPr>
                <w:sz w:val="20"/>
                <w:szCs w:val="20"/>
              </w:rPr>
            </w:pPr>
            <w:r w:rsidRPr="00476235">
              <w:rPr>
                <w:sz w:val="20"/>
                <w:szCs w:val="20"/>
              </w:rPr>
              <w:t>Project Name</w:t>
            </w:r>
          </w:p>
        </w:tc>
        <w:tc>
          <w:tcPr>
            <w:tcW w:w="3607" w:type="pct"/>
            <w:gridSpan w:val="4"/>
            <w:tcMar>
              <w:left w:w="144" w:type="dxa"/>
            </w:tcMar>
          </w:tcPr>
          <w:p w14:paraId="2614CE01" w14:textId="77777777" w:rsidR="00362B00" w:rsidRPr="00476235" w:rsidRDefault="00362B00" w:rsidP="00362B00">
            <w:pPr>
              <w:spacing w:after="0" w:line="240" w:lineRule="auto"/>
              <w:rPr>
                <w:sz w:val="20"/>
                <w:szCs w:val="20"/>
              </w:rPr>
            </w:pPr>
          </w:p>
        </w:tc>
      </w:tr>
      <w:tr w:rsidR="00362B00" w:rsidRPr="00476235" w14:paraId="2614CE06" w14:textId="77777777" w:rsidTr="282242B2">
        <w:trPr>
          <w:trHeight w:val="259"/>
          <w:jc w:val="right"/>
        </w:trPr>
        <w:tc>
          <w:tcPr>
            <w:tcW w:w="162" w:type="pct"/>
            <w:vAlign w:val="center"/>
          </w:tcPr>
          <w:p w14:paraId="2614CE03" w14:textId="77777777" w:rsidR="001F7755" w:rsidRPr="00476235" w:rsidRDefault="00F00BE1" w:rsidP="001E2C74">
            <w:pPr>
              <w:spacing w:after="0" w:line="240" w:lineRule="auto"/>
              <w:jc w:val="center"/>
              <w:rPr>
                <w:sz w:val="20"/>
                <w:szCs w:val="20"/>
              </w:rPr>
            </w:pPr>
            <w:r w:rsidRPr="00476235">
              <w:rPr>
                <w:sz w:val="20"/>
                <w:szCs w:val="20"/>
              </w:rPr>
              <w:t>02</w:t>
            </w:r>
          </w:p>
        </w:tc>
        <w:tc>
          <w:tcPr>
            <w:tcW w:w="1231" w:type="pct"/>
            <w:tcMar>
              <w:right w:w="144" w:type="dxa"/>
            </w:tcMar>
          </w:tcPr>
          <w:p w14:paraId="2614CE04" w14:textId="6FEB94FB" w:rsidR="00362B00" w:rsidRPr="00476235" w:rsidRDefault="00F00BE1" w:rsidP="00362B00">
            <w:pPr>
              <w:spacing w:after="0" w:line="240" w:lineRule="auto"/>
              <w:jc w:val="right"/>
              <w:rPr>
                <w:sz w:val="20"/>
                <w:szCs w:val="20"/>
              </w:rPr>
            </w:pPr>
            <w:r w:rsidRPr="00476235">
              <w:rPr>
                <w:sz w:val="20"/>
                <w:szCs w:val="20"/>
              </w:rPr>
              <w:t>Calculation Description</w:t>
            </w:r>
          </w:p>
        </w:tc>
        <w:tc>
          <w:tcPr>
            <w:tcW w:w="3607" w:type="pct"/>
            <w:gridSpan w:val="4"/>
            <w:tcMar>
              <w:left w:w="144" w:type="dxa"/>
            </w:tcMar>
          </w:tcPr>
          <w:p w14:paraId="2614CE05" w14:textId="77777777" w:rsidR="00362B00" w:rsidRPr="00476235" w:rsidRDefault="00362B00" w:rsidP="00362B00">
            <w:pPr>
              <w:spacing w:after="0" w:line="240" w:lineRule="auto"/>
              <w:rPr>
                <w:sz w:val="20"/>
                <w:szCs w:val="20"/>
              </w:rPr>
            </w:pPr>
          </w:p>
        </w:tc>
      </w:tr>
      <w:tr w:rsidR="001649D3" w:rsidRPr="00476235" w14:paraId="2614CE0A" w14:textId="77777777" w:rsidTr="282242B2">
        <w:trPr>
          <w:trHeight w:val="259"/>
          <w:jc w:val="right"/>
        </w:trPr>
        <w:tc>
          <w:tcPr>
            <w:tcW w:w="162" w:type="pct"/>
            <w:vAlign w:val="center"/>
          </w:tcPr>
          <w:p w14:paraId="2614CE07" w14:textId="77777777" w:rsidR="001F7755" w:rsidRPr="00476235" w:rsidRDefault="00F00BE1" w:rsidP="001E2C74">
            <w:pPr>
              <w:spacing w:after="0" w:line="240" w:lineRule="auto"/>
              <w:jc w:val="center"/>
              <w:rPr>
                <w:sz w:val="20"/>
                <w:szCs w:val="20"/>
              </w:rPr>
            </w:pPr>
            <w:r w:rsidRPr="00476235">
              <w:rPr>
                <w:sz w:val="20"/>
                <w:szCs w:val="20"/>
              </w:rPr>
              <w:t>03</w:t>
            </w:r>
          </w:p>
        </w:tc>
        <w:tc>
          <w:tcPr>
            <w:tcW w:w="1231" w:type="pct"/>
            <w:tcMar>
              <w:right w:w="144" w:type="dxa"/>
            </w:tcMar>
          </w:tcPr>
          <w:p w14:paraId="2614CE08" w14:textId="3BBF5878" w:rsidR="001649D3" w:rsidRPr="00476235" w:rsidRDefault="00F00BE1" w:rsidP="00362B00">
            <w:pPr>
              <w:spacing w:after="0" w:line="240" w:lineRule="auto"/>
              <w:jc w:val="right"/>
              <w:rPr>
                <w:sz w:val="20"/>
                <w:szCs w:val="20"/>
              </w:rPr>
            </w:pPr>
            <w:r w:rsidRPr="00476235">
              <w:rPr>
                <w:sz w:val="20"/>
                <w:szCs w:val="20"/>
              </w:rPr>
              <w:t>Project Location</w:t>
            </w:r>
          </w:p>
        </w:tc>
        <w:tc>
          <w:tcPr>
            <w:tcW w:w="3607" w:type="pct"/>
            <w:gridSpan w:val="4"/>
            <w:tcMar>
              <w:left w:w="144" w:type="dxa"/>
            </w:tcMar>
          </w:tcPr>
          <w:p w14:paraId="2614CE09" w14:textId="77777777" w:rsidR="001F7755" w:rsidRPr="00476235" w:rsidRDefault="001F7755">
            <w:pPr>
              <w:spacing w:after="0" w:line="240" w:lineRule="auto"/>
              <w:jc w:val="right"/>
              <w:rPr>
                <w:sz w:val="20"/>
                <w:szCs w:val="20"/>
              </w:rPr>
            </w:pPr>
          </w:p>
        </w:tc>
      </w:tr>
      <w:tr w:rsidR="001649D3" w:rsidRPr="00476235" w14:paraId="2614CE11" w14:textId="77777777" w:rsidTr="282242B2">
        <w:trPr>
          <w:trHeight w:val="259"/>
          <w:jc w:val="right"/>
        </w:trPr>
        <w:tc>
          <w:tcPr>
            <w:tcW w:w="162" w:type="pct"/>
            <w:vAlign w:val="center"/>
          </w:tcPr>
          <w:p w14:paraId="2614CE0B" w14:textId="77777777" w:rsidR="001F7755" w:rsidRPr="00476235" w:rsidRDefault="00F00BE1" w:rsidP="001E2C74">
            <w:pPr>
              <w:spacing w:after="0" w:line="240" w:lineRule="auto"/>
              <w:jc w:val="center"/>
              <w:rPr>
                <w:sz w:val="20"/>
                <w:szCs w:val="20"/>
              </w:rPr>
            </w:pPr>
            <w:r w:rsidRPr="00476235">
              <w:rPr>
                <w:sz w:val="20"/>
                <w:szCs w:val="20"/>
              </w:rPr>
              <w:t>04</w:t>
            </w:r>
          </w:p>
        </w:tc>
        <w:tc>
          <w:tcPr>
            <w:tcW w:w="1231" w:type="pct"/>
            <w:tcMar>
              <w:right w:w="144" w:type="dxa"/>
            </w:tcMar>
          </w:tcPr>
          <w:p w14:paraId="2614CE0C" w14:textId="36B1D407" w:rsidR="001649D3" w:rsidRPr="00476235" w:rsidRDefault="00F00BE1" w:rsidP="00362B00">
            <w:pPr>
              <w:spacing w:after="0" w:line="240" w:lineRule="auto"/>
              <w:jc w:val="right"/>
              <w:rPr>
                <w:sz w:val="20"/>
                <w:szCs w:val="20"/>
              </w:rPr>
            </w:pPr>
            <w:r w:rsidRPr="00476235">
              <w:rPr>
                <w:sz w:val="20"/>
                <w:szCs w:val="20"/>
              </w:rPr>
              <w:t>CA City</w:t>
            </w:r>
          </w:p>
        </w:tc>
        <w:tc>
          <w:tcPr>
            <w:tcW w:w="1198" w:type="pct"/>
            <w:tcMar>
              <w:left w:w="144" w:type="dxa"/>
            </w:tcMar>
          </w:tcPr>
          <w:p w14:paraId="2614CE0D" w14:textId="77777777" w:rsidR="001649D3" w:rsidRPr="00476235" w:rsidRDefault="001649D3" w:rsidP="00362B00">
            <w:pPr>
              <w:spacing w:after="0" w:line="240" w:lineRule="auto"/>
              <w:rPr>
                <w:sz w:val="20"/>
                <w:szCs w:val="20"/>
              </w:rPr>
            </w:pPr>
          </w:p>
        </w:tc>
        <w:tc>
          <w:tcPr>
            <w:tcW w:w="176" w:type="pct"/>
            <w:tcMar>
              <w:left w:w="144" w:type="dxa"/>
              <w:right w:w="144" w:type="dxa"/>
            </w:tcMar>
            <w:vAlign w:val="center"/>
          </w:tcPr>
          <w:p w14:paraId="2614CE0E" w14:textId="77777777" w:rsidR="001649D3" w:rsidRPr="00476235" w:rsidRDefault="00F00BE1" w:rsidP="00362B00">
            <w:pPr>
              <w:spacing w:after="0" w:line="240" w:lineRule="auto"/>
              <w:jc w:val="right"/>
              <w:rPr>
                <w:sz w:val="20"/>
                <w:szCs w:val="20"/>
              </w:rPr>
            </w:pPr>
            <w:r w:rsidRPr="00476235">
              <w:rPr>
                <w:sz w:val="20"/>
                <w:szCs w:val="20"/>
              </w:rPr>
              <w:t>05</w:t>
            </w:r>
          </w:p>
        </w:tc>
        <w:tc>
          <w:tcPr>
            <w:tcW w:w="1148" w:type="pct"/>
          </w:tcPr>
          <w:p w14:paraId="2614CE0F" w14:textId="5F1FE19D" w:rsidR="001649D3" w:rsidRPr="00476235" w:rsidRDefault="00F00BE1" w:rsidP="00912CD9">
            <w:pPr>
              <w:spacing w:after="0" w:line="240" w:lineRule="auto"/>
              <w:jc w:val="right"/>
              <w:rPr>
                <w:sz w:val="20"/>
                <w:szCs w:val="20"/>
              </w:rPr>
            </w:pPr>
            <w:r w:rsidRPr="00476235">
              <w:rPr>
                <w:sz w:val="20"/>
                <w:szCs w:val="20"/>
              </w:rPr>
              <w:t>Standard Version</w:t>
            </w:r>
          </w:p>
        </w:tc>
        <w:tc>
          <w:tcPr>
            <w:tcW w:w="1085" w:type="pct"/>
            <w:tcMar>
              <w:left w:w="144" w:type="dxa"/>
            </w:tcMar>
            <w:vAlign w:val="center"/>
          </w:tcPr>
          <w:p w14:paraId="2614CE10" w14:textId="77777777" w:rsidR="001649D3" w:rsidRPr="00476235" w:rsidRDefault="001649D3" w:rsidP="00362B00">
            <w:pPr>
              <w:spacing w:after="0" w:line="240" w:lineRule="auto"/>
              <w:rPr>
                <w:sz w:val="20"/>
                <w:szCs w:val="20"/>
              </w:rPr>
            </w:pPr>
          </w:p>
        </w:tc>
      </w:tr>
      <w:tr w:rsidR="00912CD9" w:rsidRPr="00476235" w14:paraId="2614CE18" w14:textId="77777777" w:rsidTr="282242B2">
        <w:trPr>
          <w:trHeight w:val="259"/>
          <w:jc w:val="right"/>
        </w:trPr>
        <w:tc>
          <w:tcPr>
            <w:tcW w:w="162" w:type="pct"/>
            <w:vAlign w:val="center"/>
          </w:tcPr>
          <w:p w14:paraId="2614CE12" w14:textId="77777777" w:rsidR="00912CD9" w:rsidRPr="00476235" w:rsidRDefault="00912CD9" w:rsidP="001E2C74">
            <w:pPr>
              <w:spacing w:after="0" w:line="240" w:lineRule="auto"/>
              <w:jc w:val="center"/>
              <w:rPr>
                <w:sz w:val="20"/>
                <w:szCs w:val="20"/>
              </w:rPr>
            </w:pPr>
            <w:r w:rsidRPr="00476235">
              <w:rPr>
                <w:sz w:val="20"/>
                <w:szCs w:val="20"/>
              </w:rPr>
              <w:t>06</w:t>
            </w:r>
          </w:p>
        </w:tc>
        <w:tc>
          <w:tcPr>
            <w:tcW w:w="1231" w:type="pct"/>
            <w:tcMar>
              <w:right w:w="144" w:type="dxa"/>
            </w:tcMar>
          </w:tcPr>
          <w:p w14:paraId="2614CE13" w14:textId="651F3267" w:rsidR="00912CD9" w:rsidRPr="00476235" w:rsidRDefault="00912CD9" w:rsidP="00F23815">
            <w:pPr>
              <w:spacing w:after="0" w:line="240" w:lineRule="auto"/>
              <w:jc w:val="right"/>
              <w:rPr>
                <w:sz w:val="20"/>
                <w:szCs w:val="20"/>
              </w:rPr>
            </w:pPr>
            <w:r w:rsidRPr="00476235">
              <w:rPr>
                <w:sz w:val="20"/>
                <w:szCs w:val="20"/>
              </w:rPr>
              <w:t>Zip Code</w:t>
            </w:r>
          </w:p>
        </w:tc>
        <w:tc>
          <w:tcPr>
            <w:tcW w:w="1198" w:type="pct"/>
            <w:tcMar>
              <w:left w:w="144" w:type="dxa"/>
            </w:tcMar>
          </w:tcPr>
          <w:p w14:paraId="2614CE14"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15" w14:textId="78DD889C" w:rsidR="00912CD9" w:rsidRPr="00476235" w:rsidRDefault="00912CD9" w:rsidP="00362B00">
            <w:pPr>
              <w:spacing w:after="0" w:line="240" w:lineRule="auto"/>
              <w:jc w:val="right"/>
              <w:rPr>
                <w:sz w:val="20"/>
                <w:szCs w:val="20"/>
              </w:rPr>
            </w:pPr>
            <w:r w:rsidRPr="00476235">
              <w:rPr>
                <w:sz w:val="20"/>
                <w:szCs w:val="20"/>
              </w:rPr>
              <w:t>07</w:t>
            </w:r>
          </w:p>
        </w:tc>
        <w:tc>
          <w:tcPr>
            <w:tcW w:w="1148" w:type="pct"/>
            <w:vAlign w:val="center"/>
          </w:tcPr>
          <w:p w14:paraId="2614CE16" w14:textId="466DA89C" w:rsidR="00912CD9" w:rsidRPr="00476235" w:rsidRDefault="00912CD9" w:rsidP="00362B00">
            <w:pPr>
              <w:spacing w:after="0" w:line="240" w:lineRule="auto"/>
              <w:jc w:val="right"/>
              <w:rPr>
                <w:sz w:val="20"/>
                <w:szCs w:val="20"/>
              </w:rPr>
            </w:pPr>
            <w:r w:rsidRPr="00476235">
              <w:rPr>
                <w:sz w:val="20"/>
                <w:szCs w:val="20"/>
              </w:rPr>
              <w:t>Software Version</w:t>
            </w:r>
          </w:p>
        </w:tc>
        <w:tc>
          <w:tcPr>
            <w:tcW w:w="1085" w:type="pct"/>
            <w:tcMar>
              <w:left w:w="144" w:type="dxa"/>
            </w:tcMar>
          </w:tcPr>
          <w:p w14:paraId="2614CE17" w14:textId="77777777" w:rsidR="00912CD9" w:rsidRPr="00476235" w:rsidRDefault="00912CD9" w:rsidP="00362B00">
            <w:pPr>
              <w:spacing w:after="0" w:line="240" w:lineRule="auto"/>
              <w:rPr>
                <w:sz w:val="20"/>
                <w:szCs w:val="20"/>
              </w:rPr>
            </w:pPr>
          </w:p>
        </w:tc>
      </w:tr>
      <w:tr w:rsidR="00912CD9" w:rsidRPr="00476235" w14:paraId="2614CE1F" w14:textId="77777777" w:rsidTr="282242B2">
        <w:trPr>
          <w:trHeight w:val="259"/>
          <w:jc w:val="right"/>
        </w:trPr>
        <w:tc>
          <w:tcPr>
            <w:tcW w:w="162" w:type="pct"/>
            <w:vAlign w:val="center"/>
          </w:tcPr>
          <w:p w14:paraId="2614CE19" w14:textId="77777777" w:rsidR="00912CD9" w:rsidRPr="00476235" w:rsidRDefault="00912CD9" w:rsidP="001E2C74">
            <w:pPr>
              <w:spacing w:after="0" w:line="240" w:lineRule="auto"/>
              <w:jc w:val="center"/>
              <w:rPr>
                <w:sz w:val="20"/>
                <w:szCs w:val="20"/>
              </w:rPr>
            </w:pPr>
            <w:r w:rsidRPr="00476235">
              <w:rPr>
                <w:sz w:val="20"/>
                <w:szCs w:val="20"/>
              </w:rPr>
              <w:t>08</w:t>
            </w:r>
          </w:p>
        </w:tc>
        <w:tc>
          <w:tcPr>
            <w:tcW w:w="1231" w:type="pct"/>
            <w:tcMar>
              <w:right w:w="144" w:type="dxa"/>
            </w:tcMar>
          </w:tcPr>
          <w:p w14:paraId="2614CE1A" w14:textId="77EA358C" w:rsidR="00912CD9" w:rsidRPr="00476235" w:rsidRDefault="00912CD9" w:rsidP="00362B00">
            <w:pPr>
              <w:spacing w:after="0" w:line="240" w:lineRule="auto"/>
              <w:jc w:val="right"/>
              <w:rPr>
                <w:sz w:val="20"/>
                <w:szCs w:val="20"/>
              </w:rPr>
            </w:pPr>
            <w:r w:rsidRPr="00476235">
              <w:rPr>
                <w:sz w:val="20"/>
                <w:szCs w:val="20"/>
              </w:rPr>
              <w:t>Climate Zone</w:t>
            </w:r>
          </w:p>
        </w:tc>
        <w:tc>
          <w:tcPr>
            <w:tcW w:w="1198" w:type="pct"/>
            <w:tcMar>
              <w:left w:w="144" w:type="dxa"/>
            </w:tcMar>
          </w:tcPr>
          <w:p w14:paraId="2614CE1B" w14:textId="77777777" w:rsidR="00912CD9" w:rsidRPr="00476235" w:rsidRDefault="00912CD9" w:rsidP="00362B00">
            <w:pPr>
              <w:spacing w:after="0" w:line="240" w:lineRule="auto"/>
              <w:rPr>
                <w:sz w:val="20"/>
                <w:szCs w:val="20"/>
                <w:vertAlign w:val="superscript"/>
              </w:rPr>
            </w:pPr>
          </w:p>
        </w:tc>
        <w:tc>
          <w:tcPr>
            <w:tcW w:w="176" w:type="pct"/>
            <w:tcMar>
              <w:left w:w="144" w:type="dxa"/>
              <w:right w:w="144" w:type="dxa"/>
            </w:tcMar>
          </w:tcPr>
          <w:p w14:paraId="2614CE1C" w14:textId="6F1523A2" w:rsidR="00912CD9" w:rsidRPr="00476235" w:rsidRDefault="00912CD9" w:rsidP="00362B00">
            <w:pPr>
              <w:spacing w:after="0" w:line="240" w:lineRule="auto"/>
              <w:jc w:val="right"/>
              <w:rPr>
                <w:sz w:val="20"/>
                <w:szCs w:val="20"/>
              </w:rPr>
            </w:pPr>
            <w:r w:rsidRPr="00476235">
              <w:rPr>
                <w:sz w:val="20"/>
                <w:szCs w:val="20"/>
              </w:rPr>
              <w:t>09</w:t>
            </w:r>
          </w:p>
        </w:tc>
        <w:tc>
          <w:tcPr>
            <w:tcW w:w="1148" w:type="pct"/>
          </w:tcPr>
          <w:p w14:paraId="2614CE1D" w14:textId="1904EDB9" w:rsidR="00912CD9" w:rsidRPr="00476235" w:rsidRDefault="00912CD9" w:rsidP="00362B00">
            <w:pPr>
              <w:spacing w:after="0" w:line="240" w:lineRule="auto"/>
              <w:jc w:val="right"/>
              <w:rPr>
                <w:sz w:val="20"/>
                <w:szCs w:val="20"/>
              </w:rPr>
            </w:pPr>
            <w:r w:rsidRPr="00476235">
              <w:rPr>
                <w:sz w:val="20"/>
                <w:szCs w:val="20"/>
              </w:rPr>
              <w:t>Front Orientation (deg/Cardinal)</w:t>
            </w:r>
          </w:p>
        </w:tc>
        <w:tc>
          <w:tcPr>
            <w:tcW w:w="1085" w:type="pct"/>
            <w:tcMar>
              <w:left w:w="144" w:type="dxa"/>
            </w:tcMar>
          </w:tcPr>
          <w:p w14:paraId="2614CE1E" w14:textId="77777777" w:rsidR="00912CD9" w:rsidRPr="00476235" w:rsidRDefault="00912CD9" w:rsidP="00362B00">
            <w:pPr>
              <w:spacing w:after="0" w:line="240" w:lineRule="auto"/>
              <w:rPr>
                <w:sz w:val="20"/>
                <w:szCs w:val="20"/>
              </w:rPr>
            </w:pPr>
          </w:p>
        </w:tc>
      </w:tr>
      <w:tr w:rsidR="00912CD9" w:rsidRPr="00476235" w14:paraId="2614CE26" w14:textId="77777777" w:rsidTr="282242B2">
        <w:trPr>
          <w:trHeight w:val="259"/>
          <w:jc w:val="right"/>
        </w:trPr>
        <w:tc>
          <w:tcPr>
            <w:tcW w:w="162" w:type="pct"/>
            <w:vAlign w:val="center"/>
          </w:tcPr>
          <w:p w14:paraId="2614CE20" w14:textId="77777777" w:rsidR="00912CD9" w:rsidRPr="00476235" w:rsidRDefault="00912CD9" w:rsidP="001E2C74">
            <w:pPr>
              <w:spacing w:after="0" w:line="240" w:lineRule="auto"/>
              <w:jc w:val="center"/>
              <w:rPr>
                <w:sz w:val="20"/>
                <w:szCs w:val="20"/>
              </w:rPr>
            </w:pPr>
            <w:r w:rsidRPr="00476235">
              <w:rPr>
                <w:sz w:val="20"/>
                <w:szCs w:val="20"/>
              </w:rPr>
              <w:t>10</w:t>
            </w:r>
          </w:p>
        </w:tc>
        <w:tc>
          <w:tcPr>
            <w:tcW w:w="1231" w:type="pct"/>
            <w:tcMar>
              <w:right w:w="144" w:type="dxa"/>
            </w:tcMar>
          </w:tcPr>
          <w:p w14:paraId="2614CE21" w14:textId="4554CDB8" w:rsidR="00912CD9" w:rsidRPr="00476235" w:rsidRDefault="282242B2" w:rsidP="282242B2">
            <w:pPr>
              <w:spacing w:after="0" w:line="240" w:lineRule="auto"/>
              <w:jc w:val="right"/>
              <w:rPr>
                <w:rFonts w:cs="Calibri"/>
                <w:sz w:val="20"/>
                <w:szCs w:val="20"/>
              </w:rPr>
            </w:pPr>
            <w:r w:rsidRPr="00476235">
              <w:rPr>
                <w:sz w:val="20"/>
                <w:szCs w:val="20"/>
              </w:rPr>
              <w:t>Total Building Volume (ft</w:t>
            </w:r>
            <w:r w:rsidRPr="00476235">
              <w:rPr>
                <w:sz w:val="20"/>
                <w:szCs w:val="20"/>
                <w:vertAlign w:val="superscript"/>
              </w:rPr>
              <w:t>3</w:t>
            </w:r>
            <w:r w:rsidRPr="00476235">
              <w:rPr>
                <w:sz w:val="20"/>
                <w:szCs w:val="20"/>
              </w:rPr>
              <w:t>)</w:t>
            </w:r>
          </w:p>
        </w:tc>
        <w:tc>
          <w:tcPr>
            <w:tcW w:w="1198" w:type="pct"/>
            <w:tcMar>
              <w:left w:w="144" w:type="dxa"/>
            </w:tcMar>
          </w:tcPr>
          <w:p w14:paraId="2614CE22"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23" w14:textId="14CF0F93" w:rsidR="00912CD9" w:rsidRPr="00476235" w:rsidRDefault="00912CD9" w:rsidP="00362B00">
            <w:pPr>
              <w:spacing w:after="0" w:line="240" w:lineRule="auto"/>
              <w:jc w:val="right"/>
              <w:rPr>
                <w:sz w:val="20"/>
                <w:szCs w:val="20"/>
              </w:rPr>
            </w:pPr>
            <w:r w:rsidRPr="00476235">
              <w:rPr>
                <w:sz w:val="20"/>
                <w:szCs w:val="20"/>
              </w:rPr>
              <w:t>11</w:t>
            </w:r>
          </w:p>
        </w:tc>
        <w:tc>
          <w:tcPr>
            <w:tcW w:w="1148" w:type="pct"/>
          </w:tcPr>
          <w:p w14:paraId="2614CE24" w14:textId="66953F8F" w:rsidR="00912CD9" w:rsidRPr="00476235" w:rsidRDefault="00912CD9" w:rsidP="001535ED">
            <w:pPr>
              <w:spacing w:after="0" w:line="240" w:lineRule="auto"/>
              <w:jc w:val="right"/>
              <w:rPr>
                <w:sz w:val="20"/>
                <w:szCs w:val="20"/>
              </w:rPr>
            </w:pPr>
            <w:r w:rsidRPr="00476235">
              <w:rPr>
                <w:sz w:val="20"/>
                <w:szCs w:val="20"/>
              </w:rPr>
              <w:t>Number of Dwelling Units</w:t>
            </w:r>
          </w:p>
        </w:tc>
        <w:tc>
          <w:tcPr>
            <w:tcW w:w="1085" w:type="pct"/>
            <w:tcMar>
              <w:left w:w="144" w:type="dxa"/>
            </w:tcMar>
          </w:tcPr>
          <w:p w14:paraId="2614CE25" w14:textId="77777777" w:rsidR="00912CD9" w:rsidRPr="00476235" w:rsidRDefault="00912CD9" w:rsidP="00362B00">
            <w:pPr>
              <w:spacing w:after="0" w:line="240" w:lineRule="auto"/>
              <w:rPr>
                <w:sz w:val="20"/>
                <w:szCs w:val="20"/>
              </w:rPr>
            </w:pPr>
          </w:p>
        </w:tc>
      </w:tr>
      <w:tr w:rsidR="00912CD9" w:rsidRPr="00476235" w14:paraId="2614CE2D" w14:textId="77777777" w:rsidTr="282242B2">
        <w:trPr>
          <w:trHeight w:val="259"/>
          <w:jc w:val="right"/>
        </w:trPr>
        <w:tc>
          <w:tcPr>
            <w:tcW w:w="162" w:type="pct"/>
            <w:vAlign w:val="center"/>
          </w:tcPr>
          <w:p w14:paraId="2614CE27" w14:textId="77777777" w:rsidR="00912CD9" w:rsidRPr="00476235" w:rsidRDefault="00912CD9" w:rsidP="001E2C74">
            <w:pPr>
              <w:spacing w:after="0" w:line="240" w:lineRule="auto"/>
              <w:jc w:val="center"/>
              <w:rPr>
                <w:sz w:val="20"/>
                <w:szCs w:val="20"/>
              </w:rPr>
            </w:pPr>
            <w:r w:rsidRPr="00476235">
              <w:rPr>
                <w:sz w:val="20"/>
                <w:szCs w:val="20"/>
              </w:rPr>
              <w:t>12</w:t>
            </w:r>
          </w:p>
        </w:tc>
        <w:tc>
          <w:tcPr>
            <w:tcW w:w="1231" w:type="pct"/>
            <w:tcMar>
              <w:right w:w="144" w:type="dxa"/>
            </w:tcMar>
          </w:tcPr>
          <w:p w14:paraId="2614CE28" w14:textId="498F267F" w:rsidR="00912CD9" w:rsidRPr="00476235" w:rsidRDefault="3A02B997" w:rsidP="00362B00">
            <w:pPr>
              <w:spacing w:after="0" w:line="240" w:lineRule="auto"/>
              <w:jc w:val="right"/>
              <w:rPr>
                <w:sz w:val="20"/>
                <w:szCs w:val="20"/>
              </w:rPr>
            </w:pPr>
            <w:r w:rsidRPr="00476235">
              <w:rPr>
                <w:sz w:val="20"/>
                <w:szCs w:val="20"/>
              </w:rPr>
              <w:t>Project Scope</w:t>
            </w:r>
          </w:p>
        </w:tc>
        <w:tc>
          <w:tcPr>
            <w:tcW w:w="1198" w:type="pct"/>
            <w:tcMar>
              <w:left w:w="144" w:type="dxa"/>
            </w:tcMar>
          </w:tcPr>
          <w:p w14:paraId="2614CE29"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2A" w14:textId="4C9D4DBB" w:rsidR="00912CD9" w:rsidRPr="00476235" w:rsidRDefault="00912CD9" w:rsidP="00362B00">
            <w:pPr>
              <w:spacing w:after="0" w:line="240" w:lineRule="auto"/>
              <w:jc w:val="right"/>
              <w:rPr>
                <w:sz w:val="20"/>
                <w:szCs w:val="20"/>
              </w:rPr>
            </w:pPr>
            <w:r w:rsidRPr="00476235">
              <w:rPr>
                <w:sz w:val="20"/>
                <w:szCs w:val="20"/>
              </w:rPr>
              <w:t>13</w:t>
            </w:r>
          </w:p>
        </w:tc>
        <w:tc>
          <w:tcPr>
            <w:tcW w:w="1148" w:type="pct"/>
          </w:tcPr>
          <w:p w14:paraId="2614CE2B" w14:textId="49BBD8D9" w:rsidR="00912CD9" w:rsidRPr="00476235" w:rsidRDefault="00912CD9" w:rsidP="00912CD9">
            <w:pPr>
              <w:spacing w:after="0" w:line="240" w:lineRule="auto"/>
              <w:jc w:val="right"/>
              <w:rPr>
                <w:sz w:val="20"/>
                <w:szCs w:val="20"/>
              </w:rPr>
            </w:pPr>
            <w:r w:rsidRPr="00476235">
              <w:rPr>
                <w:sz w:val="20"/>
                <w:szCs w:val="20"/>
              </w:rPr>
              <w:t>Number of Bedrooms</w:t>
            </w:r>
          </w:p>
        </w:tc>
        <w:tc>
          <w:tcPr>
            <w:tcW w:w="1085" w:type="pct"/>
            <w:tcMar>
              <w:left w:w="144" w:type="dxa"/>
            </w:tcMar>
          </w:tcPr>
          <w:p w14:paraId="2614CE2C" w14:textId="77777777" w:rsidR="00912CD9" w:rsidRPr="00476235" w:rsidRDefault="00912CD9" w:rsidP="00362B00">
            <w:pPr>
              <w:spacing w:after="0" w:line="240" w:lineRule="auto"/>
              <w:rPr>
                <w:sz w:val="20"/>
                <w:szCs w:val="20"/>
              </w:rPr>
            </w:pPr>
          </w:p>
        </w:tc>
      </w:tr>
      <w:tr w:rsidR="00912CD9" w:rsidRPr="00476235" w14:paraId="2614CE34" w14:textId="77777777" w:rsidTr="282242B2">
        <w:trPr>
          <w:trHeight w:val="259"/>
          <w:jc w:val="right"/>
        </w:trPr>
        <w:tc>
          <w:tcPr>
            <w:tcW w:w="162" w:type="pct"/>
            <w:vAlign w:val="center"/>
          </w:tcPr>
          <w:p w14:paraId="2614CE2E" w14:textId="77777777" w:rsidR="00912CD9" w:rsidRPr="00476235" w:rsidRDefault="00912CD9" w:rsidP="001E2C74">
            <w:pPr>
              <w:spacing w:after="0" w:line="240" w:lineRule="auto"/>
              <w:jc w:val="center"/>
              <w:rPr>
                <w:sz w:val="20"/>
                <w:szCs w:val="20"/>
              </w:rPr>
            </w:pPr>
            <w:r w:rsidRPr="00476235">
              <w:rPr>
                <w:sz w:val="20"/>
                <w:szCs w:val="20"/>
              </w:rPr>
              <w:t>14</w:t>
            </w:r>
          </w:p>
        </w:tc>
        <w:tc>
          <w:tcPr>
            <w:tcW w:w="1231" w:type="pct"/>
            <w:tcMar>
              <w:right w:w="144" w:type="dxa"/>
            </w:tcMar>
          </w:tcPr>
          <w:p w14:paraId="2614CE2F" w14:textId="715C5839" w:rsidR="00912CD9" w:rsidRPr="00476235" w:rsidRDefault="00912CD9" w:rsidP="00362B00">
            <w:pPr>
              <w:spacing w:after="0" w:line="240" w:lineRule="auto"/>
              <w:jc w:val="right"/>
              <w:rPr>
                <w:sz w:val="20"/>
                <w:szCs w:val="20"/>
              </w:rPr>
            </w:pPr>
            <w:r w:rsidRPr="00476235">
              <w:rPr>
                <w:sz w:val="20"/>
                <w:szCs w:val="20"/>
              </w:rPr>
              <w:t>New Conditioned Floor Area(ft</w:t>
            </w:r>
            <w:r w:rsidRPr="00476235">
              <w:rPr>
                <w:sz w:val="20"/>
                <w:szCs w:val="20"/>
                <w:vertAlign w:val="superscript"/>
              </w:rPr>
              <w:t>2</w:t>
            </w:r>
            <w:r w:rsidRPr="00476235">
              <w:rPr>
                <w:sz w:val="20"/>
                <w:szCs w:val="20"/>
              </w:rPr>
              <w:t>)</w:t>
            </w:r>
          </w:p>
        </w:tc>
        <w:tc>
          <w:tcPr>
            <w:tcW w:w="1198" w:type="pct"/>
            <w:tcMar>
              <w:left w:w="144" w:type="dxa"/>
            </w:tcMar>
          </w:tcPr>
          <w:p w14:paraId="2614CE30" w14:textId="77777777" w:rsidR="00912CD9" w:rsidRPr="00476235" w:rsidRDefault="00912CD9" w:rsidP="00362B00">
            <w:pPr>
              <w:spacing w:after="0" w:line="240" w:lineRule="auto"/>
              <w:rPr>
                <w:sz w:val="20"/>
                <w:szCs w:val="20"/>
                <w:vertAlign w:val="superscript"/>
              </w:rPr>
            </w:pPr>
          </w:p>
        </w:tc>
        <w:tc>
          <w:tcPr>
            <w:tcW w:w="176" w:type="pct"/>
            <w:tcMar>
              <w:left w:w="144" w:type="dxa"/>
              <w:right w:w="144" w:type="dxa"/>
            </w:tcMar>
          </w:tcPr>
          <w:p w14:paraId="2614CE31" w14:textId="7EB177AB" w:rsidR="00912CD9" w:rsidRPr="00476235" w:rsidRDefault="00912CD9" w:rsidP="00362B00">
            <w:pPr>
              <w:spacing w:after="0" w:line="240" w:lineRule="auto"/>
              <w:jc w:val="right"/>
              <w:rPr>
                <w:sz w:val="20"/>
                <w:szCs w:val="20"/>
              </w:rPr>
            </w:pPr>
            <w:r w:rsidRPr="00476235">
              <w:rPr>
                <w:sz w:val="20"/>
                <w:szCs w:val="20"/>
              </w:rPr>
              <w:t>15</w:t>
            </w:r>
          </w:p>
        </w:tc>
        <w:tc>
          <w:tcPr>
            <w:tcW w:w="1148" w:type="pct"/>
            <w:vAlign w:val="center"/>
          </w:tcPr>
          <w:p w14:paraId="2614CE32" w14:textId="4F881D92" w:rsidR="00912CD9" w:rsidRPr="00476235" w:rsidRDefault="00912CD9" w:rsidP="00912CD9">
            <w:pPr>
              <w:spacing w:after="0" w:line="240" w:lineRule="auto"/>
              <w:jc w:val="right"/>
              <w:rPr>
                <w:sz w:val="20"/>
                <w:szCs w:val="20"/>
              </w:rPr>
            </w:pPr>
            <w:r w:rsidRPr="00476235">
              <w:rPr>
                <w:sz w:val="20"/>
                <w:szCs w:val="20"/>
              </w:rPr>
              <w:t>Number of Stories</w:t>
            </w:r>
          </w:p>
        </w:tc>
        <w:tc>
          <w:tcPr>
            <w:tcW w:w="1085" w:type="pct"/>
            <w:tcMar>
              <w:left w:w="144" w:type="dxa"/>
            </w:tcMar>
          </w:tcPr>
          <w:p w14:paraId="2614CE33" w14:textId="77777777" w:rsidR="00912CD9" w:rsidRPr="00476235" w:rsidRDefault="00912CD9" w:rsidP="00362B00">
            <w:pPr>
              <w:spacing w:after="0" w:line="240" w:lineRule="auto"/>
              <w:rPr>
                <w:sz w:val="20"/>
                <w:szCs w:val="20"/>
                <w:vertAlign w:val="superscript"/>
              </w:rPr>
            </w:pPr>
          </w:p>
        </w:tc>
      </w:tr>
      <w:tr w:rsidR="00912CD9" w:rsidRPr="00476235" w14:paraId="2614CE3B" w14:textId="77777777" w:rsidTr="282242B2">
        <w:trPr>
          <w:trHeight w:val="259"/>
          <w:jc w:val="right"/>
        </w:trPr>
        <w:tc>
          <w:tcPr>
            <w:tcW w:w="162" w:type="pct"/>
            <w:vAlign w:val="center"/>
          </w:tcPr>
          <w:p w14:paraId="2614CE35" w14:textId="77777777" w:rsidR="00912CD9" w:rsidRPr="00476235" w:rsidRDefault="00912CD9" w:rsidP="001E2C74">
            <w:pPr>
              <w:spacing w:after="0" w:line="240" w:lineRule="auto"/>
              <w:jc w:val="center"/>
              <w:rPr>
                <w:sz w:val="20"/>
                <w:szCs w:val="20"/>
              </w:rPr>
            </w:pPr>
            <w:r w:rsidRPr="00476235">
              <w:rPr>
                <w:sz w:val="20"/>
                <w:szCs w:val="20"/>
              </w:rPr>
              <w:t>16</w:t>
            </w:r>
          </w:p>
        </w:tc>
        <w:tc>
          <w:tcPr>
            <w:tcW w:w="1231" w:type="pct"/>
            <w:tcMar>
              <w:right w:w="144" w:type="dxa"/>
            </w:tcMar>
          </w:tcPr>
          <w:p w14:paraId="2614CE36" w14:textId="337E8014" w:rsidR="00912CD9" w:rsidRPr="00476235" w:rsidRDefault="00912CD9" w:rsidP="00362B00">
            <w:pPr>
              <w:spacing w:after="0" w:line="240" w:lineRule="auto"/>
              <w:jc w:val="right"/>
              <w:rPr>
                <w:sz w:val="20"/>
                <w:szCs w:val="20"/>
              </w:rPr>
            </w:pPr>
            <w:r w:rsidRPr="00476235">
              <w:rPr>
                <w:sz w:val="20"/>
                <w:szCs w:val="20"/>
              </w:rPr>
              <w:t>Existing Conditioned Floor Area (ft</w:t>
            </w:r>
            <w:r w:rsidRPr="00476235">
              <w:rPr>
                <w:sz w:val="20"/>
                <w:szCs w:val="20"/>
                <w:vertAlign w:val="superscript"/>
              </w:rPr>
              <w:t>2</w:t>
            </w:r>
            <w:r w:rsidRPr="00476235">
              <w:rPr>
                <w:sz w:val="20"/>
                <w:szCs w:val="20"/>
              </w:rPr>
              <w:t>)</w:t>
            </w:r>
          </w:p>
        </w:tc>
        <w:tc>
          <w:tcPr>
            <w:tcW w:w="1198" w:type="pct"/>
            <w:tcMar>
              <w:left w:w="144" w:type="dxa"/>
            </w:tcMar>
          </w:tcPr>
          <w:p w14:paraId="2614CE37"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38" w14:textId="17045E34" w:rsidR="00912CD9" w:rsidRPr="00476235" w:rsidRDefault="00912CD9" w:rsidP="00362B00">
            <w:pPr>
              <w:spacing w:after="0" w:line="240" w:lineRule="auto"/>
              <w:jc w:val="right"/>
              <w:rPr>
                <w:sz w:val="20"/>
                <w:szCs w:val="20"/>
              </w:rPr>
            </w:pPr>
            <w:r w:rsidRPr="00476235">
              <w:rPr>
                <w:sz w:val="20"/>
                <w:szCs w:val="20"/>
              </w:rPr>
              <w:t>17</w:t>
            </w:r>
          </w:p>
        </w:tc>
        <w:tc>
          <w:tcPr>
            <w:tcW w:w="1148" w:type="pct"/>
          </w:tcPr>
          <w:p w14:paraId="2614CE39" w14:textId="44665EEA" w:rsidR="00912CD9" w:rsidRPr="00476235" w:rsidRDefault="00912CD9" w:rsidP="00912CD9">
            <w:pPr>
              <w:spacing w:after="0" w:line="240" w:lineRule="auto"/>
              <w:jc w:val="right"/>
              <w:rPr>
                <w:sz w:val="20"/>
                <w:szCs w:val="20"/>
              </w:rPr>
            </w:pPr>
            <w:r w:rsidRPr="00476235">
              <w:rPr>
                <w:sz w:val="20"/>
                <w:szCs w:val="20"/>
              </w:rPr>
              <w:t>Fenestration Average U-factor</w:t>
            </w:r>
          </w:p>
        </w:tc>
        <w:tc>
          <w:tcPr>
            <w:tcW w:w="1085" w:type="pct"/>
            <w:tcMar>
              <w:left w:w="144" w:type="dxa"/>
            </w:tcMar>
          </w:tcPr>
          <w:p w14:paraId="2614CE3A" w14:textId="77777777" w:rsidR="00912CD9" w:rsidRPr="00476235" w:rsidRDefault="00912CD9" w:rsidP="00362B00">
            <w:pPr>
              <w:spacing w:after="0" w:line="240" w:lineRule="auto"/>
              <w:rPr>
                <w:sz w:val="20"/>
                <w:szCs w:val="20"/>
              </w:rPr>
            </w:pPr>
          </w:p>
        </w:tc>
      </w:tr>
      <w:tr w:rsidR="00912CD9" w:rsidRPr="00476235" w14:paraId="2614CE42" w14:textId="77777777" w:rsidTr="282242B2">
        <w:trPr>
          <w:trHeight w:val="259"/>
          <w:jc w:val="right"/>
        </w:trPr>
        <w:tc>
          <w:tcPr>
            <w:tcW w:w="162" w:type="pct"/>
            <w:vAlign w:val="center"/>
          </w:tcPr>
          <w:p w14:paraId="2614CE3C" w14:textId="77777777" w:rsidR="00912CD9" w:rsidRPr="00476235" w:rsidRDefault="00912CD9" w:rsidP="001E2C74">
            <w:pPr>
              <w:spacing w:after="0" w:line="240" w:lineRule="auto"/>
              <w:jc w:val="center"/>
              <w:rPr>
                <w:sz w:val="20"/>
                <w:szCs w:val="20"/>
              </w:rPr>
            </w:pPr>
            <w:r w:rsidRPr="00476235">
              <w:rPr>
                <w:sz w:val="20"/>
                <w:szCs w:val="20"/>
              </w:rPr>
              <w:t>18</w:t>
            </w:r>
          </w:p>
        </w:tc>
        <w:tc>
          <w:tcPr>
            <w:tcW w:w="1231" w:type="pct"/>
            <w:tcMar>
              <w:right w:w="144" w:type="dxa"/>
            </w:tcMar>
          </w:tcPr>
          <w:p w14:paraId="2614CE3D" w14:textId="04560CA5" w:rsidR="00912CD9" w:rsidRPr="00476235" w:rsidRDefault="00912CD9" w:rsidP="00362B00">
            <w:pPr>
              <w:spacing w:after="0" w:line="240" w:lineRule="auto"/>
              <w:jc w:val="right"/>
              <w:rPr>
                <w:sz w:val="20"/>
                <w:szCs w:val="20"/>
              </w:rPr>
            </w:pPr>
            <w:r w:rsidRPr="00476235">
              <w:rPr>
                <w:sz w:val="20"/>
                <w:szCs w:val="20"/>
              </w:rPr>
              <w:t>Total Conditioned Floor Area (ft</w:t>
            </w:r>
            <w:r w:rsidRPr="00476235">
              <w:rPr>
                <w:sz w:val="20"/>
                <w:szCs w:val="20"/>
                <w:vertAlign w:val="superscript"/>
              </w:rPr>
              <w:t>2</w:t>
            </w:r>
            <w:r w:rsidRPr="00476235">
              <w:rPr>
                <w:sz w:val="20"/>
                <w:szCs w:val="20"/>
              </w:rPr>
              <w:t>)</w:t>
            </w:r>
          </w:p>
        </w:tc>
        <w:tc>
          <w:tcPr>
            <w:tcW w:w="1198" w:type="pct"/>
            <w:tcMar>
              <w:left w:w="144" w:type="dxa"/>
            </w:tcMar>
          </w:tcPr>
          <w:p w14:paraId="2614CE3E"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3F" w14:textId="742FB662" w:rsidR="00912CD9" w:rsidRPr="00476235" w:rsidRDefault="00912CD9" w:rsidP="00362B00">
            <w:pPr>
              <w:spacing w:after="0" w:line="240" w:lineRule="auto"/>
              <w:jc w:val="right"/>
              <w:rPr>
                <w:sz w:val="20"/>
                <w:szCs w:val="20"/>
              </w:rPr>
            </w:pPr>
            <w:r w:rsidRPr="00476235">
              <w:rPr>
                <w:sz w:val="20"/>
                <w:szCs w:val="20"/>
              </w:rPr>
              <w:t>19</w:t>
            </w:r>
          </w:p>
        </w:tc>
        <w:tc>
          <w:tcPr>
            <w:tcW w:w="1148" w:type="pct"/>
          </w:tcPr>
          <w:p w14:paraId="2614CE40" w14:textId="6574C064" w:rsidR="00912CD9" w:rsidRPr="00476235" w:rsidRDefault="00912CD9" w:rsidP="00912CD9">
            <w:pPr>
              <w:spacing w:after="0" w:line="240" w:lineRule="auto"/>
              <w:jc w:val="right"/>
              <w:rPr>
                <w:sz w:val="20"/>
                <w:szCs w:val="20"/>
              </w:rPr>
            </w:pPr>
            <w:r w:rsidRPr="00476235">
              <w:rPr>
                <w:sz w:val="20"/>
                <w:szCs w:val="20"/>
              </w:rPr>
              <w:t>Glazing Percentage (%)</w:t>
            </w:r>
          </w:p>
        </w:tc>
        <w:tc>
          <w:tcPr>
            <w:tcW w:w="1085" w:type="pct"/>
            <w:tcMar>
              <w:left w:w="144" w:type="dxa"/>
            </w:tcMar>
          </w:tcPr>
          <w:p w14:paraId="2614CE41" w14:textId="77777777" w:rsidR="00912CD9" w:rsidRPr="00476235" w:rsidRDefault="00912CD9" w:rsidP="00362B00">
            <w:pPr>
              <w:spacing w:after="0" w:line="240" w:lineRule="auto"/>
              <w:rPr>
                <w:sz w:val="20"/>
                <w:szCs w:val="20"/>
              </w:rPr>
            </w:pPr>
          </w:p>
        </w:tc>
      </w:tr>
    </w:tbl>
    <w:p w14:paraId="5227670F" w14:textId="7976BC0B" w:rsidR="00171027" w:rsidRPr="00476235" w:rsidRDefault="00171027" w:rsidP="00362B00">
      <w:pPr>
        <w:spacing w:after="0" w:line="240" w:lineRule="auto"/>
        <w:rPr>
          <w:b/>
        </w:rPr>
      </w:pPr>
    </w:p>
    <w:tbl>
      <w:tblPr>
        <w:tblStyle w:val="TableGrid"/>
        <w:tblW w:w="0" w:type="auto"/>
        <w:tblLook w:val="04A0" w:firstRow="1" w:lastRow="0" w:firstColumn="1" w:lastColumn="0" w:noHBand="0" w:noVBand="1"/>
      </w:tblPr>
      <w:tblGrid>
        <w:gridCol w:w="468"/>
        <w:gridCol w:w="4230"/>
        <w:gridCol w:w="9918"/>
      </w:tblGrid>
      <w:tr w:rsidR="004C40AF" w:rsidRPr="00476235" w14:paraId="5038F99E" w14:textId="77777777" w:rsidTr="009C62A6">
        <w:tc>
          <w:tcPr>
            <w:tcW w:w="14616" w:type="dxa"/>
            <w:gridSpan w:val="3"/>
          </w:tcPr>
          <w:p w14:paraId="749D43A5" w14:textId="14045AD6" w:rsidR="004C40AF" w:rsidRPr="00476235" w:rsidRDefault="004C40AF" w:rsidP="00362B00">
            <w:pPr>
              <w:spacing w:after="0" w:line="240" w:lineRule="auto"/>
              <w:rPr>
                <w:b/>
              </w:rPr>
            </w:pPr>
            <w:r w:rsidRPr="00476235">
              <w:rPr>
                <w:b/>
              </w:rPr>
              <w:t>B</w:t>
            </w:r>
            <w:r w:rsidR="006513E7" w:rsidRPr="00476235">
              <w:rPr>
                <w:b/>
              </w:rPr>
              <w:t>1</w:t>
            </w:r>
            <w:r w:rsidRPr="00476235">
              <w:rPr>
                <w:b/>
              </w:rPr>
              <w:t>. Building Envelope Leakage</w:t>
            </w:r>
          </w:p>
        </w:tc>
      </w:tr>
      <w:tr w:rsidR="004C40AF" w:rsidRPr="00476235" w14:paraId="25F5573F" w14:textId="77777777" w:rsidTr="00864C42">
        <w:tc>
          <w:tcPr>
            <w:tcW w:w="468" w:type="dxa"/>
          </w:tcPr>
          <w:p w14:paraId="34CCF2CC" w14:textId="00E03FA4" w:rsidR="004C40AF" w:rsidRPr="00476235" w:rsidRDefault="004C40AF" w:rsidP="00362B00">
            <w:pPr>
              <w:spacing w:after="0" w:line="240" w:lineRule="auto"/>
              <w:rPr>
                <w:bCs/>
              </w:rPr>
            </w:pPr>
            <w:r w:rsidRPr="00476235">
              <w:rPr>
                <w:bCs/>
              </w:rPr>
              <w:t>01</w:t>
            </w:r>
          </w:p>
        </w:tc>
        <w:tc>
          <w:tcPr>
            <w:tcW w:w="4230" w:type="dxa"/>
          </w:tcPr>
          <w:p w14:paraId="358B5221" w14:textId="657445D7" w:rsidR="004C40AF" w:rsidRPr="00476235" w:rsidRDefault="009F05EF" w:rsidP="00362B00">
            <w:pPr>
              <w:spacing w:after="0" w:line="240" w:lineRule="auto"/>
              <w:rPr>
                <w:bCs/>
              </w:rPr>
            </w:pPr>
            <w:r w:rsidRPr="00476235">
              <w:rPr>
                <w:bCs/>
              </w:rPr>
              <w:t>Date of Diagnostic Test for this Dwelling</w:t>
            </w:r>
          </w:p>
        </w:tc>
        <w:tc>
          <w:tcPr>
            <w:tcW w:w="9918" w:type="dxa"/>
          </w:tcPr>
          <w:p w14:paraId="3CDA838C" w14:textId="2BB04B19" w:rsidR="004C40AF" w:rsidRPr="00476235" w:rsidRDefault="004C40AF" w:rsidP="00362B00">
            <w:pPr>
              <w:spacing w:after="0" w:line="240" w:lineRule="auto"/>
              <w:rPr>
                <w:bCs/>
              </w:rPr>
            </w:pPr>
          </w:p>
        </w:tc>
      </w:tr>
      <w:tr w:rsidR="004C40AF" w:rsidRPr="00476235" w14:paraId="62609519" w14:textId="77777777" w:rsidTr="00864C42">
        <w:tc>
          <w:tcPr>
            <w:tcW w:w="468" w:type="dxa"/>
          </w:tcPr>
          <w:p w14:paraId="5020C701" w14:textId="491347D4" w:rsidR="004C40AF" w:rsidRPr="00476235" w:rsidRDefault="004C40AF" w:rsidP="00362B00">
            <w:pPr>
              <w:spacing w:after="0" w:line="240" w:lineRule="auto"/>
              <w:rPr>
                <w:bCs/>
              </w:rPr>
            </w:pPr>
            <w:r w:rsidRPr="00476235">
              <w:rPr>
                <w:bCs/>
              </w:rPr>
              <w:t>02</w:t>
            </w:r>
          </w:p>
        </w:tc>
        <w:tc>
          <w:tcPr>
            <w:tcW w:w="4230" w:type="dxa"/>
          </w:tcPr>
          <w:p w14:paraId="147F5745" w14:textId="05F4F8D4" w:rsidR="004C40AF" w:rsidRPr="00476235" w:rsidRDefault="009F05EF" w:rsidP="00362B00">
            <w:pPr>
              <w:spacing w:after="0" w:line="240" w:lineRule="auto"/>
              <w:rPr>
                <w:bCs/>
              </w:rPr>
            </w:pPr>
            <w:r w:rsidRPr="00476235">
              <w:rPr>
                <w:bCs/>
              </w:rPr>
              <w:t xml:space="preserve">Test Procedure Used </w:t>
            </w:r>
          </w:p>
        </w:tc>
        <w:tc>
          <w:tcPr>
            <w:tcW w:w="9918" w:type="dxa"/>
          </w:tcPr>
          <w:p w14:paraId="7443A6BD" w14:textId="217293C8" w:rsidR="00EB7DA6" w:rsidRPr="00476235" w:rsidRDefault="00EB7DA6" w:rsidP="00362B00">
            <w:pPr>
              <w:spacing w:after="0" w:line="240" w:lineRule="auto"/>
              <w:rPr>
                <w:bCs/>
              </w:rPr>
            </w:pPr>
          </w:p>
        </w:tc>
      </w:tr>
      <w:tr w:rsidR="00DD72CA" w:rsidRPr="00476235" w14:paraId="0A05199A" w14:textId="77777777" w:rsidTr="00864C42">
        <w:tc>
          <w:tcPr>
            <w:tcW w:w="468" w:type="dxa"/>
          </w:tcPr>
          <w:p w14:paraId="2E44C46A" w14:textId="1FEA6F9D" w:rsidR="00DD72CA" w:rsidRPr="00476235" w:rsidRDefault="00DD72CA" w:rsidP="00DD72CA">
            <w:pPr>
              <w:spacing w:after="0" w:line="240" w:lineRule="auto"/>
              <w:rPr>
                <w:bCs/>
              </w:rPr>
            </w:pPr>
            <w:r w:rsidRPr="00476235">
              <w:rPr>
                <w:bCs/>
              </w:rPr>
              <w:t>03</w:t>
            </w:r>
          </w:p>
        </w:tc>
        <w:tc>
          <w:tcPr>
            <w:tcW w:w="4230" w:type="dxa"/>
          </w:tcPr>
          <w:p w14:paraId="1F2FD24E" w14:textId="0260E385" w:rsidR="00DD72CA" w:rsidRPr="00476235" w:rsidRDefault="00DD72CA" w:rsidP="00DD72CA">
            <w:pPr>
              <w:spacing w:after="0" w:line="240" w:lineRule="auto"/>
              <w:rPr>
                <w:bCs/>
              </w:rPr>
            </w:pPr>
            <w:r w:rsidRPr="00476235">
              <w:rPr>
                <w:bCs/>
              </w:rPr>
              <w:t>Manometer Make</w:t>
            </w:r>
          </w:p>
        </w:tc>
        <w:tc>
          <w:tcPr>
            <w:tcW w:w="9918" w:type="dxa"/>
          </w:tcPr>
          <w:p w14:paraId="08A3ABDE" w14:textId="1E462A90" w:rsidR="00DD72CA" w:rsidRPr="00476235" w:rsidRDefault="00DD72CA" w:rsidP="00DD72CA">
            <w:pPr>
              <w:spacing w:after="0" w:line="240" w:lineRule="auto"/>
              <w:rPr>
                <w:bCs/>
              </w:rPr>
            </w:pPr>
          </w:p>
        </w:tc>
      </w:tr>
      <w:tr w:rsidR="00DD72CA" w:rsidRPr="00476235" w14:paraId="67BB8AB0" w14:textId="77777777" w:rsidTr="00864C42">
        <w:tc>
          <w:tcPr>
            <w:tcW w:w="468" w:type="dxa"/>
          </w:tcPr>
          <w:p w14:paraId="25E13613" w14:textId="51A0650A" w:rsidR="00DD72CA" w:rsidRPr="00476235" w:rsidRDefault="00DD72CA" w:rsidP="00DD72CA">
            <w:pPr>
              <w:spacing w:after="0" w:line="240" w:lineRule="auto"/>
              <w:rPr>
                <w:bCs/>
              </w:rPr>
            </w:pPr>
            <w:r w:rsidRPr="00476235">
              <w:rPr>
                <w:bCs/>
              </w:rPr>
              <w:t>04</w:t>
            </w:r>
          </w:p>
        </w:tc>
        <w:tc>
          <w:tcPr>
            <w:tcW w:w="4230" w:type="dxa"/>
          </w:tcPr>
          <w:p w14:paraId="4BE44AD2" w14:textId="5A051558" w:rsidR="00DD72CA" w:rsidRPr="00476235" w:rsidRDefault="00DD72CA" w:rsidP="00DD72CA">
            <w:pPr>
              <w:spacing w:after="0" w:line="240" w:lineRule="auto"/>
              <w:rPr>
                <w:bCs/>
              </w:rPr>
            </w:pPr>
            <w:r w:rsidRPr="00476235">
              <w:rPr>
                <w:bCs/>
              </w:rPr>
              <w:t>Manometer Model</w:t>
            </w:r>
          </w:p>
        </w:tc>
        <w:tc>
          <w:tcPr>
            <w:tcW w:w="9918" w:type="dxa"/>
          </w:tcPr>
          <w:p w14:paraId="101744EA" w14:textId="6C8336F8" w:rsidR="00DD72CA" w:rsidRPr="00476235" w:rsidRDefault="00DD72CA" w:rsidP="00DD72CA">
            <w:pPr>
              <w:spacing w:after="0" w:line="240" w:lineRule="auto"/>
              <w:rPr>
                <w:bCs/>
              </w:rPr>
            </w:pPr>
          </w:p>
        </w:tc>
      </w:tr>
      <w:tr w:rsidR="00DD72CA" w:rsidRPr="00476235" w14:paraId="60E6A00D" w14:textId="77777777" w:rsidTr="00864C42">
        <w:tc>
          <w:tcPr>
            <w:tcW w:w="468" w:type="dxa"/>
          </w:tcPr>
          <w:p w14:paraId="2FE7E8BF" w14:textId="33E88739" w:rsidR="00DD72CA" w:rsidRPr="00476235" w:rsidRDefault="00DD72CA" w:rsidP="00DD72CA">
            <w:pPr>
              <w:spacing w:after="0" w:line="240" w:lineRule="auto"/>
              <w:rPr>
                <w:bCs/>
              </w:rPr>
            </w:pPr>
            <w:r w:rsidRPr="00476235">
              <w:rPr>
                <w:bCs/>
              </w:rPr>
              <w:t>05</w:t>
            </w:r>
          </w:p>
        </w:tc>
        <w:tc>
          <w:tcPr>
            <w:tcW w:w="4230" w:type="dxa"/>
          </w:tcPr>
          <w:p w14:paraId="6ED8A56D" w14:textId="1010BB5F" w:rsidR="00DD72CA" w:rsidRPr="00476235" w:rsidRDefault="00DD72CA" w:rsidP="00DD72CA">
            <w:pPr>
              <w:spacing w:after="0" w:line="240" w:lineRule="auto"/>
              <w:rPr>
                <w:bCs/>
              </w:rPr>
            </w:pPr>
            <w:r w:rsidRPr="00476235">
              <w:rPr>
                <w:bCs/>
              </w:rPr>
              <w:t>Manometer Serial Number</w:t>
            </w:r>
          </w:p>
        </w:tc>
        <w:tc>
          <w:tcPr>
            <w:tcW w:w="9918" w:type="dxa"/>
          </w:tcPr>
          <w:p w14:paraId="084F2FBA" w14:textId="4E8037AE" w:rsidR="00DD72CA" w:rsidRPr="00476235" w:rsidRDefault="00DD72CA" w:rsidP="00DD72CA">
            <w:pPr>
              <w:spacing w:after="0" w:line="240" w:lineRule="auto"/>
              <w:rPr>
                <w:bCs/>
              </w:rPr>
            </w:pPr>
          </w:p>
        </w:tc>
      </w:tr>
      <w:tr w:rsidR="00DD72CA" w:rsidRPr="00476235" w14:paraId="11729E64" w14:textId="77777777" w:rsidTr="00864C42">
        <w:tc>
          <w:tcPr>
            <w:tcW w:w="468" w:type="dxa"/>
          </w:tcPr>
          <w:p w14:paraId="48F0A6AA" w14:textId="6EFD5270" w:rsidR="00DD72CA" w:rsidRPr="00476235" w:rsidRDefault="00DD72CA" w:rsidP="00DD72CA">
            <w:pPr>
              <w:spacing w:after="0" w:line="240" w:lineRule="auto"/>
              <w:rPr>
                <w:bCs/>
              </w:rPr>
            </w:pPr>
            <w:r w:rsidRPr="00476235">
              <w:rPr>
                <w:bCs/>
              </w:rPr>
              <w:t>06</w:t>
            </w:r>
          </w:p>
        </w:tc>
        <w:tc>
          <w:tcPr>
            <w:tcW w:w="4230" w:type="dxa"/>
          </w:tcPr>
          <w:p w14:paraId="533695AF" w14:textId="6CF0F34A" w:rsidR="00DD72CA" w:rsidRPr="00476235" w:rsidRDefault="00DD72CA" w:rsidP="00DD72CA">
            <w:pPr>
              <w:spacing w:after="0" w:line="240" w:lineRule="auto"/>
              <w:rPr>
                <w:bCs/>
              </w:rPr>
            </w:pPr>
            <w:r w:rsidRPr="00476235">
              <w:rPr>
                <w:bCs/>
              </w:rPr>
              <w:t>Manometer Calibration Date</w:t>
            </w:r>
          </w:p>
        </w:tc>
        <w:tc>
          <w:tcPr>
            <w:tcW w:w="9918" w:type="dxa"/>
          </w:tcPr>
          <w:p w14:paraId="701930D0" w14:textId="5C71CBA2" w:rsidR="00DD72CA" w:rsidRPr="00476235" w:rsidRDefault="00DD72CA" w:rsidP="00DD72CA">
            <w:pPr>
              <w:spacing w:after="0" w:line="240" w:lineRule="auto"/>
              <w:rPr>
                <w:bCs/>
              </w:rPr>
            </w:pPr>
          </w:p>
        </w:tc>
      </w:tr>
      <w:tr w:rsidR="00DD72CA" w:rsidRPr="00476235" w14:paraId="703F017A" w14:textId="77777777" w:rsidTr="00864C42">
        <w:tc>
          <w:tcPr>
            <w:tcW w:w="468" w:type="dxa"/>
          </w:tcPr>
          <w:p w14:paraId="03FD9B94" w14:textId="4D78E32A" w:rsidR="00DD72CA" w:rsidRPr="00476235" w:rsidRDefault="00DD72CA" w:rsidP="00DD72CA">
            <w:pPr>
              <w:spacing w:after="0" w:line="240" w:lineRule="auto"/>
              <w:rPr>
                <w:bCs/>
              </w:rPr>
            </w:pPr>
            <w:r w:rsidRPr="00476235">
              <w:rPr>
                <w:bCs/>
              </w:rPr>
              <w:t>07</w:t>
            </w:r>
          </w:p>
        </w:tc>
        <w:tc>
          <w:tcPr>
            <w:tcW w:w="4230" w:type="dxa"/>
          </w:tcPr>
          <w:p w14:paraId="33463B42" w14:textId="72B25E88" w:rsidR="00DD72CA" w:rsidRPr="00476235" w:rsidRDefault="00DD72CA" w:rsidP="00DD72CA">
            <w:pPr>
              <w:spacing w:after="0" w:line="240" w:lineRule="auto"/>
              <w:rPr>
                <w:bCs/>
              </w:rPr>
            </w:pPr>
            <w:r w:rsidRPr="00476235">
              <w:rPr>
                <w:bCs/>
              </w:rPr>
              <w:t>Manometer Calibration Status</w:t>
            </w:r>
          </w:p>
        </w:tc>
        <w:tc>
          <w:tcPr>
            <w:tcW w:w="9918" w:type="dxa"/>
          </w:tcPr>
          <w:p w14:paraId="285C1930" w14:textId="73C714AD" w:rsidR="00DD72CA" w:rsidRPr="00476235" w:rsidRDefault="00DD72CA" w:rsidP="00DD72CA">
            <w:pPr>
              <w:spacing w:after="0" w:line="240" w:lineRule="auto"/>
              <w:rPr>
                <w:bCs/>
              </w:rPr>
            </w:pPr>
          </w:p>
        </w:tc>
      </w:tr>
      <w:tr w:rsidR="000E04EA" w:rsidRPr="00476235" w14:paraId="54DE8C98" w14:textId="77777777" w:rsidTr="00864C42">
        <w:tc>
          <w:tcPr>
            <w:tcW w:w="468" w:type="dxa"/>
          </w:tcPr>
          <w:p w14:paraId="53E1D9D2" w14:textId="03AC7F9B" w:rsidR="000E04EA" w:rsidRPr="00476235" w:rsidRDefault="000E04EA" w:rsidP="00362B00">
            <w:pPr>
              <w:spacing w:after="0" w:line="240" w:lineRule="auto"/>
              <w:rPr>
                <w:bCs/>
              </w:rPr>
            </w:pPr>
            <w:r w:rsidRPr="00476235">
              <w:rPr>
                <w:bCs/>
              </w:rPr>
              <w:t>08</w:t>
            </w:r>
          </w:p>
        </w:tc>
        <w:tc>
          <w:tcPr>
            <w:tcW w:w="4230" w:type="dxa"/>
          </w:tcPr>
          <w:p w14:paraId="1A6E3FEF" w14:textId="54A5E398" w:rsidR="000E04EA" w:rsidRPr="00476235" w:rsidRDefault="00DD72CA" w:rsidP="00362B00">
            <w:pPr>
              <w:spacing w:after="0" w:line="240" w:lineRule="auto"/>
              <w:rPr>
                <w:bCs/>
              </w:rPr>
            </w:pPr>
            <w:r w:rsidRPr="00476235">
              <w:rPr>
                <w:bCs/>
              </w:rPr>
              <w:t>Test Methodology</w:t>
            </w:r>
          </w:p>
        </w:tc>
        <w:tc>
          <w:tcPr>
            <w:tcW w:w="9918" w:type="dxa"/>
          </w:tcPr>
          <w:p w14:paraId="129763DB" w14:textId="6308BE4C" w:rsidR="00D437B6" w:rsidRPr="00476235" w:rsidRDefault="00D437B6" w:rsidP="00362B00">
            <w:pPr>
              <w:spacing w:after="0" w:line="240" w:lineRule="auto"/>
              <w:rPr>
                <w:bCs/>
              </w:rPr>
            </w:pPr>
          </w:p>
        </w:tc>
      </w:tr>
      <w:tr w:rsidR="00A828B3" w:rsidRPr="00476235" w14:paraId="465562E1" w14:textId="77777777" w:rsidTr="00864C42">
        <w:tc>
          <w:tcPr>
            <w:tcW w:w="468" w:type="dxa"/>
          </w:tcPr>
          <w:p w14:paraId="6768EC8D" w14:textId="1B582FEA" w:rsidR="00A828B3" w:rsidRPr="00476235" w:rsidRDefault="00A828B3" w:rsidP="00362B00">
            <w:pPr>
              <w:spacing w:after="0" w:line="240" w:lineRule="auto"/>
              <w:rPr>
                <w:bCs/>
              </w:rPr>
            </w:pPr>
            <w:r w:rsidRPr="00476235">
              <w:rPr>
                <w:bCs/>
              </w:rPr>
              <w:t>09</w:t>
            </w:r>
          </w:p>
        </w:tc>
        <w:tc>
          <w:tcPr>
            <w:tcW w:w="4230" w:type="dxa"/>
          </w:tcPr>
          <w:p w14:paraId="3F47C05A" w14:textId="7A9299E1" w:rsidR="00A828B3" w:rsidRPr="00476235" w:rsidRDefault="00A828B3" w:rsidP="00362B00">
            <w:pPr>
              <w:spacing w:after="0" w:line="240" w:lineRule="auto"/>
              <w:rPr>
                <w:bCs/>
              </w:rPr>
            </w:pPr>
            <w:r w:rsidRPr="00476235">
              <w:rPr>
                <w:bCs/>
              </w:rPr>
              <w:t xml:space="preserve">Target </w:t>
            </w:r>
            <w:r w:rsidR="001E0BD0" w:rsidRPr="00476235">
              <w:rPr>
                <w:bCs/>
              </w:rPr>
              <w:t>Enclosure Air Leakage from CF1R (</w:t>
            </w:r>
            <w:r w:rsidR="00A14755" w:rsidRPr="00476235">
              <w:rPr>
                <w:bCs/>
              </w:rPr>
              <w:t>ACH</w:t>
            </w:r>
            <w:r w:rsidR="001E0BD0" w:rsidRPr="00476235">
              <w:rPr>
                <w:bCs/>
              </w:rPr>
              <w:t>50)</w:t>
            </w:r>
          </w:p>
        </w:tc>
        <w:tc>
          <w:tcPr>
            <w:tcW w:w="9918" w:type="dxa"/>
          </w:tcPr>
          <w:p w14:paraId="3EAB2273" w14:textId="593FAF22" w:rsidR="00A828B3" w:rsidRPr="00476235" w:rsidRDefault="00A828B3" w:rsidP="00362B00">
            <w:pPr>
              <w:spacing w:after="0" w:line="240" w:lineRule="auto"/>
              <w:rPr>
                <w:bCs/>
              </w:rPr>
            </w:pPr>
          </w:p>
        </w:tc>
      </w:tr>
      <w:tr w:rsidR="000E04EA" w:rsidRPr="00476235" w14:paraId="3B3C278E" w14:textId="77777777" w:rsidTr="00864C42">
        <w:tc>
          <w:tcPr>
            <w:tcW w:w="468" w:type="dxa"/>
          </w:tcPr>
          <w:p w14:paraId="471674F6" w14:textId="67FDB63C" w:rsidR="000E04EA" w:rsidRPr="00476235" w:rsidRDefault="000E04EA" w:rsidP="00362B00">
            <w:pPr>
              <w:spacing w:after="0" w:line="240" w:lineRule="auto"/>
              <w:rPr>
                <w:bCs/>
              </w:rPr>
            </w:pPr>
            <w:r w:rsidRPr="00476235">
              <w:rPr>
                <w:bCs/>
              </w:rPr>
              <w:t>09</w:t>
            </w:r>
          </w:p>
        </w:tc>
        <w:tc>
          <w:tcPr>
            <w:tcW w:w="4230" w:type="dxa"/>
          </w:tcPr>
          <w:p w14:paraId="4391E2B3" w14:textId="0467792B" w:rsidR="000E04EA" w:rsidRPr="00476235" w:rsidRDefault="001E0BD0" w:rsidP="00362B00">
            <w:pPr>
              <w:spacing w:after="0" w:line="240" w:lineRule="auto"/>
              <w:rPr>
                <w:bCs/>
              </w:rPr>
            </w:pPr>
            <w:r w:rsidRPr="00476235">
              <w:rPr>
                <w:bCs/>
              </w:rPr>
              <w:t xml:space="preserve">Tested </w:t>
            </w:r>
            <w:r w:rsidR="00747C51" w:rsidRPr="00476235">
              <w:rPr>
                <w:bCs/>
              </w:rPr>
              <w:t xml:space="preserve">Pre-Retrofit </w:t>
            </w:r>
            <w:r w:rsidRPr="00476235">
              <w:rPr>
                <w:bCs/>
              </w:rPr>
              <w:t>CFM</w:t>
            </w:r>
            <w:r w:rsidR="00747C51" w:rsidRPr="00476235">
              <w:rPr>
                <w:bCs/>
              </w:rPr>
              <w:t>50</w:t>
            </w:r>
          </w:p>
        </w:tc>
        <w:tc>
          <w:tcPr>
            <w:tcW w:w="9918" w:type="dxa"/>
          </w:tcPr>
          <w:p w14:paraId="4EB2C4FE" w14:textId="563D274D" w:rsidR="000E04EA" w:rsidRPr="00476235" w:rsidRDefault="000E04EA" w:rsidP="00362B00">
            <w:pPr>
              <w:spacing w:after="0" w:line="240" w:lineRule="auto"/>
              <w:rPr>
                <w:bCs/>
              </w:rPr>
            </w:pPr>
          </w:p>
        </w:tc>
      </w:tr>
      <w:tr w:rsidR="000E04EA" w:rsidRPr="00476235" w14:paraId="198CFD69" w14:textId="77777777" w:rsidTr="00864C42">
        <w:tc>
          <w:tcPr>
            <w:tcW w:w="468" w:type="dxa"/>
          </w:tcPr>
          <w:p w14:paraId="3D29CF40" w14:textId="7F3FF605" w:rsidR="000E04EA" w:rsidRPr="00476235" w:rsidRDefault="000E04EA" w:rsidP="00362B00">
            <w:pPr>
              <w:spacing w:after="0" w:line="240" w:lineRule="auto"/>
              <w:rPr>
                <w:bCs/>
              </w:rPr>
            </w:pPr>
            <w:r w:rsidRPr="00476235">
              <w:rPr>
                <w:bCs/>
              </w:rPr>
              <w:t>10</w:t>
            </w:r>
          </w:p>
        </w:tc>
        <w:tc>
          <w:tcPr>
            <w:tcW w:w="4230" w:type="dxa"/>
          </w:tcPr>
          <w:p w14:paraId="080092A2" w14:textId="34CAAD32" w:rsidR="000E04EA" w:rsidRPr="00476235" w:rsidRDefault="001E0BD0" w:rsidP="00362B00">
            <w:pPr>
              <w:spacing w:after="0" w:line="240" w:lineRule="auto"/>
              <w:rPr>
                <w:bCs/>
              </w:rPr>
            </w:pPr>
            <w:r w:rsidRPr="00476235">
              <w:rPr>
                <w:bCs/>
              </w:rPr>
              <w:t xml:space="preserve">Tested </w:t>
            </w:r>
            <w:r w:rsidR="00747C51" w:rsidRPr="00476235">
              <w:rPr>
                <w:bCs/>
              </w:rPr>
              <w:t xml:space="preserve">Pre-Retrofit </w:t>
            </w:r>
            <w:r w:rsidRPr="00476235">
              <w:rPr>
                <w:bCs/>
              </w:rPr>
              <w:t>ACH</w:t>
            </w:r>
            <w:r w:rsidR="00747C51" w:rsidRPr="00476235">
              <w:rPr>
                <w:bCs/>
              </w:rPr>
              <w:t>50</w:t>
            </w:r>
          </w:p>
        </w:tc>
        <w:tc>
          <w:tcPr>
            <w:tcW w:w="9918" w:type="dxa"/>
          </w:tcPr>
          <w:p w14:paraId="1906162A" w14:textId="55C45C1B" w:rsidR="000E04EA" w:rsidRPr="00476235" w:rsidRDefault="000E04EA" w:rsidP="00362B00">
            <w:pPr>
              <w:spacing w:after="0" w:line="240" w:lineRule="auto"/>
              <w:rPr>
                <w:bCs/>
              </w:rPr>
            </w:pPr>
          </w:p>
        </w:tc>
      </w:tr>
      <w:tr w:rsidR="00A30645" w:rsidRPr="00476235" w14:paraId="7862FEA4" w14:textId="77777777" w:rsidTr="00864C42">
        <w:tc>
          <w:tcPr>
            <w:tcW w:w="468" w:type="dxa"/>
          </w:tcPr>
          <w:p w14:paraId="06399B74" w14:textId="5FAE581E" w:rsidR="00A30645" w:rsidRPr="00476235" w:rsidRDefault="00A30645" w:rsidP="00362B00">
            <w:pPr>
              <w:spacing w:after="0" w:line="240" w:lineRule="auto"/>
              <w:rPr>
                <w:bCs/>
              </w:rPr>
            </w:pPr>
            <w:r w:rsidRPr="00476235">
              <w:rPr>
                <w:bCs/>
              </w:rPr>
              <w:t>11</w:t>
            </w:r>
          </w:p>
        </w:tc>
        <w:tc>
          <w:tcPr>
            <w:tcW w:w="4230" w:type="dxa"/>
          </w:tcPr>
          <w:p w14:paraId="6B0D637D" w14:textId="56FE163A" w:rsidR="00A30645" w:rsidRPr="00476235" w:rsidRDefault="00A30645" w:rsidP="00362B00">
            <w:pPr>
              <w:spacing w:after="0" w:line="240" w:lineRule="auto"/>
              <w:rPr>
                <w:bCs/>
              </w:rPr>
            </w:pPr>
            <w:r w:rsidRPr="00476235">
              <w:rPr>
                <w:bCs/>
              </w:rPr>
              <w:t>Verification</w:t>
            </w:r>
          </w:p>
        </w:tc>
        <w:tc>
          <w:tcPr>
            <w:tcW w:w="9918" w:type="dxa"/>
          </w:tcPr>
          <w:p w14:paraId="7BAEB502" w14:textId="77777777" w:rsidR="00A30645" w:rsidRPr="00476235" w:rsidRDefault="00A30645" w:rsidP="00864C42">
            <w:pPr>
              <w:keepNext/>
              <w:tabs>
                <w:tab w:val="left" w:pos="356"/>
              </w:tabs>
              <w:spacing w:after="0" w:line="240" w:lineRule="auto"/>
              <w:rPr>
                <w:sz w:val="18"/>
                <w:szCs w:val="18"/>
              </w:rPr>
            </w:pPr>
          </w:p>
        </w:tc>
      </w:tr>
      <w:tr w:rsidR="009F41E9" w:rsidRPr="00476235" w14:paraId="23D956ED" w14:textId="77777777" w:rsidTr="00864C42">
        <w:tc>
          <w:tcPr>
            <w:tcW w:w="468" w:type="dxa"/>
          </w:tcPr>
          <w:p w14:paraId="3D875AB6" w14:textId="610248D0" w:rsidR="009F41E9" w:rsidRPr="00476235" w:rsidRDefault="000E04EA" w:rsidP="00362B00">
            <w:pPr>
              <w:spacing w:after="0" w:line="240" w:lineRule="auto"/>
              <w:rPr>
                <w:bCs/>
              </w:rPr>
            </w:pPr>
            <w:r w:rsidRPr="00476235">
              <w:rPr>
                <w:bCs/>
              </w:rPr>
              <w:lastRenderedPageBreak/>
              <w:t>1</w:t>
            </w:r>
            <w:r w:rsidR="00A30645" w:rsidRPr="00476235">
              <w:rPr>
                <w:bCs/>
              </w:rPr>
              <w:t>2</w:t>
            </w:r>
          </w:p>
        </w:tc>
        <w:tc>
          <w:tcPr>
            <w:tcW w:w="4230" w:type="dxa"/>
          </w:tcPr>
          <w:p w14:paraId="0CAFD7CE" w14:textId="73D1196A" w:rsidR="009F41E9" w:rsidRPr="00476235" w:rsidRDefault="00B86533" w:rsidP="00362B00">
            <w:pPr>
              <w:spacing w:after="0" w:line="240" w:lineRule="auto"/>
              <w:rPr>
                <w:bCs/>
              </w:rPr>
            </w:pPr>
            <w:r w:rsidRPr="00476235">
              <w:rPr>
                <w:bCs/>
              </w:rPr>
              <w:t>Verification Status</w:t>
            </w:r>
          </w:p>
        </w:tc>
        <w:tc>
          <w:tcPr>
            <w:tcW w:w="9918" w:type="dxa"/>
          </w:tcPr>
          <w:p w14:paraId="30BE7A3A" w14:textId="77777777" w:rsidR="00C562E1" w:rsidRPr="00476235" w:rsidRDefault="00C562E1" w:rsidP="00C562E1">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50F6B70D" w14:textId="35AC5ED2" w:rsidR="009F41E9" w:rsidRPr="00476235" w:rsidRDefault="00C562E1" w:rsidP="00864C42">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C562E1" w:rsidRPr="00476235" w14:paraId="21AB3056" w14:textId="77777777" w:rsidTr="003C21A5">
        <w:tc>
          <w:tcPr>
            <w:tcW w:w="468" w:type="dxa"/>
          </w:tcPr>
          <w:p w14:paraId="3BE69176" w14:textId="232D1FDA" w:rsidR="00C562E1" w:rsidRPr="00476235" w:rsidRDefault="000E04EA" w:rsidP="00362B00">
            <w:pPr>
              <w:spacing w:after="0" w:line="240" w:lineRule="auto"/>
              <w:rPr>
                <w:bCs/>
              </w:rPr>
            </w:pPr>
            <w:r w:rsidRPr="00476235">
              <w:rPr>
                <w:bCs/>
              </w:rPr>
              <w:t>1</w:t>
            </w:r>
            <w:r w:rsidR="00A30645" w:rsidRPr="00476235">
              <w:rPr>
                <w:bCs/>
              </w:rPr>
              <w:t>3</w:t>
            </w:r>
          </w:p>
        </w:tc>
        <w:tc>
          <w:tcPr>
            <w:tcW w:w="14148" w:type="dxa"/>
            <w:gridSpan w:val="2"/>
          </w:tcPr>
          <w:p w14:paraId="6A1779DE" w14:textId="4954ED57" w:rsidR="00C562E1" w:rsidRPr="00476235" w:rsidRDefault="00C562E1" w:rsidP="00362B00">
            <w:pPr>
              <w:spacing w:after="0" w:line="240" w:lineRule="auto"/>
              <w:rPr>
                <w:bCs/>
              </w:rPr>
            </w:pPr>
            <w:r w:rsidRPr="00476235">
              <w:rPr>
                <w:bCs/>
              </w:rPr>
              <w:t>Correction Notes:</w:t>
            </w:r>
          </w:p>
        </w:tc>
      </w:tr>
    </w:tbl>
    <w:p w14:paraId="5B18DAF8" w14:textId="77777777" w:rsidR="004C40AF" w:rsidRPr="00476235" w:rsidRDefault="004C40AF" w:rsidP="00362B00">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59"/>
        <w:gridCol w:w="1827"/>
        <w:gridCol w:w="1827"/>
        <w:gridCol w:w="1827"/>
        <w:gridCol w:w="1827"/>
        <w:gridCol w:w="1827"/>
        <w:gridCol w:w="1827"/>
        <w:gridCol w:w="1827"/>
      </w:tblGrid>
      <w:tr w:rsidR="006A5CCD" w:rsidRPr="00476235" w14:paraId="2614CE4C" w14:textId="77777777" w:rsidTr="00C4535B">
        <w:tc>
          <w:tcPr>
            <w:tcW w:w="14616" w:type="dxa"/>
            <w:gridSpan w:val="9"/>
            <w:shd w:val="clear" w:color="auto" w:fill="auto"/>
          </w:tcPr>
          <w:p w14:paraId="2614CE4B" w14:textId="69D56A9E" w:rsidR="006A5CCD" w:rsidRPr="00476235" w:rsidRDefault="006A5CCD" w:rsidP="00E25F4D">
            <w:pPr>
              <w:spacing w:after="0" w:line="240" w:lineRule="auto"/>
              <w:rPr>
                <w:b/>
                <w:sz w:val="20"/>
                <w:szCs w:val="20"/>
              </w:rPr>
            </w:pPr>
            <w:r w:rsidRPr="00476235">
              <w:rPr>
                <w:b/>
                <w:sz w:val="20"/>
                <w:szCs w:val="20"/>
              </w:rPr>
              <w:t>B. Opaque Surfaces</w:t>
            </w:r>
          </w:p>
        </w:tc>
      </w:tr>
      <w:tr w:rsidR="006A5CCD" w:rsidRPr="00476235" w14:paraId="2614CE55" w14:textId="77777777" w:rsidTr="000C0796">
        <w:tc>
          <w:tcPr>
            <w:tcW w:w="1827" w:type="dxa"/>
            <w:gridSpan w:val="2"/>
          </w:tcPr>
          <w:p w14:paraId="2614CE4D" w14:textId="77777777" w:rsidR="006A5CCD" w:rsidRPr="00476235" w:rsidRDefault="006A5CCD" w:rsidP="00864C42">
            <w:pPr>
              <w:keepNext/>
              <w:keepLines/>
              <w:spacing w:after="0" w:line="240" w:lineRule="auto"/>
              <w:jc w:val="center"/>
              <w:rPr>
                <w:sz w:val="20"/>
                <w:szCs w:val="20"/>
              </w:rPr>
            </w:pPr>
            <w:r w:rsidRPr="00476235">
              <w:rPr>
                <w:sz w:val="20"/>
                <w:szCs w:val="20"/>
              </w:rPr>
              <w:t>01</w:t>
            </w:r>
          </w:p>
        </w:tc>
        <w:tc>
          <w:tcPr>
            <w:tcW w:w="1827" w:type="dxa"/>
          </w:tcPr>
          <w:p w14:paraId="2614CE4E" w14:textId="77777777" w:rsidR="006A5CCD" w:rsidRPr="00476235" w:rsidRDefault="006A5CCD" w:rsidP="00864C42">
            <w:pPr>
              <w:keepNext/>
              <w:keepLines/>
              <w:spacing w:after="0" w:line="240" w:lineRule="auto"/>
              <w:jc w:val="center"/>
              <w:rPr>
                <w:sz w:val="20"/>
                <w:szCs w:val="20"/>
              </w:rPr>
            </w:pPr>
            <w:r w:rsidRPr="00476235">
              <w:rPr>
                <w:sz w:val="20"/>
                <w:szCs w:val="20"/>
              </w:rPr>
              <w:t>02</w:t>
            </w:r>
          </w:p>
        </w:tc>
        <w:tc>
          <w:tcPr>
            <w:tcW w:w="1827" w:type="dxa"/>
          </w:tcPr>
          <w:p w14:paraId="2614CE4F" w14:textId="77777777" w:rsidR="006A5CCD" w:rsidRPr="00476235" w:rsidRDefault="006A5CCD" w:rsidP="00864C42">
            <w:pPr>
              <w:keepNext/>
              <w:keepLines/>
              <w:spacing w:after="0" w:line="240" w:lineRule="auto"/>
              <w:jc w:val="center"/>
              <w:rPr>
                <w:sz w:val="20"/>
                <w:szCs w:val="20"/>
              </w:rPr>
            </w:pPr>
            <w:r w:rsidRPr="00476235">
              <w:rPr>
                <w:sz w:val="20"/>
                <w:szCs w:val="20"/>
              </w:rPr>
              <w:t>03</w:t>
            </w:r>
          </w:p>
        </w:tc>
        <w:tc>
          <w:tcPr>
            <w:tcW w:w="1827" w:type="dxa"/>
          </w:tcPr>
          <w:p w14:paraId="2614CE50" w14:textId="77777777" w:rsidR="006A5CCD" w:rsidRPr="00476235" w:rsidRDefault="006A5CCD" w:rsidP="00864C42">
            <w:pPr>
              <w:keepNext/>
              <w:keepLines/>
              <w:spacing w:after="0" w:line="240" w:lineRule="auto"/>
              <w:jc w:val="center"/>
              <w:rPr>
                <w:sz w:val="20"/>
                <w:szCs w:val="20"/>
              </w:rPr>
            </w:pPr>
            <w:r w:rsidRPr="00476235">
              <w:rPr>
                <w:sz w:val="20"/>
                <w:szCs w:val="20"/>
              </w:rPr>
              <w:t>04</w:t>
            </w:r>
          </w:p>
        </w:tc>
        <w:tc>
          <w:tcPr>
            <w:tcW w:w="1827" w:type="dxa"/>
          </w:tcPr>
          <w:p w14:paraId="2614CE51" w14:textId="77777777" w:rsidR="006A5CCD" w:rsidRPr="00476235" w:rsidRDefault="006A5CCD" w:rsidP="00864C42">
            <w:pPr>
              <w:keepNext/>
              <w:keepLines/>
              <w:spacing w:after="0" w:line="240" w:lineRule="auto"/>
              <w:jc w:val="center"/>
              <w:rPr>
                <w:sz w:val="20"/>
                <w:szCs w:val="20"/>
              </w:rPr>
            </w:pPr>
            <w:r w:rsidRPr="00476235">
              <w:rPr>
                <w:sz w:val="20"/>
                <w:szCs w:val="20"/>
              </w:rPr>
              <w:t>05</w:t>
            </w:r>
          </w:p>
        </w:tc>
        <w:tc>
          <w:tcPr>
            <w:tcW w:w="1827" w:type="dxa"/>
          </w:tcPr>
          <w:p w14:paraId="2614CE52" w14:textId="77777777" w:rsidR="006A5CCD" w:rsidRPr="00476235" w:rsidRDefault="006A5CCD" w:rsidP="00864C42">
            <w:pPr>
              <w:keepNext/>
              <w:keepLines/>
              <w:spacing w:after="0" w:line="240" w:lineRule="auto"/>
              <w:jc w:val="center"/>
              <w:rPr>
                <w:sz w:val="20"/>
                <w:szCs w:val="20"/>
              </w:rPr>
            </w:pPr>
            <w:r w:rsidRPr="00476235">
              <w:rPr>
                <w:sz w:val="20"/>
                <w:szCs w:val="20"/>
              </w:rPr>
              <w:t>06</w:t>
            </w:r>
          </w:p>
        </w:tc>
        <w:tc>
          <w:tcPr>
            <w:tcW w:w="1827" w:type="dxa"/>
          </w:tcPr>
          <w:p w14:paraId="2614CE53" w14:textId="77777777" w:rsidR="006A5CCD" w:rsidRPr="00476235" w:rsidRDefault="006A5CCD" w:rsidP="00864C42">
            <w:pPr>
              <w:keepNext/>
              <w:keepLines/>
              <w:spacing w:after="0" w:line="240" w:lineRule="auto"/>
              <w:jc w:val="center"/>
              <w:rPr>
                <w:sz w:val="20"/>
                <w:szCs w:val="20"/>
              </w:rPr>
            </w:pPr>
            <w:r w:rsidRPr="00476235">
              <w:rPr>
                <w:sz w:val="20"/>
                <w:szCs w:val="20"/>
              </w:rPr>
              <w:t>07</w:t>
            </w:r>
          </w:p>
        </w:tc>
        <w:tc>
          <w:tcPr>
            <w:tcW w:w="1827" w:type="dxa"/>
          </w:tcPr>
          <w:p w14:paraId="2614CE54" w14:textId="77777777" w:rsidR="006A5CCD" w:rsidRPr="00476235" w:rsidRDefault="006A5CCD" w:rsidP="00864C42">
            <w:pPr>
              <w:keepNext/>
              <w:keepLines/>
              <w:spacing w:after="0" w:line="240" w:lineRule="auto"/>
              <w:jc w:val="center"/>
              <w:rPr>
                <w:sz w:val="20"/>
                <w:szCs w:val="20"/>
              </w:rPr>
            </w:pPr>
            <w:r w:rsidRPr="00476235">
              <w:rPr>
                <w:sz w:val="20"/>
                <w:szCs w:val="20"/>
              </w:rPr>
              <w:t>08</w:t>
            </w:r>
          </w:p>
        </w:tc>
      </w:tr>
      <w:tr w:rsidR="006A5CCD" w:rsidRPr="00476235" w14:paraId="2614CE5E" w14:textId="77777777" w:rsidTr="000C0796">
        <w:tc>
          <w:tcPr>
            <w:tcW w:w="1827" w:type="dxa"/>
            <w:gridSpan w:val="2"/>
          </w:tcPr>
          <w:p w14:paraId="2614CE56" w14:textId="77777777" w:rsidR="006A5CCD" w:rsidRPr="00476235" w:rsidRDefault="006A5CCD" w:rsidP="00864C42">
            <w:pPr>
              <w:keepNext/>
              <w:keepLines/>
              <w:spacing w:after="0" w:line="240" w:lineRule="auto"/>
              <w:jc w:val="center"/>
              <w:rPr>
                <w:sz w:val="20"/>
                <w:szCs w:val="20"/>
              </w:rPr>
            </w:pPr>
            <w:r w:rsidRPr="00476235">
              <w:rPr>
                <w:sz w:val="20"/>
                <w:szCs w:val="20"/>
              </w:rPr>
              <w:t>Name</w:t>
            </w:r>
          </w:p>
        </w:tc>
        <w:tc>
          <w:tcPr>
            <w:tcW w:w="1827" w:type="dxa"/>
          </w:tcPr>
          <w:p w14:paraId="2614CE57" w14:textId="77777777" w:rsidR="006A5CCD" w:rsidRPr="00476235" w:rsidRDefault="006A5CCD" w:rsidP="00864C42">
            <w:pPr>
              <w:keepNext/>
              <w:keepLines/>
              <w:spacing w:after="0" w:line="240" w:lineRule="auto"/>
              <w:jc w:val="center"/>
              <w:rPr>
                <w:sz w:val="20"/>
                <w:szCs w:val="20"/>
              </w:rPr>
            </w:pPr>
            <w:r w:rsidRPr="00476235">
              <w:rPr>
                <w:sz w:val="20"/>
                <w:szCs w:val="20"/>
              </w:rPr>
              <w:t>Zone</w:t>
            </w:r>
          </w:p>
        </w:tc>
        <w:tc>
          <w:tcPr>
            <w:tcW w:w="1827" w:type="dxa"/>
          </w:tcPr>
          <w:p w14:paraId="2614CE58" w14:textId="77777777" w:rsidR="006A5CCD" w:rsidRPr="00476235" w:rsidRDefault="006A5CCD" w:rsidP="00864C42">
            <w:pPr>
              <w:keepNext/>
              <w:keepLines/>
              <w:spacing w:after="0" w:line="240" w:lineRule="auto"/>
              <w:jc w:val="center"/>
              <w:rPr>
                <w:sz w:val="20"/>
                <w:szCs w:val="20"/>
              </w:rPr>
            </w:pPr>
            <w:r w:rsidRPr="00476235">
              <w:rPr>
                <w:sz w:val="20"/>
                <w:szCs w:val="20"/>
              </w:rPr>
              <w:t>Existing Conditions</w:t>
            </w:r>
          </w:p>
        </w:tc>
        <w:tc>
          <w:tcPr>
            <w:tcW w:w="1827" w:type="dxa"/>
          </w:tcPr>
          <w:p w14:paraId="2614CE59" w14:textId="77777777" w:rsidR="006A5CCD" w:rsidRPr="00476235" w:rsidRDefault="006A5CCD" w:rsidP="00864C42">
            <w:pPr>
              <w:keepNext/>
              <w:keepLines/>
              <w:spacing w:after="0" w:line="240" w:lineRule="auto"/>
              <w:jc w:val="center"/>
              <w:rPr>
                <w:sz w:val="20"/>
                <w:szCs w:val="20"/>
              </w:rPr>
            </w:pPr>
            <w:r w:rsidRPr="00476235">
              <w:rPr>
                <w:sz w:val="20"/>
                <w:szCs w:val="20"/>
              </w:rPr>
              <w:t>Surface Type</w:t>
            </w:r>
          </w:p>
        </w:tc>
        <w:tc>
          <w:tcPr>
            <w:tcW w:w="1827" w:type="dxa"/>
          </w:tcPr>
          <w:p w14:paraId="2614CE5A" w14:textId="77777777" w:rsidR="006A5CCD" w:rsidRPr="00476235" w:rsidRDefault="006A5CCD" w:rsidP="00864C42">
            <w:pPr>
              <w:keepNext/>
              <w:keepLines/>
              <w:spacing w:after="0" w:line="240" w:lineRule="auto"/>
              <w:jc w:val="center"/>
              <w:rPr>
                <w:sz w:val="20"/>
                <w:szCs w:val="20"/>
              </w:rPr>
            </w:pPr>
            <w:r w:rsidRPr="00476235">
              <w:rPr>
                <w:sz w:val="20"/>
                <w:szCs w:val="20"/>
              </w:rPr>
              <w:t>Azimuth</w:t>
            </w:r>
          </w:p>
        </w:tc>
        <w:tc>
          <w:tcPr>
            <w:tcW w:w="1827" w:type="dxa"/>
          </w:tcPr>
          <w:p w14:paraId="2614CE5B" w14:textId="77777777" w:rsidR="006A5CCD" w:rsidRPr="00476235" w:rsidRDefault="006A5CCD" w:rsidP="00864C42">
            <w:pPr>
              <w:keepNext/>
              <w:keepLines/>
              <w:spacing w:after="0" w:line="240" w:lineRule="auto"/>
              <w:jc w:val="center"/>
              <w:rPr>
                <w:sz w:val="20"/>
                <w:szCs w:val="20"/>
              </w:rPr>
            </w:pPr>
            <w:r w:rsidRPr="00476235">
              <w:rPr>
                <w:sz w:val="20"/>
                <w:szCs w:val="20"/>
              </w:rPr>
              <w:t>Orientation</w:t>
            </w:r>
          </w:p>
        </w:tc>
        <w:tc>
          <w:tcPr>
            <w:tcW w:w="1827" w:type="dxa"/>
          </w:tcPr>
          <w:p w14:paraId="2614CE5C" w14:textId="77777777" w:rsidR="006A5CCD" w:rsidRPr="00476235" w:rsidRDefault="006A5CCD" w:rsidP="00864C42">
            <w:pPr>
              <w:keepNext/>
              <w:keepLines/>
              <w:spacing w:after="0" w:line="240" w:lineRule="auto"/>
              <w:jc w:val="center"/>
              <w:rPr>
                <w:sz w:val="20"/>
                <w:szCs w:val="20"/>
              </w:rPr>
            </w:pPr>
            <w:r w:rsidRPr="00476235">
              <w:rPr>
                <w:sz w:val="20"/>
                <w:szCs w:val="20"/>
              </w:rPr>
              <w:t>Total Cavity R-value</w:t>
            </w:r>
          </w:p>
        </w:tc>
        <w:tc>
          <w:tcPr>
            <w:tcW w:w="1827" w:type="dxa"/>
          </w:tcPr>
          <w:p w14:paraId="2614CE5D" w14:textId="77777777" w:rsidR="006A5CCD" w:rsidRPr="00476235" w:rsidRDefault="00AF3934" w:rsidP="00864C42">
            <w:pPr>
              <w:keepNext/>
              <w:keepLines/>
              <w:spacing w:after="0" w:line="240" w:lineRule="auto"/>
              <w:jc w:val="center"/>
              <w:rPr>
                <w:sz w:val="20"/>
                <w:szCs w:val="20"/>
              </w:rPr>
            </w:pPr>
            <w:r w:rsidRPr="00476235">
              <w:rPr>
                <w:sz w:val="20"/>
                <w:szCs w:val="20"/>
              </w:rPr>
              <w:t>Verification</w:t>
            </w:r>
          </w:p>
        </w:tc>
      </w:tr>
      <w:tr w:rsidR="006A5CCD" w:rsidRPr="00476235" w14:paraId="2614CE67" w14:textId="77777777" w:rsidTr="000C0796">
        <w:tc>
          <w:tcPr>
            <w:tcW w:w="1827" w:type="dxa"/>
            <w:gridSpan w:val="2"/>
          </w:tcPr>
          <w:p w14:paraId="2614CE5F" w14:textId="77777777" w:rsidR="006A5CCD" w:rsidRPr="00476235" w:rsidRDefault="006A5CCD" w:rsidP="00864C42">
            <w:pPr>
              <w:keepNext/>
              <w:keepLines/>
              <w:spacing w:after="0" w:line="240" w:lineRule="auto"/>
              <w:rPr>
                <w:sz w:val="20"/>
                <w:szCs w:val="20"/>
              </w:rPr>
            </w:pPr>
          </w:p>
        </w:tc>
        <w:tc>
          <w:tcPr>
            <w:tcW w:w="1827" w:type="dxa"/>
          </w:tcPr>
          <w:p w14:paraId="2614CE60" w14:textId="77777777" w:rsidR="006A5CCD" w:rsidRPr="00476235" w:rsidRDefault="006A5CCD" w:rsidP="00864C42">
            <w:pPr>
              <w:keepNext/>
              <w:keepLines/>
              <w:spacing w:after="0" w:line="240" w:lineRule="auto"/>
              <w:rPr>
                <w:sz w:val="20"/>
                <w:szCs w:val="20"/>
              </w:rPr>
            </w:pPr>
          </w:p>
        </w:tc>
        <w:tc>
          <w:tcPr>
            <w:tcW w:w="1827" w:type="dxa"/>
          </w:tcPr>
          <w:p w14:paraId="2614CE61" w14:textId="77777777" w:rsidR="006A5CCD" w:rsidRPr="00476235" w:rsidRDefault="006A5CCD" w:rsidP="00864C42">
            <w:pPr>
              <w:keepNext/>
              <w:keepLines/>
              <w:spacing w:after="0" w:line="240" w:lineRule="auto"/>
              <w:rPr>
                <w:sz w:val="20"/>
                <w:szCs w:val="20"/>
              </w:rPr>
            </w:pPr>
          </w:p>
        </w:tc>
        <w:tc>
          <w:tcPr>
            <w:tcW w:w="1827" w:type="dxa"/>
          </w:tcPr>
          <w:p w14:paraId="2614CE62" w14:textId="77777777" w:rsidR="006A5CCD" w:rsidRPr="00476235" w:rsidRDefault="006A5CCD" w:rsidP="00864C42">
            <w:pPr>
              <w:keepNext/>
              <w:keepLines/>
              <w:spacing w:after="0" w:line="240" w:lineRule="auto"/>
              <w:rPr>
                <w:sz w:val="20"/>
                <w:szCs w:val="20"/>
              </w:rPr>
            </w:pPr>
          </w:p>
        </w:tc>
        <w:tc>
          <w:tcPr>
            <w:tcW w:w="1827" w:type="dxa"/>
          </w:tcPr>
          <w:p w14:paraId="2614CE63" w14:textId="77777777" w:rsidR="006A5CCD" w:rsidRPr="00476235" w:rsidRDefault="006A5CCD" w:rsidP="00864C42">
            <w:pPr>
              <w:keepNext/>
              <w:keepLines/>
              <w:spacing w:after="0" w:line="240" w:lineRule="auto"/>
              <w:rPr>
                <w:sz w:val="20"/>
                <w:szCs w:val="20"/>
              </w:rPr>
            </w:pPr>
          </w:p>
        </w:tc>
        <w:tc>
          <w:tcPr>
            <w:tcW w:w="1827" w:type="dxa"/>
          </w:tcPr>
          <w:p w14:paraId="2614CE64" w14:textId="77777777" w:rsidR="006A5CCD" w:rsidRPr="00476235" w:rsidRDefault="006A5CCD" w:rsidP="00864C42">
            <w:pPr>
              <w:keepNext/>
              <w:keepLines/>
              <w:spacing w:after="0" w:line="240" w:lineRule="auto"/>
              <w:rPr>
                <w:sz w:val="20"/>
                <w:szCs w:val="20"/>
              </w:rPr>
            </w:pPr>
          </w:p>
        </w:tc>
        <w:tc>
          <w:tcPr>
            <w:tcW w:w="1827" w:type="dxa"/>
          </w:tcPr>
          <w:p w14:paraId="2614CE65" w14:textId="77777777" w:rsidR="006A5CCD" w:rsidRPr="00476235" w:rsidRDefault="006A5CCD" w:rsidP="00864C42">
            <w:pPr>
              <w:keepNext/>
              <w:keepLines/>
              <w:spacing w:after="0" w:line="240" w:lineRule="auto"/>
              <w:rPr>
                <w:sz w:val="20"/>
                <w:szCs w:val="20"/>
              </w:rPr>
            </w:pPr>
          </w:p>
        </w:tc>
        <w:tc>
          <w:tcPr>
            <w:tcW w:w="1827" w:type="dxa"/>
          </w:tcPr>
          <w:p w14:paraId="2614CE66" w14:textId="77777777" w:rsidR="006A5CCD" w:rsidRPr="00476235" w:rsidRDefault="006A5CCD" w:rsidP="00864C42">
            <w:pPr>
              <w:keepNext/>
              <w:keepLines/>
              <w:spacing w:after="0" w:line="240" w:lineRule="auto"/>
              <w:rPr>
                <w:sz w:val="20"/>
                <w:szCs w:val="20"/>
              </w:rPr>
            </w:pPr>
          </w:p>
        </w:tc>
      </w:tr>
      <w:tr w:rsidR="006A5CCD" w:rsidRPr="00476235" w14:paraId="2614CE70" w14:textId="77777777" w:rsidTr="000C0796">
        <w:tc>
          <w:tcPr>
            <w:tcW w:w="1827" w:type="dxa"/>
            <w:gridSpan w:val="2"/>
          </w:tcPr>
          <w:p w14:paraId="2614CE68" w14:textId="77777777" w:rsidR="006A5CCD" w:rsidRPr="00476235" w:rsidRDefault="006A5CCD" w:rsidP="00864C42">
            <w:pPr>
              <w:keepNext/>
              <w:keepLines/>
              <w:spacing w:after="0" w:line="240" w:lineRule="auto"/>
              <w:rPr>
                <w:sz w:val="20"/>
                <w:szCs w:val="20"/>
              </w:rPr>
            </w:pPr>
          </w:p>
        </w:tc>
        <w:tc>
          <w:tcPr>
            <w:tcW w:w="1827" w:type="dxa"/>
          </w:tcPr>
          <w:p w14:paraId="2614CE69" w14:textId="77777777" w:rsidR="006A5CCD" w:rsidRPr="00476235" w:rsidRDefault="006A5CCD" w:rsidP="00864C42">
            <w:pPr>
              <w:keepNext/>
              <w:keepLines/>
              <w:spacing w:after="0" w:line="240" w:lineRule="auto"/>
              <w:rPr>
                <w:sz w:val="20"/>
                <w:szCs w:val="20"/>
              </w:rPr>
            </w:pPr>
          </w:p>
        </w:tc>
        <w:tc>
          <w:tcPr>
            <w:tcW w:w="1827" w:type="dxa"/>
          </w:tcPr>
          <w:p w14:paraId="2614CE6A" w14:textId="77777777" w:rsidR="006A5CCD" w:rsidRPr="00476235" w:rsidRDefault="006A5CCD" w:rsidP="00864C42">
            <w:pPr>
              <w:keepNext/>
              <w:keepLines/>
              <w:spacing w:after="0" w:line="240" w:lineRule="auto"/>
              <w:rPr>
                <w:sz w:val="20"/>
                <w:szCs w:val="20"/>
              </w:rPr>
            </w:pPr>
          </w:p>
        </w:tc>
        <w:tc>
          <w:tcPr>
            <w:tcW w:w="1827" w:type="dxa"/>
          </w:tcPr>
          <w:p w14:paraId="2614CE6B" w14:textId="77777777" w:rsidR="006A5CCD" w:rsidRPr="00476235" w:rsidRDefault="006A5CCD" w:rsidP="00864C42">
            <w:pPr>
              <w:keepNext/>
              <w:keepLines/>
              <w:spacing w:after="0" w:line="240" w:lineRule="auto"/>
              <w:rPr>
                <w:sz w:val="20"/>
                <w:szCs w:val="20"/>
              </w:rPr>
            </w:pPr>
          </w:p>
        </w:tc>
        <w:tc>
          <w:tcPr>
            <w:tcW w:w="1827" w:type="dxa"/>
          </w:tcPr>
          <w:p w14:paraId="2614CE6C" w14:textId="77777777" w:rsidR="006A5CCD" w:rsidRPr="00476235" w:rsidRDefault="006A5CCD" w:rsidP="00864C42">
            <w:pPr>
              <w:keepNext/>
              <w:keepLines/>
              <w:spacing w:after="0" w:line="240" w:lineRule="auto"/>
              <w:rPr>
                <w:sz w:val="20"/>
                <w:szCs w:val="20"/>
              </w:rPr>
            </w:pPr>
          </w:p>
        </w:tc>
        <w:tc>
          <w:tcPr>
            <w:tcW w:w="1827" w:type="dxa"/>
          </w:tcPr>
          <w:p w14:paraId="2614CE6D" w14:textId="77777777" w:rsidR="006A5CCD" w:rsidRPr="00476235" w:rsidRDefault="006A5CCD" w:rsidP="00864C42">
            <w:pPr>
              <w:keepNext/>
              <w:keepLines/>
              <w:spacing w:after="0" w:line="240" w:lineRule="auto"/>
              <w:rPr>
                <w:sz w:val="20"/>
                <w:szCs w:val="20"/>
              </w:rPr>
            </w:pPr>
          </w:p>
        </w:tc>
        <w:tc>
          <w:tcPr>
            <w:tcW w:w="1827" w:type="dxa"/>
          </w:tcPr>
          <w:p w14:paraId="2614CE6E" w14:textId="77777777" w:rsidR="006A5CCD" w:rsidRPr="00476235" w:rsidRDefault="006A5CCD" w:rsidP="00864C42">
            <w:pPr>
              <w:keepNext/>
              <w:keepLines/>
              <w:spacing w:after="0" w:line="240" w:lineRule="auto"/>
              <w:rPr>
                <w:sz w:val="20"/>
                <w:szCs w:val="20"/>
              </w:rPr>
            </w:pPr>
          </w:p>
        </w:tc>
        <w:tc>
          <w:tcPr>
            <w:tcW w:w="1827" w:type="dxa"/>
          </w:tcPr>
          <w:p w14:paraId="2614CE6F" w14:textId="77777777" w:rsidR="006A5CCD" w:rsidRPr="00476235" w:rsidRDefault="006A5CCD" w:rsidP="00864C42">
            <w:pPr>
              <w:keepNext/>
              <w:keepLines/>
              <w:spacing w:after="0" w:line="240" w:lineRule="auto"/>
              <w:rPr>
                <w:sz w:val="20"/>
                <w:szCs w:val="20"/>
              </w:rPr>
            </w:pPr>
          </w:p>
        </w:tc>
      </w:tr>
      <w:tr w:rsidR="006A5CCD" w:rsidRPr="00476235" w14:paraId="2614CE74" w14:textId="77777777" w:rsidTr="000C0796">
        <w:tc>
          <w:tcPr>
            <w:tcW w:w="468" w:type="dxa"/>
            <w:vAlign w:val="center"/>
          </w:tcPr>
          <w:p w14:paraId="2614CE71" w14:textId="77777777" w:rsidR="006A5CCD" w:rsidRPr="00476235" w:rsidRDefault="006A5CCD" w:rsidP="00864C42">
            <w:pPr>
              <w:keepNext/>
              <w:keepLines/>
              <w:spacing w:after="0" w:line="240" w:lineRule="auto"/>
              <w:rPr>
                <w:sz w:val="20"/>
                <w:szCs w:val="20"/>
              </w:rPr>
            </w:pPr>
            <w:r w:rsidRPr="00476235">
              <w:rPr>
                <w:sz w:val="20"/>
                <w:szCs w:val="20"/>
              </w:rPr>
              <w:t>09</w:t>
            </w:r>
          </w:p>
        </w:tc>
        <w:tc>
          <w:tcPr>
            <w:tcW w:w="3186" w:type="dxa"/>
            <w:gridSpan w:val="2"/>
            <w:vAlign w:val="center"/>
          </w:tcPr>
          <w:p w14:paraId="2614CE72" w14:textId="77777777" w:rsidR="006A5CCD" w:rsidRPr="00476235" w:rsidRDefault="006A5CCD" w:rsidP="00864C42">
            <w:pPr>
              <w:keepNext/>
              <w:keepLines/>
              <w:spacing w:after="0" w:line="240" w:lineRule="auto"/>
              <w:rPr>
                <w:sz w:val="20"/>
                <w:szCs w:val="20"/>
              </w:rPr>
            </w:pPr>
            <w:r w:rsidRPr="00476235">
              <w:rPr>
                <w:sz w:val="20"/>
                <w:szCs w:val="20"/>
              </w:rPr>
              <w:t>Verification Status:</w:t>
            </w:r>
          </w:p>
        </w:tc>
        <w:tc>
          <w:tcPr>
            <w:tcW w:w="10962" w:type="dxa"/>
            <w:gridSpan w:val="6"/>
          </w:tcPr>
          <w:p w14:paraId="0C90510A" w14:textId="77777777" w:rsidR="000C0796" w:rsidRPr="00476235" w:rsidRDefault="000C0796" w:rsidP="00864C42">
            <w:pPr>
              <w:pStyle w:val="ListParagraph"/>
              <w:keepNext/>
              <w:keepLines/>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2614CE73" w14:textId="76FED4E8" w:rsidR="006A5CCD" w:rsidRPr="00476235" w:rsidRDefault="000C0796" w:rsidP="00864C42">
            <w:pPr>
              <w:pStyle w:val="ListParagraph"/>
              <w:keepNext/>
              <w:keepLines/>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78" w14:textId="77777777" w:rsidTr="000C0796">
        <w:tc>
          <w:tcPr>
            <w:tcW w:w="468" w:type="dxa"/>
          </w:tcPr>
          <w:p w14:paraId="2614CE75" w14:textId="77777777" w:rsidR="000C0796" w:rsidRPr="00476235" w:rsidRDefault="000C0796" w:rsidP="00864C42">
            <w:pPr>
              <w:keepNext/>
              <w:keepLines/>
              <w:spacing w:after="0" w:line="240" w:lineRule="auto"/>
              <w:rPr>
                <w:sz w:val="20"/>
                <w:szCs w:val="20"/>
              </w:rPr>
            </w:pPr>
            <w:r w:rsidRPr="00476235">
              <w:rPr>
                <w:sz w:val="20"/>
                <w:szCs w:val="20"/>
              </w:rPr>
              <w:t>10</w:t>
            </w:r>
          </w:p>
        </w:tc>
        <w:tc>
          <w:tcPr>
            <w:tcW w:w="14148" w:type="dxa"/>
            <w:gridSpan w:val="8"/>
          </w:tcPr>
          <w:p w14:paraId="2614CE77" w14:textId="1B419AD8" w:rsidR="000C0796" w:rsidRPr="00476235" w:rsidRDefault="000C0796" w:rsidP="00864C42">
            <w:pPr>
              <w:keepNext/>
              <w:keepLines/>
              <w:spacing w:after="0" w:line="240" w:lineRule="auto"/>
              <w:rPr>
                <w:sz w:val="20"/>
                <w:szCs w:val="20"/>
              </w:rPr>
            </w:pPr>
            <w:r w:rsidRPr="00476235">
              <w:rPr>
                <w:sz w:val="20"/>
                <w:szCs w:val="20"/>
              </w:rPr>
              <w:t>Correction Notes:</w:t>
            </w:r>
          </w:p>
        </w:tc>
      </w:tr>
    </w:tbl>
    <w:p w14:paraId="2614CE79" w14:textId="77777777" w:rsidR="006A5CCD" w:rsidRPr="00476235" w:rsidRDefault="006A5CCD" w:rsidP="006A5CCD">
      <w:pPr>
        <w:spacing w:after="0" w:line="240" w:lineRule="auto"/>
        <w:rPr>
          <w:b/>
        </w:rPr>
      </w:pPr>
    </w:p>
    <w:tbl>
      <w:tblPr>
        <w:tblW w:w="14616" w:type="dxa"/>
        <w:tblLayout w:type="fixed"/>
        <w:tblLook w:val="04A0" w:firstRow="1" w:lastRow="0" w:firstColumn="1" w:lastColumn="0" w:noHBand="0" w:noVBand="1"/>
      </w:tblPr>
      <w:tblGrid>
        <w:gridCol w:w="468"/>
        <w:gridCol w:w="1359"/>
        <w:gridCol w:w="1791"/>
        <w:gridCol w:w="1863"/>
        <w:gridCol w:w="1827"/>
        <w:gridCol w:w="1827"/>
        <w:gridCol w:w="1827"/>
        <w:gridCol w:w="1827"/>
        <w:gridCol w:w="1827"/>
      </w:tblGrid>
      <w:tr w:rsidR="006A5CCD" w:rsidRPr="00476235" w14:paraId="2614CE7B" w14:textId="77777777" w:rsidTr="2662821B">
        <w:tc>
          <w:tcPr>
            <w:tcW w:w="14616" w:type="dxa"/>
            <w:gridSpan w:val="9"/>
            <w:tcBorders>
              <w:top w:val="single" w:sz="4" w:space="0" w:color="auto"/>
              <w:left w:val="single" w:sz="4" w:space="0" w:color="auto"/>
              <w:bottom w:val="single" w:sz="4" w:space="0" w:color="auto"/>
              <w:right w:val="single" w:sz="4" w:space="0" w:color="auto"/>
            </w:tcBorders>
            <w:shd w:val="clear" w:color="auto" w:fill="auto"/>
          </w:tcPr>
          <w:p w14:paraId="2614CE7A" w14:textId="6C116ACD" w:rsidR="006A5CCD" w:rsidRPr="00476235" w:rsidRDefault="006A5CCD" w:rsidP="2662821B">
            <w:pPr>
              <w:spacing w:after="0" w:line="240" w:lineRule="auto"/>
              <w:rPr>
                <w:b/>
                <w:bCs/>
                <w:sz w:val="20"/>
                <w:szCs w:val="20"/>
              </w:rPr>
            </w:pPr>
            <w:r w:rsidRPr="00476235">
              <w:rPr>
                <w:b/>
                <w:bCs/>
                <w:sz w:val="20"/>
                <w:szCs w:val="20"/>
              </w:rPr>
              <w:t xml:space="preserve">C. </w:t>
            </w:r>
            <w:r w:rsidR="02606E2C" w:rsidRPr="00476235">
              <w:rPr>
                <w:b/>
                <w:bCs/>
                <w:sz w:val="20"/>
                <w:szCs w:val="20"/>
              </w:rPr>
              <w:t>Roofs</w:t>
            </w:r>
          </w:p>
        </w:tc>
      </w:tr>
      <w:tr w:rsidR="006A5CCD" w:rsidRPr="00476235" w14:paraId="2614CE84"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7C" w14:textId="77777777" w:rsidR="006A5CCD" w:rsidRPr="00476235" w:rsidRDefault="006A5CCD" w:rsidP="00AF3934">
            <w:pPr>
              <w:spacing w:after="0" w:line="240" w:lineRule="auto"/>
              <w:jc w:val="center"/>
              <w:rPr>
                <w:sz w:val="20"/>
                <w:szCs w:val="20"/>
              </w:rPr>
            </w:pPr>
            <w:r w:rsidRPr="00476235">
              <w:rPr>
                <w:sz w:val="20"/>
                <w:szCs w:val="20"/>
              </w:rPr>
              <w:t>01</w:t>
            </w:r>
          </w:p>
        </w:tc>
        <w:tc>
          <w:tcPr>
            <w:tcW w:w="1791" w:type="dxa"/>
            <w:tcBorders>
              <w:top w:val="single" w:sz="4" w:space="0" w:color="auto"/>
              <w:left w:val="single" w:sz="4" w:space="0" w:color="auto"/>
              <w:bottom w:val="single" w:sz="4" w:space="0" w:color="auto"/>
              <w:right w:val="single" w:sz="4" w:space="0" w:color="auto"/>
            </w:tcBorders>
          </w:tcPr>
          <w:p w14:paraId="2614CE7D" w14:textId="77777777" w:rsidR="006A5CCD" w:rsidRPr="00476235" w:rsidRDefault="006A5CCD" w:rsidP="00AF3934">
            <w:pPr>
              <w:spacing w:after="0" w:line="240" w:lineRule="auto"/>
              <w:jc w:val="center"/>
              <w:rPr>
                <w:sz w:val="20"/>
                <w:szCs w:val="20"/>
              </w:rPr>
            </w:pPr>
            <w:r w:rsidRPr="00476235">
              <w:rPr>
                <w:sz w:val="20"/>
                <w:szCs w:val="20"/>
              </w:rPr>
              <w:t>02</w:t>
            </w:r>
          </w:p>
        </w:tc>
        <w:tc>
          <w:tcPr>
            <w:tcW w:w="1863" w:type="dxa"/>
            <w:tcBorders>
              <w:top w:val="single" w:sz="4" w:space="0" w:color="auto"/>
              <w:left w:val="single" w:sz="4" w:space="0" w:color="auto"/>
              <w:bottom w:val="single" w:sz="4" w:space="0" w:color="auto"/>
              <w:right w:val="single" w:sz="4" w:space="0" w:color="auto"/>
            </w:tcBorders>
          </w:tcPr>
          <w:p w14:paraId="2614CE7E" w14:textId="77777777" w:rsidR="006A5CCD" w:rsidRPr="00476235" w:rsidRDefault="006A5CCD" w:rsidP="00AF3934">
            <w:pPr>
              <w:spacing w:after="0" w:line="240" w:lineRule="auto"/>
              <w:jc w:val="center"/>
              <w:rPr>
                <w:sz w:val="20"/>
                <w:szCs w:val="20"/>
              </w:rPr>
            </w:pPr>
            <w:r w:rsidRPr="00476235">
              <w:rPr>
                <w:sz w:val="20"/>
                <w:szCs w:val="20"/>
              </w:rPr>
              <w:t>03</w:t>
            </w:r>
          </w:p>
        </w:tc>
        <w:tc>
          <w:tcPr>
            <w:tcW w:w="1827" w:type="dxa"/>
            <w:tcBorders>
              <w:top w:val="single" w:sz="4" w:space="0" w:color="auto"/>
              <w:left w:val="single" w:sz="4" w:space="0" w:color="auto"/>
              <w:bottom w:val="single" w:sz="4" w:space="0" w:color="auto"/>
              <w:right w:val="single" w:sz="4" w:space="0" w:color="auto"/>
            </w:tcBorders>
          </w:tcPr>
          <w:p w14:paraId="2614CE7F" w14:textId="77777777" w:rsidR="006A5CCD" w:rsidRPr="00476235" w:rsidRDefault="006A5CCD" w:rsidP="00AF3934">
            <w:pPr>
              <w:spacing w:after="0" w:line="240" w:lineRule="auto"/>
              <w:jc w:val="center"/>
              <w:rPr>
                <w:sz w:val="20"/>
                <w:szCs w:val="20"/>
              </w:rPr>
            </w:pPr>
            <w:r w:rsidRPr="00476235">
              <w:rPr>
                <w:sz w:val="20"/>
                <w:szCs w:val="20"/>
              </w:rPr>
              <w:t>04</w:t>
            </w:r>
          </w:p>
        </w:tc>
        <w:tc>
          <w:tcPr>
            <w:tcW w:w="1827" w:type="dxa"/>
            <w:tcBorders>
              <w:top w:val="single" w:sz="4" w:space="0" w:color="auto"/>
              <w:left w:val="single" w:sz="4" w:space="0" w:color="auto"/>
              <w:bottom w:val="single" w:sz="4" w:space="0" w:color="auto"/>
              <w:right w:val="single" w:sz="4" w:space="0" w:color="auto"/>
            </w:tcBorders>
          </w:tcPr>
          <w:p w14:paraId="2614CE80" w14:textId="77777777" w:rsidR="006A5CCD" w:rsidRPr="00476235" w:rsidRDefault="006A5CCD" w:rsidP="00AF3934">
            <w:pPr>
              <w:spacing w:after="0" w:line="240" w:lineRule="auto"/>
              <w:jc w:val="center"/>
              <w:rPr>
                <w:sz w:val="20"/>
                <w:szCs w:val="20"/>
              </w:rPr>
            </w:pPr>
            <w:r w:rsidRPr="00476235">
              <w:rPr>
                <w:sz w:val="20"/>
                <w:szCs w:val="20"/>
              </w:rPr>
              <w:t>05</w:t>
            </w:r>
          </w:p>
        </w:tc>
        <w:tc>
          <w:tcPr>
            <w:tcW w:w="1827" w:type="dxa"/>
            <w:tcBorders>
              <w:top w:val="single" w:sz="4" w:space="0" w:color="auto"/>
              <w:left w:val="single" w:sz="4" w:space="0" w:color="auto"/>
              <w:bottom w:val="single" w:sz="4" w:space="0" w:color="auto"/>
              <w:right w:val="single" w:sz="4" w:space="0" w:color="auto"/>
            </w:tcBorders>
          </w:tcPr>
          <w:p w14:paraId="2614CE81" w14:textId="77777777" w:rsidR="006A5CCD" w:rsidRPr="00476235" w:rsidRDefault="006A5CCD" w:rsidP="00AF3934">
            <w:pPr>
              <w:spacing w:after="0" w:line="240" w:lineRule="auto"/>
              <w:jc w:val="center"/>
              <w:rPr>
                <w:sz w:val="20"/>
                <w:szCs w:val="20"/>
              </w:rPr>
            </w:pPr>
            <w:r w:rsidRPr="00476235">
              <w:rPr>
                <w:sz w:val="20"/>
                <w:szCs w:val="20"/>
              </w:rPr>
              <w:t>06</w:t>
            </w:r>
          </w:p>
        </w:tc>
        <w:tc>
          <w:tcPr>
            <w:tcW w:w="1827" w:type="dxa"/>
            <w:tcBorders>
              <w:top w:val="single" w:sz="4" w:space="0" w:color="auto"/>
              <w:left w:val="single" w:sz="4" w:space="0" w:color="auto"/>
              <w:bottom w:val="single" w:sz="4" w:space="0" w:color="auto"/>
              <w:right w:val="single" w:sz="4" w:space="0" w:color="auto"/>
            </w:tcBorders>
          </w:tcPr>
          <w:p w14:paraId="2614CE82" w14:textId="77777777" w:rsidR="006A5CCD" w:rsidRPr="00476235" w:rsidRDefault="006A5CCD" w:rsidP="00AF3934">
            <w:pPr>
              <w:spacing w:after="0" w:line="240" w:lineRule="auto"/>
              <w:jc w:val="center"/>
              <w:rPr>
                <w:sz w:val="20"/>
                <w:szCs w:val="20"/>
              </w:rPr>
            </w:pPr>
            <w:r w:rsidRPr="00476235">
              <w:rPr>
                <w:sz w:val="20"/>
                <w:szCs w:val="20"/>
              </w:rPr>
              <w:t>07</w:t>
            </w:r>
          </w:p>
        </w:tc>
        <w:tc>
          <w:tcPr>
            <w:tcW w:w="1827" w:type="dxa"/>
            <w:tcBorders>
              <w:top w:val="single" w:sz="4" w:space="0" w:color="auto"/>
              <w:left w:val="single" w:sz="4" w:space="0" w:color="auto"/>
              <w:bottom w:val="single" w:sz="4" w:space="0" w:color="auto"/>
              <w:right w:val="single" w:sz="4" w:space="0" w:color="auto"/>
            </w:tcBorders>
          </w:tcPr>
          <w:p w14:paraId="2614CE83" w14:textId="77777777" w:rsidR="006A5CCD" w:rsidRPr="00476235" w:rsidRDefault="006A5CCD" w:rsidP="00AF3934">
            <w:pPr>
              <w:spacing w:after="0" w:line="240" w:lineRule="auto"/>
              <w:jc w:val="center"/>
              <w:rPr>
                <w:sz w:val="20"/>
                <w:szCs w:val="20"/>
              </w:rPr>
            </w:pPr>
            <w:r w:rsidRPr="00476235">
              <w:rPr>
                <w:sz w:val="20"/>
                <w:szCs w:val="20"/>
              </w:rPr>
              <w:t>08</w:t>
            </w:r>
          </w:p>
        </w:tc>
      </w:tr>
      <w:tr w:rsidR="006A5CCD" w:rsidRPr="00476235" w14:paraId="2614CE8D"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85" w14:textId="77777777" w:rsidR="006A5CCD" w:rsidRPr="00476235" w:rsidRDefault="006A5CCD" w:rsidP="00AF3934">
            <w:pPr>
              <w:spacing w:after="0" w:line="240" w:lineRule="auto"/>
              <w:jc w:val="center"/>
              <w:rPr>
                <w:sz w:val="20"/>
                <w:szCs w:val="20"/>
              </w:rPr>
            </w:pPr>
            <w:r w:rsidRPr="00476235">
              <w:rPr>
                <w:sz w:val="20"/>
                <w:szCs w:val="20"/>
              </w:rPr>
              <w:t>Name</w:t>
            </w:r>
          </w:p>
        </w:tc>
        <w:tc>
          <w:tcPr>
            <w:tcW w:w="1791" w:type="dxa"/>
            <w:tcBorders>
              <w:top w:val="single" w:sz="4" w:space="0" w:color="auto"/>
              <w:left w:val="single" w:sz="4" w:space="0" w:color="auto"/>
              <w:bottom w:val="single" w:sz="4" w:space="0" w:color="auto"/>
              <w:right w:val="single" w:sz="4" w:space="0" w:color="auto"/>
            </w:tcBorders>
          </w:tcPr>
          <w:p w14:paraId="2614CE86" w14:textId="77777777" w:rsidR="006A5CCD" w:rsidRPr="00476235" w:rsidRDefault="006A5CCD" w:rsidP="00AF3934">
            <w:pPr>
              <w:spacing w:after="0" w:line="240" w:lineRule="auto"/>
              <w:jc w:val="center"/>
              <w:rPr>
                <w:sz w:val="20"/>
                <w:szCs w:val="20"/>
              </w:rPr>
            </w:pPr>
            <w:r w:rsidRPr="00476235">
              <w:rPr>
                <w:sz w:val="20"/>
                <w:szCs w:val="20"/>
              </w:rPr>
              <w:t>Construction</w:t>
            </w:r>
          </w:p>
        </w:tc>
        <w:tc>
          <w:tcPr>
            <w:tcW w:w="1863" w:type="dxa"/>
            <w:tcBorders>
              <w:top w:val="single" w:sz="4" w:space="0" w:color="auto"/>
              <w:left w:val="single" w:sz="4" w:space="0" w:color="auto"/>
              <w:bottom w:val="single" w:sz="4" w:space="0" w:color="auto"/>
              <w:right w:val="single" w:sz="4" w:space="0" w:color="auto"/>
            </w:tcBorders>
          </w:tcPr>
          <w:p w14:paraId="2614CE87" w14:textId="77777777" w:rsidR="006A5CCD" w:rsidRPr="00476235" w:rsidRDefault="006A5CCD" w:rsidP="00AF3934">
            <w:pPr>
              <w:spacing w:after="0" w:line="240" w:lineRule="auto"/>
              <w:jc w:val="center"/>
              <w:rPr>
                <w:sz w:val="20"/>
                <w:szCs w:val="20"/>
              </w:rPr>
            </w:pPr>
            <w:r w:rsidRPr="00476235">
              <w:rPr>
                <w:sz w:val="20"/>
                <w:szCs w:val="20"/>
              </w:rPr>
              <w:t>Roof Rise</w:t>
            </w:r>
          </w:p>
        </w:tc>
        <w:tc>
          <w:tcPr>
            <w:tcW w:w="1827" w:type="dxa"/>
            <w:tcBorders>
              <w:top w:val="single" w:sz="4" w:space="0" w:color="auto"/>
              <w:left w:val="single" w:sz="4" w:space="0" w:color="auto"/>
              <w:bottom w:val="single" w:sz="4" w:space="0" w:color="auto"/>
              <w:right w:val="single" w:sz="4" w:space="0" w:color="auto"/>
            </w:tcBorders>
          </w:tcPr>
          <w:p w14:paraId="2614CE88" w14:textId="77777777" w:rsidR="006A5CCD" w:rsidRPr="00476235" w:rsidRDefault="006A5CCD" w:rsidP="00AF3934">
            <w:pPr>
              <w:spacing w:after="0" w:line="240" w:lineRule="auto"/>
              <w:jc w:val="center"/>
              <w:rPr>
                <w:sz w:val="20"/>
                <w:szCs w:val="20"/>
              </w:rPr>
            </w:pPr>
            <w:r w:rsidRPr="00476235">
              <w:rPr>
                <w:sz w:val="20"/>
                <w:szCs w:val="20"/>
              </w:rPr>
              <w:t>Roof Reflectance</w:t>
            </w:r>
          </w:p>
        </w:tc>
        <w:tc>
          <w:tcPr>
            <w:tcW w:w="1827" w:type="dxa"/>
            <w:tcBorders>
              <w:top w:val="single" w:sz="4" w:space="0" w:color="auto"/>
              <w:left w:val="single" w:sz="4" w:space="0" w:color="auto"/>
              <w:bottom w:val="single" w:sz="4" w:space="0" w:color="auto"/>
              <w:right w:val="single" w:sz="4" w:space="0" w:color="auto"/>
            </w:tcBorders>
          </w:tcPr>
          <w:p w14:paraId="2614CE89" w14:textId="77777777" w:rsidR="006A5CCD" w:rsidRPr="00476235" w:rsidRDefault="006A5CCD" w:rsidP="00AF3934">
            <w:pPr>
              <w:spacing w:after="0" w:line="240" w:lineRule="auto"/>
              <w:jc w:val="center"/>
              <w:rPr>
                <w:sz w:val="20"/>
                <w:szCs w:val="20"/>
              </w:rPr>
            </w:pPr>
            <w:r w:rsidRPr="00476235">
              <w:rPr>
                <w:sz w:val="20"/>
                <w:szCs w:val="20"/>
              </w:rPr>
              <w:t>Roof Emittance</w:t>
            </w:r>
          </w:p>
        </w:tc>
        <w:tc>
          <w:tcPr>
            <w:tcW w:w="1827" w:type="dxa"/>
            <w:tcBorders>
              <w:top w:val="single" w:sz="4" w:space="0" w:color="auto"/>
              <w:left w:val="single" w:sz="4" w:space="0" w:color="auto"/>
              <w:bottom w:val="single" w:sz="4" w:space="0" w:color="auto"/>
              <w:right w:val="single" w:sz="4" w:space="0" w:color="auto"/>
            </w:tcBorders>
          </w:tcPr>
          <w:p w14:paraId="2614CE8A" w14:textId="77777777" w:rsidR="006A5CCD" w:rsidRPr="00476235" w:rsidRDefault="006A5CCD" w:rsidP="00AF3934">
            <w:pPr>
              <w:spacing w:after="0" w:line="240" w:lineRule="auto"/>
              <w:jc w:val="center"/>
              <w:rPr>
                <w:sz w:val="20"/>
                <w:szCs w:val="20"/>
              </w:rPr>
            </w:pPr>
            <w:r w:rsidRPr="00476235">
              <w:rPr>
                <w:sz w:val="20"/>
                <w:szCs w:val="20"/>
              </w:rPr>
              <w:t>Radiant Barrier</w:t>
            </w:r>
          </w:p>
        </w:tc>
        <w:tc>
          <w:tcPr>
            <w:tcW w:w="1827" w:type="dxa"/>
            <w:tcBorders>
              <w:top w:val="single" w:sz="4" w:space="0" w:color="auto"/>
              <w:left w:val="single" w:sz="4" w:space="0" w:color="auto"/>
              <w:bottom w:val="single" w:sz="4" w:space="0" w:color="auto"/>
              <w:right w:val="single" w:sz="4" w:space="0" w:color="auto"/>
            </w:tcBorders>
          </w:tcPr>
          <w:p w14:paraId="2614CE8B" w14:textId="77777777" w:rsidR="006A5CCD" w:rsidRPr="00476235" w:rsidRDefault="006A5CCD" w:rsidP="00AF3934">
            <w:pPr>
              <w:spacing w:after="0" w:line="240" w:lineRule="auto"/>
              <w:jc w:val="center"/>
              <w:rPr>
                <w:sz w:val="20"/>
                <w:szCs w:val="20"/>
              </w:rPr>
            </w:pPr>
            <w:r w:rsidRPr="00476235">
              <w:rPr>
                <w:sz w:val="20"/>
                <w:szCs w:val="20"/>
              </w:rPr>
              <w:t>Cool Roof</w:t>
            </w:r>
          </w:p>
        </w:tc>
        <w:tc>
          <w:tcPr>
            <w:tcW w:w="1827" w:type="dxa"/>
            <w:tcBorders>
              <w:top w:val="single" w:sz="4" w:space="0" w:color="auto"/>
              <w:left w:val="single" w:sz="4" w:space="0" w:color="auto"/>
              <w:bottom w:val="single" w:sz="4" w:space="0" w:color="auto"/>
              <w:right w:val="single" w:sz="4" w:space="0" w:color="auto"/>
            </w:tcBorders>
          </w:tcPr>
          <w:p w14:paraId="2614CE8C"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CE96"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8E" w14:textId="77777777" w:rsidR="006A5CCD" w:rsidRPr="00476235" w:rsidRDefault="006A5CCD" w:rsidP="00AF3934">
            <w:pPr>
              <w:spacing w:after="0" w:line="240" w:lineRule="auto"/>
              <w:rPr>
                <w:sz w:val="20"/>
                <w:szCs w:val="20"/>
              </w:rPr>
            </w:pPr>
          </w:p>
        </w:tc>
        <w:tc>
          <w:tcPr>
            <w:tcW w:w="1791" w:type="dxa"/>
            <w:tcBorders>
              <w:top w:val="single" w:sz="4" w:space="0" w:color="auto"/>
              <w:left w:val="single" w:sz="4" w:space="0" w:color="auto"/>
              <w:bottom w:val="single" w:sz="4" w:space="0" w:color="auto"/>
              <w:right w:val="single" w:sz="4" w:space="0" w:color="auto"/>
            </w:tcBorders>
          </w:tcPr>
          <w:p w14:paraId="2614CE8F" w14:textId="77777777" w:rsidR="006A5CCD" w:rsidRPr="00476235" w:rsidRDefault="006A5CCD" w:rsidP="00AF3934">
            <w:pPr>
              <w:spacing w:after="0" w:line="240" w:lineRule="auto"/>
              <w:rPr>
                <w:sz w:val="20"/>
                <w:szCs w:val="20"/>
              </w:rPr>
            </w:pPr>
          </w:p>
        </w:tc>
        <w:tc>
          <w:tcPr>
            <w:tcW w:w="1863" w:type="dxa"/>
            <w:tcBorders>
              <w:top w:val="single" w:sz="4" w:space="0" w:color="auto"/>
              <w:left w:val="single" w:sz="4" w:space="0" w:color="auto"/>
              <w:bottom w:val="single" w:sz="4" w:space="0" w:color="auto"/>
              <w:right w:val="single" w:sz="4" w:space="0" w:color="auto"/>
            </w:tcBorders>
          </w:tcPr>
          <w:p w14:paraId="2614CE90"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1"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2"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3"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4"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5" w14:textId="77777777" w:rsidR="006A5CCD" w:rsidRPr="00476235" w:rsidRDefault="006A5CCD" w:rsidP="00AF3934">
            <w:pPr>
              <w:spacing w:after="0" w:line="240" w:lineRule="auto"/>
              <w:rPr>
                <w:sz w:val="20"/>
                <w:szCs w:val="20"/>
              </w:rPr>
            </w:pPr>
          </w:p>
        </w:tc>
      </w:tr>
      <w:tr w:rsidR="006A5CCD" w:rsidRPr="00476235" w14:paraId="2614CE9F"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97" w14:textId="77777777" w:rsidR="006A5CCD" w:rsidRPr="00476235" w:rsidRDefault="006A5CCD" w:rsidP="00AF3934">
            <w:pPr>
              <w:spacing w:after="0" w:line="240" w:lineRule="auto"/>
              <w:rPr>
                <w:sz w:val="20"/>
                <w:szCs w:val="20"/>
              </w:rPr>
            </w:pPr>
          </w:p>
        </w:tc>
        <w:tc>
          <w:tcPr>
            <w:tcW w:w="1791" w:type="dxa"/>
            <w:tcBorders>
              <w:top w:val="single" w:sz="4" w:space="0" w:color="auto"/>
              <w:left w:val="single" w:sz="4" w:space="0" w:color="auto"/>
              <w:bottom w:val="single" w:sz="4" w:space="0" w:color="auto"/>
              <w:right w:val="single" w:sz="4" w:space="0" w:color="auto"/>
            </w:tcBorders>
          </w:tcPr>
          <w:p w14:paraId="2614CE98" w14:textId="77777777" w:rsidR="006A5CCD" w:rsidRPr="00476235" w:rsidRDefault="006A5CCD" w:rsidP="00AF3934">
            <w:pPr>
              <w:spacing w:after="0" w:line="240" w:lineRule="auto"/>
              <w:rPr>
                <w:sz w:val="20"/>
                <w:szCs w:val="20"/>
              </w:rPr>
            </w:pPr>
          </w:p>
        </w:tc>
        <w:tc>
          <w:tcPr>
            <w:tcW w:w="1863" w:type="dxa"/>
            <w:tcBorders>
              <w:top w:val="single" w:sz="4" w:space="0" w:color="auto"/>
              <w:left w:val="single" w:sz="4" w:space="0" w:color="auto"/>
              <w:bottom w:val="single" w:sz="4" w:space="0" w:color="auto"/>
              <w:right w:val="single" w:sz="4" w:space="0" w:color="auto"/>
            </w:tcBorders>
          </w:tcPr>
          <w:p w14:paraId="2614CE99"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A"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B"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C"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D"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E" w14:textId="77777777" w:rsidR="006A5CCD" w:rsidRPr="00476235" w:rsidRDefault="006A5CCD" w:rsidP="00AF3934">
            <w:pPr>
              <w:spacing w:after="0" w:line="240" w:lineRule="auto"/>
              <w:rPr>
                <w:sz w:val="20"/>
                <w:szCs w:val="20"/>
              </w:rPr>
            </w:pPr>
          </w:p>
        </w:tc>
      </w:tr>
      <w:tr w:rsidR="000C0796" w:rsidRPr="00476235" w14:paraId="2614CEA3" w14:textId="77777777" w:rsidTr="2662821B">
        <w:trPr>
          <w:trHeight w:val="108"/>
        </w:trPr>
        <w:tc>
          <w:tcPr>
            <w:tcW w:w="468" w:type="dxa"/>
            <w:tcBorders>
              <w:top w:val="single" w:sz="4" w:space="0" w:color="auto"/>
              <w:left w:val="single" w:sz="4" w:space="0" w:color="auto"/>
              <w:bottom w:val="single" w:sz="4" w:space="0" w:color="auto"/>
              <w:right w:val="single" w:sz="4" w:space="0" w:color="auto"/>
            </w:tcBorders>
            <w:vAlign w:val="center"/>
          </w:tcPr>
          <w:p w14:paraId="2614CEA0" w14:textId="77777777" w:rsidR="000C0796" w:rsidRPr="00476235" w:rsidRDefault="000C0796" w:rsidP="007E2232">
            <w:pPr>
              <w:spacing w:after="0" w:line="240" w:lineRule="auto"/>
              <w:jc w:val="center"/>
              <w:rPr>
                <w:sz w:val="20"/>
                <w:szCs w:val="20"/>
              </w:rPr>
            </w:pPr>
            <w:r w:rsidRPr="00476235">
              <w:rPr>
                <w:sz w:val="20"/>
                <w:szCs w:val="20"/>
              </w:rPr>
              <w:t>09</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2614CEA1" w14:textId="77777777" w:rsidR="000C0796" w:rsidRPr="00476235" w:rsidRDefault="000C0796" w:rsidP="007E2232">
            <w:pPr>
              <w:spacing w:after="0" w:line="240" w:lineRule="auto"/>
              <w:rPr>
                <w:sz w:val="20"/>
                <w:szCs w:val="20"/>
              </w:rPr>
            </w:pPr>
            <w:r w:rsidRPr="00476235">
              <w:rPr>
                <w:sz w:val="20"/>
                <w:szCs w:val="20"/>
              </w:rPr>
              <w:t>Verification Status:</w:t>
            </w:r>
          </w:p>
        </w:tc>
        <w:tc>
          <w:tcPr>
            <w:tcW w:w="10998" w:type="dxa"/>
            <w:gridSpan w:val="6"/>
            <w:tcBorders>
              <w:top w:val="single" w:sz="4" w:space="0" w:color="auto"/>
              <w:left w:val="single" w:sz="4" w:space="0" w:color="auto"/>
              <w:bottom w:val="single" w:sz="4" w:space="0" w:color="auto"/>
              <w:right w:val="single" w:sz="4" w:space="0" w:color="auto"/>
            </w:tcBorders>
          </w:tcPr>
          <w:p w14:paraId="4F5962ED" w14:textId="77777777" w:rsidR="000C0796" w:rsidRPr="00476235" w:rsidRDefault="000C0796" w:rsidP="000C0796">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2614CEA2" w14:textId="3A710CCB" w:rsidR="000C0796" w:rsidRPr="00476235" w:rsidRDefault="000C0796" w:rsidP="00953279">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A7" w14:textId="77777777" w:rsidTr="2662821B">
        <w:trPr>
          <w:trHeight w:val="107"/>
        </w:trPr>
        <w:tc>
          <w:tcPr>
            <w:tcW w:w="468" w:type="dxa"/>
            <w:tcBorders>
              <w:top w:val="single" w:sz="4" w:space="0" w:color="auto"/>
              <w:left w:val="single" w:sz="4" w:space="0" w:color="auto"/>
              <w:bottom w:val="single" w:sz="4" w:space="0" w:color="auto"/>
              <w:right w:val="single" w:sz="4" w:space="0" w:color="auto"/>
            </w:tcBorders>
          </w:tcPr>
          <w:p w14:paraId="2614CEA4" w14:textId="77777777" w:rsidR="000C0796" w:rsidRPr="00476235" w:rsidRDefault="000C0796" w:rsidP="00AF3934">
            <w:pPr>
              <w:spacing w:after="0" w:line="240" w:lineRule="auto"/>
              <w:rPr>
                <w:sz w:val="20"/>
                <w:szCs w:val="20"/>
              </w:rPr>
            </w:pPr>
            <w:r w:rsidRPr="00476235">
              <w:rPr>
                <w:sz w:val="20"/>
                <w:szCs w:val="20"/>
              </w:rPr>
              <w:t>10</w:t>
            </w:r>
          </w:p>
        </w:tc>
        <w:tc>
          <w:tcPr>
            <w:tcW w:w="14148" w:type="dxa"/>
            <w:gridSpan w:val="8"/>
            <w:tcBorders>
              <w:top w:val="single" w:sz="4" w:space="0" w:color="auto"/>
              <w:left w:val="single" w:sz="4" w:space="0" w:color="auto"/>
              <w:bottom w:val="single" w:sz="4" w:space="0" w:color="auto"/>
              <w:right w:val="single" w:sz="4" w:space="0" w:color="auto"/>
            </w:tcBorders>
          </w:tcPr>
          <w:p w14:paraId="2614CEA6" w14:textId="6B717216" w:rsidR="000C0796" w:rsidRPr="00476235" w:rsidRDefault="000C0796" w:rsidP="00AF3934">
            <w:pPr>
              <w:spacing w:after="0" w:line="240" w:lineRule="auto"/>
              <w:rPr>
                <w:sz w:val="20"/>
                <w:szCs w:val="20"/>
              </w:rPr>
            </w:pPr>
            <w:r w:rsidRPr="00476235">
              <w:rPr>
                <w:sz w:val="20"/>
                <w:szCs w:val="20"/>
              </w:rPr>
              <w:t>Correction Notes:</w:t>
            </w:r>
          </w:p>
        </w:tc>
      </w:tr>
    </w:tbl>
    <w:p w14:paraId="654A3E82" w14:textId="77777777" w:rsidR="000C0796" w:rsidRPr="00476235" w:rsidRDefault="000C0796" w:rsidP="000C0796">
      <w:pPr>
        <w:spacing w:after="0"/>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359"/>
        <w:gridCol w:w="1791"/>
        <w:gridCol w:w="1863"/>
        <w:gridCol w:w="1827"/>
        <w:gridCol w:w="1827"/>
        <w:gridCol w:w="1827"/>
        <w:gridCol w:w="1827"/>
        <w:gridCol w:w="1827"/>
      </w:tblGrid>
      <w:tr w:rsidR="006A5CCD" w:rsidRPr="00476235" w14:paraId="2614CEA9" w14:textId="77777777" w:rsidTr="00C4535B">
        <w:tc>
          <w:tcPr>
            <w:tcW w:w="14616" w:type="dxa"/>
            <w:gridSpan w:val="9"/>
            <w:shd w:val="clear" w:color="auto" w:fill="auto"/>
          </w:tcPr>
          <w:p w14:paraId="2614CEA8" w14:textId="730E6668" w:rsidR="006A5CCD" w:rsidRPr="00476235" w:rsidRDefault="006A5CCD" w:rsidP="006A5CCD">
            <w:pPr>
              <w:spacing w:after="0" w:line="240" w:lineRule="auto"/>
              <w:rPr>
                <w:b/>
                <w:sz w:val="20"/>
                <w:szCs w:val="20"/>
              </w:rPr>
            </w:pPr>
            <w:r w:rsidRPr="00476235">
              <w:rPr>
                <w:b/>
                <w:sz w:val="20"/>
                <w:szCs w:val="20"/>
              </w:rPr>
              <w:t>D. Windows</w:t>
            </w:r>
          </w:p>
        </w:tc>
      </w:tr>
      <w:tr w:rsidR="00AA01FC" w:rsidRPr="00476235" w14:paraId="2614CEB2" w14:textId="77777777" w:rsidTr="000C0796">
        <w:tc>
          <w:tcPr>
            <w:tcW w:w="1827" w:type="dxa"/>
            <w:gridSpan w:val="2"/>
          </w:tcPr>
          <w:p w14:paraId="2614CEAA" w14:textId="77777777" w:rsidR="00AA01FC" w:rsidRPr="00476235" w:rsidRDefault="00AA01FC" w:rsidP="006A5CCD">
            <w:pPr>
              <w:spacing w:after="0" w:line="240" w:lineRule="auto"/>
              <w:jc w:val="center"/>
              <w:rPr>
                <w:sz w:val="20"/>
                <w:szCs w:val="20"/>
              </w:rPr>
            </w:pPr>
            <w:r w:rsidRPr="00476235">
              <w:rPr>
                <w:sz w:val="20"/>
                <w:szCs w:val="20"/>
              </w:rPr>
              <w:t>01</w:t>
            </w:r>
          </w:p>
        </w:tc>
        <w:tc>
          <w:tcPr>
            <w:tcW w:w="1791" w:type="dxa"/>
          </w:tcPr>
          <w:p w14:paraId="2614CEAB" w14:textId="77777777" w:rsidR="00AA01FC" w:rsidRPr="00476235" w:rsidRDefault="00AA01FC" w:rsidP="006A5CCD">
            <w:pPr>
              <w:spacing w:after="0" w:line="240" w:lineRule="auto"/>
              <w:jc w:val="center"/>
              <w:rPr>
                <w:sz w:val="20"/>
                <w:szCs w:val="20"/>
              </w:rPr>
            </w:pPr>
            <w:r w:rsidRPr="00476235">
              <w:rPr>
                <w:sz w:val="20"/>
                <w:szCs w:val="20"/>
              </w:rPr>
              <w:t>02</w:t>
            </w:r>
          </w:p>
        </w:tc>
        <w:tc>
          <w:tcPr>
            <w:tcW w:w="1863" w:type="dxa"/>
          </w:tcPr>
          <w:p w14:paraId="2614CEAC" w14:textId="77777777" w:rsidR="00AA01FC" w:rsidRPr="00476235" w:rsidRDefault="00AA01FC" w:rsidP="006A5CCD">
            <w:pPr>
              <w:spacing w:after="0" w:line="240" w:lineRule="auto"/>
              <w:jc w:val="center"/>
              <w:rPr>
                <w:sz w:val="20"/>
                <w:szCs w:val="20"/>
              </w:rPr>
            </w:pPr>
            <w:r w:rsidRPr="00476235">
              <w:rPr>
                <w:sz w:val="20"/>
                <w:szCs w:val="20"/>
              </w:rPr>
              <w:t>03</w:t>
            </w:r>
          </w:p>
        </w:tc>
        <w:tc>
          <w:tcPr>
            <w:tcW w:w="1827" w:type="dxa"/>
          </w:tcPr>
          <w:p w14:paraId="2614CEAD" w14:textId="77777777" w:rsidR="00AA01FC" w:rsidRPr="00476235" w:rsidRDefault="00AA01FC" w:rsidP="006A5CCD">
            <w:pPr>
              <w:spacing w:after="0" w:line="240" w:lineRule="auto"/>
              <w:jc w:val="center"/>
              <w:rPr>
                <w:sz w:val="20"/>
                <w:szCs w:val="20"/>
              </w:rPr>
            </w:pPr>
            <w:r w:rsidRPr="00476235">
              <w:rPr>
                <w:sz w:val="20"/>
                <w:szCs w:val="20"/>
              </w:rPr>
              <w:t>04</w:t>
            </w:r>
          </w:p>
        </w:tc>
        <w:tc>
          <w:tcPr>
            <w:tcW w:w="1827" w:type="dxa"/>
          </w:tcPr>
          <w:p w14:paraId="2614CEAE" w14:textId="77777777" w:rsidR="00AA01FC" w:rsidRPr="00476235" w:rsidRDefault="00AA01FC" w:rsidP="006A5CCD">
            <w:pPr>
              <w:spacing w:after="0" w:line="240" w:lineRule="auto"/>
              <w:jc w:val="center"/>
              <w:rPr>
                <w:sz w:val="20"/>
                <w:szCs w:val="20"/>
              </w:rPr>
            </w:pPr>
            <w:r w:rsidRPr="00476235">
              <w:rPr>
                <w:sz w:val="20"/>
                <w:szCs w:val="20"/>
              </w:rPr>
              <w:t>05</w:t>
            </w:r>
          </w:p>
        </w:tc>
        <w:tc>
          <w:tcPr>
            <w:tcW w:w="1827" w:type="dxa"/>
          </w:tcPr>
          <w:p w14:paraId="2614CEAF" w14:textId="77777777" w:rsidR="00AA01FC" w:rsidRPr="00476235" w:rsidRDefault="00AA01FC" w:rsidP="006A5CCD">
            <w:pPr>
              <w:spacing w:after="0" w:line="240" w:lineRule="auto"/>
              <w:jc w:val="center"/>
              <w:rPr>
                <w:sz w:val="20"/>
                <w:szCs w:val="20"/>
              </w:rPr>
            </w:pPr>
            <w:r w:rsidRPr="00476235">
              <w:rPr>
                <w:sz w:val="20"/>
                <w:szCs w:val="20"/>
              </w:rPr>
              <w:t>06</w:t>
            </w:r>
          </w:p>
        </w:tc>
        <w:tc>
          <w:tcPr>
            <w:tcW w:w="1827" w:type="dxa"/>
          </w:tcPr>
          <w:p w14:paraId="2614CEB0" w14:textId="77777777" w:rsidR="00AA01FC" w:rsidRPr="00476235" w:rsidRDefault="00AA01FC" w:rsidP="006A5CCD">
            <w:pPr>
              <w:spacing w:after="0" w:line="240" w:lineRule="auto"/>
              <w:jc w:val="center"/>
              <w:rPr>
                <w:sz w:val="20"/>
                <w:szCs w:val="20"/>
              </w:rPr>
            </w:pPr>
            <w:r w:rsidRPr="00476235">
              <w:rPr>
                <w:sz w:val="20"/>
                <w:szCs w:val="20"/>
              </w:rPr>
              <w:t>07</w:t>
            </w:r>
          </w:p>
        </w:tc>
        <w:tc>
          <w:tcPr>
            <w:tcW w:w="1827" w:type="dxa"/>
          </w:tcPr>
          <w:p w14:paraId="2614CEB1" w14:textId="77777777" w:rsidR="00AA01FC" w:rsidRPr="00476235" w:rsidRDefault="00AA01FC" w:rsidP="006A5CCD">
            <w:pPr>
              <w:spacing w:after="0" w:line="240" w:lineRule="auto"/>
              <w:jc w:val="center"/>
              <w:rPr>
                <w:sz w:val="20"/>
                <w:szCs w:val="20"/>
              </w:rPr>
            </w:pPr>
            <w:r w:rsidRPr="00476235">
              <w:rPr>
                <w:sz w:val="20"/>
                <w:szCs w:val="20"/>
              </w:rPr>
              <w:t>08</w:t>
            </w:r>
          </w:p>
        </w:tc>
      </w:tr>
      <w:tr w:rsidR="00AA01FC" w:rsidRPr="00476235" w14:paraId="2614CEBB" w14:textId="77777777" w:rsidTr="000C0796">
        <w:tc>
          <w:tcPr>
            <w:tcW w:w="1827" w:type="dxa"/>
            <w:gridSpan w:val="2"/>
          </w:tcPr>
          <w:p w14:paraId="2614CEB3" w14:textId="77777777" w:rsidR="00AA01FC" w:rsidRPr="00476235" w:rsidRDefault="00AA01FC" w:rsidP="006A5CCD">
            <w:pPr>
              <w:spacing w:after="0" w:line="240" w:lineRule="auto"/>
              <w:jc w:val="center"/>
              <w:rPr>
                <w:sz w:val="20"/>
                <w:szCs w:val="20"/>
              </w:rPr>
            </w:pPr>
            <w:r w:rsidRPr="00476235">
              <w:rPr>
                <w:sz w:val="20"/>
                <w:szCs w:val="20"/>
              </w:rPr>
              <w:t>Name</w:t>
            </w:r>
          </w:p>
        </w:tc>
        <w:tc>
          <w:tcPr>
            <w:tcW w:w="1791" w:type="dxa"/>
          </w:tcPr>
          <w:p w14:paraId="2614CEB4" w14:textId="77777777" w:rsidR="00AA01FC" w:rsidRPr="00476235" w:rsidRDefault="00AA01FC" w:rsidP="006A5CCD">
            <w:pPr>
              <w:spacing w:after="0" w:line="240" w:lineRule="auto"/>
              <w:jc w:val="center"/>
              <w:rPr>
                <w:sz w:val="20"/>
                <w:szCs w:val="20"/>
              </w:rPr>
            </w:pPr>
            <w:r w:rsidRPr="00476235">
              <w:rPr>
                <w:sz w:val="20"/>
                <w:szCs w:val="20"/>
              </w:rPr>
              <w:t>Azimuth</w:t>
            </w:r>
          </w:p>
        </w:tc>
        <w:tc>
          <w:tcPr>
            <w:tcW w:w="1863" w:type="dxa"/>
          </w:tcPr>
          <w:p w14:paraId="2614CEB5" w14:textId="77777777" w:rsidR="00AA01FC" w:rsidRPr="00476235" w:rsidRDefault="00AA01FC" w:rsidP="006A5CCD">
            <w:pPr>
              <w:spacing w:after="0" w:line="240" w:lineRule="auto"/>
              <w:jc w:val="center"/>
              <w:rPr>
                <w:sz w:val="20"/>
                <w:szCs w:val="20"/>
              </w:rPr>
            </w:pPr>
            <w:r w:rsidRPr="00476235">
              <w:rPr>
                <w:sz w:val="20"/>
                <w:szCs w:val="20"/>
              </w:rPr>
              <w:t>Multiplier</w:t>
            </w:r>
          </w:p>
        </w:tc>
        <w:tc>
          <w:tcPr>
            <w:tcW w:w="1827" w:type="dxa"/>
          </w:tcPr>
          <w:p w14:paraId="2614CEB6" w14:textId="77777777" w:rsidR="00AA01FC" w:rsidRPr="00476235" w:rsidRDefault="00AA01FC" w:rsidP="006A5CCD">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1827" w:type="dxa"/>
          </w:tcPr>
          <w:p w14:paraId="2614CEB7" w14:textId="77777777" w:rsidR="00AA01FC" w:rsidRPr="00476235" w:rsidRDefault="00AA01FC" w:rsidP="006A5CCD">
            <w:pPr>
              <w:spacing w:after="0" w:line="240" w:lineRule="auto"/>
              <w:jc w:val="center"/>
              <w:rPr>
                <w:sz w:val="20"/>
                <w:szCs w:val="20"/>
              </w:rPr>
            </w:pPr>
            <w:r w:rsidRPr="00476235">
              <w:rPr>
                <w:sz w:val="20"/>
                <w:szCs w:val="20"/>
              </w:rPr>
              <w:t>U-factor</w:t>
            </w:r>
          </w:p>
        </w:tc>
        <w:tc>
          <w:tcPr>
            <w:tcW w:w="1827" w:type="dxa"/>
          </w:tcPr>
          <w:p w14:paraId="2614CEB8" w14:textId="77777777" w:rsidR="00AA01FC" w:rsidRPr="00476235" w:rsidRDefault="00AA01FC" w:rsidP="006A5CCD">
            <w:pPr>
              <w:spacing w:after="0" w:line="240" w:lineRule="auto"/>
              <w:jc w:val="center"/>
              <w:rPr>
                <w:sz w:val="20"/>
                <w:szCs w:val="20"/>
              </w:rPr>
            </w:pPr>
            <w:r w:rsidRPr="00476235">
              <w:rPr>
                <w:sz w:val="20"/>
                <w:szCs w:val="20"/>
              </w:rPr>
              <w:t>SHGC</w:t>
            </w:r>
          </w:p>
        </w:tc>
        <w:tc>
          <w:tcPr>
            <w:tcW w:w="1827" w:type="dxa"/>
          </w:tcPr>
          <w:p w14:paraId="2614CEB9" w14:textId="77777777" w:rsidR="00AA01FC" w:rsidRPr="00476235" w:rsidRDefault="00AA01FC" w:rsidP="006A5CCD">
            <w:pPr>
              <w:spacing w:after="0" w:line="240" w:lineRule="auto"/>
              <w:jc w:val="center"/>
              <w:rPr>
                <w:sz w:val="20"/>
                <w:szCs w:val="20"/>
              </w:rPr>
            </w:pPr>
            <w:r w:rsidRPr="00476235">
              <w:rPr>
                <w:sz w:val="20"/>
                <w:szCs w:val="20"/>
              </w:rPr>
              <w:t>Exterior Shading</w:t>
            </w:r>
          </w:p>
        </w:tc>
        <w:tc>
          <w:tcPr>
            <w:tcW w:w="1827" w:type="dxa"/>
          </w:tcPr>
          <w:p w14:paraId="2614CEBA" w14:textId="77777777" w:rsidR="00AA01FC" w:rsidRPr="00476235" w:rsidRDefault="00AA01FC" w:rsidP="006A5CCD">
            <w:pPr>
              <w:spacing w:after="0" w:line="240" w:lineRule="auto"/>
              <w:jc w:val="center"/>
              <w:rPr>
                <w:sz w:val="20"/>
                <w:szCs w:val="20"/>
              </w:rPr>
            </w:pPr>
            <w:r w:rsidRPr="00476235">
              <w:rPr>
                <w:sz w:val="20"/>
                <w:szCs w:val="20"/>
              </w:rPr>
              <w:t>Verification</w:t>
            </w:r>
          </w:p>
        </w:tc>
      </w:tr>
      <w:tr w:rsidR="00AA01FC" w:rsidRPr="00476235" w14:paraId="2614CEC4" w14:textId="77777777" w:rsidTr="000C0796">
        <w:tc>
          <w:tcPr>
            <w:tcW w:w="1827" w:type="dxa"/>
            <w:gridSpan w:val="2"/>
          </w:tcPr>
          <w:p w14:paraId="2614CEBC" w14:textId="77777777" w:rsidR="00AA01FC" w:rsidRPr="00476235" w:rsidRDefault="00AA01FC" w:rsidP="006A5CCD">
            <w:pPr>
              <w:spacing w:after="0" w:line="240" w:lineRule="auto"/>
              <w:rPr>
                <w:sz w:val="20"/>
                <w:szCs w:val="20"/>
              </w:rPr>
            </w:pPr>
          </w:p>
        </w:tc>
        <w:tc>
          <w:tcPr>
            <w:tcW w:w="1791" w:type="dxa"/>
          </w:tcPr>
          <w:p w14:paraId="2614CEBD" w14:textId="77777777" w:rsidR="00AA01FC" w:rsidRPr="00476235" w:rsidRDefault="00AA01FC" w:rsidP="006A5CCD">
            <w:pPr>
              <w:spacing w:after="0" w:line="240" w:lineRule="auto"/>
              <w:rPr>
                <w:sz w:val="20"/>
                <w:szCs w:val="20"/>
              </w:rPr>
            </w:pPr>
          </w:p>
        </w:tc>
        <w:tc>
          <w:tcPr>
            <w:tcW w:w="1863" w:type="dxa"/>
          </w:tcPr>
          <w:p w14:paraId="2614CEBE" w14:textId="77777777" w:rsidR="00AA01FC" w:rsidRPr="00476235" w:rsidRDefault="00AA01FC" w:rsidP="006A5CCD">
            <w:pPr>
              <w:spacing w:after="0" w:line="240" w:lineRule="auto"/>
              <w:rPr>
                <w:sz w:val="20"/>
                <w:szCs w:val="20"/>
              </w:rPr>
            </w:pPr>
          </w:p>
        </w:tc>
        <w:tc>
          <w:tcPr>
            <w:tcW w:w="1827" w:type="dxa"/>
          </w:tcPr>
          <w:p w14:paraId="2614CEBF" w14:textId="77777777" w:rsidR="00AA01FC" w:rsidRPr="00476235" w:rsidRDefault="00AA01FC" w:rsidP="006A5CCD">
            <w:pPr>
              <w:spacing w:after="0" w:line="240" w:lineRule="auto"/>
              <w:rPr>
                <w:sz w:val="20"/>
                <w:szCs w:val="20"/>
              </w:rPr>
            </w:pPr>
          </w:p>
        </w:tc>
        <w:tc>
          <w:tcPr>
            <w:tcW w:w="1827" w:type="dxa"/>
          </w:tcPr>
          <w:p w14:paraId="2614CEC0" w14:textId="77777777" w:rsidR="00AA01FC" w:rsidRPr="00476235" w:rsidRDefault="00AA01FC" w:rsidP="006A5CCD">
            <w:pPr>
              <w:spacing w:after="0" w:line="240" w:lineRule="auto"/>
              <w:rPr>
                <w:sz w:val="20"/>
                <w:szCs w:val="20"/>
              </w:rPr>
            </w:pPr>
          </w:p>
        </w:tc>
        <w:tc>
          <w:tcPr>
            <w:tcW w:w="1827" w:type="dxa"/>
          </w:tcPr>
          <w:p w14:paraId="2614CEC1" w14:textId="77777777" w:rsidR="00AA01FC" w:rsidRPr="00476235" w:rsidRDefault="00AA01FC" w:rsidP="006A5CCD">
            <w:pPr>
              <w:spacing w:after="0" w:line="240" w:lineRule="auto"/>
              <w:rPr>
                <w:sz w:val="20"/>
                <w:szCs w:val="20"/>
              </w:rPr>
            </w:pPr>
          </w:p>
        </w:tc>
        <w:tc>
          <w:tcPr>
            <w:tcW w:w="1827" w:type="dxa"/>
          </w:tcPr>
          <w:p w14:paraId="2614CEC2" w14:textId="77777777" w:rsidR="00AA01FC" w:rsidRPr="00476235" w:rsidRDefault="00AA01FC" w:rsidP="006A5CCD">
            <w:pPr>
              <w:spacing w:after="0" w:line="240" w:lineRule="auto"/>
              <w:rPr>
                <w:sz w:val="20"/>
                <w:szCs w:val="20"/>
              </w:rPr>
            </w:pPr>
          </w:p>
        </w:tc>
        <w:tc>
          <w:tcPr>
            <w:tcW w:w="1827" w:type="dxa"/>
          </w:tcPr>
          <w:p w14:paraId="2614CEC3" w14:textId="77777777" w:rsidR="00AA01FC" w:rsidRPr="00476235" w:rsidRDefault="00AA01FC" w:rsidP="006A5CCD">
            <w:pPr>
              <w:spacing w:after="0" w:line="240" w:lineRule="auto"/>
              <w:rPr>
                <w:sz w:val="20"/>
                <w:szCs w:val="20"/>
              </w:rPr>
            </w:pPr>
          </w:p>
        </w:tc>
      </w:tr>
      <w:tr w:rsidR="00AA01FC" w:rsidRPr="00476235" w14:paraId="2614CECD" w14:textId="77777777" w:rsidTr="000C0796">
        <w:tc>
          <w:tcPr>
            <w:tcW w:w="1827" w:type="dxa"/>
            <w:gridSpan w:val="2"/>
          </w:tcPr>
          <w:p w14:paraId="2614CEC5" w14:textId="77777777" w:rsidR="00AA01FC" w:rsidRPr="00476235" w:rsidRDefault="00AA01FC" w:rsidP="006A5CCD">
            <w:pPr>
              <w:spacing w:after="0" w:line="240" w:lineRule="auto"/>
              <w:rPr>
                <w:sz w:val="20"/>
                <w:szCs w:val="20"/>
              </w:rPr>
            </w:pPr>
          </w:p>
        </w:tc>
        <w:tc>
          <w:tcPr>
            <w:tcW w:w="1791" w:type="dxa"/>
          </w:tcPr>
          <w:p w14:paraId="2614CEC6" w14:textId="77777777" w:rsidR="00AA01FC" w:rsidRPr="00476235" w:rsidRDefault="00AA01FC" w:rsidP="006A5CCD">
            <w:pPr>
              <w:spacing w:after="0" w:line="240" w:lineRule="auto"/>
              <w:rPr>
                <w:sz w:val="20"/>
                <w:szCs w:val="20"/>
              </w:rPr>
            </w:pPr>
          </w:p>
        </w:tc>
        <w:tc>
          <w:tcPr>
            <w:tcW w:w="1863" w:type="dxa"/>
          </w:tcPr>
          <w:p w14:paraId="2614CEC7" w14:textId="77777777" w:rsidR="00AA01FC" w:rsidRPr="00476235" w:rsidRDefault="00AA01FC" w:rsidP="006A5CCD">
            <w:pPr>
              <w:spacing w:after="0" w:line="240" w:lineRule="auto"/>
              <w:rPr>
                <w:sz w:val="20"/>
                <w:szCs w:val="20"/>
              </w:rPr>
            </w:pPr>
          </w:p>
        </w:tc>
        <w:tc>
          <w:tcPr>
            <w:tcW w:w="1827" w:type="dxa"/>
          </w:tcPr>
          <w:p w14:paraId="2614CEC8" w14:textId="77777777" w:rsidR="00AA01FC" w:rsidRPr="00476235" w:rsidRDefault="00AA01FC" w:rsidP="006A5CCD">
            <w:pPr>
              <w:spacing w:after="0" w:line="240" w:lineRule="auto"/>
              <w:rPr>
                <w:sz w:val="20"/>
                <w:szCs w:val="20"/>
              </w:rPr>
            </w:pPr>
          </w:p>
        </w:tc>
        <w:tc>
          <w:tcPr>
            <w:tcW w:w="1827" w:type="dxa"/>
          </w:tcPr>
          <w:p w14:paraId="2614CEC9" w14:textId="77777777" w:rsidR="00AA01FC" w:rsidRPr="00476235" w:rsidRDefault="00AA01FC" w:rsidP="006A5CCD">
            <w:pPr>
              <w:spacing w:after="0" w:line="240" w:lineRule="auto"/>
              <w:rPr>
                <w:sz w:val="20"/>
                <w:szCs w:val="20"/>
              </w:rPr>
            </w:pPr>
          </w:p>
        </w:tc>
        <w:tc>
          <w:tcPr>
            <w:tcW w:w="1827" w:type="dxa"/>
          </w:tcPr>
          <w:p w14:paraId="2614CECA" w14:textId="77777777" w:rsidR="00AA01FC" w:rsidRPr="00476235" w:rsidRDefault="00AA01FC" w:rsidP="006A5CCD">
            <w:pPr>
              <w:spacing w:after="0" w:line="240" w:lineRule="auto"/>
              <w:rPr>
                <w:sz w:val="20"/>
                <w:szCs w:val="20"/>
              </w:rPr>
            </w:pPr>
          </w:p>
        </w:tc>
        <w:tc>
          <w:tcPr>
            <w:tcW w:w="1827" w:type="dxa"/>
          </w:tcPr>
          <w:p w14:paraId="2614CECB" w14:textId="77777777" w:rsidR="00AA01FC" w:rsidRPr="00476235" w:rsidRDefault="00AA01FC" w:rsidP="006A5CCD">
            <w:pPr>
              <w:spacing w:after="0" w:line="240" w:lineRule="auto"/>
              <w:rPr>
                <w:sz w:val="20"/>
                <w:szCs w:val="20"/>
              </w:rPr>
            </w:pPr>
          </w:p>
        </w:tc>
        <w:tc>
          <w:tcPr>
            <w:tcW w:w="1827" w:type="dxa"/>
          </w:tcPr>
          <w:p w14:paraId="2614CECC" w14:textId="77777777" w:rsidR="00AA01FC" w:rsidRPr="00476235" w:rsidRDefault="00AA01FC" w:rsidP="006A5CCD">
            <w:pPr>
              <w:spacing w:after="0" w:line="240" w:lineRule="auto"/>
              <w:rPr>
                <w:sz w:val="20"/>
                <w:szCs w:val="20"/>
              </w:rPr>
            </w:pPr>
          </w:p>
        </w:tc>
      </w:tr>
      <w:tr w:rsidR="000C0796" w:rsidRPr="00476235" w14:paraId="2614CED1" w14:textId="77777777" w:rsidTr="007E2232">
        <w:tc>
          <w:tcPr>
            <w:tcW w:w="468" w:type="dxa"/>
            <w:vAlign w:val="center"/>
          </w:tcPr>
          <w:p w14:paraId="2614CECE" w14:textId="77777777" w:rsidR="000C0796" w:rsidRPr="00476235" w:rsidRDefault="000C0796" w:rsidP="007E2232">
            <w:pPr>
              <w:spacing w:after="0" w:line="240" w:lineRule="auto"/>
              <w:jc w:val="center"/>
              <w:rPr>
                <w:sz w:val="20"/>
                <w:szCs w:val="20"/>
              </w:rPr>
            </w:pPr>
            <w:r w:rsidRPr="00476235">
              <w:rPr>
                <w:sz w:val="20"/>
                <w:szCs w:val="20"/>
              </w:rPr>
              <w:t>09</w:t>
            </w:r>
          </w:p>
        </w:tc>
        <w:tc>
          <w:tcPr>
            <w:tcW w:w="3150" w:type="dxa"/>
            <w:gridSpan w:val="2"/>
            <w:vAlign w:val="center"/>
          </w:tcPr>
          <w:p w14:paraId="2614CECF" w14:textId="77777777" w:rsidR="000C0796" w:rsidRPr="00476235" w:rsidRDefault="000C0796" w:rsidP="007E2232">
            <w:pPr>
              <w:spacing w:after="0" w:line="240" w:lineRule="auto"/>
              <w:rPr>
                <w:sz w:val="20"/>
                <w:szCs w:val="20"/>
              </w:rPr>
            </w:pPr>
            <w:r w:rsidRPr="00476235">
              <w:rPr>
                <w:sz w:val="20"/>
                <w:szCs w:val="20"/>
              </w:rPr>
              <w:t>Verification Status:</w:t>
            </w:r>
          </w:p>
        </w:tc>
        <w:tc>
          <w:tcPr>
            <w:tcW w:w="10998" w:type="dxa"/>
            <w:gridSpan w:val="6"/>
          </w:tcPr>
          <w:p w14:paraId="23F338DA" w14:textId="77777777" w:rsidR="000C0796" w:rsidRPr="00476235" w:rsidRDefault="000C0796" w:rsidP="000C0796">
            <w:pPr>
              <w:pStyle w:val="ListParagraph"/>
              <w:keepNext/>
              <w:numPr>
                <w:ilvl w:val="0"/>
                <w:numId w:val="29"/>
              </w:numPr>
              <w:tabs>
                <w:tab w:val="left" w:pos="356"/>
              </w:tabs>
              <w:spacing w:after="0" w:line="240" w:lineRule="auto"/>
              <w:contextualSpacing w:val="0"/>
              <w:rPr>
                <w:sz w:val="18"/>
                <w:szCs w:val="18"/>
              </w:rPr>
            </w:pPr>
            <w:r w:rsidRPr="00476235">
              <w:rPr>
                <w:sz w:val="18"/>
                <w:szCs w:val="18"/>
              </w:rPr>
              <w:t>Pass - all applicable requirements are met; or</w:t>
            </w:r>
          </w:p>
          <w:p w14:paraId="2614CED0" w14:textId="697B1A81" w:rsidR="000C0796" w:rsidRPr="00476235" w:rsidRDefault="000C0796" w:rsidP="00953279">
            <w:pPr>
              <w:pStyle w:val="ListParagraph"/>
              <w:keepNext/>
              <w:numPr>
                <w:ilvl w:val="0"/>
                <w:numId w:val="29"/>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D5" w14:textId="77777777" w:rsidTr="000C0796">
        <w:tc>
          <w:tcPr>
            <w:tcW w:w="468" w:type="dxa"/>
          </w:tcPr>
          <w:p w14:paraId="2614CED2" w14:textId="77777777" w:rsidR="000C0796" w:rsidRPr="00476235" w:rsidRDefault="000C0796" w:rsidP="006A5CCD">
            <w:pPr>
              <w:spacing w:after="0" w:line="240" w:lineRule="auto"/>
              <w:rPr>
                <w:sz w:val="20"/>
                <w:szCs w:val="20"/>
              </w:rPr>
            </w:pPr>
            <w:r w:rsidRPr="00476235">
              <w:rPr>
                <w:sz w:val="20"/>
                <w:szCs w:val="20"/>
              </w:rPr>
              <w:t>10</w:t>
            </w:r>
          </w:p>
        </w:tc>
        <w:tc>
          <w:tcPr>
            <w:tcW w:w="14148" w:type="dxa"/>
            <w:gridSpan w:val="8"/>
          </w:tcPr>
          <w:p w14:paraId="2614CED4" w14:textId="7B864C5E" w:rsidR="000C0796" w:rsidRPr="00476235" w:rsidRDefault="000C0796" w:rsidP="006A5CCD">
            <w:pPr>
              <w:spacing w:after="0" w:line="240" w:lineRule="auto"/>
              <w:rPr>
                <w:sz w:val="20"/>
                <w:szCs w:val="20"/>
              </w:rPr>
            </w:pPr>
            <w:r w:rsidRPr="00476235">
              <w:rPr>
                <w:sz w:val="20"/>
                <w:szCs w:val="20"/>
              </w:rPr>
              <w:t>Correction Notes:</w:t>
            </w:r>
          </w:p>
        </w:tc>
      </w:tr>
    </w:tbl>
    <w:p w14:paraId="2614CED6" w14:textId="77777777" w:rsidR="006A5CCD" w:rsidRPr="00476235" w:rsidRDefault="006A5CCD" w:rsidP="006A5CCD">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2455"/>
        <w:gridCol w:w="695"/>
        <w:gridCol w:w="2228"/>
        <w:gridCol w:w="2923"/>
        <w:gridCol w:w="2923"/>
        <w:gridCol w:w="2924"/>
      </w:tblGrid>
      <w:tr w:rsidR="004D4BD9" w:rsidRPr="00476235" w14:paraId="2614CED8" w14:textId="77777777" w:rsidTr="71C5B174">
        <w:tc>
          <w:tcPr>
            <w:tcW w:w="14616" w:type="dxa"/>
            <w:gridSpan w:val="7"/>
            <w:shd w:val="clear" w:color="auto" w:fill="auto"/>
          </w:tcPr>
          <w:p w14:paraId="2614CED7" w14:textId="4763767B" w:rsidR="004D4BD9" w:rsidRPr="00476235" w:rsidRDefault="004D4BD9" w:rsidP="00AF3934">
            <w:pPr>
              <w:spacing w:after="0" w:line="240" w:lineRule="auto"/>
              <w:rPr>
                <w:b/>
                <w:sz w:val="20"/>
                <w:szCs w:val="20"/>
              </w:rPr>
            </w:pPr>
            <w:r w:rsidRPr="00476235">
              <w:rPr>
                <w:b/>
                <w:sz w:val="20"/>
                <w:szCs w:val="20"/>
              </w:rPr>
              <w:t>E. Doors</w:t>
            </w:r>
          </w:p>
        </w:tc>
      </w:tr>
      <w:tr w:rsidR="00AA01FC" w:rsidRPr="00476235" w14:paraId="2614CEDE" w14:textId="77777777" w:rsidTr="71C5B174">
        <w:tc>
          <w:tcPr>
            <w:tcW w:w="2923" w:type="dxa"/>
            <w:gridSpan w:val="2"/>
          </w:tcPr>
          <w:p w14:paraId="2614CED9" w14:textId="77777777" w:rsidR="00AA01FC" w:rsidRPr="00476235" w:rsidRDefault="00AA01FC" w:rsidP="00AF3934">
            <w:pPr>
              <w:spacing w:after="0" w:line="240" w:lineRule="auto"/>
              <w:jc w:val="center"/>
              <w:rPr>
                <w:sz w:val="20"/>
                <w:szCs w:val="20"/>
              </w:rPr>
            </w:pPr>
            <w:r w:rsidRPr="00476235">
              <w:rPr>
                <w:sz w:val="20"/>
                <w:szCs w:val="20"/>
              </w:rPr>
              <w:t>01</w:t>
            </w:r>
          </w:p>
        </w:tc>
        <w:tc>
          <w:tcPr>
            <w:tcW w:w="2923" w:type="dxa"/>
            <w:gridSpan w:val="2"/>
          </w:tcPr>
          <w:p w14:paraId="2614CEDA" w14:textId="77777777" w:rsidR="00AA01FC" w:rsidRPr="00476235" w:rsidRDefault="00AA01FC" w:rsidP="00AF3934">
            <w:pPr>
              <w:spacing w:after="0" w:line="240" w:lineRule="auto"/>
              <w:jc w:val="center"/>
              <w:rPr>
                <w:sz w:val="20"/>
                <w:szCs w:val="20"/>
              </w:rPr>
            </w:pPr>
            <w:r w:rsidRPr="00476235">
              <w:rPr>
                <w:sz w:val="20"/>
                <w:szCs w:val="20"/>
              </w:rPr>
              <w:t>02</w:t>
            </w:r>
          </w:p>
        </w:tc>
        <w:tc>
          <w:tcPr>
            <w:tcW w:w="2923" w:type="dxa"/>
          </w:tcPr>
          <w:p w14:paraId="2614CEDB" w14:textId="77777777" w:rsidR="00AA01FC" w:rsidRPr="00476235" w:rsidRDefault="00AA01FC" w:rsidP="00AF3934">
            <w:pPr>
              <w:spacing w:after="0" w:line="240" w:lineRule="auto"/>
              <w:jc w:val="center"/>
              <w:rPr>
                <w:sz w:val="20"/>
                <w:szCs w:val="20"/>
              </w:rPr>
            </w:pPr>
            <w:r w:rsidRPr="00476235">
              <w:rPr>
                <w:sz w:val="20"/>
                <w:szCs w:val="20"/>
              </w:rPr>
              <w:t>03</w:t>
            </w:r>
          </w:p>
        </w:tc>
        <w:tc>
          <w:tcPr>
            <w:tcW w:w="2923" w:type="dxa"/>
          </w:tcPr>
          <w:p w14:paraId="2614CEDC" w14:textId="77777777" w:rsidR="00AA01FC" w:rsidRPr="00476235" w:rsidRDefault="00AA01FC" w:rsidP="00AA01FC">
            <w:pPr>
              <w:spacing w:after="0" w:line="240" w:lineRule="auto"/>
              <w:jc w:val="center"/>
              <w:rPr>
                <w:sz w:val="20"/>
                <w:szCs w:val="20"/>
              </w:rPr>
            </w:pPr>
            <w:r w:rsidRPr="00476235">
              <w:rPr>
                <w:sz w:val="20"/>
                <w:szCs w:val="20"/>
              </w:rPr>
              <w:t>04</w:t>
            </w:r>
          </w:p>
        </w:tc>
        <w:tc>
          <w:tcPr>
            <w:tcW w:w="2924" w:type="dxa"/>
          </w:tcPr>
          <w:p w14:paraId="2614CEDD" w14:textId="77777777" w:rsidR="00AA01FC" w:rsidRPr="00476235" w:rsidRDefault="00AA01FC" w:rsidP="00AA01FC">
            <w:pPr>
              <w:spacing w:after="0" w:line="240" w:lineRule="auto"/>
              <w:jc w:val="center"/>
              <w:rPr>
                <w:sz w:val="20"/>
                <w:szCs w:val="20"/>
              </w:rPr>
            </w:pPr>
            <w:r w:rsidRPr="00476235">
              <w:rPr>
                <w:sz w:val="20"/>
                <w:szCs w:val="20"/>
              </w:rPr>
              <w:t>05</w:t>
            </w:r>
          </w:p>
        </w:tc>
      </w:tr>
      <w:tr w:rsidR="00AA01FC" w:rsidRPr="00476235" w14:paraId="2614CEE4" w14:textId="77777777" w:rsidTr="71C5B174">
        <w:tc>
          <w:tcPr>
            <w:tcW w:w="2923" w:type="dxa"/>
            <w:gridSpan w:val="2"/>
          </w:tcPr>
          <w:p w14:paraId="2614CEDF" w14:textId="77777777" w:rsidR="00AA01FC" w:rsidRPr="00476235" w:rsidRDefault="00AA01FC" w:rsidP="00AF3934">
            <w:pPr>
              <w:spacing w:after="0" w:line="240" w:lineRule="auto"/>
              <w:jc w:val="center"/>
              <w:rPr>
                <w:sz w:val="20"/>
                <w:szCs w:val="20"/>
              </w:rPr>
            </w:pPr>
            <w:r w:rsidRPr="00476235">
              <w:rPr>
                <w:sz w:val="20"/>
                <w:szCs w:val="20"/>
              </w:rPr>
              <w:t>Name</w:t>
            </w:r>
          </w:p>
        </w:tc>
        <w:tc>
          <w:tcPr>
            <w:tcW w:w="2923" w:type="dxa"/>
            <w:gridSpan w:val="2"/>
          </w:tcPr>
          <w:p w14:paraId="2614CEE0" w14:textId="4D54F9FF" w:rsidR="00AA01FC" w:rsidRPr="00476235" w:rsidRDefault="6E195C46" w:rsidP="00AF3934">
            <w:pPr>
              <w:spacing w:after="0" w:line="240" w:lineRule="auto"/>
              <w:jc w:val="center"/>
              <w:rPr>
                <w:sz w:val="20"/>
                <w:szCs w:val="20"/>
              </w:rPr>
            </w:pPr>
            <w:r w:rsidRPr="00476235">
              <w:t>Parent Surface</w:t>
            </w:r>
          </w:p>
        </w:tc>
        <w:tc>
          <w:tcPr>
            <w:tcW w:w="2923" w:type="dxa"/>
          </w:tcPr>
          <w:p w14:paraId="2614CEE1" w14:textId="77777777" w:rsidR="00AA01FC" w:rsidRPr="00476235" w:rsidRDefault="00AA01FC" w:rsidP="00AF3934">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2923" w:type="dxa"/>
          </w:tcPr>
          <w:p w14:paraId="2614CEE2" w14:textId="77777777" w:rsidR="00AA01FC" w:rsidRPr="00476235" w:rsidRDefault="00AA01FC" w:rsidP="00AF3934">
            <w:pPr>
              <w:spacing w:after="0" w:line="240" w:lineRule="auto"/>
              <w:jc w:val="center"/>
              <w:rPr>
                <w:sz w:val="20"/>
                <w:szCs w:val="20"/>
              </w:rPr>
            </w:pPr>
            <w:r w:rsidRPr="00476235">
              <w:rPr>
                <w:sz w:val="20"/>
                <w:szCs w:val="20"/>
              </w:rPr>
              <w:t>U-factor</w:t>
            </w:r>
          </w:p>
        </w:tc>
        <w:tc>
          <w:tcPr>
            <w:tcW w:w="2924" w:type="dxa"/>
          </w:tcPr>
          <w:p w14:paraId="2614CEE3" w14:textId="77777777" w:rsidR="00AA01FC" w:rsidRPr="00476235" w:rsidRDefault="00AA01FC" w:rsidP="00AF3934">
            <w:pPr>
              <w:spacing w:after="0" w:line="240" w:lineRule="auto"/>
              <w:jc w:val="center"/>
              <w:rPr>
                <w:sz w:val="20"/>
                <w:szCs w:val="20"/>
              </w:rPr>
            </w:pPr>
            <w:r w:rsidRPr="00476235">
              <w:rPr>
                <w:sz w:val="20"/>
                <w:szCs w:val="20"/>
              </w:rPr>
              <w:t>Verification</w:t>
            </w:r>
          </w:p>
        </w:tc>
      </w:tr>
      <w:tr w:rsidR="00AA01FC" w:rsidRPr="00476235" w14:paraId="2614CEEA" w14:textId="77777777" w:rsidTr="71C5B174">
        <w:tc>
          <w:tcPr>
            <w:tcW w:w="2923" w:type="dxa"/>
            <w:gridSpan w:val="2"/>
          </w:tcPr>
          <w:p w14:paraId="2614CEE5" w14:textId="77777777" w:rsidR="00AA01FC" w:rsidRPr="00476235" w:rsidRDefault="00AA01FC" w:rsidP="00AF3934">
            <w:pPr>
              <w:spacing w:after="0" w:line="240" w:lineRule="auto"/>
              <w:rPr>
                <w:sz w:val="20"/>
                <w:szCs w:val="20"/>
              </w:rPr>
            </w:pPr>
          </w:p>
        </w:tc>
        <w:tc>
          <w:tcPr>
            <w:tcW w:w="2923" w:type="dxa"/>
            <w:gridSpan w:val="2"/>
          </w:tcPr>
          <w:p w14:paraId="2614CEE6" w14:textId="77777777" w:rsidR="00AA01FC" w:rsidRPr="00476235" w:rsidRDefault="00AA01FC" w:rsidP="00AF3934">
            <w:pPr>
              <w:spacing w:after="0" w:line="240" w:lineRule="auto"/>
              <w:rPr>
                <w:sz w:val="20"/>
                <w:szCs w:val="20"/>
              </w:rPr>
            </w:pPr>
          </w:p>
        </w:tc>
        <w:tc>
          <w:tcPr>
            <w:tcW w:w="2923" w:type="dxa"/>
          </w:tcPr>
          <w:p w14:paraId="2614CEE7" w14:textId="77777777" w:rsidR="00AA01FC" w:rsidRPr="00476235" w:rsidRDefault="00AA01FC" w:rsidP="00AF3934">
            <w:pPr>
              <w:spacing w:after="0" w:line="240" w:lineRule="auto"/>
              <w:rPr>
                <w:sz w:val="20"/>
                <w:szCs w:val="20"/>
              </w:rPr>
            </w:pPr>
          </w:p>
        </w:tc>
        <w:tc>
          <w:tcPr>
            <w:tcW w:w="2923" w:type="dxa"/>
          </w:tcPr>
          <w:p w14:paraId="2614CEE8" w14:textId="77777777" w:rsidR="00AA01FC" w:rsidRPr="00476235" w:rsidRDefault="00AA01FC" w:rsidP="00AF3934">
            <w:pPr>
              <w:spacing w:after="0" w:line="240" w:lineRule="auto"/>
              <w:rPr>
                <w:sz w:val="20"/>
                <w:szCs w:val="20"/>
              </w:rPr>
            </w:pPr>
          </w:p>
        </w:tc>
        <w:tc>
          <w:tcPr>
            <w:tcW w:w="2924" w:type="dxa"/>
          </w:tcPr>
          <w:p w14:paraId="2614CEE9" w14:textId="77777777" w:rsidR="00AA01FC" w:rsidRPr="00476235" w:rsidRDefault="00AA01FC" w:rsidP="00AF3934">
            <w:pPr>
              <w:spacing w:after="0" w:line="240" w:lineRule="auto"/>
              <w:rPr>
                <w:sz w:val="20"/>
                <w:szCs w:val="20"/>
              </w:rPr>
            </w:pPr>
          </w:p>
        </w:tc>
      </w:tr>
      <w:tr w:rsidR="00AA01FC" w:rsidRPr="00476235" w14:paraId="2614CEF0" w14:textId="77777777" w:rsidTr="71C5B174">
        <w:tc>
          <w:tcPr>
            <w:tcW w:w="2923" w:type="dxa"/>
            <w:gridSpan w:val="2"/>
            <w:tcBorders>
              <w:bottom w:val="single" w:sz="4" w:space="0" w:color="auto"/>
            </w:tcBorders>
          </w:tcPr>
          <w:p w14:paraId="2614CEEB" w14:textId="77777777" w:rsidR="00AA01FC" w:rsidRPr="00476235" w:rsidRDefault="00AA01FC" w:rsidP="00AF3934">
            <w:pPr>
              <w:spacing w:after="0" w:line="240" w:lineRule="auto"/>
              <w:rPr>
                <w:sz w:val="20"/>
                <w:szCs w:val="20"/>
              </w:rPr>
            </w:pPr>
          </w:p>
        </w:tc>
        <w:tc>
          <w:tcPr>
            <w:tcW w:w="2923" w:type="dxa"/>
            <w:gridSpan w:val="2"/>
            <w:tcBorders>
              <w:bottom w:val="single" w:sz="4" w:space="0" w:color="auto"/>
            </w:tcBorders>
          </w:tcPr>
          <w:p w14:paraId="2614CEEC" w14:textId="77777777" w:rsidR="00AA01FC" w:rsidRPr="00476235" w:rsidRDefault="00AA01FC" w:rsidP="00AF3934">
            <w:pPr>
              <w:spacing w:after="0" w:line="240" w:lineRule="auto"/>
              <w:rPr>
                <w:sz w:val="20"/>
                <w:szCs w:val="20"/>
              </w:rPr>
            </w:pPr>
          </w:p>
        </w:tc>
        <w:tc>
          <w:tcPr>
            <w:tcW w:w="2923" w:type="dxa"/>
            <w:tcBorders>
              <w:bottom w:val="single" w:sz="4" w:space="0" w:color="auto"/>
            </w:tcBorders>
          </w:tcPr>
          <w:p w14:paraId="2614CEED" w14:textId="77777777" w:rsidR="00AA01FC" w:rsidRPr="00476235" w:rsidRDefault="00AA01FC" w:rsidP="00AF3934">
            <w:pPr>
              <w:spacing w:after="0" w:line="240" w:lineRule="auto"/>
              <w:rPr>
                <w:sz w:val="20"/>
                <w:szCs w:val="20"/>
              </w:rPr>
            </w:pPr>
          </w:p>
        </w:tc>
        <w:tc>
          <w:tcPr>
            <w:tcW w:w="2923" w:type="dxa"/>
            <w:tcBorders>
              <w:bottom w:val="single" w:sz="4" w:space="0" w:color="auto"/>
            </w:tcBorders>
          </w:tcPr>
          <w:p w14:paraId="2614CEEE" w14:textId="77777777" w:rsidR="00AA01FC" w:rsidRPr="00476235" w:rsidRDefault="00AA01FC" w:rsidP="00AF3934">
            <w:pPr>
              <w:spacing w:after="0" w:line="240" w:lineRule="auto"/>
              <w:rPr>
                <w:sz w:val="20"/>
                <w:szCs w:val="20"/>
              </w:rPr>
            </w:pPr>
          </w:p>
        </w:tc>
        <w:tc>
          <w:tcPr>
            <w:tcW w:w="2924" w:type="dxa"/>
            <w:tcBorders>
              <w:bottom w:val="single" w:sz="4" w:space="0" w:color="auto"/>
            </w:tcBorders>
          </w:tcPr>
          <w:p w14:paraId="2614CEEF" w14:textId="77777777" w:rsidR="00AA01FC" w:rsidRPr="00476235" w:rsidRDefault="00AA01FC" w:rsidP="00AF3934">
            <w:pPr>
              <w:spacing w:after="0" w:line="240" w:lineRule="auto"/>
              <w:rPr>
                <w:sz w:val="20"/>
                <w:szCs w:val="20"/>
              </w:rPr>
            </w:pPr>
          </w:p>
        </w:tc>
      </w:tr>
      <w:tr w:rsidR="007E2232" w:rsidRPr="00476235" w14:paraId="2614CEF4" w14:textId="77777777" w:rsidTr="71C5B174">
        <w:trPr>
          <w:trHeight w:val="108"/>
        </w:trPr>
        <w:tc>
          <w:tcPr>
            <w:tcW w:w="468" w:type="dxa"/>
            <w:vAlign w:val="center"/>
          </w:tcPr>
          <w:p w14:paraId="2614CEF1" w14:textId="77777777" w:rsidR="007E2232" w:rsidRPr="00476235" w:rsidRDefault="007E2232" w:rsidP="007E2232">
            <w:pPr>
              <w:spacing w:after="0" w:line="240" w:lineRule="auto"/>
              <w:jc w:val="center"/>
              <w:rPr>
                <w:sz w:val="20"/>
                <w:szCs w:val="20"/>
              </w:rPr>
            </w:pPr>
            <w:r w:rsidRPr="00476235">
              <w:rPr>
                <w:sz w:val="20"/>
                <w:szCs w:val="20"/>
              </w:rPr>
              <w:t>06</w:t>
            </w:r>
          </w:p>
        </w:tc>
        <w:tc>
          <w:tcPr>
            <w:tcW w:w="3150" w:type="dxa"/>
            <w:gridSpan w:val="2"/>
            <w:vAlign w:val="center"/>
          </w:tcPr>
          <w:p w14:paraId="2614CEF2" w14:textId="77777777" w:rsidR="007E2232" w:rsidRPr="00476235" w:rsidRDefault="007E2232" w:rsidP="007E2232">
            <w:pPr>
              <w:spacing w:after="0" w:line="240" w:lineRule="auto"/>
              <w:rPr>
                <w:sz w:val="20"/>
                <w:szCs w:val="20"/>
              </w:rPr>
            </w:pPr>
            <w:r w:rsidRPr="00476235">
              <w:rPr>
                <w:sz w:val="20"/>
                <w:szCs w:val="20"/>
              </w:rPr>
              <w:t>Verification Status:</w:t>
            </w:r>
          </w:p>
        </w:tc>
        <w:tc>
          <w:tcPr>
            <w:tcW w:w="10998" w:type="dxa"/>
            <w:gridSpan w:val="4"/>
          </w:tcPr>
          <w:p w14:paraId="701CD074" w14:textId="77777777" w:rsidR="007E2232" w:rsidRPr="00476235" w:rsidRDefault="007E2232" w:rsidP="007E2232">
            <w:pPr>
              <w:pStyle w:val="ListParagraph"/>
              <w:keepNext/>
              <w:numPr>
                <w:ilvl w:val="0"/>
                <w:numId w:val="30"/>
              </w:numPr>
              <w:tabs>
                <w:tab w:val="left" w:pos="356"/>
              </w:tabs>
              <w:spacing w:after="0" w:line="240" w:lineRule="auto"/>
              <w:contextualSpacing w:val="0"/>
              <w:rPr>
                <w:sz w:val="18"/>
                <w:szCs w:val="18"/>
              </w:rPr>
            </w:pPr>
            <w:r w:rsidRPr="00476235">
              <w:rPr>
                <w:sz w:val="18"/>
                <w:szCs w:val="18"/>
              </w:rPr>
              <w:t>Pass - all applicable requirements are met; or</w:t>
            </w:r>
          </w:p>
          <w:p w14:paraId="2614CEF3" w14:textId="247C23C8" w:rsidR="007E2232" w:rsidRPr="00476235" w:rsidRDefault="007E2232" w:rsidP="00953279">
            <w:pPr>
              <w:pStyle w:val="ListParagraph"/>
              <w:keepNext/>
              <w:numPr>
                <w:ilvl w:val="0"/>
                <w:numId w:val="30"/>
              </w:numPr>
              <w:tabs>
                <w:tab w:val="left" w:pos="356"/>
              </w:tabs>
              <w:spacing w:after="0" w:line="240" w:lineRule="auto"/>
              <w:contextualSpacing w:val="0"/>
              <w:rPr>
                <w:sz w:val="18"/>
                <w:szCs w:val="18"/>
              </w:rPr>
            </w:pPr>
            <w:r w:rsidRPr="00476235">
              <w:rPr>
                <w:sz w:val="18"/>
                <w:szCs w:val="18"/>
              </w:rPr>
              <w:lastRenderedPageBreak/>
              <w:t>Fail - one or more applicable requirements are not met. Enter reason for failure in c</w:t>
            </w:r>
            <w:r w:rsidR="00953279" w:rsidRPr="00476235">
              <w:rPr>
                <w:sz w:val="18"/>
                <w:szCs w:val="18"/>
              </w:rPr>
              <w:t>orrections notes field below</w:t>
            </w:r>
          </w:p>
        </w:tc>
      </w:tr>
      <w:tr w:rsidR="007E2232" w:rsidRPr="00476235" w14:paraId="2614CEF8" w14:textId="77777777" w:rsidTr="71C5B174">
        <w:trPr>
          <w:trHeight w:val="107"/>
        </w:trPr>
        <w:tc>
          <w:tcPr>
            <w:tcW w:w="468" w:type="dxa"/>
          </w:tcPr>
          <w:p w14:paraId="2614CEF5" w14:textId="77777777" w:rsidR="007E2232" w:rsidRPr="00476235" w:rsidRDefault="007E2232" w:rsidP="00AF3934">
            <w:pPr>
              <w:spacing w:after="0" w:line="240" w:lineRule="auto"/>
              <w:rPr>
                <w:sz w:val="20"/>
                <w:szCs w:val="20"/>
              </w:rPr>
            </w:pPr>
            <w:r w:rsidRPr="00476235">
              <w:rPr>
                <w:sz w:val="20"/>
                <w:szCs w:val="20"/>
              </w:rPr>
              <w:lastRenderedPageBreak/>
              <w:t>07</w:t>
            </w:r>
          </w:p>
        </w:tc>
        <w:tc>
          <w:tcPr>
            <w:tcW w:w="14148" w:type="dxa"/>
            <w:gridSpan w:val="6"/>
          </w:tcPr>
          <w:p w14:paraId="2614CEF7" w14:textId="3122A8C4" w:rsidR="007E2232" w:rsidRPr="00476235" w:rsidRDefault="007E2232" w:rsidP="00AF3934">
            <w:pPr>
              <w:spacing w:after="0" w:line="240" w:lineRule="auto"/>
              <w:rPr>
                <w:sz w:val="20"/>
                <w:szCs w:val="20"/>
              </w:rPr>
            </w:pPr>
            <w:r w:rsidRPr="00476235">
              <w:rPr>
                <w:sz w:val="20"/>
                <w:szCs w:val="20"/>
              </w:rPr>
              <w:t>Correction Notes:</w:t>
            </w:r>
          </w:p>
        </w:tc>
      </w:tr>
    </w:tbl>
    <w:p w14:paraId="2614CEF9" w14:textId="77777777" w:rsidR="004D4BD9" w:rsidRPr="00476235" w:rsidRDefault="004D4BD9"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506"/>
        <w:gridCol w:w="1027"/>
        <w:gridCol w:w="969"/>
        <w:gridCol w:w="648"/>
        <w:gridCol w:w="320"/>
        <w:gridCol w:w="970"/>
        <w:gridCol w:w="969"/>
        <w:gridCol w:w="971"/>
        <w:gridCol w:w="968"/>
        <w:gridCol w:w="970"/>
        <w:gridCol w:w="973"/>
        <w:gridCol w:w="879"/>
        <w:gridCol w:w="93"/>
        <w:gridCol w:w="897"/>
        <w:gridCol w:w="72"/>
        <w:gridCol w:w="918"/>
        <w:gridCol w:w="54"/>
        <w:gridCol w:w="756"/>
        <w:gridCol w:w="1188"/>
      </w:tblGrid>
      <w:tr w:rsidR="006A5CCD" w:rsidRPr="00476235" w14:paraId="2614CEFB" w14:textId="77777777" w:rsidTr="3B83BDD7">
        <w:tc>
          <w:tcPr>
            <w:tcW w:w="14616" w:type="dxa"/>
            <w:gridSpan w:val="20"/>
            <w:shd w:val="clear" w:color="auto" w:fill="auto"/>
          </w:tcPr>
          <w:p w14:paraId="2614CEFA" w14:textId="1B09F76E" w:rsidR="006A5CCD" w:rsidRPr="00476235" w:rsidRDefault="006A5CCD" w:rsidP="003A3F07">
            <w:pPr>
              <w:spacing w:after="0" w:line="240" w:lineRule="auto"/>
              <w:rPr>
                <w:b/>
                <w:sz w:val="20"/>
                <w:szCs w:val="20"/>
              </w:rPr>
            </w:pPr>
            <w:r w:rsidRPr="00476235">
              <w:rPr>
                <w:b/>
                <w:sz w:val="20"/>
                <w:szCs w:val="20"/>
              </w:rPr>
              <w:t>F. Overhangs &amp; Fins</w:t>
            </w:r>
          </w:p>
        </w:tc>
      </w:tr>
      <w:tr w:rsidR="006A5CCD" w:rsidRPr="00476235" w14:paraId="2614CF0B" w14:textId="77777777" w:rsidTr="3B83BDD7">
        <w:tc>
          <w:tcPr>
            <w:tcW w:w="974" w:type="dxa"/>
            <w:gridSpan w:val="2"/>
          </w:tcPr>
          <w:p w14:paraId="2614CEFC" w14:textId="77777777" w:rsidR="006A5CCD" w:rsidRPr="00476235" w:rsidRDefault="006A5CCD" w:rsidP="00864C42">
            <w:pPr>
              <w:keepNext/>
              <w:keepLines/>
              <w:spacing w:after="0" w:line="240" w:lineRule="auto"/>
              <w:jc w:val="center"/>
              <w:rPr>
                <w:sz w:val="20"/>
                <w:szCs w:val="20"/>
              </w:rPr>
            </w:pPr>
            <w:r w:rsidRPr="00476235">
              <w:rPr>
                <w:sz w:val="20"/>
                <w:szCs w:val="20"/>
              </w:rPr>
              <w:t>01</w:t>
            </w:r>
          </w:p>
        </w:tc>
        <w:tc>
          <w:tcPr>
            <w:tcW w:w="1027" w:type="dxa"/>
          </w:tcPr>
          <w:p w14:paraId="2614CEFD" w14:textId="77777777" w:rsidR="006A5CCD" w:rsidRPr="00476235" w:rsidRDefault="006A5CCD" w:rsidP="00864C42">
            <w:pPr>
              <w:keepNext/>
              <w:keepLines/>
              <w:spacing w:after="0" w:line="240" w:lineRule="auto"/>
              <w:jc w:val="center"/>
              <w:rPr>
                <w:sz w:val="20"/>
                <w:szCs w:val="20"/>
              </w:rPr>
            </w:pPr>
            <w:r w:rsidRPr="00476235">
              <w:rPr>
                <w:sz w:val="20"/>
                <w:szCs w:val="20"/>
              </w:rPr>
              <w:t>02</w:t>
            </w:r>
          </w:p>
        </w:tc>
        <w:tc>
          <w:tcPr>
            <w:tcW w:w="969" w:type="dxa"/>
          </w:tcPr>
          <w:p w14:paraId="2614CEFE" w14:textId="77777777" w:rsidR="006A5CCD" w:rsidRPr="00476235" w:rsidRDefault="006A5CCD" w:rsidP="00864C42">
            <w:pPr>
              <w:keepNext/>
              <w:keepLines/>
              <w:spacing w:after="0" w:line="240" w:lineRule="auto"/>
              <w:jc w:val="center"/>
              <w:rPr>
                <w:sz w:val="20"/>
                <w:szCs w:val="20"/>
              </w:rPr>
            </w:pPr>
            <w:r w:rsidRPr="00476235">
              <w:rPr>
                <w:sz w:val="20"/>
                <w:szCs w:val="20"/>
              </w:rPr>
              <w:t>03</w:t>
            </w:r>
          </w:p>
        </w:tc>
        <w:tc>
          <w:tcPr>
            <w:tcW w:w="968" w:type="dxa"/>
            <w:gridSpan w:val="2"/>
          </w:tcPr>
          <w:p w14:paraId="2614CEFF" w14:textId="77777777" w:rsidR="006A5CCD" w:rsidRPr="00476235" w:rsidRDefault="006A5CCD" w:rsidP="00864C42">
            <w:pPr>
              <w:keepNext/>
              <w:keepLines/>
              <w:spacing w:after="0" w:line="240" w:lineRule="auto"/>
              <w:jc w:val="center"/>
              <w:rPr>
                <w:sz w:val="20"/>
                <w:szCs w:val="20"/>
              </w:rPr>
            </w:pPr>
            <w:r w:rsidRPr="00476235">
              <w:rPr>
                <w:sz w:val="20"/>
                <w:szCs w:val="20"/>
              </w:rPr>
              <w:t>04</w:t>
            </w:r>
          </w:p>
        </w:tc>
        <w:tc>
          <w:tcPr>
            <w:tcW w:w="970" w:type="dxa"/>
          </w:tcPr>
          <w:p w14:paraId="2614CF00" w14:textId="77777777" w:rsidR="006A5CCD" w:rsidRPr="00476235" w:rsidRDefault="006A5CCD" w:rsidP="00864C42">
            <w:pPr>
              <w:keepNext/>
              <w:keepLines/>
              <w:spacing w:after="0" w:line="240" w:lineRule="auto"/>
              <w:jc w:val="center"/>
              <w:rPr>
                <w:sz w:val="20"/>
                <w:szCs w:val="20"/>
              </w:rPr>
            </w:pPr>
            <w:r w:rsidRPr="00476235">
              <w:rPr>
                <w:sz w:val="20"/>
                <w:szCs w:val="20"/>
              </w:rPr>
              <w:t>05</w:t>
            </w:r>
          </w:p>
        </w:tc>
        <w:tc>
          <w:tcPr>
            <w:tcW w:w="969" w:type="dxa"/>
          </w:tcPr>
          <w:p w14:paraId="2614CF01" w14:textId="77777777" w:rsidR="006A5CCD" w:rsidRPr="00476235" w:rsidRDefault="006A5CCD" w:rsidP="00864C42">
            <w:pPr>
              <w:keepNext/>
              <w:keepLines/>
              <w:spacing w:after="0" w:line="240" w:lineRule="auto"/>
              <w:jc w:val="center"/>
              <w:rPr>
                <w:sz w:val="20"/>
                <w:szCs w:val="20"/>
              </w:rPr>
            </w:pPr>
            <w:r w:rsidRPr="00476235">
              <w:rPr>
                <w:sz w:val="20"/>
                <w:szCs w:val="20"/>
              </w:rPr>
              <w:t>06</w:t>
            </w:r>
          </w:p>
        </w:tc>
        <w:tc>
          <w:tcPr>
            <w:tcW w:w="971" w:type="dxa"/>
          </w:tcPr>
          <w:p w14:paraId="2614CF02" w14:textId="77777777" w:rsidR="006A5CCD" w:rsidRPr="00476235" w:rsidRDefault="006A5CCD" w:rsidP="00864C42">
            <w:pPr>
              <w:keepNext/>
              <w:keepLines/>
              <w:spacing w:after="0" w:line="240" w:lineRule="auto"/>
              <w:jc w:val="center"/>
              <w:rPr>
                <w:sz w:val="20"/>
                <w:szCs w:val="20"/>
              </w:rPr>
            </w:pPr>
            <w:r w:rsidRPr="00476235">
              <w:rPr>
                <w:sz w:val="20"/>
                <w:szCs w:val="20"/>
              </w:rPr>
              <w:t>07</w:t>
            </w:r>
          </w:p>
        </w:tc>
        <w:tc>
          <w:tcPr>
            <w:tcW w:w="968" w:type="dxa"/>
          </w:tcPr>
          <w:p w14:paraId="2614CF03" w14:textId="77777777" w:rsidR="006A5CCD" w:rsidRPr="00476235" w:rsidRDefault="006A5CCD" w:rsidP="00864C42">
            <w:pPr>
              <w:keepNext/>
              <w:keepLines/>
              <w:spacing w:after="0" w:line="240" w:lineRule="auto"/>
              <w:jc w:val="center"/>
              <w:rPr>
                <w:sz w:val="20"/>
                <w:szCs w:val="20"/>
              </w:rPr>
            </w:pPr>
            <w:r w:rsidRPr="00476235">
              <w:rPr>
                <w:sz w:val="20"/>
                <w:szCs w:val="20"/>
              </w:rPr>
              <w:t>08</w:t>
            </w:r>
          </w:p>
        </w:tc>
        <w:tc>
          <w:tcPr>
            <w:tcW w:w="970" w:type="dxa"/>
          </w:tcPr>
          <w:p w14:paraId="2614CF04" w14:textId="77777777" w:rsidR="006A5CCD" w:rsidRPr="00476235" w:rsidRDefault="006A5CCD" w:rsidP="00864C42">
            <w:pPr>
              <w:keepNext/>
              <w:keepLines/>
              <w:spacing w:after="0" w:line="240" w:lineRule="auto"/>
              <w:jc w:val="center"/>
              <w:rPr>
                <w:sz w:val="20"/>
                <w:szCs w:val="20"/>
              </w:rPr>
            </w:pPr>
            <w:r w:rsidRPr="00476235">
              <w:rPr>
                <w:sz w:val="20"/>
                <w:szCs w:val="20"/>
              </w:rPr>
              <w:t>09</w:t>
            </w:r>
          </w:p>
        </w:tc>
        <w:tc>
          <w:tcPr>
            <w:tcW w:w="973" w:type="dxa"/>
          </w:tcPr>
          <w:p w14:paraId="2614CF05" w14:textId="77777777" w:rsidR="006A5CCD" w:rsidRPr="00476235" w:rsidRDefault="006A5CCD" w:rsidP="00864C42">
            <w:pPr>
              <w:keepNext/>
              <w:keepLines/>
              <w:spacing w:after="0" w:line="240" w:lineRule="auto"/>
              <w:jc w:val="center"/>
              <w:rPr>
                <w:sz w:val="20"/>
                <w:szCs w:val="20"/>
              </w:rPr>
            </w:pPr>
            <w:r w:rsidRPr="00476235">
              <w:rPr>
                <w:sz w:val="20"/>
                <w:szCs w:val="20"/>
              </w:rPr>
              <w:t>10</w:t>
            </w:r>
          </w:p>
        </w:tc>
        <w:tc>
          <w:tcPr>
            <w:tcW w:w="972" w:type="dxa"/>
            <w:gridSpan w:val="2"/>
          </w:tcPr>
          <w:p w14:paraId="2614CF06" w14:textId="77777777" w:rsidR="006A5CCD" w:rsidRPr="00476235" w:rsidRDefault="006A5CCD" w:rsidP="00864C42">
            <w:pPr>
              <w:keepNext/>
              <w:keepLines/>
              <w:spacing w:after="0" w:line="240" w:lineRule="auto"/>
              <w:jc w:val="center"/>
              <w:rPr>
                <w:sz w:val="20"/>
                <w:szCs w:val="20"/>
              </w:rPr>
            </w:pPr>
            <w:r w:rsidRPr="00476235">
              <w:rPr>
                <w:sz w:val="20"/>
                <w:szCs w:val="20"/>
              </w:rPr>
              <w:t>11</w:t>
            </w:r>
          </w:p>
        </w:tc>
        <w:tc>
          <w:tcPr>
            <w:tcW w:w="969" w:type="dxa"/>
            <w:gridSpan w:val="2"/>
          </w:tcPr>
          <w:p w14:paraId="2614CF07" w14:textId="77777777" w:rsidR="006A5CCD" w:rsidRPr="00476235" w:rsidRDefault="006A5CCD" w:rsidP="00864C42">
            <w:pPr>
              <w:keepNext/>
              <w:keepLines/>
              <w:spacing w:after="0" w:line="240" w:lineRule="auto"/>
              <w:jc w:val="center"/>
              <w:rPr>
                <w:sz w:val="20"/>
                <w:szCs w:val="20"/>
              </w:rPr>
            </w:pPr>
            <w:r w:rsidRPr="00476235">
              <w:rPr>
                <w:sz w:val="20"/>
                <w:szCs w:val="20"/>
              </w:rPr>
              <w:t>12</w:t>
            </w:r>
          </w:p>
        </w:tc>
        <w:tc>
          <w:tcPr>
            <w:tcW w:w="972" w:type="dxa"/>
            <w:gridSpan w:val="2"/>
          </w:tcPr>
          <w:p w14:paraId="2614CF08" w14:textId="77777777" w:rsidR="006A5CCD" w:rsidRPr="00476235" w:rsidRDefault="006A5CCD" w:rsidP="00864C42">
            <w:pPr>
              <w:keepNext/>
              <w:keepLines/>
              <w:spacing w:after="0" w:line="240" w:lineRule="auto"/>
              <w:jc w:val="center"/>
              <w:rPr>
                <w:sz w:val="20"/>
                <w:szCs w:val="20"/>
              </w:rPr>
            </w:pPr>
            <w:r w:rsidRPr="00476235">
              <w:rPr>
                <w:sz w:val="20"/>
                <w:szCs w:val="20"/>
              </w:rPr>
              <w:t>13</w:t>
            </w:r>
          </w:p>
        </w:tc>
        <w:tc>
          <w:tcPr>
            <w:tcW w:w="756" w:type="dxa"/>
          </w:tcPr>
          <w:p w14:paraId="2614CF09" w14:textId="77777777" w:rsidR="006A5CCD" w:rsidRPr="00476235" w:rsidRDefault="006A5CCD" w:rsidP="00864C42">
            <w:pPr>
              <w:keepNext/>
              <w:keepLines/>
              <w:spacing w:after="0" w:line="240" w:lineRule="auto"/>
              <w:jc w:val="center"/>
              <w:rPr>
                <w:sz w:val="20"/>
                <w:szCs w:val="20"/>
              </w:rPr>
            </w:pPr>
            <w:r w:rsidRPr="00476235">
              <w:rPr>
                <w:sz w:val="20"/>
                <w:szCs w:val="20"/>
              </w:rPr>
              <w:t>14</w:t>
            </w:r>
          </w:p>
        </w:tc>
        <w:tc>
          <w:tcPr>
            <w:tcW w:w="1188" w:type="dxa"/>
          </w:tcPr>
          <w:p w14:paraId="2614CF0A" w14:textId="77777777" w:rsidR="006A5CCD" w:rsidRPr="00476235" w:rsidRDefault="006A5CCD" w:rsidP="00864C42">
            <w:pPr>
              <w:keepNext/>
              <w:keepLines/>
              <w:spacing w:after="0" w:line="240" w:lineRule="auto"/>
              <w:jc w:val="center"/>
              <w:rPr>
                <w:sz w:val="20"/>
                <w:szCs w:val="20"/>
              </w:rPr>
            </w:pPr>
            <w:r w:rsidRPr="00476235">
              <w:rPr>
                <w:sz w:val="20"/>
                <w:szCs w:val="20"/>
              </w:rPr>
              <w:t>15</w:t>
            </w:r>
          </w:p>
        </w:tc>
      </w:tr>
      <w:tr w:rsidR="006A5CCD" w:rsidRPr="00476235" w14:paraId="2614CF11" w14:textId="77777777" w:rsidTr="3B83BDD7">
        <w:tc>
          <w:tcPr>
            <w:tcW w:w="974" w:type="dxa"/>
            <w:gridSpan w:val="2"/>
          </w:tcPr>
          <w:p w14:paraId="2614CF0C" w14:textId="77777777" w:rsidR="006A5CCD" w:rsidRPr="00476235" w:rsidRDefault="006A5CCD" w:rsidP="00864C42">
            <w:pPr>
              <w:keepNext/>
              <w:keepLines/>
              <w:spacing w:after="0" w:line="240" w:lineRule="auto"/>
              <w:rPr>
                <w:sz w:val="20"/>
                <w:szCs w:val="20"/>
              </w:rPr>
            </w:pPr>
          </w:p>
        </w:tc>
        <w:tc>
          <w:tcPr>
            <w:tcW w:w="4903" w:type="dxa"/>
            <w:gridSpan w:val="6"/>
            <w:shd w:val="clear" w:color="auto" w:fill="auto"/>
          </w:tcPr>
          <w:p w14:paraId="2614CF0D" w14:textId="77777777" w:rsidR="006A5CCD" w:rsidRPr="00476235" w:rsidRDefault="006A5CCD" w:rsidP="00864C42">
            <w:pPr>
              <w:keepNext/>
              <w:keepLines/>
              <w:spacing w:after="0" w:line="240" w:lineRule="auto"/>
              <w:jc w:val="center"/>
              <w:rPr>
                <w:sz w:val="20"/>
                <w:szCs w:val="20"/>
              </w:rPr>
            </w:pPr>
            <w:r w:rsidRPr="00476235">
              <w:rPr>
                <w:sz w:val="20"/>
                <w:szCs w:val="20"/>
              </w:rPr>
              <w:t>Overhang</w:t>
            </w:r>
          </w:p>
        </w:tc>
        <w:tc>
          <w:tcPr>
            <w:tcW w:w="3882" w:type="dxa"/>
            <w:gridSpan w:val="4"/>
            <w:shd w:val="clear" w:color="auto" w:fill="auto"/>
          </w:tcPr>
          <w:p w14:paraId="2614CF0E" w14:textId="77777777" w:rsidR="006A5CCD" w:rsidRPr="00476235" w:rsidRDefault="006A5CCD" w:rsidP="00864C42">
            <w:pPr>
              <w:keepNext/>
              <w:keepLines/>
              <w:spacing w:after="0" w:line="240" w:lineRule="auto"/>
              <w:jc w:val="center"/>
              <w:rPr>
                <w:sz w:val="20"/>
                <w:szCs w:val="20"/>
              </w:rPr>
            </w:pPr>
            <w:r w:rsidRPr="00476235">
              <w:rPr>
                <w:sz w:val="20"/>
                <w:szCs w:val="20"/>
              </w:rPr>
              <w:t>Left Fin</w:t>
            </w:r>
          </w:p>
        </w:tc>
        <w:tc>
          <w:tcPr>
            <w:tcW w:w="3669" w:type="dxa"/>
            <w:gridSpan w:val="7"/>
            <w:shd w:val="clear" w:color="auto" w:fill="auto"/>
          </w:tcPr>
          <w:p w14:paraId="2614CF0F" w14:textId="77777777" w:rsidR="006A5CCD" w:rsidRPr="00476235" w:rsidRDefault="006A5CCD" w:rsidP="00864C42">
            <w:pPr>
              <w:keepNext/>
              <w:keepLines/>
              <w:spacing w:after="0" w:line="240" w:lineRule="auto"/>
              <w:jc w:val="center"/>
              <w:rPr>
                <w:sz w:val="20"/>
                <w:szCs w:val="20"/>
              </w:rPr>
            </w:pPr>
            <w:r w:rsidRPr="00476235">
              <w:rPr>
                <w:sz w:val="20"/>
                <w:szCs w:val="20"/>
              </w:rPr>
              <w:t>Right Fin</w:t>
            </w:r>
          </w:p>
        </w:tc>
        <w:tc>
          <w:tcPr>
            <w:tcW w:w="1188" w:type="dxa"/>
          </w:tcPr>
          <w:p w14:paraId="2614CF10" w14:textId="77777777" w:rsidR="006A5CCD" w:rsidRPr="00476235" w:rsidRDefault="006A5CCD" w:rsidP="00864C42">
            <w:pPr>
              <w:keepNext/>
              <w:keepLines/>
              <w:spacing w:after="0" w:line="240" w:lineRule="auto"/>
              <w:rPr>
                <w:sz w:val="20"/>
                <w:szCs w:val="20"/>
              </w:rPr>
            </w:pPr>
          </w:p>
        </w:tc>
      </w:tr>
      <w:tr w:rsidR="006A5CCD" w:rsidRPr="00476235" w14:paraId="2614CF21" w14:textId="77777777" w:rsidTr="3B83BDD7">
        <w:tc>
          <w:tcPr>
            <w:tcW w:w="974" w:type="dxa"/>
            <w:gridSpan w:val="2"/>
            <w:vAlign w:val="bottom"/>
          </w:tcPr>
          <w:p w14:paraId="2614CF12" w14:textId="77777777" w:rsidR="006A5CCD" w:rsidRPr="00476235" w:rsidRDefault="006A5CCD" w:rsidP="00864C42">
            <w:pPr>
              <w:keepNext/>
              <w:keepLines/>
              <w:spacing w:after="0" w:line="240" w:lineRule="auto"/>
              <w:jc w:val="center"/>
            </w:pPr>
            <w:r w:rsidRPr="00476235">
              <w:rPr>
                <w:sz w:val="20"/>
                <w:szCs w:val="20"/>
              </w:rPr>
              <w:t>Window</w:t>
            </w:r>
          </w:p>
        </w:tc>
        <w:tc>
          <w:tcPr>
            <w:tcW w:w="1027" w:type="dxa"/>
            <w:vAlign w:val="bottom"/>
          </w:tcPr>
          <w:p w14:paraId="2614CF13" w14:textId="77777777" w:rsidR="006A5CCD" w:rsidRPr="00476235" w:rsidRDefault="006A5CCD" w:rsidP="00864C42">
            <w:pPr>
              <w:keepNext/>
              <w:keepLines/>
              <w:spacing w:after="0" w:line="240" w:lineRule="auto"/>
              <w:jc w:val="center"/>
            </w:pPr>
            <w:r w:rsidRPr="00476235">
              <w:rPr>
                <w:sz w:val="20"/>
                <w:szCs w:val="20"/>
              </w:rPr>
              <w:t>Overhang Depth</w:t>
            </w:r>
          </w:p>
        </w:tc>
        <w:tc>
          <w:tcPr>
            <w:tcW w:w="969" w:type="dxa"/>
            <w:vAlign w:val="bottom"/>
          </w:tcPr>
          <w:p w14:paraId="2614CF14" w14:textId="77777777" w:rsidR="006A5CCD" w:rsidRPr="00476235" w:rsidRDefault="006A5CCD" w:rsidP="00864C42">
            <w:pPr>
              <w:keepNext/>
              <w:keepLines/>
              <w:spacing w:after="0" w:line="240" w:lineRule="auto"/>
              <w:jc w:val="center"/>
            </w:pPr>
            <w:r w:rsidRPr="00476235">
              <w:rPr>
                <w:sz w:val="20"/>
                <w:szCs w:val="20"/>
              </w:rPr>
              <w:t>Dist. Up</w:t>
            </w:r>
          </w:p>
        </w:tc>
        <w:tc>
          <w:tcPr>
            <w:tcW w:w="968" w:type="dxa"/>
            <w:gridSpan w:val="2"/>
            <w:vAlign w:val="bottom"/>
          </w:tcPr>
          <w:p w14:paraId="2614CF15" w14:textId="77777777" w:rsidR="006A5CCD" w:rsidRPr="00476235" w:rsidRDefault="006A5CCD" w:rsidP="00864C42">
            <w:pPr>
              <w:keepNext/>
              <w:keepLines/>
              <w:spacing w:after="0" w:line="240" w:lineRule="auto"/>
              <w:jc w:val="center"/>
            </w:pPr>
            <w:r w:rsidRPr="00476235">
              <w:rPr>
                <w:sz w:val="20"/>
                <w:szCs w:val="20"/>
              </w:rPr>
              <w:t>Left Ext.</w:t>
            </w:r>
          </w:p>
        </w:tc>
        <w:tc>
          <w:tcPr>
            <w:tcW w:w="970" w:type="dxa"/>
            <w:vAlign w:val="bottom"/>
          </w:tcPr>
          <w:p w14:paraId="2614CF16" w14:textId="77777777" w:rsidR="006A5CCD" w:rsidRPr="00476235" w:rsidRDefault="006A5CCD" w:rsidP="00864C42">
            <w:pPr>
              <w:keepNext/>
              <w:keepLines/>
              <w:spacing w:after="0" w:line="240" w:lineRule="auto"/>
              <w:jc w:val="center"/>
            </w:pPr>
            <w:r w:rsidRPr="00476235">
              <w:rPr>
                <w:sz w:val="20"/>
                <w:szCs w:val="20"/>
              </w:rPr>
              <w:t>Right Ext.</w:t>
            </w:r>
          </w:p>
        </w:tc>
        <w:tc>
          <w:tcPr>
            <w:tcW w:w="969" w:type="dxa"/>
            <w:vAlign w:val="bottom"/>
          </w:tcPr>
          <w:p w14:paraId="2614CF17" w14:textId="77777777" w:rsidR="006A5CCD" w:rsidRPr="00476235" w:rsidRDefault="006A5CCD" w:rsidP="00864C42">
            <w:pPr>
              <w:keepNext/>
              <w:keepLines/>
              <w:spacing w:after="0" w:line="240" w:lineRule="auto"/>
              <w:jc w:val="center"/>
            </w:pPr>
            <w:r w:rsidRPr="00476235">
              <w:rPr>
                <w:sz w:val="20"/>
                <w:szCs w:val="20"/>
              </w:rPr>
              <w:t>Flap Ht</w:t>
            </w:r>
          </w:p>
        </w:tc>
        <w:tc>
          <w:tcPr>
            <w:tcW w:w="971" w:type="dxa"/>
            <w:vAlign w:val="bottom"/>
          </w:tcPr>
          <w:p w14:paraId="2614CF18" w14:textId="77777777" w:rsidR="006A5CCD" w:rsidRPr="00476235" w:rsidRDefault="006A5CCD" w:rsidP="00864C42">
            <w:pPr>
              <w:keepNext/>
              <w:keepLines/>
              <w:spacing w:after="0" w:line="240" w:lineRule="auto"/>
              <w:jc w:val="center"/>
            </w:pPr>
            <w:r w:rsidRPr="00476235">
              <w:rPr>
                <w:sz w:val="20"/>
                <w:szCs w:val="20"/>
              </w:rPr>
              <w:t>Depth</w:t>
            </w:r>
          </w:p>
        </w:tc>
        <w:tc>
          <w:tcPr>
            <w:tcW w:w="968" w:type="dxa"/>
            <w:vAlign w:val="bottom"/>
          </w:tcPr>
          <w:p w14:paraId="2614CF19" w14:textId="77777777" w:rsidR="006A5CCD" w:rsidRPr="00476235" w:rsidRDefault="006A5CCD" w:rsidP="00864C42">
            <w:pPr>
              <w:keepNext/>
              <w:keepLines/>
              <w:spacing w:after="0" w:line="240" w:lineRule="auto"/>
              <w:jc w:val="center"/>
            </w:pPr>
            <w:r w:rsidRPr="00476235">
              <w:rPr>
                <w:sz w:val="20"/>
                <w:szCs w:val="20"/>
              </w:rPr>
              <w:t>Top Up</w:t>
            </w:r>
          </w:p>
        </w:tc>
        <w:tc>
          <w:tcPr>
            <w:tcW w:w="970" w:type="dxa"/>
            <w:vAlign w:val="bottom"/>
          </w:tcPr>
          <w:p w14:paraId="2614CF1A" w14:textId="77777777" w:rsidR="006A5CCD" w:rsidRPr="00476235" w:rsidRDefault="006A5CCD" w:rsidP="00864C42">
            <w:pPr>
              <w:keepNext/>
              <w:keepLines/>
              <w:spacing w:after="0" w:line="240" w:lineRule="auto"/>
              <w:jc w:val="center"/>
            </w:pPr>
            <w:r w:rsidRPr="00476235">
              <w:rPr>
                <w:sz w:val="20"/>
                <w:szCs w:val="20"/>
              </w:rPr>
              <w:t>Dist (Left)</w:t>
            </w:r>
          </w:p>
        </w:tc>
        <w:tc>
          <w:tcPr>
            <w:tcW w:w="973" w:type="dxa"/>
            <w:vAlign w:val="bottom"/>
          </w:tcPr>
          <w:p w14:paraId="2614CF1B" w14:textId="77777777" w:rsidR="006A5CCD" w:rsidRPr="00476235" w:rsidRDefault="006A5CCD" w:rsidP="00864C42">
            <w:pPr>
              <w:keepNext/>
              <w:keepLines/>
              <w:spacing w:after="0" w:line="240" w:lineRule="auto"/>
              <w:jc w:val="center"/>
            </w:pPr>
            <w:r w:rsidRPr="00476235">
              <w:rPr>
                <w:sz w:val="20"/>
                <w:szCs w:val="20"/>
              </w:rPr>
              <w:t>Bottom Up</w:t>
            </w:r>
          </w:p>
        </w:tc>
        <w:tc>
          <w:tcPr>
            <w:tcW w:w="879" w:type="dxa"/>
            <w:vAlign w:val="bottom"/>
          </w:tcPr>
          <w:p w14:paraId="2614CF1C" w14:textId="77777777" w:rsidR="006A5CCD" w:rsidRPr="00476235" w:rsidRDefault="006A5CCD" w:rsidP="00864C42">
            <w:pPr>
              <w:keepNext/>
              <w:keepLines/>
              <w:spacing w:after="0" w:line="240" w:lineRule="auto"/>
              <w:jc w:val="center"/>
            </w:pPr>
            <w:r w:rsidRPr="00476235">
              <w:rPr>
                <w:sz w:val="20"/>
                <w:szCs w:val="20"/>
              </w:rPr>
              <w:t>Depth</w:t>
            </w:r>
          </w:p>
        </w:tc>
        <w:tc>
          <w:tcPr>
            <w:tcW w:w="990" w:type="dxa"/>
            <w:gridSpan w:val="2"/>
            <w:vAlign w:val="bottom"/>
          </w:tcPr>
          <w:p w14:paraId="2614CF1D" w14:textId="77777777" w:rsidR="006A5CCD" w:rsidRPr="00476235" w:rsidRDefault="006A5CCD" w:rsidP="00864C42">
            <w:pPr>
              <w:keepNext/>
              <w:keepLines/>
              <w:spacing w:after="0" w:line="240" w:lineRule="auto"/>
              <w:jc w:val="center"/>
            </w:pPr>
            <w:r w:rsidRPr="00476235">
              <w:rPr>
                <w:sz w:val="20"/>
                <w:szCs w:val="20"/>
              </w:rPr>
              <w:t>Top Up</w:t>
            </w:r>
          </w:p>
        </w:tc>
        <w:tc>
          <w:tcPr>
            <w:tcW w:w="990" w:type="dxa"/>
            <w:gridSpan w:val="2"/>
            <w:vAlign w:val="bottom"/>
          </w:tcPr>
          <w:p w14:paraId="2614CF1E" w14:textId="77777777" w:rsidR="006A5CCD" w:rsidRPr="00476235" w:rsidRDefault="006A5CCD" w:rsidP="00864C42">
            <w:pPr>
              <w:keepNext/>
              <w:keepLines/>
              <w:spacing w:after="0" w:line="240" w:lineRule="auto"/>
              <w:jc w:val="center"/>
            </w:pPr>
            <w:r w:rsidRPr="00476235">
              <w:rPr>
                <w:sz w:val="20"/>
                <w:szCs w:val="20"/>
              </w:rPr>
              <w:t>Dist (Right)</w:t>
            </w:r>
          </w:p>
        </w:tc>
        <w:tc>
          <w:tcPr>
            <w:tcW w:w="810" w:type="dxa"/>
            <w:gridSpan w:val="2"/>
            <w:vAlign w:val="bottom"/>
          </w:tcPr>
          <w:p w14:paraId="2614CF1F" w14:textId="349429A4" w:rsidR="006A5CCD" w:rsidRPr="00476235" w:rsidRDefault="08F73DE2" w:rsidP="00864C42">
            <w:pPr>
              <w:keepNext/>
              <w:keepLines/>
              <w:spacing w:after="0" w:line="240" w:lineRule="auto"/>
              <w:jc w:val="center"/>
              <w:rPr>
                <w:rFonts w:cs="Calibri"/>
                <w:sz w:val="20"/>
                <w:szCs w:val="20"/>
              </w:rPr>
            </w:pPr>
            <w:r w:rsidRPr="00476235">
              <w:rPr>
                <w:sz w:val="20"/>
                <w:szCs w:val="20"/>
              </w:rPr>
              <w:t>Bottom Up</w:t>
            </w:r>
          </w:p>
        </w:tc>
        <w:tc>
          <w:tcPr>
            <w:tcW w:w="1188" w:type="dxa"/>
            <w:vAlign w:val="bottom"/>
          </w:tcPr>
          <w:p w14:paraId="2614CF20" w14:textId="77777777" w:rsidR="006A5CCD" w:rsidRPr="00476235" w:rsidRDefault="00AF3934" w:rsidP="00864C42">
            <w:pPr>
              <w:keepNext/>
              <w:keepLines/>
              <w:spacing w:after="0" w:line="240" w:lineRule="auto"/>
              <w:jc w:val="center"/>
            </w:pPr>
            <w:r w:rsidRPr="00476235">
              <w:rPr>
                <w:sz w:val="20"/>
                <w:szCs w:val="20"/>
              </w:rPr>
              <w:t>Verification</w:t>
            </w:r>
          </w:p>
        </w:tc>
      </w:tr>
      <w:tr w:rsidR="006A5CCD" w:rsidRPr="00476235" w14:paraId="2614CF31" w14:textId="77777777" w:rsidTr="3B83BDD7">
        <w:tc>
          <w:tcPr>
            <w:tcW w:w="974" w:type="dxa"/>
            <w:gridSpan w:val="2"/>
          </w:tcPr>
          <w:p w14:paraId="2614CF22" w14:textId="77777777" w:rsidR="006A5CCD" w:rsidRPr="00476235" w:rsidRDefault="006A5CCD" w:rsidP="00864C42">
            <w:pPr>
              <w:keepNext/>
              <w:keepLines/>
              <w:spacing w:after="0" w:line="240" w:lineRule="auto"/>
              <w:rPr>
                <w:sz w:val="20"/>
                <w:szCs w:val="20"/>
              </w:rPr>
            </w:pPr>
          </w:p>
        </w:tc>
        <w:tc>
          <w:tcPr>
            <w:tcW w:w="1027" w:type="dxa"/>
          </w:tcPr>
          <w:p w14:paraId="2614CF23" w14:textId="77777777" w:rsidR="006A5CCD" w:rsidRPr="00476235" w:rsidRDefault="006A5CCD" w:rsidP="00864C42">
            <w:pPr>
              <w:keepNext/>
              <w:keepLines/>
              <w:spacing w:after="0" w:line="240" w:lineRule="auto"/>
              <w:rPr>
                <w:sz w:val="20"/>
                <w:szCs w:val="20"/>
              </w:rPr>
            </w:pPr>
          </w:p>
        </w:tc>
        <w:tc>
          <w:tcPr>
            <w:tcW w:w="969" w:type="dxa"/>
          </w:tcPr>
          <w:p w14:paraId="2614CF24" w14:textId="77777777" w:rsidR="006A5CCD" w:rsidRPr="00476235" w:rsidRDefault="006A5CCD" w:rsidP="00864C42">
            <w:pPr>
              <w:keepNext/>
              <w:keepLines/>
              <w:spacing w:after="0" w:line="240" w:lineRule="auto"/>
              <w:rPr>
                <w:sz w:val="20"/>
                <w:szCs w:val="20"/>
              </w:rPr>
            </w:pPr>
          </w:p>
        </w:tc>
        <w:tc>
          <w:tcPr>
            <w:tcW w:w="968" w:type="dxa"/>
            <w:gridSpan w:val="2"/>
          </w:tcPr>
          <w:p w14:paraId="2614CF25" w14:textId="77777777" w:rsidR="006A5CCD" w:rsidRPr="00476235" w:rsidRDefault="006A5CCD" w:rsidP="00864C42">
            <w:pPr>
              <w:keepNext/>
              <w:keepLines/>
              <w:spacing w:after="0" w:line="240" w:lineRule="auto"/>
              <w:rPr>
                <w:sz w:val="20"/>
                <w:szCs w:val="20"/>
              </w:rPr>
            </w:pPr>
          </w:p>
        </w:tc>
        <w:tc>
          <w:tcPr>
            <w:tcW w:w="970" w:type="dxa"/>
          </w:tcPr>
          <w:p w14:paraId="2614CF26" w14:textId="77777777" w:rsidR="006A5CCD" w:rsidRPr="00476235" w:rsidRDefault="006A5CCD" w:rsidP="00864C42">
            <w:pPr>
              <w:keepNext/>
              <w:keepLines/>
              <w:spacing w:after="0" w:line="240" w:lineRule="auto"/>
              <w:rPr>
                <w:sz w:val="20"/>
                <w:szCs w:val="20"/>
              </w:rPr>
            </w:pPr>
          </w:p>
        </w:tc>
        <w:tc>
          <w:tcPr>
            <w:tcW w:w="969" w:type="dxa"/>
          </w:tcPr>
          <w:p w14:paraId="2614CF27" w14:textId="77777777" w:rsidR="006A5CCD" w:rsidRPr="00476235" w:rsidRDefault="006A5CCD" w:rsidP="00864C42">
            <w:pPr>
              <w:keepNext/>
              <w:keepLines/>
              <w:spacing w:after="0" w:line="240" w:lineRule="auto"/>
              <w:rPr>
                <w:sz w:val="20"/>
                <w:szCs w:val="20"/>
              </w:rPr>
            </w:pPr>
          </w:p>
        </w:tc>
        <w:tc>
          <w:tcPr>
            <w:tcW w:w="971" w:type="dxa"/>
          </w:tcPr>
          <w:p w14:paraId="2614CF28" w14:textId="77777777" w:rsidR="006A5CCD" w:rsidRPr="00476235" w:rsidRDefault="006A5CCD" w:rsidP="00864C42">
            <w:pPr>
              <w:keepNext/>
              <w:keepLines/>
              <w:spacing w:after="0" w:line="240" w:lineRule="auto"/>
              <w:rPr>
                <w:sz w:val="20"/>
                <w:szCs w:val="20"/>
              </w:rPr>
            </w:pPr>
          </w:p>
        </w:tc>
        <w:tc>
          <w:tcPr>
            <w:tcW w:w="968" w:type="dxa"/>
          </w:tcPr>
          <w:p w14:paraId="2614CF29" w14:textId="77777777" w:rsidR="006A5CCD" w:rsidRPr="00476235" w:rsidRDefault="006A5CCD" w:rsidP="00864C42">
            <w:pPr>
              <w:keepNext/>
              <w:keepLines/>
              <w:spacing w:after="0" w:line="240" w:lineRule="auto"/>
              <w:rPr>
                <w:sz w:val="20"/>
                <w:szCs w:val="20"/>
              </w:rPr>
            </w:pPr>
          </w:p>
        </w:tc>
        <w:tc>
          <w:tcPr>
            <w:tcW w:w="970" w:type="dxa"/>
          </w:tcPr>
          <w:p w14:paraId="2614CF2A" w14:textId="77777777" w:rsidR="006A5CCD" w:rsidRPr="00476235" w:rsidRDefault="006A5CCD" w:rsidP="00864C42">
            <w:pPr>
              <w:keepNext/>
              <w:keepLines/>
              <w:spacing w:after="0" w:line="240" w:lineRule="auto"/>
              <w:rPr>
                <w:sz w:val="20"/>
                <w:szCs w:val="20"/>
              </w:rPr>
            </w:pPr>
          </w:p>
        </w:tc>
        <w:tc>
          <w:tcPr>
            <w:tcW w:w="973" w:type="dxa"/>
          </w:tcPr>
          <w:p w14:paraId="2614CF2B" w14:textId="77777777" w:rsidR="006A5CCD" w:rsidRPr="00476235" w:rsidRDefault="006A5CCD" w:rsidP="00864C42">
            <w:pPr>
              <w:keepNext/>
              <w:keepLines/>
              <w:spacing w:after="0" w:line="240" w:lineRule="auto"/>
              <w:rPr>
                <w:sz w:val="20"/>
                <w:szCs w:val="20"/>
              </w:rPr>
            </w:pPr>
          </w:p>
        </w:tc>
        <w:tc>
          <w:tcPr>
            <w:tcW w:w="879" w:type="dxa"/>
          </w:tcPr>
          <w:p w14:paraId="2614CF2C" w14:textId="77777777" w:rsidR="006A5CCD" w:rsidRPr="00476235" w:rsidRDefault="006A5CCD" w:rsidP="00864C42">
            <w:pPr>
              <w:keepNext/>
              <w:keepLines/>
              <w:spacing w:after="0" w:line="240" w:lineRule="auto"/>
              <w:rPr>
                <w:sz w:val="20"/>
                <w:szCs w:val="20"/>
              </w:rPr>
            </w:pPr>
          </w:p>
        </w:tc>
        <w:tc>
          <w:tcPr>
            <w:tcW w:w="990" w:type="dxa"/>
            <w:gridSpan w:val="2"/>
          </w:tcPr>
          <w:p w14:paraId="2614CF2D" w14:textId="77777777" w:rsidR="006A5CCD" w:rsidRPr="00476235" w:rsidRDefault="006A5CCD" w:rsidP="00864C42">
            <w:pPr>
              <w:keepNext/>
              <w:keepLines/>
              <w:spacing w:after="0" w:line="240" w:lineRule="auto"/>
              <w:rPr>
                <w:sz w:val="20"/>
                <w:szCs w:val="20"/>
              </w:rPr>
            </w:pPr>
          </w:p>
        </w:tc>
        <w:tc>
          <w:tcPr>
            <w:tcW w:w="990" w:type="dxa"/>
            <w:gridSpan w:val="2"/>
          </w:tcPr>
          <w:p w14:paraId="2614CF2E" w14:textId="77777777" w:rsidR="006A5CCD" w:rsidRPr="00476235" w:rsidRDefault="006A5CCD" w:rsidP="00864C42">
            <w:pPr>
              <w:keepNext/>
              <w:keepLines/>
              <w:spacing w:after="0" w:line="240" w:lineRule="auto"/>
              <w:rPr>
                <w:sz w:val="20"/>
                <w:szCs w:val="20"/>
              </w:rPr>
            </w:pPr>
          </w:p>
        </w:tc>
        <w:tc>
          <w:tcPr>
            <w:tcW w:w="810" w:type="dxa"/>
            <w:gridSpan w:val="2"/>
          </w:tcPr>
          <w:p w14:paraId="2614CF2F" w14:textId="77777777" w:rsidR="006A5CCD" w:rsidRPr="00476235" w:rsidRDefault="006A5CCD" w:rsidP="00864C42">
            <w:pPr>
              <w:keepNext/>
              <w:keepLines/>
              <w:spacing w:after="0" w:line="240" w:lineRule="auto"/>
              <w:rPr>
                <w:sz w:val="20"/>
                <w:szCs w:val="20"/>
              </w:rPr>
            </w:pPr>
          </w:p>
        </w:tc>
        <w:tc>
          <w:tcPr>
            <w:tcW w:w="1188" w:type="dxa"/>
          </w:tcPr>
          <w:p w14:paraId="2614CF30" w14:textId="77777777" w:rsidR="006A5CCD" w:rsidRPr="00476235" w:rsidRDefault="006A5CCD" w:rsidP="00864C42">
            <w:pPr>
              <w:keepNext/>
              <w:keepLines/>
              <w:spacing w:after="0" w:line="240" w:lineRule="auto"/>
              <w:rPr>
                <w:sz w:val="20"/>
                <w:szCs w:val="20"/>
              </w:rPr>
            </w:pPr>
          </w:p>
        </w:tc>
      </w:tr>
      <w:tr w:rsidR="006A5CCD" w:rsidRPr="00476235" w14:paraId="2614CF41" w14:textId="77777777" w:rsidTr="3B83BDD7">
        <w:tc>
          <w:tcPr>
            <w:tcW w:w="974" w:type="dxa"/>
            <w:gridSpan w:val="2"/>
          </w:tcPr>
          <w:p w14:paraId="2614CF32" w14:textId="77777777" w:rsidR="006A5CCD" w:rsidRPr="00476235" w:rsidRDefault="006A5CCD" w:rsidP="00864C42">
            <w:pPr>
              <w:keepNext/>
              <w:keepLines/>
              <w:spacing w:after="0" w:line="240" w:lineRule="auto"/>
              <w:rPr>
                <w:sz w:val="20"/>
                <w:szCs w:val="20"/>
              </w:rPr>
            </w:pPr>
          </w:p>
        </w:tc>
        <w:tc>
          <w:tcPr>
            <w:tcW w:w="1027" w:type="dxa"/>
          </w:tcPr>
          <w:p w14:paraId="2614CF33" w14:textId="77777777" w:rsidR="006A5CCD" w:rsidRPr="00476235" w:rsidRDefault="006A5CCD" w:rsidP="00864C42">
            <w:pPr>
              <w:keepNext/>
              <w:keepLines/>
              <w:spacing w:after="0" w:line="240" w:lineRule="auto"/>
              <w:rPr>
                <w:sz w:val="20"/>
                <w:szCs w:val="20"/>
              </w:rPr>
            </w:pPr>
          </w:p>
        </w:tc>
        <w:tc>
          <w:tcPr>
            <w:tcW w:w="969" w:type="dxa"/>
          </w:tcPr>
          <w:p w14:paraId="2614CF34" w14:textId="77777777" w:rsidR="006A5CCD" w:rsidRPr="00476235" w:rsidRDefault="006A5CCD" w:rsidP="00864C42">
            <w:pPr>
              <w:keepNext/>
              <w:keepLines/>
              <w:spacing w:after="0" w:line="240" w:lineRule="auto"/>
              <w:rPr>
                <w:sz w:val="20"/>
                <w:szCs w:val="20"/>
              </w:rPr>
            </w:pPr>
          </w:p>
        </w:tc>
        <w:tc>
          <w:tcPr>
            <w:tcW w:w="968" w:type="dxa"/>
            <w:gridSpan w:val="2"/>
          </w:tcPr>
          <w:p w14:paraId="2614CF35" w14:textId="77777777" w:rsidR="006A5CCD" w:rsidRPr="00476235" w:rsidRDefault="006A5CCD" w:rsidP="00864C42">
            <w:pPr>
              <w:keepNext/>
              <w:keepLines/>
              <w:spacing w:after="0" w:line="240" w:lineRule="auto"/>
              <w:rPr>
                <w:sz w:val="20"/>
                <w:szCs w:val="20"/>
              </w:rPr>
            </w:pPr>
          </w:p>
        </w:tc>
        <w:tc>
          <w:tcPr>
            <w:tcW w:w="970" w:type="dxa"/>
          </w:tcPr>
          <w:p w14:paraId="2614CF36" w14:textId="77777777" w:rsidR="006A5CCD" w:rsidRPr="00476235" w:rsidRDefault="006A5CCD" w:rsidP="00864C42">
            <w:pPr>
              <w:keepNext/>
              <w:keepLines/>
              <w:spacing w:after="0" w:line="240" w:lineRule="auto"/>
              <w:rPr>
                <w:sz w:val="20"/>
                <w:szCs w:val="20"/>
              </w:rPr>
            </w:pPr>
          </w:p>
        </w:tc>
        <w:tc>
          <w:tcPr>
            <w:tcW w:w="969" w:type="dxa"/>
          </w:tcPr>
          <w:p w14:paraId="2614CF37" w14:textId="77777777" w:rsidR="006A5CCD" w:rsidRPr="00476235" w:rsidRDefault="006A5CCD" w:rsidP="00864C42">
            <w:pPr>
              <w:keepNext/>
              <w:keepLines/>
              <w:spacing w:after="0" w:line="240" w:lineRule="auto"/>
              <w:rPr>
                <w:sz w:val="20"/>
                <w:szCs w:val="20"/>
              </w:rPr>
            </w:pPr>
          </w:p>
        </w:tc>
        <w:tc>
          <w:tcPr>
            <w:tcW w:w="971" w:type="dxa"/>
          </w:tcPr>
          <w:p w14:paraId="2614CF38" w14:textId="77777777" w:rsidR="006A5CCD" w:rsidRPr="00476235" w:rsidRDefault="006A5CCD" w:rsidP="00864C42">
            <w:pPr>
              <w:keepNext/>
              <w:keepLines/>
              <w:spacing w:after="0" w:line="240" w:lineRule="auto"/>
              <w:rPr>
                <w:sz w:val="20"/>
                <w:szCs w:val="20"/>
              </w:rPr>
            </w:pPr>
          </w:p>
        </w:tc>
        <w:tc>
          <w:tcPr>
            <w:tcW w:w="968" w:type="dxa"/>
          </w:tcPr>
          <w:p w14:paraId="2614CF39" w14:textId="77777777" w:rsidR="006A5CCD" w:rsidRPr="00476235" w:rsidRDefault="006A5CCD" w:rsidP="00864C42">
            <w:pPr>
              <w:keepNext/>
              <w:keepLines/>
              <w:spacing w:after="0" w:line="240" w:lineRule="auto"/>
              <w:rPr>
                <w:sz w:val="20"/>
                <w:szCs w:val="20"/>
              </w:rPr>
            </w:pPr>
          </w:p>
        </w:tc>
        <w:tc>
          <w:tcPr>
            <w:tcW w:w="970" w:type="dxa"/>
          </w:tcPr>
          <w:p w14:paraId="2614CF3A" w14:textId="77777777" w:rsidR="006A5CCD" w:rsidRPr="00476235" w:rsidRDefault="006A5CCD" w:rsidP="00864C42">
            <w:pPr>
              <w:keepNext/>
              <w:keepLines/>
              <w:spacing w:after="0" w:line="240" w:lineRule="auto"/>
              <w:rPr>
                <w:sz w:val="20"/>
                <w:szCs w:val="20"/>
              </w:rPr>
            </w:pPr>
          </w:p>
        </w:tc>
        <w:tc>
          <w:tcPr>
            <w:tcW w:w="973" w:type="dxa"/>
          </w:tcPr>
          <w:p w14:paraId="2614CF3B" w14:textId="77777777" w:rsidR="006A5CCD" w:rsidRPr="00476235" w:rsidRDefault="006A5CCD" w:rsidP="00864C42">
            <w:pPr>
              <w:keepNext/>
              <w:keepLines/>
              <w:spacing w:after="0" w:line="240" w:lineRule="auto"/>
              <w:rPr>
                <w:sz w:val="20"/>
                <w:szCs w:val="20"/>
              </w:rPr>
            </w:pPr>
          </w:p>
        </w:tc>
        <w:tc>
          <w:tcPr>
            <w:tcW w:w="879" w:type="dxa"/>
          </w:tcPr>
          <w:p w14:paraId="2614CF3C" w14:textId="77777777" w:rsidR="006A5CCD" w:rsidRPr="00476235" w:rsidRDefault="006A5CCD" w:rsidP="00864C42">
            <w:pPr>
              <w:keepNext/>
              <w:keepLines/>
              <w:spacing w:after="0" w:line="240" w:lineRule="auto"/>
              <w:rPr>
                <w:sz w:val="20"/>
                <w:szCs w:val="20"/>
              </w:rPr>
            </w:pPr>
          </w:p>
        </w:tc>
        <w:tc>
          <w:tcPr>
            <w:tcW w:w="990" w:type="dxa"/>
            <w:gridSpan w:val="2"/>
          </w:tcPr>
          <w:p w14:paraId="2614CF3D" w14:textId="77777777" w:rsidR="006A5CCD" w:rsidRPr="00476235" w:rsidRDefault="006A5CCD" w:rsidP="00864C42">
            <w:pPr>
              <w:keepNext/>
              <w:keepLines/>
              <w:spacing w:after="0" w:line="240" w:lineRule="auto"/>
              <w:rPr>
                <w:sz w:val="20"/>
                <w:szCs w:val="20"/>
              </w:rPr>
            </w:pPr>
          </w:p>
        </w:tc>
        <w:tc>
          <w:tcPr>
            <w:tcW w:w="990" w:type="dxa"/>
            <w:gridSpan w:val="2"/>
          </w:tcPr>
          <w:p w14:paraId="2614CF3E" w14:textId="77777777" w:rsidR="006A5CCD" w:rsidRPr="00476235" w:rsidRDefault="006A5CCD" w:rsidP="00864C42">
            <w:pPr>
              <w:keepNext/>
              <w:keepLines/>
              <w:spacing w:after="0" w:line="240" w:lineRule="auto"/>
              <w:rPr>
                <w:sz w:val="20"/>
                <w:szCs w:val="20"/>
              </w:rPr>
            </w:pPr>
          </w:p>
        </w:tc>
        <w:tc>
          <w:tcPr>
            <w:tcW w:w="810" w:type="dxa"/>
            <w:gridSpan w:val="2"/>
          </w:tcPr>
          <w:p w14:paraId="2614CF3F" w14:textId="77777777" w:rsidR="006A5CCD" w:rsidRPr="00476235" w:rsidRDefault="006A5CCD" w:rsidP="00864C42">
            <w:pPr>
              <w:keepNext/>
              <w:keepLines/>
              <w:spacing w:after="0" w:line="240" w:lineRule="auto"/>
              <w:rPr>
                <w:sz w:val="20"/>
                <w:szCs w:val="20"/>
              </w:rPr>
            </w:pPr>
          </w:p>
        </w:tc>
        <w:tc>
          <w:tcPr>
            <w:tcW w:w="1188" w:type="dxa"/>
          </w:tcPr>
          <w:p w14:paraId="2614CF40" w14:textId="77777777" w:rsidR="006A5CCD" w:rsidRPr="00476235" w:rsidRDefault="006A5CCD" w:rsidP="00864C42">
            <w:pPr>
              <w:keepNext/>
              <w:keepLines/>
              <w:spacing w:after="0" w:line="240" w:lineRule="auto"/>
              <w:rPr>
                <w:sz w:val="20"/>
                <w:szCs w:val="20"/>
              </w:rPr>
            </w:pPr>
          </w:p>
        </w:tc>
      </w:tr>
      <w:tr w:rsidR="007E2232" w:rsidRPr="00476235" w14:paraId="2614CF45" w14:textId="77777777" w:rsidTr="3B83BDD7">
        <w:trPr>
          <w:trHeight w:val="108"/>
        </w:trPr>
        <w:tc>
          <w:tcPr>
            <w:tcW w:w="468" w:type="dxa"/>
            <w:tcBorders>
              <w:bottom w:val="single" w:sz="4" w:space="0" w:color="auto"/>
            </w:tcBorders>
            <w:vAlign w:val="center"/>
          </w:tcPr>
          <w:p w14:paraId="2614CF42" w14:textId="77777777" w:rsidR="007E2232" w:rsidRPr="00476235" w:rsidRDefault="007E2232" w:rsidP="00864C42">
            <w:pPr>
              <w:keepNext/>
              <w:keepLines/>
              <w:spacing w:after="0" w:line="240" w:lineRule="auto"/>
              <w:jc w:val="center"/>
              <w:rPr>
                <w:sz w:val="20"/>
                <w:szCs w:val="20"/>
              </w:rPr>
            </w:pPr>
            <w:r w:rsidRPr="00476235">
              <w:rPr>
                <w:sz w:val="20"/>
                <w:szCs w:val="20"/>
              </w:rPr>
              <w:t>16</w:t>
            </w:r>
          </w:p>
        </w:tc>
        <w:tc>
          <w:tcPr>
            <w:tcW w:w="3150" w:type="dxa"/>
            <w:gridSpan w:val="4"/>
            <w:tcBorders>
              <w:bottom w:val="single" w:sz="4" w:space="0" w:color="auto"/>
            </w:tcBorders>
            <w:vAlign w:val="center"/>
          </w:tcPr>
          <w:p w14:paraId="2614CF43" w14:textId="77777777" w:rsidR="007E2232" w:rsidRPr="00476235" w:rsidRDefault="007E2232" w:rsidP="00864C42">
            <w:pPr>
              <w:keepNext/>
              <w:keepLines/>
              <w:spacing w:after="0" w:line="240" w:lineRule="auto"/>
              <w:rPr>
                <w:sz w:val="20"/>
                <w:szCs w:val="20"/>
              </w:rPr>
            </w:pPr>
            <w:r w:rsidRPr="00476235">
              <w:rPr>
                <w:sz w:val="20"/>
                <w:szCs w:val="20"/>
              </w:rPr>
              <w:t>Verification Status:</w:t>
            </w:r>
          </w:p>
        </w:tc>
        <w:tc>
          <w:tcPr>
            <w:tcW w:w="10998" w:type="dxa"/>
            <w:gridSpan w:val="15"/>
            <w:tcBorders>
              <w:bottom w:val="single" w:sz="4" w:space="0" w:color="auto"/>
            </w:tcBorders>
          </w:tcPr>
          <w:p w14:paraId="42712FCB" w14:textId="77777777" w:rsidR="007E2232" w:rsidRPr="00476235" w:rsidRDefault="007E2232" w:rsidP="00864C42">
            <w:pPr>
              <w:pStyle w:val="ListParagraph"/>
              <w:keepNext/>
              <w:keepLines/>
              <w:numPr>
                <w:ilvl w:val="0"/>
                <w:numId w:val="31"/>
              </w:numPr>
              <w:tabs>
                <w:tab w:val="left" w:pos="356"/>
              </w:tabs>
              <w:spacing w:after="0" w:line="240" w:lineRule="auto"/>
              <w:contextualSpacing w:val="0"/>
              <w:rPr>
                <w:sz w:val="18"/>
                <w:szCs w:val="18"/>
              </w:rPr>
            </w:pPr>
            <w:r w:rsidRPr="00476235">
              <w:rPr>
                <w:sz w:val="18"/>
                <w:szCs w:val="18"/>
              </w:rPr>
              <w:t>Pass - all applicable requirements are met; or</w:t>
            </w:r>
          </w:p>
          <w:p w14:paraId="2614CF44" w14:textId="3BBFAB46" w:rsidR="007E2232" w:rsidRPr="00476235" w:rsidRDefault="007E2232" w:rsidP="00864C42">
            <w:pPr>
              <w:pStyle w:val="ListParagraph"/>
              <w:keepNext/>
              <w:keepLines/>
              <w:numPr>
                <w:ilvl w:val="0"/>
                <w:numId w:val="31"/>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49" w14:textId="77777777" w:rsidTr="3B83BDD7">
        <w:trPr>
          <w:trHeight w:val="107"/>
        </w:trPr>
        <w:tc>
          <w:tcPr>
            <w:tcW w:w="468" w:type="dxa"/>
          </w:tcPr>
          <w:p w14:paraId="2614CF46" w14:textId="77777777" w:rsidR="007E2232" w:rsidRPr="00476235" w:rsidRDefault="007E2232" w:rsidP="00864C42">
            <w:pPr>
              <w:keepNext/>
              <w:keepLines/>
              <w:spacing w:after="0" w:line="240" w:lineRule="auto"/>
              <w:rPr>
                <w:sz w:val="20"/>
                <w:szCs w:val="20"/>
              </w:rPr>
            </w:pPr>
            <w:r w:rsidRPr="00476235">
              <w:rPr>
                <w:sz w:val="20"/>
                <w:szCs w:val="20"/>
              </w:rPr>
              <w:t>17</w:t>
            </w:r>
          </w:p>
        </w:tc>
        <w:tc>
          <w:tcPr>
            <w:tcW w:w="14148" w:type="dxa"/>
            <w:gridSpan w:val="19"/>
          </w:tcPr>
          <w:p w14:paraId="2614CF48" w14:textId="09B40098" w:rsidR="007E2232" w:rsidRPr="00476235" w:rsidRDefault="007E2232" w:rsidP="00864C42">
            <w:pPr>
              <w:keepNext/>
              <w:keepLines/>
              <w:spacing w:after="0" w:line="240" w:lineRule="auto"/>
              <w:rPr>
                <w:sz w:val="20"/>
                <w:szCs w:val="20"/>
              </w:rPr>
            </w:pPr>
            <w:r w:rsidRPr="00476235">
              <w:rPr>
                <w:sz w:val="20"/>
                <w:szCs w:val="20"/>
              </w:rPr>
              <w:t>Correction Notes:</w:t>
            </w:r>
          </w:p>
        </w:tc>
      </w:tr>
    </w:tbl>
    <w:p w14:paraId="2614CF4A" w14:textId="77777777" w:rsidR="006A5CCD" w:rsidRPr="00476235" w:rsidRDefault="006A5CCD" w:rsidP="006A5CCD">
      <w:pPr>
        <w:spacing w:after="0" w:line="240" w:lineRule="auto"/>
        <w:rPr>
          <w:b/>
        </w:rPr>
      </w:pPr>
    </w:p>
    <w:tbl>
      <w:tblPr>
        <w:tblW w:w="14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246"/>
        <w:gridCol w:w="1613"/>
        <w:gridCol w:w="291"/>
        <w:gridCol w:w="1322"/>
        <w:gridCol w:w="1613"/>
        <w:gridCol w:w="1613"/>
        <w:gridCol w:w="1613"/>
        <w:gridCol w:w="1613"/>
        <w:gridCol w:w="1613"/>
        <w:gridCol w:w="1613"/>
      </w:tblGrid>
      <w:tr w:rsidR="004D4BD9" w:rsidRPr="00476235" w14:paraId="2614CF4C" w14:textId="77777777" w:rsidTr="00C4535B">
        <w:tc>
          <w:tcPr>
            <w:tcW w:w="14618" w:type="dxa"/>
            <w:gridSpan w:val="11"/>
            <w:shd w:val="clear" w:color="auto" w:fill="auto"/>
          </w:tcPr>
          <w:p w14:paraId="2614CF4B" w14:textId="1AC11837" w:rsidR="004D4BD9" w:rsidRPr="00476235" w:rsidRDefault="004D4BD9" w:rsidP="004D4BD9">
            <w:pPr>
              <w:spacing w:after="0" w:line="240" w:lineRule="auto"/>
              <w:rPr>
                <w:b/>
                <w:sz w:val="20"/>
                <w:szCs w:val="20"/>
              </w:rPr>
            </w:pPr>
            <w:r w:rsidRPr="00476235">
              <w:rPr>
                <w:b/>
                <w:sz w:val="20"/>
                <w:szCs w:val="20"/>
              </w:rPr>
              <w:t>G. Water Heaters</w:t>
            </w:r>
          </w:p>
        </w:tc>
      </w:tr>
      <w:tr w:rsidR="004D4BD9" w:rsidRPr="00476235" w14:paraId="2614CF56" w14:textId="77777777" w:rsidTr="004D4BD9">
        <w:tc>
          <w:tcPr>
            <w:tcW w:w="1714" w:type="dxa"/>
            <w:gridSpan w:val="2"/>
          </w:tcPr>
          <w:p w14:paraId="2614CF4D" w14:textId="77777777" w:rsidR="004D4BD9" w:rsidRPr="00476235" w:rsidRDefault="004D4BD9" w:rsidP="004D4BD9">
            <w:pPr>
              <w:spacing w:after="0" w:line="240" w:lineRule="auto"/>
              <w:jc w:val="center"/>
              <w:rPr>
                <w:sz w:val="20"/>
                <w:szCs w:val="20"/>
              </w:rPr>
            </w:pPr>
            <w:r w:rsidRPr="00476235">
              <w:rPr>
                <w:sz w:val="20"/>
                <w:szCs w:val="20"/>
              </w:rPr>
              <w:t>01</w:t>
            </w:r>
          </w:p>
        </w:tc>
        <w:tc>
          <w:tcPr>
            <w:tcW w:w="1613" w:type="dxa"/>
          </w:tcPr>
          <w:p w14:paraId="2614CF4E" w14:textId="77777777" w:rsidR="004D4BD9" w:rsidRPr="00476235" w:rsidRDefault="004D4BD9" w:rsidP="004D4BD9">
            <w:pPr>
              <w:spacing w:after="0" w:line="240" w:lineRule="auto"/>
              <w:jc w:val="center"/>
              <w:rPr>
                <w:sz w:val="20"/>
                <w:szCs w:val="20"/>
              </w:rPr>
            </w:pPr>
            <w:r w:rsidRPr="00476235">
              <w:rPr>
                <w:sz w:val="20"/>
                <w:szCs w:val="20"/>
              </w:rPr>
              <w:t>02</w:t>
            </w:r>
          </w:p>
        </w:tc>
        <w:tc>
          <w:tcPr>
            <w:tcW w:w="1613" w:type="dxa"/>
            <w:gridSpan w:val="2"/>
          </w:tcPr>
          <w:p w14:paraId="2614CF4F" w14:textId="77777777" w:rsidR="004D4BD9" w:rsidRPr="00476235" w:rsidRDefault="004D4BD9" w:rsidP="004D4BD9">
            <w:pPr>
              <w:spacing w:after="0" w:line="240" w:lineRule="auto"/>
              <w:jc w:val="center"/>
              <w:rPr>
                <w:sz w:val="20"/>
                <w:szCs w:val="20"/>
              </w:rPr>
            </w:pPr>
            <w:r w:rsidRPr="00476235">
              <w:rPr>
                <w:sz w:val="20"/>
                <w:szCs w:val="20"/>
              </w:rPr>
              <w:t>03</w:t>
            </w:r>
          </w:p>
        </w:tc>
        <w:tc>
          <w:tcPr>
            <w:tcW w:w="1613" w:type="dxa"/>
          </w:tcPr>
          <w:p w14:paraId="2614CF50" w14:textId="77777777" w:rsidR="004D4BD9" w:rsidRPr="00476235" w:rsidRDefault="004D4BD9" w:rsidP="004D4BD9">
            <w:pPr>
              <w:spacing w:after="0" w:line="240" w:lineRule="auto"/>
              <w:jc w:val="center"/>
              <w:rPr>
                <w:sz w:val="20"/>
                <w:szCs w:val="20"/>
              </w:rPr>
            </w:pPr>
            <w:r w:rsidRPr="00476235">
              <w:rPr>
                <w:sz w:val="20"/>
                <w:szCs w:val="20"/>
              </w:rPr>
              <w:t>04</w:t>
            </w:r>
          </w:p>
        </w:tc>
        <w:tc>
          <w:tcPr>
            <w:tcW w:w="1613" w:type="dxa"/>
          </w:tcPr>
          <w:p w14:paraId="2614CF51" w14:textId="77777777" w:rsidR="004D4BD9" w:rsidRPr="00476235" w:rsidRDefault="004D4BD9" w:rsidP="004D4BD9">
            <w:pPr>
              <w:spacing w:after="0" w:line="240" w:lineRule="auto"/>
              <w:jc w:val="center"/>
              <w:rPr>
                <w:sz w:val="20"/>
                <w:szCs w:val="20"/>
              </w:rPr>
            </w:pPr>
            <w:r w:rsidRPr="00476235">
              <w:rPr>
                <w:sz w:val="20"/>
                <w:szCs w:val="20"/>
              </w:rPr>
              <w:t>05</w:t>
            </w:r>
          </w:p>
        </w:tc>
        <w:tc>
          <w:tcPr>
            <w:tcW w:w="1613" w:type="dxa"/>
          </w:tcPr>
          <w:p w14:paraId="2614CF52" w14:textId="77777777" w:rsidR="004D4BD9" w:rsidRPr="00476235" w:rsidRDefault="004D4BD9" w:rsidP="004D4BD9">
            <w:pPr>
              <w:spacing w:after="0" w:line="240" w:lineRule="auto"/>
              <w:jc w:val="center"/>
              <w:rPr>
                <w:sz w:val="20"/>
                <w:szCs w:val="20"/>
              </w:rPr>
            </w:pPr>
            <w:r w:rsidRPr="00476235">
              <w:rPr>
                <w:sz w:val="20"/>
                <w:szCs w:val="20"/>
              </w:rPr>
              <w:t>06</w:t>
            </w:r>
          </w:p>
        </w:tc>
        <w:tc>
          <w:tcPr>
            <w:tcW w:w="1613" w:type="dxa"/>
          </w:tcPr>
          <w:p w14:paraId="2614CF53" w14:textId="77777777" w:rsidR="004D4BD9" w:rsidRPr="00476235" w:rsidRDefault="004D4BD9" w:rsidP="004D4BD9">
            <w:pPr>
              <w:spacing w:after="0" w:line="240" w:lineRule="auto"/>
              <w:jc w:val="center"/>
              <w:rPr>
                <w:sz w:val="20"/>
                <w:szCs w:val="20"/>
              </w:rPr>
            </w:pPr>
            <w:r w:rsidRPr="00476235">
              <w:rPr>
                <w:sz w:val="20"/>
                <w:szCs w:val="20"/>
              </w:rPr>
              <w:t>07</w:t>
            </w:r>
          </w:p>
        </w:tc>
        <w:tc>
          <w:tcPr>
            <w:tcW w:w="1613" w:type="dxa"/>
          </w:tcPr>
          <w:p w14:paraId="2614CF54" w14:textId="77777777" w:rsidR="004D4BD9" w:rsidRPr="00476235" w:rsidRDefault="004D4BD9" w:rsidP="004D4BD9">
            <w:pPr>
              <w:spacing w:after="0" w:line="240" w:lineRule="auto"/>
              <w:jc w:val="center"/>
              <w:rPr>
                <w:sz w:val="20"/>
                <w:szCs w:val="20"/>
              </w:rPr>
            </w:pPr>
            <w:r w:rsidRPr="00476235">
              <w:rPr>
                <w:sz w:val="20"/>
                <w:szCs w:val="20"/>
              </w:rPr>
              <w:t>08</w:t>
            </w:r>
          </w:p>
        </w:tc>
        <w:tc>
          <w:tcPr>
            <w:tcW w:w="1613" w:type="dxa"/>
          </w:tcPr>
          <w:p w14:paraId="2614CF55" w14:textId="77777777" w:rsidR="004D4BD9" w:rsidRPr="00476235" w:rsidRDefault="004D4BD9" w:rsidP="004D4BD9">
            <w:pPr>
              <w:spacing w:after="0" w:line="240" w:lineRule="auto"/>
              <w:jc w:val="center"/>
              <w:rPr>
                <w:sz w:val="20"/>
                <w:szCs w:val="20"/>
              </w:rPr>
            </w:pPr>
            <w:r w:rsidRPr="00476235">
              <w:rPr>
                <w:sz w:val="20"/>
                <w:szCs w:val="20"/>
              </w:rPr>
              <w:t>09</w:t>
            </w:r>
          </w:p>
        </w:tc>
      </w:tr>
      <w:tr w:rsidR="004D4BD9" w:rsidRPr="00476235" w14:paraId="2614CF61" w14:textId="77777777" w:rsidTr="004D4BD9">
        <w:tc>
          <w:tcPr>
            <w:tcW w:w="1714" w:type="dxa"/>
            <w:gridSpan w:val="2"/>
            <w:vAlign w:val="bottom"/>
          </w:tcPr>
          <w:p w14:paraId="2614CF57" w14:textId="77777777" w:rsidR="004D4BD9" w:rsidRPr="00476235" w:rsidRDefault="004D4BD9" w:rsidP="004D4BD9">
            <w:pPr>
              <w:spacing w:after="0" w:line="240" w:lineRule="auto"/>
              <w:jc w:val="center"/>
              <w:rPr>
                <w:sz w:val="20"/>
                <w:szCs w:val="20"/>
              </w:rPr>
            </w:pPr>
            <w:r w:rsidRPr="00476235">
              <w:rPr>
                <w:sz w:val="20"/>
                <w:szCs w:val="20"/>
              </w:rPr>
              <w:t>Name</w:t>
            </w:r>
          </w:p>
        </w:tc>
        <w:tc>
          <w:tcPr>
            <w:tcW w:w="1613" w:type="dxa"/>
            <w:vAlign w:val="bottom"/>
          </w:tcPr>
          <w:p w14:paraId="2614CF58" w14:textId="77777777" w:rsidR="004D4BD9" w:rsidRPr="00476235" w:rsidRDefault="004D4BD9" w:rsidP="004D4BD9">
            <w:pPr>
              <w:spacing w:after="0" w:line="240" w:lineRule="auto"/>
              <w:jc w:val="center"/>
              <w:rPr>
                <w:sz w:val="20"/>
                <w:szCs w:val="20"/>
              </w:rPr>
            </w:pPr>
            <w:r w:rsidRPr="00476235">
              <w:rPr>
                <w:sz w:val="20"/>
                <w:szCs w:val="20"/>
              </w:rPr>
              <w:t>Heater Element Type</w:t>
            </w:r>
          </w:p>
        </w:tc>
        <w:tc>
          <w:tcPr>
            <w:tcW w:w="1613" w:type="dxa"/>
            <w:gridSpan w:val="2"/>
            <w:vAlign w:val="bottom"/>
          </w:tcPr>
          <w:p w14:paraId="2614CF59" w14:textId="77777777" w:rsidR="004D4BD9" w:rsidRPr="00476235" w:rsidRDefault="004D4BD9" w:rsidP="004D4BD9">
            <w:pPr>
              <w:spacing w:after="0" w:line="240" w:lineRule="auto"/>
              <w:jc w:val="center"/>
              <w:rPr>
                <w:sz w:val="20"/>
                <w:szCs w:val="20"/>
              </w:rPr>
            </w:pPr>
            <w:r w:rsidRPr="00476235">
              <w:rPr>
                <w:sz w:val="20"/>
                <w:szCs w:val="20"/>
              </w:rPr>
              <w:t>Tank Type</w:t>
            </w:r>
          </w:p>
        </w:tc>
        <w:tc>
          <w:tcPr>
            <w:tcW w:w="1613" w:type="dxa"/>
            <w:vAlign w:val="bottom"/>
          </w:tcPr>
          <w:p w14:paraId="2614CF5A" w14:textId="77777777" w:rsidR="004D4BD9" w:rsidRPr="00476235" w:rsidRDefault="004D4BD9" w:rsidP="004D4BD9">
            <w:pPr>
              <w:spacing w:after="0" w:line="240" w:lineRule="auto"/>
              <w:jc w:val="center"/>
              <w:rPr>
                <w:sz w:val="20"/>
                <w:szCs w:val="20"/>
              </w:rPr>
            </w:pPr>
            <w:r w:rsidRPr="00476235">
              <w:rPr>
                <w:sz w:val="20"/>
                <w:szCs w:val="20"/>
              </w:rPr>
              <w:t>Tank Volume (gal)</w:t>
            </w:r>
          </w:p>
        </w:tc>
        <w:tc>
          <w:tcPr>
            <w:tcW w:w="1613" w:type="dxa"/>
            <w:vAlign w:val="bottom"/>
          </w:tcPr>
          <w:p w14:paraId="2614CF5B" w14:textId="77777777" w:rsidR="004D4BD9" w:rsidRPr="00476235" w:rsidRDefault="004D4BD9" w:rsidP="004D4BD9">
            <w:pPr>
              <w:spacing w:after="0" w:line="240" w:lineRule="auto"/>
              <w:jc w:val="center"/>
              <w:rPr>
                <w:sz w:val="20"/>
                <w:szCs w:val="20"/>
              </w:rPr>
            </w:pPr>
            <w:r w:rsidRPr="00476235">
              <w:rPr>
                <w:sz w:val="20"/>
                <w:szCs w:val="20"/>
              </w:rPr>
              <w:t>Energy Factor or Efficiency</w:t>
            </w:r>
          </w:p>
        </w:tc>
        <w:tc>
          <w:tcPr>
            <w:tcW w:w="1613" w:type="dxa"/>
            <w:vAlign w:val="bottom"/>
          </w:tcPr>
          <w:p w14:paraId="2614CF5C" w14:textId="77777777" w:rsidR="004D4BD9" w:rsidRPr="00476235" w:rsidRDefault="004D4BD9" w:rsidP="004D4BD9">
            <w:pPr>
              <w:spacing w:after="0" w:line="240" w:lineRule="auto"/>
              <w:jc w:val="center"/>
              <w:rPr>
                <w:sz w:val="20"/>
                <w:szCs w:val="20"/>
              </w:rPr>
            </w:pPr>
            <w:r w:rsidRPr="00476235">
              <w:rPr>
                <w:sz w:val="20"/>
                <w:szCs w:val="20"/>
              </w:rPr>
              <w:t>Input Rating</w:t>
            </w:r>
          </w:p>
        </w:tc>
        <w:tc>
          <w:tcPr>
            <w:tcW w:w="1613" w:type="dxa"/>
            <w:vAlign w:val="bottom"/>
          </w:tcPr>
          <w:p w14:paraId="2614CF5D" w14:textId="77777777" w:rsidR="004D4BD9" w:rsidRPr="00476235" w:rsidRDefault="004D4BD9" w:rsidP="004D4BD9">
            <w:pPr>
              <w:spacing w:after="0" w:line="240" w:lineRule="auto"/>
              <w:jc w:val="center"/>
              <w:rPr>
                <w:sz w:val="20"/>
                <w:szCs w:val="20"/>
              </w:rPr>
            </w:pPr>
            <w:r w:rsidRPr="00476235">
              <w:rPr>
                <w:sz w:val="20"/>
                <w:szCs w:val="20"/>
              </w:rPr>
              <w:t>Tank Exterior Insulation</w:t>
            </w:r>
          </w:p>
          <w:p w14:paraId="2614CF5E" w14:textId="77777777" w:rsidR="004D4BD9" w:rsidRPr="00476235" w:rsidRDefault="004D4BD9" w:rsidP="004D4BD9">
            <w:pPr>
              <w:spacing w:after="0" w:line="240" w:lineRule="auto"/>
              <w:jc w:val="center"/>
              <w:rPr>
                <w:sz w:val="20"/>
                <w:szCs w:val="20"/>
              </w:rPr>
            </w:pPr>
            <w:r w:rsidRPr="00476235">
              <w:rPr>
                <w:sz w:val="20"/>
                <w:szCs w:val="20"/>
              </w:rPr>
              <w:t>R-value</w:t>
            </w:r>
          </w:p>
        </w:tc>
        <w:tc>
          <w:tcPr>
            <w:tcW w:w="1613" w:type="dxa"/>
            <w:vAlign w:val="bottom"/>
          </w:tcPr>
          <w:p w14:paraId="2614CF5F" w14:textId="77777777" w:rsidR="004D4BD9" w:rsidRPr="00476235" w:rsidRDefault="004D4BD9" w:rsidP="004D4BD9">
            <w:pPr>
              <w:spacing w:after="0" w:line="240" w:lineRule="auto"/>
              <w:jc w:val="center"/>
              <w:rPr>
                <w:sz w:val="20"/>
                <w:szCs w:val="20"/>
              </w:rPr>
            </w:pPr>
            <w:r w:rsidRPr="00476235">
              <w:rPr>
                <w:sz w:val="20"/>
                <w:szCs w:val="20"/>
              </w:rPr>
              <w:t>Standby Loss (Fraction)</w:t>
            </w:r>
          </w:p>
        </w:tc>
        <w:tc>
          <w:tcPr>
            <w:tcW w:w="1613" w:type="dxa"/>
            <w:vAlign w:val="bottom"/>
          </w:tcPr>
          <w:p w14:paraId="2614CF60" w14:textId="77777777" w:rsidR="004D4BD9" w:rsidRPr="00476235" w:rsidRDefault="00AF3934" w:rsidP="004D4BD9">
            <w:pPr>
              <w:spacing w:after="0" w:line="240" w:lineRule="auto"/>
              <w:jc w:val="center"/>
              <w:rPr>
                <w:sz w:val="20"/>
                <w:szCs w:val="20"/>
              </w:rPr>
            </w:pPr>
            <w:r w:rsidRPr="00476235">
              <w:rPr>
                <w:sz w:val="20"/>
                <w:szCs w:val="20"/>
              </w:rPr>
              <w:t>Verification</w:t>
            </w:r>
          </w:p>
        </w:tc>
      </w:tr>
      <w:tr w:rsidR="004D4BD9" w:rsidRPr="00476235" w14:paraId="2614CF6B" w14:textId="77777777" w:rsidTr="004D4BD9">
        <w:tc>
          <w:tcPr>
            <w:tcW w:w="1714" w:type="dxa"/>
            <w:gridSpan w:val="2"/>
          </w:tcPr>
          <w:p w14:paraId="2614CF62" w14:textId="77777777" w:rsidR="004D4BD9" w:rsidRPr="00476235" w:rsidRDefault="004D4BD9" w:rsidP="004D4BD9">
            <w:pPr>
              <w:spacing w:after="0" w:line="240" w:lineRule="auto"/>
              <w:rPr>
                <w:sz w:val="20"/>
                <w:szCs w:val="20"/>
              </w:rPr>
            </w:pPr>
          </w:p>
        </w:tc>
        <w:tc>
          <w:tcPr>
            <w:tcW w:w="1613" w:type="dxa"/>
          </w:tcPr>
          <w:p w14:paraId="2614CF63" w14:textId="77777777" w:rsidR="004D4BD9" w:rsidRPr="00476235" w:rsidRDefault="004D4BD9" w:rsidP="004D4BD9">
            <w:pPr>
              <w:spacing w:after="0" w:line="240" w:lineRule="auto"/>
              <w:rPr>
                <w:sz w:val="20"/>
                <w:szCs w:val="20"/>
              </w:rPr>
            </w:pPr>
          </w:p>
        </w:tc>
        <w:tc>
          <w:tcPr>
            <w:tcW w:w="1613" w:type="dxa"/>
            <w:gridSpan w:val="2"/>
          </w:tcPr>
          <w:p w14:paraId="2614CF64" w14:textId="77777777" w:rsidR="004D4BD9" w:rsidRPr="00476235" w:rsidRDefault="004D4BD9" w:rsidP="004D4BD9">
            <w:pPr>
              <w:spacing w:after="0" w:line="240" w:lineRule="auto"/>
              <w:rPr>
                <w:sz w:val="20"/>
                <w:szCs w:val="20"/>
              </w:rPr>
            </w:pPr>
          </w:p>
        </w:tc>
        <w:tc>
          <w:tcPr>
            <w:tcW w:w="1613" w:type="dxa"/>
          </w:tcPr>
          <w:p w14:paraId="2614CF65" w14:textId="77777777" w:rsidR="004D4BD9" w:rsidRPr="00476235" w:rsidRDefault="004D4BD9" w:rsidP="004D4BD9">
            <w:pPr>
              <w:spacing w:after="0" w:line="240" w:lineRule="auto"/>
              <w:rPr>
                <w:sz w:val="20"/>
                <w:szCs w:val="20"/>
              </w:rPr>
            </w:pPr>
          </w:p>
        </w:tc>
        <w:tc>
          <w:tcPr>
            <w:tcW w:w="1613" w:type="dxa"/>
          </w:tcPr>
          <w:p w14:paraId="2614CF66" w14:textId="77777777" w:rsidR="004D4BD9" w:rsidRPr="00476235" w:rsidRDefault="004D4BD9" w:rsidP="004D4BD9">
            <w:pPr>
              <w:spacing w:after="0" w:line="240" w:lineRule="auto"/>
              <w:rPr>
                <w:sz w:val="20"/>
                <w:szCs w:val="20"/>
              </w:rPr>
            </w:pPr>
          </w:p>
        </w:tc>
        <w:tc>
          <w:tcPr>
            <w:tcW w:w="1613" w:type="dxa"/>
          </w:tcPr>
          <w:p w14:paraId="2614CF67" w14:textId="77777777" w:rsidR="004D4BD9" w:rsidRPr="00476235" w:rsidRDefault="004D4BD9" w:rsidP="004D4BD9">
            <w:pPr>
              <w:spacing w:after="0" w:line="240" w:lineRule="auto"/>
              <w:rPr>
                <w:sz w:val="20"/>
                <w:szCs w:val="20"/>
              </w:rPr>
            </w:pPr>
          </w:p>
        </w:tc>
        <w:tc>
          <w:tcPr>
            <w:tcW w:w="1613" w:type="dxa"/>
          </w:tcPr>
          <w:p w14:paraId="2614CF68" w14:textId="77777777" w:rsidR="004D4BD9" w:rsidRPr="00476235" w:rsidRDefault="004D4BD9" w:rsidP="004D4BD9">
            <w:pPr>
              <w:spacing w:after="0" w:line="240" w:lineRule="auto"/>
              <w:rPr>
                <w:sz w:val="20"/>
                <w:szCs w:val="20"/>
              </w:rPr>
            </w:pPr>
          </w:p>
        </w:tc>
        <w:tc>
          <w:tcPr>
            <w:tcW w:w="1613" w:type="dxa"/>
          </w:tcPr>
          <w:p w14:paraId="2614CF69" w14:textId="77777777" w:rsidR="004D4BD9" w:rsidRPr="00476235" w:rsidRDefault="004D4BD9" w:rsidP="004D4BD9">
            <w:pPr>
              <w:spacing w:after="0" w:line="240" w:lineRule="auto"/>
              <w:rPr>
                <w:sz w:val="20"/>
                <w:szCs w:val="20"/>
              </w:rPr>
            </w:pPr>
          </w:p>
        </w:tc>
        <w:tc>
          <w:tcPr>
            <w:tcW w:w="1613" w:type="dxa"/>
          </w:tcPr>
          <w:p w14:paraId="2614CF6A" w14:textId="77777777" w:rsidR="004D4BD9" w:rsidRPr="00476235" w:rsidRDefault="004D4BD9" w:rsidP="004D4BD9">
            <w:pPr>
              <w:spacing w:after="0" w:line="240" w:lineRule="auto"/>
              <w:rPr>
                <w:sz w:val="20"/>
                <w:szCs w:val="20"/>
              </w:rPr>
            </w:pPr>
          </w:p>
        </w:tc>
      </w:tr>
      <w:tr w:rsidR="004D4BD9" w:rsidRPr="00476235" w14:paraId="2614CF75" w14:textId="77777777" w:rsidTr="004D4BD9">
        <w:tc>
          <w:tcPr>
            <w:tcW w:w="1714" w:type="dxa"/>
            <w:gridSpan w:val="2"/>
          </w:tcPr>
          <w:p w14:paraId="2614CF6C" w14:textId="77777777" w:rsidR="004D4BD9" w:rsidRPr="00476235" w:rsidRDefault="004D4BD9" w:rsidP="004D4BD9">
            <w:pPr>
              <w:spacing w:after="0" w:line="240" w:lineRule="auto"/>
              <w:rPr>
                <w:sz w:val="20"/>
                <w:szCs w:val="20"/>
              </w:rPr>
            </w:pPr>
          </w:p>
        </w:tc>
        <w:tc>
          <w:tcPr>
            <w:tcW w:w="1613" w:type="dxa"/>
          </w:tcPr>
          <w:p w14:paraId="2614CF6D" w14:textId="77777777" w:rsidR="004D4BD9" w:rsidRPr="00476235" w:rsidRDefault="004D4BD9" w:rsidP="004D4BD9">
            <w:pPr>
              <w:spacing w:after="0" w:line="240" w:lineRule="auto"/>
              <w:rPr>
                <w:sz w:val="20"/>
                <w:szCs w:val="20"/>
              </w:rPr>
            </w:pPr>
          </w:p>
        </w:tc>
        <w:tc>
          <w:tcPr>
            <w:tcW w:w="1613" w:type="dxa"/>
            <w:gridSpan w:val="2"/>
          </w:tcPr>
          <w:p w14:paraId="2614CF6E" w14:textId="77777777" w:rsidR="004D4BD9" w:rsidRPr="00476235" w:rsidRDefault="004D4BD9" w:rsidP="004D4BD9">
            <w:pPr>
              <w:spacing w:after="0" w:line="240" w:lineRule="auto"/>
              <w:rPr>
                <w:sz w:val="20"/>
                <w:szCs w:val="20"/>
              </w:rPr>
            </w:pPr>
          </w:p>
        </w:tc>
        <w:tc>
          <w:tcPr>
            <w:tcW w:w="1613" w:type="dxa"/>
          </w:tcPr>
          <w:p w14:paraId="2614CF6F" w14:textId="77777777" w:rsidR="004D4BD9" w:rsidRPr="00476235" w:rsidRDefault="004D4BD9" w:rsidP="004D4BD9">
            <w:pPr>
              <w:spacing w:after="0" w:line="240" w:lineRule="auto"/>
              <w:rPr>
                <w:sz w:val="20"/>
                <w:szCs w:val="20"/>
              </w:rPr>
            </w:pPr>
          </w:p>
        </w:tc>
        <w:tc>
          <w:tcPr>
            <w:tcW w:w="1613" w:type="dxa"/>
          </w:tcPr>
          <w:p w14:paraId="2614CF70" w14:textId="77777777" w:rsidR="004D4BD9" w:rsidRPr="00476235" w:rsidRDefault="004D4BD9" w:rsidP="004D4BD9">
            <w:pPr>
              <w:spacing w:after="0" w:line="240" w:lineRule="auto"/>
              <w:rPr>
                <w:sz w:val="20"/>
                <w:szCs w:val="20"/>
              </w:rPr>
            </w:pPr>
          </w:p>
        </w:tc>
        <w:tc>
          <w:tcPr>
            <w:tcW w:w="1613" w:type="dxa"/>
          </w:tcPr>
          <w:p w14:paraId="2614CF71" w14:textId="77777777" w:rsidR="004D4BD9" w:rsidRPr="00476235" w:rsidRDefault="004D4BD9" w:rsidP="004D4BD9">
            <w:pPr>
              <w:spacing w:after="0" w:line="240" w:lineRule="auto"/>
              <w:rPr>
                <w:sz w:val="20"/>
                <w:szCs w:val="20"/>
              </w:rPr>
            </w:pPr>
          </w:p>
        </w:tc>
        <w:tc>
          <w:tcPr>
            <w:tcW w:w="1613" w:type="dxa"/>
          </w:tcPr>
          <w:p w14:paraId="2614CF72" w14:textId="77777777" w:rsidR="004D4BD9" w:rsidRPr="00476235" w:rsidRDefault="004D4BD9" w:rsidP="004D4BD9">
            <w:pPr>
              <w:spacing w:after="0" w:line="240" w:lineRule="auto"/>
              <w:rPr>
                <w:sz w:val="20"/>
                <w:szCs w:val="20"/>
              </w:rPr>
            </w:pPr>
          </w:p>
        </w:tc>
        <w:tc>
          <w:tcPr>
            <w:tcW w:w="1613" w:type="dxa"/>
          </w:tcPr>
          <w:p w14:paraId="2614CF73" w14:textId="77777777" w:rsidR="004D4BD9" w:rsidRPr="00476235" w:rsidRDefault="004D4BD9" w:rsidP="004D4BD9">
            <w:pPr>
              <w:spacing w:after="0" w:line="240" w:lineRule="auto"/>
              <w:rPr>
                <w:sz w:val="20"/>
                <w:szCs w:val="20"/>
              </w:rPr>
            </w:pPr>
          </w:p>
        </w:tc>
        <w:tc>
          <w:tcPr>
            <w:tcW w:w="1613" w:type="dxa"/>
          </w:tcPr>
          <w:p w14:paraId="2614CF74" w14:textId="77777777" w:rsidR="004D4BD9" w:rsidRPr="00476235" w:rsidRDefault="004D4BD9" w:rsidP="004D4BD9">
            <w:pPr>
              <w:spacing w:after="0" w:line="240" w:lineRule="auto"/>
              <w:rPr>
                <w:sz w:val="20"/>
                <w:szCs w:val="20"/>
              </w:rPr>
            </w:pPr>
          </w:p>
        </w:tc>
      </w:tr>
      <w:tr w:rsidR="007E2232" w:rsidRPr="00476235" w14:paraId="2614CF79" w14:textId="77777777" w:rsidTr="007E2232">
        <w:tc>
          <w:tcPr>
            <w:tcW w:w="468" w:type="dxa"/>
            <w:vAlign w:val="center"/>
          </w:tcPr>
          <w:p w14:paraId="2614CF76" w14:textId="77777777" w:rsidR="007E2232" w:rsidRPr="00476235" w:rsidRDefault="007E2232" w:rsidP="007E2232">
            <w:pPr>
              <w:spacing w:after="0" w:line="240" w:lineRule="auto"/>
              <w:jc w:val="center"/>
              <w:rPr>
                <w:sz w:val="20"/>
                <w:szCs w:val="20"/>
              </w:rPr>
            </w:pPr>
            <w:r w:rsidRPr="00476235">
              <w:rPr>
                <w:sz w:val="20"/>
                <w:szCs w:val="20"/>
              </w:rPr>
              <w:t>10</w:t>
            </w:r>
          </w:p>
        </w:tc>
        <w:tc>
          <w:tcPr>
            <w:tcW w:w="3150" w:type="dxa"/>
            <w:gridSpan w:val="3"/>
            <w:vAlign w:val="center"/>
          </w:tcPr>
          <w:p w14:paraId="2614CF77" w14:textId="77777777" w:rsidR="007E2232" w:rsidRPr="00476235" w:rsidRDefault="007E2232" w:rsidP="007E2232">
            <w:pPr>
              <w:spacing w:after="0" w:line="240" w:lineRule="auto"/>
              <w:rPr>
                <w:sz w:val="20"/>
                <w:szCs w:val="20"/>
              </w:rPr>
            </w:pPr>
            <w:r w:rsidRPr="00476235">
              <w:rPr>
                <w:sz w:val="20"/>
                <w:szCs w:val="20"/>
              </w:rPr>
              <w:t>Verification Status:</w:t>
            </w:r>
          </w:p>
        </w:tc>
        <w:tc>
          <w:tcPr>
            <w:tcW w:w="11000" w:type="dxa"/>
            <w:gridSpan w:val="7"/>
          </w:tcPr>
          <w:p w14:paraId="54C3DEF0" w14:textId="77777777" w:rsidR="007E2232" w:rsidRPr="00476235" w:rsidRDefault="007E2232" w:rsidP="007E2232">
            <w:pPr>
              <w:pStyle w:val="ListParagraph"/>
              <w:keepNext/>
              <w:numPr>
                <w:ilvl w:val="0"/>
                <w:numId w:val="32"/>
              </w:numPr>
              <w:tabs>
                <w:tab w:val="left" w:pos="356"/>
              </w:tabs>
              <w:spacing w:after="0" w:line="240" w:lineRule="auto"/>
              <w:contextualSpacing w:val="0"/>
              <w:rPr>
                <w:sz w:val="18"/>
                <w:szCs w:val="18"/>
              </w:rPr>
            </w:pPr>
            <w:r w:rsidRPr="00476235">
              <w:rPr>
                <w:sz w:val="18"/>
                <w:szCs w:val="18"/>
              </w:rPr>
              <w:t>Pass - all applicable requirements are met; or</w:t>
            </w:r>
          </w:p>
          <w:p w14:paraId="2614CF78" w14:textId="03DA9553" w:rsidR="007E2232" w:rsidRPr="00476235" w:rsidRDefault="007E2232" w:rsidP="00953279">
            <w:pPr>
              <w:pStyle w:val="ListParagraph"/>
              <w:keepNext/>
              <w:numPr>
                <w:ilvl w:val="0"/>
                <w:numId w:val="32"/>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7D" w14:textId="77777777" w:rsidTr="006614F8">
        <w:tc>
          <w:tcPr>
            <w:tcW w:w="468" w:type="dxa"/>
          </w:tcPr>
          <w:p w14:paraId="2614CF7A" w14:textId="77777777" w:rsidR="007E2232" w:rsidRPr="00476235" w:rsidRDefault="007E2232" w:rsidP="004D4BD9">
            <w:pPr>
              <w:spacing w:after="0" w:line="240" w:lineRule="auto"/>
              <w:rPr>
                <w:sz w:val="20"/>
                <w:szCs w:val="20"/>
              </w:rPr>
            </w:pPr>
            <w:r w:rsidRPr="00476235">
              <w:rPr>
                <w:sz w:val="20"/>
                <w:szCs w:val="20"/>
              </w:rPr>
              <w:t>11</w:t>
            </w:r>
          </w:p>
        </w:tc>
        <w:tc>
          <w:tcPr>
            <w:tcW w:w="14150" w:type="dxa"/>
            <w:gridSpan w:val="10"/>
          </w:tcPr>
          <w:p w14:paraId="2614CF7C" w14:textId="69ED3420" w:rsidR="007E2232" w:rsidRPr="00476235" w:rsidRDefault="007E2232" w:rsidP="004D4BD9">
            <w:pPr>
              <w:spacing w:after="0" w:line="240" w:lineRule="auto"/>
              <w:rPr>
                <w:sz w:val="20"/>
                <w:szCs w:val="20"/>
              </w:rPr>
            </w:pPr>
            <w:r w:rsidRPr="00476235">
              <w:rPr>
                <w:sz w:val="20"/>
                <w:szCs w:val="20"/>
              </w:rPr>
              <w:t>Correction Notes:</w:t>
            </w:r>
          </w:p>
        </w:tc>
      </w:tr>
    </w:tbl>
    <w:p w14:paraId="2614CF7E" w14:textId="77777777" w:rsidR="004D4BD9" w:rsidRPr="00476235" w:rsidRDefault="004D4BD9" w:rsidP="006A5CCD">
      <w:pPr>
        <w:spacing w:after="0" w:line="240" w:lineRule="auto"/>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2435"/>
        <w:gridCol w:w="716"/>
        <w:gridCol w:w="2192"/>
        <w:gridCol w:w="2909"/>
        <w:gridCol w:w="2909"/>
        <w:gridCol w:w="2988"/>
      </w:tblGrid>
      <w:tr w:rsidR="006A5CCD" w:rsidRPr="00476235" w14:paraId="2614CF82" w14:textId="77777777" w:rsidTr="00C4535B">
        <w:tc>
          <w:tcPr>
            <w:tcW w:w="5000" w:type="pct"/>
            <w:gridSpan w:val="7"/>
            <w:shd w:val="clear" w:color="auto" w:fill="auto"/>
          </w:tcPr>
          <w:p w14:paraId="2614CF81" w14:textId="5061362F" w:rsidR="006A5CCD" w:rsidRPr="00476235" w:rsidRDefault="006A5CCD" w:rsidP="006A5CCD">
            <w:pPr>
              <w:spacing w:after="0" w:line="240" w:lineRule="auto"/>
              <w:rPr>
                <w:b/>
                <w:sz w:val="20"/>
                <w:szCs w:val="20"/>
              </w:rPr>
            </w:pPr>
            <w:r w:rsidRPr="00476235">
              <w:br w:type="page"/>
            </w:r>
            <w:r w:rsidRPr="00476235">
              <w:rPr>
                <w:b/>
              </w:rPr>
              <w:br w:type="page"/>
            </w:r>
            <w:r w:rsidRPr="00476235">
              <w:br w:type="page"/>
            </w:r>
            <w:r w:rsidRPr="00476235">
              <w:br w:type="page"/>
            </w:r>
            <w:r w:rsidRPr="00476235">
              <w:rPr>
                <w:b/>
              </w:rPr>
              <w:br w:type="page"/>
            </w:r>
            <w:r w:rsidRPr="00476235">
              <w:rPr>
                <w:b/>
                <w:sz w:val="20"/>
                <w:szCs w:val="20"/>
              </w:rPr>
              <w:t>H. Water Heating</w:t>
            </w:r>
          </w:p>
        </w:tc>
      </w:tr>
      <w:tr w:rsidR="001535ED" w:rsidRPr="00476235" w14:paraId="2614CF88" w14:textId="77777777" w:rsidTr="007E2232">
        <w:tc>
          <w:tcPr>
            <w:tcW w:w="993" w:type="pct"/>
            <w:gridSpan w:val="2"/>
          </w:tcPr>
          <w:p w14:paraId="2614CF83" w14:textId="77777777" w:rsidR="001535ED" w:rsidRPr="00476235" w:rsidRDefault="001535ED" w:rsidP="006A5CCD">
            <w:pPr>
              <w:spacing w:after="0" w:line="240" w:lineRule="auto"/>
              <w:jc w:val="center"/>
              <w:rPr>
                <w:sz w:val="20"/>
                <w:szCs w:val="20"/>
              </w:rPr>
            </w:pPr>
            <w:r w:rsidRPr="00476235">
              <w:rPr>
                <w:sz w:val="20"/>
                <w:szCs w:val="20"/>
              </w:rPr>
              <w:t>01</w:t>
            </w:r>
          </w:p>
        </w:tc>
        <w:tc>
          <w:tcPr>
            <w:tcW w:w="995" w:type="pct"/>
            <w:gridSpan w:val="2"/>
          </w:tcPr>
          <w:p w14:paraId="2614CF84" w14:textId="77777777" w:rsidR="001535ED" w:rsidRPr="00476235" w:rsidRDefault="001535ED" w:rsidP="006A5CCD">
            <w:pPr>
              <w:spacing w:after="0" w:line="240" w:lineRule="auto"/>
              <w:jc w:val="center"/>
              <w:rPr>
                <w:sz w:val="20"/>
                <w:szCs w:val="20"/>
              </w:rPr>
            </w:pPr>
            <w:r w:rsidRPr="00476235">
              <w:rPr>
                <w:sz w:val="20"/>
                <w:szCs w:val="20"/>
              </w:rPr>
              <w:t>02</w:t>
            </w:r>
          </w:p>
        </w:tc>
        <w:tc>
          <w:tcPr>
            <w:tcW w:w="995" w:type="pct"/>
          </w:tcPr>
          <w:p w14:paraId="2614CF85" w14:textId="77777777" w:rsidR="001535ED" w:rsidRPr="00476235" w:rsidRDefault="001535ED" w:rsidP="006A5CCD">
            <w:pPr>
              <w:spacing w:after="0" w:line="240" w:lineRule="auto"/>
              <w:jc w:val="center"/>
              <w:rPr>
                <w:sz w:val="20"/>
                <w:szCs w:val="20"/>
              </w:rPr>
            </w:pPr>
            <w:r w:rsidRPr="00476235">
              <w:rPr>
                <w:sz w:val="20"/>
                <w:szCs w:val="20"/>
              </w:rPr>
              <w:t>03</w:t>
            </w:r>
          </w:p>
        </w:tc>
        <w:tc>
          <w:tcPr>
            <w:tcW w:w="995" w:type="pct"/>
          </w:tcPr>
          <w:p w14:paraId="2614CF86" w14:textId="77777777" w:rsidR="001535ED" w:rsidRPr="00476235" w:rsidRDefault="001535ED" w:rsidP="00AF3934">
            <w:pPr>
              <w:spacing w:after="0" w:line="240" w:lineRule="auto"/>
              <w:jc w:val="center"/>
              <w:rPr>
                <w:sz w:val="20"/>
                <w:szCs w:val="20"/>
              </w:rPr>
            </w:pPr>
            <w:r w:rsidRPr="00476235">
              <w:rPr>
                <w:sz w:val="20"/>
                <w:szCs w:val="20"/>
              </w:rPr>
              <w:t>04</w:t>
            </w:r>
          </w:p>
        </w:tc>
        <w:tc>
          <w:tcPr>
            <w:tcW w:w="1022" w:type="pct"/>
          </w:tcPr>
          <w:p w14:paraId="2614CF87" w14:textId="77777777" w:rsidR="001535ED" w:rsidRPr="00476235" w:rsidRDefault="001535ED" w:rsidP="006A5CCD">
            <w:pPr>
              <w:spacing w:after="0" w:line="240" w:lineRule="auto"/>
              <w:jc w:val="center"/>
              <w:rPr>
                <w:sz w:val="20"/>
                <w:szCs w:val="20"/>
              </w:rPr>
            </w:pPr>
            <w:r w:rsidRPr="00476235">
              <w:rPr>
                <w:sz w:val="20"/>
                <w:szCs w:val="20"/>
              </w:rPr>
              <w:t>05</w:t>
            </w:r>
          </w:p>
        </w:tc>
      </w:tr>
      <w:tr w:rsidR="001535ED" w:rsidRPr="00476235" w14:paraId="2614CF8E" w14:textId="77777777" w:rsidTr="007E2232">
        <w:tc>
          <w:tcPr>
            <w:tcW w:w="993" w:type="pct"/>
            <w:gridSpan w:val="2"/>
            <w:vAlign w:val="bottom"/>
          </w:tcPr>
          <w:p w14:paraId="2614CF89" w14:textId="77777777" w:rsidR="001535ED" w:rsidRPr="00476235" w:rsidRDefault="001535ED" w:rsidP="006A5CCD">
            <w:pPr>
              <w:spacing w:after="0" w:line="240" w:lineRule="auto"/>
              <w:jc w:val="center"/>
            </w:pPr>
            <w:r w:rsidRPr="00476235">
              <w:rPr>
                <w:sz w:val="20"/>
                <w:szCs w:val="20"/>
              </w:rPr>
              <w:t>Name</w:t>
            </w:r>
          </w:p>
        </w:tc>
        <w:tc>
          <w:tcPr>
            <w:tcW w:w="995" w:type="pct"/>
            <w:gridSpan w:val="2"/>
            <w:vAlign w:val="bottom"/>
          </w:tcPr>
          <w:p w14:paraId="2614CF8A" w14:textId="77777777" w:rsidR="001535ED" w:rsidRPr="00476235" w:rsidRDefault="001535ED" w:rsidP="006A5CCD">
            <w:pPr>
              <w:spacing w:after="0" w:line="240" w:lineRule="auto"/>
              <w:jc w:val="center"/>
            </w:pPr>
            <w:r w:rsidRPr="00476235">
              <w:rPr>
                <w:sz w:val="20"/>
                <w:szCs w:val="20"/>
              </w:rPr>
              <w:t>Distribution Type</w:t>
            </w:r>
          </w:p>
        </w:tc>
        <w:tc>
          <w:tcPr>
            <w:tcW w:w="995" w:type="pct"/>
            <w:vAlign w:val="bottom"/>
          </w:tcPr>
          <w:p w14:paraId="2614CF8B" w14:textId="77777777" w:rsidR="001535ED" w:rsidRPr="00476235" w:rsidRDefault="001535ED" w:rsidP="006A5CCD">
            <w:pPr>
              <w:spacing w:after="0" w:line="240" w:lineRule="auto"/>
              <w:jc w:val="center"/>
            </w:pPr>
            <w:r w:rsidRPr="00476235">
              <w:rPr>
                <w:sz w:val="20"/>
                <w:szCs w:val="20"/>
              </w:rPr>
              <w:t>Number of Heaters</w:t>
            </w:r>
          </w:p>
        </w:tc>
        <w:tc>
          <w:tcPr>
            <w:tcW w:w="995" w:type="pct"/>
            <w:vAlign w:val="bottom"/>
          </w:tcPr>
          <w:p w14:paraId="2614CF8C" w14:textId="77777777" w:rsidR="001535ED" w:rsidRPr="00476235" w:rsidRDefault="001535ED" w:rsidP="006A5CCD">
            <w:pPr>
              <w:spacing w:after="0" w:line="240" w:lineRule="auto"/>
              <w:jc w:val="center"/>
            </w:pPr>
            <w:r w:rsidRPr="00476235">
              <w:rPr>
                <w:sz w:val="20"/>
                <w:szCs w:val="20"/>
              </w:rPr>
              <w:t xml:space="preserve">Solar </w:t>
            </w:r>
            <w:r w:rsidR="003D2831" w:rsidRPr="00476235">
              <w:rPr>
                <w:sz w:val="20"/>
                <w:szCs w:val="20"/>
              </w:rPr>
              <w:t xml:space="preserve">Savings </w:t>
            </w:r>
            <w:r w:rsidRPr="00476235">
              <w:rPr>
                <w:sz w:val="20"/>
                <w:szCs w:val="20"/>
              </w:rPr>
              <w:t>Fraction</w:t>
            </w:r>
          </w:p>
        </w:tc>
        <w:tc>
          <w:tcPr>
            <w:tcW w:w="1022" w:type="pct"/>
            <w:vAlign w:val="bottom"/>
          </w:tcPr>
          <w:p w14:paraId="2614CF8D" w14:textId="77777777" w:rsidR="001535ED" w:rsidRPr="00476235" w:rsidRDefault="001535ED" w:rsidP="006A5CCD">
            <w:pPr>
              <w:spacing w:after="0" w:line="240" w:lineRule="auto"/>
              <w:jc w:val="center"/>
            </w:pPr>
            <w:r w:rsidRPr="00476235">
              <w:rPr>
                <w:sz w:val="20"/>
                <w:szCs w:val="20"/>
              </w:rPr>
              <w:t>Verification</w:t>
            </w:r>
          </w:p>
        </w:tc>
      </w:tr>
      <w:tr w:rsidR="001535ED" w:rsidRPr="00476235" w14:paraId="2614CF94" w14:textId="77777777" w:rsidTr="007E2232">
        <w:tc>
          <w:tcPr>
            <w:tcW w:w="993" w:type="pct"/>
            <w:gridSpan w:val="2"/>
          </w:tcPr>
          <w:p w14:paraId="2614CF8F" w14:textId="77777777" w:rsidR="001535ED" w:rsidRPr="00476235" w:rsidRDefault="001535ED" w:rsidP="006A5CCD">
            <w:pPr>
              <w:spacing w:after="0" w:line="240" w:lineRule="auto"/>
              <w:rPr>
                <w:sz w:val="20"/>
                <w:szCs w:val="20"/>
              </w:rPr>
            </w:pPr>
          </w:p>
        </w:tc>
        <w:tc>
          <w:tcPr>
            <w:tcW w:w="995" w:type="pct"/>
            <w:gridSpan w:val="2"/>
          </w:tcPr>
          <w:p w14:paraId="2614CF90" w14:textId="77777777" w:rsidR="001535ED" w:rsidRPr="00476235" w:rsidRDefault="001535ED" w:rsidP="006A5CCD">
            <w:pPr>
              <w:spacing w:after="0" w:line="240" w:lineRule="auto"/>
              <w:rPr>
                <w:sz w:val="20"/>
                <w:szCs w:val="20"/>
              </w:rPr>
            </w:pPr>
          </w:p>
        </w:tc>
        <w:tc>
          <w:tcPr>
            <w:tcW w:w="995" w:type="pct"/>
          </w:tcPr>
          <w:p w14:paraId="2614CF91" w14:textId="77777777" w:rsidR="001535ED" w:rsidRPr="00476235" w:rsidRDefault="001535ED" w:rsidP="006A5CCD">
            <w:pPr>
              <w:spacing w:after="0" w:line="240" w:lineRule="auto"/>
              <w:rPr>
                <w:sz w:val="20"/>
                <w:szCs w:val="20"/>
              </w:rPr>
            </w:pPr>
          </w:p>
        </w:tc>
        <w:tc>
          <w:tcPr>
            <w:tcW w:w="995" w:type="pct"/>
          </w:tcPr>
          <w:p w14:paraId="2614CF92" w14:textId="77777777" w:rsidR="001535ED" w:rsidRPr="00476235" w:rsidRDefault="001535ED" w:rsidP="006A5CCD">
            <w:pPr>
              <w:spacing w:after="0" w:line="240" w:lineRule="auto"/>
              <w:rPr>
                <w:sz w:val="20"/>
                <w:szCs w:val="20"/>
              </w:rPr>
            </w:pPr>
          </w:p>
        </w:tc>
        <w:tc>
          <w:tcPr>
            <w:tcW w:w="1022" w:type="pct"/>
          </w:tcPr>
          <w:p w14:paraId="2614CF93" w14:textId="77777777" w:rsidR="001535ED" w:rsidRPr="00476235" w:rsidRDefault="001535ED" w:rsidP="006A5CCD">
            <w:pPr>
              <w:spacing w:after="0" w:line="240" w:lineRule="auto"/>
              <w:rPr>
                <w:sz w:val="20"/>
                <w:szCs w:val="20"/>
              </w:rPr>
            </w:pPr>
          </w:p>
        </w:tc>
      </w:tr>
      <w:tr w:rsidR="001535ED" w:rsidRPr="00476235" w14:paraId="2614CF9A" w14:textId="77777777" w:rsidTr="007E2232">
        <w:tc>
          <w:tcPr>
            <w:tcW w:w="993" w:type="pct"/>
            <w:gridSpan w:val="2"/>
          </w:tcPr>
          <w:p w14:paraId="2614CF95" w14:textId="77777777" w:rsidR="001535ED" w:rsidRPr="00476235" w:rsidRDefault="001535ED" w:rsidP="006A5CCD">
            <w:pPr>
              <w:spacing w:after="0" w:line="240" w:lineRule="auto"/>
              <w:rPr>
                <w:sz w:val="20"/>
                <w:szCs w:val="20"/>
              </w:rPr>
            </w:pPr>
          </w:p>
        </w:tc>
        <w:tc>
          <w:tcPr>
            <w:tcW w:w="995" w:type="pct"/>
            <w:gridSpan w:val="2"/>
          </w:tcPr>
          <w:p w14:paraId="2614CF96" w14:textId="77777777" w:rsidR="001535ED" w:rsidRPr="00476235" w:rsidRDefault="001535ED" w:rsidP="006A5CCD">
            <w:pPr>
              <w:spacing w:after="0" w:line="240" w:lineRule="auto"/>
              <w:rPr>
                <w:sz w:val="20"/>
                <w:szCs w:val="20"/>
              </w:rPr>
            </w:pPr>
          </w:p>
        </w:tc>
        <w:tc>
          <w:tcPr>
            <w:tcW w:w="995" w:type="pct"/>
          </w:tcPr>
          <w:p w14:paraId="2614CF97" w14:textId="77777777" w:rsidR="001535ED" w:rsidRPr="00476235" w:rsidRDefault="001535ED" w:rsidP="006A5CCD">
            <w:pPr>
              <w:spacing w:after="0" w:line="240" w:lineRule="auto"/>
              <w:rPr>
                <w:sz w:val="20"/>
                <w:szCs w:val="20"/>
              </w:rPr>
            </w:pPr>
          </w:p>
        </w:tc>
        <w:tc>
          <w:tcPr>
            <w:tcW w:w="995" w:type="pct"/>
          </w:tcPr>
          <w:p w14:paraId="2614CF98" w14:textId="77777777" w:rsidR="001535ED" w:rsidRPr="00476235" w:rsidRDefault="001535ED" w:rsidP="006A5CCD">
            <w:pPr>
              <w:spacing w:after="0" w:line="240" w:lineRule="auto"/>
              <w:rPr>
                <w:sz w:val="20"/>
                <w:szCs w:val="20"/>
              </w:rPr>
            </w:pPr>
          </w:p>
        </w:tc>
        <w:tc>
          <w:tcPr>
            <w:tcW w:w="1022" w:type="pct"/>
          </w:tcPr>
          <w:p w14:paraId="2614CF99" w14:textId="77777777" w:rsidR="001535ED" w:rsidRPr="00476235" w:rsidRDefault="001535ED" w:rsidP="006A5CCD">
            <w:pPr>
              <w:spacing w:after="0" w:line="240" w:lineRule="auto"/>
              <w:rPr>
                <w:sz w:val="20"/>
                <w:szCs w:val="20"/>
              </w:rPr>
            </w:pPr>
          </w:p>
        </w:tc>
      </w:tr>
      <w:tr w:rsidR="007E2232" w:rsidRPr="00476235" w14:paraId="2614CF9E" w14:textId="77777777" w:rsidTr="007E2232">
        <w:trPr>
          <w:trHeight w:val="108"/>
        </w:trPr>
        <w:tc>
          <w:tcPr>
            <w:tcW w:w="160" w:type="pct"/>
            <w:tcBorders>
              <w:bottom w:val="single" w:sz="4" w:space="0" w:color="auto"/>
            </w:tcBorders>
            <w:vAlign w:val="center"/>
          </w:tcPr>
          <w:p w14:paraId="2614CF9B" w14:textId="77777777" w:rsidR="007E2232" w:rsidRPr="00476235" w:rsidRDefault="007E2232" w:rsidP="007E2232">
            <w:pPr>
              <w:spacing w:after="0" w:line="240" w:lineRule="auto"/>
              <w:jc w:val="center"/>
              <w:rPr>
                <w:sz w:val="20"/>
                <w:szCs w:val="20"/>
              </w:rPr>
            </w:pPr>
            <w:r w:rsidRPr="00476235">
              <w:rPr>
                <w:sz w:val="20"/>
                <w:szCs w:val="20"/>
              </w:rPr>
              <w:t>06</w:t>
            </w:r>
          </w:p>
        </w:tc>
        <w:tc>
          <w:tcPr>
            <w:tcW w:w="1078" w:type="pct"/>
            <w:gridSpan w:val="2"/>
            <w:tcBorders>
              <w:bottom w:val="single" w:sz="4" w:space="0" w:color="auto"/>
            </w:tcBorders>
            <w:vAlign w:val="center"/>
          </w:tcPr>
          <w:p w14:paraId="2614CF9C" w14:textId="77777777" w:rsidR="007E2232" w:rsidRPr="00476235" w:rsidRDefault="007E2232" w:rsidP="007E2232">
            <w:pPr>
              <w:spacing w:after="0" w:line="240" w:lineRule="auto"/>
              <w:rPr>
                <w:sz w:val="20"/>
                <w:szCs w:val="20"/>
              </w:rPr>
            </w:pPr>
            <w:r w:rsidRPr="00476235">
              <w:rPr>
                <w:sz w:val="20"/>
                <w:szCs w:val="20"/>
              </w:rPr>
              <w:t>Verification Status:</w:t>
            </w:r>
          </w:p>
        </w:tc>
        <w:tc>
          <w:tcPr>
            <w:tcW w:w="3762" w:type="pct"/>
            <w:gridSpan w:val="4"/>
            <w:tcBorders>
              <w:bottom w:val="single" w:sz="4" w:space="0" w:color="auto"/>
            </w:tcBorders>
          </w:tcPr>
          <w:p w14:paraId="222182AB" w14:textId="77777777" w:rsidR="007E2232" w:rsidRPr="00476235" w:rsidRDefault="007E2232" w:rsidP="007E2232">
            <w:pPr>
              <w:pStyle w:val="ListParagraph"/>
              <w:keepNext/>
              <w:numPr>
                <w:ilvl w:val="0"/>
                <w:numId w:val="33"/>
              </w:numPr>
              <w:tabs>
                <w:tab w:val="left" w:pos="356"/>
              </w:tabs>
              <w:spacing w:after="0" w:line="240" w:lineRule="auto"/>
              <w:contextualSpacing w:val="0"/>
              <w:rPr>
                <w:sz w:val="18"/>
                <w:szCs w:val="18"/>
              </w:rPr>
            </w:pPr>
            <w:r w:rsidRPr="00476235">
              <w:rPr>
                <w:sz w:val="18"/>
                <w:szCs w:val="18"/>
              </w:rPr>
              <w:t>Pass - all applicable requirements are met; or</w:t>
            </w:r>
          </w:p>
          <w:p w14:paraId="2614CF9D" w14:textId="24A5613E" w:rsidR="007E2232" w:rsidRPr="00476235" w:rsidRDefault="007E2232" w:rsidP="00953279">
            <w:pPr>
              <w:pStyle w:val="ListParagraph"/>
              <w:keepNext/>
              <w:numPr>
                <w:ilvl w:val="0"/>
                <w:numId w:val="33"/>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A2" w14:textId="77777777" w:rsidTr="007E2232">
        <w:trPr>
          <w:trHeight w:val="107"/>
        </w:trPr>
        <w:tc>
          <w:tcPr>
            <w:tcW w:w="160" w:type="pct"/>
          </w:tcPr>
          <w:p w14:paraId="2614CF9F" w14:textId="77777777" w:rsidR="007E2232" w:rsidRPr="00476235" w:rsidRDefault="007E2232" w:rsidP="006A5CCD">
            <w:pPr>
              <w:spacing w:after="0" w:line="240" w:lineRule="auto"/>
              <w:rPr>
                <w:sz w:val="20"/>
                <w:szCs w:val="20"/>
              </w:rPr>
            </w:pPr>
            <w:r w:rsidRPr="00476235">
              <w:rPr>
                <w:sz w:val="20"/>
                <w:szCs w:val="20"/>
              </w:rPr>
              <w:t>07</w:t>
            </w:r>
          </w:p>
        </w:tc>
        <w:tc>
          <w:tcPr>
            <w:tcW w:w="4840" w:type="pct"/>
            <w:gridSpan w:val="6"/>
          </w:tcPr>
          <w:p w14:paraId="2614CFA1" w14:textId="111C7EC9" w:rsidR="007E2232" w:rsidRPr="00476235" w:rsidRDefault="007E2232" w:rsidP="006A5CCD">
            <w:pPr>
              <w:spacing w:after="0" w:line="240" w:lineRule="auto"/>
              <w:rPr>
                <w:sz w:val="20"/>
                <w:szCs w:val="20"/>
              </w:rPr>
            </w:pPr>
            <w:r w:rsidRPr="00476235">
              <w:rPr>
                <w:sz w:val="20"/>
                <w:szCs w:val="20"/>
              </w:rPr>
              <w:t>Correction Notes:</w:t>
            </w:r>
          </w:p>
        </w:tc>
      </w:tr>
    </w:tbl>
    <w:p w14:paraId="2614CFA3" w14:textId="6A35A67E" w:rsidR="00E34B38" w:rsidRPr="00476235" w:rsidRDefault="00E34B38" w:rsidP="006A5CCD">
      <w:pPr>
        <w:spacing w:after="0" w:line="240" w:lineRule="auto"/>
        <w:rPr>
          <w:b/>
        </w:rPr>
      </w:pPr>
    </w:p>
    <w:p w14:paraId="27411ED2" w14:textId="77777777" w:rsidR="00E34B38" w:rsidRPr="00476235" w:rsidRDefault="00E34B38">
      <w:pPr>
        <w:spacing w:after="0" w:line="240" w:lineRule="auto"/>
        <w:rPr>
          <w:b/>
        </w:rPr>
      </w:pPr>
      <w:r w:rsidRPr="00476235">
        <w:rPr>
          <w: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186"/>
        <w:gridCol w:w="3654"/>
        <w:gridCol w:w="3654"/>
        <w:gridCol w:w="3654"/>
      </w:tblGrid>
      <w:tr w:rsidR="006A5CCD" w:rsidRPr="00476235" w14:paraId="2614CFA5" w14:textId="77777777" w:rsidTr="00C4535B">
        <w:tc>
          <w:tcPr>
            <w:tcW w:w="14616" w:type="dxa"/>
            <w:gridSpan w:val="5"/>
            <w:shd w:val="clear" w:color="auto" w:fill="auto"/>
          </w:tcPr>
          <w:p w14:paraId="2614CFA4" w14:textId="7863BE86" w:rsidR="006A5CCD" w:rsidRPr="00476235" w:rsidRDefault="006A5CCD" w:rsidP="006A5CCD">
            <w:pPr>
              <w:spacing w:after="0" w:line="240" w:lineRule="auto"/>
              <w:rPr>
                <w:b/>
                <w:sz w:val="20"/>
                <w:szCs w:val="20"/>
              </w:rPr>
            </w:pPr>
            <w:r w:rsidRPr="00476235">
              <w:rPr>
                <w:b/>
                <w:sz w:val="20"/>
                <w:szCs w:val="20"/>
              </w:rPr>
              <w:lastRenderedPageBreak/>
              <w:t>I. HVAC – Heating Systems</w:t>
            </w:r>
          </w:p>
        </w:tc>
      </w:tr>
      <w:tr w:rsidR="006A5CCD" w:rsidRPr="00476235" w14:paraId="2614CFAA" w14:textId="77777777" w:rsidTr="007E2232">
        <w:tc>
          <w:tcPr>
            <w:tcW w:w="3654" w:type="dxa"/>
            <w:gridSpan w:val="2"/>
          </w:tcPr>
          <w:p w14:paraId="2614CFA6" w14:textId="77777777" w:rsidR="006A5CCD" w:rsidRPr="00476235" w:rsidRDefault="006A5CCD" w:rsidP="006A5CCD">
            <w:pPr>
              <w:spacing w:after="0" w:line="240" w:lineRule="auto"/>
              <w:jc w:val="center"/>
              <w:rPr>
                <w:sz w:val="20"/>
                <w:szCs w:val="20"/>
              </w:rPr>
            </w:pPr>
            <w:r w:rsidRPr="00476235">
              <w:rPr>
                <w:sz w:val="20"/>
                <w:szCs w:val="20"/>
              </w:rPr>
              <w:t>01</w:t>
            </w:r>
          </w:p>
        </w:tc>
        <w:tc>
          <w:tcPr>
            <w:tcW w:w="3654" w:type="dxa"/>
          </w:tcPr>
          <w:p w14:paraId="2614CFA7" w14:textId="77777777" w:rsidR="006A5CCD" w:rsidRPr="00476235" w:rsidRDefault="006A5CCD" w:rsidP="006A5CCD">
            <w:pPr>
              <w:spacing w:after="0" w:line="240" w:lineRule="auto"/>
              <w:jc w:val="center"/>
              <w:rPr>
                <w:sz w:val="20"/>
                <w:szCs w:val="20"/>
              </w:rPr>
            </w:pPr>
            <w:r w:rsidRPr="00476235">
              <w:rPr>
                <w:sz w:val="20"/>
                <w:szCs w:val="20"/>
              </w:rPr>
              <w:t>02</w:t>
            </w:r>
          </w:p>
        </w:tc>
        <w:tc>
          <w:tcPr>
            <w:tcW w:w="3654" w:type="dxa"/>
          </w:tcPr>
          <w:p w14:paraId="2614CFA8" w14:textId="77777777" w:rsidR="006A5CCD" w:rsidRPr="00476235" w:rsidRDefault="006A5CCD" w:rsidP="006A5CCD">
            <w:pPr>
              <w:spacing w:after="0" w:line="240" w:lineRule="auto"/>
              <w:jc w:val="center"/>
              <w:rPr>
                <w:sz w:val="20"/>
                <w:szCs w:val="20"/>
              </w:rPr>
            </w:pPr>
            <w:r w:rsidRPr="00476235">
              <w:rPr>
                <w:sz w:val="20"/>
                <w:szCs w:val="20"/>
              </w:rPr>
              <w:t>03</w:t>
            </w:r>
          </w:p>
        </w:tc>
        <w:tc>
          <w:tcPr>
            <w:tcW w:w="3654" w:type="dxa"/>
          </w:tcPr>
          <w:p w14:paraId="2614CFA9" w14:textId="77777777" w:rsidR="006A5CCD" w:rsidRPr="00476235" w:rsidRDefault="006A5CCD" w:rsidP="006A5CCD">
            <w:pPr>
              <w:spacing w:after="0" w:line="240" w:lineRule="auto"/>
              <w:jc w:val="center"/>
              <w:rPr>
                <w:sz w:val="20"/>
                <w:szCs w:val="20"/>
              </w:rPr>
            </w:pPr>
            <w:r w:rsidRPr="00476235">
              <w:rPr>
                <w:sz w:val="20"/>
                <w:szCs w:val="20"/>
              </w:rPr>
              <w:t>04</w:t>
            </w:r>
          </w:p>
        </w:tc>
      </w:tr>
      <w:tr w:rsidR="006A5CCD" w:rsidRPr="00476235" w14:paraId="2614CFAF" w14:textId="77777777" w:rsidTr="007E2232">
        <w:tc>
          <w:tcPr>
            <w:tcW w:w="3654" w:type="dxa"/>
            <w:gridSpan w:val="2"/>
          </w:tcPr>
          <w:p w14:paraId="2614CFAB" w14:textId="77777777" w:rsidR="006A5CCD" w:rsidRPr="00476235" w:rsidRDefault="006A5CCD" w:rsidP="006A5CCD">
            <w:pPr>
              <w:spacing w:after="0" w:line="240" w:lineRule="auto"/>
              <w:jc w:val="center"/>
              <w:rPr>
                <w:sz w:val="20"/>
                <w:szCs w:val="20"/>
              </w:rPr>
            </w:pPr>
            <w:r w:rsidRPr="00476235">
              <w:rPr>
                <w:sz w:val="20"/>
                <w:szCs w:val="20"/>
              </w:rPr>
              <w:t>Name</w:t>
            </w:r>
          </w:p>
        </w:tc>
        <w:tc>
          <w:tcPr>
            <w:tcW w:w="3654" w:type="dxa"/>
          </w:tcPr>
          <w:p w14:paraId="2614CFAC" w14:textId="77777777" w:rsidR="006A5CCD" w:rsidRPr="00476235" w:rsidRDefault="006A5CCD" w:rsidP="006A5CCD">
            <w:pPr>
              <w:spacing w:after="0" w:line="240" w:lineRule="auto"/>
              <w:jc w:val="center"/>
              <w:rPr>
                <w:sz w:val="20"/>
                <w:szCs w:val="20"/>
              </w:rPr>
            </w:pPr>
            <w:r w:rsidRPr="00476235">
              <w:rPr>
                <w:sz w:val="20"/>
                <w:szCs w:val="20"/>
              </w:rPr>
              <w:t>Type</w:t>
            </w:r>
          </w:p>
        </w:tc>
        <w:tc>
          <w:tcPr>
            <w:tcW w:w="3654" w:type="dxa"/>
          </w:tcPr>
          <w:p w14:paraId="2614CFAD" w14:textId="77777777" w:rsidR="006A5CCD" w:rsidRPr="00476235" w:rsidRDefault="006A5CCD" w:rsidP="006A5CCD">
            <w:pPr>
              <w:spacing w:after="0" w:line="240" w:lineRule="auto"/>
              <w:jc w:val="center"/>
              <w:rPr>
                <w:sz w:val="20"/>
                <w:szCs w:val="20"/>
              </w:rPr>
            </w:pPr>
            <w:r w:rsidRPr="00476235">
              <w:rPr>
                <w:sz w:val="20"/>
                <w:szCs w:val="20"/>
              </w:rPr>
              <w:t>Efficiency</w:t>
            </w:r>
          </w:p>
        </w:tc>
        <w:tc>
          <w:tcPr>
            <w:tcW w:w="3654" w:type="dxa"/>
          </w:tcPr>
          <w:p w14:paraId="2614CFAE" w14:textId="77777777" w:rsidR="006A5CCD" w:rsidRPr="00476235" w:rsidRDefault="00AF3934" w:rsidP="006A5CCD">
            <w:pPr>
              <w:spacing w:after="0" w:line="240" w:lineRule="auto"/>
              <w:jc w:val="center"/>
              <w:rPr>
                <w:sz w:val="20"/>
                <w:szCs w:val="20"/>
              </w:rPr>
            </w:pPr>
            <w:r w:rsidRPr="00476235">
              <w:rPr>
                <w:sz w:val="20"/>
                <w:szCs w:val="20"/>
              </w:rPr>
              <w:t>Verification</w:t>
            </w:r>
          </w:p>
        </w:tc>
      </w:tr>
      <w:tr w:rsidR="006A5CCD" w:rsidRPr="00476235" w14:paraId="2614CFB4" w14:textId="77777777" w:rsidTr="007E2232">
        <w:tc>
          <w:tcPr>
            <w:tcW w:w="3654" w:type="dxa"/>
            <w:gridSpan w:val="2"/>
          </w:tcPr>
          <w:p w14:paraId="2614CFB0" w14:textId="77777777" w:rsidR="006A5CCD" w:rsidRPr="00476235" w:rsidRDefault="006A5CCD" w:rsidP="006A5CCD">
            <w:pPr>
              <w:spacing w:after="0" w:line="240" w:lineRule="auto"/>
              <w:rPr>
                <w:sz w:val="20"/>
                <w:szCs w:val="20"/>
              </w:rPr>
            </w:pPr>
          </w:p>
        </w:tc>
        <w:tc>
          <w:tcPr>
            <w:tcW w:w="3654" w:type="dxa"/>
          </w:tcPr>
          <w:p w14:paraId="2614CFB1" w14:textId="77777777" w:rsidR="006A5CCD" w:rsidRPr="00476235" w:rsidRDefault="006A5CCD" w:rsidP="006A5CCD">
            <w:pPr>
              <w:spacing w:after="0" w:line="240" w:lineRule="auto"/>
              <w:rPr>
                <w:sz w:val="20"/>
                <w:szCs w:val="20"/>
              </w:rPr>
            </w:pPr>
          </w:p>
        </w:tc>
        <w:tc>
          <w:tcPr>
            <w:tcW w:w="3654" w:type="dxa"/>
          </w:tcPr>
          <w:p w14:paraId="2614CFB2" w14:textId="77777777" w:rsidR="006A5CCD" w:rsidRPr="00476235" w:rsidRDefault="006A5CCD" w:rsidP="006A5CCD">
            <w:pPr>
              <w:spacing w:after="0" w:line="240" w:lineRule="auto"/>
              <w:rPr>
                <w:sz w:val="20"/>
                <w:szCs w:val="20"/>
              </w:rPr>
            </w:pPr>
          </w:p>
        </w:tc>
        <w:tc>
          <w:tcPr>
            <w:tcW w:w="3654" w:type="dxa"/>
          </w:tcPr>
          <w:p w14:paraId="2614CFB3" w14:textId="77777777" w:rsidR="006A5CCD" w:rsidRPr="00476235" w:rsidRDefault="006A5CCD" w:rsidP="006A5CCD">
            <w:pPr>
              <w:spacing w:after="0" w:line="240" w:lineRule="auto"/>
              <w:rPr>
                <w:sz w:val="20"/>
                <w:szCs w:val="20"/>
              </w:rPr>
            </w:pPr>
          </w:p>
        </w:tc>
      </w:tr>
      <w:tr w:rsidR="006A5CCD" w:rsidRPr="00476235" w14:paraId="2614CFB9" w14:textId="77777777" w:rsidTr="007E2232">
        <w:tc>
          <w:tcPr>
            <w:tcW w:w="3654" w:type="dxa"/>
            <w:gridSpan w:val="2"/>
          </w:tcPr>
          <w:p w14:paraId="2614CFB5" w14:textId="77777777" w:rsidR="006A5CCD" w:rsidRPr="00476235" w:rsidRDefault="006A5CCD" w:rsidP="006A5CCD">
            <w:pPr>
              <w:spacing w:after="0" w:line="240" w:lineRule="auto"/>
              <w:rPr>
                <w:sz w:val="20"/>
                <w:szCs w:val="20"/>
              </w:rPr>
            </w:pPr>
          </w:p>
        </w:tc>
        <w:tc>
          <w:tcPr>
            <w:tcW w:w="3654" w:type="dxa"/>
          </w:tcPr>
          <w:p w14:paraId="2614CFB6" w14:textId="77777777" w:rsidR="006A5CCD" w:rsidRPr="00476235" w:rsidRDefault="006A5CCD" w:rsidP="006A5CCD">
            <w:pPr>
              <w:spacing w:after="0" w:line="240" w:lineRule="auto"/>
              <w:rPr>
                <w:sz w:val="20"/>
                <w:szCs w:val="20"/>
              </w:rPr>
            </w:pPr>
          </w:p>
        </w:tc>
        <w:tc>
          <w:tcPr>
            <w:tcW w:w="3654" w:type="dxa"/>
          </w:tcPr>
          <w:p w14:paraId="2614CFB7" w14:textId="77777777" w:rsidR="006A5CCD" w:rsidRPr="00476235" w:rsidRDefault="006A5CCD" w:rsidP="006A5CCD">
            <w:pPr>
              <w:spacing w:after="0" w:line="240" w:lineRule="auto"/>
              <w:rPr>
                <w:sz w:val="20"/>
                <w:szCs w:val="20"/>
              </w:rPr>
            </w:pPr>
          </w:p>
        </w:tc>
        <w:tc>
          <w:tcPr>
            <w:tcW w:w="3654" w:type="dxa"/>
          </w:tcPr>
          <w:p w14:paraId="2614CFB8" w14:textId="77777777" w:rsidR="006A5CCD" w:rsidRPr="00476235" w:rsidRDefault="006A5CCD" w:rsidP="006A5CCD">
            <w:pPr>
              <w:spacing w:after="0" w:line="240" w:lineRule="auto"/>
              <w:rPr>
                <w:sz w:val="20"/>
                <w:szCs w:val="20"/>
              </w:rPr>
            </w:pPr>
          </w:p>
        </w:tc>
      </w:tr>
      <w:tr w:rsidR="00F23815" w:rsidRPr="00476235" w14:paraId="2614CFBD" w14:textId="77777777" w:rsidTr="00F23815">
        <w:tc>
          <w:tcPr>
            <w:tcW w:w="468" w:type="dxa"/>
            <w:vAlign w:val="center"/>
          </w:tcPr>
          <w:p w14:paraId="2614CFBA" w14:textId="77777777" w:rsidR="00F23815" w:rsidRPr="00476235" w:rsidRDefault="00F23815" w:rsidP="00F23815">
            <w:pPr>
              <w:spacing w:after="0" w:line="240" w:lineRule="auto"/>
              <w:jc w:val="center"/>
              <w:rPr>
                <w:sz w:val="20"/>
                <w:szCs w:val="20"/>
              </w:rPr>
            </w:pPr>
            <w:r w:rsidRPr="00476235">
              <w:rPr>
                <w:sz w:val="20"/>
                <w:szCs w:val="20"/>
              </w:rPr>
              <w:t>05</w:t>
            </w:r>
          </w:p>
        </w:tc>
        <w:tc>
          <w:tcPr>
            <w:tcW w:w="3186" w:type="dxa"/>
            <w:vAlign w:val="center"/>
          </w:tcPr>
          <w:p w14:paraId="2614CFBB" w14:textId="77777777" w:rsidR="00F23815" w:rsidRPr="00476235" w:rsidRDefault="00F23815" w:rsidP="00F23815">
            <w:pPr>
              <w:spacing w:after="0" w:line="240" w:lineRule="auto"/>
              <w:rPr>
                <w:sz w:val="20"/>
                <w:szCs w:val="20"/>
              </w:rPr>
            </w:pPr>
            <w:r w:rsidRPr="00476235">
              <w:rPr>
                <w:sz w:val="20"/>
                <w:szCs w:val="20"/>
              </w:rPr>
              <w:t>Verification Status:</w:t>
            </w:r>
          </w:p>
        </w:tc>
        <w:tc>
          <w:tcPr>
            <w:tcW w:w="10962" w:type="dxa"/>
            <w:gridSpan w:val="3"/>
          </w:tcPr>
          <w:p w14:paraId="260D6595" w14:textId="77777777" w:rsidR="00F23815" w:rsidRPr="00476235" w:rsidRDefault="00F23815" w:rsidP="00F23815">
            <w:pPr>
              <w:pStyle w:val="ListParagraph"/>
              <w:keepNext/>
              <w:numPr>
                <w:ilvl w:val="0"/>
                <w:numId w:val="34"/>
              </w:numPr>
              <w:tabs>
                <w:tab w:val="left" w:pos="356"/>
              </w:tabs>
              <w:spacing w:after="0" w:line="240" w:lineRule="auto"/>
              <w:contextualSpacing w:val="0"/>
              <w:rPr>
                <w:sz w:val="18"/>
                <w:szCs w:val="18"/>
              </w:rPr>
            </w:pPr>
            <w:r w:rsidRPr="00476235">
              <w:rPr>
                <w:sz w:val="18"/>
                <w:szCs w:val="18"/>
              </w:rPr>
              <w:t>Pass - all applicable requirements are met; or</w:t>
            </w:r>
          </w:p>
          <w:p w14:paraId="2614CFBC" w14:textId="76F87666" w:rsidR="00F23815" w:rsidRPr="00476235" w:rsidRDefault="00F23815" w:rsidP="00F23815">
            <w:pPr>
              <w:pStyle w:val="ListParagraph"/>
              <w:keepNext/>
              <w:numPr>
                <w:ilvl w:val="0"/>
                <w:numId w:val="34"/>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CFC1" w14:textId="77777777" w:rsidTr="006614F8">
        <w:tc>
          <w:tcPr>
            <w:tcW w:w="468" w:type="dxa"/>
          </w:tcPr>
          <w:p w14:paraId="2614CFBE" w14:textId="77777777" w:rsidR="00F23815" w:rsidRPr="00476235" w:rsidRDefault="00F23815" w:rsidP="006A5CCD">
            <w:pPr>
              <w:spacing w:after="0" w:line="240" w:lineRule="auto"/>
              <w:rPr>
                <w:sz w:val="20"/>
                <w:szCs w:val="20"/>
              </w:rPr>
            </w:pPr>
            <w:r w:rsidRPr="00476235">
              <w:rPr>
                <w:sz w:val="20"/>
                <w:szCs w:val="20"/>
              </w:rPr>
              <w:t>06</w:t>
            </w:r>
          </w:p>
        </w:tc>
        <w:tc>
          <w:tcPr>
            <w:tcW w:w="14148" w:type="dxa"/>
            <w:gridSpan w:val="4"/>
          </w:tcPr>
          <w:p w14:paraId="2614CFC0" w14:textId="1E8473F3" w:rsidR="00F23815" w:rsidRPr="00476235" w:rsidRDefault="00F23815" w:rsidP="006A5CCD">
            <w:pPr>
              <w:spacing w:after="0" w:line="240" w:lineRule="auto"/>
              <w:rPr>
                <w:sz w:val="20"/>
                <w:szCs w:val="20"/>
              </w:rPr>
            </w:pPr>
            <w:r w:rsidRPr="00476235">
              <w:rPr>
                <w:sz w:val="20"/>
                <w:szCs w:val="20"/>
              </w:rPr>
              <w:t>Correction Notes:</w:t>
            </w:r>
          </w:p>
        </w:tc>
      </w:tr>
    </w:tbl>
    <w:p w14:paraId="2614CFC2" w14:textId="77777777" w:rsidR="006A5CCD" w:rsidRPr="00476235" w:rsidRDefault="006A5CCD" w:rsidP="006A5CCD">
      <w:pPr>
        <w:spacing w:after="0" w:line="240" w:lineRule="auto"/>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2651"/>
        <w:gridCol w:w="520"/>
        <w:gridCol w:w="2157"/>
        <w:gridCol w:w="3058"/>
        <w:gridCol w:w="2879"/>
        <w:gridCol w:w="2903"/>
      </w:tblGrid>
      <w:tr w:rsidR="004D4BD9" w:rsidRPr="00476235" w14:paraId="2614CFC4" w14:textId="77777777" w:rsidTr="72A74C3F">
        <w:tc>
          <w:tcPr>
            <w:tcW w:w="5000" w:type="pct"/>
            <w:gridSpan w:val="7"/>
            <w:shd w:val="clear" w:color="auto" w:fill="auto"/>
          </w:tcPr>
          <w:p w14:paraId="2614CFC3" w14:textId="40076C4A" w:rsidR="004D4BD9" w:rsidRPr="00476235" w:rsidRDefault="004D4BD9" w:rsidP="004D4BD9">
            <w:pPr>
              <w:spacing w:after="0" w:line="240" w:lineRule="auto"/>
              <w:rPr>
                <w:b/>
                <w:sz w:val="20"/>
                <w:szCs w:val="20"/>
              </w:rPr>
            </w:pPr>
            <w:r w:rsidRPr="00476235">
              <w:rPr>
                <w:b/>
                <w:sz w:val="20"/>
                <w:szCs w:val="20"/>
              </w:rPr>
              <w:t>J. HVAC – Cooling Systems</w:t>
            </w:r>
          </w:p>
        </w:tc>
      </w:tr>
      <w:tr w:rsidR="00AF3934" w:rsidRPr="00476235" w14:paraId="2614CFCA" w14:textId="77777777" w:rsidTr="72A74C3F">
        <w:tc>
          <w:tcPr>
            <w:tcW w:w="1060" w:type="pct"/>
            <w:gridSpan w:val="2"/>
          </w:tcPr>
          <w:p w14:paraId="2614CFC5" w14:textId="77777777" w:rsidR="00AF3934" w:rsidRPr="00476235" w:rsidRDefault="00AF3934" w:rsidP="004D4BD9">
            <w:pPr>
              <w:spacing w:after="0" w:line="240" w:lineRule="auto"/>
              <w:jc w:val="center"/>
              <w:rPr>
                <w:sz w:val="20"/>
                <w:szCs w:val="20"/>
              </w:rPr>
            </w:pPr>
            <w:r w:rsidRPr="00476235">
              <w:rPr>
                <w:sz w:val="20"/>
                <w:szCs w:val="20"/>
              </w:rPr>
              <w:t>01</w:t>
            </w:r>
          </w:p>
        </w:tc>
        <w:tc>
          <w:tcPr>
            <w:tcW w:w="916" w:type="pct"/>
            <w:gridSpan w:val="2"/>
          </w:tcPr>
          <w:p w14:paraId="2614CFC6" w14:textId="77777777" w:rsidR="00AF3934" w:rsidRPr="00476235" w:rsidRDefault="00AF3934" w:rsidP="004D4BD9">
            <w:pPr>
              <w:spacing w:after="0" w:line="240" w:lineRule="auto"/>
              <w:jc w:val="center"/>
              <w:rPr>
                <w:sz w:val="20"/>
                <w:szCs w:val="20"/>
              </w:rPr>
            </w:pPr>
            <w:r w:rsidRPr="00476235">
              <w:rPr>
                <w:sz w:val="20"/>
                <w:szCs w:val="20"/>
              </w:rPr>
              <w:t>02</w:t>
            </w:r>
          </w:p>
        </w:tc>
        <w:tc>
          <w:tcPr>
            <w:tcW w:w="1046" w:type="pct"/>
            <w:tcBorders>
              <w:bottom w:val="single" w:sz="4" w:space="0" w:color="auto"/>
            </w:tcBorders>
          </w:tcPr>
          <w:p w14:paraId="2614CFC7" w14:textId="77777777" w:rsidR="00AF3934" w:rsidRPr="00476235" w:rsidRDefault="00AF3934" w:rsidP="004D4BD9">
            <w:pPr>
              <w:spacing w:after="0" w:line="240" w:lineRule="auto"/>
              <w:jc w:val="center"/>
              <w:rPr>
                <w:sz w:val="20"/>
                <w:szCs w:val="20"/>
              </w:rPr>
            </w:pPr>
            <w:r w:rsidRPr="00476235">
              <w:rPr>
                <w:sz w:val="20"/>
                <w:szCs w:val="20"/>
              </w:rPr>
              <w:t>03</w:t>
            </w:r>
          </w:p>
        </w:tc>
        <w:tc>
          <w:tcPr>
            <w:tcW w:w="985" w:type="pct"/>
            <w:tcBorders>
              <w:bottom w:val="single" w:sz="4" w:space="0" w:color="auto"/>
            </w:tcBorders>
          </w:tcPr>
          <w:p w14:paraId="2614CFC8" w14:textId="77777777" w:rsidR="00AF3934" w:rsidRPr="00476235" w:rsidRDefault="00AF3934" w:rsidP="004D4BD9">
            <w:pPr>
              <w:spacing w:after="0" w:line="240" w:lineRule="auto"/>
              <w:jc w:val="center"/>
              <w:rPr>
                <w:sz w:val="20"/>
                <w:szCs w:val="20"/>
              </w:rPr>
            </w:pPr>
            <w:r w:rsidRPr="00476235">
              <w:rPr>
                <w:sz w:val="20"/>
                <w:szCs w:val="20"/>
              </w:rPr>
              <w:t>04</w:t>
            </w:r>
          </w:p>
        </w:tc>
        <w:tc>
          <w:tcPr>
            <w:tcW w:w="993" w:type="pct"/>
          </w:tcPr>
          <w:p w14:paraId="2614CFC9" w14:textId="77777777" w:rsidR="00AF3934" w:rsidRPr="00476235" w:rsidRDefault="00AF3934" w:rsidP="004D4BD9">
            <w:pPr>
              <w:spacing w:after="0" w:line="240" w:lineRule="auto"/>
              <w:jc w:val="center"/>
              <w:rPr>
                <w:sz w:val="20"/>
                <w:szCs w:val="20"/>
              </w:rPr>
            </w:pPr>
            <w:r w:rsidRPr="00476235">
              <w:rPr>
                <w:sz w:val="20"/>
                <w:szCs w:val="20"/>
              </w:rPr>
              <w:t>05</w:t>
            </w:r>
          </w:p>
        </w:tc>
      </w:tr>
      <w:tr w:rsidR="00AF3934" w:rsidRPr="00476235" w14:paraId="2614CFD0" w14:textId="77777777" w:rsidTr="72A74C3F">
        <w:tc>
          <w:tcPr>
            <w:tcW w:w="1060" w:type="pct"/>
            <w:gridSpan w:val="2"/>
            <w:vAlign w:val="bottom"/>
          </w:tcPr>
          <w:p w14:paraId="2614CFCB" w14:textId="77777777" w:rsidR="00AF3934" w:rsidRPr="00476235" w:rsidRDefault="00AF3934" w:rsidP="004D4BD9">
            <w:pPr>
              <w:spacing w:after="0" w:line="240" w:lineRule="auto"/>
              <w:jc w:val="center"/>
              <w:rPr>
                <w:sz w:val="20"/>
                <w:szCs w:val="20"/>
              </w:rPr>
            </w:pPr>
            <w:r w:rsidRPr="00476235">
              <w:rPr>
                <w:sz w:val="20"/>
                <w:szCs w:val="20"/>
              </w:rPr>
              <w:t>Name</w:t>
            </w:r>
          </w:p>
        </w:tc>
        <w:tc>
          <w:tcPr>
            <w:tcW w:w="916" w:type="pct"/>
            <w:gridSpan w:val="2"/>
            <w:vAlign w:val="bottom"/>
          </w:tcPr>
          <w:p w14:paraId="2614CFCC" w14:textId="77777777" w:rsidR="00AF3934" w:rsidRPr="00476235" w:rsidRDefault="00AF3934" w:rsidP="004D4BD9">
            <w:pPr>
              <w:spacing w:after="0" w:line="240" w:lineRule="auto"/>
              <w:jc w:val="center"/>
              <w:rPr>
                <w:sz w:val="20"/>
                <w:szCs w:val="20"/>
              </w:rPr>
            </w:pPr>
            <w:r w:rsidRPr="00476235">
              <w:rPr>
                <w:sz w:val="20"/>
                <w:szCs w:val="20"/>
              </w:rPr>
              <w:t>System Type</w:t>
            </w:r>
          </w:p>
        </w:tc>
        <w:tc>
          <w:tcPr>
            <w:tcW w:w="1046" w:type="pct"/>
            <w:tcBorders>
              <w:bottom w:val="single" w:sz="4" w:space="0" w:color="auto"/>
            </w:tcBorders>
          </w:tcPr>
          <w:p w14:paraId="2614CFCD" w14:textId="02739B90" w:rsidR="00AF3934" w:rsidRPr="00476235" w:rsidRDefault="00AF3934" w:rsidP="004D4BD9">
            <w:pPr>
              <w:spacing w:after="0" w:line="240" w:lineRule="auto"/>
              <w:jc w:val="center"/>
              <w:rPr>
                <w:sz w:val="20"/>
                <w:szCs w:val="20"/>
              </w:rPr>
            </w:pPr>
            <w:r w:rsidRPr="72A74C3F">
              <w:rPr>
                <w:sz w:val="20"/>
                <w:szCs w:val="20"/>
              </w:rPr>
              <w:t>EER</w:t>
            </w:r>
            <w:ins w:id="0" w:author="Alhabibi, Haider@Energy" w:date="2022-08-24T17:27:00Z">
              <w:r w:rsidR="00E23E4A" w:rsidRPr="72A74C3F">
                <w:rPr>
                  <w:sz w:val="20"/>
                  <w:szCs w:val="20"/>
                </w:rPr>
                <w:t>/EER2</w:t>
              </w:r>
            </w:ins>
            <w:ins w:id="1" w:author="Shewmaker, Michael@Energy" w:date="2022-09-29T16:19:00Z">
              <w:r w:rsidR="2B390F58" w:rsidRPr="72A74C3F">
                <w:rPr>
                  <w:sz w:val="20"/>
                  <w:szCs w:val="20"/>
                </w:rPr>
                <w:t>/CEER</w:t>
              </w:r>
            </w:ins>
          </w:p>
        </w:tc>
        <w:tc>
          <w:tcPr>
            <w:tcW w:w="985" w:type="pct"/>
            <w:tcBorders>
              <w:bottom w:val="single" w:sz="4" w:space="0" w:color="auto"/>
            </w:tcBorders>
          </w:tcPr>
          <w:p w14:paraId="2614CFCE" w14:textId="201C84E7" w:rsidR="00AF3934" w:rsidRPr="00476235" w:rsidRDefault="00AF3934" w:rsidP="004D4BD9">
            <w:pPr>
              <w:spacing w:after="0" w:line="240" w:lineRule="auto"/>
              <w:jc w:val="center"/>
              <w:rPr>
                <w:sz w:val="20"/>
                <w:szCs w:val="20"/>
              </w:rPr>
            </w:pPr>
            <w:r w:rsidRPr="00476235">
              <w:rPr>
                <w:sz w:val="20"/>
                <w:szCs w:val="20"/>
              </w:rPr>
              <w:t>SEER</w:t>
            </w:r>
            <w:ins w:id="2" w:author="Alhabibi, Haider@Energy" w:date="2022-08-24T17:27:00Z">
              <w:r w:rsidR="00E23E4A">
                <w:rPr>
                  <w:sz w:val="20"/>
                  <w:szCs w:val="20"/>
                </w:rPr>
                <w:t>/SEER2</w:t>
              </w:r>
            </w:ins>
          </w:p>
        </w:tc>
        <w:tc>
          <w:tcPr>
            <w:tcW w:w="993" w:type="pct"/>
            <w:vAlign w:val="bottom"/>
          </w:tcPr>
          <w:p w14:paraId="2614CFCF" w14:textId="77777777" w:rsidR="00AF3934" w:rsidRPr="00476235" w:rsidRDefault="00AF3934" w:rsidP="004D4BD9">
            <w:pPr>
              <w:spacing w:after="0" w:line="240" w:lineRule="auto"/>
              <w:jc w:val="center"/>
              <w:rPr>
                <w:sz w:val="20"/>
                <w:szCs w:val="20"/>
              </w:rPr>
            </w:pPr>
            <w:r w:rsidRPr="00476235">
              <w:rPr>
                <w:sz w:val="20"/>
                <w:szCs w:val="20"/>
              </w:rPr>
              <w:t>Verification</w:t>
            </w:r>
          </w:p>
        </w:tc>
      </w:tr>
      <w:tr w:rsidR="00AF3934" w:rsidRPr="00476235" w14:paraId="2614CFD6" w14:textId="77777777" w:rsidTr="72A74C3F">
        <w:tc>
          <w:tcPr>
            <w:tcW w:w="1060" w:type="pct"/>
            <w:gridSpan w:val="2"/>
          </w:tcPr>
          <w:p w14:paraId="2614CFD1" w14:textId="77777777" w:rsidR="00AF3934" w:rsidRPr="00476235" w:rsidRDefault="00AF3934" w:rsidP="004D4BD9">
            <w:pPr>
              <w:spacing w:after="0" w:line="240" w:lineRule="auto"/>
              <w:rPr>
                <w:sz w:val="20"/>
                <w:szCs w:val="20"/>
              </w:rPr>
            </w:pPr>
          </w:p>
        </w:tc>
        <w:tc>
          <w:tcPr>
            <w:tcW w:w="916" w:type="pct"/>
            <w:gridSpan w:val="2"/>
          </w:tcPr>
          <w:p w14:paraId="2614CFD2" w14:textId="77777777" w:rsidR="00AF3934" w:rsidRPr="00476235" w:rsidRDefault="00AF3934" w:rsidP="004D4BD9">
            <w:pPr>
              <w:spacing w:after="0" w:line="240" w:lineRule="auto"/>
              <w:rPr>
                <w:sz w:val="20"/>
                <w:szCs w:val="20"/>
              </w:rPr>
            </w:pPr>
          </w:p>
        </w:tc>
        <w:tc>
          <w:tcPr>
            <w:tcW w:w="1046" w:type="pct"/>
          </w:tcPr>
          <w:p w14:paraId="2614CFD3" w14:textId="77777777" w:rsidR="00AF3934" w:rsidRPr="00476235" w:rsidRDefault="00AF3934" w:rsidP="004D4BD9">
            <w:pPr>
              <w:spacing w:after="0" w:line="240" w:lineRule="auto"/>
              <w:rPr>
                <w:sz w:val="20"/>
                <w:szCs w:val="20"/>
              </w:rPr>
            </w:pPr>
          </w:p>
        </w:tc>
        <w:tc>
          <w:tcPr>
            <w:tcW w:w="985" w:type="pct"/>
          </w:tcPr>
          <w:p w14:paraId="2614CFD4" w14:textId="77777777" w:rsidR="00AF3934" w:rsidRPr="00476235" w:rsidRDefault="00AF3934" w:rsidP="004D4BD9">
            <w:pPr>
              <w:spacing w:after="0" w:line="240" w:lineRule="auto"/>
              <w:rPr>
                <w:sz w:val="20"/>
                <w:szCs w:val="20"/>
              </w:rPr>
            </w:pPr>
          </w:p>
        </w:tc>
        <w:tc>
          <w:tcPr>
            <w:tcW w:w="993" w:type="pct"/>
          </w:tcPr>
          <w:p w14:paraId="2614CFD5" w14:textId="77777777" w:rsidR="00AF3934" w:rsidRPr="00476235" w:rsidRDefault="00AF3934" w:rsidP="004D4BD9">
            <w:pPr>
              <w:spacing w:after="0" w:line="240" w:lineRule="auto"/>
              <w:rPr>
                <w:sz w:val="20"/>
                <w:szCs w:val="20"/>
              </w:rPr>
            </w:pPr>
          </w:p>
        </w:tc>
      </w:tr>
      <w:tr w:rsidR="00AF3934" w:rsidRPr="00476235" w14:paraId="2614CFDC" w14:textId="77777777" w:rsidTr="72A74C3F">
        <w:tc>
          <w:tcPr>
            <w:tcW w:w="1060" w:type="pct"/>
            <w:gridSpan w:val="2"/>
          </w:tcPr>
          <w:p w14:paraId="2614CFD7" w14:textId="77777777" w:rsidR="00AF3934" w:rsidRPr="00476235" w:rsidRDefault="00AF3934" w:rsidP="004D4BD9">
            <w:pPr>
              <w:spacing w:after="0" w:line="240" w:lineRule="auto"/>
              <w:rPr>
                <w:sz w:val="20"/>
                <w:szCs w:val="20"/>
              </w:rPr>
            </w:pPr>
          </w:p>
        </w:tc>
        <w:tc>
          <w:tcPr>
            <w:tcW w:w="916" w:type="pct"/>
            <w:gridSpan w:val="2"/>
          </w:tcPr>
          <w:p w14:paraId="2614CFD8" w14:textId="77777777" w:rsidR="00AF3934" w:rsidRPr="00476235" w:rsidRDefault="00AF3934" w:rsidP="004D4BD9">
            <w:pPr>
              <w:spacing w:after="0" w:line="240" w:lineRule="auto"/>
              <w:rPr>
                <w:sz w:val="20"/>
                <w:szCs w:val="20"/>
              </w:rPr>
            </w:pPr>
          </w:p>
        </w:tc>
        <w:tc>
          <w:tcPr>
            <w:tcW w:w="1046" w:type="pct"/>
          </w:tcPr>
          <w:p w14:paraId="2614CFD9" w14:textId="77777777" w:rsidR="00AF3934" w:rsidRPr="00476235" w:rsidRDefault="00AF3934" w:rsidP="004D4BD9">
            <w:pPr>
              <w:spacing w:after="0" w:line="240" w:lineRule="auto"/>
              <w:rPr>
                <w:sz w:val="20"/>
                <w:szCs w:val="20"/>
              </w:rPr>
            </w:pPr>
          </w:p>
        </w:tc>
        <w:tc>
          <w:tcPr>
            <w:tcW w:w="985" w:type="pct"/>
          </w:tcPr>
          <w:p w14:paraId="2614CFDA" w14:textId="77777777" w:rsidR="00AF3934" w:rsidRPr="00476235" w:rsidRDefault="00AF3934" w:rsidP="004D4BD9">
            <w:pPr>
              <w:spacing w:after="0" w:line="240" w:lineRule="auto"/>
              <w:rPr>
                <w:sz w:val="20"/>
                <w:szCs w:val="20"/>
              </w:rPr>
            </w:pPr>
          </w:p>
        </w:tc>
        <w:tc>
          <w:tcPr>
            <w:tcW w:w="993" w:type="pct"/>
          </w:tcPr>
          <w:p w14:paraId="2614CFDB" w14:textId="77777777" w:rsidR="00AF3934" w:rsidRPr="00476235" w:rsidRDefault="00AF3934" w:rsidP="004D4BD9">
            <w:pPr>
              <w:spacing w:after="0" w:line="240" w:lineRule="auto"/>
              <w:rPr>
                <w:sz w:val="20"/>
                <w:szCs w:val="20"/>
              </w:rPr>
            </w:pPr>
          </w:p>
        </w:tc>
      </w:tr>
      <w:tr w:rsidR="00F23815" w:rsidRPr="00476235" w14:paraId="2614CFE0" w14:textId="77777777" w:rsidTr="72A74C3F">
        <w:tc>
          <w:tcPr>
            <w:tcW w:w="153" w:type="pct"/>
            <w:vAlign w:val="center"/>
          </w:tcPr>
          <w:p w14:paraId="2614CFDD" w14:textId="77777777" w:rsidR="00F23815" w:rsidRPr="00476235" w:rsidRDefault="00F23815" w:rsidP="00F23815">
            <w:pPr>
              <w:spacing w:after="0" w:line="240" w:lineRule="auto"/>
              <w:jc w:val="center"/>
              <w:rPr>
                <w:sz w:val="20"/>
                <w:szCs w:val="20"/>
              </w:rPr>
            </w:pPr>
            <w:r w:rsidRPr="00476235">
              <w:rPr>
                <w:sz w:val="20"/>
                <w:szCs w:val="20"/>
              </w:rPr>
              <w:t>06</w:t>
            </w:r>
          </w:p>
        </w:tc>
        <w:tc>
          <w:tcPr>
            <w:tcW w:w="1085" w:type="pct"/>
            <w:gridSpan w:val="2"/>
            <w:vAlign w:val="center"/>
          </w:tcPr>
          <w:p w14:paraId="2614CFDE" w14:textId="77777777" w:rsidR="00F23815" w:rsidRPr="00476235" w:rsidRDefault="00F23815" w:rsidP="00F23815">
            <w:pPr>
              <w:spacing w:after="0" w:line="240" w:lineRule="auto"/>
              <w:rPr>
                <w:sz w:val="20"/>
                <w:szCs w:val="20"/>
              </w:rPr>
            </w:pPr>
            <w:r w:rsidRPr="00476235">
              <w:rPr>
                <w:sz w:val="20"/>
                <w:szCs w:val="20"/>
              </w:rPr>
              <w:t>Verification Status:</w:t>
            </w:r>
          </w:p>
        </w:tc>
        <w:tc>
          <w:tcPr>
            <w:tcW w:w="3762" w:type="pct"/>
            <w:gridSpan w:val="4"/>
          </w:tcPr>
          <w:p w14:paraId="36DCF12A" w14:textId="77777777"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Pass - all applicable requirements are met; or</w:t>
            </w:r>
          </w:p>
          <w:p w14:paraId="2614CFDF" w14:textId="19E38B60"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CFE4" w14:textId="77777777" w:rsidTr="72A74C3F">
        <w:tc>
          <w:tcPr>
            <w:tcW w:w="153" w:type="pct"/>
          </w:tcPr>
          <w:p w14:paraId="2614CFE1" w14:textId="77777777" w:rsidR="00F23815" w:rsidRPr="00476235" w:rsidRDefault="00F23815" w:rsidP="004D4BD9">
            <w:pPr>
              <w:spacing w:after="0" w:line="240" w:lineRule="auto"/>
              <w:rPr>
                <w:sz w:val="20"/>
                <w:szCs w:val="20"/>
              </w:rPr>
            </w:pPr>
            <w:r w:rsidRPr="00476235">
              <w:rPr>
                <w:sz w:val="20"/>
                <w:szCs w:val="20"/>
              </w:rPr>
              <w:t>07</w:t>
            </w:r>
          </w:p>
        </w:tc>
        <w:tc>
          <w:tcPr>
            <w:tcW w:w="4847" w:type="pct"/>
            <w:gridSpan w:val="6"/>
          </w:tcPr>
          <w:p w14:paraId="2614CFE3" w14:textId="7D98D3B1" w:rsidR="00F23815" w:rsidRPr="00476235" w:rsidRDefault="00F23815" w:rsidP="004D4BD9">
            <w:pPr>
              <w:spacing w:after="0" w:line="240" w:lineRule="auto"/>
              <w:rPr>
                <w:sz w:val="20"/>
                <w:szCs w:val="20"/>
              </w:rPr>
            </w:pPr>
            <w:r w:rsidRPr="00476235">
              <w:rPr>
                <w:sz w:val="20"/>
                <w:szCs w:val="20"/>
              </w:rPr>
              <w:t>Correction Notes:</w:t>
            </w:r>
          </w:p>
        </w:tc>
      </w:tr>
    </w:tbl>
    <w:p w14:paraId="2614CFE5" w14:textId="77777777" w:rsidR="006A5CCD" w:rsidRPr="00476235" w:rsidRDefault="006A5CCD" w:rsidP="006A5CCD">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2454"/>
        <w:gridCol w:w="695"/>
        <w:gridCol w:w="2228"/>
        <w:gridCol w:w="2923"/>
        <w:gridCol w:w="2923"/>
        <w:gridCol w:w="2924"/>
      </w:tblGrid>
      <w:tr w:rsidR="004D4BD9" w:rsidRPr="00476235" w14:paraId="2614D007" w14:textId="77777777" w:rsidTr="00C4535B">
        <w:tc>
          <w:tcPr>
            <w:tcW w:w="14616" w:type="dxa"/>
            <w:gridSpan w:val="7"/>
            <w:shd w:val="clear" w:color="auto" w:fill="auto"/>
          </w:tcPr>
          <w:p w14:paraId="2614D006" w14:textId="243DE214" w:rsidR="004D4BD9" w:rsidRPr="00476235" w:rsidRDefault="001E2C74" w:rsidP="001E2C74">
            <w:pPr>
              <w:spacing w:after="0" w:line="240" w:lineRule="auto"/>
              <w:rPr>
                <w:b/>
                <w:sz w:val="20"/>
                <w:szCs w:val="20"/>
              </w:rPr>
            </w:pPr>
            <w:r w:rsidRPr="00476235">
              <w:rPr>
                <w:b/>
                <w:sz w:val="20"/>
                <w:szCs w:val="20"/>
              </w:rPr>
              <w:t>K</w:t>
            </w:r>
            <w:r w:rsidR="004D4BD9" w:rsidRPr="00476235">
              <w:rPr>
                <w:b/>
                <w:sz w:val="20"/>
                <w:szCs w:val="20"/>
              </w:rPr>
              <w:t>. HVAC Distribution</w:t>
            </w:r>
          </w:p>
        </w:tc>
      </w:tr>
      <w:tr w:rsidR="00CC17AB" w:rsidRPr="00476235" w14:paraId="2614D00D" w14:textId="77777777" w:rsidTr="00F23815">
        <w:tc>
          <w:tcPr>
            <w:tcW w:w="2923" w:type="dxa"/>
            <w:gridSpan w:val="2"/>
          </w:tcPr>
          <w:p w14:paraId="2614D008" w14:textId="77777777" w:rsidR="00CC17AB" w:rsidRPr="00476235" w:rsidRDefault="00CC17AB" w:rsidP="003F7E68">
            <w:pPr>
              <w:spacing w:after="0" w:line="240" w:lineRule="auto"/>
              <w:jc w:val="center"/>
              <w:rPr>
                <w:sz w:val="20"/>
                <w:szCs w:val="20"/>
              </w:rPr>
            </w:pPr>
            <w:r w:rsidRPr="00476235">
              <w:rPr>
                <w:sz w:val="20"/>
                <w:szCs w:val="20"/>
              </w:rPr>
              <w:t>01</w:t>
            </w:r>
          </w:p>
        </w:tc>
        <w:tc>
          <w:tcPr>
            <w:tcW w:w="2923" w:type="dxa"/>
            <w:gridSpan w:val="2"/>
          </w:tcPr>
          <w:p w14:paraId="2614D009" w14:textId="77777777" w:rsidR="00CC17AB" w:rsidRPr="00476235" w:rsidRDefault="00CC17AB" w:rsidP="003F7E68">
            <w:pPr>
              <w:spacing w:after="0" w:line="240" w:lineRule="auto"/>
              <w:jc w:val="center"/>
              <w:rPr>
                <w:sz w:val="20"/>
                <w:szCs w:val="20"/>
              </w:rPr>
            </w:pPr>
            <w:r w:rsidRPr="00476235">
              <w:rPr>
                <w:sz w:val="20"/>
                <w:szCs w:val="20"/>
              </w:rPr>
              <w:t>02</w:t>
            </w:r>
          </w:p>
        </w:tc>
        <w:tc>
          <w:tcPr>
            <w:tcW w:w="2923" w:type="dxa"/>
          </w:tcPr>
          <w:p w14:paraId="2614D00A" w14:textId="77777777" w:rsidR="00CC17AB" w:rsidRPr="00476235" w:rsidRDefault="00CC17AB" w:rsidP="003F7E68">
            <w:pPr>
              <w:spacing w:after="0" w:line="240" w:lineRule="auto"/>
              <w:jc w:val="center"/>
              <w:rPr>
                <w:sz w:val="20"/>
                <w:szCs w:val="20"/>
              </w:rPr>
            </w:pPr>
            <w:r w:rsidRPr="00476235">
              <w:rPr>
                <w:sz w:val="20"/>
                <w:szCs w:val="20"/>
              </w:rPr>
              <w:t>03</w:t>
            </w:r>
          </w:p>
        </w:tc>
        <w:tc>
          <w:tcPr>
            <w:tcW w:w="2923" w:type="dxa"/>
          </w:tcPr>
          <w:p w14:paraId="2614D00B" w14:textId="44E7383A" w:rsidR="00CC17AB" w:rsidRPr="00476235" w:rsidRDefault="00CC17AB" w:rsidP="003F7E68">
            <w:pPr>
              <w:spacing w:after="0" w:line="240" w:lineRule="auto"/>
              <w:jc w:val="center"/>
              <w:rPr>
                <w:sz w:val="20"/>
                <w:szCs w:val="20"/>
              </w:rPr>
            </w:pPr>
            <w:r w:rsidRPr="00476235">
              <w:rPr>
                <w:sz w:val="20"/>
                <w:szCs w:val="20"/>
              </w:rPr>
              <w:t>04</w:t>
            </w:r>
          </w:p>
        </w:tc>
        <w:tc>
          <w:tcPr>
            <w:tcW w:w="2924" w:type="dxa"/>
          </w:tcPr>
          <w:p w14:paraId="2614D00C" w14:textId="7564F498" w:rsidR="00CC17AB" w:rsidRPr="00476235" w:rsidRDefault="00CC17AB" w:rsidP="003F7E68">
            <w:pPr>
              <w:spacing w:after="0"/>
              <w:jc w:val="center"/>
              <w:rPr>
                <w:sz w:val="20"/>
                <w:szCs w:val="20"/>
              </w:rPr>
            </w:pPr>
            <w:r w:rsidRPr="00476235">
              <w:rPr>
                <w:sz w:val="20"/>
                <w:szCs w:val="20"/>
              </w:rPr>
              <w:t>05</w:t>
            </w:r>
          </w:p>
        </w:tc>
      </w:tr>
      <w:tr w:rsidR="00CC17AB" w:rsidRPr="00476235" w14:paraId="2614D014" w14:textId="77777777" w:rsidTr="00F23815">
        <w:trPr>
          <w:trHeight w:val="278"/>
        </w:trPr>
        <w:tc>
          <w:tcPr>
            <w:tcW w:w="2923" w:type="dxa"/>
            <w:gridSpan w:val="2"/>
            <w:vAlign w:val="center"/>
          </w:tcPr>
          <w:p w14:paraId="2614D00E" w14:textId="77777777" w:rsidR="00CC17AB" w:rsidRPr="00476235" w:rsidRDefault="00CC17AB">
            <w:pPr>
              <w:spacing w:after="0" w:line="240" w:lineRule="auto"/>
              <w:jc w:val="center"/>
              <w:rPr>
                <w:sz w:val="20"/>
                <w:szCs w:val="20"/>
              </w:rPr>
            </w:pPr>
            <w:r w:rsidRPr="00476235">
              <w:rPr>
                <w:sz w:val="20"/>
                <w:szCs w:val="20"/>
              </w:rPr>
              <w:t>Name</w:t>
            </w:r>
          </w:p>
        </w:tc>
        <w:tc>
          <w:tcPr>
            <w:tcW w:w="2923" w:type="dxa"/>
            <w:gridSpan w:val="2"/>
            <w:vAlign w:val="center"/>
          </w:tcPr>
          <w:p w14:paraId="2614D010" w14:textId="7DEE3164" w:rsidR="00CC17AB" w:rsidRPr="00476235" w:rsidRDefault="003F5777">
            <w:pPr>
              <w:spacing w:after="0" w:line="240" w:lineRule="auto"/>
              <w:jc w:val="center"/>
              <w:rPr>
                <w:sz w:val="20"/>
                <w:szCs w:val="20"/>
              </w:rPr>
            </w:pPr>
            <w:r w:rsidRPr="00476235">
              <w:rPr>
                <w:sz w:val="20"/>
                <w:szCs w:val="20"/>
              </w:rPr>
              <w:t xml:space="preserve">Duct R-Value </w:t>
            </w:r>
          </w:p>
        </w:tc>
        <w:tc>
          <w:tcPr>
            <w:tcW w:w="2923" w:type="dxa"/>
            <w:vAlign w:val="center"/>
          </w:tcPr>
          <w:p w14:paraId="2614D011" w14:textId="3ADB5FA7" w:rsidR="00CC17AB" w:rsidRPr="00476235" w:rsidRDefault="00085C9D" w:rsidP="003F5777">
            <w:pPr>
              <w:spacing w:after="0"/>
              <w:jc w:val="center"/>
              <w:rPr>
                <w:sz w:val="20"/>
                <w:szCs w:val="20"/>
              </w:rPr>
            </w:pPr>
            <w:r w:rsidRPr="00476235">
              <w:rPr>
                <w:sz w:val="20"/>
                <w:szCs w:val="20"/>
              </w:rPr>
              <w:t>Supply Duct Location</w:t>
            </w:r>
          </w:p>
        </w:tc>
        <w:tc>
          <w:tcPr>
            <w:tcW w:w="2923" w:type="dxa"/>
            <w:vAlign w:val="center"/>
          </w:tcPr>
          <w:p w14:paraId="2614D012" w14:textId="77777777" w:rsidR="00CC17AB" w:rsidRPr="00476235" w:rsidRDefault="00085C9D">
            <w:pPr>
              <w:spacing w:after="0" w:line="240" w:lineRule="auto"/>
              <w:jc w:val="center"/>
              <w:rPr>
                <w:sz w:val="20"/>
                <w:szCs w:val="20"/>
              </w:rPr>
            </w:pPr>
            <w:r w:rsidRPr="00476235">
              <w:rPr>
                <w:sz w:val="20"/>
                <w:szCs w:val="20"/>
              </w:rPr>
              <w:t>Return Duct Location</w:t>
            </w:r>
          </w:p>
        </w:tc>
        <w:tc>
          <w:tcPr>
            <w:tcW w:w="2924" w:type="dxa"/>
            <w:vAlign w:val="center"/>
          </w:tcPr>
          <w:p w14:paraId="2614D013" w14:textId="77777777" w:rsidR="00CC17AB" w:rsidRPr="00476235" w:rsidRDefault="00CC17AB">
            <w:pPr>
              <w:spacing w:after="0" w:line="240" w:lineRule="auto"/>
              <w:jc w:val="center"/>
              <w:rPr>
                <w:sz w:val="20"/>
                <w:szCs w:val="20"/>
              </w:rPr>
            </w:pPr>
            <w:r w:rsidRPr="00476235">
              <w:rPr>
                <w:sz w:val="20"/>
                <w:szCs w:val="20"/>
              </w:rPr>
              <w:t>Verification</w:t>
            </w:r>
          </w:p>
        </w:tc>
      </w:tr>
      <w:tr w:rsidR="00CC17AB" w:rsidRPr="00476235" w14:paraId="2614D01A" w14:textId="77777777" w:rsidTr="00F23815">
        <w:trPr>
          <w:trHeight w:val="108"/>
        </w:trPr>
        <w:tc>
          <w:tcPr>
            <w:tcW w:w="2923" w:type="dxa"/>
            <w:gridSpan w:val="2"/>
            <w:tcBorders>
              <w:bottom w:val="single" w:sz="4" w:space="0" w:color="auto"/>
            </w:tcBorders>
          </w:tcPr>
          <w:p w14:paraId="2614D015" w14:textId="77777777" w:rsidR="00CC17AB" w:rsidRPr="00476235" w:rsidRDefault="00CC17AB" w:rsidP="004D4BD9">
            <w:pPr>
              <w:spacing w:after="0" w:line="240" w:lineRule="auto"/>
              <w:rPr>
                <w:sz w:val="20"/>
                <w:szCs w:val="20"/>
              </w:rPr>
            </w:pPr>
          </w:p>
        </w:tc>
        <w:tc>
          <w:tcPr>
            <w:tcW w:w="2923" w:type="dxa"/>
            <w:gridSpan w:val="2"/>
            <w:tcBorders>
              <w:bottom w:val="single" w:sz="4" w:space="0" w:color="auto"/>
            </w:tcBorders>
          </w:tcPr>
          <w:p w14:paraId="2614D016"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7" w14:textId="77777777" w:rsidR="00CC17AB" w:rsidRPr="00476235" w:rsidRDefault="00CC17AB" w:rsidP="004D4BD9">
            <w:pPr>
              <w:spacing w:after="0" w:line="240" w:lineRule="auto"/>
              <w:rPr>
                <w:sz w:val="20"/>
                <w:szCs w:val="20"/>
              </w:rPr>
            </w:pPr>
          </w:p>
        </w:tc>
        <w:tc>
          <w:tcPr>
            <w:tcW w:w="2923" w:type="dxa"/>
          </w:tcPr>
          <w:p w14:paraId="2614D018" w14:textId="77777777" w:rsidR="00CC17AB" w:rsidRPr="00476235" w:rsidRDefault="00CC17AB" w:rsidP="004D4BD9">
            <w:pPr>
              <w:spacing w:after="0" w:line="240" w:lineRule="auto"/>
              <w:rPr>
                <w:sz w:val="20"/>
                <w:szCs w:val="20"/>
              </w:rPr>
            </w:pPr>
          </w:p>
        </w:tc>
        <w:tc>
          <w:tcPr>
            <w:tcW w:w="2924" w:type="dxa"/>
          </w:tcPr>
          <w:p w14:paraId="2614D019" w14:textId="77777777" w:rsidR="00CC17AB" w:rsidRPr="00476235" w:rsidRDefault="00CC17AB" w:rsidP="004D4BD9">
            <w:pPr>
              <w:spacing w:after="0" w:line="240" w:lineRule="auto"/>
              <w:rPr>
                <w:sz w:val="20"/>
                <w:szCs w:val="20"/>
              </w:rPr>
            </w:pPr>
          </w:p>
        </w:tc>
      </w:tr>
      <w:tr w:rsidR="00CC17AB" w:rsidRPr="00476235" w14:paraId="2614D020" w14:textId="77777777" w:rsidTr="00F23815">
        <w:trPr>
          <w:trHeight w:val="108"/>
        </w:trPr>
        <w:tc>
          <w:tcPr>
            <w:tcW w:w="2923" w:type="dxa"/>
            <w:gridSpan w:val="2"/>
            <w:tcBorders>
              <w:bottom w:val="single" w:sz="4" w:space="0" w:color="auto"/>
            </w:tcBorders>
          </w:tcPr>
          <w:p w14:paraId="2614D01B" w14:textId="77777777" w:rsidR="00CC17AB" w:rsidRPr="00476235" w:rsidRDefault="00CC17AB" w:rsidP="004D4BD9">
            <w:pPr>
              <w:spacing w:after="0" w:line="240" w:lineRule="auto"/>
              <w:rPr>
                <w:sz w:val="20"/>
                <w:szCs w:val="20"/>
              </w:rPr>
            </w:pPr>
          </w:p>
        </w:tc>
        <w:tc>
          <w:tcPr>
            <w:tcW w:w="2923" w:type="dxa"/>
            <w:gridSpan w:val="2"/>
            <w:tcBorders>
              <w:bottom w:val="single" w:sz="4" w:space="0" w:color="auto"/>
            </w:tcBorders>
          </w:tcPr>
          <w:p w14:paraId="2614D01C"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D"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E" w14:textId="77777777" w:rsidR="00CC17AB" w:rsidRPr="00476235" w:rsidRDefault="00CC17AB" w:rsidP="004D4BD9">
            <w:pPr>
              <w:spacing w:after="0" w:line="240" w:lineRule="auto"/>
              <w:rPr>
                <w:sz w:val="20"/>
                <w:szCs w:val="20"/>
              </w:rPr>
            </w:pPr>
          </w:p>
        </w:tc>
        <w:tc>
          <w:tcPr>
            <w:tcW w:w="2924" w:type="dxa"/>
            <w:tcBorders>
              <w:bottom w:val="single" w:sz="4" w:space="0" w:color="auto"/>
            </w:tcBorders>
          </w:tcPr>
          <w:p w14:paraId="2614D01F" w14:textId="77777777" w:rsidR="00CC17AB" w:rsidRPr="00476235" w:rsidRDefault="00CC17AB" w:rsidP="004D4BD9">
            <w:pPr>
              <w:spacing w:after="0" w:line="240" w:lineRule="auto"/>
              <w:rPr>
                <w:sz w:val="20"/>
                <w:szCs w:val="20"/>
              </w:rPr>
            </w:pPr>
          </w:p>
        </w:tc>
      </w:tr>
      <w:tr w:rsidR="00F23815" w:rsidRPr="00476235" w14:paraId="2614D024" w14:textId="77777777" w:rsidTr="00F23815">
        <w:trPr>
          <w:trHeight w:val="108"/>
        </w:trPr>
        <w:tc>
          <w:tcPr>
            <w:tcW w:w="469" w:type="dxa"/>
            <w:tcBorders>
              <w:bottom w:val="single" w:sz="4" w:space="0" w:color="auto"/>
            </w:tcBorders>
            <w:vAlign w:val="center"/>
          </w:tcPr>
          <w:p w14:paraId="2614D021" w14:textId="0CF156C6" w:rsidR="00F23815" w:rsidRPr="00476235" w:rsidRDefault="00F23815" w:rsidP="00F23815">
            <w:pPr>
              <w:spacing w:after="0" w:line="240" w:lineRule="auto"/>
              <w:jc w:val="center"/>
              <w:rPr>
                <w:sz w:val="20"/>
                <w:szCs w:val="20"/>
              </w:rPr>
            </w:pPr>
            <w:r w:rsidRPr="00476235">
              <w:rPr>
                <w:sz w:val="20"/>
                <w:szCs w:val="20"/>
              </w:rPr>
              <w:t>06</w:t>
            </w:r>
          </w:p>
        </w:tc>
        <w:tc>
          <w:tcPr>
            <w:tcW w:w="3149" w:type="dxa"/>
            <w:gridSpan w:val="2"/>
            <w:tcBorders>
              <w:bottom w:val="single" w:sz="4" w:space="0" w:color="auto"/>
            </w:tcBorders>
            <w:vAlign w:val="center"/>
          </w:tcPr>
          <w:p w14:paraId="2614D022" w14:textId="77777777" w:rsidR="00F23815" w:rsidRPr="00476235" w:rsidRDefault="00F23815" w:rsidP="00F23815">
            <w:pPr>
              <w:spacing w:after="0" w:line="240" w:lineRule="auto"/>
              <w:rPr>
                <w:sz w:val="20"/>
                <w:szCs w:val="20"/>
              </w:rPr>
            </w:pPr>
            <w:r w:rsidRPr="00476235">
              <w:rPr>
                <w:sz w:val="20"/>
                <w:szCs w:val="20"/>
              </w:rPr>
              <w:t>Verification Status:</w:t>
            </w:r>
          </w:p>
        </w:tc>
        <w:tc>
          <w:tcPr>
            <w:tcW w:w="10998" w:type="dxa"/>
            <w:gridSpan w:val="4"/>
            <w:tcBorders>
              <w:bottom w:val="single" w:sz="4" w:space="0" w:color="auto"/>
            </w:tcBorders>
          </w:tcPr>
          <w:p w14:paraId="3A667CD8" w14:textId="77777777"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Pass - all applicable requirements are met; or</w:t>
            </w:r>
          </w:p>
          <w:p w14:paraId="2614D023" w14:textId="35120DDC"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D028" w14:textId="77777777" w:rsidTr="006614F8">
        <w:trPr>
          <w:trHeight w:val="107"/>
        </w:trPr>
        <w:tc>
          <w:tcPr>
            <w:tcW w:w="469" w:type="dxa"/>
          </w:tcPr>
          <w:p w14:paraId="2614D025" w14:textId="219A99E3" w:rsidR="00F23815" w:rsidRPr="00476235" w:rsidRDefault="00F23815" w:rsidP="00CC17AB">
            <w:pPr>
              <w:spacing w:after="0" w:line="240" w:lineRule="auto"/>
              <w:rPr>
                <w:sz w:val="20"/>
                <w:szCs w:val="20"/>
              </w:rPr>
            </w:pPr>
            <w:r w:rsidRPr="00476235">
              <w:rPr>
                <w:sz w:val="20"/>
                <w:szCs w:val="20"/>
              </w:rPr>
              <w:t>07</w:t>
            </w:r>
          </w:p>
        </w:tc>
        <w:tc>
          <w:tcPr>
            <w:tcW w:w="14147" w:type="dxa"/>
            <w:gridSpan w:val="6"/>
          </w:tcPr>
          <w:p w14:paraId="2614D027" w14:textId="7D49D88B" w:rsidR="00F23815" w:rsidRPr="00476235" w:rsidRDefault="00F23815" w:rsidP="004D4BD9">
            <w:pPr>
              <w:spacing w:after="0" w:line="240" w:lineRule="auto"/>
              <w:rPr>
                <w:sz w:val="20"/>
                <w:szCs w:val="20"/>
              </w:rPr>
            </w:pPr>
            <w:r w:rsidRPr="00476235">
              <w:rPr>
                <w:sz w:val="20"/>
                <w:szCs w:val="20"/>
              </w:rPr>
              <w:t>Correction Notes:</w:t>
            </w:r>
          </w:p>
        </w:tc>
      </w:tr>
    </w:tbl>
    <w:p w14:paraId="2614D029" w14:textId="59981E9F" w:rsidR="004D4BD9" w:rsidRPr="00476235" w:rsidRDefault="004D4BD9" w:rsidP="006A5CCD">
      <w:pPr>
        <w:spacing w:after="0" w:line="240" w:lineRule="auto"/>
        <w:rPr>
          <w:b/>
        </w:rPr>
      </w:pPr>
    </w:p>
    <w:tbl>
      <w:tblPr>
        <w:tblStyle w:val="TableGrid"/>
        <w:tblW w:w="0" w:type="auto"/>
        <w:tblLook w:val="04A0" w:firstRow="1" w:lastRow="0" w:firstColumn="1" w:lastColumn="0" w:noHBand="0" w:noVBand="1"/>
      </w:tblPr>
      <w:tblGrid>
        <w:gridCol w:w="468"/>
        <w:gridCol w:w="2466"/>
        <w:gridCol w:w="684"/>
        <w:gridCol w:w="2227"/>
        <w:gridCol w:w="2958"/>
        <w:gridCol w:w="2997"/>
        <w:gridCol w:w="2816"/>
      </w:tblGrid>
      <w:tr w:rsidR="00C35B41" w:rsidRPr="00476235" w14:paraId="2342A346" w14:textId="6FC550D3" w:rsidTr="003E64EE">
        <w:tc>
          <w:tcPr>
            <w:tcW w:w="14616" w:type="dxa"/>
            <w:gridSpan w:val="7"/>
          </w:tcPr>
          <w:p w14:paraId="7FBA912F" w14:textId="6164E5AE" w:rsidR="00C35B41" w:rsidRPr="00476235" w:rsidRDefault="001A4E34" w:rsidP="006A5CCD">
            <w:pPr>
              <w:spacing w:after="0" w:line="240" w:lineRule="auto"/>
              <w:rPr>
                <w:b/>
              </w:rPr>
            </w:pPr>
            <w:r w:rsidRPr="00476235">
              <w:rPr>
                <w:b/>
              </w:rPr>
              <w:t>L</w:t>
            </w:r>
            <w:r w:rsidR="00C35B41" w:rsidRPr="00476235">
              <w:rPr>
                <w:b/>
              </w:rPr>
              <w:t>. Indoor Air Quality (IAQ) Fans</w:t>
            </w:r>
          </w:p>
        </w:tc>
      </w:tr>
      <w:tr w:rsidR="00C35B41" w:rsidRPr="00476235" w14:paraId="294874DB" w14:textId="345689E3" w:rsidTr="00864C42">
        <w:tc>
          <w:tcPr>
            <w:tcW w:w="2934" w:type="dxa"/>
            <w:gridSpan w:val="2"/>
          </w:tcPr>
          <w:p w14:paraId="4E7E8BCC" w14:textId="3B676071" w:rsidR="00C35B41" w:rsidRPr="00476235" w:rsidRDefault="00C35B41" w:rsidP="00864C42">
            <w:pPr>
              <w:spacing w:after="0" w:line="240" w:lineRule="auto"/>
              <w:jc w:val="center"/>
              <w:rPr>
                <w:bCs/>
              </w:rPr>
            </w:pPr>
            <w:r w:rsidRPr="00476235">
              <w:rPr>
                <w:bCs/>
              </w:rPr>
              <w:t>01</w:t>
            </w:r>
          </w:p>
        </w:tc>
        <w:tc>
          <w:tcPr>
            <w:tcW w:w="2911" w:type="dxa"/>
            <w:gridSpan w:val="2"/>
          </w:tcPr>
          <w:p w14:paraId="67C5E301" w14:textId="0996C650" w:rsidR="00C35B41" w:rsidRPr="00476235" w:rsidRDefault="00C35B41" w:rsidP="00864C42">
            <w:pPr>
              <w:spacing w:after="0" w:line="240" w:lineRule="auto"/>
              <w:jc w:val="center"/>
              <w:rPr>
                <w:bCs/>
              </w:rPr>
            </w:pPr>
            <w:r w:rsidRPr="00476235">
              <w:rPr>
                <w:bCs/>
              </w:rPr>
              <w:t>02</w:t>
            </w:r>
          </w:p>
        </w:tc>
        <w:tc>
          <w:tcPr>
            <w:tcW w:w="2958" w:type="dxa"/>
          </w:tcPr>
          <w:p w14:paraId="2DA28BA9" w14:textId="718AF3B5" w:rsidR="00C35B41" w:rsidRPr="00476235" w:rsidRDefault="00C35B41" w:rsidP="00864C42">
            <w:pPr>
              <w:spacing w:after="0" w:line="240" w:lineRule="auto"/>
              <w:jc w:val="center"/>
              <w:rPr>
                <w:bCs/>
              </w:rPr>
            </w:pPr>
            <w:r w:rsidRPr="00476235">
              <w:rPr>
                <w:bCs/>
              </w:rPr>
              <w:t>03</w:t>
            </w:r>
          </w:p>
        </w:tc>
        <w:tc>
          <w:tcPr>
            <w:tcW w:w="2997" w:type="dxa"/>
          </w:tcPr>
          <w:p w14:paraId="4FD49442" w14:textId="79395C21" w:rsidR="00C35B41" w:rsidRPr="00476235" w:rsidRDefault="00C35B41" w:rsidP="00864C42">
            <w:pPr>
              <w:spacing w:after="0" w:line="240" w:lineRule="auto"/>
              <w:jc w:val="center"/>
              <w:rPr>
                <w:bCs/>
              </w:rPr>
            </w:pPr>
            <w:r w:rsidRPr="00476235">
              <w:rPr>
                <w:bCs/>
              </w:rPr>
              <w:t>04</w:t>
            </w:r>
          </w:p>
        </w:tc>
        <w:tc>
          <w:tcPr>
            <w:tcW w:w="2816" w:type="dxa"/>
          </w:tcPr>
          <w:p w14:paraId="76F49E81" w14:textId="144EE5D4" w:rsidR="00C35B41" w:rsidRPr="00476235" w:rsidRDefault="00C35B41">
            <w:pPr>
              <w:spacing w:after="0" w:line="240" w:lineRule="auto"/>
              <w:jc w:val="center"/>
              <w:rPr>
                <w:bCs/>
              </w:rPr>
            </w:pPr>
            <w:r w:rsidRPr="00476235">
              <w:rPr>
                <w:bCs/>
              </w:rPr>
              <w:t>05</w:t>
            </w:r>
          </w:p>
        </w:tc>
      </w:tr>
      <w:tr w:rsidR="00C35B41" w:rsidRPr="00476235" w14:paraId="34C468AE" w14:textId="36C50EE4" w:rsidTr="00864C42">
        <w:tc>
          <w:tcPr>
            <w:tcW w:w="2934" w:type="dxa"/>
            <w:gridSpan w:val="2"/>
          </w:tcPr>
          <w:p w14:paraId="5BB7B6F8" w14:textId="6FDDB2E2" w:rsidR="00C35B41" w:rsidRPr="00476235" w:rsidRDefault="00C35B41" w:rsidP="00864C42">
            <w:pPr>
              <w:spacing w:after="0" w:line="240" w:lineRule="auto"/>
              <w:jc w:val="center"/>
              <w:rPr>
                <w:bCs/>
              </w:rPr>
            </w:pPr>
            <w:r w:rsidRPr="00476235">
              <w:rPr>
                <w:bCs/>
              </w:rPr>
              <w:t>Name</w:t>
            </w:r>
          </w:p>
        </w:tc>
        <w:tc>
          <w:tcPr>
            <w:tcW w:w="2911" w:type="dxa"/>
            <w:gridSpan w:val="2"/>
          </w:tcPr>
          <w:p w14:paraId="31F337E3" w14:textId="1D66B304" w:rsidR="00C35B41" w:rsidRPr="00476235" w:rsidRDefault="00C35B41" w:rsidP="00864C42">
            <w:pPr>
              <w:spacing w:after="0" w:line="240" w:lineRule="auto"/>
              <w:jc w:val="center"/>
              <w:rPr>
                <w:bCs/>
              </w:rPr>
            </w:pPr>
            <w:r w:rsidRPr="00476235">
              <w:rPr>
                <w:bCs/>
              </w:rPr>
              <w:t>IAQ Fan Type</w:t>
            </w:r>
          </w:p>
        </w:tc>
        <w:tc>
          <w:tcPr>
            <w:tcW w:w="2958" w:type="dxa"/>
          </w:tcPr>
          <w:p w14:paraId="5AB3D99A" w14:textId="032E25B4" w:rsidR="00C35B41" w:rsidRPr="00476235" w:rsidRDefault="00C35B41" w:rsidP="00864C42">
            <w:pPr>
              <w:spacing w:after="0" w:line="240" w:lineRule="auto"/>
              <w:jc w:val="center"/>
              <w:rPr>
                <w:bCs/>
              </w:rPr>
            </w:pPr>
            <w:r w:rsidRPr="00476235">
              <w:rPr>
                <w:bCs/>
              </w:rPr>
              <w:t>Airflow (CFM)</w:t>
            </w:r>
          </w:p>
        </w:tc>
        <w:tc>
          <w:tcPr>
            <w:tcW w:w="2997" w:type="dxa"/>
          </w:tcPr>
          <w:p w14:paraId="40AFD67E" w14:textId="68F67F20" w:rsidR="00C35B41" w:rsidRPr="00476235" w:rsidRDefault="00C35B41" w:rsidP="00864C42">
            <w:pPr>
              <w:spacing w:after="0" w:line="240" w:lineRule="auto"/>
              <w:jc w:val="center"/>
              <w:rPr>
                <w:bCs/>
              </w:rPr>
            </w:pPr>
            <w:r w:rsidRPr="00476235">
              <w:rPr>
                <w:bCs/>
              </w:rPr>
              <w:t>Fan Efficacy (W/CFM)</w:t>
            </w:r>
          </w:p>
        </w:tc>
        <w:tc>
          <w:tcPr>
            <w:tcW w:w="2816" w:type="dxa"/>
          </w:tcPr>
          <w:p w14:paraId="40D8FF8B" w14:textId="3C59587E" w:rsidR="00C35B41" w:rsidRPr="00476235" w:rsidRDefault="00C35B41">
            <w:pPr>
              <w:spacing w:after="0" w:line="240" w:lineRule="auto"/>
              <w:jc w:val="center"/>
              <w:rPr>
                <w:bCs/>
              </w:rPr>
            </w:pPr>
            <w:r w:rsidRPr="00476235">
              <w:rPr>
                <w:bCs/>
              </w:rPr>
              <w:t>Verification</w:t>
            </w:r>
          </w:p>
        </w:tc>
      </w:tr>
      <w:tr w:rsidR="00C35B41" w:rsidRPr="00476235" w14:paraId="0A453064" w14:textId="0C47EF8B" w:rsidTr="00864C42">
        <w:tc>
          <w:tcPr>
            <w:tcW w:w="2934" w:type="dxa"/>
            <w:gridSpan w:val="2"/>
          </w:tcPr>
          <w:p w14:paraId="6DF0AAEF" w14:textId="77777777" w:rsidR="00C35B41" w:rsidRPr="00476235" w:rsidRDefault="00C35B41" w:rsidP="00864C42">
            <w:pPr>
              <w:spacing w:after="0" w:line="240" w:lineRule="auto"/>
              <w:jc w:val="center"/>
              <w:rPr>
                <w:bCs/>
              </w:rPr>
            </w:pPr>
          </w:p>
        </w:tc>
        <w:tc>
          <w:tcPr>
            <w:tcW w:w="2911" w:type="dxa"/>
            <w:gridSpan w:val="2"/>
          </w:tcPr>
          <w:p w14:paraId="44DA76DB" w14:textId="77777777" w:rsidR="00C35B41" w:rsidRPr="00476235" w:rsidRDefault="00C35B41" w:rsidP="00864C42">
            <w:pPr>
              <w:spacing w:after="0" w:line="240" w:lineRule="auto"/>
              <w:jc w:val="center"/>
              <w:rPr>
                <w:bCs/>
              </w:rPr>
            </w:pPr>
          </w:p>
        </w:tc>
        <w:tc>
          <w:tcPr>
            <w:tcW w:w="2958" w:type="dxa"/>
          </w:tcPr>
          <w:p w14:paraId="0C0E75EB" w14:textId="77777777" w:rsidR="00C35B41" w:rsidRPr="00476235" w:rsidRDefault="00C35B41" w:rsidP="00864C42">
            <w:pPr>
              <w:spacing w:after="0" w:line="240" w:lineRule="auto"/>
              <w:jc w:val="center"/>
              <w:rPr>
                <w:bCs/>
              </w:rPr>
            </w:pPr>
          </w:p>
        </w:tc>
        <w:tc>
          <w:tcPr>
            <w:tcW w:w="2997" w:type="dxa"/>
          </w:tcPr>
          <w:p w14:paraId="21CE815A" w14:textId="77777777" w:rsidR="00C35B41" w:rsidRPr="00476235" w:rsidRDefault="00C35B41" w:rsidP="00864C42">
            <w:pPr>
              <w:spacing w:after="0" w:line="240" w:lineRule="auto"/>
              <w:jc w:val="center"/>
              <w:rPr>
                <w:bCs/>
              </w:rPr>
            </w:pPr>
          </w:p>
        </w:tc>
        <w:tc>
          <w:tcPr>
            <w:tcW w:w="2816" w:type="dxa"/>
          </w:tcPr>
          <w:p w14:paraId="3EBD55BA" w14:textId="77777777" w:rsidR="00C35B41" w:rsidRPr="00476235" w:rsidRDefault="00C35B41">
            <w:pPr>
              <w:spacing w:after="0" w:line="240" w:lineRule="auto"/>
              <w:jc w:val="center"/>
              <w:rPr>
                <w:bCs/>
              </w:rPr>
            </w:pPr>
          </w:p>
        </w:tc>
      </w:tr>
      <w:tr w:rsidR="00C35B41" w:rsidRPr="00476235" w14:paraId="209C4CD8" w14:textId="3F4F9C45" w:rsidTr="00864C42">
        <w:tc>
          <w:tcPr>
            <w:tcW w:w="2934" w:type="dxa"/>
            <w:gridSpan w:val="2"/>
          </w:tcPr>
          <w:p w14:paraId="1B5E25E0" w14:textId="77777777" w:rsidR="00C35B41" w:rsidRPr="00476235" w:rsidRDefault="00C35B41" w:rsidP="00864C42">
            <w:pPr>
              <w:spacing w:after="0" w:line="240" w:lineRule="auto"/>
              <w:jc w:val="center"/>
              <w:rPr>
                <w:bCs/>
              </w:rPr>
            </w:pPr>
          </w:p>
        </w:tc>
        <w:tc>
          <w:tcPr>
            <w:tcW w:w="2911" w:type="dxa"/>
            <w:gridSpan w:val="2"/>
          </w:tcPr>
          <w:p w14:paraId="05DFC909" w14:textId="77777777" w:rsidR="00C35B41" w:rsidRPr="00476235" w:rsidRDefault="00C35B41" w:rsidP="00864C42">
            <w:pPr>
              <w:spacing w:after="0" w:line="240" w:lineRule="auto"/>
              <w:jc w:val="center"/>
              <w:rPr>
                <w:bCs/>
              </w:rPr>
            </w:pPr>
          </w:p>
        </w:tc>
        <w:tc>
          <w:tcPr>
            <w:tcW w:w="2958" w:type="dxa"/>
          </w:tcPr>
          <w:p w14:paraId="75301CC2" w14:textId="77777777" w:rsidR="00C35B41" w:rsidRPr="00476235" w:rsidRDefault="00C35B41" w:rsidP="00864C42">
            <w:pPr>
              <w:spacing w:after="0" w:line="240" w:lineRule="auto"/>
              <w:jc w:val="center"/>
              <w:rPr>
                <w:bCs/>
              </w:rPr>
            </w:pPr>
          </w:p>
        </w:tc>
        <w:tc>
          <w:tcPr>
            <w:tcW w:w="2997" w:type="dxa"/>
          </w:tcPr>
          <w:p w14:paraId="51CC2B0C" w14:textId="77777777" w:rsidR="00C35B41" w:rsidRPr="00476235" w:rsidRDefault="00C35B41" w:rsidP="00864C42">
            <w:pPr>
              <w:spacing w:after="0" w:line="240" w:lineRule="auto"/>
              <w:jc w:val="center"/>
              <w:rPr>
                <w:bCs/>
              </w:rPr>
            </w:pPr>
          </w:p>
        </w:tc>
        <w:tc>
          <w:tcPr>
            <w:tcW w:w="2816" w:type="dxa"/>
          </w:tcPr>
          <w:p w14:paraId="6C2AEAB1" w14:textId="77777777" w:rsidR="00C35B41" w:rsidRPr="00476235" w:rsidRDefault="00C35B41">
            <w:pPr>
              <w:spacing w:after="0" w:line="240" w:lineRule="auto"/>
              <w:jc w:val="center"/>
              <w:rPr>
                <w:bCs/>
              </w:rPr>
            </w:pPr>
          </w:p>
        </w:tc>
      </w:tr>
      <w:tr w:rsidR="00C35B41" w:rsidRPr="00476235" w14:paraId="3251C452" w14:textId="77777777" w:rsidTr="00864C42">
        <w:tc>
          <w:tcPr>
            <w:tcW w:w="468" w:type="dxa"/>
            <w:vAlign w:val="center"/>
          </w:tcPr>
          <w:p w14:paraId="01A1AD9D" w14:textId="077D8F22" w:rsidR="00C35B41" w:rsidRPr="00476235" w:rsidRDefault="004C74AE">
            <w:pPr>
              <w:spacing w:after="0" w:line="240" w:lineRule="auto"/>
              <w:jc w:val="center"/>
              <w:rPr>
                <w:bCs/>
              </w:rPr>
            </w:pPr>
            <w:r w:rsidRPr="00476235">
              <w:rPr>
                <w:bCs/>
              </w:rPr>
              <w:t>06</w:t>
            </w:r>
          </w:p>
        </w:tc>
        <w:tc>
          <w:tcPr>
            <w:tcW w:w="3150" w:type="dxa"/>
            <w:gridSpan w:val="2"/>
            <w:vAlign w:val="center"/>
          </w:tcPr>
          <w:p w14:paraId="45CA49BD" w14:textId="7F251617" w:rsidR="00C35B41" w:rsidRPr="00476235" w:rsidRDefault="00C35B41" w:rsidP="00864C42">
            <w:pPr>
              <w:spacing w:after="0" w:line="240" w:lineRule="auto"/>
              <w:rPr>
                <w:bCs/>
              </w:rPr>
            </w:pPr>
            <w:r w:rsidRPr="00476235">
              <w:rPr>
                <w:bCs/>
              </w:rPr>
              <w:t>Verification Status</w:t>
            </w:r>
          </w:p>
        </w:tc>
        <w:tc>
          <w:tcPr>
            <w:tcW w:w="10998" w:type="dxa"/>
            <w:gridSpan w:val="4"/>
          </w:tcPr>
          <w:p w14:paraId="368CBDBC" w14:textId="77777777" w:rsidR="00C35B41" w:rsidRPr="00476235" w:rsidRDefault="00C35B41" w:rsidP="00C35B41">
            <w:pPr>
              <w:pStyle w:val="ListParagraph"/>
              <w:keepNext/>
              <w:numPr>
                <w:ilvl w:val="0"/>
                <w:numId w:val="35"/>
              </w:numPr>
              <w:tabs>
                <w:tab w:val="left" w:pos="356"/>
              </w:tabs>
              <w:spacing w:after="0" w:line="240" w:lineRule="auto"/>
              <w:contextualSpacing w:val="0"/>
              <w:rPr>
                <w:bCs/>
              </w:rPr>
            </w:pPr>
            <w:r w:rsidRPr="00476235">
              <w:rPr>
                <w:sz w:val="18"/>
                <w:szCs w:val="18"/>
              </w:rPr>
              <w:t>Pass - all applicable requirements are met; or</w:t>
            </w:r>
          </w:p>
          <w:p w14:paraId="660D9674" w14:textId="61C75174" w:rsidR="00C35B41" w:rsidRPr="00476235" w:rsidRDefault="00C35B41" w:rsidP="00864C42">
            <w:pPr>
              <w:pStyle w:val="ListParagraph"/>
              <w:keepNext/>
              <w:numPr>
                <w:ilvl w:val="0"/>
                <w:numId w:val="35"/>
              </w:numPr>
              <w:tabs>
                <w:tab w:val="left" w:pos="356"/>
              </w:tabs>
              <w:spacing w:after="0" w:line="240" w:lineRule="auto"/>
              <w:contextualSpacing w:val="0"/>
              <w:rPr>
                <w:bCs/>
              </w:rPr>
            </w:pPr>
            <w:r w:rsidRPr="00476235">
              <w:rPr>
                <w:sz w:val="18"/>
                <w:szCs w:val="18"/>
              </w:rPr>
              <w:t>Fail - one or more applicable requirements are not met. Enter reason for failure in corrections notes field below</w:t>
            </w:r>
          </w:p>
        </w:tc>
      </w:tr>
      <w:tr w:rsidR="004C74AE" w:rsidRPr="00476235" w14:paraId="4190FA39" w14:textId="77777777" w:rsidTr="00864C42">
        <w:tc>
          <w:tcPr>
            <w:tcW w:w="468" w:type="dxa"/>
            <w:vAlign w:val="center"/>
          </w:tcPr>
          <w:p w14:paraId="4967BEA7" w14:textId="7184A3AC" w:rsidR="004C74AE" w:rsidRPr="00476235" w:rsidRDefault="004C74AE" w:rsidP="00864C42">
            <w:pPr>
              <w:spacing w:after="0" w:line="240" w:lineRule="auto"/>
              <w:jc w:val="center"/>
              <w:rPr>
                <w:bCs/>
              </w:rPr>
            </w:pPr>
            <w:r w:rsidRPr="00476235">
              <w:rPr>
                <w:bCs/>
              </w:rPr>
              <w:t>07</w:t>
            </w:r>
          </w:p>
        </w:tc>
        <w:tc>
          <w:tcPr>
            <w:tcW w:w="14148" w:type="dxa"/>
            <w:gridSpan w:val="6"/>
          </w:tcPr>
          <w:p w14:paraId="2DDE3B2D" w14:textId="36852A6B" w:rsidR="004C74AE" w:rsidRPr="00476235" w:rsidRDefault="004C74AE" w:rsidP="00864C42">
            <w:pPr>
              <w:spacing w:after="0" w:line="240" w:lineRule="auto"/>
              <w:rPr>
                <w:bCs/>
              </w:rPr>
            </w:pPr>
            <w:r w:rsidRPr="00476235">
              <w:rPr>
                <w:bCs/>
              </w:rPr>
              <w:t>Correction Notes:</w:t>
            </w:r>
          </w:p>
        </w:tc>
      </w:tr>
    </w:tbl>
    <w:p w14:paraId="3BDBA762" w14:textId="7165B55E" w:rsidR="00E34B38" w:rsidRPr="00476235" w:rsidRDefault="00E34B38" w:rsidP="006A5CCD">
      <w:pPr>
        <w:spacing w:after="0" w:line="240" w:lineRule="auto"/>
        <w:rPr>
          <w:b/>
        </w:rPr>
      </w:pPr>
    </w:p>
    <w:p w14:paraId="65EBC464" w14:textId="77777777" w:rsidR="00E34B38" w:rsidRPr="00476235" w:rsidRDefault="00E34B38">
      <w:pPr>
        <w:spacing w:after="0" w:line="240" w:lineRule="auto"/>
        <w:rPr>
          <w:b/>
        </w:rPr>
      </w:pPr>
      <w:r w:rsidRPr="00476235">
        <w:rPr>
          <w:b/>
        </w:rPr>
        <w:br w:type="page"/>
      </w:r>
    </w:p>
    <w:tbl>
      <w:tblPr>
        <w:tblStyle w:val="TableGrid"/>
        <w:tblW w:w="0" w:type="auto"/>
        <w:tblLook w:val="04A0" w:firstRow="1" w:lastRow="0" w:firstColumn="1" w:lastColumn="0" w:noHBand="0" w:noVBand="1"/>
      </w:tblPr>
      <w:tblGrid>
        <w:gridCol w:w="468"/>
        <w:gridCol w:w="14148"/>
      </w:tblGrid>
      <w:tr w:rsidR="002D5E49" w:rsidRPr="00476235" w14:paraId="2614D04A" w14:textId="77777777" w:rsidTr="00C4535B">
        <w:tc>
          <w:tcPr>
            <w:tcW w:w="14616" w:type="dxa"/>
            <w:gridSpan w:val="2"/>
            <w:shd w:val="clear" w:color="auto" w:fill="auto"/>
          </w:tcPr>
          <w:p w14:paraId="2614D049" w14:textId="14301647" w:rsidR="003F59E5" w:rsidRPr="00476235" w:rsidRDefault="0032394B" w:rsidP="001E2C74">
            <w:pPr>
              <w:spacing w:after="0" w:line="240" w:lineRule="auto"/>
              <w:rPr>
                <w:b/>
              </w:rPr>
            </w:pPr>
            <w:r w:rsidRPr="00476235">
              <w:rPr>
                <w:b/>
              </w:rPr>
              <w:lastRenderedPageBreak/>
              <w:t>M</w:t>
            </w:r>
            <w:r w:rsidR="002D5E49" w:rsidRPr="00476235">
              <w:rPr>
                <w:b/>
              </w:rPr>
              <w:t>. D</w:t>
            </w:r>
            <w:r w:rsidR="001649D3" w:rsidRPr="00476235">
              <w:rPr>
                <w:b/>
              </w:rPr>
              <w:t>etermination</w:t>
            </w:r>
            <w:r w:rsidR="002D5E49" w:rsidRPr="00476235">
              <w:rPr>
                <w:b/>
              </w:rPr>
              <w:t xml:space="preserve"> </w:t>
            </w:r>
            <w:r w:rsidR="00414E42" w:rsidRPr="00476235">
              <w:rPr>
                <w:b/>
              </w:rPr>
              <w:t>of</w:t>
            </w:r>
            <w:r w:rsidR="002D5E49" w:rsidRPr="00476235">
              <w:rPr>
                <w:b/>
              </w:rPr>
              <w:t xml:space="preserve"> HERS V</w:t>
            </w:r>
            <w:r w:rsidR="001649D3" w:rsidRPr="00476235">
              <w:rPr>
                <w:b/>
              </w:rPr>
              <w:t>erification</w:t>
            </w:r>
            <w:r w:rsidR="002D5E49" w:rsidRPr="00476235">
              <w:rPr>
                <w:b/>
              </w:rPr>
              <w:t xml:space="preserve"> C</w:t>
            </w:r>
            <w:r w:rsidR="001649D3" w:rsidRPr="00476235">
              <w:rPr>
                <w:b/>
              </w:rPr>
              <w:t>ompliance</w:t>
            </w:r>
          </w:p>
        </w:tc>
      </w:tr>
      <w:tr w:rsidR="002D5E49" w:rsidRPr="00476235" w14:paraId="2614D04C" w14:textId="77777777" w:rsidTr="002D5E49">
        <w:tc>
          <w:tcPr>
            <w:tcW w:w="14616" w:type="dxa"/>
            <w:gridSpan w:val="2"/>
          </w:tcPr>
          <w:p w14:paraId="2614D04B" w14:textId="77777777" w:rsidR="002D5E49" w:rsidRPr="00476235" w:rsidRDefault="002D5E49" w:rsidP="00362B00">
            <w:pPr>
              <w:spacing w:after="0" w:line="240" w:lineRule="auto"/>
            </w:pPr>
            <w:r w:rsidRPr="00476235">
              <w:t>All applicable sections of this document shall indicate compliance with the specified verification protocol requirements in order for this Certificate of Verification as a whole to be determined to be in compliance.</w:t>
            </w:r>
          </w:p>
        </w:tc>
      </w:tr>
      <w:tr w:rsidR="00236C92" w:rsidRPr="00476235" w14:paraId="2614D04F" w14:textId="77777777" w:rsidTr="00236C92">
        <w:tc>
          <w:tcPr>
            <w:tcW w:w="468" w:type="dxa"/>
            <w:vAlign w:val="center"/>
          </w:tcPr>
          <w:p w14:paraId="2614D04D" w14:textId="77777777" w:rsidR="00236C92" w:rsidRPr="00476235" w:rsidRDefault="00236C92" w:rsidP="00236C92">
            <w:pPr>
              <w:spacing w:after="0" w:line="240" w:lineRule="auto"/>
              <w:jc w:val="center"/>
            </w:pPr>
            <w:r w:rsidRPr="00476235">
              <w:t>01</w:t>
            </w:r>
          </w:p>
        </w:tc>
        <w:tc>
          <w:tcPr>
            <w:tcW w:w="14148" w:type="dxa"/>
          </w:tcPr>
          <w:p w14:paraId="2614D04E" w14:textId="77777777" w:rsidR="00236C92" w:rsidRPr="00476235" w:rsidRDefault="00236C92" w:rsidP="00362B00">
            <w:pPr>
              <w:spacing w:after="0" w:line="240" w:lineRule="auto"/>
            </w:pPr>
          </w:p>
        </w:tc>
      </w:tr>
    </w:tbl>
    <w:p w14:paraId="2614D051" w14:textId="4AE0D51A" w:rsidR="006A5CCD" w:rsidRPr="00476235" w:rsidRDefault="006A5CCD" w:rsidP="00BB4E60">
      <w:pPr>
        <w:tabs>
          <w:tab w:val="left" w:pos="929"/>
        </w:tabs>
        <w:spacing w:after="0" w:line="240" w:lineRule="auto"/>
        <w:rPr>
          <w:b/>
        </w:rPr>
      </w:pPr>
    </w:p>
    <w:p w14:paraId="47816B19" w14:textId="77777777" w:rsidR="00F23815" w:rsidRPr="00476235" w:rsidRDefault="00F23815">
      <w:r w:rsidRPr="00476235">
        <w:br w:type="page"/>
      </w:r>
    </w:p>
    <w:tbl>
      <w:tblPr>
        <w:tblW w:w="4980" w:type="pct"/>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55"/>
        <w:gridCol w:w="7259"/>
      </w:tblGrid>
      <w:tr w:rsidR="00C16BF5" w:rsidRPr="005D620D" w14:paraId="17B350B5" w14:textId="77777777" w:rsidTr="00A0622C">
        <w:trPr>
          <w:cantSplit/>
          <w:trHeight w:val="288"/>
        </w:trPr>
        <w:tc>
          <w:tcPr>
            <w:tcW w:w="14514" w:type="dxa"/>
            <w:gridSpan w:val="2"/>
            <w:vAlign w:val="center"/>
          </w:tcPr>
          <w:p w14:paraId="6ABAB4B4" w14:textId="77777777" w:rsidR="00C16BF5" w:rsidRPr="005D620D" w:rsidRDefault="00C16BF5"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0"/>
                <w:szCs w:val="20"/>
              </w:rPr>
            </w:pPr>
            <w:r w:rsidRPr="005D620D">
              <w:rPr>
                <w:b/>
                <w:sz w:val="20"/>
                <w:szCs w:val="20"/>
              </w:rPr>
              <w:lastRenderedPageBreak/>
              <w:br w:type="page"/>
            </w:r>
            <w:r w:rsidRPr="005D620D">
              <w:rPr>
                <w:rFonts w:asciiTheme="minorHAnsi" w:hAnsiTheme="minorHAnsi" w:cs="Arial"/>
                <w:b/>
                <w:caps/>
                <w:sz w:val="20"/>
                <w:szCs w:val="20"/>
              </w:rPr>
              <w:t>Documentation Author's Declaration Statement</w:t>
            </w:r>
          </w:p>
        </w:tc>
      </w:tr>
      <w:tr w:rsidR="00C16BF5" w:rsidRPr="005D620D" w14:paraId="12DB1C07" w14:textId="77777777" w:rsidTr="00A0622C">
        <w:trPr>
          <w:cantSplit/>
          <w:trHeight w:val="215"/>
        </w:trPr>
        <w:tc>
          <w:tcPr>
            <w:tcW w:w="14514" w:type="dxa"/>
            <w:gridSpan w:val="2"/>
            <w:vAlign w:val="center"/>
          </w:tcPr>
          <w:p w14:paraId="552BF822" w14:textId="77777777" w:rsidR="00C16BF5" w:rsidRPr="005D620D" w:rsidRDefault="00C16BF5" w:rsidP="00A0622C">
            <w:pPr>
              <w:numPr>
                <w:ilvl w:val="0"/>
                <w:numId w:val="22"/>
              </w:numPr>
              <w:spacing w:after="0" w:line="240" w:lineRule="auto"/>
              <w:ind w:left="361"/>
              <w:rPr>
                <w:rFonts w:asciiTheme="minorHAnsi" w:hAnsiTheme="minorHAnsi"/>
                <w:sz w:val="20"/>
                <w:szCs w:val="20"/>
              </w:rPr>
            </w:pPr>
            <w:r w:rsidRPr="005D620D">
              <w:rPr>
                <w:rFonts w:asciiTheme="minorHAnsi" w:hAnsiTheme="minorHAnsi"/>
                <w:sz w:val="20"/>
                <w:szCs w:val="20"/>
              </w:rPr>
              <w:t>I certify that this Certificate of Verification documentation is accurate and complete.</w:t>
            </w:r>
          </w:p>
        </w:tc>
      </w:tr>
      <w:tr w:rsidR="00C16BF5" w:rsidRPr="005D620D" w14:paraId="17C046E5" w14:textId="77777777" w:rsidTr="00A0622C">
        <w:trPr>
          <w:cantSplit/>
          <w:trHeight w:val="360"/>
        </w:trPr>
        <w:tc>
          <w:tcPr>
            <w:tcW w:w="7255" w:type="dxa"/>
          </w:tcPr>
          <w:p w14:paraId="7ACEECB1"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Documentation Author Name:</w:t>
            </w:r>
          </w:p>
        </w:tc>
        <w:tc>
          <w:tcPr>
            <w:tcW w:w="7259" w:type="dxa"/>
          </w:tcPr>
          <w:p w14:paraId="6F5B2C52"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Documentation Author Signature:</w:t>
            </w:r>
          </w:p>
        </w:tc>
      </w:tr>
      <w:tr w:rsidR="00C16BF5" w:rsidRPr="005D620D" w14:paraId="31D135E3" w14:textId="77777777" w:rsidTr="00A0622C">
        <w:trPr>
          <w:cantSplit/>
          <w:trHeight w:val="360"/>
        </w:trPr>
        <w:tc>
          <w:tcPr>
            <w:tcW w:w="7255" w:type="dxa"/>
          </w:tcPr>
          <w:p w14:paraId="466C7178"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Company:</w:t>
            </w:r>
          </w:p>
        </w:tc>
        <w:tc>
          <w:tcPr>
            <w:tcW w:w="7259" w:type="dxa"/>
          </w:tcPr>
          <w:p w14:paraId="4949DDDD"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Date Signed:</w:t>
            </w:r>
          </w:p>
        </w:tc>
      </w:tr>
      <w:tr w:rsidR="00C16BF5" w:rsidRPr="005D620D" w14:paraId="08CD82D0" w14:textId="77777777" w:rsidTr="00A0622C">
        <w:trPr>
          <w:cantSplit/>
          <w:trHeight w:val="360"/>
        </w:trPr>
        <w:tc>
          <w:tcPr>
            <w:tcW w:w="7255" w:type="dxa"/>
          </w:tcPr>
          <w:p w14:paraId="420D0DB2"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Address:</w:t>
            </w:r>
          </w:p>
        </w:tc>
        <w:tc>
          <w:tcPr>
            <w:tcW w:w="7259" w:type="dxa"/>
          </w:tcPr>
          <w:p w14:paraId="09D34367"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CEA/HERS Certification Information (if applicable):</w:t>
            </w:r>
          </w:p>
        </w:tc>
      </w:tr>
      <w:tr w:rsidR="00C16BF5" w:rsidRPr="005D620D" w14:paraId="45A3CD34" w14:textId="77777777" w:rsidTr="00A0622C">
        <w:trPr>
          <w:cantSplit/>
          <w:trHeight w:val="360"/>
        </w:trPr>
        <w:tc>
          <w:tcPr>
            <w:tcW w:w="7255" w:type="dxa"/>
          </w:tcPr>
          <w:p w14:paraId="4F202879"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City/State/Zip:</w:t>
            </w:r>
          </w:p>
        </w:tc>
        <w:tc>
          <w:tcPr>
            <w:tcW w:w="7259" w:type="dxa"/>
          </w:tcPr>
          <w:p w14:paraId="1FBD8BAA"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Phone:</w:t>
            </w:r>
          </w:p>
        </w:tc>
      </w:tr>
      <w:tr w:rsidR="00C16BF5" w:rsidRPr="005D620D" w14:paraId="0F4913E1" w14:textId="77777777" w:rsidTr="00A0622C">
        <w:tblPrEx>
          <w:tblCellMar>
            <w:left w:w="115" w:type="dxa"/>
            <w:right w:w="115" w:type="dxa"/>
          </w:tblCellMar>
        </w:tblPrEx>
        <w:trPr>
          <w:cantSplit/>
          <w:trHeight w:val="296"/>
        </w:trPr>
        <w:tc>
          <w:tcPr>
            <w:tcW w:w="14514" w:type="dxa"/>
            <w:gridSpan w:val="2"/>
            <w:vAlign w:val="center"/>
          </w:tcPr>
          <w:p w14:paraId="38041291" w14:textId="77777777" w:rsidR="00C16BF5" w:rsidRPr="005D620D" w:rsidRDefault="00C16BF5"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5D620D">
              <w:rPr>
                <w:rFonts w:asciiTheme="minorHAnsi" w:hAnsiTheme="minorHAnsi" w:cs="Arial"/>
                <w:b/>
                <w:caps/>
                <w:sz w:val="20"/>
                <w:szCs w:val="20"/>
              </w:rPr>
              <w:t xml:space="preserve">Responsible Person's Declaration statement </w:t>
            </w:r>
          </w:p>
        </w:tc>
      </w:tr>
      <w:tr w:rsidR="00C16BF5" w:rsidRPr="005D620D" w14:paraId="6A90BE61" w14:textId="77777777" w:rsidTr="00A0622C">
        <w:tblPrEx>
          <w:tblCellMar>
            <w:left w:w="115" w:type="dxa"/>
            <w:right w:w="115" w:type="dxa"/>
          </w:tblCellMar>
        </w:tblPrEx>
        <w:trPr>
          <w:cantSplit/>
          <w:trHeight w:val="504"/>
        </w:trPr>
        <w:tc>
          <w:tcPr>
            <w:tcW w:w="14514" w:type="dxa"/>
            <w:gridSpan w:val="2"/>
            <w:shd w:val="clear" w:color="auto" w:fill="auto"/>
          </w:tcPr>
          <w:p w14:paraId="018C51FE" w14:textId="77777777" w:rsidR="00C16BF5" w:rsidRPr="005D620D" w:rsidRDefault="00C16BF5" w:rsidP="005D620D">
            <w:pPr>
              <w:spacing w:after="0" w:line="240" w:lineRule="auto"/>
              <w:rPr>
                <w:rFonts w:asciiTheme="minorHAnsi" w:hAnsiTheme="minorHAnsi"/>
                <w:sz w:val="20"/>
                <w:szCs w:val="20"/>
              </w:rPr>
            </w:pPr>
            <w:r w:rsidRPr="005D620D">
              <w:rPr>
                <w:rFonts w:asciiTheme="minorHAnsi" w:hAnsiTheme="minorHAnsi"/>
                <w:sz w:val="20"/>
                <w:szCs w:val="20"/>
              </w:rPr>
              <w:t xml:space="preserve">I certify the following under penalty of perjury, under the laws of the State of California: </w:t>
            </w:r>
          </w:p>
          <w:p w14:paraId="7F323A09"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The information provided on this Certificate of Verification is true and correct.</w:t>
            </w:r>
          </w:p>
          <w:p w14:paraId="44E97763"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I am the certified HERS Rater who performed the verification identified and reported on this Certificate of Verification (responsible rater).</w:t>
            </w:r>
          </w:p>
          <w:p w14:paraId="4B95E99B"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I field inspected the existing building features, materials, components, manufactured devices, or system performance characteristics proposed for compliance credit for energy efficiency improvement identified on this Certificate of Verification and determined these existing building features, materials, components, manufactured devices, or system performance characteristics qualify for the proposed existing conditions compliance credit unless reported as not qualified in verification status and correction notes fields on this Certificate of Verification.</w:t>
            </w:r>
          </w:p>
          <w:p w14:paraId="512FB494" w14:textId="77777777" w:rsidR="00C16BF5" w:rsidRPr="005D620D" w:rsidRDefault="00C16BF5" w:rsidP="005D620D">
            <w:pPr>
              <w:pStyle w:val="p2"/>
              <w:keepNext/>
              <w:numPr>
                <w:ilvl w:val="0"/>
                <w:numId w:val="23"/>
              </w:numPr>
              <w:ind w:left="753" w:right="90"/>
              <w:rPr>
                <w:rFonts w:asciiTheme="minorHAnsi" w:hAnsiTheme="minorHAnsi"/>
                <w:sz w:val="20"/>
              </w:rPr>
            </w:pPr>
            <w:r w:rsidRPr="005D620D">
              <w:rPr>
                <w:rFonts w:asciiTheme="minorHAnsi" w:hAnsiTheme="minorHAnsi"/>
                <w:sz w:val="20"/>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2E2F605E" w14:textId="77777777" w:rsidR="00C16BF5" w:rsidRPr="005D620D" w:rsidRDefault="00C16BF5" w:rsidP="005D620D">
            <w:pPr>
              <w:pStyle w:val="p2"/>
              <w:keepNext/>
              <w:numPr>
                <w:ilvl w:val="0"/>
                <w:numId w:val="23"/>
              </w:numPr>
              <w:ind w:left="753" w:right="90"/>
              <w:rPr>
                <w:rFonts w:asciiTheme="minorHAnsi" w:hAnsiTheme="minorHAnsi"/>
                <w:sz w:val="20"/>
              </w:rPr>
            </w:pPr>
            <w:r w:rsidRPr="005D620D">
              <w:rPr>
                <w:rFonts w:asciiTheme="minorHAnsi" w:hAnsiTheme="minorHAnsi"/>
                <w:sz w:val="20"/>
              </w:rPr>
              <w:t>I understand that a registered copy of this Certificate of Verification is required to be included with the documentation the builder provides to the building owner at occupancy, and I will take the necessary steps to ensure this requirement is accomplished.</w:t>
            </w:r>
          </w:p>
        </w:tc>
      </w:tr>
      <w:tr w:rsidR="00C16BF5" w:rsidRPr="005D620D" w14:paraId="4F356F36" w14:textId="77777777" w:rsidTr="00A0622C">
        <w:tblPrEx>
          <w:tblCellMar>
            <w:left w:w="108" w:type="dxa"/>
            <w:right w:w="108" w:type="dxa"/>
          </w:tblCellMar>
        </w:tblPrEx>
        <w:trPr>
          <w:cantSplit/>
          <w:trHeight w:val="288"/>
        </w:trPr>
        <w:tc>
          <w:tcPr>
            <w:tcW w:w="14514" w:type="dxa"/>
            <w:gridSpan w:val="2"/>
            <w:vAlign w:val="center"/>
          </w:tcPr>
          <w:p w14:paraId="4DE46CF9"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cs="Arial"/>
                <w:b/>
                <w:caps/>
                <w:sz w:val="20"/>
                <w:szCs w:val="20"/>
              </w:rPr>
              <w:t>HERS RATER INFORMATION</w:t>
            </w:r>
          </w:p>
        </w:tc>
      </w:tr>
      <w:tr w:rsidR="00C16BF5" w:rsidRPr="005D620D" w14:paraId="0340E338" w14:textId="77777777" w:rsidTr="00A0622C">
        <w:tblPrEx>
          <w:tblCellMar>
            <w:left w:w="108" w:type="dxa"/>
            <w:right w:w="108" w:type="dxa"/>
          </w:tblCellMar>
        </w:tblPrEx>
        <w:trPr>
          <w:cantSplit/>
          <w:trHeight w:hRule="exact" w:val="360"/>
        </w:trPr>
        <w:tc>
          <w:tcPr>
            <w:tcW w:w="14514" w:type="dxa"/>
            <w:gridSpan w:val="2"/>
          </w:tcPr>
          <w:p w14:paraId="4FF853E4"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HERS Rater Company Name:</w:t>
            </w:r>
          </w:p>
          <w:p w14:paraId="04B7338A"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p>
        </w:tc>
      </w:tr>
      <w:tr w:rsidR="00C16BF5" w:rsidRPr="005D620D" w14:paraId="0D9EDFCA" w14:textId="77777777" w:rsidTr="00A0622C">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6B5983A7"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Responsible Rater Name:</w:t>
            </w:r>
          </w:p>
        </w:tc>
        <w:tc>
          <w:tcPr>
            <w:tcW w:w="7259" w:type="dxa"/>
            <w:tcBorders>
              <w:top w:val="single" w:sz="4" w:space="0" w:color="auto"/>
              <w:left w:val="single" w:sz="4" w:space="0" w:color="auto"/>
              <w:bottom w:val="single" w:sz="4" w:space="0" w:color="auto"/>
              <w:right w:val="single" w:sz="4" w:space="0" w:color="auto"/>
            </w:tcBorders>
          </w:tcPr>
          <w:p w14:paraId="641C933B"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20"/>
                <w:szCs w:val="20"/>
              </w:rPr>
            </w:pPr>
            <w:r w:rsidRPr="005D620D">
              <w:rPr>
                <w:rFonts w:asciiTheme="minorHAnsi" w:hAnsiTheme="minorHAnsi"/>
                <w:sz w:val="20"/>
                <w:szCs w:val="20"/>
              </w:rPr>
              <w:t>Responsible Rater Signature:</w:t>
            </w:r>
          </w:p>
          <w:p w14:paraId="37492F0D"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20"/>
                <w:szCs w:val="20"/>
              </w:rPr>
            </w:pPr>
          </w:p>
        </w:tc>
      </w:tr>
      <w:tr w:rsidR="00C16BF5" w:rsidRPr="005D620D" w14:paraId="46850A05" w14:textId="77777777" w:rsidTr="00A0622C">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22FC0899"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Responsible Rater Certification Number w/ this HERS Provider:</w:t>
            </w:r>
          </w:p>
        </w:tc>
        <w:tc>
          <w:tcPr>
            <w:tcW w:w="7259" w:type="dxa"/>
            <w:tcBorders>
              <w:top w:val="single" w:sz="4" w:space="0" w:color="auto"/>
              <w:left w:val="single" w:sz="4" w:space="0" w:color="auto"/>
              <w:bottom w:val="single" w:sz="4" w:space="0" w:color="auto"/>
              <w:right w:val="single" w:sz="4" w:space="0" w:color="auto"/>
            </w:tcBorders>
          </w:tcPr>
          <w:p w14:paraId="39E2A29C"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Date Signed:</w:t>
            </w:r>
          </w:p>
        </w:tc>
      </w:tr>
    </w:tbl>
    <w:p w14:paraId="2614D076" w14:textId="77777777" w:rsidR="004D2E10" w:rsidRPr="00476235" w:rsidRDefault="004D2E10" w:rsidP="00BB4E60">
      <w:pPr>
        <w:tabs>
          <w:tab w:val="left" w:pos="929"/>
        </w:tabs>
        <w:spacing w:after="0" w:line="240" w:lineRule="auto"/>
        <w:rPr>
          <w:b/>
        </w:rPr>
      </w:pPr>
    </w:p>
    <w:p w14:paraId="2614D077" w14:textId="77777777" w:rsidR="004D2E10" w:rsidRPr="00476235" w:rsidRDefault="004D2E10" w:rsidP="00BB4E60">
      <w:pPr>
        <w:tabs>
          <w:tab w:val="left" w:pos="929"/>
        </w:tabs>
        <w:spacing w:after="0" w:line="240" w:lineRule="auto"/>
        <w:rPr>
          <w:b/>
        </w:rPr>
      </w:pPr>
    </w:p>
    <w:p w14:paraId="2614D078" w14:textId="77777777" w:rsidR="00362B00" w:rsidRPr="00476235" w:rsidRDefault="00362B00" w:rsidP="00362B00">
      <w:pPr>
        <w:spacing w:after="0" w:line="240" w:lineRule="auto"/>
        <w:rPr>
          <w:b/>
        </w:rPr>
        <w:sectPr w:rsidR="00362B00" w:rsidRPr="00476235" w:rsidSect="00DB5872">
          <w:headerReference w:type="default" r:id="rId12"/>
          <w:footerReference w:type="default" r:id="rId13"/>
          <w:headerReference w:type="first" r:id="rId14"/>
          <w:footerReference w:type="first" r:id="rId15"/>
          <w:pgSz w:w="15840" w:h="12240" w:orient="landscape"/>
          <w:pgMar w:top="1008" w:right="720" w:bottom="1008" w:left="720" w:header="720" w:footer="432" w:gutter="0"/>
          <w:cols w:space="720"/>
          <w:titlePg/>
          <w:docGrid w:linePitch="360"/>
        </w:sectPr>
      </w:pPr>
    </w:p>
    <w:p w14:paraId="2614D079" w14:textId="1F01C5AF" w:rsidR="00362B00" w:rsidRPr="00476235" w:rsidRDefault="00414E42" w:rsidP="00707E2F">
      <w:pPr>
        <w:spacing w:after="0" w:line="240" w:lineRule="auto"/>
        <w:jc w:val="center"/>
        <w:rPr>
          <w:b/>
          <w:sz w:val="20"/>
        </w:rPr>
      </w:pPr>
      <w:r w:rsidRPr="00476235">
        <w:rPr>
          <w:b/>
          <w:sz w:val="20"/>
        </w:rPr>
        <w:lastRenderedPageBreak/>
        <w:t>CF3R-EXC-20-H User Instructions</w:t>
      </w:r>
    </w:p>
    <w:p w14:paraId="2614D07A" w14:textId="77777777" w:rsidR="00362B00" w:rsidRPr="00476235" w:rsidRDefault="00362B00" w:rsidP="00362B00">
      <w:pPr>
        <w:spacing w:after="0" w:line="240" w:lineRule="auto"/>
        <w:rPr>
          <w:sz w:val="20"/>
          <w:szCs w:val="20"/>
        </w:rPr>
      </w:pPr>
    </w:p>
    <w:p w14:paraId="2614D07C" w14:textId="77777777" w:rsidR="00362B00" w:rsidRPr="00476235" w:rsidRDefault="00362B00" w:rsidP="00707E2F">
      <w:pPr>
        <w:tabs>
          <w:tab w:val="left" w:pos="8909"/>
        </w:tabs>
        <w:spacing w:after="0" w:line="240" w:lineRule="auto"/>
        <w:rPr>
          <w:b/>
          <w:sz w:val="20"/>
          <w:szCs w:val="20"/>
        </w:rPr>
      </w:pPr>
      <w:r w:rsidRPr="00476235">
        <w:rPr>
          <w:b/>
          <w:sz w:val="20"/>
          <w:szCs w:val="20"/>
        </w:rPr>
        <w:t>A. General Information</w:t>
      </w:r>
    </w:p>
    <w:p w14:paraId="2614D07D" w14:textId="4CBA64B2" w:rsidR="00362B00" w:rsidRPr="00476235" w:rsidRDefault="00362B00" w:rsidP="00362B00">
      <w:pPr>
        <w:spacing w:after="0" w:line="240" w:lineRule="auto"/>
        <w:rPr>
          <w:sz w:val="20"/>
          <w:szCs w:val="20"/>
        </w:rPr>
      </w:pPr>
      <w:r w:rsidRPr="00476235">
        <w:rPr>
          <w:sz w:val="20"/>
          <w:szCs w:val="20"/>
        </w:rPr>
        <w:t>Rater should verify this information to the best of their ability. Any questions or deviations should be indicated in the Verification Status row.</w:t>
      </w:r>
    </w:p>
    <w:p w14:paraId="2614D07E" w14:textId="77777777" w:rsidR="00362B00" w:rsidRPr="00476235" w:rsidRDefault="00362B00" w:rsidP="00362B00">
      <w:pPr>
        <w:spacing w:after="0" w:line="240" w:lineRule="auto"/>
        <w:rPr>
          <w:sz w:val="20"/>
          <w:szCs w:val="20"/>
        </w:rPr>
      </w:pPr>
    </w:p>
    <w:p w14:paraId="0594B64E" w14:textId="1641EB52" w:rsidR="00DD72CA" w:rsidRPr="00476235" w:rsidRDefault="00DD72CA" w:rsidP="00362B00">
      <w:pPr>
        <w:keepNext/>
        <w:spacing w:after="0" w:line="240" w:lineRule="auto"/>
        <w:rPr>
          <w:b/>
          <w:sz w:val="20"/>
          <w:szCs w:val="20"/>
        </w:rPr>
      </w:pPr>
      <w:r w:rsidRPr="00476235">
        <w:rPr>
          <w:b/>
          <w:sz w:val="20"/>
          <w:szCs w:val="20"/>
        </w:rPr>
        <w:t>B</w:t>
      </w:r>
      <w:r w:rsidR="006513E7" w:rsidRPr="00476235">
        <w:rPr>
          <w:b/>
          <w:sz w:val="20"/>
          <w:szCs w:val="20"/>
        </w:rPr>
        <w:t>1</w:t>
      </w:r>
      <w:r w:rsidRPr="00476235">
        <w:rPr>
          <w:b/>
          <w:sz w:val="20"/>
          <w:szCs w:val="20"/>
        </w:rPr>
        <w:t>. Building Envelope Leakage</w:t>
      </w:r>
    </w:p>
    <w:p w14:paraId="062C614F" w14:textId="69F5D48B" w:rsidR="008F6857" w:rsidRPr="00476235" w:rsidRDefault="005C197F" w:rsidP="00362B00">
      <w:pPr>
        <w:keepNext/>
        <w:spacing w:after="0" w:line="240" w:lineRule="auto"/>
        <w:rPr>
          <w:bCs/>
          <w:sz w:val="20"/>
          <w:szCs w:val="20"/>
        </w:rPr>
      </w:pPr>
      <w:r w:rsidRPr="00476235">
        <w:rPr>
          <w:bCs/>
          <w:sz w:val="20"/>
          <w:szCs w:val="20"/>
        </w:rPr>
        <w:t xml:space="preserve">Existing </w:t>
      </w:r>
      <w:r w:rsidR="002B6DA7" w:rsidRPr="00476235">
        <w:rPr>
          <w:bCs/>
          <w:sz w:val="20"/>
          <w:szCs w:val="20"/>
        </w:rPr>
        <w:t xml:space="preserve">(pre-retrofit) </w:t>
      </w:r>
      <w:r w:rsidR="00FC532C" w:rsidRPr="00476235">
        <w:rPr>
          <w:bCs/>
          <w:sz w:val="20"/>
          <w:szCs w:val="20"/>
        </w:rPr>
        <w:t>building envelope leakage should be verified in accordance with the procedure</w:t>
      </w:r>
      <w:r w:rsidR="002B6DA7" w:rsidRPr="00476235">
        <w:rPr>
          <w:bCs/>
          <w:sz w:val="20"/>
          <w:szCs w:val="20"/>
        </w:rPr>
        <w:t>s</w:t>
      </w:r>
      <w:r w:rsidR="00FC532C" w:rsidRPr="00476235">
        <w:rPr>
          <w:bCs/>
          <w:sz w:val="20"/>
          <w:szCs w:val="20"/>
        </w:rPr>
        <w:t xml:space="preserve"> outlined in </w:t>
      </w:r>
      <w:r w:rsidR="002B6DA7" w:rsidRPr="00476235">
        <w:rPr>
          <w:bCs/>
          <w:sz w:val="20"/>
          <w:szCs w:val="20"/>
        </w:rPr>
        <w:t>the Reference Appendices, Residential Appendix, RA3.8.</w:t>
      </w:r>
      <w:r w:rsidRPr="00476235">
        <w:rPr>
          <w:bCs/>
          <w:sz w:val="20"/>
          <w:szCs w:val="20"/>
        </w:rPr>
        <w:t xml:space="preserve"> </w:t>
      </w:r>
    </w:p>
    <w:p w14:paraId="4389BA76" w14:textId="77777777" w:rsidR="00DD72CA" w:rsidRPr="00476235" w:rsidRDefault="00DD72CA" w:rsidP="00362B00">
      <w:pPr>
        <w:keepNext/>
        <w:spacing w:after="0" w:line="240" w:lineRule="auto"/>
        <w:rPr>
          <w:b/>
          <w:sz w:val="20"/>
          <w:szCs w:val="20"/>
        </w:rPr>
      </w:pPr>
    </w:p>
    <w:p w14:paraId="2614D07F" w14:textId="1AB30A27" w:rsidR="00362B00" w:rsidRPr="00476235" w:rsidRDefault="00362B00" w:rsidP="00362B00">
      <w:pPr>
        <w:keepNext/>
        <w:spacing w:after="0" w:line="240" w:lineRule="auto"/>
        <w:rPr>
          <w:b/>
          <w:sz w:val="20"/>
          <w:szCs w:val="20"/>
        </w:rPr>
      </w:pPr>
      <w:r w:rsidRPr="00476235">
        <w:rPr>
          <w:b/>
          <w:sz w:val="20"/>
          <w:szCs w:val="20"/>
        </w:rPr>
        <w:t xml:space="preserve">B. </w:t>
      </w:r>
      <w:r w:rsidR="00414E42" w:rsidRPr="00476235">
        <w:rPr>
          <w:b/>
          <w:sz w:val="20"/>
          <w:szCs w:val="20"/>
        </w:rPr>
        <w:t>Opaque Surfaces</w:t>
      </w:r>
    </w:p>
    <w:p w14:paraId="2614D080" w14:textId="641793D7" w:rsidR="00362B00" w:rsidRPr="00476235" w:rsidRDefault="00362B00" w:rsidP="00362B00">
      <w:pPr>
        <w:spacing w:after="0" w:line="240" w:lineRule="auto"/>
        <w:rPr>
          <w:sz w:val="20"/>
          <w:szCs w:val="20"/>
        </w:rPr>
      </w:pPr>
      <w:r w:rsidRPr="00476235">
        <w:rPr>
          <w:sz w:val="20"/>
          <w:szCs w:val="20"/>
        </w:rPr>
        <w:t>Existing roof type, R-value above deck</w:t>
      </w:r>
      <w:r w:rsidR="00F23815" w:rsidRPr="00476235">
        <w:rPr>
          <w:sz w:val="20"/>
          <w:szCs w:val="20"/>
        </w:rPr>
        <w:t>,</w:t>
      </w:r>
      <w:r w:rsidRPr="00476235">
        <w:rPr>
          <w:sz w:val="20"/>
          <w:szCs w:val="20"/>
        </w:rPr>
        <w:t xml:space="preserve"> and R-value below deck should all be verified.</w:t>
      </w:r>
    </w:p>
    <w:p w14:paraId="2614D081" w14:textId="77777777" w:rsidR="00362B00" w:rsidRPr="00476235" w:rsidRDefault="00362B00" w:rsidP="00362B00">
      <w:pPr>
        <w:spacing w:after="0" w:line="240" w:lineRule="auto"/>
        <w:rPr>
          <w:sz w:val="20"/>
          <w:szCs w:val="20"/>
        </w:rPr>
      </w:pPr>
    </w:p>
    <w:p w14:paraId="2614D082" w14:textId="1EB09890" w:rsidR="00362B00" w:rsidRPr="00476235" w:rsidRDefault="00362B00" w:rsidP="2662821B">
      <w:pPr>
        <w:keepNext/>
        <w:spacing w:after="0" w:line="240" w:lineRule="auto"/>
        <w:rPr>
          <w:b/>
          <w:bCs/>
          <w:sz w:val="20"/>
          <w:szCs w:val="20"/>
        </w:rPr>
      </w:pPr>
      <w:r w:rsidRPr="00476235">
        <w:rPr>
          <w:b/>
          <w:bCs/>
          <w:sz w:val="20"/>
          <w:szCs w:val="20"/>
        </w:rPr>
        <w:t xml:space="preserve">C. </w:t>
      </w:r>
      <w:r w:rsidR="351164D1" w:rsidRPr="00476235">
        <w:rPr>
          <w:b/>
          <w:bCs/>
          <w:sz w:val="20"/>
          <w:szCs w:val="20"/>
        </w:rPr>
        <w:t>Roofs</w:t>
      </w:r>
    </w:p>
    <w:p w14:paraId="2614D083" w14:textId="25B5CC91" w:rsidR="00362B00" w:rsidRPr="00476235" w:rsidRDefault="00362B00" w:rsidP="00362B00">
      <w:pPr>
        <w:spacing w:after="0" w:line="240" w:lineRule="auto"/>
        <w:rPr>
          <w:sz w:val="20"/>
          <w:szCs w:val="20"/>
        </w:rPr>
      </w:pPr>
      <w:r w:rsidRPr="00476235">
        <w:rPr>
          <w:sz w:val="20"/>
          <w:szCs w:val="20"/>
        </w:rPr>
        <w:t xml:space="preserve">Existing dwelling unit, frame type, area, </w:t>
      </w:r>
      <w:r w:rsidR="00F23815" w:rsidRPr="00476235">
        <w:rPr>
          <w:sz w:val="20"/>
          <w:szCs w:val="20"/>
        </w:rPr>
        <w:t>U</w:t>
      </w:r>
      <w:r w:rsidRPr="00476235">
        <w:rPr>
          <w:sz w:val="20"/>
          <w:szCs w:val="20"/>
        </w:rPr>
        <w:t xml:space="preserve">-factor, and R-values should all be verified. </w:t>
      </w:r>
    </w:p>
    <w:p w14:paraId="2614D084" w14:textId="77777777" w:rsidR="00362B00" w:rsidRPr="00476235" w:rsidRDefault="00362B00" w:rsidP="00362B00">
      <w:pPr>
        <w:spacing w:after="0" w:line="240" w:lineRule="auto"/>
        <w:rPr>
          <w:sz w:val="20"/>
          <w:szCs w:val="20"/>
        </w:rPr>
      </w:pPr>
    </w:p>
    <w:p w14:paraId="2614D085" w14:textId="16C1CF8F" w:rsidR="00362B00" w:rsidRPr="00476235" w:rsidRDefault="00362B00" w:rsidP="00362B00">
      <w:pPr>
        <w:keepNext/>
        <w:spacing w:after="0" w:line="240" w:lineRule="auto"/>
        <w:rPr>
          <w:sz w:val="20"/>
          <w:szCs w:val="20"/>
        </w:rPr>
      </w:pPr>
      <w:r w:rsidRPr="00476235">
        <w:rPr>
          <w:b/>
          <w:sz w:val="20"/>
          <w:szCs w:val="20"/>
        </w:rPr>
        <w:t xml:space="preserve">D. </w:t>
      </w:r>
      <w:r w:rsidR="00707E2F" w:rsidRPr="00476235">
        <w:rPr>
          <w:b/>
          <w:sz w:val="20"/>
          <w:szCs w:val="20"/>
        </w:rPr>
        <w:t>Windows</w:t>
      </w:r>
    </w:p>
    <w:p w14:paraId="2614D086" w14:textId="77777777" w:rsidR="00362B00" w:rsidRPr="00476235" w:rsidRDefault="00362B00" w:rsidP="00362B00">
      <w:pPr>
        <w:spacing w:after="0" w:line="240" w:lineRule="auto"/>
        <w:rPr>
          <w:sz w:val="20"/>
          <w:szCs w:val="20"/>
        </w:rPr>
      </w:pPr>
      <w:r w:rsidRPr="00476235">
        <w:rPr>
          <w:sz w:val="20"/>
          <w:szCs w:val="20"/>
        </w:rPr>
        <w:t>Existing dwelling unit, surface type, frame type, area, u-factor, and R-values should all be verified.</w:t>
      </w:r>
    </w:p>
    <w:p w14:paraId="2614D087" w14:textId="77777777" w:rsidR="00362B00" w:rsidRPr="00476235" w:rsidRDefault="00362B00" w:rsidP="00362B00">
      <w:pPr>
        <w:spacing w:after="0" w:line="240" w:lineRule="auto"/>
        <w:rPr>
          <w:sz w:val="20"/>
          <w:szCs w:val="20"/>
        </w:rPr>
      </w:pPr>
    </w:p>
    <w:p w14:paraId="2614D088" w14:textId="719BB9CD" w:rsidR="00362B00" w:rsidRPr="00476235" w:rsidRDefault="00362B00" w:rsidP="00362B00">
      <w:pPr>
        <w:keepNext/>
        <w:spacing w:after="0" w:line="240" w:lineRule="auto"/>
        <w:rPr>
          <w:b/>
          <w:sz w:val="20"/>
          <w:szCs w:val="20"/>
        </w:rPr>
      </w:pPr>
      <w:r w:rsidRPr="00476235">
        <w:rPr>
          <w:b/>
          <w:sz w:val="20"/>
          <w:szCs w:val="20"/>
        </w:rPr>
        <w:t xml:space="preserve">E. </w:t>
      </w:r>
      <w:r w:rsidR="00707E2F" w:rsidRPr="00476235">
        <w:rPr>
          <w:b/>
          <w:sz w:val="20"/>
          <w:szCs w:val="20"/>
        </w:rPr>
        <w:t>Doors</w:t>
      </w:r>
    </w:p>
    <w:p w14:paraId="2614D089" w14:textId="2004697F" w:rsidR="00362B00" w:rsidRPr="00476235" w:rsidRDefault="00362B00" w:rsidP="00362B00">
      <w:pPr>
        <w:spacing w:after="0" w:line="240" w:lineRule="auto"/>
        <w:rPr>
          <w:sz w:val="20"/>
          <w:szCs w:val="20"/>
        </w:rPr>
      </w:pPr>
      <w:r w:rsidRPr="00476235">
        <w:rPr>
          <w:sz w:val="20"/>
          <w:szCs w:val="20"/>
        </w:rPr>
        <w:t xml:space="preserve">Existing wall type, frame type, area, </w:t>
      </w:r>
      <w:r w:rsidR="00F23815" w:rsidRPr="00476235">
        <w:rPr>
          <w:sz w:val="20"/>
          <w:szCs w:val="20"/>
        </w:rPr>
        <w:t>U</w:t>
      </w:r>
      <w:r w:rsidRPr="00476235">
        <w:rPr>
          <w:sz w:val="20"/>
          <w:szCs w:val="20"/>
        </w:rPr>
        <w:t>-factor</w:t>
      </w:r>
      <w:r w:rsidR="00F23815" w:rsidRPr="00476235">
        <w:rPr>
          <w:sz w:val="20"/>
          <w:szCs w:val="20"/>
        </w:rPr>
        <w:t>,</w:t>
      </w:r>
      <w:r w:rsidRPr="00476235">
        <w:rPr>
          <w:sz w:val="20"/>
          <w:szCs w:val="20"/>
        </w:rPr>
        <w:t xml:space="preserve"> and R-values should all be verified.</w:t>
      </w:r>
    </w:p>
    <w:p w14:paraId="2614D08A" w14:textId="77777777" w:rsidR="00362B00" w:rsidRPr="00476235" w:rsidRDefault="00362B00" w:rsidP="00362B00">
      <w:pPr>
        <w:spacing w:after="0" w:line="240" w:lineRule="auto"/>
        <w:rPr>
          <w:sz w:val="20"/>
          <w:szCs w:val="20"/>
        </w:rPr>
      </w:pPr>
    </w:p>
    <w:p w14:paraId="2614D08B" w14:textId="054F3F49" w:rsidR="00362B00" w:rsidRPr="00476235" w:rsidRDefault="00362B00" w:rsidP="00362B00">
      <w:pPr>
        <w:keepNext/>
        <w:spacing w:after="0" w:line="240" w:lineRule="auto"/>
        <w:rPr>
          <w:b/>
          <w:sz w:val="20"/>
          <w:szCs w:val="20"/>
        </w:rPr>
      </w:pPr>
      <w:r w:rsidRPr="00476235">
        <w:rPr>
          <w:b/>
          <w:sz w:val="20"/>
          <w:szCs w:val="20"/>
        </w:rPr>
        <w:t xml:space="preserve">F. </w:t>
      </w:r>
      <w:r w:rsidR="00707E2F" w:rsidRPr="00476235">
        <w:rPr>
          <w:b/>
          <w:sz w:val="20"/>
          <w:szCs w:val="20"/>
        </w:rPr>
        <w:t>Overhangs &amp; Fins</w:t>
      </w:r>
    </w:p>
    <w:p w14:paraId="2614D08C" w14:textId="77777777" w:rsidR="00362B00" w:rsidRPr="00476235" w:rsidRDefault="00362B00" w:rsidP="00362B00">
      <w:pPr>
        <w:spacing w:after="0" w:line="240" w:lineRule="auto"/>
        <w:rPr>
          <w:sz w:val="20"/>
          <w:szCs w:val="20"/>
        </w:rPr>
      </w:pPr>
      <w:r w:rsidRPr="00476235">
        <w:rPr>
          <w:sz w:val="20"/>
          <w:szCs w:val="20"/>
        </w:rPr>
        <w:t>All columns of this section should be verified.</w:t>
      </w:r>
    </w:p>
    <w:p w14:paraId="2614D08D" w14:textId="77777777" w:rsidR="00362B00" w:rsidRPr="00476235" w:rsidRDefault="00362B00" w:rsidP="00362B00">
      <w:pPr>
        <w:spacing w:after="0" w:line="240" w:lineRule="auto"/>
        <w:rPr>
          <w:sz w:val="20"/>
          <w:szCs w:val="20"/>
        </w:rPr>
      </w:pPr>
    </w:p>
    <w:p w14:paraId="2614D08E" w14:textId="56420A9B" w:rsidR="00362B00" w:rsidRPr="00476235" w:rsidRDefault="00362B00" w:rsidP="00362B00">
      <w:pPr>
        <w:keepNext/>
        <w:spacing w:after="0" w:line="240" w:lineRule="auto"/>
        <w:ind w:right="-267"/>
        <w:rPr>
          <w:b/>
          <w:sz w:val="20"/>
          <w:szCs w:val="20"/>
        </w:rPr>
      </w:pPr>
      <w:r w:rsidRPr="00476235">
        <w:rPr>
          <w:b/>
          <w:sz w:val="20"/>
          <w:szCs w:val="20"/>
        </w:rPr>
        <w:t xml:space="preserve">G. </w:t>
      </w:r>
      <w:r w:rsidR="00707E2F" w:rsidRPr="00476235">
        <w:rPr>
          <w:b/>
          <w:sz w:val="20"/>
          <w:szCs w:val="20"/>
        </w:rPr>
        <w:t>Water Heaters</w:t>
      </w:r>
    </w:p>
    <w:p w14:paraId="2614D08F" w14:textId="77777777" w:rsidR="00362B00" w:rsidRPr="00476235" w:rsidRDefault="00362B00" w:rsidP="00362B00">
      <w:pPr>
        <w:spacing w:after="0" w:line="240" w:lineRule="auto"/>
        <w:rPr>
          <w:sz w:val="20"/>
          <w:szCs w:val="20"/>
        </w:rPr>
      </w:pPr>
      <w:r w:rsidRPr="00476235">
        <w:rPr>
          <w:sz w:val="20"/>
          <w:szCs w:val="20"/>
        </w:rPr>
        <w:t>All columns of this section should be verified.</w:t>
      </w:r>
    </w:p>
    <w:p w14:paraId="2614D090" w14:textId="77777777" w:rsidR="00362B00" w:rsidRPr="00476235" w:rsidRDefault="00362B00" w:rsidP="00362B00">
      <w:pPr>
        <w:spacing w:after="0" w:line="240" w:lineRule="auto"/>
        <w:rPr>
          <w:sz w:val="20"/>
          <w:szCs w:val="20"/>
        </w:rPr>
      </w:pPr>
    </w:p>
    <w:p w14:paraId="2614D091" w14:textId="04A87407" w:rsidR="00362B00" w:rsidRPr="00476235" w:rsidRDefault="00362B00" w:rsidP="00362B00">
      <w:pPr>
        <w:keepNext/>
        <w:spacing w:after="0" w:line="240" w:lineRule="auto"/>
        <w:ind w:right="-290"/>
        <w:rPr>
          <w:b/>
          <w:sz w:val="20"/>
          <w:szCs w:val="20"/>
        </w:rPr>
      </w:pPr>
      <w:r w:rsidRPr="00476235">
        <w:rPr>
          <w:b/>
          <w:sz w:val="20"/>
          <w:szCs w:val="20"/>
        </w:rPr>
        <w:t xml:space="preserve">H. </w:t>
      </w:r>
      <w:r w:rsidR="00707E2F" w:rsidRPr="00476235">
        <w:rPr>
          <w:b/>
          <w:sz w:val="20"/>
          <w:szCs w:val="20"/>
        </w:rPr>
        <w:t>Water Heating</w:t>
      </w:r>
    </w:p>
    <w:p w14:paraId="2614D092" w14:textId="77777777" w:rsidR="00362B00" w:rsidRPr="00476235" w:rsidRDefault="00362B00" w:rsidP="00362B00">
      <w:pPr>
        <w:spacing w:after="0" w:line="240" w:lineRule="auto"/>
        <w:rPr>
          <w:sz w:val="20"/>
          <w:szCs w:val="20"/>
        </w:rPr>
      </w:pPr>
      <w:r w:rsidRPr="00476235">
        <w:rPr>
          <w:sz w:val="20"/>
          <w:szCs w:val="20"/>
        </w:rPr>
        <w:t>All columns of this section should be verified.</w:t>
      </w:r>
    </w:p>
    <w:p w14:paraId="2614D093" w14:textId="77777777" w:rsidR="00362B00" w:rsidRPr="00476235" w:rsidRDefault="00362B00" w:rsidP="00362B00">
      <w:pPr>
        <w:spacing w:after="0" w:line="240" w:lineRule="auto"/>
        <w:rPr>
          <w:sz w:val="20"/>
          <w:szCs w:val="20"/>
        </w:rPr>
      </w:pPr>
    </w:p>
    <w:p w14:paraId="2614D094" w14:textId="6FBBAA19" w:rsidR="00362B00" w:rsidRPr="00476235" w:rsidRDefault="00362B00" w:rsidP="00362B00">
      <w:pPr>
        <w:keepNext/>
        <w:spacing w:after="0" w:line="240" w:lineRule="auto"/>
        <w:rPr>
          <w:b/>
          <w:sz w:val="20"/>
          <w:szCs w:val="20"/>
        </w:rPr>
      </w:pPr>
      <w:r w:rsidRPr="00476235">
        <w:rPr>
          <w:b/>
          <w:sz w:val="20"/>
          <w:szCs w:val="20"/>
        </w:rPr>
        <w:t>I. HVAC</w:t>
      </w:r>
      <w:r w:rsidR="00707E2F" w:rsidRPr="00476235">
        <w:rPr>
          <w:b/>
          <w:sz w:val="20"/>
          <w:szCs w:val="20"/>
        </w:rPr>
        <w:t xml:space="preserve"> – Heating Systems</w:t>
      </w:r>
    </w:p>
    <w:p w14:paraId="2614D095" w14:textId="77777777" w:rsidR="00362B00" w:rsidRPr="00476235" w:rsidRDefault="00362B00" w:rsidP="00362B00">
      <w:pPr>
        <w:spacing w:after="0" w:line="240" w:lineRule="auto"/>
        <w:rPr>
          <w:sz w:val="20"/>
          <w:szCs w:val="20"/>
        </w:rPr>
      </w:pPr>
      <w:r w:rsidRPr="00476235">
        <w:rPr>
          <w:sz w:val="20"/>
          <w:szCs w:val="20"/>
        </w:rPr>
        <w:t>All columns of this section should be verified.</w:t>
      </w:r>
    </w:p>
    <w:p w14:paraId="2614D096" w14:textId="77777777" w:rsidR="00362B00" w:rsidRPr="00476235" w:rsidRDefault="00362B00" w:rsidP="00362B00">
      <w:pPr>
        <w:spacing w:after="0" w:line="240" w:lineRule="auto"/>
        <w:rPr>
          <w:sz w:val="20"/>
          <w:szCs w:val="20"/>
        </w:rPr>
      </w:pPr>
    </w:p>
    <w:p w14:paraId="2614D097" w14:textId="45EBC4DA" w:rsidR="00362B00" w:rsidRPr="00476235" w:rsidRDefault="00362B00" w:rsidP="00362B00">
      <w:pPr>
        <w:keepNext/>
        <w:spacing w:after="0" w:line="240" w:lineRule="auto"/>
        <w:rPr>
          <w:b/>
          <w:sz w:val="20"/>
          <w:szCs w:val="20"/>
        </w:rPr>
      </w:pPr>
      <w:r w:rsidRPr="00476235">
        <w:rPr>
          <w:b/>
          <w:sz w:val="20"/>
          <w:szCs w:val="20"/>
        </w:rPr>
        <w:t xml:space="preserve">J. </w:t>
      </w:r>
      <w:r w:rsidR="00707E2F" w:rsidRPr="00476235">
        <w:rPr>
          <w:b/>
          <w:sz w:val="20"/>
          <w:szCs w:val="20"/>
        </w:rPr>
        <w:t>HVAC – Cooling Systems</w:t>
      </w:r>
    </w:p>
    <w:p w14:paraId="2614D098" w14:textId="77777777" w:rsidR="00362B00" w:rsidRPr="00476235" w:rsidRDefault="00362B00" w:rsidP="00362B00">
      <w:pPr>
        <w:spacing w:after="0" w:line="240" w:lineRule="auto"/>
        <w:rPr>
          <w:sz w:val="20"/>
          <w:szCs w:val="20"/>
        </w:rPr>
      </w:pPr>
      <w:r w:rsidRPr="00476235">
        <w:rPr>
          <w:sz w:val="20"/>
          <w:szCs w:val="20"/>
        </w:rPr>
        <w:t>All columns of this section should be verified.</w:t>
      </w:r>
    </w:p>
    <w:p w14:paraId="2614D09A" w14:textId="15C3B478" w:rsidR="00362B00" w:rsidRPr="00476235" w:rsidRDefault="00362B00" w:rsidP="005D620D">
      <w:pPr>
        <w:keepNext/>
        <w:spacing w:before="80" w:after="0" w:line="240" w:lineRule="auto"/>
        <w:rPr>
          <w:b/>
          <w:sz w:val="20"/>
          <w:szCs w:val="20"/>
        </w:rPr>
      </w:pPr>
      <w:r w:rsidRPr="00476235">
        <w:rPr>
          <w:b/>
          <w:sz w:val="20"/>
          <w:szCs w:val="20"/>
        </w:rPr>
        <w:t xml:space="preserve">K. </w:t>
      </w:r>
      <w:r w:rsidR="00707E2F" w:rsidRPr="00476235">
        <w:rPr>
          <w:b/>
          <w:sz w:val="20"/>
          <w:szCs w:val="20"/>
        </w:rPr>
        <w:t>HVAC Distribution</w:t>
      </w:r>
    </w:p>
    <w:p w14:paraId="43D25AA1" w14:textId="77777777" w:rsidR="005D620D" w:rsidRDefault="00362B00" w:rsidP="005D620D">
      <w:pPr>
        <w:spacing w:after="0" w:line="240" w:lineRule="auto"/>
        <w:rPr>
          <w:sz w:val="20"/>
          <w:szCs w:val="20"/>
        </w:rPr>
      </w:pPr>
      <w:r w:rsidRPr="00476235">
        <w:rPr>
          <w:sz w:val="20"/>
          <w:szCs w:val="20"/>
        </w:rPr>
        <w:t>All columns of this section should be verified</w:t>
      </w:r>
    </w:p>
    <w:p w14:paraId="3DC34EAC" w14:textId="77777777" w:rsidR="005D620D" w:rsidRDefault="004B2E13" w:rsidP="005D620D">
      <w:pPr>
        <w:spacing w:before="80" w:after="0" w:line="240" w:lineRule="auto"/>
        <w:rPr>
          <w:b/>
          <w:bCs/>
          <w:sz w:val="20"/>
          <w:szCs w:val="20"/>
        </w:rPr>
      </w:pPr>
      <w:r w:rsidRPr="00476235">
        <w:rPr>
          <w:b/>
          <w:bCs/>
          <w:sz w:val="20"/>
          <w:szCs w:val="20"/>
        </w:rPr>
        <w:t>L</w:t>
      </w:r>
      <w:r w:rsidR="00DD72CA" w:rsidRPr="00476235">
        <w:rPr>
          <w:b/>
          <w:bCs/>
          <w:sz w:val="20"/>
          <w:szCs w:val="20"/>
        </w:rPr>
        <w:t>. Indoor Air Quality (IAQ) Fans</w:t>
      </w:r>
    </w:p>
    <w:p w14:paraId="66E21452" w14:textId="07E02A4C" w:rsidR="00C36296" w:rsidRPr="00476235" w:rsidRDefault="00C36296" w:rsidP="005D620D">
      <w:pPr>
        <w:spacing w:before="80" w:after="0" w:line="240" w:lineRule="auto"/>
      </w:pPr>
      <w:r w:rsidRPr="00476235">
        <w:t>All columns of this section should be verified.</w:t>
      </w:r>
    </w:p>
    <w:p w14:paraId="2614D09C" w14:textId="77777777" w:rsidR="00512936" w:rsidRPr="00476235" w:rsidRDefault="00512936" w:rsidP="00362B00">
      <w:pPr>
        <w:spacing w:after="0" w:line="240" w:lineRule="auto"/>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0A0" w:firstRow="1" w:lastRow="0" w:firstColumn="1" w:lastColumn="0" w:noHBand="0" w:noVBand="0"/>
      </w:tblPr>
      <w:tblGrid>
        <w:gridCol w:w="474"/>
        <w:gridCol w:w="3780"/>
        <w:gridCol w:w="3245"/>
        <w:gridCol w:w="541"/>
        <w:gridCol w:w="3415"/>
        <w:gridCol w:w="3175"/>
      </w:tblGrid>
      <w:tr w:rsidR="00362B00" w:rsidRPr="00476235" w14:paraId="2614D09F" w14:textId="77777777" w:rsidTr="282242B2">
        <w:trPr>
          <w:trHeight w:val="288"/>
          <w:jc w:val="right"/>
        </w:trPr>
        <w:tc>
          <w:tcPr>
            <w:tcW w:w="5000" w:type="pct"/>
            <w:gridSpan w:val="6"/>
            <w:shd w:val="clear" w:color="auto" w:fill="auto"/>
          </w:tcPr>
          <w:p w14:paraId="2614D09E" w14:textId="77777777" w:rsidR="003F59E5" w:rsidRPr="00476235" w:rsidRDefault="00863C7C">
            <w:pPr>
              <w:spacing w:after="0" w:line="240" w:lineRule="auto"/>
            </w:pPr>
            <w:r w:rsidRPr="00476235">
              <w:rPr>
                <w:b/>
                <w:sz w:val="20"/>
              </w:rPr>
              <w:t xml:space="preserve">A. </w:t>
            </w:r>
            <w:r w:rsidR="00B86316" w:rsidRPr="00476235">
              <w:rPr>
                <w:b/>
                <w:sz w:val="20"/>
              </w:rPr>
              <w:t>G</w:t>
            </w:r>
            <w:r w:rsidR="001649D3" w:rsidRPr="00476235">
              <w:rPr>
                <w:b/>
                <w:sz w:val="20"/>
              </w:rPr>
              <w:t>eneral Information</w:t>
            </w:r>
          </w:p>
        </w:tc>
      </w:tr>
      <w:tr w:rsidR="00362B00" w:rsidRPr="00476235" w14:paraId="2614D0A3" w14:textId="77777777" w:rsidTr="282242B2">
        <w:trPr>
          <w:trHeight w:val="259"/>
          <w:jc w:val="right"/>
        </w:trPr>
        <w:tc>
          <w:tcPr>
            <w:tcW w:w="162" w:type="pct"/>
          </w:tcPr>
          <w:p w14:paraId="2614D0A0" w14:textId="77777777" w:rsidR="001F7755" w:rsidRPr="00476235" w:rsidRDefault="00362B00">
            <w:pPr>
              <w:spacing w:after="0" w:line="240" w:lineRule="auto"/>
              <w:jc w:val="center"/>
              <w:rPr>
                <w:sz w:val="20"/>
                <w:szCs w:val="20"/>
              </w:rPr>
            </w:pPr>
            <w:r w:rsidRPr="00476235">
              <w:rPr>
                <w:sz w:val="20"/>
                <w:szCs w:val="20"/>
              </w:rPr>
              <w:t>01</w:t>
            </w:r>
          </w:p>
        </w:tc>
        <w:tc>
          <w:tcPr>
            <w:tcW w:w="1292" w:type="pct"/>
            <w:tcMar>
              <w:right w:w="144" w:type="dxa"/>
            </w:tcMar>
          </w:tcPr>
          <w:p w14:paraId="2614D0A1" w14:textId="77777777" w:rsidR="00362B00" w:rsidRPr="00476235" w:rsidRDefault="00362B00" w:rsidP="00362B00">
            <w:pPr>
              <w:spacing w:after="0" w:line="240" w:lineRule="auto"/>
              <w:jc w:val="right"/>
              <w:rPr>
                <w:sz w:val="20"/>
                <w:szCs w:val="20"/>
              </w:rPr>
            </w:pPr>
            <w:r w:rsidRPr="00476235">
              <w:rPr>
                <w:sz w:val="20"/>
                <w:szCs w:val="20"/>
              </w:rPr>
              <w:t>Project Name:</w:t>
            </w:r>
          </w:p>
        </w:tc>
        <w:tc>
          <w:tcPr>
            <w:tcW w:w="3546" w:type="pct"/>
            <w:gridSpan w:val="4"/>
            <w:tcMar>
              <w:left w:w="144" w:type="dxa"/>
            </w:tcMar>
          </w:tcPr>
          <w:p w14:paraId="2614D0A2" w14:textId="77777777" w:rsidR="00766423" w:rsidRPr="00476235" w:rsidRDefault="00362B00">
            <w:pPr>
              <w:spacing w:after="0" w:line="240" w:lineRule="auto"/>
              <w:rPr>
                <w:sz w:val="20"/>
                <w:szCs w:val="20"/>
              </w:rPr>
            </w:pPr>
            <w:r w:rsidRPr="00476235">
              <w:rPr>
                <w:sz w:val="20"/>
                <w:szCs w:val="20"/>
              </w:rPr>
              <w:t>&lt;</w:t>
            </w:r>
            <w:r w:rsidR="008D5836" w:rsidRPr="00476235">
              <w:rPr>
                <w:sz w:val="20"/>
                <w:szCs w:val="20"/>
              </w:rPr>
              <w:t>pull from CF1R</w:t>
            </w:r>
            <w:r w:rsidRPr="00476235">
              <w:rPr>
                <w:sz w:val="20"/>
                <w:szCs w:val="20"/>
              </w:rPr>
              <w:t>&gt;</w:t>
            </w:r>
          </w:p>
        </w:tc>
      </w:tr>
      <w:tr w:rsidR="008D5836" w:rsidRPr="00476235" w14:paraId="2614D0A7" w14:textId="77777777" w:rsidTr="282242B2">
        <w:trPr>
          <w:trHeight w:val="259"/>
          <w:jc w:val="right"/>
        </w:trPr>
        <w:tc>
          <w:tcPr>
            <w:tcW w:w="162" w:type="pct"/>
          </w:tcPr>
          <w:p w14:paraId="2614D0A4" w14:textId="77777777" w:rsidR="001F7755" w:rsidRPr="00476235" w:rsidRDefault="008D5836">
            <w:pPr>
              <w:spacing w:after="0" w:line="240" w:lineRule="auto"/>
              <w:jc w:val="center"/>
              <w:rPr>
                <w:sz w:val="20"/>
                <w:szCs w:val="20"/>
              </w:rPr>
            </w:pPr>
            <w:r w:rsidRPr="00476235">
              <w:rPr>
                <w:sz w:val="20"/>
                <w:szCs w:val="20"/>
              </w:rPr>
              <w:t>02</w:t>
            </w:r>
          </w:p>
        </w:tc>
        <w:tc>
          <w:tcPr>
            <w:tcW w:w="1292" w:type="pct"/>
            <w:tcMar>
              <w:right w:w="144" w:type="dxa"/>
            </w:tcMar>
          </w:tcPr>
          <w:p w14:paraId="2614D0A5" w14:textId="77777777" w:rsidR="008D5836" w:rsidRPr="00476235" w:rsidRDefault="008D5836" w:rsidP="00362B00">
            <w:pPr>
              <w:spacing w:after="0" w:line="240" w:lineRule="auto"/>
              <w:jc w:val="right"/>
              <w:rPr>
                <w:sz w:val="20"/>
                <w:szCs w:val="20"/>
              </w:rPr>
            </w:pPr>
            <w:r w:rsidRPr="00476235">
              <w:rPr>
                <w:sz w:val="20"/>
                <w:szCs w:val="20"/>
              </w:rPr>
              <w:t>Calculation Description:</w:t>
            </w:r>
          </w:p>
        </w:tc>
        <w:tc>
          <w:tcPr>
            <w:tcW w:w="3546" w:type="pct"/>
            <w:gridSpan w:val="4"/>
            <w:tcMar>
              <w:left w:w="144" w:type="dxa"/>
            </w:tcMar>
          </w:tcPr>
          <w:p w14:paraId="2614D0A6" w14:textId="77777777" w:rsidR="008D5836" w:rsidRPr="00476235" w:rsidRDefault="008D5836" w:rsidP="00362B00">
            <w:pPr>
              <w:spacing w:after="0" w:line="240" w:lineRule="auto"/>
              <w:rPr>
                <w:sz w:val="20"/>
                <w:szCs w:val="20"/>
              </w:rPr>
            </w:pPr>
            <w:r w:rsidRPr="00476235">
              <w:rPr>
                <w:sz w:val="20"/>
                <w:szCs w:val="20"/>
              </w:rPr>
              <w:t>&lt;pull from CF1R&gt;</w:t>
            </w:r>
          </w:p>
        </w:tc>
      </w:tr>
      <w:tr w:rsidR="00DE4393" w:rsidRPr="00476235" w14:paraId="2614D0AB" w14:textId="77777777" w:rsidTr="282242B2">
        <w:trPr>
          <w:trHeight w:val="259"/>
          <w:jc w:val="right"/>
        </w:trPr>
        <w:tc>
          <w:tcPr>
            <w:tcW w:w="162" w:type="pct"/>
          </w:tcPr>
          <w:p w14:paraId="2614D0A8" w14:textId="77777777" w:rsidR="001F7755" w:rsidRPr="00476235" w:rsidRDefault="00DE4393">
            <w:pPr>
              <w:spacing w:after="0" w:line="240" w:lineRule="auto"/>
              <w:jc w:val="center"/>
              <w:rPr>
                <w:sz w:val="20"/>
                <w:szCs w:val="20"/>
              </w:rPr>
            </w:pPr>
            <w:r w:rsidRPr="00476235">
              <w:rPr>
                <w:sz w:val="20"/>
                <w:szCs w:val="20"/>
              </w:rPr>
              <w:t>03</w:t>
            </w:r>
          </w:p>
        </w:tc>
        <w:tc>
          <w:tcPr>
            <w:tcW w:w="1292" w:type="pct"/>
            <w:tcMar>
              <w:right w:w="144" w:type="dxa"/>
            </w:tcMar>
          </w:tcPr>
          <w:p w14:paraId="2614D0A9" w14:textId="77777777" w:rsidR="00DE4393" w:rsidRPr="00476235" w:rsidRDefault="00DE4393" w:rsidP="00362B00">
            <w:pPr>
              <w:spacing w:after="0" w:line="240" w:lineRule="auto"/>
              <w:jc w:val="right"/>
              <w:rPr>
                <w:sz w:val="20"/>
                <w:szCs w:val="20"/>
              </w:rPr>
            </w:pPr>
            <w:r w:rsidRPr="00476235">
              <w:rPr>
                <w:sz w:val="20"/>
                <w:szCs w:val="20"/>
              </w:rPr>
              <w:t>Project Location:</w:t>
            </w:r>
          </w:p>
        </w:tc>
        <w:tc>
          <w:tcPr>
            <w:tcW w:w="3546" w:type="pct"/>
            <w:gridSpan w:val="4"/>
            <w:tcMar>
              <w:left w:w="144" w:type="dxa"/>
            </w:tcMar>
          </w:tcPr>
          <w:p w14:paraId="2614D0AA" w14:textId="77777777" w:rsidR="00A92674" w:rsidRPr="00476235" w:rsidRDefault="00DE4393">
            <w:pPr>
              <w:spacing w:after="0" w:line="240" w:lineRule="auto"/>
              <w:rPr>
                <w:sz w:val="20"/>
                <w:szCs w:val="20"/>
              </w:rPr>
            </w:pPr>
            <w:r w:rsidRPr="00476235">
              <w:rPr>
                <w:sz w:val="20"/>
                <w:szCs w:val="20"/>
              </w:rPr>
              <w:t>&lt;pull from CF1R&gt;</w:t>
            </w:r>
          </w:p>
        </w:tc>
      </w:tr>
      <w:tr w:rsidR="00DE4393" w:rsidRPr="00476235" w14:paraId="2614D0B2" w14:textId="77777777" w:rsidTr="282242B2">
        <w:trPr>
          <w:trHeight w:val="259"/>
          <w:jc w:val="right"/>
        </w:trPr>
        <w:tc>
          <w:tcPr>
            <w:tcW w:w="162" w:type="pct"/>
          </w:tcPr>
          <w:p w14:paraId="2614D0AC" w14:textId="77777777" w:rsidR="001F7755" w:rsidRPr="00476235" w:rsidRDefault="00DE4393">
            <w:pPr>
              <w:spacing w:after="0" w:line="240" w:lineRule="auto"/>
              <w:jc w:val="center"/>
              <w:rPr>
                <w:sz w:val="20"/>
                <w:szCs w:val="20"/>
              </w:rPr>
            </w:pPr>
            <w:r w:rsidRPr="00476235">
              <w:rPr>
                <w:sz w:val="20"/>
                <w:szCs w:val="20"/>
              </w:rPr>
              <w:t>04</w:t>
            </w:r>
          </w:p>
        </w:tc>
        <w:tc>
          <w:tcPr>
            <w:tcW w:w="1292" w:type="pct"/>
            <w:tcMar>
              <w:right w:w="144" w:type="dxa"/>
            </w:tcMar>
          </w:tcPr>
          <w:p w14:paraId="2614D0AD" w14:textId="77777777" w:rsidR="00DE4393" w:rsidRPr="00476235" w:rsidRDefault="00DE4393" w:rsidP="00362B00">
            <w:pPr>
              <w:spacing w:after="0" w:line="240" w:lineRule="auto"/>
              <w:jc w:val="right"/>
              <w:rPr>
                <w:sz w:val="20"/>
                <w:szCs w:val="20"/>
              </w:rPr>
            </w:pPr>
            <w:r w:rsidRPr="00476235">
              <w:rPr>
                <w:sz w:val="20"/>
                <w:szCs w:val="20"/>
              </w:rPr>
              <w:t>CA City:</w:t>
            </w:r>
          </w:p>
        </w:tc>
        <w:tc>
          <w:tcPr>
            <w:tcW w:w="1109" w:type="pct"/>
            <w:tcMar>
              <w:left w:w="144" w:type="dxa"/>
            </w:tcMar>
          </w:tcPr>
          <w:p w14:paraId="2614D0AE"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vAlign w:val="center"/>
          </w:tcPr>
          <w:p w14:paraId="2614D0AF" w14:textId="77777777" w:rsidR="001F7755" w:rsidRPr="00476235" w:rsidRDefault="00DE4393">
            <w:pPr>
              <w:spacing w:after="0" w:line="240" w:lineRule="auto"/>
              <w:jc w:val="center"/>
              <w:rPr>
                <w:sz w:val="20"/>
                <w:szCs w:val="20"/>
              </w:rPr>
            </w:pPr>
            <w:r w:rsidRPr="00476235">
              <w:rPr>
                <w:sz w:val="20"/>
                <w:szCs w:val="20"/>
              </w:rPr>
              <w:t>05</w:t>
            </w:r>
          </w:p>
        </w:tc>
        <w:tc>
          <w:tcPr>
            <w:tcW w:w="1167" w:type="pct"/>
          </w:tcPr>
          <w:p w14:paraId="2614D0B0" w14:textId="77777777" w:rsidR="00DE4393" w:rsidRPr="00476235" w:rsidRDefault="00DE4393" w:rsidP="00362B00">
            <w:pPr>
              <w:spacing w:after="0" w:line="240" w:lineRule="auto"/>
              <w:jc w:val="right"/>
              <w:rPr>
                <w:sz w:val="20"/>
                <w:szCs w:val="20"/>
              </w:rPr>
            </w:pPr>
            <w:r w:rsidRPr="00476235">
              <w:rPr>
                <w:sz w:val="20"/>
                <w:szCs w:val="20"/>
              </w:rPr>
              <w:t>Standards Version:</w:t>
            </w:r>
          </w:p>
        </w:tc>
        <w:tc>
          <w:tcPr>
            <w:tcW w:w="1085" w:type="pct"/>
            <w:tcMar>
              <w:left w:w="144" w:type="dxa"/>
            </w:tcMar>
          </w:tcPr>
          <w:p w14:paraId="2614D0B1"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B9" w14:textId="77777777" w:rsidTr="282242B2">
        <w:trPr>
          <w:trHeight w:val="259"/>
          <w:jc w:val="right"/>
        </w:trPr>
        <w:tc>
          <w:tcPr>
            <w:tcW w:w="162" w:type="pct"/>
          </w:tcPr>
          <w:p w14:paraId="2614D0B3" w14:textId="77777777" w:rsidR="001F7755" w:rsidRPr="00476235" w:rsidRDefault="00DE4393">
            <w:pPr>
              <w:spacing w:after="0" w:line="240" w:lineRule="auto"/>
              <w:jc w:val="center"/>
              <w:rPr>
                <w:sz w:val="20"/>
                <w:szCs w:val="20"/>
              </w:rPr>
            </w:pPr>
            <w:r w:rsidRPr="00476235">
              <w:rPr>
                <w:sz w:val="20"/>
                <w:szCs w:val="20"/>
              </w:rPr>
              <w:t>06</w:t>
            </w:r>
          </w:p>
        </w:tc>
        <w:tc>
          <w:tcPr>
            <w:tcW w:w="1292" w:type="pct"/>
            <w:tcMar>
              <w:right w:w="144" w:type="dxa"/>
            </w:tcMar>
          </w:tcPr>
          <w:p w14:paraId="2614D0B4" w14:textId="64500267" w:rsidR="00DE4393" w:rsidRPr="00476235" w:rsidRDefault="00DE4393" w:rsidP="00F23815">
            <w:pPr>
              <w:spacing w:after="0" w:line="240" w:lineRule="auto"/>
              <w:jc w:val="right"/>
              <w:rPr>
                <w:sz w:val="20"/>
                <w:szCs w:val="20"/>
              </w:rPr>
            </w:pPr>
            <w:r w:rsidRPr="00476235">
              <w:rPr>
                <w:sz w:val="20"/>
                <w:szCs w:val="20"/>
              </w:rPr>
              <w:t xml:space="preserve">Zip </w:t>
            </w:r>
            <w:r w:rsidR="00F23815" w:rsidRPr="00476235">
              <w:rPr>
                <w:sz w:val="20"/>
                <w:szCs w:val="20"/>
              </w:rPr>
              <w:t>C</w:t>
            </w:r>
            <w:r w:rsidRPr="00476235">
              <w:rPr>
                <w:sz w:val="20"/>
                <w:szCs w:val="20"/>
              </w:rPr>
              <w:t>ode:</w:t>
            </w:r>
          </w:p>
        </w:tc>
        <w:tc>
          <w:tcPr>
            <w:tcW w:w="1109" w:type="pct"/>
            <w:tcMar>
              <w:left w:w="144" w:type="dxa"/>
            </w:tcMar>
          </w:tcPr>
          <w:p w14:paraId="2614D0B5"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B6" w14:textId="77777777" w:rsidR="001F7755" w:rsidRPr="00476235" w:rsidRDefault="00DE4393">
            <w:pPr>
              <w:spacing w:after="0" w:line="240" w:lineRule="auto"/>
              <w:jc w:val="center"/>
              <w:rPr>
                <w:sz w:val="20"/>
                <w:szCs w:val="20"/>
              </w:rPr>
            </w:pPr>
            <w:r w:rsidRPr="00476235">
              <w:rPr>
                <w:sz w:val="20"/>
                <w:szCs w:val="20"/>
              </w:rPr>
              <w:t>07</w:t>
            </w:r>
          </w:p>
        </w:tc>
        <w:tc>
          <w:tcPr>
            <w:tcW w:w="1167" w:type="pct"/>
          </w:tcPr>
          <w:p w14:paraId="2614D0B7" w14:textId="31F12F30" w:rsidR="00DE4393" w:rsidRPr="00476235" w:rsidRDefault="00623F50" w:rsidP="00623F50">
            <w:pPr>
              <w:spacing w:after="0" w:line="240" w:lineRule="auto"/>
              <w:jc w:val="right"/>
              <w:rPr>
                <w:sz w:val="20"/>
                <w:szCs w:val="20"/>
              </w:rPr>
            </w:pPr>
            <w:r w:rsidRPr="00476235">
              <w:rPr>
                <w:sz w:val="20"/>
                <w:szCs w:val="20"/>
              </w:rPr>
              <w:t>Software</w:t>
            </w:r>
            <w:r w:rsidR="00DE4393" w:rsidRPr="00476235">
              <w:rPr>
                <w:sz w:val="20"/>
                <w:szCs w:val="20"/>
              </w:rPr>
              <w:t xml:space="preserve"> Version:</w:t>
            </w:r>
          </w:p>
        </w:tc>
        <w:tc>
          <w:tcPr>
            <w:tcW w:w="1085" w:type="pct"/>
            <w:tcMar>
              <w:left w:w="144" w:type="dxa"/>
            </w:tcMar>
          </w:tcPr>
          <w:p w14:paraId="2614D0B8"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0" w14:textId="77777777" w:rsidTr="282242B2">
        <w:trPr>
          <w:trHeight w:val="259"/>
          <w:jc w:val="right"/>
        </w:trPr>
        <w:tc>
          <w:tcPr>
            <w:tcW w:w="162" w:type="pct"/>
          </w:tcPr>
          <w:p w14:paraId="2614D0BA" w14:textId="77777777" w:rsidR="001F7755" w:rsidRPr="00476235" w:rsidRDefault="00DE4393">
            <w:pPr>
              <w:spacing w:after="0" w:line="240" w:lineRule="auto"/>
              <w:jc w:val="center"/>
              <w:rPr>
                <w:sz w:val="20"/>
                <w:szCs w:val="20"/>
              </w:rPr>
            </w:pPr>
            <w:r w:rsidRPr="00476235">
              <w:rPr>
                <w:sz w:val="20"/>
                <w:szCs w:val="20"/>
              </w:rPr>
              <w:t>08</w:t>
            </w:r>
          </w:p>
        </w:tc>
        <w:tc>
          <w:tcPr>
            <w:tcW w:w="1292" w:type="pct"/>
            <w:tcMar>
              <w:right w:w="144" w:type="dxa"/>
            </w:tcMar>
          </w:tcPr>
          <w:p w14:paraId="2614D0BB" w14:textId="77777777" w:rsidR="00DE4393" w:rsidRPr="00476235" w:rsidRDefault="00DE4393" w:rsidP="00362B00">
            <w:pPr>
              <w:spacing w:after="0" w:line="240" w:lineRule="auto"/>
              <w:jc w:val="right"/>
              <w:rPr>
                <w:sz w:val="20"/>
                <w:szCs w:val="20"/>
              </w:rPr>
            </w:pPr>
            <w:r w:rsidRPr="00476235">
              <w:rPr>
                <w:sz w:val="20"/>
                <w:szCs w:val="20"/>
              </w:rPr>
              <w:t>Climate Zone:</w:t>
            </w:r>
          </w:p>
        </w:tc>
        <w:tc>
          <w:tcPr>
            <w:tcW w:w="1109" w:type="pct"/>
            <w:tcMar>
              <w:left w:w="144" w:type="dxa"/>
            </w:tcMar>
          </w:tcPr>
          <w:p w14:paraId="2614D0BC"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c>
          <w:tcPr>
            <w:tcW w:w="185" w:type="pct"/>
            <w:tcMar>
              <w:left w:w="144" w:type="dxa"/>
              <w:right w:w="144" w:type="dxa"/>
            </w:tcMar>
          </w:tcPr>
          <w:p w14:paraId="2614D0BD" w14:textId="77777777" w:rsidR="001F7755" w:rsidRPr="00476235" w:rsidRDefault="00DE4393">
            <w:pPr>
              <w:spacing w:after="0" w:line="240" w:lineRule="auto"/>
              <w:jc w:val="center"/>
              <w:rPr>
                <w:sz w:val="20"/>
                <w:szCs w:val="20"/>
              </w:rPr>
            </w:pPr>
            <w:r w:rsidRPr="00476235">
              <w:rPr>
                <w:sz w:val="20"/>
                <w:szCs w:val="20"/>
              </w:rPr>
              <w:t>09</w:t>
            </w:r>
          </w:p>
        </w:tc>
        <w:tc>
          <w:tcPr>
            <w:tcW w:w="1167" w:type="pct"/>
            <w:vAlign w:val="center"/>
          </w:tcPr>
          <w:p w14:paraId="2614D0BE" w14:textId="0CAC1C55" w:rsidR="00DE4393" w:rsidRPr="00476235" w:rsidRDefault="00D66587" w:rsidP="00362B00">
            <w:pPr>
              <w:spacing w:after="0" w:line="240" w:lineRule="auto"/>
              <w:jc w:val="right"/>
              <w:rPr>
                <w:sz w:val="20"/>
                <w:szCs w:val="20"/>
              </w:rPr>
            </w:pPr>
            <w:r w:rsidRPr="00476235">
              <w:rPr>
                <w:sz w:val="20"/>
                <w:szCs w:val="20"/>
              </w:rPr>
              <w:t>Front Orientation (deg/cardinal)</w:t>
            </w:r>
            <w:r w:rsidR="00DE4393" w:rsidRPr="00476235">
              <w:rPr>
                <w:sz w:val="20"/>
                <w:szCs w:val="20"/>
              </w:rPr>
              <w:t>:</w:t>
            </w:r>
          </w:p>
        </w:tc>
        <w:tc>
          <w:tcPr>
            <w:tcW w:w="1085" w:type="pct"/>
            <w:tcMar>
              <w:left w:w="144" w:type="dxa"/>
            </w:tcMar>
          </w:tcPr>
          <w:p w14:paraId="2614D0BF"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7" w14:textId="77777777" w:rsidTr="282242B2">
        <w:trPr>
          <w:trHeight w:val="259"/>
          <w:jc w:val="right"/>
        </w:trPr>
        <w:tc>
          <w:tcPr>
            <w:tcW w:w="162" w:type="pct"/>
          </w:tcPr>
          <w:p w14:paraId="2614D0C1" w14:textId="77777777" w:rsidR="001F7755" w:rsidRPr="00476235" w:rsidRDefault="00DE4393">
            <w:pPr>
              <w:spacing w:after="0" w:line="240" w:lineRule="auto"/>
              <w:jc w:val="center"/>
              <w:rPr>
                <w:sz w:val="20"/>
                <w:szCs w:val="20"/>
              </w:rPr>
            </w:pPr>
            <w:r w:rsidRPr="00476235">
              <w:rPr>
                <w:sz w:val="20"/>
                <w:szCs w:val="20"/>
              </w:rPr>
              <w:t>10</w:t>
            </w:r>
          </w:p>
        </w:tc>
        <w:tc>
          <w:tcPr>
            <w:tcW w:w="1292" w:type="pct"/>
            <w:tcMar>
              <w:right w:w="144" w:type="dxa"/>
            </w:tcMar>
          </w:tcPr>
          <w:p w14:paraId="2614D0C2" w14:textId="1AA985E9" w:rsidR="00DE4393" w:rsidRPr="00476235" w:rsidRDefault="03FD9EA3" w:rsidP="00362B00">
            <w:pPr>
              <w:spacing w:after="0" w:line="240" w:lineRule="auto"/>
              <w:jc w:val="right"/>
              <w:rPr>
                <w:sz w:val="20"/>
                <w:szCs w:val="20"/>
              </w:rPr>
            </w:pPr>
            <w:r w:rsidRPr="00476235">
              <w:rPr>
                <w:sz w:val="20"/>
                <w:szCs w:val="20"/>
              </w:rPr>
              <w:t>Total Building Volume (ft</w:t>
            </w:r>
            <w:r w:rsidRPr="00476235">
              <w:rPr>
                <w:sz w:val="20"/>
                <w:szCs w:val="20"/>
                <w:vertAlign w:val="superscript"/>
              </w:rPr>
              <w:t>3</w:t>
            </w:r>
            <w:r w:rsidRPr="00476235">
              <w:rPr>
                <w:sz w:val="20"/>
                <w:szCs w:val="20"/>
              </w:rPr>
              <w:t>):</w:t>
            </w:r>
          </w:p>
        </w:tc>
        <w:tc>
          <w:tcPr>
            <w:tcW w:w="1109" w:type="pct"/>
            <w:tcMar>
              <w:left w:w="144" w:type="dxa"/>
            </w:tcMar>
          </w:tcPr>
          <w:p w14:paraId="2614D0C3"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C4" w14:textId="77777777" w:rsidR="001F7755" w:rsidRPr="00476235" w:rsidRDefault="00DE4393">
            <w:pPr>
              <w:spacing w:after="0" w:line="240" w:lineRule="auto"/>
              <w:jc w:val="center"/>
              <w:rPr>
                <w:sz w:val="20"/>
                <w:szCs w:val="20"/>
              </w:rPr>
            </w:pPr>
            <w:r w:rsidRPr="00476235">
              <w:rPr>
                <w:sz w:val="20"/>
                <w:szCs w:val="20"/>
              </w:rPr>
              <w:t>11</w:t>
            </w:r>
          </w:p>
        </w:tc>
        <w:tc>
          <w:tcPr>
            <w:tcW w:w="1167" w:type="pct"/>
          </w:tcPr>
          <w:p w14:paraId="2614D0C5" w14:textId="41C79ED4" w:rsidR="00DE4393" w:rsidRPr="00476235" w:rsidRDefault="00D66587" w:rsidP="00E2158A">
            <w:pPr>
              <w:spacing w:after="0" w:line="240" w:lineRule="auto"/>
              <w:jc w:val="right"/>
              <w:rPr>
                <w:sz w:val="20"/>
                <w:szCs w:val="20"/>
              </w:rPr>
            </w:pPr>
            <w:r w:rsidRPr="00476235">
              <w:rPr>
                <w:sz w:val="20"/>
                <w:szCs w:val="20"/>
              </w:rPr>
              <w:t>Number of Dwelling Units:</w:t>
            </w:r>
          </w:p>
        </w:tc>
        <w:tc>
          <w:tcPr>
            <w:tcW w:w="1085" w:type="pct"/>
            <w:tcMar>
              <w:left w:w="144" w:type="dxa"/>
            </w:tcMar>
          </w:tcPr>
          <w:p w14:paraId="2614D0C6"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E" w14:textId="77777777" w:rsidTr="282242B2">
        <w:trPr>
          <w:trHeight w:val="259"/>
          <w:jc w:val="right"/>
        </w:trPr>
        <w:tc>
          <w:tcPr>
            <w:tcW w:w="162" w:type="pct"/>
          </w:tcPr>
          <w:p w14:paraId="2614D0C8" w14:textId="77777777" w:rsidR="001F7755" w:rsidRPr="00476235" w:rsidRDefault="00DE4393">
            <w:pPr>
              <w:spacing w:after="0" w:line="240" w:lineRule="auto"/>
              <w:jc w:val="center"/>
              <w:rPr>
                <w:sz w:val="20"/>
                <w:szCs w:val="20"/>
              </w:rPr>
            </w:pPr>
            <w:r w:rsidRPr="00476235">
              <w:rPr>
                <w:sz w:val="20"/>
                <w:szCs w:val="20"/>
              </w:rPr>
              <w:t>12</w:t>
            </w:r>
          </w:p>
        </w:tc>
        <w:tc>
          <w:tcPr>
            <w:tcW w:w="1292" w:type="pct"/>
            <w:tcMar>
              <w:right w:w="144" w:type="dxa"/>
            </w:tcMar>
          </w:tcPr>
          <w:p w14:paraId="2614D0C9" w14:textId="77777777" w:rsidR="00DE4393" w:rsidRPr="00476235" w:rsidRDefault="00DE4393" w:rsidP="00362B00">
            <w:pPr>
              <w:spacing w:after="0" w:line="240" w:lineRule="auto"/>
              <w:jc w:val="right"/>
              <w:rPr>
                <w:sz w:val="20"/>
                <w:szCs w:val="20"/>
              </w:rPr>
            </w:pPr>
            <w:r w:rsidRPr="00476235">
              <w:rPr>
                <w:sz w:val="20"/>
                <w:szCs w:val="20"/>
              </w:rPr>
              <w:t>Project Scope:</w:t>
            </w:r>
          </w:p>
        </w:tc>
        <w:tc>
          <w:tcPr>
            <w:tcW w:w="1109" w:type="pct"/>
            <w:tcMar>
              <w:left w:w="144" w:type="dxa"/>
            </w:tcMar>
          </w:tcPr>
          <w:p w14:paraId="2614D0CA"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CB" w14:textId="77777777" w:rsidR="001F7755" w:rsidRPr="00476235" w:rsidRDefault="00DE4393">
            <w:pPr>
              <w:spacing w:after="0" w:line="240" w:lineRule="auto"/>
              <w:jc w:val="center"/>
              <w:rPr>
                <w:sz w:val="20"/>
                <w:szCs w:val="20"/>
              </w:rPr>
            </w:pPr>
            <w:r w:rsidRPr="00476235">
              <w:rPr>
                <w:sz w:val="20"/>
                <w:szCs w:val="20"/>
              </w:rPr>
              <w:t>13</w:t>
            </w:r>
          </w:p>
        </w:tc>
        <w:tc>
          <w:tcPr>
            <w:tcW w:w="1167" w:type="pct"/>
          </w:tcPr>
          <w:p w14:paraId="2614D0CC" w14:textId="2224FC77" w:rsidR="00DE4393" w:rsidRPr="00476235" w:rsidRDefault="00DE4393" w:rsidP="00D66587">
            <w:pPr>
              <w:spacing w:after="0" w:line="240" w:lineRule="auto"/>
              <w:jc w:val="right"/>
              <w:rPr>
                <w:sz w:val="20"/>
                <w:szCs w:val="20"/>
              </w:rPr>
            </w:pPr>
            <w:r w:rsidRPr="00476235">
              <w:rPr>
                <w:sz w:val="20"/>
                <w:szCs w:val="20"/>
              </w:rPr>
              <w:t xml:space="preserve">Number of </w:t>
            </w:r>
            <w:r w:rsidR="00D66587" w:rsidRPr="00476235">
              <w:rPr>
                <w:sz w:val="20"/>
                <w:szCs w:val="20"/>
              </w:rPr>
              <w:t>Bedrooms</w:t>
            </w:r>
            <w:r w:rsidRPr="00476235">
              <w:rPr>
                <w:sz w:val="20"/>
                <w:szCs w:val="20"/>
              </w:rPr>
              <w:t>:</w:t>
            </w:r>
          </w:p>
        </w:tc>
        <w:tc>
          <w:tcPr>
            <w:tcW w:w="1085" w:type="pct"/>
            <w:tcMar>
              <w:left w:w="144" w:type="dxa"/>
            </w:tcMar>
          </w:tcPr>
          <w:p w14:paraId="2614D0CD"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D5" w14:textId="77777777" w:rsidTr="282242B2">
        <w:trPr>
          <w:trHeight w:val="259"/>
          <w:jc w:val="right"/>
        </w:trPr>
        <w:tc>
          <w:tcPr>
            <w:tcW w:w="162" w:type="pct"/>
          </w:tcPr>
          <w:p w14:paraId="2614D0CF" w14:textId="77777777" w:rsidR="001F7755" w:rsidRPr="00476235" w:rsidRDefault="00DE4393">
            <w:pPr>
              <w:spacing w:after="0" w:line="240" w:lineRule="auto"/>
              <w:jc w:val="center"/>
              <w:rPr>
                <w:sz w:val="20"/>
                <w:szCs w:val="20"/>
              </w:rPr>
            </w:pPr>
            <w:r w:rsidRPr="00476235">
              <w:rPr>
                <w:sz w:val="20"/>
                <w:szCs w:val="20"/>
              </w:rPr>
              <w:t>14</w:t>
            </w:r>
          </w:p>
        </w:tc>
        <w:tc>
          <w:tcPr>
            <w:tcW w:w="1292" w:type="pct"/>
            <w:tcMar>
              <w:right w:w="144" w:type="dxa"/>
            </w:tcMar>
          </w:tcPr>
          <w:p w14:paraId="2614D0D0" w14:textId="7FF625B6" w:rsidR="00DE4393" w:rsidRPr="00476235" w:rsidRDefault="00D66587" w:rsidP="00362B00">
            <w:pPr>
              <w:spacing w:after="0" w:line="240" w:lineRule="auto"/>
              <w:jc w:val="right"/>
              <w:rPr>
                <w:sz w:val="20"/>
                <w:szCs w:val="20"/>
              </w:rPr>
            </w:pPr>
            <w:r w:rsidRPr="00476235">
              <w:rPr>
                <w:sz w:val="20"/>
                <w:szCs w:val="20"/>
              </w:rPr>
              <w:t xml:space="preserve">New </w:t>
            </w:r>
            <w:r w:rsidR="00DE4393" w:rsidRPr="00476235">
              <w:rPr>
                <w:sz w:val="20"/>
                <w:szCs w:val="20"/>
              </w:rPr>
              <w:t>Conditioned Floor Area(ft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1"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c>
          <w:tcPr>
            <w:tcW w:w="185" w:type="pct"/>
            <w:tcMar>
              <w:left w:w="144" w:type="dxa"/>
              <w:right w:w="144" w:type="dxa"/>
            </w:tcMar>
          </w:tcPr>
          <w:p w14:paraId="2614D0D2" w14:textId="77777777" w:rsidR="001F7755" w:rsidRPr="00476235" w:rsidRDefault="00DE4393">
            <w:pPr>
              <w:spacing w:after="0" w:line="240" w:lineRule="auto"/>
              <w:jc w:val="center"/>
              <w:rPr>
                <w:sz w:val="20"/>
                <w:szCs w:val="20"/>
              </w:rPr>
            </w:pPr>
            <w:r w:rsidRPr="00476235">
              <w:rPr>
                <w:sz w:val="20"/>
                <w:szCs w:val="20"/>
              </w:rPr>
              <w:t>15</w:t>
            </w:r>
          </w:p>
        </w:tc>
        <w:tc>
          <w:tcPr>
            <w:tcW w:w="1167" w:type="pct"/>
          </w:tcPr>
          <w:p w14:paraId="2614D0D3" w14:textId="2111B812" w:rsidR="00DE4393" w:rsidRPr="00476235" w:rsidRDefault="00DE4393" w:rsidP="00D66587">
            <w:pPr>
              <w:spacing w:after="0" w:line="240" w:lineRule="auto"/>
              <w:jc w:val="right"/>
              <w:rPr>
                <w:sz w:val="20"/>
                <w:szCs w:val="20"/>
              </w:rPr>
            </w:pPr>
            <w:r w:rsidRPr="00476235">
              <w:rPr>
                <w:sz w:val="20"/>
                <w:szCs w:val="20"/>
              </w:rPr>
              <w:t xml:space="preserve">Number of </w:t>
            </w:r>
            <w:r w:rsidR="00D66587" w:rsidRPr="00476235">
              <w:rPr>
                <w:sz w:val="20"/>
                <w:szCs w:val="20"/>
              </w:rPr>
              <w:t>Stories</w:t>
            </w:r>
            <w:r w:rsidRPr="00476235">
              <w:rPr>
                <w:sz w:val="20"/>
                <w:szCs w:val="20"/>
              </w:rPr>
              <w:t>:</w:t>
            </w:r>
          </w:p>
        </w:tc>
        <w:tc>
          <w:tcPr>
            <w:tcW w:w="1085" w:type="pct"/>
            <w:tcMar>
              <w:left w:w="144" w:type="dxa"/>
            </w:tcMar>
          </w:tcPr>
          <w:p w14:paraId="2614D0D4"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r>
      <w:tr w:rsidR="00DE4393" w:rsidRPr="00476235" w14:paraId="2614D0DC" w14:textId="77777777" w:rsidTr="282242B2">
        <w:trPr>
          <w:trHeight w:val="259"/>
          <w:jc w:val="right"/>
        </w:trPr>
        <w:tc>
          <w:tcPr>
            <w:tcW w:w="162" w:type="pct"/>
          </w:tcPr>
          <w:p w14:paraId="2614D0D6" w14:textId="77777777" w:rsidR="001F7755" w:rsidRPr="00476235" w:rsidRDefault="00DE4393">
            <w:pPr>
              <w:spacing w:after="0" w:line="240" w:lineRule="auto"/>
              <w:jc w:val="center"/>
              <w:rPr>
                <w:sz w:val="20"/>
                <w:szCs w:val="20"/>
              </w:rPr>
            </w:pPr>
            <w:r w:rsidRPr="00476235">
              <w:rPr>
                <w:sz w:val="20"/>
                <w:szCs w:val="20"/>
              </w:rPr>
              <w:t>16</w:t>
            </w:r>
          </w:p>
        </w:tc>
        <w:tc>
          <w:tcPr>
            <w:tcW w:w="1292" w:type="pct"/>
            <w:tcMar>
              <w:right w:w="144" w:type="dxa"/>
            </w:tcMar>
          </w:tcPr>
          <w:p w14:paraId="2614D0D7" w14:textId="3FCF553E" w:rsidR="00DE4393" w:rsidRPr="00476235" w:rsidRDefault="00D66587" w:rsidP="00362B00">
            <w:pPr>
              <w:spacing w:after="0" w:line="240" w:lineRule="auto"/>
              <w:jc w:val="right"/>
              <w:rPr>
                <w:sz w:val="20"/>
                <w:szCs w:val="20"/>
              </w:rPr>
            </w:pPr>
            <w:r w:rsidRPr="00476235">
              <w:rPr>
                <w:sz w:val="20"/>
                <w:szCs w:val="20"/>
              </w:rPr>
              <w:t xml:space="preserve">Existing Conditioned Floor </w:t>
            </w:r>
            <w:r w:rsidR="00DE4393" w:rsidRPr="00476235">
              <w:rPr>
                <w:sz w:val="20"/>
                <w:szCs w:val="20"/>
              </w:rPr>
              <w:t>Area (ft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8"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D9" w14:textId="77777777" w:rsidR="001F7755" w:rsidRPr="00476235" w:rsidRDefault="00DE4393">
            <w:pPr>
              <w:spacing w:after="0" w:line="240" w:lineRule="auto"/>
              <w:jc w:val="center"/>
              <w:rPr>
                <w:sz w:val="20"/>
                <w:szCs w:val="20"/>
              </w:rPr>
            </w:pPr>
            <w:r w:rsidRPr="00476235">
              <w:rPr>
                <w:sz w:val="20"/>
                <w:szCs w:val="20"/>
              </w:rPr>
              <w:t>17</w:t>
            </w:r>
          </w:p>
        </w:tc>
        <w:tc>
          <w:tcPr>
            <w:tcW w:w="1167" w:type="pct"/>
            <w:vAlign w:val="center"/>
          </w:tcPr>
          <w:p w14:paraId="2614D0DA" w14:textId="1006090A" w:rsidR="00DE4393" w:rsidRPr="00476235" w:rsidRDefault="00D66587" w:rsidP="00362B00">
            <w:pPr>
              <w:spacing w:after="0" w:line="240" w:lineRule="auto"/>
              <w:jc w:val="right"/>
              <w:rPr>
                <w:sz w:val="20"/>
                <w:szCs w:val="20"/>
              </w:rPr>
            </w:pPr>
            <w:r w:rsidRPr="00476235">
              <w:rPr>
                <w:sz w:val="20"/>
                <w:szCs w:val="20"/>
              </w:rPr>
              <w:t>Fenestration Average U-factor</w:t>
            </w:r>
            <w:r w:rsidR="00DE4393" w:rsidRPr="00476235">
              <w:rPr>
                <w:sz w:val="20"/>
                <w:szCs w:val="20"/>
              </w:rPr>
              <w:t>:</w:t>
            </w:r>
          </w:p>
        </w:tc>
        <w:tc>
          <w:tcPr>
            <w:tcW w:w="1085" w:type="pct"/>
            <w:tcMar>
              <w:left w:w="144" w:type="dxa"/>
            </w:tcMar>
          </w:tcPr>
          <w:p w14:paraId="2614D0DB" w14:textId="77777777" w:rsidR="00A92674" w:rsidRPr="00476235" w:rsidRDefault="00DE4393">
            <w:pPr>
              <w:spacing w:after="0" w:line="240" w:lineRule="auto"/>
              <w:rPr>
                <w:sz w:val="20"/>
                <w:szCs w:val="20"/>
              </w:rPr>
            </w:pPr>
            <w:r w:rsidRPr="00476235">
              <w:rPr>
                <w:sz w:val="20"/>
                <w:szCs w:val="20"/>
              </w:rPr>
              <w:t>&lt;pull from CF1R&gt;</w:t>
            </w:r>
          </w:p>
        </w:tc>
      </w:tr>
      <w:tr w:rsidR="00DE4393" w:rsidRPr="00476235" w14:paraId="2614D0E3" w14:textId="77777777" w:rsidTr="282242B2">
        <w:trPr>
          <w:trHeight w:val="259"/>
          <w:jc w:val="right"/>
        </w:trPr>
        <w:tc>
          <w:tcPr>
            <w:tcW w:w="162" w:type="pct"/>
          </w:tcPr>
          <w:p w14:paraId="2614D0DD" w14:textId="77777777" w:rsidR="001F7755" w:rsidRPr="00476235" w:rsidRDefault="00DE4393">
            <w:pPr>
              <w:spacing w:after="0" w:line="240" w:lineRule="auto"/>
              <w:jc w:val="center"/>
              <w:rPr>
                <w:sz w:val="20"/>
                <w:szCs w:val="20"/>
              </w:rPr>
            </w:pPr>
            <w:r w:rsidRPr="00476235">
              <w:rPr>
                <w:sz w:val="20"/>
                <w:szCs w:val="20"/>
              </w:rPr>
              <w:t>18</w:t>
            </w:r>
          </w:p>
        </w:tc>
        <w:tc>
          <w:tcPr>
            <w:tcW w:w="1292" w:type="pct"/>
            <w:tcMar>
              <w:right w:w="144" w:type="dxa"/>
            </w:tcMar>
          </w:tcPr>
          <w:p w14:paraId="2614D0DE" w14:textId="52956C1F" w:rsidR="00DE4393" w:rsidRPr="00476235" w:rsidRDefault="00D66587" w:rsidP="00362B00">
            <w:pPr>
              <w:spacing w:after="0" w:line="240" w:lineRule="auto"/>
              <w:jc w:val="right"/>
              <w:rPr>
                <w:sz w:val="20"/>
                <w:szCs w:val="20"/>
              </w:rPr>
            </w:pPr>
            <w:r w:rsidRPr="00476235">
              <w:rPr>
                <w:sz w:val="20"/>
                <w:szCs w:val="20"/>
              </w:rPr>
              <w:t xml:space="preserve">Total </w:t>
            </w:r>
            <w:r w:rsidR="00DE4393" w:rsidRPr="00476235">
              <w:rPr>
                <w:sz w:val="20"/>
                <w:szCs w:val="20"/>
              </w:rPr>
              <w:t>Conditioned Floor Area (ft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F"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E0" w14:textId="77777777" w:rsidR="001F7755" w:rsidRPr="00476235" w:rsidRDefault="00DE4393">
            <w:pPr>
              <w:spacing w:after="0" w:line="240" w:lineRule="auto"/>
              <w:jc w:val="center"/>
              <w:rPr>
                <w:sz w:val="20"/>
                <w:szCs w:val="20"/>
              </w:rPr>
            </w:pPr>
            <w:r w:rsidRPr="00476235">
              <w:rPr>
                <w:sz w:val="20"/>
                <w:szCs w:val="20"/>
              </w:rPr>
              <w:t>19</w:t>
            </w:r>
          </w:p>
        </w:tc>
        <w:tc>
          <w:tcPr>
            <w:tcW w:w="1167" w:type="pct"/>
          </w:tcPr>
          <w:p w14:paraId="2614D0E1" w14:textId="4961B089" w:rsidR="00A92674" w:rsidRPr="00476235" w:rsidRDefault="00D66587" w:rsidP="00D66587">
            <w:pPr>
              <w:spacing w:after="0" w:line="240" w:lineRule="auto"/>
              <w:jc w:val="right"/>
              <w:rPr>
                <w:sz w:val="20"/>
                <w:szCs w:val="20"/>
              </w:rPr>
            </w:pPr>
            <w:r w:rsidRPr="00476235">
              <w:rPr>
                <w:sz w:val="20"/>
                <w:szCs w:val="20"/>
              </w:rPr>
              <w:t>Glazing Percentage (%)</w:t>
            </w:r>
            <w:r w:rsidR="00DE4393" w:rsidRPr="00476235">
              <w:rPr>
                <w:sz w:val="20"/>
                <w:szCs w:val="20"/>
              </w:rPr>
              <w:t>:</w:t>
            </w:r>
          </w:p>
        </w:tc>
        <w:tc>
          <w:tcPr>
            <w:tcW w:w="1085" w:type="pct"/>
            <w:tcMar>
              <w:left w:w="144" w:type="dxa"/>
            </w:tcMar>
          </w:tcPr>
          <w:p w14:paraId="2614D0E2" w14:textId="77777777" w:rsidR="00A92674" w:rsidRPr="00476235" w:rsidRDefault="00DE4393">
            <w:pPr>
              <w:spacing w:after="0" w:line="240" w:lineRule="auto"/>
              <w:rPr>
                <w:sz w:val="20"/>
                <w:szCs w:val="20"/>
              </w:rPr>
            </w:pPr>
            <w:r w:rsidRPr="00476235">
              <w:rPr>
                <w:sz w:val="20"/>
                <w:szCs w:val="20"/>
              </w:rPr>
              <w:t>&lt;pull from CF1R&gt;</w:t>
            </w:r>
          </w:p>
        </w:tc>
      </w:tr>
    </w:tbl>
    <w:p w14:paraId="2614D0EB" w14:textId="7A8B0879" w:rsidR="00362B00" w:rsidRPr="00476235" w:rsidRDefault="00362B00" w:rsidP="00362B00">
      <w:pPr>
        <w:spacing w:after="0" w:line="240" w:lineRule="auto"/>
        <w:rPr>
          <w:b/>
        </w:rPr>
      </w:pPr>
    </w:p>
    <w:tbl>
      <w:tblPr>
        <w:tblStyle w:val="TableGrid"/>
        <w:tblW w:w="0" w:type="auto"/>
        <w:tblLook w:val="04A0" w:firstRow="1" w:lastRow="0" w:firstColumn="1" w:lastColumn="0" w:noHBand="0" w:noVBand="1"/>
      </w:tblPr>
      <w:tblGrid>
        <w:gridCol w:w="468"/>
        <w:gridCol w:w="4230"/>
        <w:gridCol w:w="9918"/>
      </w:tblGrid>
      <w:tr w:rsidR="00951114" w:rsidRPr="00476235" w14:paraId="6B6BE86E" w14:textId="77777777" w:rsidTr="282242B2">
        <w:tc>
          <w:tcPr>
            <w:tcW w:w="14616" w:type="dxa"/>
            <w:gridSpan w:val="3"/>
          </w:tcPr>
          <w:p w14:paraId="289C64AA" w14:textId="5B3710EF" w:rsidR="00951114" w:rsidRPr="00476235" w:rsidRDefault="00951114" w:rsidP="282242B2">
            <w:pPr>
              <w:spacing w:after="0" w:line="240" w:lineRule="auto"/>
              <w:rPr>
                <w:b/>
                <w:bCs/>
              </w:rPr>
            </w:pPr>
            <w:r w:rsidRPr="00476235">
              <w:rPr>
                <w:b/>
                <w:bCs/>
              </w:rPr>
              <w:t>B</w:t>
            </w:r>
            <w:r w:rsidR="006513E7" w:rsidRPr="00476235">
              <w:rPr>
                <w:b/>
                <w:bCs/>
              </w:rPr>
              <w:t>1</w:t>
            </w:r>
            <w:r w:rsidRPr="00476235">
              <w:rPr>
                <w:b/>
                <w:bCs/>
              </w:rPr>
              <w:t>. Building Envelope Leakage</w:t>
            </w:r>
          </w:p>
          <w:p w14:paraId="6810E69C" w14:textId="7CAD0127" w:rsidR="00951114" w:rsidRPr="00476235" w:rsidRDefault="282242B2" w:rsidP="282242B2">
            <w:pPr>
              <w:spacing w:after="0" w:line="240" w:lineRule="auto"/>
            </w:pPr>
            <w:r w:rsidRPr="00476235">
              <w:t>&lt;&lt;if existing data does not appear in CF1R, then display the “Section Does Not Apply” message&gt;&gt;</w:t>
            </w:r>
          </w:p>
        </w:tc>
      </w:tr>
      <w:tr w:rsidR="00F87FC0" w:rsidRPr="00476235" w14:paraId="528619D7" w14:textId="77777777" w:rsidTr="00864C42">
        <w:tc>
          <w:tcPr>
            <w:tcW w:w="468" w:type="dxa"/>
          </w:tcPr>
          <w:p w14:paraId="25C0A42C" w14:textId="77777777" w:rsidR="00F87FC0" w:rsidRPr="00476235" w:rsidRDefault="00F87FC0" w:rsidP="00F87FC0">
            <w:pPr>
              <w:spacing w:after="0" w:line="240" w:lineRule="auto"/>
              <w:rPr>
                <w:bCs/>
              </w:rPr>
            </w:pPr>
            <w:r w:rsidRPr="00476235">
              <w:rPr>
                <w:bCs/>
              </w:rPr>
              <w:t>01</w:t>
            </w:r>
          </w:p>
        </w:tc>
        <w:tc>
          <w:tcPr>
            <w:tcW w:w="4230" w:type="dxa"/>
          </w:tcPr>
          <w:p w14:paraId="6A66E826" w14:textId="77777777" w:rsidR="00F87FC0" w:rsidRPr="00476235" w:rsidRDefault="00F87FC0" w:rsidP="00F87FC0">
            <w:pPr>
              <w:spacing w:after="0" w:line="240" w:lineRule="auto"/>
              <w:rPr>
                <w:bCs/>
              </w:rPr>
            </w:pPr>
            <w:r w:rsidRPr="00476235">
              <w:rPr>
                <w:bCs/>
              </w:rPr>
              <w:t>Date of Diagnostic Test for this Dwelling</w:t>
            </w:r>
          </w:p>
        </w:tc>
        <w:tc>
          <w:tcPr>
            <w:tcW w:w="9918" w:type="dxa"/>
          </w:tcPr>
          <w:p w14:paraId="08E4F48A" w14:textId="331DD3F2" w:rsidR="00F87FC0" w:rsidRPr="00476235" w:rsidRDefault="00F87FC0" w:rsidP="00F87FC0">
            <w:pPr>
              <w:spacing w:after="0" w:line="240" w:lineRule="auto"/>
              <w:rPr>
                <w:bCs/>
              </w:rPr>
            </w:pPr>
            <w:r w:rsidRPr="00476235">
              <w:rPr>
                <w:bCs/>
              </w:rPr>
              <w:t>&lt;&lt;user input: date&gt;&gt;</w:t>
            </w:r>
          </w:p>
        </w:tc>
      </w:tr>
      <w:tr w:rsidR="00F87FC0" w:rsidRPr="00476235" w14:paraId="0B26AC8F" w14:textId="77777777" w:rsidTr="00864C42">
        <w:tc>
          <w:tcPr>
            <w:tcW w:w="468" w:type="dxa"/>
          </w:tcPr>
          <w:p w14:paraId="7D9A206C" w14:textId="77777777" w:rsidR="00F87FC0" w:rsidRPr="00476235" w:rsidRDefault="00F87FC0" w:rsidP="00F87FC0">
            <w:pPr>
              <w:spacing w:after="0" w:line="240" w:lineRule="auto"/>
              <w:rPr>
                <w:bCs/>
              </w:rPr>
            </w:pPr>
            <w:r w:rsidRPr="00476235">
              <w:rPr>
                <w:bCs/>
              </w:rPr>
              <w:t>02</w:t>
            </w:r>
          </w:p>
        </w:tc>
        <w:tc>
          <w:tcPr>
            <w:tcW w:w="4230" w:type="dxa"/>
          </w:tcPr>
          <w:p w14:paraId="1CDACED7" w14:textId="77777777" w:rsidR="00F87FC0" w:rsidRPr="00476235" w:rsidRDefault="00F87FC0" w:rsidP="00F87FC0">
            <w:pPr>
              <w:spacing w:after="0" w:line="240" w:lineRule="auto"/>
              <w:rPr>
                <w:bCs/>
              </w:rPr>
            </w:pPr>
            <w:r w:rsidRPr="00476235">
              <w:rPr>
                <w:bCs/>
              </w:rPr>
              <w:t xml:space="preserve">Test Procedure Used </w:t>
            </w:r>
          </w:p>
        </w:tc>
        <w:tc>
          <w:tcPr>
            <w:tcW w:w="9918" w:type="dxa"/>
          </w:tcPr>
          <w:p w14:paraId="1A58C535" w14:textId="77777777" w:rsidR="00F87FC0" w:rsidRPr="00476235" w:rsidRDefault="00F87FC0" w:rsidP="00F87FC0">
            <w:pPr>
              <w:spacing w:after="0" w:line="240" w:lineRule="auto"/>
              <w:rPr>
                <w:bCs/>
              </w:rPr>
            </w:pPr>
            <w:r w:rsidRPr="00476235">
              <w:rPr>
                <w:bCs/>
              </w:rPr>
              <w:t xml:space="preserve">&lt;&lt;user select from list: </w:t>
            </w:r>
          </w:p>
          <w:p w14:paraId="5A923102" w14:textId="77777777" w:rsidR="00F87FC0" w:rsidRPr="00476235" w:rsidRDefault="00F87FC0" w:rsidP="00F87FC0">
            <w:pPr>
              <w:spacing w:after="0" w:line="240" w:lineRule="auto"/>
              <w:rPr>
                <w:bCs/>
              </w:rPr>
            </w:pPr>
            <w:r w:rsidRPr="00476235">
              <w:rPr>
                <w:bCs/>
              </w:rPr>
              <w:t>*Single-Point Test with Manual Meter; or</w:t>
            </w:r>
          </w:p>
          <w:p w14:paraId="113DCE79" w14:textId="356F00C1" w:rsidR="00F87FC0" w:rsidRPr="00476235" w:rsidRDefault="00F87FC0" w:rsidP="00F87FC0">
            <w:pPr>
              <w:spacing w:after="0" w:line="240" w:lineRule="auto"/>
              <w:rPr>
                <w:bCs/>
              </w:rPr>
            </w:pPr>
            <w:r w:rsidRPr="00476235">
              <w:rPr>
                <w:bCs/>
              </w:rPr>
              <w:t>*Single-Point Test with Automatic Meter&gt;&gt;</w:t>
            </w:r>
          </w:p>
        </w:tc>
      </w:tr>
      <w:tr w:rsidR="00F87FC0" w:rsidRPr="00476235" w14:paraId="3AAC8BDB" w14:textId="77777777" w:rsidTr="00864C42">
        <w:tc>
          <w:tcPr>
            <w:tcW w:w="468" w:type="dxa"/>
          </w:tcPr>
          <w:p w14:paraId="65B6B10E" w14:textId="77777777" w:rsidR="00F87FC0" w:rsidRPr="00476235" w:rsidRDefault="00F87FC0" w:rsidP="00F87FC0">
            <w:pPr>
              <w:spacing w:after="0" w:line="240" w:lineRule="auto"/>
              <w:rPr>
                <w:bCs/>
              </w:rPr>
            </w:pPr>
            <w:r w:rsidRPr="00476235">
              <w:rPr>
                <w:bCs/>
              </w:rPr>
              <w:t>03</w:t>
            </w:r>
          </w:p>
        </w:tc>
        <w:tc>
          <w:tcPr>
            <w:tcW w:w="4230" w:type="dxa"/>
          </w:tcPr>
          <w:p w14:paraId="2CB34E63" w14:textId="77777777" w:rsidR="00F87FC0" w:rsidRPr="00476235" w:rsidRDefault="00F87FC0" w:rsidP="00F87FC0">
            <w:pPr>
              <w:spacing w:after="0" w:line="240" w:lineRule="auto"/>
              <w:rPr>
                <w:bCs/>
              </w:rPr>
            </w:pPr>
            <w:r w:rsidRPr="00476235">
              <w:rPr>
                <w:bCs/>
              </w:rPr>
              <w:t>Manometer Make</w:t>
            </w:r>
          </w:p>
        </w:tc>
        <w:tc>
          <w:tcPr>
            <w:tcW w:w="9918" w:type="dxa"/>
          </w:tcPr>
          <w:p w14:paraId="75D2FFCF" w14:textId="7E7CBC95" w:rsidR="00F87FC0" w:rsidRPr="00476235" w:rsidRDefault="00F87FC0" w:rsidP="00F87FC0">
            <w:pPr>
              <w:spacing w:after="0" w:line="240" w:lineRule="auto"/>
              <w:rPr>
                <w:bCs/>
              </w:rPr>
            </w:pPr>
            <w:r w:rsidRPr="00476235">
              <w:rPr>
                <w:bCs/>
              </w:rPr>
              <w:t>&lt;&lt;user input: text&gt;&gt;</w:t>
            </w:r>
          </w:p>
        </w:tc>
      </w:tr>
      <w:tr w:rsidR="00F87FC0" w:rsidRPr="00476235" w14:paraId="10A3549C" w14:textId="77777777" w:rsidTr="00864C42">
        <w:tc>
          <w:tcPr>
            <w:tcW w:w="468" w:type="dxa"/>
          </w:tcPr>
          <w:p w14:paraId="087E1A84" w14:textId="77777777" w:rsidR="00F87FC0" w:rsidRPr="00476235" w:rsidRDefault="00F87FC0" w:rsidP="00F87FC0">
            <w:pPr>
              <w:spacing w:after="0" w:line="240" w:lineRule="auto"/>
              <w:rPr>
                <w:bCs/>
              </w:rPr>
            </w:pPr>
            <w:r w:rsidRPr="00476235">
              <w:rPr>
                <w:bCs/>
              </w:rPr>
              <w:t>04</w:t>
            </w:r>
          </w:p>
        </w:tc>
        <w:tc>
          <w:tcPr>
            <w:tcW w:w="4230" w:type="dxa"/>
          </w:tcPr>
          <w:p w14:paraId="68CBF824" w14:textId="77777777" w:rsidR="00F87FC0" w:rsidRPr="00476235" w:rsidRDefault="00F87FC0" w:rsidP="00F87FC0">
            <w:pPr>
              <w:spacing w:after="0" w:line="240" w:lineRule="auto"/>
              <w:rPr>
                <w:bCs/>
              </w:rPr>
            </w:pPr>
            <w:r w:rsidRPr="00476235">
              <w:rPr>
                <w:bCs/>
              </w:rPr>
              <w:t>Manometer Model</w:t>
            </w:r>
          </w:p>
        </w:tc>
        <w:tc>
          <w:tcPr>
            <w:tcW w:w="9918" w:type="dxa"/>
          </w:tcPr>
          <w:p w14:paraId="73FB7423" w14:textId="125BA37B" w:rsidR="00F87FC0" w:rsidRPr="00476235" w:rsidRDefault="00F87FC0" w:rsidP="00F87FC0">
            <w:pPr>
              <w:spacing w:after="0" w:line="240" w:lineRule="auto"/>
              <w:rPr>
                <w:bCs/>
              </w:rPr>
            </w:pPr>
            <w:r w:rsidRPr="00476235">
              <w:rPr>
                <w:bCs/>
              </w:rPr>
              <w:t>&lt;&lt;user input: text&gt;&gt;</w:t>
            </w:r>
          </w:p>
        </w:tc>
      </w:tr>
      <w:tr w:rsidR="00F87FC0" w:rsidRPr="00476235" w14:paraId="5B63EE13" w14:textId="77777777" w:rsidTr="00864C42">
        <w:tc>
          <w:tcPr>
            <w:tcW w:w="468" w:type="dxa"/>
          </w:tcPr>
          <w:p w14:paraId="64F19BBE" w14:textId="77777777" w:rsidR="00F87FC0" w:rsidRPr="00476235" w:rsidRDefault="00F87FC0" w:rsidP="00F87FC0">
            <w:pPr>
              <w:spacing w:after="0" w:line="240" w:lineRule="auto"/>
              <w:rPr>
                <w:bCs/>
              </w:rPr>
            </w:pPr>
            <w:r w:rsidRPr="00476235">
              <w:rPr>
                <w:bCs/>
              </w:rPr>
              <w:t>05</w:t>
            </w:r>
          </w:p>
        </w:tc>
        <w:tc>
          <w:tcPr>
            <w:tcW w:w="4230" w:type="dxa"/>
          </w:tcPr>
          <w:p w14:paraId="23F0B545" w14:textId="77777777" w:rsidR="00F87FC0" w:rsidRPr="00476235" w:rsidRDefault="00F87FC0" w:rsidP="00F87FC0">
            <w:pPr>
              <w:spacing w:after="0" w:line="240" w:lineRule="auto"/>
              <w:rPr>
                <w:bCs/>
              </w:rPr>
            </w:pPr>
            <w:r w:rsidRPr="00476235">
              <w:rPr>
                <w:bCs/>
              </w:rPr>
              <w:t>Manometer Serial Number</w:t>
            </w:r>
          </w:p>
        </w:tc>
        <w:tc>
          <w:tcPr>
            <w:tcW w:w="9918" w:type="dxa"/>
          </w:tcPr>
          <w:p w14:paraId="6466EB76" w14:textId="609B6931" w:rsidR="00F87FC0" w:rsidRPr="00476235" w:rsidRDefault="00F87FC0" w:rsidP="00F87FC0">
            <w:pPr>
              <w:spacing w:after="0" w:line="240" w:lineRule="auto"/>
              <w:rPr>
                <w:bCs/>
              </w:rPr>
            </w:pPr>
            <w:r w:rsidRPr="00476235">
              <w:rPr>
                <w:bCs/>
              </w:rPr>
              <w:t>&lt;&lt;user input: text&gt;&gt;</w:t>
            </w:r>
          </w:p>
        </w:tc>
      </w:tr>
      <w:tr w:rsidR="00F87FC0" w:rsidRPr="00476235" w14:paraId="6BA5CED4" w14:textId="77777777" w:rsidTr="00864C42">
        <w:tc>
          <w:tcPr>
            <w:tcW w:w="468" w:type="dxa"/>
          </w:tcPr>
          <w:p w14:paraId="23B1316F" w14:textId="77777777" w:rsidR="00F87FC0" w:rsidRPr="00476235" w:rsidRDefault="00F87FC0" w:rsidP="00F87FC0">
            <w:pPr>
              <w:spacing w:after="0" w:line="240" w:lineRule="auto"/>
              <w:rPr>
                <w:bCs/>
              </w:rPr>
            </w:pPr>
            <w:r w:rsidRPr="00476235">
              <w:rPr>
                <w:bCs/>
              </w:rPr>
              <w:t>06</w:t>
            </w:r>
          </w:p>
        </w:tc>
        <w:tc>
          <w:tcPr>
            <w:tcW w:w="4230" w:type="dxa"/>
          </w:tcPr>
          <w:p w14:paraId="5FC243B1" w14:textId="77777777" w:rsidR="00F87FC0" w:rsidRPr="00476235" w:rsidRDefault="00F87FC0" w:rsidP="00F87FC0">
            <w:pPr>
              <w:spacing w:after="0" w:line="240" w:lineRule="auto"/>
              <w:rPr>
                <w:bCs/>
              </w:rPr>
            </w:pPr>
            <w:r w:rsidRPr="00476235">
              <w:rPr>
                <w:bCs/>
              </w:rPr>
              <w:t>Manometer Calibration Date</w:t>
            </w:r>
          </w:p>
        </w:tc>
        <w:tc>
          <w:tcPr>
            <w:tcW w:w="9918" w:type="dxa"/>
          </w:tcPr>
          <w:p w14:paraId="3AABCB5F" w14:textId="451F6FE4" w:rsidR="00F87FC0" w:rsidRPr="00476235" w:rsidRDefault="00F87FC0" w:rsidP="00F87FC0">
            <w:pPr>
              <w:spacing w:after="0" w:line="240" w:lineRule="auto"/>
              <w:rPr>
                <w:bCs/>
              </w:rPr>
            </w:pPr>
            <w:r w:rsidRPr="00476235">
              <w:rPr>
                <w:bCs/>
              </w:rPr>
              <w:t>&lt;&lt;user input: date&gt;&gt;</w:t>
            </w:r>
          </w:p>
        </w:tc>
      </w:tr>
      <w:tr w:rsidR="00F87FC0" w:rsidRPr="00476235" w14:paraId="316BEBF7" w14:textId="77777777" w:rsidTr="00864C42">
        <w:tc>
          <w:tcPr>
            <w:tcW w:w="468" w:type="dxa"/>
          </w:tcPr>
          <w:p w14:paraId="52FC9A9E" w14:textId="77777777" w:rsidR="00F87FC0" w:rsidRPr="00476235" w:rsidRDefault="00F87FC0" w:rsidP="00F87FC0">
            <w:pPr>
              <w:spacing w:after="0" w:line="240" w:lineRule="auto"/>
              <w:rPr>
                <w:bCs/>
              </w:rPr>
            </w:pPr>
            <w:r w:rsidRPr="00476235">
              <w:rPr>
                <w:bCs/>
              </w:rPr>
              <w:t>07</w:t>
            </w:r>
          </w:p>
        </w:tc>
        <w:tc>
          <w:tcPr>
            <w:tcW w:w="4230" w:type="dxa"/>
          </w:tcPr>
          <w:p w14:paraId="3FC48620" w14:textId="77777777" w:rsidR="00F87FC0" w:rsidRPr="00476235" w:rsidRDefault="00F87FC0" w:rsidP="00F87FC0">
            <w:pPr>
              <w:spacing w:after="0" w:line="240" w:lineRule="auto"/>
              <w:rPr>
                <w:bCs/>
              </w:rPr>
            </w:pPr>
            <w:r w:rsidRPr="00476235">
              <w:rPr>
                <w:bCs/>
              </w:rPr>
              <w:t>Manometer Calibration Status</w:t>
            </w:r>
          </w:p>
        </w:tc>
        <w:tc>
          <w:tcPr>
            <w:tcW w:w="9918" w:type="dxa"/>
          </w:tcPr>
          <w:p w14:paraId="715A5496" w14:textId="2C4D6287" w:rsidR="00F87FC0" w:rsidRPr="00476235" w:rsidRDefault="00F87FC0" w:rsidP="00F87FC0">
            <w:pPr>
              <w:spacing w:after="0" w:line="240" w:lineRule="auto"/>
            </w:pPr>
            <w:r w:rsidRPr="00476235">
              <w:rPr>
                <w:rStyle w:val="normaltextrun"/>
                <w:rFonts w:cs="Calibri"/>
                <w:color w:val="000000" w:themeColor="text1"/>
              </w:rPr>
              <w:t>&lt;&lt;calculated field: if manometer Calibration Date in B1-06 is within 12 months of the date of the diagnostic test B1-01, then display message: Manometer Calibration is valid"; else display message: "WARNING - Manometer Calibration is expired.  A manometer with current calibration is required in order to comply with this Enclosure Air Leakage Diagnostic test"&gt;&gt;</w:t>
            </w:r>
            <w:r w:rsidRPr="00476235">
              <w:rPr>
                <w:rStyle w:val="eop"/>
                <w:rFonts w:cs="Calibri"/>
                <w:color w:val="000000" w:themeColor="text1"/>
              </w:rPr>
              <w:t> </w:t>
            </w:r>
          </w:p>
        </w:tc>
      </w:tr>
      <w:tr w:rsidR="00F87FC0" w:rsidRPr="00476235" w14:paraId="5672D9F9" w14:textId="77777777" w:rsidTr="00864C42">
        <w:tc>
          <w:tcPr>
            <w:tcW w:w="468" w:type="dxa"/>
          </w:tcPr>
          <w:p w14:paraId="144824BF" w14:textId="77777777" w:rsidR="00F87FC0" w:rsidRPr="00476235" w:rsidRDefault="00F87FC0" w:rsidP="00F87FC0">
            <w:pPr>
              <w:spacing w:after="0" w:line="240" w:lineRule="auto"/>
              <w:rPr>
                <w:bCs/>
              </w:rPr>
            </w:pPr>
            <w:r w:rsidRPr="00476235">
              <w:rPr>
                <w:bCs/>
              </w:rPr>
              <w:t>08</w:t>
            </w:r>
          </w:p>
        </w:tc>
        <w:tc>
          <w:tcPr>
            <w:tcW w:w="4230" w:type="dxa"/>
          </w:tcPr>
          <w:p w14:paraId="2EB667D7" w14:textId="77777777" w:rsidR="00F87FC0" w:rsidRPr="00476235" w:rsidRDefault="00F87FC0" w:rsidP="00F87FC0">
            <w:pPr>
              <w:spacing w:after="0" w:line="240" w:lineRule="auto"/>
              <w:rPr>
                <w:bCs/>
              </w:rPr>
            </w:pPr>
            <w:r w:rsidRPr="00476235">
              <w:rPr>
                <w:bCs/>
              </w:rPr>
              <w:t>Test Methodology</w:t>
            </w:r>
          </w:p>
        </w:tc>
        <w:tc>
          <w:tcPr>
            <w:tcW w:w="9918" w:type="dxa"/>
          </w:tcPr>
          <w:p w14:paraId="41740CCB" w14:textId="77777777" w:rsidR="00F87FC0" w:rsidRPr="00476235" w:rsidRDefault="00F87FC0" w:rsidP="00F87FC0">
            <w:pPr>
              <w:spacing w:after="0" w:line="240" w:lineRule="auto"/>
              <w:rPr>
                <w:bCs/>
              </w:rPr>
            </w:pPr>
            <w:r w:rsidRPr="00476235">
              <w:rPr>
                <w:bCs/>
              </w:rPr>
              <w:t>&lt;&lt;user select from list:</w:t>
            </w:r>
          </w:p>
          <w:p w14:paraId="1C1BA123" w14:textId="77777777" w:rsidR="00F87FC0" w:rsidRPr="00476235" w:rsidRDefault="00F87FC0" w:rsidP="00F87FC0">
            <w:pPr>
              <w:spacing w:after="0" w:line="240" w:lineRule="auto"/>
              <w:rPr>
                <w:bCs/>
              </w:rPr>
            </w:pPr>
            <w:r w:rsidRPr="00476235">
              <w:rPr>
                <w:bCs/>
              </w:rPr>
              <w:t>*Pressurization; or</w:t>
            </w:r>
          </w:p>
          <w:p w14:paraId="26BA5C47" w14:textId="6B0189F0" w:rsidR="00F87FC0" w:rsidRPr="00476235" w:rsidRDefault="00F87FC0" w:rsidP="00F87FC0">
            <w:pPr>
              <w:spacing w:after="0" w:line="240" w:lineRule="auto"/>
              <w:rPr>
                <w:bCs/>
              </w:rPr>
            </w:pPr>
            <w:r w:rsidRPr="00476235">
              <w:rPr>
                <w:bCs/>
              </w:rPr>
              <w:t>*Depressurization&gt;&gt;</w:t>
            </w:r>
          </w:p>
        </w:tc>
      </w:tr>
      <w:tr w:rsidR="00F87FC0" w:rsidRPr="00476235" w14:paraId="2E460CF7" w14:textId="77777777" w:rsidTr="00864C42">
        <w:tc>
          <w:tcPr>
            <w:tcW w:w="468" w:type="dxa"/>
          </w:tcPr>
          <w:p w14:paraId="15ACC575" w14:textId="66860722" w:rsidR="00F87FC0" w:rsidRPr="00476235" w:rsidRDefault="00F87FC0" w:rsidP="00F87FC0">
            <w:pPr>
              <w:spacing w:after="0" w:line="240" w:lineRule="auto"/>
              <w:rPr>
                <w:bCs/>
              </w:rPr>
            </w:pPr>
            <w:r w:rsidRPr="00476235">
              <w:rPr>
                <w:bCs/>
              </w:rPr>
              <w:t>09</w:t>
            </w:r>
          </w:p>
        </w:tc>
        <w:tc>
          <w:tcPr>
            <w:tcW w:w="4230" w:type="dxa"/>
          </w:tcPr>
          <w:p w14:paraId="201FC8DC" w14:textId="191E467A" w:rsidR="00F87FC0" w:rsidRPr="00476235" w:rsidRDefault="00F87FC0" w:rsidP="00F87FC0">
            <w:pPr>
              <w:spacing w:after="0" w:line="240" w:lineRule="auto"/>
              <w:rPr>
                <w:bCs/>
              </w:rPr>
            </w:pPr>
            <w:r w:rsidRPr="00476235">
              <w:rPr>
                <w:bCs/>
              </w:rPr>
              <w:t>Target Enclosure Air Leakage from CF1R (ACH50)</w:t>
            </w:r>
          </w:p>
        </w:tc>
        <w:tc>
          <w:tcPr>
            <w:tcW w:w="9918" w:type="dxa"/>
          </w:tcPr>
          <w:p w14:paraId="7E6971F7" w14:textId="3515AE4E" w:rsidR="00F87FC0" w:rsidRPr="00476235" w:rsidRDefault="00F87FC0" w:rsidP="00F87FC0">
            <w:pPr>
              <w:spacing w:after="0" w:line="240" w:lineRule="auto"/>
              <w:rPr>
                <w:bCs/>
              </w:rPr>
            </w:pPr>
            <w:r w:rsidRPr="00476235">
              <w:rPr>
                <w:bCs/>
              </w:rPr>
              <w:t>&lt;&lt;pull from CF1R&gt;&gt;</w:t>
            </w:r>
          </w:p>
        </w:tc>
      </w:tr>
      <w:tr w:rsidR="00F87FC0" w:rsidRPr="00476235" w14:paraId="3C1565E9" w14:textId="77777777" w:rsidTr="00864C42">
        <w:tc>
          <w:tcPr>
            <w:tcW w:w="468" w:type="dxa"/>
          </w:tcPr>
          <w:p w14:paraId="0F20F88E" w14:textId="626AF52C" w:rsidR="00F87FC0" w:rsidRPr="00476235" w:rsidRDefault="00F87FC0" w:rsidP="00F87FC0">
            <w:pPr>
              <w:spacing w:after="0" w:line="240" w:lineRule="auto"/>
              <w:rPr>
                <w:bCs/>
              </w:rPr>
            </w:pPr>
            <w:r w:rsidRPr="00476235">
              <w:rPr>
                <w:bCs/>
              </w:rPr>
              <w:t>10</w:t>
            </w:r>
          </w:p>
        </w:tc>
        <w:tc>
          <w:tcPr>
            <w:tcW w:w="4230" w:type="dxa"/>
          </w:tcPr>
          <w:p w14:paraId="7EEC23EB" w14:textId="58BAEF6C" w:rsidR="00F87FC0" w:rsidRPr="00476235" w:rsidRDefault="00376A18" w:rsidP="00F87FC0">
            <w:pPr>
              <w:spacing w:after="0" w:line="240" w:lineRule="auto"/>
              <w:rPr>
                <w:bCs/>
              </w:rPr>
            </w:pPr>
            <w:r w:rsidRPr="00476235">
              <w:rPr>
                <w:bCs/>
              </w:rPr>
              <w:t xml:space="preserve">Tested </w:t>
            </w:r>
            <w:r w:rsidR="00F87FC0" w:rsidRPr="00476235">
              <w:rPr>
                <w:bCs/>
              </w:rPr>
              <w:t xml:space="preserve">Pre-Retrofit </w:t>
            </w:r>
            <w:r w:rsidRPr="00476235">
              <w:rPr>
                <w:bCs/>
              </w:rPr>
              <w:t>CFM</w:t>
            </w:r>
            <w:r w:rsidR="00F87FC0" w:rsidRPr="00476235">
              <w:rPr>
                <w:bCs/>
              </w:rPr>
              <w:t>50</w:t>
            </w:r>
          </w:p>
        </w:tc>
        <w:tc>
          <w:tcPr>
            <w:tcW w:w="9918" w:type="dxa"/>
          </w:tcPr>
          <w:p w14:paraId="442AE163" w14:textId="798D7F2B" w:rsidR="00F87FC0" w:rsidRPr="00476235" w:rsidRDefault="00F87FC0" w:rsidP="00F87FC0">
            <w:pPr>
              <w:spacing w:after="0" w:line="240" w:lineRule="auto"/>
              <w:rPr>
                <w:bCs/>
              </w:rPr>
            </w:pPr>
            <w:r w:rsidRPr="00476235">
              <w:rPr>
                <w:bCs/>
              </w:rPr>
              <w:t>&lt;&lt;user input: number&gt;&gt;</w:t>
            </w:r>
          </w:p>
        </w:tc>
      </w:tr>
      <w:tr w:rsidR="00F87FC0" w:rsidRPr="00476235" w14:paraId="3B8B9EEE" w14:textId="77777777" w:rsidTr="00864C42">
        <w:tc>
          <w:tcPr>
            <w:tcW w:w="468" w:type="dxa"/>
          </w:tcPr>
          <w:p w14:paraId="1BF37869" w14:textId="0558C17F" w:rsidR="00F87FC0" w:rsidRPr="00476235" w:rsidRDefault="00F87FC0" w:rsidP="00F87FC0">
            <w:pPr>
              <w:spacing w:after="0" w:line="240" w:lineRule="auto"/>
              <w:rPr>
                <w:bCs/>
              </w:rPr>
            </w:pPr>
            <w:r w:rsidRPr="00476235">
              <w:rPr>
                <w:bCs/>
              </w:rPr>
              <w:t>11</w:t>
            </w:r>
          </w:p>
        </w:tc>
        <w:tc>
          <w:tcPr>
            <w:tcW w:w="4230" w:type="dxa"/>
          </w:tcPr>
          <w:p w14:paraId="665F02AC" w14:textId="42C8639D" w:rsidR="00F87FC0" w:rsidRPr="00476235" w:rsidRDefault="00376A18" w:rsidP="00F87FC0">
            <w:pPr>
              <w:spacing w:after="0" w:line="240" w:lineRule="auto"/>
              <w:rPr>
                <w:bCs/>
              </w:rPr>
            </w:pPr>
            <w:r w:rsidRPr="00476235">
              <w:rPr>
                <w:bCs/>
              </w:rPr>
              <w:t xml:space="preserve">Tested </w:t>
            </w:r>
            <w:r w:rsidR="00F87FC0" w:rsidRPr="00476235">
              <w:rPr>
                <w:bCs/>
              </w:rPr>
              <w:t xml:space="preserve">Pre-Retrofit </w:t>
            </w:r>
            <w:r w:rsidRPr="00476235">
              <w:rPr>
                <w:bCs/>
              </w:rPr>
              <w:t>ACH</w:t>
            </w:r>
            <w:r w:rsidR="00F87FC0" w:rsidRPr="00476235">
              <w:rPr>
                <w:bCs/>
              </w:rPr>
              <w:t>50</w:t>
            </w:r>
          </w:p>
        </w:tc>
        <w:tc>
          <w:tcPr>
            <w:tcW w:w="9918" w:type="dxa"/>
          </w:tcPr>
          <w:p w14:paraId="65F678F8" w14:textId="4454828A" w:rsidR="00F87FC0" w:rsidRPr="00476235" w:rsidRDefault="00F87FC0" w:rsidP="00F87FC0">
            <w:pPr>
              <w:spacing w:after="0" w:line="240" w:lineRule="auto"/>
              <w:rPr>
                <w:bCs/>
              </w:rPr>
            </w:pPr>
            <w:r w:rsidRPr="00476235">
              <w:rPr>
                <w:bCs/>
              </w:rPr>
              <w:t>&lt;&lt;user input: number&gt;&gt;</w:t>
            </w:r>
          </w:p>
        </w:tc>
      </w:tr>
      <w:tr w:rsidR="00951114" w:rsidRPr="00476235" w14:paraId="616487C6" w14:textId="77777777" w:rsidTr="00864C42">
        <w:tc>
          <w:tcPr>
            <w:tcW w:w="468" w:type="dxa"/>
          </w:tcPr>
          <w:p w14:paraId="10A0091E" w14:textId="228C78DB" w:rsidR="00951114" w:rsidRPr="00476235" w:rsidRDefault="00951114" w:rsidP="00FD29DB">
            <w:pPr>
              <w:spacing w:after="0" w:line="240" w:lineRule="auto"/>
              <w:rPr>
                <w:bCs/>
              </w:rPr>
            </w:pPr>
            <w:r w:rsidRPr="00476235">
              <w:rPr>
                <w:bCs/>
              </w:rPr>
              <w:lastRenderedPageBreak/>
              <w:t>1</w:t>
            </w:r>
            <w:r w:rsidR="00F87FC0" w:rsidRPr="00476235">
              <w:rPr>
                <w:bCs/>
              </w:rPr>
              <w:t>2</w:t>
            </w:r>
          </w:p>
        </w:tc>
        <w:tc>
          <w:tcPr>
            <w:tcW w:w="4230" w:type="dxa"/>
          </w:tcPr>
          <w:p w14:paraId="668A88D5" w14:textId="317C3E48" w:rsidR="00951114" w:rsidRPr="00476235" w:rsidRDefault="00A30645" w:rsidP="00FD29DB">
            <w:pPr>
              <w:spacing w:after="0" w:line="240" w:lineRule="auto"/>
              <w:rPr>
                <w:bCs/>
              </w:rPr>
            </w:pPr>
            <w:r w:rsidRPr="00476235">
              <w:rPr>
                <w:bCs/>
              </w:rPr>
              <w:t>Verification</w:t>
            </w:r>
          </w:p>
        </w:tc>
        <w:tc>
          <w:tcPr>
            <w:tcW w:w="9918" w:type="dxa"/>
          </w:tcPr>
          <w:p w14:paraId="6BB03169" w14:textId="30ADDE3B" w:rsidR="00951114" w:rsidRPr="00476235" w:rsidRDefault="00AC7A68" w:rsidP="00864C42">
            <w:pPr>
              <w:keepNext/>
              <w:tabs>
                <w:tab w:val="left" w:pos="356"/>
              </w:tabs>
              <w:spacing w:after="0" w:line="240" w:lineRule="auto"/>
            </w:pPr>
            <w:r w:rsidRPr="00476235">
              <w:rPr>
                <w:sz w:val="22"/>
                <w:szCs w:val="22"/>
              </w:rPr>
              <w:t>&lt;&lt;user input: Pass or Fail&gt;&gt;</w:t>
            </w:r>
          </w:p>
        </w:tc>
      </w:tr>
      <w:tr w:rsidR="00951114" w:rsidRPr="00476235" w14:paraId="6DD1B36A" w14:textId="77777777" w:rsidTr="00864C42">
        <w:tc>
          <w:tcPr>
            <w:tcW w:w="468" w:type="dxa"/>
          </w:tcPr>
          <w:p w14:paraId="765CEC52" w14:textId="29F48874" w:rsidR="00951114" w:rsidRPr="00476235" w:rsidRDefault="00951114" w:rsidP="00FD29DB">
            <w:pPr>
              <w:spacing w:after="0" w:line="240" w:lineRule="auto"/>
              <w:rPr>
                <w:bCs/>
              </w:rPr>
            </w:pPr>
            <w:r w:rsidRPr="00476235">
              <w:rPr>
                <w:bCs/>
              </w:rPr>
              <w:t>1</w:t>
            </w:r>
            <w:r w:rsidR="00F87FC0" w:rsidRPr="00476235">
              <w:rPr>
                <w:bCs/>
              </w:rPr>
              <w:t>3</w:t>
            </w:r>
          </w:p>
        </w:tc>
        <w:tc>
          <w:tcPr>
            <w:tcW w:w="4230" w:type="dxa"/>
          </w:tcPr>
          <w:p w14:paraId="65E2FA27" w14:textId="77777777" w:rsidR="00951114" w:rsidRPr="00476235" w:rsidRDefault="00951114" w:rsidP="00FD29DB">
            <w:pPr>
              <w:spacing w:after="0" w:line="240" w:lineRule="auto"/>
              <w:rPr>
                <w:bCs/>
              </w:rPr>
            </w:pPr>
            <w:r w:rsidRPr="00476235">
              <w:rPr>
                <w:bCs/>
              </w:rPr>
              <w:t>Verification Status</w:t>
            </w:r>
          </w:p>
        </w:tc>
        <w:tc>
          <w:tcPr>
            <w:tcW w:w="9918" w:type="dxa"/>
          </w:tcPr>
          <w:p w14:paraId="4FA38774" w14:textId="77777777" w:rsidR="00951114" w:rsidRPr="00476235" w:rsidRDefault="00951114" w:rsidP="00FD29DB">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4F904C73" w14:textId="77777777" w:rsidR="00951114" w:rsidRPr="00476235" w:rsidRDefault="00951114" w:rsidP="00FD29DB">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951114" w:rsidRPr="00476235" w14:paraId="6A70684B" w14:textId="77777777" w:rsidTr="282242B2">
        <w:tc>
          <w:tcPr>
            <w:tcW w:w="468" w:type="dxa"/>
          </w:tcPr>
          <w:p w14:paraId="20DCC8F8" w14:textId="648D44DA" w:rsidR="00951114" w:rsidRPr="00476235" w:rsidRDefault="00951114" w:rsidP="00FD29DB">
            <w:pPr>
              <w:spacing w:after="0" w:line="240" w:lineRule="auto"/>
              <w:rPr>
                <w:bCs/>
              </w:rPr>
            </w:pPr>
            <w:r w:rsidRPr="00476235">
              <w:rPr>
                <w:bCs/>
              </w:rPr>
              <w:t>1</w:t>
            </w:r>
            <w:r w:rsidR="00F87FC0" w:rsidRPr="00476235">
              <w:rPr>
                <w:bCs/>
              </w:rPr>
              <w:t>4</w:t>
            </w:r>
          </w:p>
        </w:tc>
        <w:tc>
          <w:tcPr>
            <w:tcW w:w="14148" w:type="dxa"/>
            <w:gridSpan w:val="2"/>
          </w:tcPr>
          <w:p w14:paraId="51169574" w14:textId="77777777" w:rsidR="00951114" w:rsidRPr="00476235" w:rsidRDefault="00951114" w:rsidP="00FD29DB">
            <w:pPr>
              <w:spacing w:after="0" w:line="240" w:lineRule="auto"/>
              <w:rPr>
                <w:bCs/>
              </w:rPr>
            </w:pPr>
            <w:r w:rsidRPr="00476235">
              <w:rPr>
                <w:bCs/>
              </w:rPr>
              <w:t>Correction Notes:</w:t>
            </w:r>
          </w:p>
        </w:tc>
      </w:tr>
    </w:tbl>
    <w:p w14:paraId="548159BC" w14:textId="77777777" w:rsidR="00951114" w:rsidRPr="00476235" w:rsidRDefault="00951114" w:rsidP="00362B00">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59"/>
        <w:gridCol w:w="1827"/>
        <w:gridCol w:w="1827"/>
        <w:gridCol w:w="1827"/>
        <w:gridCol w:w="1827"/>
        <w:gridCol w:w="1827"/>
        <w:gridCol w:w="1827"/>
        <w:gridCol w:w="1827"/>
      </w:tblGrid>
      <w:tr w:rsidR="006A5CCD" w:rsidRPr="00476235" w14:paraId="2614D0ED" w14:textId="77777777" w:rsidTr="00C4535B">
        <w:tc>
          <w:tcPr>
            <w:tcW w:w="14616" w:type="dxa"/>
            <w:gridSpan w:val="9"/>
            <w:shd w:val="clear" w:color="auto" w:fill="auto"/>
          </w:tcPr>
          <w:p w14:paraId="2614D0EC" w14:textId="4C063574" w:rsidR="006A5CCD" w:rsidRPr="00476235" w:rsidRDefault="006A5CCD" w:rsidP="006A5CCD">
            <w:pPr>
              <w:spacing w:after="0" w:line="240" w:lineRule="auto"/>
              <w:rPr>
                <w:b/>
                <w:sz w:val="20"/>
                <w:szCs w:val="20"/>
              </w:rPr>
            </w:pPr>
            <w:r w:rsidRPr="00476235">
              <w:rPr>
                <w:b/>
                <w:sz w:val="20"/>
                <w:szCs w:val="20"/>
              </w:rPr>
              <w:t>B. Opaque Surfaces</w:t>
            </w:r>
          </w:p>
        </w:tc>
      </w:tr>
      <w:tr w:rsidR="006A5CCD" w:rsidRPr="00476235" w14:paraId="2614D0EF" w14:textId="77777777" w:rsidTr="006A5CCD">
        <w:tc>
          <w:tcPr>
            <w:tcW w:w="14616" w:type="dxa"/>
            <w:gridSpan w:val="9"/>
          </w:tcPr>
          <w:p w14:paraId="2614D0EE" w14:textId="77777777" w:rsidR="006A5CCD" w:rsidRPr="00476235" w:rsidRDefault="006A5CCD" w:rsidP="006A5CCD">
            <w:pPr>
              <w:spacing w:after="0" w:line="240" w:lineRule="auto"/>
            </w:pPr>
            <w:r w:rsidRPr="00476235">
              <w:rPr>
                <w:sz w:val="20"/>
                <w:szCs w:val="20"/>
              </w:rPr>
              <w:t>&lt;&lt;if existing data does not appear in CF1R, then display the “Section Does Not Apply” message&gt;&gt;</w:t>
            </w:r>
          </w:p>
        </w:tc>
      </w:tr>
      <w:tr w:rsidR="006A5CCD" w:rsidRPr="00476235" w14:paraId="2614D0F8" w14:textId="77777777" w:rsidTr="006A5CCD">
        <w:tc>
          <w:tcPr>
            <w:tcW w:w="1827" w:type="dxa"/>
            <w:gridSpan w:val="2"/>
          </w:tcPr>
          <w:p w14:paraId="2614D0F0" w14:textId="77777777" w:rsidR="006A5CCD" w:rsidRPr="00476235" w:rsidRDefault="006A5CCD" w:rsidP="006A5CCD">
            <w:pPr>
              <w:spacing w:after="0" w:line="240" w:lineRule="auto"/>
              <w:jc w:val="center"/>
              <w:rPr>
                <w:sz w:val="20"/>
                <w:szCs w:val="20"/>
              </w:rPr>
            </w:pPr>
            <w:r w:rsidRPr="00476235">
              <w:rPr>
                <w:sz w:val="20"/>
                <w:szCs w:val="20"/>
              </w:rPr>
              <w:t>01</w:t>
            </w:r>
          </w:p>
        </w:tc>
        <w:tc>
          <w:tcPr>
            <w:tcW w:w="1827" w:type="dxa"/>
          </w:tcPr>
          <w:p w14:paraId="2614D0F1" w14:textId="77777777" w:rsidR="006A5CCD" w:rsidRPr="00476235" w:rsidRDefault="006A5CCD" w:rsidP="006A5CCD">
            <w:pPr>
              <w:spacing w:after="0" w:line="240" w:lineRule="auto"/>
              <w:jc w:val="center"/>
              <w:rPr>
                <w:sz w:val="20"/>
                <w:szCs w:val="20"/>
              </w:rPr>
            </w:pPr>
            <w:r w:rsidRPr="00476235">
              <w:rPr>
                <w:sz w:val="20"/>
                <w:szCs w:val="20"/>
              </w:rPr>
              <w:t>02</w:t>
            </w:r>
          </w:p>
        </w:tc>
        <w:tc>
          <w:tcPr>
            <w:tcW w:w="1827" w:type="dxa"/>
          </w:tcPr>
          <w:p w14:paraId="2614D0F2" w14:textId="77777777" w:rsidR="006A5CCD" w:rsidRPr="00476235" w:rsidRDefault="006A5CCD" w:rsidP="006A5CCD">
            <w:pPr>
              <w:spacing w:after="0" w:line="240" w:lineRule="auto"/>
              <w:jc w:val="center"/>
              <w:rPr>
                <w:sz w:val="20"/>
                <w:szCs w:val="20"/>
              </w:rPr>
            </w:pPr>
            <w:r w:rsidRPr="00476235">
              <w:rPr>
                <w:sz w:val="20"/>
                <w:szCs w:val="20"/>
              </w:rPr>
              <w:t>03</w:t>
            </w:r>
          </w:p>
        </w:tc>
        <w:tc>
          <w:tcPr>
            <w:tcW w:w="1827" w:type="dxa"/>
          </w:tcPr>
          <w:p w14:paraId="2614D0F3" w14:textId="77777777" w:rsidR="006A5CCD" w:rsidRPr="00476235" w:rsidRDefault="006A5CCD" w:rsidP="006A5CCD">
            <w:pPr>
              <w:spacing w:after="0" w:line="240" w:lineRule="auto"/>
              <w:jc w:val="center"/>
              <w:rPr>
                <w:sz w:val="20"/>
                <w:szCs w:val="20"/>
              </w:rPr>
            </w:pPr>
            <w:r w:rsidRPr="00476235">
              <w:rPr>
                <w:sz w:val="20"/>
                <w:szCs w:val="20"/>
              </w:rPr>
              <w:t>04</w:t>
            </w:r>
          </w:p>
        </w:tc>
        <w:tc>
          <w:tcPr>
            <w:tcW w:w="1827" w:type="dxa"/>
          </w:tcPr>
          <w:p w14:paraId="2614D0F4" w14:textId="77777777" w:rsidR="006A5CCD" w:rsidRPr="00476235" w:rsidRDefault="006A5CCD" w:rsidP="006A5CCD">
            <w:pPr>
              <w:spacing w:after="0" w:line="240" w:lineRule="auto"/>
              <w:jc w:val="center"/>
              <w:rPr>
                <w:sz w:val="20"/>
                <w:szCs w:val="20"/>
              </w:rPr>
            </w:pPr>
            <w:r w:rsidRPr="00476235">
              <w:rPr>
                <w:sz w:val="20"/>
                <w:szCs w:val="20"/>
              </w:rPr>
              <w:t>05</w:t>
            </w:r>
          </w:p>
        </w:tc>
        <w:tc>
          <w:tcPr>
            <w:tcW w:w="1827" w:type="dxa"/>
          </w:tcPr>
          <w:p w14:paraId="2614D0F5" w14:textId="77777777" w:rsidR="006A5CCD" w:rsidRPr="00476235" w:rsidRDefault="006A5CCD" w:rsidP="006A5CCD">
            <w:pPr>
              <w:spacing w:after="0" w:line="240" w:lineRule="auto"/>
              <w:jc w:val="center"/>
              <w:rPr>
                <w:sz w:val="20"/>
                <w:szCs w:val="20"/>
              </w:rPr>
            </w:pPr>
            <w:r w:rsidRPr="00476235">
              <w:rPr>
                <w:sz w:val="20"/>
                <w:szCs w:val="20"/>
              </w:rPr>
              <w:t>06</w:t>
            </w:r>
          </w:p>
        </w:tc>
        <w:tc>
          <w:tcPr>
            <w:tcW w:w="1827" w:type="dxa"/>
          </w:tcPr>
          <w:p w14:paraId="2614D0F6" w14:textId="77777777" w:rsidR="006A5CCD" w:rsidRPr="00476235" w:rsidRDefault="006A5CCD" w:rsidP="006A5CCD">
            <w:pPr>
              <w:spacing w:after="0" w:line="240" w:lineRule="auto"/>
              <w:jc w:val="center"/>
              <w:rPr>
                <w:sz w:val="20"/>
                <w:szCs w:val="20"/>
              </w:rPr>
            </w:pPr>
            <w:r w:rsidRPr="00476235">
              <w:rPr>
                <w:sz w:val="20"/>
                <w:szCs w:val="20"/>
              </w:rPr>
              <w:t>07</w:t>
            </w:r>
          </w:p>
        </w:tc>
        <w:tc>
          <w:tcPr>
            <w:tcW w:w="1827" w:type="dxa"/>
          </w:tcPr>
          <w:p w14:paraId="2614D0F7" w14:textId="77777777" w:rsidR="006A5CCD" w:rsidRPr="00476235" w:rsidRDefault="006A5CCD" w:rsidP="006A5CCD">
            <w:pPr>
              <w:spacing w:after="0" w:line="240" w:lineRule="auto"/>
              <w:jc w:val="center"/>
              <w:rPr>
                <w:sz w:val="20"/>
                <w:szCs w:val="20"/>
              </w:rPr>
            </w:pPr>
            <w:r w:rsidRPr="00476235">
              <w:rPr>
                <w:sz w:val="20"/>
                <w:szCs w:val="20"/>
              </w:rPr>
              <w:t>08</w:t>
            </w:r>
          </w:p>
        </w:tc>
      </w:tr>
      <w:tr w:rsidR="006A5CCD" w:rsidRPr="00476235" w14:paraId="2614D101" w14:textId="77777777" w:rsidTr="006A5CCD">
        <w:tc>
          <w:tcPr>
            <w:tcW w:w="1827" w:type="dxa"/>
            <w:gridSpan w:val="2"/>
          </w:tcPr>
          <w:p w14:paraId="2614D0F9" w14:textId="77777777" w:rsidR="006A5CCD" w:rsidRPr="00476235" w:rsidRDefault="006A5CCD" w:rsidP="006A5CCD">
            <w:pPr>
              <w:spacing w:after="0" w:line="240" w:lineRule="auto"/>
              <w:jc w:val="center"/>
              <w:rPr>
                <w:sz w:val="20"/>
                <w:szCs w:val="20"/>
              </w:rPr>
            </w:pPr>
            <w:r w:rsidRPr="00476235">
              <w:rPr>
                <w:sz w:val="20"/>
                <w:szCs w:val="20"/>
              </w:rPr>
              <w:t>Name</w:t>
            </w:r>
          </w:p>
        </w:tc>
        <w:tc>
          <w:tcPr>
            <w:tcW w:w="1827" w:type="dxa"/>
          </w:tcPr>
          <w:p w14:paraId="2614D0FA" w14:textId="77777777" w:rsidR="006A5CCD" w:rsidRPr="00476235" w:rsidRDefault="006A5CCD" w:rsidP="006A5CCD">
            <w:pPr>
              <w:spacing w:after="0" w:line="240" w:lineRule="auto"/>
              <w:jc w:val="center"/>
              <w:rPr>
                <w:sz w:val="20"/>
                <w:szCs w:val="20"/>
              </w:rPr>
            </w:pPr>
            <w:r w:rsidRPr="00476235">
              <w:rPr>
                <w:sz w:val="20"/>
                <w:szCs w:val="20"/>
              </w:rPr>
              <w:t>Zone</w:t>
            </w:r>
          </w:p>
        </w:tc>
        <w:tc>
          <w:tcPr>
            <w:tcW w:w="1827" w:type="dxa"/>
          </w:tcPr>
          <w:p w14:paraId="2614D0FB" w14:textId="77777777" w:rsidR="006A5CCD" w:rsidRPr="00476235" w:rsidRDefault="006A5CCD" w:rsidP="006A5CCD">
            <w:pPr>
              <w:spacing w:after="0" w:line="240" w:lineRule="auto"/>
              <w:jc w:val="center"/>
              <w:rPr>
                <w:sz w:val="20"/>
                <w:szCs w:val="20"/>
              </w:rPr>
            </w:pPr>
            <w:r w:rsidRPr="00476235">
              <w:rPr>
                <w:sz w:val="20"/>
                <w:szCs w:val="20"/>
              </w:rPr>
              <w:t>Existing Conditions</w:t>
            </w:r>
          </w:p>
        </w:tc>
        <w:tc>
          <w:tcPr>
            <w:tcW w:w="1827" w:type="dxa"/>
          </w:tcPr>
          <w:p w14:paraId="2614D0FC" w14:textId="77777777" w:rsidR="006A5CCD" w:rsidRPr="00476235" w:rsidRDefault="006A5CCD" w:rsidP="006A5CCD">
            <w:pPr>
              <w:spacing w:after="0" w:line="240" w:lineRule="auto"/>
              <w:jc w:val="center"/>
              <w:rPr>
                <w:sz w:val="20"/>
                <w:szCs w:val="20"/>
              </w:rPr>
            </w:pPr>
            <w:r w:rsidRPr="00476235">
              <w:rPr>
                <w:sz w:val="20"/>
                <w:szCs w:val="20"/>
              </w:rPr>
              <w:t>Surface Type</w:t>
            </w:r>
          </w:p>
        </w:tc>
        <w:tc>
          <w:tcPr>
            <w:tcW w:w="1827" w:type="dxa"/>
          </w:tcPr>
          <w:p w14:paraId="2614D0FD" w14:textId="77777777" w:rsidR="006A5CCD" w:rsidRPr="00476235" w:rsidRDefault="006A5CCD" w:rsidP="006A5CCD">
            <w:pPr>
              <w:spacing w:after="0" w:line="240" w:lineRule="auto"/>
              <w:jc w:val="center"/>
              <w:rPr>
                <w:sz w:val="20"/>
                <w:szCs w:val="20"/>
              </w:rPr>
            </w:pPr>
            <w:r w:rsidRPr="00476235">
              <w:rPr>
                <w:sz w:val="20"/>
                <w:szCs w:val="20"/>
              </w:rPr>
              <w:t>Azimuth</w:t>
            </w:r>
          </w:p>
        </w:tc>
        <w:tc>
          <w:tcPr>
            <w:tcW w:w="1827" w:type="dxa"/>
          </w:tcPr>
          <w:p w14:paraId="2614D0FE" w14:textId="77777777" w:rsidR="006A5CCD" w:rsidRPr="00476235" w:rsidRDefault="006A5CCD" w:rsidP="006A5CCD">
            <w:pPr>
              <w:spacing w:after="0" w:line="240" w:lineRule="auto"/>
              <w:jc w:val="center"/>
              <w:rPr>
                <w:sz w:val="20"/>
                <w:szCs w:val="20"/>
              </w:rPr>
            </w:pPr>
            <w:r w:rsidRPr="00476235">
              <w:rPr>
                <w:sz w:val="20"/>
                <w:szCs w:val="20"/>
              </w:rPr>
              <w:t>Orientation</w:t>
            </w:r>
          </w:p>
        </w:tc>
        <w:tc>
          <w:tcPr>
            <w:tcW w:w="1827" w:type="dxa"/>
          </w:tcPr>
          <w:p w14:paraId="2614D0FF" w14:textId="77777777" w:rsidR="006A5CCD" w:rsidRPr="00476235" w:rsidRDefault="006A5CCD" w:rsidP="006A5CCD">
            <w:pPr>
              <w:spacing w:after="0" w:line="240" w:lineRule="auto"/>
              <w:jc w:val="center"/>
              <w:rPr>
                <w:sz w:val="20"/>
                <w:szCs w:val="20"/>
              </w:rPr>
            </w:pPr>
            <w:r w:rsidRPr="00476235">
              <w:rPr>
                <w:sz w:val="20"/>
                <w:szCs w:val="20"/>
              </w:rPr>
              <w:t>Total Cavity R-value</w:t>
            </w:r>
          </w:p>
        </w:tc>
        <w:tc>
          <w:tcPr>
            <w:tcW w:w="1827" w:type="dxa"/>
          </w:tcPr>
          <w:p w14:paraId="2614D100" w14:textId="77777777" w:rsidR="006A5CCD" w:rsidRPr="00476235" w:rsidRDefault="00AF3934" w:rsidP="006A5CCD">
            <w:pPr>
              <w:spacing w:after="0" w:line="240" w:lineRule="auto"/>
              <w:jc w:val="center"/>
              <w:rPr>
                <w:sz w:val="20"/>
                <w:szCs w:val="20"/>
              </w:rPr>
            </w:pPr>
            <w:r w:rsidRPr="00476235">
              <w:rPr>
                <w:sz w:val="20"/>
                <w:szCs w:val="20"/>
              </w:rPr>
              <w:t>Verification</w:t>
            </w:r>
          </w:p>
        </w:tc>
      </w:tr>
      <w:tr w:rsidR="006A5CCD" w:rsidRPr="00476235" w14:paraId="2614D10B" w14:textId="77777777" w:rsidTr="006A5CCD">
        <w:tc>
          <w:tcPr>
            <w:tcW w:w="1827" w:type="dxa"/>
            <w:gridSpan w:val="2"/>
          </w:tcPr>
          <w:p w14:paraId="2614D102"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3"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4"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5"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6"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7"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8"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9" w14:textId="77777777" w:rsidR="003D2831" w:rsidRPr="00476235" w:rsidRDefault="003D2831" w:rsidP="006A5CCD">
            <w:pPr>
              <w:spacing w:after="0" w:line="240" w:lineRule="auto"/>
              <w:jc w:val="center"/>
              <w:rPr>
                <w:sz w:val="20"/>
                <w:szCs w:val="20"/>
              </w:rPr>
            </w:pPr>
            <w:r w:rsidRPr="00476235">
              <w:rPr>
                <w:sz w:val="20"/>
                <w:szCs w:val="20"/>
              </w:rPr>
              <w:t xml:space="preserve">User input: </w:t>
            </w:r>
          </w:p>
          <w:p w14:paraId="2614D10A" w14:textId="77777777" w:rsidR="006A5CCD" w:rsidRPr="00476235" w:rsidRDefault="003D2831" w:rsidP="006A5CCD">
            <w:pPr>
              <w:spacing w:after="0" w:line="240" w:lineRule="auto"/>
              <w:jc w:val="center"/>
            </w:pPr>
            <w:r w:rsidRPr="00476235">
              <w:rPr>
                <w:sz w:val="20"/>
                <w:szCs w:val="20"/>
              </w:rPr>
              <w:t>Pass or Fail</w:t>
            </w:r>
          </w:p>
        </w:tc>
      </w:tr>
      <w:tr w:rsidR="006A5CCD" w:rsidRPr="00476235" w14:paraId="2614D115" w14:textId="77777777" w:rsidTr="006A5CCD">
        <w:tc>
          <w:tcPr>
            <w:tcW w:w="1827" w:type="dxa"/>
            <w:gridSpan w:val="2"/>
          </w:tcPr>
          <w:p w14:paraId="2614D10C"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D"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E"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F"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0"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1"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2"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3" w14:textId="77777777" w:rsidR="003D2831" w:rsidRPr="00476235" w:rsidRDefault="003D2831" w:rsidP="006A5CCD">
            <w:pPr>
              <w:spacing w:after="0" w:line="240" w:lineRule="auto"/>
              <w:jc w:val="center"/>
              <w:rPr>
                <w:sz w:val="20"/>
                <w:szCs w:val="20"/>
              </w:rPr>
            </w:pPr>
            <w:r w:rsidRPr="00476235">
              <w:rPr>
                <w:sz w:val="20"/>
                <w:szCs w:val="20"/>
              </w:rPr>
              <w:t xml:space="preserve">User input: </w:t>
            </w:r>
          </w:p>
          <w:p w14:paraId="2614D114" w14:textId="77777777" w:rsidR="006A5CCD" w:rsidRPr="00476235" w:rsidRDefault="003D2831" w:rsidP="006A5CCD">
            <w:pPr>
              <w:spacing w:after="0" w:line="240" w:lineRule="auto"/>
              <w:jc w:val="center"/>
            </w:pPr>
            <w:r w:rsidRPr="00476235">
              <w:rPr>
                <w:sz w:val="20"/>
                <w:szCs w:val="20"/>
              </w:rPr>
              <w:t>Pass or Fail</w:t>
            </w:r>
          </w:p>
        </w:tc>
      </w:tr>
      <w:tr w:rsidR="006A5CCD" w:rsidRPr="00476235" w14:paraId="2614D11A" w14:textId="77777777" w:rsidTr="00953279">
        <w:trPr>
          <w:trHeight w:val="498"/>
        </w:trPr>
        <w:tc>
          <w:tcPr>
            <w:tcW w:w="468" w:type="dxa"/>
            <w:vAlign w:val="center"/>
          </w:tcPr>
          <w:p w14:paraId="2614D116" w14:textId="77777777" w:rsidR="006A5CCD" w:rsidRPr="00476235" w:rsidRDefault="006A5CCD" w:rsidP="006A5CCD">
            <w:pPr>
              <w:spacing w:after="0" w:line="240" w:lineRule="auto"/>
            </w:pPr>
            <w:r w:rsidRPr="00476235">
              <w:rPr>
                <w:sz w:val="20"/>
                <w:szCs w:val="20"/>
              </w:rPr>
              <w:t>09</w:t>
            </w:r>
          </w:p>
        </w:tc>
        <w:tc>
          <w:tcPr>
            <w:tcW w:w="3186" w:type="dxa"/>
            <w:gridSpan w:val="2"/>
            <w:vAlign w:val="center"/>
          </w:tcPr>
          <w:p w14:paraId="2614D117" w14:textId="77777777" w:rsidR="006A5CCD" w:rsidRPr="00476235" w:rsidRDefault="006A5CCD" w:rsidP="006A5CCD">
            <w:pPr>
              <w:spacing w:after="0" w:line="240" w:lineRule="auto"/>
            </w:pPr>
            <w:r w:rsidRPr="00476235">
              <w:rPr>
                <w:sz w:val="20"/>
                <w:szCs w:val="20"/>
              </w:rPr>
              <w:t>Verification Status:</w:t>
            </w:r>
          </w:p>
        </w:tc>
        <w:tc>
          <w:tcPr>
            <w:tcW w:w="10962" w:type="dxa"/>
            <w:gridSpan w:val="6"/>
          </w:tcPr>
          <w:p w14:paraId="2614D118"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119"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1E" w14:textId="77777777" w:rsidTr="006614F8">
        <w:tc>
          <w:tcPr>
            <w:tcW w:w="468" w:type="dxa"/>
          </w:tcPr>
          <w:p w14:paraId="2614D11B" w14:textId="77777777" w:rsidR="00953279" w:rsidRPr="00476235" w:rsidRDefault="00953279" w:rsidP="006A5CCD">
            <w:pPr>
              <w:spacing w:after="0" w:line="240" w:lineRule="auto"/>
              <w:rPr>
                <w:sz w:val="20"/>
                <w:szCs w:val="20"/>
              </w:rPr>
            </w:pPr>
            <w:r w:rsidRPr="00476235">
              <w:rPr>
                <w:sz w:val="20"/>
                <w:szCs w:val="20"/>
              </w:rPr>
              <w:t>10</w:t>
            </w:r>
          </w:p>
        </w:tc>
        <w:tc>
          <w:tcPr>
            <w:tcW w:w="14148" w:type="dxa"/>
            <w:gridSpan w:val="8"/>
          </w:tcPr>
          <w:p w14:paraId="2614D11D" w14:textId="5A614CF0" w:rsidR="00953279" w:rsidRPr="00476235" w:rsidRDefault="00953279" w:rsidP="006A5CCD">
            <w:pPr>
              <w:spacing w:after="0" w:line="240" w:lineRule="auto"/>
              <w:rPr>
                <w:sz w:val="20"/>
                <w:szCs w:val="20"/>
              </w:rPr>
            </w:pPr>
            <w:r w:rsidRPr="00476235">
              <w:rPr>
                <w:sz w:val="20"/>
                <w:szCs w:val="20"/>
              </w:rPr>
              <w:t>Correction Notes:</w:t>
            </w:r>
          </w:p>
        </w:tc>
      </w:tr>
    </w:tbl>
    <w:p w14:paraId="2614D122" w14:textId="77777777" w:rsidR="001E2C74" w:rsidRPr="00476235" w:rsidRDefault="001E2C74"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421"/>
        <w:gridCol w:w="1909"/>
        <w:gridCol w:w="1776"/>
        <w:gridCol w:w="1894"/>
        <w:gridCol w:w="1866"/>
        <w:gridCol w:w="1824"/>
        <w:gridCol w:w="1770"/>
        <w:gridCol w:w="1688"/>
      </w:tblGrid>
      <w:tr w:rsidR="006A5CCD" w:rsidRPr="00476235" w14:paraId="2614D128" w14:textId="77777777" w:rsidTr="2662821B">
        <w:tc>
          <w:tcPr>
            <w:tcW w:w="14616" w:type="dxa"/>
            <w:gridSpan w:val="9"/>
            <w:shd w:val="clear" w:color="auto" w:fill="auto"/>
          </w:tcPr>
          <w:p w14:paraId="2614D127" w14:textId="31A29FEB" w:rsidR="006A5CCD" w:rsidRPr="00476235" w:rsidRDefault="00F21159" w:rsidP="2662821B">
            <w:pPr>
              <w:spacing w:after="0" w:line="240" w:lineRule="auto"/>
              <w:rPr>
                <w:b/>
                <w:bCs/>
                <w:sz w:val="20"/>
                <w:szCs w:val="20"/>
              </w:rPr>
            </w:pPr>
            <w:r w:rsidRPr="00476235">
              <w:br w:type="page"/>
            </w:r>
            <w:r w:rsidR="006A5CCD" w:rsidRPr="00476235">
              <w:rPr>
                <w:b/>
                <w:bCs/>
                <w:sz w:val="20"/>
                <w:szCs w:val="20"/>
              </w:rPr>
              <w:t xml:space="preserve">C. </w:t>
            </w:r>
            <w:r w:rsidR="3C129493" w:rsidRPr="00476235">
              <w:rPr>
                <w:b/>
                <w:bCs/>
                <w:sz w:val="20"/>
                <w:szCs w:val="20"/>
              </w:rPr>
              <w:t>Roofs</w:t>
            </w:r>
          </w:p>
        </w:tc>
      </w:tr>
      <w:tr w:rsidR="006A5CCD" w:rsidRPr="00476235" w14:paraId="2614D12A" w14:textId="77777777" w:rsidTr="2662821B">
        <w:tc>
          <w:tcPr>
            <w:tcW w:w="14616" w:type="dxa"/>
            <w:gridSpan w:val="9"/>
          </w:tcPr>
          <w:p w14:paraId="2614D129"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133" w14:textId="77777777" w:rsidTr="2662821B">
        <w:tc>
          <w:tcPr>
            <w:tcW w:w="1889" w:type="dxa"/>
            <w:gridSpan w:val="2"/>
          </w:tcPr>
          <w:p w14:paraId="2614D12B" w14:textId="77777777" w:rsidR="006A5CCD" w:rsidRPr="00476235" w:rsidRDefault="006A5CCD" w:rsidP="00AF3934">
            <w:pPr>
              <w:spacing w:after="0" w:line="240" w:lineRule="auto"/>
              <w:jc w:val="center"/>
              <w:rPr>
                <w:sz w:val="20"/>
                <w:szCs w:val="20"/>
              </w:rPr>
            </w:pPr>
            <w:r w:rsidRPr="00476235">
              <w:rPr>
                <w:sz w:val="20"/>
                <w:szCs w:val="20"/>
              </w:rPr>
              <w:t>01</w:t>
            </w:r>
          </w:p>
        </w:tc>
        <w:tc>
          <w:tcPr>
            <w:tcW w:w="1909" w:type="dxa"/>
          </w:tcPr>
          <w:p w14:paraId="2614D12C" w14:textId="77777777" w:rsidR="006A5CCD" w:rsidRPr="00476235" w:rsidRDefault="006A5CCD" w:rsidP="00AF3934">
            <w:pPr>
              <w:spacing w:after="0" w:line="240" w:lineRule="auto"/>
              <w:jc w:val="center"/>
              <w:rPr>
                <w:sz w:val="20"/>
                <w:szCs w:val="20"/>
              </w:rPr>
            </w:pPr>
            <w:r w:rsidRPr="00476235">
              <w:rPr>
                <w:sz w:val="20"/>
                <w:szCs w:val="20"/>
              </w:rPr>
              <w:t>02</w:t>
            </w:r>
          </w:p>
        </w:tc>
        <w:tc>
          <w:tcPr>
            <w:tcW w:w="1776" w:type="dxa"/>
          </w:tcPr>
          <w:p w14:paraId="2614D12D" w14:textId="77777777" w:rsidR="006A5CCD" w:rsidRPr="00476235" w:rsidRDefault="006A5CCD" w:rsidP="00AF3934">
            <w:pPr>
              <w:spacing w:after="0" w:line="240" w:lineRule="auto"/>
              <w:jc w:val="center"/>
              <w:rPr>
                <w:sz w:val="20"/>
                <w:szCs w:val="20"/>
              </w:rPr>
            </w:pPr>
            <w:r w:rsidRPr="00476235">
              <w:rPr>
                <w:sz w:val="20"/>
                <w:szCs w:val="20"/>
              </w:rPr>
              <w:t>03</w:t>
            </w:r>
          </w:p>
        </w:tc>
        <w:tc>
          <w:tcPr>
            <w:tcW w:w="1894" w:type="dxa"/>
          </w:tcPr>
          <w:p w14:paraId="2614D12E" w14:textId="77777777" w:rsidR="006A5CCD" w:rsidRPr="00476235" w:rsidRDefault="006A5CCD" w:rsidP="00AF3934">
            <w:pPr>
              <w:spacing w:after="0" w:line="240" w:lineRule="auto"/>
              <w:jc w:val="center"/>
              <w:rPr>
                <w:sz w:val="20"/>
                <w:szCs w:val="20"/>
              </w:rPr>
            </w:pPr>
            <w:r w:rsidRPr="00476235">
              <w:rPr>
                <w:sz w:val="20"/>
                <w:szCs w:val="20"/>
              </w:rPr>
              <w:t>04</w:t>
            </w:r>
          </w:p>
        </w:tc>
        <w:tc>
          <w:tcPr>
            <w:tcW w:w="1866" w:type="dxa"/>
          </w:tcPr>
          <w:p w14:paraId="2614D12F" w14:textId="77777777" w:rsidR="006A5CCD" w:rsidRPr="00476235" w:rsidRDefault="006A5CCD" w:rsidP="00AF3934">
            <w:pPr>
              <w:spacing w:after="0" w:line="240" w:lineRule="auto"/>
              <w:jc w:val="center"/>
              <w:rPr>
                <w:sz w:val="20"/>
                <w:szCs w:val="20"/>
              </w:rPr>
            </w:pPr>
            <w:r w:rsidRPr="00476235">
              <w:rPr>
                <w:sz w:val="20"/>
                <w:szCs w:val="20"/>
              </w:rPr>
              <w:t>05</w:t>
            </w:r>
          </w:p>
        </w:tc>
        <w:tc>
          <w:tcPr>
            <w:tcW w:w="1824" w:type="dxa"/>
          </w:tcPr>
          <w:p w14:paraId="2614D130" w14:textId="77777777" w:rsidR="006A5CCD" w:rsidRPr="00476235" w:rsidRDefault="006A5CCD" w:rsidP="00AF3934">
            <w:pPr>
              <w:spacing w:after="0" w:line="240" w:lineRule="auto"/>
              <w:jc w:val="center"/>
              <w:rPr>
                <w:sz w:val="20"/>
                <w:szCs w:val="20"/>
              </w:rPr>
            </w:pPr>
            <w:r w:rsidRPr="00476235">
              <w:rPr>
                <w:sz w:val="20"/>
                <w:szCs w:val="20"/>
              </w:rPr>
              <w:t>06</w:t>
            </w:r>
          </w:p>
        </w:tc>
        <w:tc>
          <w:tcPr>
            <w:tcW w:w="1770" w:type="dxa"/>
          </w:tcPr>
          <w:p w14:paraId="2614D131" w14:textId="77777777" w:rsidR="006A5CCD" w:rsidRPr="00476235" w:rsidRDefault="006A5CCD" w:rsidP="00AF3934">
            <w:pPr>
              <w:spacing w:after="0" w:line="240" w:lineRule="auto"/>
              <w:jc w:val="center"/>
              <w:rPr>
                <w:sz w:val="20"/>
                <w:szCs w:val="20"/>
              </w:rPr>
            </w:pPr>
            <w:r w:rsidRPr="00476235">
              <w:rPr>
                <w:sz w:val="20"/>
                <w:szCs w:val="20"/>
              </w:rPr>
              <w:t>07</w:t>
            </w:r>
          </w:p>
        </w:tc>
        <w:tc>
          <w:tcPr>
            <w:tcW w:w="1688" w:type="dxa"/>
          </w:tcPr>
          <w:p w14:paraId="2614D132" w14:textId="77777777" w:rsidR="006A5CCD" w:rsidRPr="00476235" w:rsidRDefault="006A5CCD" w:rsidP="00AF3934">
            <w:pPr>
              <w:spacing w:after="0" w:line="240" w:lineRule="auto"/>
              <w:jc w:val="center"/>
              <w:rPr>
                <w:sz w:val="20"/>
                <w:szCs w:val="20"/>
              </w:rPr>
            </w:pPr>
            <w:r w:rsidRPr="00476235">
              <w:rPr>
                <w:sz w:val="20"/>
                <w:szCs w:val="20"/>
              </w:rPr>
              <w:t>08</w:t>
            </w:r>
          </w:p>
        </w:tc>
      </w:tr>
      <w:tr w:rsidR="006A5CCD" w:rsidRPr="00476235" w14:paraId="2614D13C" w14:textId="77777777" w:rsidTr="2662821B">
        <w:tc>
          <w:tcPr>
            <w:tcW w:w="1889" w:type="dxa"/>
            <w:gridSpan w:val="2"/>
          </w:tcPr>
          <w:p w14:paraId="2614D134" w14:textId="77777777" w:rsidR="006A5CCD" w:rsidRPr="00476235" w:rsidRDefault="006A5CCD" w:rsidP="00AF3934">
            <w:pPr>
              <w:spacing w:after="0" w:line="240" w:lineRule="auto"/>
              <w:jc w:val="center"/>
              <w:rPr>
                <w:sz w:val="20"/>
                <w:szCs w:val="20"/>
              </w:rPr>
            </w:pPr>
            <w:r w:rsidRPr="00476235">
              <w:rPr>
                <w:sz w:val="20"/>
                <w:szCs w:val="20"/>
              </w:rPr>
              <w:t>Name</w:t>
            </w:r>
          </w:p>
        </w:tc>
        <w:tc>
          <w:tcPr>
            <w:tcW w:w="1909" w:type="dxa"/>
          </w:tcPr>
          <w:p w14:paraId="2614D135" w14:textId="77777777" w:rsidR="006A5CCD" w:rsidRPr="00476235" w:rsidRDefault="006A5CCD" w:rsidP="00AF3934">
            <w:pPr>
              <w:spacing w:after="0" w:line="240" w:lineRule="auto"/>
              <w:jc w:val="center"/>
              <w:rPr>
                <w:sz w:val="20"/>
                <w:szCs w:val="20"/>
              </w:rPr>
            </w:pPr>
            <w:r w:rsidRPr="00476235">
              <w:rPr>
                <w:sz w:val="20"/>
                <w:szCs w:val="20"/>
              </w:rPr>
              <w:t>Construction</w:t>
            </w:r>
          </w:p>
        </w:tc>
        <w:tc>
          <w:tcPr>
            <w:tcW w:w="1776" w:type="dxa"/>
          </w:tcPr>
          <w:p w14:paraId="2614D136" w14:textId="77777777" w:rsidR="006A5CCD" w:rsidRPr="00476235" w:rsidRDefault="006A5CCD" w:rsidP="00AF3934">
            <w:pPr>
              <w:spacing w:after="0" w:line="240" w:lineRule="auto"/>
              <w:jc w:val="center"/>
              <w:rPr>
                <w:sz w:val="20"/>
                <w:szCs w:val="20"/>
              </w:rPr>
            </w:pPr>
            <w:r w:rsidRPr="00476235">
              <w:rPr>
                <w:sz w:val="20"/>
                <w:szCs w:val="20"/>
              </w:rPr>
              <w:t>Roof Rise</w:t>
            </w:r>
          </w:p>
        </w:tc>
        <w:tc>
          <w:tcPr>
            <w:tcW w:w="1894" w:type="dxa"/>
          </w:tcPr>
          <w:p w14:paraId="2614D137" w14:textId="77777777" w:rsidR="006A5CCD" w:rsidRPr="00476235" w:rsidRDefault="006A5CCD" w:rsidP="00AF3934">
            <w:pPr>
              <w:spacing w:after="0" w:line="240" w:lineRule="auto"/>
              <w:jc w:val="center"/>
              <w:rPr>
                <w:sz w:val="20"/>
                <w:szCs w:val="20"/>
              </w:rPr>
            </w:pPr>
            <w:r w:rsidRPr="00476235">
              <w:rPr>
                <w:sz w:val="20"/>
                <w:szCs w:val="20"/>
              </w:rPr>
              <w:t>Roof Reflectance</w:t>
            </w:r>
          </w:p>
        </w:tc>
        <w:tc>
          <w:tcPr>
            <w:tcW w:w="1866" w:type="dxa"/>
          </w:tcPr>
          <w:p w14:paraId="2614D138" w14:textId="77777777" w:rsidR="006A5CCD" w:rsidRPr="00476235" w:rsidRDefault="006A5CCD" w:rsidP="00AF3934">
            <w:pPr>
              <w:spacing w:after="0" w:line="240" w:lineRule="auto"/>
              <w:jc w:val="center"/>
              <w:rPr>
                <w:sz w:val="20"/>
                <w:szCs w:val="20"/>
              </w:rPr>
            </w:pPr>
            <w:r w:rsidRPr="00476235">
              <w:rPr>
                <w:sz w:val="20"/>
                <w:szCs w:val="20"/>
              </w:rPr>
              <w:t>Roof Emittance</w:t>
            </w:r>
          </w:p>
        </w:tc>
        <w:tc>
          <w:tcPr>
            <w:tcW w:w="1824" w:type="dxa"/>
          </w:tcPr>
          <w:p w14:paraId="2614D139" w14:textId="77777777" w:rsidR="006A5CCD" w:rsidRPr="00476235" w:rsidRDefault="006A5CCD" w:rsidP="00AF3934">
            <w:pPr>
              <w:spacing w:after="0" w:line="240" w:lineRule="auto"/>
              <w:jc w:val="center"/>
              <w:rPr>
                <w:sz w:val="20"/>
                <w:szCs w:val="20"/>
              </w:rPr>
            </w:pPr>
            <w:r w:rsidRPr="00476235">
              <w:rPr>
                <w:sz w:val="20"/>
                <w:szCs w:val="20"/>
              </w:rPr>
              <w:t>Radiant Barrier</w:t>
            </w:r>
          </w:p>
        </w:tc>
        <w:tc>
          <w:tcPr>
            <w:tcW w:w="1770" w:type="dxa"/>
          </w:tcPr>
          <w:p w14:paraId="2614D13A" w14:textId="77777777" w:rsidR="006A5CCD" w:rsidRPr="00476235" w:rsidRDefault="006A5CCD" w:rsidP="00AF3934">
            <w:pPr>
              <w:spacing w:after="0" w:line="240" w:lineRule="auto"/>
              <w:jc w:val="center"/>
              <w:rPr>
                <w:sz w:val="20"/>
                <w:szCs w:val="20"/>
              </w:rPr>
            </w:pPr>
            <w:r w:rsidRPr="00476235">
              <w:rPr>
                <w:sz w:val="20"/>
                <w:szCs w:val="20"/>
              </w:rPr>
              <w:t>Cool Roof</w:t>
            </w:r>
          </w:p>
        </w:tc>
        <w:tc>
          <w:tcPr>
            <w:tcW w:w="1688" w:type="dxa"/>
          </w:tcPr>
          <w:p w14:paraId="2614D13B"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D146" w14:textId="77777777" w:rsidTr="2662821B">
        <w:tc>
          <w:tcPr>
            <w:tcW w:w="1889" w:type="dxa"/>
            <w:gridSpan w:val="2"/>
            <w:tcBorders>
              <w:bottom w:val="single" w:sz="4" w:space="0" w:color="auto"/>
            </w:tcBorders>
          </w:tcPr>
          <w:p w14:paraId="2614D13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909" w:type="dxa"/>
            <w:tcBorders>
              <w:bottom w:val="single" w:sz="4" w:space="0" w:color="auto"/>
            </w:tcBorders>
          </w:tcPr>
          <w:p w14:paraId="2614D13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6" w:type="dxa"/>
            <w:tcBorders>
              <w:bottom w:val="single" w:sz="4" w:space="0" w:color="auto"/>
            </w:tcBorders>
          </w:tcPr>
          <w:p w14:paraId="2614D13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94" w:type="dxa"/>
            <w:tcBorders>
              <w:bottom w:val="single" w:sz="4" w:space="0" w:color="auto"/>
            </w:tcBorders>
          </w:tcPr>
          <w:p w14:paraId="2614D140"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66" w:type="dxa"/>
            <w:tcBorders>
              <w:bottom w:val="single" w:sz="4" w:space="0" w:color="auto"/>
            </w:tcBorders>
          </w:tcPr>
          <w:p w14:paraId="2614D141"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24" w:type="dxa"/>
            <w:tcBorders>
              <w:bottom w:val="single" w:sz="4" w:space="0" w:color="auto"/>
            </w:tcBorders>
          </w:tcPr>
          <w:p w14:paraId="2614D14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0" w:type="dxa"/>
            <w:tcBorders>
              <w:bottom w:val="single" w:sz="4" w:space="0" w:color="auto"/>
            </w:tcBorders>
          </w:tcPr>
          <w:p w14:paraId="2614D14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688" w:type="dxa"/>
            <w:tcBorders>
              <w:bottom w:val="single" w:sz="4" w:space="0" w:color="auto"/>
            </w:tcBorders>
          </w:tcPr>
          <w:p w14:paraId="2614D144" w14:textId="77777777" w:rsidR="003D2831" w:rsidRPr="00476235" w:rsidRDefault="003D2831" w:rsidP="00AF3934">
            <w:pPr>
              <w:spacing w:after="0" w:line="240" w:lineRule="auto"/>
              <w:jc w:val="center"/>
              <w:rPr>
                <w:sz w:val="20"/>
                <w:szCs w:val="20"/>
              </w:rPr>
            </w:pPr>
            <w:r w:rsidRPr="00476235">
              <w:rPr>
                <w:sz w:val="20"/>
                <w:szCs w:val="20"/>
              </w:rPr>
              <w:t xml:space="preserve">User input: </w:t>
            </w:r>
          </w:p>
          <w:p w14:paraId="2614D145" w14:textId="77777777" w:rsidR="006A5CCD" w:rsidRPr="00476235" w:rsidRDefault="003D2831" w:rsidP="00AF3934">
            <w:pPr>
              <w:spacing w:after="0" w:line="240" w:lineRule="auto"/>
              <w:jc w:val="center"/>
              <w:rPr>
                <w:b/>
                <w:sz w:val="20"/>
                <w:szCs w:val="20"/>
              </w:rPr>
            </w:pPr>
            <w:r w:rsidRPr="00476235">
              <w:rPr>
                <w:sz w:val="20"/>
                <w:szCs w:val="20"/>
              </w:rPr>
              <w:t>Pass or Fail</w:t>
            </w:r>
          </w:p>
        </w:tc>
      </w:tr>
      <w:tr w:rsidR="006A5CCD" w:rsidRPr="00476235" w14:paraId="2614D150" w14:textId="77777777" w:rsidTr="2662821B">
        <w:tc>
          <w:tcPr>
            <w:tcW w:w="1889" w:type="dxa"/>
            <w:gridSpan w:val="2"/>
            <w:tcBorders>
              <w:bottom w:val="single" w:sz="4" w:space="0" w:color="auto"/>
            </w:tcBorders>
          </w:tcPr>
          <w:p w14:paraId="2614D14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909" w:type="dxa"/>
            <w:tcBorders>
              <w:bottom w:val="single" w:sz="4" w:space="0" w:color="auto"/>
            </w:tcBorders>
          </w:tcPr>
          <w:p w14:paraId="2614D14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6" w:type="dxa"/>
            <w:tcBorders>
              <w:bottom w:val="single" w:sz="4" w:space="0" w:color="auto"/>
            </w:tcBorders>
          </w:tcPr>
          <w:p w14:paraId="2614D14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94" w:type="dxa"/>
            <w:tcBorders>
              <w:bottom w:val="single" w:sz="4" w:space="0" w:color="auto"/>
            </w:tcBorders>
          </w:tcPr>
          <w:p w14:paraId="2614D14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66" w:type="dxa"/>
            <w:tcBorders>
              <w:bottom w:val="single" w:sz="4" w:space="0" w:color="auto"/>
            </w:tcBorders>
          </w:tcPr>
          <w:p w14:paraId="2614D14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24" w:type="dxa"/>
            <w:tcBorders>
              <w:bottom w:val="single" w:sz="4" w:space="0" w:color="auto"/>
            </w:tcBorders>
          </w:tcPr>
          <w:p w14:paraId="2614D14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0" w:type="dxa"/>
            <w:tcBorders>
              <w:bottom w:val="single" w:sz="4" w:space="0" w:color="auto"/>
            </w:tcBorders>
          </w:tcPr>
          <w:p w14:paraId="2614D14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688" w:type="dxa"/>
            <w:tcBorders>
              <w:bottom w:val="single" w:sz="4" w:space="0" w:color="auto"/>
            </w:tcBorders>
          </w:tcPr>
          <w:p w14:paraId="2614D14E" w14:textId="77777777" w:rsidR="003D2831" w:rsidRPr="00476235" w:rsidRDefault="003D2831" w:rsidP="00AF3934">
            <w:pPr>
              <w:spacing w:after="0" w:line="240" w:lineRule="auto"/>
              <w:jc w:val="center"/>
              <w:rPr>
                <w:sz w:val="20"/>
                <w:szCs w:val="20"/>
              </w:rPr>
            </w:pPr>
            <w:r w:rsidRPr="00476235">
              <w:rPr>
                <w:sz w:val="20"/>
                <w:szCs w:val="20"/>
              </w:rPr>
              <w:t xml:space="preserve">User input: </w:t>
            </w:r>
          </w:p>
          <w:p w14:paraId="2614D14F" w14:textId="77777777" w:rsidR="006A5CCD" w:rsidRPr="00476235" w:rsidRDefault="003D2831" w:rsidP="00AF3934">
            <w:pPr>
              <w:spacing w:after="0" w:line="240" w:lineRule="auto"/>
              <w:jc w:val="center"/>
              <w:rPr>
                <w:b/>
                <w:sz w:val="20"/>
                <w:szCs w:val="20"/>
              </w:rPr>
            </w:pPr>
            <w:r w:rsidRPr="00476235">
              <w:rPr>
                <w:sz w:val="20"/>
                <w:szCs w:val="20"/>
              </w:rPr>
              <w:t>Pass or Fail</w:t>
            </w:r>
          </w:p>
        </w:tc>
      </w:tr>
      <w:tr w:rsidR="006A5CCD" w:rsidRPr="00476235" w14:paraId="2614D155" w14:textId="77777777" w:rsidTr="2662821B">
        <w:trPr>
          <w:trHeight w:val="539"/>
        </w:trPr>
        <w:tc>
          <w:tcPr>
            <w:tcW w:w="468" w:type="dxa"/>
            <w:vAlign w:val="center"/>
          </w:tcPr>
          <w:p w14:paraId="2614D151" w14:textId="77777777" w:rsidR="006A5CCD" w:rsidRPr="00476235" w:rsidRDefault="006A5CCD" w:rsidP="00AF3934">
            <w:pPr>
              <w:spacing w:after="0" w:line="240" w:lineRule="auto"/>
              <w:rPr>
                <w:b/>
                <w:sz w:val="20"/>
                <w:szCs w:val="20"/>
              </w:rPr>
            </w:pPr>
            <w:r w:rsidRPr="00476235">
              <w:rPr>
                <w:sz w:val="20"/>
                <w:szCs w:val="20"/>
              </w:rPr>
              <w:t>09</w:t>
            </w:r>
          </w:p>
        </w:tc>
        <w:tc>
          <w:tcPr>
            <w:tcW w:w="3330" w:type="dxa"/>
            <w:gridSpan w:val="2"/>
            <w:vAlign w:val="center"/>
          </w:tcPr>
          <w:p w14:paraId="2614D152" w14:textId="77777777" w:rsidR="006A5CCD" w:rsidRPr="00476235" w:rsidRDefault="006A5CCD" w:rsidP="00AF3934">
            <w:pPr>
              <w:spacing w:after="0" w:line="240" w:lineRule="auto"/>
              <w:jc w:val="both"/>
              <w:rPr>
                <w:sz w:val="20"/>
                <w:szCs w:val="20"/>
              </w:rPr>
            </w:pPr>
            <w:r w:rsidRPr="00476235">
              <w:rPr>
                <w:sz w:val="20"/>
                <w:szCs w:val="20"/>
              </w:rPr>
              <w:t>Verification Status:</w:t>
            </w:r>
          </w:p>
        </w:tc>
        <w:tc>
          <w:tcPr>
            <w:tcW w:w="10818" w:type="dxa"/>
            <w:gridSpan w:val="6"/>
          </w:tcPr>
          <w:p w14:paraId="2614D153"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154" w14:textId="77777777" w:rsidR="006A5CCD" w:rsidRPr="00476235" w:rsidRDefault="006A5CCD" w:rsidP="00AF3934">
            <w:pPr>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59" w14:textId="77777777" w:rsidTr="2662821B">
        <w:tc>
          <w:tcPr>
            <w:tcW w:w="468" w:type="dxa"/>
          </w:tcPr>
          <w:p w14:paraId="2614D156" w14:textId="77777777" w:rsidR="00953279" w:rsidRPr="00476235" w:rsidRDefault="00953279" w:rsidP="00AF3934">
            <w:pPr>
              <w:spacing w:after="0" w:line="240" w:lineRule="auto"/>
              <w:rPr>
                <w:sz w:val="20"/>
                <w:szCs w:val="20"/>
              </w:rPr>
            </w:pPr>
            <w:r w:rsidRPr="00476235">
              <w:rPr>
                <w:sz w:val="20"/>
                <w:szCs w:val="20"/>
              </w:rPr>
              <w:t>10</w:t>
            </w:r>
          </w:p>
        </w:tc>
        <w:tc>
          <w:tcPr>
            <w:tcW w:w="14148" w:type="dxa"/>
            <w:gridSpan w:val="8"/>
          </w:tcPr>
          <w:p w14:paraId="2614D158" w14:textId="4B79108C" w:rsidR="00953279" w:rsidRPr="00476235" w:rsidRDefault="00953279" w:rsidP="00AF3934">
            <w:pPr>
              <w:spacing w:after="0" w:line="240" w:lineRule="auto"/>
              <w:rPr>
                <w:sz w:val="20"/>
                <w:szCs w:val="20"/>
              </w:rPr>
            </w:pPr>
            <w:r w:rsidRPr="00476235">
              <w:rPr>
                <w:sz w:val="20"/>
                <w:szCs w:val="20"/>
              </w:rPr>
              <w:t>Correction Notes:</w:t>
            </w:r>
          </w:p>
        </w:tc>
      </w:tr>
    </w:tbl>
    <w:p w14:paraId="2614D15A" w14:textId="77777777" w:rsidR="006A5CCD" w:rsidRPr="00476235"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530"/>
        <w:gridCol w:w="1800"/>
        <w:gridCol w:w="1800"/>
        <w:gridCol w:w="1800"/>
        <w:gridCol w:w="1890"/>
        <w:gridCol w:w="1620"/>
        <w:gridCol w:w="1890"/>
        <w:gridCol w:w="1818"/>
      </w:tblGrid>
      <w:tr w:rsidR="006A5CCD" w:rsidRPr="00476235" w14:paraId="2614D15C" w14:textId="77777777" w:rsidTr="00C4535B">
        <w:tc>
          <w:tcPr>
            <w:tcW w:w="14616" w:type="dxa"/>
            <w:gridSpan w:val="9"/>
            <w:shd w:val="clear" w:color="auto" w:fill="auto"/>
          </w:tcPr>
          <w:p w14:paraId="2614D15B" w14:textId="4EFFB5BD" w:rsidR="006A5CCD" w:rsidRPr="00476235" w:rsidRDefault="006A5CCD" w:rsidP="006A5CCD">
            <w:pPr>
              <w:spacing w:after="0" w:line="240" w:lineRule="auto"/>
              <w:rPr>
                <w:b/>
                <w:sz w:val="20"/>
                <w:szCs w:val="20"/>
              </w:rPr>
            </w:pPr>
            <w:r w:rsidRPr="00476235">
              <w:rPr>
                <w:b/>
                <w:sz w:val="20"/>
                <w:szCs w:val="20"/>
              </w:rPr>
              <w:t>D. Windows</w:t>
            </w:r>
          </w:p>
        </w:tc>
      </w:tr>
      <w:tr w:rsidR="006A5CCD" w:rsidRPr="00476235" w14:paraId="2614D15E" w14:textId="77777777" w:rsidTr="006A5CCD">
        <w:tc>
          <w:tcPr>
            <w:tcW w:w="14616" w:type="dxa"/>
            <w:gridSpan w:val="9"/>
          </w:tcPr>
          <w:p w14:paraId="2614D15D" w14:textId="77777777" w:rsidR="006A5CCD" w:rsidRPr="00476235" w:rsidRDefault="006A5CCD" w:rsidP="006A5CCD">
            <w:pPr>
              <w:spacing w:after="0" w:line="240" w:lineRule="auto"/>
            </w:pPr>
            <w:r w:rsidRPr="00476235">
              <w:rPr>
                <w:sz w:val="20"/>
                <w:szCs w:val="20"/>
              </w:rPr>
              <w:t>&lt;&lt;if existing data does not appear in CF1R, then display the “Section Does Not Apply” message&gt;&gt;</w:t>
            </w:r>
          </w:p>
        </w:tc>
      </w:tr>
      <w:tr w:rsidR="00E2158A" w:rsidRPr="00476235" w14:paraId="2614D167" w14:textId="77777777" w:rsidTr="003F6629">
        <w:tc>
          <w:tcPr>
            <w:tcW w:w="1998" w:type="dxa"/>
            <w:gridSpan w:val="2"/>
          </w:tcPr>
          <w:p w14:paraId="2614D15F" w14:textId="77777777" w:rsidR="00E2158A" w:rsidRPr="00476235" w:rsidRDefault="00E2158A" w:rsidP="006A5CCD">
            <w:pPr>
              <w:spacing w:after="0" w:line="240" w:lineRule="auto"/>
              <w:jc w:val="center"/>
              <w:rPr>
                <w:sz w:val="20"/>
                <w:szCs w:val="20"/>
              </w:rPr>
            </w:pPr>
            <w:r w:rsidRPr="00476235">
              <w:rPr>
                <w:sz w:val="20"/>
                <w:szCs w:val="20"/>
              </w:rPr>
              <w:t>01</w:t>
            </w:r>
          </w:p>
        </w:tc>
        <w:tc>
          <w:tcPr>
            <w:tcW w:w="1800" w:type="dxa"/>
          </w:tcPr>
          <w:p w14:paraId="2614D160" w14:textId="77777777" w:rsidR="00E2158A" w:rsidRPr="00476235" w:rsidRDefault="00E2158A" w:rsidP="006A5CCD">
            <w:pPr>
              <w:spacing w:after="0" w:line="240" w:lineRule="auto"/>
              <w:jc w:val="center"/>
              <w:rPr>
                <w:sz w:val="20"/>
                <w:szCs w:val="20"/>
              </w:rPr>
            </w:pPr>
            <w:r w:rsidRPr="00476235">
              <w:rPr>
                <w:sz w:val="20"/>
                <w:szCs w:val="20"/>
              </w:rPr>
              <w:t>02</w:t>
            </w:r>
          </w:p>
        </w:tc>
        <w:tc>
          <w:tcPr>
            <w:tcW w:w="1800" w:type="dxa"/>
          </w:tcPr>
          <w:p w14:paraId="2614D161" w14:textId="77777777" w:rsidR="00E2158A" w:rsidRPr="00476235" w:rsidRDefault="003F6629" w:rsidP="006A5CCD">
            <w:pPr>
              <w:spacing w:after="0" w:line="240" w:lineRule="auto"/>
              <w:jc w:val="center"/>
              <w:rPr>
                <w:sz w:val="20"/>
                <w:szCs w:val="20"/>
              </w:rPr>
            </w:pPr>
            <w:r w:rsidRPr="00476235">
              <w:rPr>
                <w:sz w:val="20"/>
                <w:szCs w:val="20"/>
              </w:rPr>
              <w:t>03</w:t>
            </w:r>
          </w:p>
        </w:tc>
        <w:tc>
          <w:tcPr>
            <w:tcW w:w="1800" w:type="dxa"/>
          </w:tcPr>
          <w:p w14:paraId="2614D162" w14:textId="77777777" w:rsidR="00E2158A" w:rsidRPr="00476235" w:rsidRDefault="003F6629" w:rsidP="006A5CCD">
            <w:pPr>
              <w:spacing w:after="0" w:line="240" w:lineRule="auto"/>
              <w:jc w:val="center"/>
              <w:rPr>
                <w:sz w:val="20"/>
                <w:szCs w:val="20"/>
              </w:rPr>
            </w:pPr>
            <w:r w:rsidRPr="00476235">
              <w:rPr>
                <w:sz w:val="20"/>
                <w:szCs w:val="20"/>
              </w:rPr>
              <w:t>04</w:t>
            </w:r>
          </w:p>
        </w:tc>
        <w:tc>
          <w:tcPr>
            <w:tcW w:w="1890" w:type="dxa"/>
          </w:tcPr>
          <w:p w14:paraId="2614D163" w14:textId="77777777" w:rsidR="00E2158A" w:rsidRPr="00476235" w:rsidRDefault="003F6629" w:rsidP="006A5CCD">
            <w:pPr>
              <w:spacing w:after="0" w:line="240" w:lineRule="auto"/>
              <w:jc w:val="center"/>
              <w:rPr>
                <w:sz w:val="20"/>
                <w:szCs w:val="20"/>
              </w:rPr>
            </w:pPr>
            <w:r w:rsidRPr="00476235">
              <w:rPr>
                <w:sz w:val="20"/>
                <w:szCs w:val="20"/>
              </w:rPr>
              <w:t>05</w:t>
            </w:r>
          </w:p>
        </w:tc>
        <w:tc>
          <w:tcPr>
            <w:tcW w:w="1620" w:type="dxa"/>
          </w:tcPr>
          <w:p w14:paraId="2614D164" w14:textId="77777777" w:rsidR="00E2158A" w:rsidRPr="00476235" w:rsidRDefault="003F6629" w:rsidP="006A5CCD">
            <w:pPr>
              <w:spacing w:after="0" w:line="240" w:lineRule="auto"/>
              <w:jc w:val="center"/>
              <w:rPr>
                <w:sz w:val="20"/>
                <w:szCs w:val="20"/>
              </w:rPr>
            </w:pPr>
            <w:r w:rsidRPr="00476235">
              <w:rPr>
                <w:sz w:val="20"/>
                <w:szCs w:val="20"/>
              </w:rPr>
              <w:t>06</w:t>
            </w:r>
          </w:p>
        </w:tc>
        <w:tc>
          <w:tcPr>
            <w:tcW w:w="1890" w:type="dxa"/>
          </w:tcPr>
          <w:p w14:paraId="2614D165" w14:textId="77777777" w:rsidR="00E2158A" w:rsidRPr="00476235" w:rsidRDefault="003F6629" w:rsidP="006A5CCD">
            <w:pPr>
              <w:spacing w:after="0" w:line="240" w:lineRule="auto"/>
              <w:jc w:val="center"/>
              <w:rPr>
                <w:sz w:val="20"/>
                <w:szCs w:val="20"/>
              </w:rPr>
            </w:pPr>
            <w:r w:rsidRPr="00476235">
              <w:rPr>
                <w:sz w:val="20"/>
                <w:szCs w:val="20"/>
              </w:rPr>
              <w:t>07</w:t>
            </w:r>
          </w:p>
        </w:tc>
        <w:tc>
          <w:tcPr>
            <w:tcW w:w="1818" w:type="dxa"/>
          </w:tcPr>
          <w:p w14:paraId="2614D166" w14:textId="77777777" w:rsidR="00E2158A" w:rsidRPr="00476235" w:rsidRDefault="003F6629" w:rsidP="006A5CCD">
            <w:pPr>
              <w:spacing w:after="0" w:line="240" w:lineRule="auto"/>
              <w:jc w:val="center"/>
              <w:rPr>
                <w:sz w:val="20"/>
                <w:szCs w:val="20"/>
              </w:rPr>
            </w:pPr>
            <w:r w:rsidRPr="00476235">
              <w:rPr>
                <w:sz w:val="20"/>
                <w:szCs w:val="20"/>
              </w:rPr>
              <w:t>08</w:t>
            </w:r>
          </w:p>
        </w:tc>
      </w:tr>
      <w:tr w:rsidR="00E2158A" w:rsidRPr="00476235" w14:paraId="2614D170" w14:textId="77777777" w:rsidTr="003F6629">
        <w:tc>
          <w:tcPr>
            <w:tcW w:w="1998" w:type="dxa"/>
            <w:gridSpan w:val="2"/>
          </w:tcPr>
          <w:p w14:paraId="2614D168" w14:textId="77777777" w:rsidR="00E2158A" w:rsidRPr="00476235" w:rsidRDefault="00E2158A" w:rsidP="006A5CCD">
            <w:pPr>
              <w:spacing w:after="0" w:line="240" w:lineRule="auto"/>
              <w:jc w:val="center"/>
              <w:rPr>
                <w:sz w:val="20"/>
                <w:szCs w:val="20"/>
              </w:rPr>
            </w:pPr>
            <w:r w:rsidRPr="00476235">
              <w:rPr>
                <w:sz w:val="20"/>
                <w:szCs w:val="20"/>
              </w:rPr>
              <w:t>Name</w:t>
            </w:r>
          </w:p>
        </w:tc>
        <w:tc>
          <w:tcPr>
            <w:tcW w:w="1800" w:type="dxa"/>
          </w:tcPr>
          <w:p w14:paraId="2614D169" w14:textId="77777777" w:rsidR="00E2158A" w:rsidRPr="00476235" w:rsidRDefault="00E2158A" w:rsidP="006A5CCD">
            <w:pPr>
              <w:spacing w:after="0" w:line="240" w:lineRule="auto"/>
              <w:jc w:val="center"/>
              <w:rPr>
                <w:sz w:val="20"/>
                <w:szCs w:val="20"/>
              </w:rPr>
            </w:pPr>
            <w:r w:rsidRPr="00476235">
              <w:rPr>
                <w:sz w:val="20"/>
                <w:szCs w:val="20"/>
              </w:rPr>
              <w:t>Azimuth</w:t>
            </w:r>
          </w:p>
        </w:tc>
        <w:tc>
          <w:tcPr>
            <w:tcW w:w="1800" w:type="dxa"/>
          </w:tcPr>
          <w:p w14:paraId="2614D16A" w14:textId="77777777" w:rsidR="00E2158A" w:rsidRPr="00476235" w:rsidRDefault="00E2158A" w:rsidP="006A5CCD">
            <w:pPr>
              <w:spacing w:after="0" w:line="240" w:lineRule="auto"/>
              <w:jc w:val="center"/>
              <w:rPr>
                <w:sz w:val="20"/>
                <w:szCs w:val="20"/>
              </w:rPr>
            </w:pPr>
            <w:r w:rsidRPr="00476235">
              <w:rPr>
                <w:sz w:val="20"/>
                <w:szCs w:val="20"/>
              </w:rPr>
              <w:t>Multiplier</w:t>
            </w:r>
          </w:p>
        </w:tc>
        <w:tc>
          <w:tcPr>
            <w:tcW w:w="1800" w:type="dxa"/>
          </w:tcPr>
          <w:p w14:paraId="2614D16B" w14:textId="77777777" w:rsidR="00E2158A" w:rsidRPr="00476235" w:rsidRDefault="00E2158A" w:rsidP="006A5CCD">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1890" w:type="dxa"/>
          </w:tcPr>
          <w:p w14:paraId="2614D16C" w14:textId="77777777" w:rsidR="00E2158A" w:rsidRPr="00476235" w:rsidRDefault="00E2158A" w:rsidP="006A5CCD">
            <w:pPr>
              <w:spacing w:after="0" w:line="240" w:lineRule="auto"/>
              <w:jc w:val="center"/>
              <w:rPr>
                <w:sz w:val="20"/>
                <w:szCs w:val="20"/>
              </w:rPr>
            </w:pPr>
            <w:r w:rsidRPr="00476235">
              <w:rPr>
                <w:sz w:val="20"/>
                <w:szCs w:val="20"/>
              </w:rPr>
              <w:t>U-factor</w:t>
            </w:r>
          </w:p>
        </w:tc>
        <w:tc>
          <w:tcPr>
            <w:tcW w:w="1620" w:type="dxa"/>
          </w:tcPr>
          <w:p w14:paraId="2614D16D" w14:textId="77777777" w:rsidR="00E2158A" w:rsidRPr="00476235" w:rsidRDefault="00E2158A" w:rsidP="006A5CCD">
            <w:pPr>
              <w:spacing w:after="0" w:line="240" w:lineRule="auto"/>
              <w:jc w:val="center"/>
              <w:rPr>
                <w:sz w:val="20"/>
                <w:szCs w:val="20"/>
              </w:rPr>
            </w:pPr>
            <w:r w:rsidRPr="00476235">
              <w:rPr>
                <w:sz w:val="20"/>
                <w:szCs w:val="20"/>
              </w:rPr>
              <w:t>SHGC</w:t>
            </w:r>
          </w:p>
        </w:tc>
        <w:tc>
          <w:tcPr>
            <w:tcW w:w="1890" w:type="dxa"/>
          </w:tcPr>
          <w:p w14:paraId="2614D16E" w14:textId="77777777" w:rsidR="00E2158A" w:rsidRPr="00476235" w:rsidRDefault="00E2158A" w:rsidP="006A5CCD">
            <w:pPr>
              <w:spacing w:after="0" w:line="240" w:lineRule="auto"/>
              <w:jc w:val="center"/>
              <w:rPr>
                <w:sz w:val="20"/>
                <w:szCs w:val="20"/>
              </w:rPr>
            </w:pPr>
            <w:r w:rsidRPr="00476235">
              <w:rPr>
                <w:sz w:val="20"/>
                <w:szCs w:val="20"/>
              </w:rPr>
              <w:t>Exterior Shading</w:t>
            </w:r>
          </w:p>
        </w:tc>
        <w:tc>
          <w:tcPr>
            <w:tcW w:w="1818" w:type="dxa"/>
          </w:tcPr>
          <w:p w14:paraId="2614D16F" w14:textId="77777777" w:rsidR="00E2158A" w:rsidRPr="00476235" w:rsidRDefault="00E2158A" w:rsidP="006A5CCD">
            <w:pPr>
              <w:spacing w:after="0" w:line="240" w:lineRule="auto"/>
              <w:jc w:val="center"/>
              <w:rPr>
                <w:sz w:val="20"/>
                <w:szCs w:val="20"/>
              </w:rPr>
            </w:pPr>
            <w:r w:rsidRPr="00476235">
              <w:rPr>
                <w:sz w:val="20"/>
                <w:szCs w:val="20"/>
              </w:rPr>
              <w:t>Verification</w:t>
            </w:r>
          </w:p>
        </w:tc>
      </w:tr>
      <w:tr w:rsidR="003F6629" w:rsidRPr="00476235" w14:paraId="2614D17A" w14:textId="77777777" w:rsidTr="003F6629">
        <w:tc>
          <w:tcPr>
            <w:tcW w:w="1998" w:type="dxa"/>
            <w:gridSpan w:val="2"/>
          </w:tcPr>
          <w:p w14:paraId="2614D171" w14:textId="77777777" w:rsidR="003F6629" w:rsidRPr="00476235" w:rsidRDefault="003F6629" w:rsidP="003F6629">
            <w:pPr>
              <w:spacing w:after="0"/>
              <w:jc w:val="center"/>
            </w:pPr>
            <w:r w:rsidRPr="00476235">
              <w:rPr>
                <w:sz w:val="20"/>
                <w:szCs w:val="20"/>
              </w:rPr>
              <w:t>&lt;pull from CF1R&gt;</w:t>
            </w:r>
          </w:p>
        </w:tc>
        <w:tc>
          <w:tcPr>
            <w:tcW w:w="1800" w:type="dxa"/>
          </w:tcPr>
          <w:p w14:paraId="2614D172" w14:textId="77777777" w:rsidR="003F6629" w:rsidRPr="00476235" w:rsidRDefault="003F6629" w:rsidP="003F6629">
            <w:pPr>
              <w:spacing w:after="0"/>
              <w:jc w:val="center"/>
            </w:pPr>
            <w:r w:rsidRPr="00476235">
              <w:rPr>
                <w:sz w:val="20"/>
                <w:szCs w:val="20"/>
              </w:rPr>
              <w:t>&lt;pull from CF1R&gt;</w:t>
            </w:r>
          </w:p>
        </w:tc>
        <w:tc>
          <w:tcPr>
            <w:tcW w:w="1800" w:type="dxa"/>
          </w:tcPr>
          <w:p w14:paraId="2614D173" w14:textId="77777777" w:rsidR="003F6629" w:rsidRPr="00476235" w:rsidRDefault="003F6629" w:rsidP="003F6629">
            <w:pPr>
              <w:spacing w:after="0"/>
              <w:jc w:val="center"/>
            </w:pPr>
            <w:r w:rsidRPr="00476235">
              <w:rPr>
                <w:sz w:val="20"/>
                <w:szCs w:val="20"/>
              </w:rPr>
              <w:t>&lt;pull from CF1R&gt;</w:t>
            </w:r>
          </w:p>
        </w:tc>
        <w:tc>
          <w:tcPr>
            <w:tcW w:w="1800" w:type="dxa"/>
          </w:tcPr>
          <w:p w14:paraId="2614D174" w14:textId="77777777" w:rsidR="003F6629" w:rsidRPr="00476235" w:rsidRDefault="003F6629" w:rsidP="003F6629">
            <w:pPr>
              <w:spacing w:after="0"/>
              <w:jc w:val="center"/>
            </w:pPr>
            <w:r w:rsidRPr="00476235">
              <w:rPr>
                <w:sz w:val="20"/>
                <w:szCs w:val="20"/>
              </w:rPr>
              <w:t>&lt;pull from CF1R&gt;</w:t>
            </w:r>
          </w:p>
        </w:tc>
        <w:tc>
          <w:tcPr>
            <w:tcW w:w="1890" w:type="dxa"/>
          </w:tcPr>
          <w:p w14:paraId="2614D175" w14:textId="77777777" w:rsidR="003F6629" w:rsidRPr="00476235" w:rsidRDefault="003F6629" w:rsidP="003F6629">
            <w:pPr>
              <w:spacing w:after="0"/>
              <w:jc w:val="center"/>
            </w:pPr>
            <w:r w:rsidRPr="00476235">
              <w:rPr>
                <w:sz w:val="20"/>
                <w:szCs w:val="20"/>
              </w:rPr>
              <w:t>&lt;pull from CF1R&gt;</w:t>
            </w:r>
          </w:p>
        </w:tc>
        <w:tc>
          <w:tcPr>
            <w:tcW w:w="1620" w:type="dxa"/>
          </w:tcPr>
          <w:p w14:paraId="2614D176" w14:textId="77777777" w:rsidR="003F6629" w:rsidRPr="00476235" w:rsidRDefault="003F6629" w:rsidP="003F6629">
            <w:pPr>
              <w:spacing w:after="0"/>
              <w:jc w:val="center"/>
            </w:pPr>
            <w:r w:rsidRPr="00476235">
              <w:rPr>
                <w:sz w:val="20"/>
                <w:szCs w:val="20"/>
              </w:rPr>
              <w:t>&lt;pull from CF1R&gt;</w:t>
            </w:r>
          </w:p>
        </w:tc>
        <w:tc>
          <w:tcPr>
            <w:tcW w:w="1890" w:type="dxa"/>
          </w:tcPr>
          <w:p w14:paraId="2614D177" w14:textId="77777777" w:rsidR="003F6629" w:rsidRPr="00476235" w:rsidRDefault="003F6629" w:rsidP="003F6629">
            <w:pPr>
              <w:spacing w:after="0"/>
              <w:jc w:val="center"/>
            </w:pPr>
            <w:r w:rsidRPr="00476235">
              <w:rPr>
                <w:sz w:val="20"/>
                <w:szCs w:val="20"/>
              </w:rPr>
              <w:t>&lt;pull from CF1R&gt;</w:t>
            </w:r>
          </w:p>
        </w:tc>
        <w:tc>
          <w:tcPr>
            <w:tcW w:w="1818" w:type="dxa"/>
          </w:tcPr>
          <w:p w14:paraId="2614D178" w14:textId="77777777" w:rsidR="003D2831" w:rsidRPr="00476235" w:rsidRDefault="003D2831" w:rsidP="003F6629">
            <w:pPr>
              <w:spacing w:after="0"/>
              <w:jc w:val="center"/>
              <w:rPr>
                <w:sz w:val="20"/>
                <w:szCs w:val="20"/>
              </w:rPr>
            </w:pPr>
            <w:r w:rsidRPr="00476235">
              <w:rPr>
                <w:sz w:val="20"/>
                <w:szCs w:val="20"/>
              </w:rPr>
              <w:t xml:space="preserve">User input: </w:t>
            </w:r>
          </w:p>
          <w:p w14:paraId="2614D179" w14:textId="77777777" w:rsidR="003F6629" w:rsidRPr="00476235" w:rsidRDefault="003D2831" w:rsidP="003F6629">
            <w:pPr>
              <w:spacing w:after="0"/>
              <w:jc w:val="center"/>
            </w:pPr>
            <w:r w:rsidRPr="00476235">
              <w:rPr>
                <w:sz w:val="20"/>
                <w:szCs w:val="20"/>
              </w:rPr>
              <w:t>Pass or Fail</w:t>
            </w:r>
          </w:p>
        </w:tc>
      </w:tr>
      <w:tr w:rsidR="003F6629" w:rsidRPr="00476235" w14:paraId="2614D184" w14:textId="77777777" w:rsidTr="003F6629">
        <w:tc>
          <w:tcPr>
            <w:tcW w:w="1998" w:type="dxa"/>
            <w:gridSpan w:val="2"/>
          </w:tcPr>
          <w:p w14:paraId="2614D17B" w14:textId="77777777" w:rsidR="003F6629" w:rsidRPr="00476235" w:rsidRDefault="003F6629" w:rsidP="003F6629">
            <w:pPr>
              <w:spacing w:after="0"/>
              <w:jc w:val="center"/>
            </w:pPr>
            <w:r w:rsidRPr="00476235">
              <w:rPr>
                <w:sz w:val="20"/>
                <w:szCs w:val="20"/>
              </w:rPr>
              <w:t>&lt;pull from CF1R&gt;</w:t>
            </w:r>
          </w:p>
        </w:tc>
        <w:tc>
          <w:tcPr>
            <w:tcW w:w="1800" w:type="dxa"/>
          </w:tcPr>
          <w:p w14:paraId="2614D17C" w14:textId="77777777" w:rsidR="003F6629" w:rsidRPr="00476235" w:rsidRDefault="003F6629" w:rsidP="003F6629">
            <w:pPr>
              <w:spacing w:after="0"/>
              <w:jc w:val="center"/>
            </w:pPr>
            <w:r w:rsidRPr="00476235">
              <w:rPr>
                <w:sz w:val="20"/>
                <w:szCs w:val="20"/>
              </w:rPr>
              <w:t>&lt;pull from CF1R&gt;</w:t>
            </w:r>
          </w:p>
        </w:tc>
        <w:tc>
          <w:tcPr>
            <w:tcW w:w="1800" w:type="dxa"/>
          </w:tcPr>
          <w:p w14:paraId="2614D17D" w14:textId="77777777" w:rsidR="003F6629" w:rsidRPr="00476235" w:rsidRDefault="003F6629" w:rsidP="003F6629">
            <w:pPr>
              <w:spacing w:after="0"/>
              <w:jc w:val="center"/>
            </w:pPr>
            <w:r w:rsidRPr="00476235">
              <w:rPr>
                <w:sz w:val="20"/>
                <w:szCs w:val="20"/>
              </w:rPr>
              <w:t>&lt;pull from CF1R&gt;</w:t>
            </w:r>
          </w:p>
        </w:tc>
        <w:tc>
          <w:tcPr>
            <w:tcW w:w="1800" w:type="dxa"/>
          </w:tcPr>
          <w:p w14:paraId="2614D17E" w14:textId="77777777" w:rsidR="003F6629" w:rsidRPr="00476235" w:rsidRDefault="003F6629" w:rsidP="003F6629">
            <w:pPr>
              <w:spacing w:after="0"/>
              <w:jc w:val="center"/>
            </w:pPr>
            <w:r w:rsidRPr="00476235">
              <w:rPr>
                <w:sz w:val="20"/>
                <w:szCs w:val="20"/>
              </w:rPr>
              <w:t>&lt;pull from CF1R&gt;</w:t>
            </w:r>
          </w:p>
        </w:tc>
        <w:tc>
          <w:tcPr>
            <w:tcW w:w="1890" w:type="dxa"/>
          </w:tcPr>
          <w:p w14:paraId="2614D17F" w14:textId="77777777" w:rsidR="003F6629" w:rsidRPr="00476235" w:rsidRDefault="003F6629" w:rsidP="003F6629">
            <w:pPr>
              <w:spacing w:after="0"/>
              <w:jc w:val="center"/>
            </w:pPr>
            <w:r w:rsidRPr="00476235">
              <w:rPr>
                <w:sz w:val="20"/>
                <w:szCs w:val="20"/>
              </w:rPr>
              <w:t>&lt;pull from CF1R&gt;</w:t>
            </w:r>
          </w:p>
        </w:tc>
        <w:tc>
          <w:tcPr>
            <w:tcW w:w="1620" w:type="dxa"/>
          </w:tcPr>
          <w:p w14:paraId="2614D180" w14:textId="77777777" w:rsidR="003F6629" w:rsidRPr="00476235" w:rsidRDefault="003F6629" w:rsidP="003F6629">
            <w:pPr>
              <w:spacing w:after="0"/>
              <w:jc w:val="center"/>
            </w:pPr>
            <w:r w:rsidRPr="00476235">
              <w:rPr>
                <w:sz w:val="20"/>
                <w:szCs w:val="20"/>
              </w:rPr>
              <w:t>&lt;pull from CF1R&gt;</w:t>
            </w:r>
          </w:p>
        </w:tc>
        <w:tc>
          <w:tcPr>
            <w:tcW w:w="1890" w:type="dxa"/>
          </w:tcPr>
          <w:p w14:paraId="2614D181" w14:textId="77777777" w:rsidR="003F6629" w:rsidRPr="00476235" w:rsidRDefault="003F6629" w:rsidP="003F6629">
            <w:pPr>
              <w:spacing w:after="0"/>
              <w:jc w:val="center"/>
            </w:pPr>
            <w:r w:rsidRPr="00476235">
              <w:rPr>
                <w:sz w:val="20"/>
                <w:szCs w:val="20"/>
              </w:rPr>
              <w:t>&lt;pull from CF1R&gt;</w:t>
            </w:r>
          </w:p>
        </w:tc>
        <w:tc>
          <w:tcPr>
            <w:tcW w:w="1818" w:type="dxa"/>
          </w:tcPr>
          <w:p w14:paraId="2614D182" w14:textId="77777777" w:rsidR="003D2831" w:rsidRPr="00476235" w:rsidRDefault="003D2831" w:rsidP="003F6629">
            <w:pPr>
              <w:spacing w:after="0"/>
              <w:jc w:val="center"/>
              <w:rPr>
                <w:sz w:val="20"/>
                <w:szCs w:val="20"/>
              </w:rPr>
            </w:pPr>
            <w:r w:rsidRPr="00476235">
              <w:rPr>
                <w:sz w:val="20"/>
                <w:szCs w:val="20"/>
              </w:rPr>
              <w:t xml:space="preserve">User input: </w:t>
            </w:r>
          </w:p>
          <w:p w14:paraId="2614D183" w14:textId="77777777" w:rsidR="003F6629" w:rsidRPr="00476235" w:rsidRDefault="003D2831" w:rsidP="003F6629">
            <w:pPr>
              <w:spacing w:after="0"/>
              <w:jc w:val="center"/>
            </w:pPr>
            <w:r w:rsidRPr="00476235">
              <w:rPr>
                <w:sz w:val="20"/>
                <w:szCs w:val="20"/>
              </w:rPr>
              <w:t>Pass or Fail</w:t>
            </w:r>
          </w:p>
        </w:tc>
      </w:tr>
      <w:tr w:rsidR="006A5CCD" w:rsidRPr="00476235" w14:paraId="2614D189" w14:textId="77777777" w:rsidTr="00953279">
        <w:trPr>
          <w:trHeight w:val="498"/>
        </w:trPr>
        <w:tc>
          <w:tcPr>
            <w:tcW w:w="468" w:type="dxa"/>
            <w:vAlign w:val="center"/>
          </w:tcPr>
          <w:p w14:paraId="2614D185" w14:textId="77777777" w:rsidR="006A5CCD" w:rsidRPr="00476235" w:rsidRDefault="003F6629" w:rsidP="006A5CCD">
            <w:pPr>
              <w:spacing w:after="0" w:line="240" w:lineRule="auto"/>
            </w:pPr>
            <w:r w:rsidRPr="00476235">
              <w:rPr>
                <w:sz w:val="20"/>
                <w:szCs w:val="20"/>
              </w:rPr>
              <w:lastRenderedPageBreak/>
              <w:t>09</w:t>
            </w:r>
          </w:p>
        </w:tc>
        <w:tc>
          <w:tcPr>
            <w:tcW w:w="3330" w:type="dxa"/>
            <w:gridSpan w:val="2"/>
            <w:vAlign w:val="center"/>
          </w:tcPr>
          <w:p w14:paraId="2614D186" w14:textId="77777777" w:rsidR="006A5CCD" w:rsidRPr="00476235" w:rsidRDefault="006A5CCD" w:rsidP="006A5CCD">
            <w:pPr>
              <w:spacing w:after="0" w:line="240" w:lineRule="auto"/>
            </w:pPr>
            <w:r w:rsidRPr="00476235">
              <w:rPr>
                <w:sz w:val="20"/>
                <w:szCs w:val="20"/>
              </w:rPr>
              <w:t>Verification Status:</w:t>
            </w:r>
          </w:p>
        </w:tc>
        <w:tc>
          <w:tcPr>
            <w:tcW w:w="10818" w:type="dxa"/>
            <w:gridSpan w:val="6"/>
          </w:tcPr>
          <w:p w14:paraId="2614D187"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188"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8D" w14:textId="77777777" w:rsidTr="006614F8">
        <w:tc>
          <w:tcPr>
            <w:tcW w:w="468" w:type="dxa"/>
          </w:tcPr>
          <w:p w14:paraId="2614D18A" w14:textId="77777777" w:rsidR="00953279" w:rsidRPr="00476235" w:rsidRDefault="00953279" w:rsidP="006A5CCD">
            <w:pPr>
              <w:spacing w:after="0" w:line="240" w:lineRule="auto"/>
              <w:rPr>
                <w:sz w:val="20"/>
                <w:szCs w:val="20"/>
              </w:rPr>
            </w:pPr>
            <w:r w:rsidRPr="00476235">
              <w:rPr>
                <w:sz w:val="20"/>
                <w:szCs w:val="20"/>
              </w:rPr>
              <w:t>10</w:t>
            </w:r>
          </w:p>
        </w:tc>
        <w:tc>
          <w:tcPr>
            <w:tcW w:w="14148" w:type="dxa"/>
            <w:gridSpan w:val="8"/>
          </w:tcPr>
          <w:p w14:paraId="2614D18C" w14:textId="02F3E0DE" w:rsidR="00953279" w:rsidRPr="00476235" w:rsidRDefault="00953279" w:rsidP="006A5CCD">
            <w:pPr>
              <w:spacing w:after="0" w:line="240" w:lineRule="auto"/>
              <w:rPr>
                <w:sz w:val="20"/>
                <w:szCs w:val="20"/>
              </w:rPr>
            </w:pPr>
            <w:r w:rsidRPr="00476235">
              <w:rPr>
                <w:sz w:val="20"/>
                <w:szCs w:val="20"/>
              </w:rPr>
              <w:t>Correction Notes:</w:t>
            </w:r>
          </w:p>
        </w:tc>
      </w:tr>
    </w:tbl>
    <w:p w14:paraId="2614D18E" w14:textId="77777777" w:rsidR="006A5CCD" w:rsidRPr="00476235" w:rsidRDefault="006A5CCD"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2567"/>
        <w:gridCol w:w="763"/>
        <w:gridCol w:w="2203"/>
        <w:gridCol w:w="2895"/>
        <w:gridCol w:w="2921"/>
        <w:gridCol w:w="2799"/>
      </w:tblGrid>
      <w:tr w:rsidR="006A5CCD" w:rsidRPr="00476235" w14:paraId="2614D190" w14:textId="77777777" w:rsidTr="00C4535B">
        <w:tc>
          <w:tcPr>
            <w:tcW w:w="14616" w:type="dxa"/>
            <w:gridSpan w:val="7"/>
            <w:tcBorders>
              <w:top w:val="single" w:sz="4" w:space="0" w:color="auto"/>
              <w:left w:val="single" w:sz="4" w:space="0" w:color="auto"/>
              <w:bottom w:val="single" w:sz="4" w:space="0" w:color="auto"/>
              <w:right w:val="single" w:sz="4" w:space="0" w:color="auto"/>
            </w:tcBorders>
            <w:shd w:val="clear" w:color="auto" w:fill="auto"/>
          </w:tcPr>
          <w:p w14:paraId="2614D18F" w14:textId="732DAFC7" w:rsidR="006A5CCD" w:rsidRPr="00476235" w:rsidRDefault="006A5CCD" w:rsidP="00AF3934">
            <w:pPr>
              <w:spacing w:after="0" w:line="240" w:lineRule="auto"/>
              <w:rPr>
                <w:b/>
                <w:sz w:val="20"/>
                <w:szCs w:val="20"/>
              </w:rPr>
            </w:pPr>
            <w:r w:rsidRPr="00476235">
              <w:rPr>
                <w:b/>
                <w:sz w:val="20"/>
                <w:szCs w:val="20"/>
              </w:rPr>
              <w:t>E. Doors</w:t>
            </w:r>
          </w:p>
        </w:tc>
      </w:tr>
      <w:tr w:rsidR="006A5CCD" w:rsidRPr="00476235" w14:paraId="2614D192" w14:textId="77777777" w:rsidTr="00AF3934">
        <w:tc>
          <w:tcPr>
            <w:tcW w:w="14616" w:type="dxa"/>
            <w:gridSpan w:val="7"/>
          </w:tcPr>
          <w:p w14:paraId="2614D191" w14:textId="77777777" w:rsidR="006A5CCD" w:rsidRPr="00476235" w:rsidRDefault="006A5CCD" w:rsidP="00AF3934">
            <w:pPr>
              <w:spacing w:after="0" w:line="240" w:lineRule="auto"/>
              <w:rPr>
                <w:sz w:val="20"/>
                <w:szCs w:val="20"/>
              </w:rPr>
            </w:pPr>
            <w:r w:rsidRPr="00476235">
              <w:t>&lt;&lt;if existing data does not appear in CF1R, then display the “Section Does Not Apply” message&gt;&gt;</w:t>
            </w:r>
          </w:p>
        </w:tc>
      </w:tr>
      <w:tr w:rsidR="006A5CCD" w:rsidRPr="00476235" w14:paraId="2614D198" w14:textId="77777777" w:rsidTr="00AF3934">
        <w:tc>
          <w:tcPr>
            <w:tcW w:w="3035" w:type="dxa"/>
            <w:gridSpan w:val="2"/>
          </w:tcPr>
          <w:p w14:paraId="2614D193" w14:textId="77777777" w:rsidR="006A5CCD" w:rsidRPr="00476235" w:rsidRDefault="006A5CCD" w:rsidP="00AF3934">
            <w:pPr>
              <w:spacing w:after="0" w:line="240" w:lineRule="auto"/>
              <w:jc w:val="center"/>
              <w:rPr>
                <w:sz w:val="20"/>
                <w:szCs w:val="20"/>
              </w:rPr>
            </w:pPr>
            <w:r w:rsidRPr="00476235">
              <w:rPr>
                <w:sz w:val="20"/>
                <w:szCs w:val="20"/>
              </w:rPr>
              <w:t>01</w:t>
            </w:r>
          </w:p>
        </w:tc>
        <w:tc>
          <w:tcPr>
            <w:tcW w:w="2966" w:type="dxa"/>
            <w:gridSpan w:val="2"/>
          </w:tcPr>
          <w:p w14:paraId="2614D194" w14:textId="77777777" w:rsidR="006A5CCD" w:rsidRPr="00476235" w:rsidRDefault="006A5CCD" w:rsidP="00AF3934">
            <w:pPr>
              <w:spacing w:after="0" w:line="240" w:lineRule="auto"/>
              <w:jc w:val="center"/>
              <w:rPr>
                <w:sz w:val="20"/>
                <w:szCs w:val="20"/>
              </w:rPr>
            </w:pPr>
            <w:r w:rsidRPr="00476235">
              <w:rPr>
                <w:sz w:val="20"/>
                <w:szCs w:val="20"/>
              </w:rPr>
              <w:t>02</w:t>
            </w:r>
          </w:p>
        </w:tc>
        <w:tc>
          <w:tcPr>
            <w:tcW w:w="2895" w:type="dxa"/>
          </w:tcPr>
          <w:p w14:paraId="2614D195" w14:textId="77777777" w:rsidR="006A5CCD" w:rsidRPr="00476235" w:rsidRDefault="006A5CCD" w:rsidP="00AF3934">
            <w:pPr>
              <w:spacing w:after="0" w:line="240" w:lineRule="auto"/>
              <w:jc w:val="center"/>
              <w:rPr>
                <w:sz w:val="20"/>
                <w:szCs w:val="20"/>
              </w:rPr>
            </w:pPr>
            <w:r w:rsidRPr="00476235">
              <w:rPr>
                <w:sz w:val="20"/>
                <w:szCs w:val="20"/>
              </w:rPr>
              <w:t>03</w:t>
            </w:r>
          </w:p>
        </w:tc>
        <w:tc>
          <w:tcPr>
            <w:tcW w:w="2921" w:type="dxa"/>
          </w:tcPr>
          <w:p w14:paraId="2614D196" w14:textId="77777777" w:rsidR="006A5CCD" w:rsidRPr="00476235" w:rsidRDefault="006A5CCD" w:rsidP="00AF3934">
            <w:pPr>
              <w:spacing w:after="0" w:line="240" w:lineRule="auto"/>
              <w:jc w:val="center"/>
              <w:rPr>
                <w:sz w:val="20"/>
                <w:szCs w:val="20"/>
              </w:rPr>
            </w:pPr>
            <w:r w:rsidRPr="00476235">
              <w:rPr>
                <w:sz w:val="20"/>
                <w:szCs w:val="20"/>
              </w:rPr>
              <w:t>04</w:t>
            </w:r>
          </w:p>
        </w:tc>
        <w:tc>
          <w:tcPr>
            <w:tcW w:w="2799" w:type="dxa"/>
          </w:tcPr>
          <w:p w14:paraId="2614D197" w14:textId="77777777" w:rsidR="006A5CCD" w:rsidRPr="00476235" w:rsidRDefault="006A5CCD" w:rsidP="00AF3934">
            <w:pPr>
              <w:spacing w:after="0" w:line="240" w:lineRule="auto"/>
              <w:jc w:val="center"/>
              <w:rPr>
                <w:sz w:val="20"/>
                <w:szCs w:val="20"/>
              </w:rPr>
            </w:pPr>
            <w:r w:rsidRPr="00476235">
              <w:rPr>
                <w:sz w:val="20"/>
                <w:szCs w:val="20"/>
              </w:rPr>
              <w:t>05</w:t>
            </w:r>
          </w:p>
        </w:tc>
      </w:tr>
      <w:tr w:rsidR="006A5CCD" w:rsidRPr="00476235" w14:paraId="2614D19E" w14:textId="77777777" w:rsidTr="00AF3934">
        <w:tc>
          <w:tcPr>
            <w:tcW w:w="3035" w:type="dxa"/>
            <w:gridSpan w:val="2"/>
          </w:tcPr>
          <w:p w14:paraId="2614D199" w14:textId="77777777" w:rsidR="006A5CCD" w:rsidRPr="00476235" w:rsidRDefault="006A5CCD" w:rsidP="00AF3934">
            <w:pPr>
              <w:spacing w:after="0" w:line="240" w:lineRule="auto"/>
              <w:jc w:val="center"/>
              <w:rPr>
                <w:sz w:val="20"/>
                <w:szCs w:val="20"/>
              </w:rPr>
            </w:pPr>
            <w:r w:rsidRPr="00476235">
              <w:rPr>
                <w:sz w:val="20"/>
                <w:szCs w:val="20"/>
              </w:rPr>
              <w:t>Name</w:t>
            </w:r>
          </w:p>
        </w:tc>
        <w:tc>
          <w:tcPr>
            <w:tcW w:w="2966" w:type="dxa"/>
            <w:gridSpan w:val="2"/>
          </w:tcPr>
          <w:p w14:paraId="2614D19A" w14:textId="0CB4A9D9" w:rsidR="006A5CCD" w:rsidRPr="00476235" w:rsidRDefault="00EF43B3" w:rsidP="00AF3934">
            <w:pPr>
              <w:spacing w:after="0" w:line="240" w:lineRule="auto"/>
              <w:jc w:val="center"/>
              <w:rPr>
                <w:sz w:val="20"/>
                <w:szCs w:val="20"/>
              </w:rPr>
            </w:pPr>
            <w:r w:rsidRPr="00476235">
              <w:rPr>
                <w:sz w:val="20"/>
                <w:szCs w:val="20"/>
              </w:rPr>
              <w:t>Parent Surface</w:t>
            </w:r>
          </w:p>
        </w:tc>
        <w:tc>
          <w:tcPr>
            <w:tcW w:w="2895" w:type="dxa"/>
          </w:tcPr>
          <w:p w14:paraId="2614D19B" w14:textId="77777777" w:rsidR="006A5CCD" w:rsidRPr="00476235" w:rsidRDefault="006A5CCD" w:rsidP="00AF3934">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2921" w:type="dxa"/>
          </w:tcPr>
          <w:p w14:paraId="2614D19C" w14:textId="77777777" w:rsidR="006A5CCD" w:rsidRPr="00476235" w:rsidRDefault="006A5CCD" w:rsidP="00AF3934">
            <w:pPr>
              <w:spacing w:after="0" w:line="240" w:lineRule="auto"/>
              <w:jc w:val="center"/>
              <w:rPr>
                <w:sz w:val="20"/>
                <w:szCs w:val="20"/>
              </w:rPr>
            </w:pPr>
            <w:r w:rsidRPr="00476235">
              <w:rPr>
                <w:sz w:val="20"/>
                <w:szCs w:val="20"/>
              </w:rPr>
              <w:t>U-factor</w:t>
            </w:r>
          </w:p>
        </w:tc>
        <w:tc>
          <w:tcPr>
            <w:tcW w:w="2799" w:type="dxa"/>
          </w:tcPr>
          <w:p w14:paraId="2614D19D"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D1A4" w14:textId="77777777" w:rsidTr="00AF3934">
        <w:tc>
          <w:tcPr>
            <w:tcW w:w="3035" w:type="dxa"/>
            <w:gridSpan w:val="2"/>
          </w:tcPr>
          <w:p w14:paraId="2614D19F"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66" w:type="dxa"/>
            <w:gridSpan w:val="2"/>
          </w:tcPr>
          <w:p w14:paraId="2614D1A0"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895" w:type="dxa"/>
          </w:tcPr>
          <w:p w14:paraId="2614D1A1"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21" w:type="dxa"/>
          </w:tcPr>
          <w:p w14:paraId="2614D1A2"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799" w:type="dxa"/>
          </w:tcPr>
          <w:p w14:paraId="2614D1A3" w14:textId="77777777" w:rsidR="006A5CCD" w:rsidRPr="00476235" w:rsidRDefault="003D2831" w:rsidP="00AF3934">
            <w:pPr>
              <w:spacing w:after="0" w:line="240" w:lineRule="auto"/>
              <w:jc w:val="center"/>
              <w:rPr>
                <w:sz w:val="20"/>
                <w:szCs w:val="20"/>
              </w:rPr>
            </w:pPr>
            <w:r w:rsidRPr="00476235">
              <w:rPr>
                <w:sz w:val="20"/>
                <w:szCs w:val="20"/>
              </w:rPr>
              <w:t>User input: Pass or Fail</w:t>
            </w:r>
          </w:p>
        </w:tc>
      </w:tr>
      <w:tr w:rsidR="006A5CCD" w:rsidRPr="00476235" w14:paraId="2614D1AA" w14:textId="77777777" w:rsidTr="00AF3934">
        <w:tc>
          <w:tcPr>
            <w:tcW w:w="3035" w:type="dxa"/>
            <w:gridSpan w:val="2"/>
            <w:tcBorders>
              <w:bottom w:val="single" w:sz="4" w:space="0" w:color="auto"/>
            </w:tcBorders>
          </w:tcPr>
          <w:p w14:paraId="2614D1A5"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66" w:type="dxa"/>
            <w:gridSpan w:val="2"/>
            <w:tcBorders>
              <w:bottom w:val="single" w:sz="4" w:space="0" w:color="auto"/>
            </w:tcBorders>
          </w:tcPr>
          <w:p w14:paraId="2614D1A6"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895" w:type="dxa"/>
            <w:tcBorders>
              <w:bottom w:val="single" w:sz="4" w:space="0" w:color="auto"/>
            </w:tcBorders>
          </w:tcPr>
          <w:p w14:paraId="2614D1A7"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21" w:type="dxa"/>
            <w:tcBorders>
              <w:bottom w:val="single" w:sz="4" w:space="0" w:color="auto"/>
            </w:tcBorders>
          </w:tcPr>
          <w:p w14:paraId="2614D1A8"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799" w:type="dxa"/>
            <w:tcBorders>
              <w:bottom w:val="single" w:sz="4" w:space="0" w:color="auto"/>
            </w:tcBorders>
          </w:tcPr>
          <w:p w14:paraId="2614D1A9" w14:textId="77777777" w:rsidR="006A5CCD" w:rsidRPr="00476235" w:rsidRDefault="003D2831" w:rsidP="00AF3934">
            <w:pPr>
              <w:spacing w:after="0" w:line="240" w:lineRule="auto"/>
              <w:jc w:val="center"/>
              <w:rPr>
                <w:sz w:val="20"/>
                <w:szCs w:val="20"/>
              </w:rPr>
            </w:pPr>
            <w:r w:rsidRPr="00476235">
              <w:rPr>
                <w:sz w:val="20"/>
                <w:szCs w:val="20"/>
              </w:rPr>
              <w:t>User input: Pass or Fail</w:t>
            </w:r>
          </w:p>
        </w:tc>
      </w:tr>
      <w:tr w:rsidR="006A5CCD" w:rsidRPr="00476235" w14:paraId="2614D1AF" w14:textId="77777777" w:rsidTr="00953279">
        <w:trPr>
          <w:trHeight w:val="498"/>
        </w:trPr>
        <w:tc>
          <w:tcPr>
            <w:tcW w:w="468" w:type="dxa"/>
            <w:vAlign w:val="center"/>
          </w:tcPr>
          <w:p w14:paraId="2614D1AB" w14:textId="77777777" w:rsidR="006A5CCD" w:rsidRPr="00476235" w:rsidRDefault="006A5CCD" w:rsidP="00AF3934">
            <w:pPr>
              <w:spacing w:after="0" w:line="240" w:lineRule="auto"/>
              <w:jc w:val="center"/>
              <w:rPr>
                <w:sz w:val="20"/>
                <w:szCs w:val="20"/>
              </w:rPr>
            </w:pPr>
            <w:r w:rsidRPr="00476235">
              <w:rPr>
                <w:sz w:val="20"/>
                <w:szCs w:val="20"/>
              </w:rPr>
              <w:t>06</w:t>
            </w:r>
          </w:p>
        </w:tc>
        <w:tc>
          <w:tcPr>
            <w:tcW w:w="3330" w:type="dxa"/>
            <w:gridSpan w:val="2"/>
            <w:vAlign w:val="center"/>
          </w:tcPr>
          <w:p w14:paraId="2614D1AC" w14:textId="77777777" w:rsidR="006A5CCD" w:rsidRPr="00476235" w:rsidRDefault="006A5CCD" w:rsidP="00AF3934">
            <w:pPr>
              <w:spacing w:after="0" w:line="240" w:lineRule="auto"/>
              <w:rPr>
                <w:sz w:val="20"/>
                <w:szCs w:val="20"/>
              </w:rPr>
            </w:pPr>
            <w:r w:rsidRPr="00476235">
              <w:rPr>
                <w:sz w:val="20"/>
                <w:szCs w:val="20"/>
              </w:rPr>
              <w:t>Verification Status:</w:t>
            </w:r>
          </w:p>
        </w:tc>
        <w:tc>
          <w:tcPr>
            <w:tcW w:w="10818" w:type="dxa"/>
            <w:gridSpan w:val="4"/>
          </w:tcPr>
          <w:p w14:paraId="2614D1AD" w14:textId="77777777" w:rsidR="006A5CCD" w:rsidRPr="00476235" w:rsidRDefault="006A5CCD" w:rsidP="00AF3934">
            <w:pPr>
              <w:numPr>
                <w:ilvl w:val="0"/>
                <w:numId w:val="17"/>
              </w:numPr>
              <w:spacing w:after="0" w:line="240" w:lineRule="auto"/>
              <w:rPr>
                <w:sz w:val="20"/>
              </w:rPr>
            </w:pPr>
            <w:r w:rsidRPr="00476235">
              <w:rPr>
                <w:sz w:val="20"/>
              </w:rPr>
              <w:t>Pass – all existing conditions have been verified; or</w:t>
            </w:r>
          </w:p>
          <w:p w14:paraId="2614D1AE" w14:textId="77777777" w:rsidR="006A5CCD" w:rsidRPr="00476235" w:rsidRDefault="006A5CCD" w:rsidP="00AF3934">
            <w:pPr>
              <w:numPr>
                <w:ilvl w:val="0"/>
                <w:numId w:val="17"/>
              </w:numPr>
              <w:spacing w:after="0" w:line="240" w:lineRule="auto"/>
              <w:rPr>
                <w:sz w:val="20"/>
                <w:szCs w:val="20"/>
              </w:rPr>
            </w:pPr>
            <w:r w:rsidRPr="00476235">
              <w:rPr>
                <w:sz w:val="20"/>
              </w:rPr>
              <w:t>Fail – one or more of the existing conditions not present. Enter reason for failure in correction notes field below</w:t>
            </w:r>
          </w:p>
        </w:tc>
      </w:tr>
      <w:tr w:rsidR="00953279" w:rsidRPr="00476235" w14:paraId="2614D1B3" w14:textId="77777777" w:rsidTr="006614F8">
        <w:trPr>
          <w:trHeight w:val="107"/>
        </w:trPr>
        <w:tc>
          <w:tcPr>
            <w:tcW w:w="468" w:type="dxa"/>
          </w:tcPr>
          <w:p w14:paraId="2614D1B0" w14:textId="77777777" w:rsidR="00953279" w:rsidRPr="00476235" w:rsidRDefault="00953279" w:rsidP="00AF3934">
            <w:pPr>
              <w:spacing w:after="0" w:line="240" w:lineRule="auto"/>
              <w:rPr>
                <w:sz w:val="20"/>
                <w:szCs w:val="20"/>
              </w:rPr>
            </w:pPr>
            <w:r w:rsidRPr="00476235">
              <w:rPr>
                <w:sz w:val="20"/>
                <w:szCs w:val="20"/>
              </w:rPr>
              <w:t>07</w:t>
            </w:r>
          </w:p>
        </w:tc>
        <w:tc>
          <w:tcPr>
            <w:tcW w:w="14148" w:type="dxa"/>
            <w:gridSpan w:val="6"/>
          </w:tcPr>
          <w:p w14:paraId="2614D1B2" w14:textId="48F6E257" w:rsidR="00953279" w:rsidRPr="00476235" w:rsidRDefault="00953279" w:rsidP="00AF3934">
            <w:pPr>
              <w:spacing w:after="0" w:line="240" w:lineRule="auto"/>
              <w:rPr>
                <w:sz w:val="20"/>
                <w:szCs w:val="20"/>
              </w:rPr>
            </w:pPr>
            <w:r w:rsidRPr="00476235">
              <w:rPr>
                <w:sz w:val="20"/>
                <w:szCs w:val="20"/>
              </w:rPr>
              <w:t>Correction Notes:</w:t>
            </w:r>
          </w:p>
        </w:tc>
      </w:tr>
    </w:tbl>
    <w:p w14:paraId="2614D1B7" w14:textId="77777777" w:rsidR="001E2C74" w:rsidRPr="00476235" w:rsidRDefault="001E2C74"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504"/>
        <w:gridCol w:w="1026"/>
        <w:gridCol w:w="962"/>
        <w:gridCol w:w="837"/>
        <w:gridCol w:w="162"/>
        <w:gridCol w:w="999"/>
        <w:gridCol w:w="961"/>
        <w:gridCol w:w="966"/>
        <w:gridCol w:w="960"/>
        <w:gridCol w:w="964"/>
        <w:gridCol w:w="971"/>
        <w:gridCol w:w="967"/>
        <w:gridCol w:w="880"/>
        <w:gridCol w:w="81"/>
        <w:gridCol w:w="819"/>
        <w:gridCol w:w="150"/>
        <w:gridCol w:w="750"/>
        <w:gridCol w:w="1189"/>
      </w:tblGrid>
      <w:tr w:rsidR="006A5CCD" w:rsidRPr="00476235" w14:paraId="2614D1B9" w14:textId="77777777" w:rsidTr="00C4535B">
        <w:tc>
          <w:tcPr>
            <w:tcW w:w="14617" w:type="dxa"/>
            <w:gridSpan w:val="19"/>
            <w:shd w:val="clear" w:color="auto" w:fill="auto"/>
          </w:tcPr>
          <w:p w14:paraId="2614D1B8" w14:textId="4190FEE3" w:rsidR="006A5CCD" w:rsidRPr="00476235" w:rsidRDefault="006A5CCD" w:rsidP="00AF3934">
            <w:pPr>
              <w:spacing w:after="0" w:line="240" w:lineRule="auto"/>
              <w:rPr>
                <w:b/>
                <w:sz w:val="20"/>
                <w:szCs w:val="20"/>
              </w:rPr>
            </w:pPr>
            <w:r w:rsidRPr="00476235">
              <w:rPr>
                <w:b/>
                <w:sz w:val="20"/>
                <w:szCs w:val="20"/>
              </w:rPr>
              <w:t>F. Overhangs &amp; Fins</w:t>
            </w:r>
          </w:p>
        </w:tc>
      </w:tr>
      <w:tr w:rsidR="006A5CCD" w:rsidRPr="00476235" w14:paraId="2614D1BB" w14:textId="77777777" w:rsidTr="006A5CCD">
        <w:tc>
          <w:tcPr>
            <w:tcW w:w="14617" w:type="dxa"/>
            <w:gridSpan w:val="19"/>
            <w:shd w:val="clear" w:color="auto" w:fill="auto"/>
          </w:tcPr>
          <w:p w14:paraId="2614D1BA"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1CB" w14:textId="77777777" w:rsidTr="00AF3934">
        <w:tc>
          <w:tcPr>
            <w:tcW w:w="973" w:type="dxa"/>
            <w:gridSpan w:val="2"/>
          </w:tcPr>
          <w:p w14:paraId="2614D1BC" w14:textId="77777777" w:rsidR="006A5CCD" w:rsidRPr="00476235" w:rsidRDefault="006A5CCD" w:rsidP="00AF3934">
            <w:pPr>
              <w:spacing w:after="0" w:line="240" w:lineRule="auto"/>
              <w:jc w:val="center"/>
              <w:rPr>
                <w:sz w:val="20"/>
                <w:szCs w:val="20"/>
              </w:rPr>
            </w:pPr>
            <w:r w:rsidRPr="00476235">
              <w:rPr>
                <w:sz w:val="20"/>
                <w:szCs w:val="20"/>
              </w:rPr>
              <w:t>01</w:t>
            </w:r>
          </w:p>
        </w:tc>
        <w:tc>
          <w:tcPr>
            <w:tcW w:w="1026" w:type="dxa"/>
          </w:tcPr>
          <w:p w14:paraId="2614D1BD" w14:textId="77777777" w:rsidR="006A5CCD" w:rsidRPr="00476235" w:rsidRDefault="006A5CCD" w:rsidP="00AF3934">
            <w:pPr>
              <w:spacing w:after="0" w:line="240" w:lineRule="auto"/>
              <w:jc w:val="center"/>
              <w:rPr>
                <w:sz w:val="20"/>
                <w:szCs w:val="20"/>
              </w:rPr>
            </w:pPr>
            <w:r w:rsidRPr="00476235">
              <w:rPr>
                <w:sz w:val="20"/>
                <w:szCs w:val="20"/>
              </w:rPr>
              <w:t>02</w:t>
            </w:r>
          </w:p>
        </w:tc>
        <w:tc>
          <w:tcPr>
            <w:tcW w:w="962" w:type="dxa"/>
          </w:tcPr>
          <w:p w14:paraId="2614D1BE" w14:textId="77777777" w:rsidR="006A5CCD" w:rsidRPr="00476235" w:rsidRDefault="006A5CCD" w:rsidP="00AF3934">
            <w:pPr>
              <w:spacing w:after="0" w:line="240" w:lineRule="auto"/>
              <w:jc w:val="center"/>
              <w:rPr>
                <w:sz w:val="20"/>
                <w:szCs w:val="20"/>
              </w:rPr>
            </w:pPr>
            <w:r w:rsidRPr="00476235">
              <w:rPr>
                <w:sz w:val="20"/>
                <w:szCs w:val="20"/>
              </w:rPr>
              <w:t>03</w:t>
            </w:r>
          </w:p>
        </w:tc>
        <w:tc>
          <w:tcPr>
            <w:tcW w:w="999" w:type="dxa"/>
            <w:gridSpan w:val="2"/>
          </w:tcPr>
          <w:p w14:paraId="2614D1BF" w14:textId="77777777" w:rsidR="006A5CCD" w:rsidRPr="00476235" w:rsidRDefault="006A5CCD" w:rsidP="00AF3934">
            <w:pPr>
              <w:spacing w:after="0" w:line="240" w:lineRule="auto"/>
              <w:jc w:val="center"/>
              <w:rPr>
                <w:sz w:val="20"/>
                <w:szCs w:val="20"/>
              </w:rPr>
            </w:pPr>
            <w:r w:rsidRPr="00476235">
              <w:rPr>
                <w:sz w:val="20"/>
                <w:szCs w:val="20"/>
              </w:rPr>
              <w:t>04</w:t>
            </w:r>
          </w:p>
        </w:tc>
        <w:tc>
          <w:tcPr>
            <w:tcW w:w="999" w:type="dxa"/>
          </w:tcPr>
          <w:p w14:paraId="2614D1C0" w14:textId="77777777" w:rsidR="006A5CCD" w:rsidRPr="00476235" w:rsidRDefault="006A5CCD" w:rsidP="00AF3934">
            <w:pPr>
              <w:spacing w:after="0" w:line="240" w:lineRule="auto"/>
              <w:jc w:val="center"/>
              <w:rPr>
                <w:sz w:val="20"/>
                <w:szCs w:val="20"/>
              </w:rPr>
            </w:pPr>
            <w:r w:rsidRPr="00476235">
              <w:rPr>
                <w:sz w:val="20"/>
                <w:szCs w:val="20"/>
              </w:rPr>
              <w:t>05</w:t>
            </w:r>
          </w:p>
        </w:tc>
        <w:tc>
          <w:tcPr>
            <w:tcW w:w="961" w:type="dxa"/>
          </w:tcPr>
          <w:p w14:paraId="2614D1C1" w14:textId="77777777" w:rsidR="006A5CCD" w:rsidRPr="00476235" w:rsidRDefault="006A5CCD" w:rsidP="00AF3934">
            <w:pPr>
              <w:spacing w:after="0" w:line="240" w:lineRule="auto"/>
              <w:jc w:val="center"/>
              <w:rPr>
                <w:sz w:val="20"/>
                <w:szCs w:val="20"/>
              </w:rPr>
            </w:pPr>
            <w:r w:rsidRPr="00476235">
              <w:rPr>
                <w:sz w:val="20"/>
                <w:szCs w:val="20"/>
              </w:rPr>
              <w:t>06</w:t>
            </w:r>
          </w:p>
        </w:tc>
        <w:tc>
          <w:tcPr>
            <w:tcW w:w="966" w:type="dxa"/>
          </w:tcPr>
          <w:p w14:paraId="2614D1C2" w14:textId="77777777" w:rsidR="006A5CCD" w:rsidRPr="00476235" w:rsidRDefault="006A5CCD" w:rsidP="00AF3934">
            <w:pPr>
              <w:spacing w:after="0" w:line="240" w:lineRule="auto"/>
              <w:jc w:val="center"/>
              <w:rPr>
                <w:sz w:val="20"/>
                <w:szCs w:val="20"/>
              </w:rPr>
            </w:pPr>
            <w:r w:rsidRPr="00476235">
              <w:rPr>
                <w:sz w:val="20"/>
                <w:szCs w:val="20"/>
              </w:rPr>
              <w:t>07</w:t>
            </w:r>
          </w:p>
        </w:tc>
        <w:tc>
          <w:tcPr>
            <w:tcW w:w="960" w:type="dxa"/>
          </w:tcPr>
          <w:p w14:paraId="2614D1C3" w14:textId="77777777" w:rsidR="006A5CCD" w:rsidRPr="00476235" w:rsidRDefault="006A5CCD" w:rsidP="00AF3934">
            <w:pPr>
              <w:spacing w:after="0" w:line="240" w:lineRule="auto"/>
              <w:jc w:val="center"/>
              <w:rPr>
                <w:sz w:val="20"/>
                <w:szCs w:val="20"/>
              </w:rPr>
            </w:pPr>
            <w:r w:rsidRPr="00476235">
              <w:rPr>
                <w:sz w:val="20"/>
                <w:szCs w:val="20"/>
              </w:rPr>
              <w:t>08</w:t>
            </w:r>
          </w:p>
        </w:tc>
        <w:tc>
          <w:tcPr>
            <w:tcW w:w="964" w:type="dxa"/>
          </w:tcPr>
          <w:p w14:paraId="2614D1C4" w14:textId="77777777" w:rsidR="006A5CCD" w:rsidRPr="00476235" w:rsidRDefault="006A5CCD" w:rsidP="00AF3934">
            <w:pPr>
              <w:spacing w:after="0" w:line="240" w:lineRule="auto"/>
              <w:jc w:val="center"/>
              <w:rPr>
                <w:sz w:val="20"/>
                <w:szCs w:val="20"/>
              </w:rPr>
            </w:pPr>
            <w:r w:rsidRPr="00476235">
              <w:rPr>
                <w:sz w:val="20"/>
                <w:szCs w:val="20"/>
              </w:rPr>
              <w:t>09</w:t>
            </w:r>
          </w:p>
        </w:tc>
        <w:tc>
          <w:tcPr>
            <w:tcW w:w="971" w:type="dxa"/>
          </w:tcPr>
          <w:p w14:paraId="2614D1C5" w14:textId="77777777" w:rsidR="006A5CCD" w:rsidRPr="00476235" w:rsidRDefault="006A5CCD" w:rsidP="00AF3934">
            <w:pPr>
              <w:spacing w:after="0" w:line="240" w:lineRule="auto"/>
              <w:jc w:val="center"/>
              <w:rPr>
                <w:sz w:val="20"/>
                <w:szCs w:val="20"/>
              </w:rPr>
            </w:pPr>
            <w:r w:rsidRPr="00476235">
              <w:rPr>
                <w:sz w:val="20"/>
                <w:szCs w:val="20"/>
              </w:rPr>
              <w:t>10</w:t>
            </w:r>
          </w:p>
        </w:tc>
        <w:tc>
          <w:tcPr>
            <w:tcW w:w="967" w:type="dxa"/>
          </w:tcPr>
          <w:p w14:paraId="2614D1C6" w14:textId="77777777" w:rsidR="006A5CCD" w:rsidRPr="00476235" w:rsidRDefault="006A5CCD" w:rsidP="00AF3934">
            <w:pPr>
              <w:spacing w:after="0" w:line="240" w:lineRule="auto"/>
              <w:jc w:val="center"/>
              <w:rPr>
                <w:sz w:val="20"/>
                <w:szCs w:val="20"/>
              </w:rPr>
            </w:pPr>
            <w:r w:rsidRPr="00476235">
              <w:rPr>
                <w:sz w:val="20"/>
                <w:szCs w:val="20"/>
              </w:rPr>
              <w:t>11</w:t>
            </w:r>
          </w:p>
        </w:tc>
        <w:tc>
          <w:tcPr>
            <w:tcW w:w="961" w:type="dxa"/>
            <w:gridSpan w:val="2"/>
          </w:tcPr>
          <w:p w14:paraId="2614D1C7" w14:textId="77777777" w:rsidR="006A5CCD" w:rsidRPr="00476235" w:rsidRDefault="006A5CCD" w:rsidP="00AF3934">
            <w:pPr>
              <w:spacing w:after="0" w:line="240" w:lineRule="auto"/>
              <w:jc w:val="center"/>
              <w:rPr>
                <w:sz w:val="20"/>
                <w:szCs w:val="20"/>
              </w:rPr>
            </w:pPr>
            <w:r w:rsidRPr="00476235">
              <w:rPr>
                <w:sz w:val="20"/>
                <w:szCs w:val="20"/>
              </w:rPr>
              <w:t>12</w:t>
            </w:r>
          </w:p>
        </w:tc>
        <w:tc>
          <w:tcPr>
            <w:tcW w:w="969" w:type="dxa"/>
            <w:gridSpan w:val="2"/>
          </w:tcPr>
          <w:p w14:paraId="2614D1C8" w14:textId="77777777" w:rsidR="006A5CCD" w:rsidRPr="00476235" w:rsidRDefault="006A5CCD" w:rsidP="00AF3934">
            <w:pPr>
              <w:spacing w:after="0" w:line="240" w:lineRule="auto"/>
              <w:jc w:val="center"/>
              <w:rPr>
                <w:sz w:val="20"/>
                <w:szCs w:val="20"/>
              </w:rPr>
            </w:pPr>
            <w:r w:rsidRPr="00476235">
              <w:rPr>
                <w:sz w:val="20"/>
                <w:szCs w:val="20"/>
              </w:rPr>
              <w:t>13</w:t>
            </w:r>
          </w:p>
        </w:tc>
        <w:tc>
          <w:tcPr>
            <w:tcW w:w="750" w:type="dxa"/>
          </w:tcPr>
          <w:p w14:paraId="2614D1C9" w14:textId="77777777" w:rsidR="006A5CCD" w:rsidRPr="00476235" w:rsidRDefault="006A5CCD" w:rsidP="00AF3934">
            <w:pPr>
              <w:spacing w:after="0" w:line="240" w:lineRule="auto"/>
              <w:jc w:val="center"/>
              <w:rPr>
                <w:sz w:val="20"/>
                <w:szCs w:val="20"/>
              </w:rPr>
            </w:pPr>
            <w:r w:rsidRPr="00476235">
              <w:rPr>
                <w:sz w:val="20"/>
                <w:szCs w:val="20"/>
              </w:rPr>
              <w:t>14</w:t>
            </w:r>
          </w:p>
        </w:tc>
        <w:tc>
          <w:tcPr>
            <w:tcW w:w="1189" w:type="dxa"/>
          </w:tcPr>
          <w:p w14:paraId="2614D1CA" w14:textId="77777777" w:rsidR="006A5CCD" w:rsidRPr="00476235" w:rsidRDefault="006A5CCD" w:rsidP="00AF3934">
            <w:pPr>
              <w:spacing w:after="0" w:line="240" w:lineRule="auto"/>
              <w:jc w:val="center"/>
              <w:rPr>
                <w:sz w:val="20"/>
                <w:szCs w:val="20"/>
              </w:rPr>
            </w:pPr>
            <w:r w:rsidRPr="00476235">
              <w:rPr>
                <w:sz w:val="20"/>
                <w:szCs w:val="20"/>
              </w:rPr>
              <w:t>15</w:t>
            </w:r>
          </w:p>
        </w:tc>
      </w:tr>
      <w:tr w:rsidR="006A5CCD" w:rsidRPr="00476235" w14:paraId="2614D1D1" w14:textId="77777777" w:rsidTr="00C4535B">
        <w:tc>
          <w:tcPr>
            <w:tcW w:w="973" w:type="dxa"/>
            <w:gridSpan w:val="2"/>
          </w:tcPr>
          <w:p w14:paraId="2614D1CC" w14:textId="77777777" w:rsidR="006A5CCD" w:rsidRPr="00476235" w:rsidRDefault="006A5CCD" w:rsidP="00AF3934">
            <w:pPr>
              <w:spacing w:after="0" w:line="240" w:lineRule="auto"/>
              <w:rPr>
                <w:sz w:val="20"/>
                <w:szCs w:val="20"/>
              </w:rPr>
            </w:pPr>
          </w:p>
        </w:tc>
        <w:tc>
          <w:tcPr>
            <w:tcW w:w="4947" w:type="dxa"/>
            <w:gridSpan w:val="6"/>
            <w:shd w:val="clear" w:color="auto" w:fill="auto"/>
          </w:tcPr>
          <w:p w14:paraId="2614D1CD" w14:textId="77777777" w:rsidR="006A5CCD" w:rsidRPr="00476235" w:rsidRDefault="006A5CCD" w:rsidP="00AF3934">
            <w:pPr>
              <w:spacing w:after="0" w:line="240" w:lineRule="auto"/>
              <w:jc w:val="center"/>
            </w:pPr>
            <w:r w:rsidRPr="00476235">
              <w:rPr>
                <w:sz w:val="20"/>
                <w:szCs w:val="20"/>
              </w:rPr>
              <w:t>Overhang</w:t>
            </w:r>
          </w:p>
        </w:tc>
        <w:tc>
          <w:tcPr>
            <w:tcW w:w="3861" w:type="dxa"/>
            <w:gridSpan w:val="4"/>
            <w:shd w:val="clear" w:color="auto" w:fill="auto"/>
          </w:tcPr>
          <w:p w14:paraId="2614D1CE" w14:textId="77777777" w:rsidR="006A5CCD" w:rsidRPr="00476235" w:rsidRDefault="006A5CCD" w:rsidP="00AF3934">
            <w:pPr>
              <w:spacing w:after="0" w:line="240" w:lineRule="auto"/>
              <w:jc w:val="center"/>
            </w:pPr>
            <w:r w:rsidRPr="00476235">
              <w:rPr>
                <w:sz w:val="20"/>
                <w:szCs w:val="20"/>
              </w:rPr>
              <w:t>Left Fin</w:t>
            </w:r>
          </w:p>
        </w:tc>
        <w:tc>
          <w:tcPr>
            <w:tcW w:w="3647" w:type="dxa"/>
            <w:gridSpan w:val="6"/>
            <w:shd w:val="clear" w:color="auto" w:fill="auto"/>
          </w:tcPr>
          <w:p w14:paraId="2614D1CF" w14:textId="77777777" w:rsidR="006A5CCD" w:rsidRPr="00476235" w:rsidRDefault="006A5CCD" w:rsidP="00AF3934">
            <w:pPr>
              <w:spacing w:after="0" w:line="240" w:lineRule="auto"/>
              <w:jc w:val="center"/>
            </w:pPr>
            <w:r w:rsidRPr="00476235">
              <w:rPr>
                <w:sz w:val="20"/>
                <w:szCs w:val="20"/>
              </w:rPr>
              <w:t>Right Fin</w:t>
            </w:r>
          </w:p>
        </w:tc>
        <w:tc>
          <w:tcPr>
            <w:tcW w:w="1189" w:type="dxa"/>
          </w:tcPr>
          <w:p w14:paraId="2614D1D0" w14:textId="77777777" w:rsidR="006A5CCD" w:rsidRPr="00476235" w:rsidRDefault="006A5CCD" w:rsidP="00AF3934">
            <w:pPr>
              <w:spacing w:after="0" w:line="240" w:lineRule="auto"/>
              <w:rPr>
                <w:sz w:val="20"/>
                <w:szCs w:val="20"/>
              </w:rPr>
            </w:pPr>
          </w:p>
        </w:tc>
      </w:tr>
      <w:tr w:rsidR="006A5CCD" w:rsidRPr="00476235" w14:paraId="2614D1E1" w14:textId="77777777" w:rsidTr="00AF3934">
        <w:tc>
          <w:tcPr>
            <w:tcW w:w="973" w:type="dxa"/>
            <w:gridSpan w:val="2"/>
            <w:vAlign w:val="bottom"/>
          </w:tcPr>
          <w:p w14:paraId="2614D1D2" w14:textId="77777777" w:rsidR="006A5CCD" w:rsidRPr="00476235" w:rsidRDefault="006A5CCD" w:rsidP="00AF3934">
            <w:pPr>
              <w:spacing w:after="0" w:line="240" w:lineRule="auto"/>
              <w:jc w:val="center"/>
            </w:pPr>
            <w:r w:rsidRPr="00476235">
              <w:rPr>
                <w:sz w:val="20"/>
                <w:szCs w:val="20"/>
              </w:rPr>
              <w:t>Window</w:t>
            </w:r>
          </w:p>
        </w:tc>
        <w:tc>
          <w:tcPr>
            <w:tcW w:w="1026" w:type="dxa"/>
            <w:vAlign w:val="bottom"/>
          </w:tcPr>
          <w:p w14:paraId="2614D1D3" w14:textId="77777777" w:rsidR="006A5CCD" w:rsidRPr="00476235" w:rsidRDefault="006A5CCD" w:rsidP="00AF3934">
            <w:pPr>
              <w:spacing w:after="0" w:line="240" w:lineRule="auto"/>
              <w:jc w:val="center"/>
            </w:pPr>
            <w:r w:rsidRPr="00476235">
              <w:rPr>
                <w:sz w:val="20"/>
                <w:szCs w:val="20"/>
              </w:rPr>
              <w:t>Overhang Depth</w:t>
            </w:r>
          </w:p>
        </w:tc>
        <w:tc>
          <w:tcPr>
            <w:tcW w:w="962" w:type="dxa"/>
            <w:vAlign w:val="bottom"/>
          </w:tcPr>
          <w:p w14:paraId="2614D1D4" w14:textId="77777777" w:rsidR="006A5CCD" w:rsidRPr="00476235" w:rsidRDefault="006A5CCD" w:rsidP="00AF3934">
            <w:pPr>
              <w:spacing w:after="0" w:line="240" w:lineRule="auto"/>
              <w:jc w:val="center"/>
            </w:pPr>
            <w:r w:rsidRPr="00476235">
              <w:rPr>
                <w:sz w:val="20"/>
                <w:szCs w:val="20"/>
              </w:rPr>
              <w:t>Dist. Up</w:t>
            </w:r>
          </w:p>
        </w:tc>
        <w:tc>
          <w:tcPr>
            <w:tcW w:w="999" w:type="dxa"/>
            <w:gridSpan w:val="2"/>
            <w:vAlign w:val="bottom"/>
          </w:tcPr>
          <w:p w14:paraId="2614D1D5" w14:textId="77777777" w:rsidR="006A5CCD" w:rsidRPr="00476235" w:rsidRDefault="006A5CCD" w:rsidP="00AF3934">
            <w:pPr>
              <w:spacing w:after="0" w:line="240" w:lineRule="auto"/>
              <w:jc w:val="center"/>
            </w:pPr>
            <w:r w:rsidRPr="00476235">
              <w:rPr>
                <w:sz w:val="20"/>
                <w:szCs w:val="20"/>
              </w:rPr>
              <w:t>Left Extended</w:t>
            </w:r>
          </w:p>
        </w:tc>
        <w:tc>
          <w:tcPr>
            <w:tcW w:w="999" w:type="dxa"/>
            <w:vAlign w:val="bottom"/>
          </w:tcPr>
          <w:p w14:paraId="2614D1D6" w14:textId="77777777" w:rsidR="006A5CCD" w:rsidRPr="00476235" w:rsidRDefault="006A5CCD" w:rsidP="00AF3934">
            <w:pPr>
              <w:spacing w:after="0" w:line="240" w:lineRule="auto"/>
              <w:jc w:val="center"/>
            </w:pPr>
            <w:r w:rsidRPr="00476235">
              <w:rPr>
                <w:sz w:val="20"/>
                <w:szCs w:val="20"/>
              </w:rPr>
              <w:t>Right Extended</w:t>
            </w:r>
          </w:p>
        </w:tc>
        <w:tc>
          <w:tcPr>
            <w:tcW w:w="961" w:type="dxa"/>
            <w:vAlign w:val="bottom"/>
          </w:tcPr>
          <w:p w14:paraId="2614D1D7" w14:textId="77777777" w:rsidR="006A5CCD" w:rsidRPr="00476235" w:rsidRDefault="006A5CCD" w:rsidP="00AF3934">
            <w:pPr>
              <w:spacing w:after="0" w:line="240" w:lineRule="auto"/>
              <w:jc w:val="center"/>
            </w:pPr>
            <w:r w:rsidRPr="00476235">
              <w:rPr>
                <w:sz w:val="20"/>
                <w:szCs w:val="20"/>
              </w:rPr>
              <w:t>Flap Ht</w:t>
            </w:r>
          </w:p>
        </w:tc>
        <w:tc>
          <w:tcPr>
            <w:tcW w:w="966" w:type="dxa"/>
            <w:vAlign w:val="bottom"/>
          </w:tcPr>
          <w:p w14:paraId="2614D1D8" w14:textId="77777777" w:rsidR="006A5CCD" w:rsidRPr="00476235" w:rsidRDefault="006A5CCD" w:rsidP="00AF3934">
            <w:pPr>
              <w:spacing w:after="0" w:line="240" w:lineRule="auto"/>
              <w:jc w:val="center"/>
            </w:pPr>
            <w:r w:rsidRPr="00476235">
              <w:rPr>
                <w:sz w:val="20"/>
                <w:szCs w:val="20"/>
              </w:rPr>
              <w:t>Depth</w:t>
            </w:r>
          </w:p>
        </w:tc>
        <w:tc>
          <w:tcPr>
            <w:tcW w:w="960" w:type="dxa"/>
            <w:vAlign w:val="bottom"/>
          </w:tcPr>
          <w:p w14:paraId="2614D1D9" w14:textId="77777777" w:rsidR="006A5CCD" w:rsidRPr="00476235" w:rsidRDefault="006A5CCD" w:rsidP="00AF3934">
            <w:pPr>
              <w:spacing w:after="0" w:line="240" w:lineRule="auto"/>
              <w:jc w:val="center"/>
            </w:pPr>
            <w:r w:rsidRPr="00476235">
              <w:rPr>
                <w:sz w:val="20"/>
                <w:szCs w:val="20"/>
              </w:rPr>
              <w:t>Top Up</w:t>
            </w:r>
          </w:p>
        </w:tc>
        <w:tc>
          <w:tcPr>
            <w:tcW w:w="964" w:type="dxa"/>
            <w:vAlign w:val="bottom"/>
          </w:tcPr>
          <w:p w14:paraId="2614D1DA" w14:textId="77777777" w:rsidR="006A5CCD" w:rsidRPr="00476235" w:rsidRDefault="006A5CCD" w:rsidP="00AF3934">
            <w:pPr>
              <w:spacing w:after="0" w:line="240" w:lineRule="auto"/>
              <w:jc w:val="center"/>
            </w:pPr>
            <w:r w:rsidRPr="00476235">
              <w:rPr>
                <w:sz w:val="20"/>
                <w:szCs w:val="20"/>
              </w:rPr>
              <w:t>Dist (Left)</w:t>
            </w:r>
          </w:p>
        </w:tc>
        <w:tc>
          <w:tcPr>
            <w:tcW w:w="971" w:type="dxa"/>
            <w:vAlign w:val="bottom"/>
          </w:tcPr>
          <w:p w14:paraId="2614D1DB" w14:textId="77777777" w:rsidR="006A5CCD" w:rsidRPr="00476235" w:rsidRDefault="006A5CCD" w:rsidP="00AF3934">
            <w:pPr>
              <w:spacing w:after="0" w:line="240" w:lineRule="auto"/>
              <w:jc w:val="center"/>
            </w:pPr>
            <w:r w:rsidRPr="00476235">
              <w:rPr>
                <w:sz w:val="20"/>
                <w:szCs w:val="20"/>
              </w:rPr>
              <w:t>Bottom Up</w:t>
            </w:r>
          </w:p>
        </w:tc>
        <w:tc>
          <w:tcPr>
            <w:tcW w:w="967" w:type="dxa"/>
            <w:vAlign w:val="bottom"/>
          </w:tcPr>
          <w:p w14:paraId="2614D1DC" w14:textId="77777777" w:rsidR="006A5CCD" w:rsidRPr="00476235" w:rsidRDefault="006A5CCD" w:rsidP="00AF3934">
            <w:pPr>
              <w:spacing w:after="0" w:line="240" w:lineRule="auto"/>
              <w:jc w:val="center"/>
            </w:pPr>
            <w:r w:rsidRPr="00476235">
              <w:rPr>
                <w:sz w:val="20"/>
                <w:szCs w:val="20"/>
              </w:rPr>
              <w:t>Depth</w:t>
            </w:r>
          </w:p>
        </w:tc>
        <w:tc>
          <w:tcPr>
            <w:tcW w:w="880" w:type="dxa"/>
            <w:vAlign w:val="bottom"/>
          </w:tcPr>
          <w:p w14:paraId="2614D1DD" w14:textId="77777777" w:rsidR="006A5CCD" w:rsidRPr="00476235" w:rsidRDefault="006A5CCD" w:rsidP="00AF3934">
            <w:pPr>
              <w:spacing w:after="0" w:line="240" w:lineRule="auto"/>
              <w:jc w:val="center"/>
            </w:pPr>
            <w:r w:rsidRPr="00476235">
              <w:rPr>
                <w:sz w:val="20"/>
                <w:szCs w:val="20"/>
              </w:rPr>
              <w:t>Top Up</w:t>
            </w:r>
          </w:p>
        </w:tc>
        <w:tc>
          <w:tcPr>
            <w:tcW w:w="900" w:type="dxa"/>
            <w:gridSpan w:val="2"/>
            <w:vAlign w:val="bottom"/>
          </w:tcPr>
          <w:p w14:paraId="2614D1DE" w14:textId="77777777" w:rsidR="006A5CCD" w:rsidRPr="00476235" w:rsidRDefault="006A5CCD" w:rsidP="00AF3934">
            <w:pPr>
              <w:spacing w:after="0" w:line="240" w:lineRule="auto"/>
              <w:jc w:val="center"/>
            </w:pPr>
            <w:r w:rsidRPr="00476235">
              <w:rPr>
                <w:sz w:val="20"/>
                <w:szCs w:val="20"/>
              </w:rPr>
              <w:t>Dist (Right)</w:t>
            </w:r>
          </w:p>
        </w:tc>
        <w:tc>
          <w:tcPr>
            <w:tcW w:w="900" w:type="dxa"/>
            <w:gridSpan w:val="2"/>
            <w:vAlign w:val="bottom"/>
          </w:tcPr>
          <w:p w14:paraId="2614D1DF" w14:textId="77777777" w:rsidR="006A5CCD" w:rsidRPr="00476235" w:rsidRDefault="006A5CCD" w:rsidP="00AF3934">
            <w:pPr>
              <w:spacing w:after="0" w:line="240" w:lineRule="auto"/>
              <w:jc w:val="center"/>
            </w:pPr>
            <w:r w:rsidRPr="00476235">
              <w:rPr>
                <w:sz w:val="20"/>
                <w:szCs w:val="20"/>
              </w:rPr>
              <w:t>Bottom Up</w:t>
            </w:r>
          </w:p>
        </w:tc>
        <w:tc>
          <w:tcPr>
            <w:tcW w:w="1189" w:type="dxa"/>
            <w:vAlign w:val="bottom"/>
          </w:tcPr>
          <w:p w14:paraId="2614D1E0" w14:textId="77777777" w:rsidR="006A5CCD" w:rsidRPr="00476235" w:rsidRDefault="00AF3934" w:rsidP="00AF3934">
            <w:pPr>
              <w:spacing w:after="0" w:line="240" w:lineRule="auto"/>
              <w:jc w:val="center"/>
            </w:pPr>
            <w:r w:rsidRPr="00476235">
              <w:rPr>
                <w:sz w:val="20"/>
                <w:szCs w:val="20"/>
              </w:rPr>
              <w:t>Verification</w:t>
            </w:r>
          </w:p>
        </w:tc>
      </w:tr>
      <w:tr w:rsidR="006A5CCD" w:rsidRPr="00476235" w14:paraId="2614D1F1" w14:textId="77777777" w:rsidTr="003D2831">
        <w:tc>
          <w:tcPr>
            <w:tcW w:w="973" w:type="dxa"/>
            <w:gridSpan w:val="2"/>
          </w:tcPr>
          <w:p w14:paraId="2614D1E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026" w:type="dxa"/>
          </w:tcPr>
          <w:p w14:paraId="2614D1E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2" w:type="dxa"/>
          </w:tcPr>
          <w:p w14:paraId="2614D1E4"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gridSpan w:val="2"/>
          </w:tcPr>
          <w:p w14:paraId="2614D1E5"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tcPr>
          <w:p w14:paraId="2614D1E6"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1" w:type="dxa"/>
          </w:tcPr>
          <w:p w14:paraId="2614D1E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6" w:type="dxa"/>
          </w:tcPr>
          <w:p w14:paraId="2614D1E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0" w:type="dxa"/>
          </w:tcPr>
          <w:p w14:paraId="2614D1E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4" w:type="dxa"/>
          </w:tcPr>
          <w:p w14:paraId="2614D1E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71" w:type="dxa"/>
          </w:tcPr>
          <w:p w14:paraId="2614D1E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7" w:type="dxa"/>
          </w:tcPr>
          <w:p w14:paraId="2614D1E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880" w:type="dxa"/>
          </w:tcPr>
          <w:p w14:paraId="2614D1E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E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E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189" w:type="dxa"/>
            <w:vAlign w:val="center"/>
          </w:tcPr>
          <w:p w14:paraId="2614D1F0" w14:textId="77777777" w:rsidR="006A5CCD" w:rsidRPr="00476235" w:rsidRDefault="003D2831" w:rsidP="003D2831">
            <w:pPr>
              <w:spacing w:after="0" w:line="240" w:lineRule="auto"/>
              <w:jc w:val="center"/>
              <w:rPr>
                <w:b/>
                <w:sz w:val="20"/>
                <w:szCs w:val="20"/>
              </w:rPr>
            </w:pPr>
            <w:r w:rsidRPr="00476235">
              <w:rPr>
                <w:sz w:val="20"/>
                <w:szCs w:val="20"/>
              </w:rPr>
              <w:t>User input: Pass or Fail</w:t>
            </w:r>
          </w:p>
        </w:tc>
      </w:tr>
      <w:tr w:rsidR="006A5CCD" w:rsidRPr="00476235" w14:paraId="2614D201" w14:textId="77777777" w:rsidTr="003D2831">
        <w:tc>
          <w:tcPr>
            <w:tcW w:w="973" w:type="dxa"/>
            <w:gridSpan w:val="2"/>
          </w:tcPr>
          <w:p w14:paraId="2614D1F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026" w:type="dxa"/>
          </w:tcPr>
          <w:p w14:paraId="2614D1F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2" w:type="dxa"/>
          </w:tcPr>
          <w:p w14:paraId="2614D1F4"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gridSpan w:val="2"/>
          </w:tcPr>
          <w:p w14:paraId="2614D1F5"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tcPr>
          <w:p w14:paraId="2614D1F6"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1" w:type="dxa"/>
          </w:tcPr>
          <w:p w14:paraId="2614D1F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6" w:type="dxa"/>
          </w:tcPr>
          <w:p w14:paraId="2614D1F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0" w:type="dxa"/>
          </w:tcPr>
          <w:p w14:paraId="2614D1F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4" w:type="dxa"/>
          </w:tcPr>
          <w:p w14:paraId="2614D1F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71" w:type="dxa"/>
          </w:tcPr>
          <w:p w14:paraId="2614D1F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7" w:type="dxa"/>
          </w:tcPr>
          <w:p w14:paraId="2614D1F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880" w:type="dxa"/>
          </w:tcPr>
          <w:p w14:paraId="2614D1F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F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F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189" w:type="dxa"/>
            <w:vAlign w:val="center"/>
          </w:tcPr>
          <w:p w14:paraId="2614D200" w14:textId="77777777" w:rsidR="006A5CCD" w:rsidRPr="00476235" w:rsidRDefault="003D2831" w:rsidP="003D2831">
            <w:pPr>
              <w:spacing w:after="0" w:line="240" w:lineRule="auto"/>
              <w:jc w:val="center"/>
              <w:rPr>
                <w:b/>
                <w:sz w:val="20"/>
                <w:szCs w:val="20"/>
              </w:rPr>
            </w:pPr>
            <w:r w:rsidRPr="00476235">
              <w:rPr>
                <w:sz w:val="20"/>
                <w:szCs w:val="20"/>
              </w:rPr>
              <w:t>User input: Pass or Fail</w:t>
            </w:r>
          </w:p>
        </w:tc>
      </w:tr>
      <w:tr w:rsidR="006A5CCD" w:rsidRPr="00476235" w14:paraId="2614D206" w14:textId="77777777" w:rsidTr="00953279">
        <w:trPr>
          <w:trHeight w:val="593"/>
        </w:trPr>
        <w:tc>
          <w:tcPr>
            <w:tcW w:w="469" w:type="dxa"/>
            <w:tcBorders>
              <w:bottom w:val="single" w:sz="4" w:space="0" w:color="auto"/>
            </w:tcBorders>
            <w:vAlign w:val="center"/>
          </w:tcPr>
          <w:p w14:paraId="2614D202" w14:textId="77777777" w:rsidR="006A5CCD" w:rsidRPr="00476235" w:rsidRDefault="006A5CCD" w:rsidP="00AF3934">
            <w:pPr>
              <w:spacing w:after="0" w:line="240" w:lineRule="auto"/>
            </w:pPr>
            <w:r w:rsidRPr="00476235">
              <w:rPr>
                <w:sz w:val="20"/>
                <w:szCs w:val="20"/>
              </w:rPr>
              <w:t>16</w:t>
            </w:r>
          </w:p>
        </w:tc>
        <w:tc>
          <w:tcPr>
            <w:tcW w:w="3329" w:type="dxa"/>
            <w:gridSpan w:val="4"/>
            <w:tcBorders>
              <w:bottom w:val="single" w:sz="4" w:space="0" w:color="auto"/>
            </w:tcBorders>
            <w:vAlign w:val="center"/>
          </w:tcPr>
          <w:p w14:paraId="2614D203" w14:textId="77777777" w:rsidR="006A5CCD" w:rsidRPr="00476235" w:rsidRDefault="006A5CCD" w:rsidP="00AF3934">
            <w:pPr>
              <w:spacing w:after="0" w:line="240" w:lineRule="auto"/>
            </w:pPr>
            <w:r w:rsidRPr="00476235">
              <w:t>Verification Status:</w:t>
            </w:r>
          </w:p>
        </w:tc>
        <w:tc>
          <w:tcPr>
            <w:tcW w:w="10819" w:type="dxa"/>
            <w:gridSpan w:val="14"/>
            <w:tcBorders>
              <w:bottom w:val="single" w:sz="4" w:space="0" w:color="auto"/>
            </w:tcBorders>
          </w:tcPr>
          <w:p w14:paraId="2614D204"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205" w14:textId="77777777" w:rsidR="006A5CCD" w:rsidRPr="00476235" w:rsidRDefault="006A5CCD" w:rsidP="00AF3934">
            <w:pPr>
              <w:numPr>
                <w:ilvl w:val="0"/>
                <w:numId w:val="17"/>
              </w:numPr>
              <w:spacing w:after="0" w:line="240" w:lineRule="auto"/>
            </w:pPr>
            <w:r w:rsidRPr="00476235">
              <w:rPr>
                <w:sz w:val="20"/>
                <w:szCs w:val="20"/>
              </w:rPr>
              <w:t>Fail – one or more of the existing conditions not present. Enter reason for failure in correction notes field below</w:t>
            </w:r>
          </w:p>
        </w:tc>
      </w:tr>
      <w:tr w:rsidR="00953279" w:rsidRPr="00476235" w14:paraId="2614D20A" w14:textId="77777777" w:rsidTr="006614F8">
        <w:tc>
          <w:tcPr>
            <w:tcW w:w="469" w:type="dxa"/>
            <w:tcBorders>
              <w:bottom w:val="single" w:sz="4" w:space="0" w:color="auto"/>
            </w:tcBorders>
          </w:tcPr>
          <w:p w14:paraId="2614D207" w14:textId="77777777" w:rsidR="00953279" w:rsidRPr="00476235" w:rsidRDefault="00953279" w:rsidP="00AF3934">
            <w:pPr>
              <w:spacing w:after="0" w:line="240" w:lineRule="auto"/>
              <w:rPr>
                <w:sz w:val="20"/>
                <w:szCs w:val="20"/>
              </w:rPr>
            </w:pPr>
            <w:r w:rsidRPr="00476235">
              <w:rPr>
                <w:sz w:val="20"/>
                <w:szCs w:val="20"/>
              </w:rPr>
              <w:t>17</w:t>
            </w:r>
          </w:p>
        </w:tc>
        <w:tc>
          <w:tcPr>
            <w:tcW w:w="14148" w:type="dxa"/>
            <w:gridSpan w:val="18"/>
            <w:tcBorders>
              <w:bottom w:val="single" w:sz="4" w:space="0" w:color="auto"/>
            </w:tcBorders>
          </w:tcPr>
          <w:p w14:paraId="2614D209" w14:textId="0F98178B" w:rsidR="00953279" w:rsidRPr="00476235" w:rsidRDefault="00953279" w:rsidP="00AF3934">
            <w:pPr>
              <w:spacing w:after="0" w:line="240" w:lineRule="auto"/>
              <w:rPr>
                <w:sz w:val="20"/>
                <w:szCs w:val="20"/>
              </w:rPr>
            </w:pPr>
            <w:r w:rsidRPr="00476235">
              <w:rPr>
                <w:sz w:val="20"/>
                <w:szCs w:val="20"/>
              </w:rPr>
              <w:t>Correction Notes:</w:t>
            </w:r>
          </w:p>
        </w:tc>
      </w:tr>
    </w:tbl>
    <w:p w14:paraId="2614D20B" w14:textId="77777777" w:rsidR="006A5CCD" w:rsidRPr="00476235" w:rsidRDefault="006A5CCD"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1169"/>
        <w:gridCol w:w="1530"/>
        <w:gridCol w:w="630"/>
        <w:gridCol w:w="810"/>
        <w:gridCol w:w="1530"/>
        <w:gridCol w:w="1530"/>
        <w:gridCol w:w="1530"/>
        <w:gridCol w:w="1800"/>
        <w:gridCol w:w="1530"/>
        <w:gridCol w:w="2089"/>
      </w:tblGrid>
      <w:tr w:rsidR="006A5CCD" w:rsidRPr="00476235" w14:paraId="2614D20D" w14:textId="77777777" w:rsidTr="00C4535B">
        <w:tc>
          <w:tcPr>
            <w:tcW w:w="14617" w:type="dxa"/>
            <w:gridSpan w:val="11"/>
            <w:tcBorders>
              <w:top w:val="single" w:sz="4" w:space="0" w:color="auto"/>
            </w:tcBorders>
            <w:shd w:val="clear" w:color="auto" w:fill="auto"/>
          </w:tcPr>
          <w:p w14:paraId="2614D20C" w14:textId="131FF4B8" w:rsidR="006A5CCD" w:rsidRPr="00476235" w:rsidRDefault="006A5CCD" w:rsidP="006A5CCD">
            <w:pPr>
              <w:spacing w:after="0" w:line="240" w:lineRule="auto"/>
              <w:rPr>
                <w:b/>
                <w:sz w:val="20"/>
                <w:szCs w:val="20"/>
              </w:rPr>
            </w:pPr>
            <w:r w:rsidRPr="00476235">
              <w:br w:type="page"/>
            </w:r>
            <w:r w:rsidRPr="00476235">
              <w:br w:type="page"/>
            </w:r>
            <w:r w:rsidRPr="00476235">
              <w:br w:type="page"/>
            </w:r>
            <w:r w:rsidRPr="00476235">
              <w:br w:type="page"/>
            </w:r>
            <w:r w:rsidRPr="00476235">
              <w:rPr>
                <w:b/>
                <w:sz w:val="20"/>
                <w:szCs w:val="20"/>
              </w:rPr>
              <w:t>G. Water Heaters</w:t>
            </w:r>
          </w:p>
        </w:tc>
      </w:tr>
      <w:tr w:rsidR="006A5CCD" w:rsidRPr="00476235" w14:paraId="2614D20F" w14:textId="77777777" w:rsidTr="006A5CCD">
        <w:tc>
          <w:tcPr>
            <w:tcW w:w="14617" w:type="dxa"/>
            <w:gridSpan w:val="11"/>
          </w:tcPr>
          <w:p w14:paraId="2614D20E"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D36B6E" w:rsidRPr="00476235" w14:paraId="2614D219" w14:textId="77777777" w:rsidTr="00953279">
        <w:tc>
          <w:tcPr>
            <w:tcW w:w="1638" w:type="dxa"/>
            <w:gridSpan w:val="2"/>
          </w:tcPr>
          <w:p w14:paraId="2614D210" w14:textId="77777777" w:rsidR="00D36B6E" w:rsidRPr="00476235" w:rsidRDefault="00D36B6E" w:rsidP="006A5CCD">
            <w:pPr>
              <w:spacing w:after="0" w:line="240" w:lineRule="auto"/>
              <w:jc w:val="center"/>
              <w:rPr>
                <w:sz w:val="20"/>
                <w:szCs w:val="20"/>
              </w:rPr>
            </w:pPr>
            <w:r w:rsidRPr="00476235">
              <w:rPr>
                <w:sz w:val="20"/>
                <w:szCs w:val="20"/>
              </w:rPr>
              <w:t>01</w:t>
            </w:r>
          </w:p>
        </w:tc>
        <w:tc>
          <w:tcPr>
            <w:tcW w:w="1530" w:type="dxa"/>
          </w:tcPr>
          <w:p w14:paraId="2614D211" w14:textId="77777777" w:rsidR="00D36B6E" w:rsidRPr="00476235" w:rsidRDefault="00D36B6E" w:rsidP="006A5CCD">
            <w:pPr>
              <w:spacing w:after="0" w:line="240" w:lineRule="auto"/>
              <w:jc w:val="center"/>
              <w:rPr>
                <w:sz w:val="20"/>
                <w:szCs w:val="20"/>
              </w:rPr>
            </w:pPr>
            <w:r w:rsidRPr="00476235">
              <w:rPr>
                <w:sz w:val="20"/>
                <w:szCs w:val="20"/>
              </w:rPr>
              <w:t>02</w:t>
            </w:r>
          </w:p>
        </w:tc>
        <w:tc>
          <w:tcPr>
            <w:tcW w:w="1440" w:type="dxa"/>
            <w:gridSpan w:val="2"/>
          </w:tcPr>
          <w:p w14:paraId="2614D212" w14:textId="77777777" w:rsidR="00D36B6E" w:rsidRPr="00476235" w:rsidRDefault="00D36B6E" w:rsidP="006A5CCD">
            <w:pPr>
              <w:spacing w:after="0" w:line="240" w:lineRule="auto"/>
              <w:jc w:val="center"/>
              <w:rPr>
                <w:sz w:val="20"/>
                <w:szCs w:val="20"/>
              </w:rPr>
            </w:pPr>
            <w:r w:rsidRPr="00476235">
              <w:rPr>
                <w:sz w:val="20"/>
                <w:szCs w:val="20"/>
              </w:rPr>
              <w:t>03</w:t>
            </w:r>
          </w:p>
        </w:tc>
        <w:tc>
          <w:tcPr>
            <w:tcW w:w="1530" w:type="dxa"/>
          </w:tcPr>
          <w:p w14:paraId="2614D213" w14:textId="77777777" w:rsidR="00D36B6E" w:rsidRPr="00476235" w:rsidRDefault="00D36B6E" w:rsidP="006A5CCD">
            <w:pPr>
              <w:spacing w:after="0" w:line="240" w:lineRule="auto"/>
              <w:jc w:val="center"/>
              <w:rPr>
                <w:sz w:val="20"/>
                <w:szCs w:val="20"/>
              </w:rPr>
            </w:pPr>
            <w:r w:rsidRPr="00476235">
              <w:rPr>
                <w:sz w:val="20"/>
                <w:szCs w:val="20"/>
              </w:rPr>
              <w:t>04</w:t>
            </w:r>
          </w:p>
        </w:tc>
        <w:tc>
          <w:tcPr>
            <w:tcW w:w="1530" w:type="dxa"/>
          </w:tcPr>
          <w:p w14:paraId="2614D214" w14:textId="77777777" w:rsidR="00D36B6E" w:rsidRPr="00476235" w:rsidRDefault="00D36B6E" w:rsidP="006A5CCD">
            <w:pPr>
              <w:spacing w:after="0" w:line="240" w:lineRule="auto"/>
              <w:jc w:val="center"/>
              <w:rPr>
                <w:sz w:val="20"/>
                <w:szCs w:val="20"/>
              </w:rPr>
            </w:pPr>
            <w:r w:rsidRPr="00476235">
              <w:rPr>
                <w:sz w:val="20"/>
                <w:szCs w:val="20"/>
              </w:rPr>
              <w:t>05</w:t>
            </w:r>
          </w:p>
        </w:tc>
        <w:tc>
          <w:tcPr>
            <w:tcW w:w="1530" w:type="dxa"/>
          </w:tcPr>
          <w:p w14:paraId="2614D215" w14:textId="77777777" w:rsidR="00D36B6E" w:rsidRPr="00476235" w:rsidRDefault="00D36B6E" w:rsidP="006A5CCD">
            <w:pPr>
              <w:spacing w:after="0" w:line="240" w:lineRule="auto"/>
              <w:jc w:val="center"/>
              <w:rPr>
                <w:sz w:val="20"/>
                <w:szCs w:val="20"/>
              </w:rPr>
            </w:pPr>
            <w:r w:rsidRPr="00476235">
              <w:rPr>
                <w:sz w:val="20"/>
                <w:szCs w:val="20"/>
              </w:rPr>
              <w:t>06</w:t>
            </w:r>
          </w:p>
        </w:tc>
        <w:tc>
          <w:tcPr>
            <w:tcW w:w="1800" w:type="dxa"/>
          </w:tcPr>
          <w:p w14:paraId="2614D216" w14:textId="77777777" w:rsidR="00D36B6E" w:rsidRPr="00476235" w:rsidRDefault="00D36B6E" w:rsidP="006A5CCD">
            <w:pPr>
              <w:spacing w:after="0" w:line="240" w:lineRule="auto"/>
              <w:jc w:val="center"/>
              <w:rPr>
                <w:sz w:val="20"/>
                <w:szCs w:val="20"/>
              </w:rPr>
            </w:pPr>
            <w:r w:rsidRPr="00476235">
              <w:rPr>
                <w:sz w:val="20"/>
                <w:szCs w:val="20"/>
              </w:rPr>
              <w:t>07</w:t>
            </w:r>
          </w:p>
        </w:tc>
        <w:tc>
          <w:tcPr>
            <w:tcW w:w="1530" w:type="dxa"/>
          </w:tcPr>
          <w:p w14:paraId="2614D217" w14:textId="77777777" w:rsidR="00D36B6E" w:rsidRPr="00476235" w:rsidRDefault="00D36B6E" w:rsidP="006A5CCD">
            <w:pPr>
              <w:spacing w:after="0" w:line="240" w:lineRule="auto"/>
              <w:jc w:val="center"/>
              <w:rPr>
                <w:sz w:val="20"/>
                <w:szCs w:val="20"/>
              </w:rPr>
            </w:pPr>
            <w:r w:rsidRPr="00476235">
              <w:rPr>
                <w:sz w:val="20"/>
                <w:szCs w:val="20"/>
              </w:rPr>
              <w:t>08</w:t>
            </w:r>
          </w:p>
        </w:tc>
        <w:tc>
          <w:tcPr>
            <w:tcW w:w="2089" w:type="dxa"/>
          </w:tcPr>
          <w:p w14:paraId="2614D218" w14:textId="77777777" w:rsidR="00D36B6E" w:rsidRPr="00476235" w:rsidRDefault="00D36B6E" w:rsidP="006A5CCD">
            <w:pPr>
              <w:spacing w:after="0" w:line="240" w:lineRule="auto"/>
              <w:jc w:val="center"/>
              <w:rPr>
                <w:sz w:val="20"/>
                <w:szCs w:val="20"/>
              </w:rPr>
            </w:pPr>
            <w:r w:rsidRPr="00476235">
              <w:rPr>
                <w:sz w:val="20"/>
                <w:szCs w:val="20"/>
              </w:rPr>
              <w:t>09</w:t>
            </w:r>
          </w:p>
        </w:tc>
      </w:tr>
      <w:tr w:rsidR="00D36B6E" w:rsidRPr="00476235" w14:paraId="2614D224" w14:textId="77777777" w:rsidTr="00953279">
        <w:tc>
          <w:tcPr>
            <w:tcW w:w="1638" w:type="dxa"/>
            <w:gridSpan w:val="2"/>
            <w:vAlign w:val="bottom"/>
          </w:tcPr>
          <w:p w14:paraId="2614D21A" w14:textId="77777777" w:rsidR="00D36B6E" w:rsidRPr="00476235" w:rsidRDefault="00D36B6E" w:rsidP="006A5CCD">
            <w:pPr>
              <w:spacing w:after="0" w:line="240" w:lineRule="auto"/>
              <w:jc w:val="center"/>
              <w:rPr>
                <w:sz w:val="20"/>
                <w:szCs w:val="20"/>
              </w:rPr>
            </w:pPr>
            <w:r w:rsidRPr="00476235">
              <w:rPr>
                <w:sz w:val="20"/>
                <w:szCs w:val="20"/>
              </w:rPr>
              <w:t>Name</w:t>
            </w:r>
          </w:p>
        </w:tc>
        <w:tc>
          <w:tcPr>
            <w:tcW w:w="1530" w:type="dxa"/>
            <w:vAlign w:val="bottom"/>
          </w:tcPr>
          <w:p w14:paraId="2614D21B" w14:textId="77777777" w:rsidR="00D36B6E" w:rsidRPr="00476235" w:rsidRDefault="00D36B6E" w:rsidP="006A5CCD">
            <w:pPr>
              <w:spacing w:after="0" w:line="240" w:lineRule="auto"/>
              <w:jc w:val="center"/>
              <w:rPr>
                <w:sz w:val="20"/>
                <w:szCs w:val="20"/>
              </w:rPr>
            </w:pPr>
            <w:r w:rsidRPr="00476235">
              <w:rPr>
                <w:sz w:val="20"/>
                <w:szCs w:val="20"/>
              </w:rPr>
              <w:t>Heater Element Type</w:t>
            </w:r>
          </w:p>
        </w:tc>
        <w:tc>
          <w:tcPr>
            <w:tcW w:w="1440" w:type="dxa"/>
            <w:gridSpan w:val="2"/>
            <w:vAlign w:val="bottom"/>
          </w:tcPr>
          <w:p w14:paraId="2614D21C" w14:textId="77777777" w:rsidR="00D36B6E" w:rsidRPr="00476235" w:rsidRDefault="00D36B6E" w:rsidP="006A5CCD">
            <w:pPr>
              <w:spacing w:after="0" w:line="240" w:lineRule="auto"/>
              <w:jc w:val="center"/>
              <w:rPr>
                <w:sz w:val="20"/>
                <w:szCs w:val="20"/>
              </w:rPr>
            </w:pPr>
            <w:r w:rsidRPr="00476235">
              <w:rPr>
                <w:sz w:val="20"/>
                <w:szCs w:val="20"/>
              </w:rPr>
              <w:t>Tank Type</w:t>
            </w:r>
          </w:p>
        </w:tc>
        <w:tc>
          <w:tcPr>
            <w:tcW w:w="1530" w:type="dxa"/>
            <w:vAlign w:val="bottom"/>
          </w:tcPr>
          <w:p w14:paraId="2614D21D" w14:textId="77777777" w:rsidR="00D36B6E" w:rsidRPr="00476235" w:rsidRDefault="00D36B6E" w:rsidP="006A5CCD">
            <w:pPr>
              <w:spacing w:after="0" w:line="240" w:lineRule="auto"/>
              <w:jc w:val="center"/>
              <w:rPr>
                <w:sz w:val="20"/>
                <w:szCs w:val="20"/>
              </w:rPr>
            </w:pPr>
            <w:r w:rsidRPr="00476235">
              <w:rPr>
                <w:sz w:val="20"/>
                <w:szCs w:val="20"/>
              </w:rPr>
              <w:t>Tank Volume (gal)</w:t>
            </w:r>
          </w:p>
        </w:tc>
        <w:tc>
          <w:tcPr>
            <w:tcW w:w="1530" w:type="dxa"/>
            <w:vAlign w:val="bottom"/>
          </w:tcPr>
          <w:p w14:paraId="2614D21E" w14:textId="77777777" w:rsidR="00D36B6E" w:rsidRPr="00476235" w:rsidRDefault="00D36B6E" w:rsidP="006A5CCD">
            <w:pPr>
              <w:spacing w:after="0" w:line="240" w:lineRule="auto"/>
              <w:jc w:val="center"/>
              <w:rPr>
                <w:sz w:val="20"/>
                <w:szCs w:val="20"/>
              </w:rPr>
            </w:pPr>
            <w:r w:rsidRPr="00476235">
              <w:rPr>
                <w:sz w:val="20"/>
                <w:szCs w:val="20"/>
              </w:rPr>
              <w:t>Energy Factor or Efficiency</w:t>
            </w:r>
          </w:p>
        </w:tc>
        <w:tc>
          <w:tcPr>
            <w:tcW w:w="1530" w:type="dxa"/>
            <w:vAlign w:val="bottom"/>
          </w:tcPr>
          <w:p w14:paraId="2614D21F" w14:textId="77777777" w:rsidR="00D36B6E" w:rsidRPr="00476235" w:rsidRDefault="00D36B6E" w:rsidP="006A5CCD">
            <w:pPr>
              <w:spacing w:after="0" w:line="240" w:lineRule="auto"/>
              <w:jc w:val="center"/>
              <w:rPr>
                <w:sz w:val="20"/>
                <w:szCs w:val="20"/>
              </w:rPr>
            </w:pPr>
            <w:r w:rsidRPr="00476235">
              <w:rPr>
                <w:sz w:val="20"/>
                <w:szCs w:val="20"/>
              </w:rPr>
              <w:t>Input Rating</w:t>
            </w:r>
          </w:p>
        </w:tc>
        <w:tc>
          <w:tcPr>
            <w:tcW w:w="1800" w:type="dxa"/>
            <w:vAlign w:val="bottom"/>
          </w:tcPr>
          <w:p w14:paraId="2614D220" w14:textId="77777777" w:rsidR="00D36B6E" w:rsidRPr="00476235" w:rsidRDefault="00D36B6E" w:rsidP="006A5CCD">
            <w:pPr>
              <w:spacing w:after="0" w:line="240" w:lineRule="auto"/>
              <w:jc w:val="center"/>
              <w:rPr>
                <w:sz w:val="20"/>
                <w:szCs w:val="20"/>
              </w:rPr>
            </w:pPr>
            <w:r w:rsidRPr="00476235">
              <w:rPr>
                <w:sz w:val="20"/>
                <w:szCs w:val="20"/>
              </w:rPr>
              <w:t>Tank Exterior Insulation</w:t>
            </w:r>
          </w:p>
          <w:p w14:paraId="2614D221" w14:textId="77777777" w:rsidR="00D36B6E" w:rsidRPr="00476235" w:rsidRDefault="00D36B6E" w:rsidP="006A5CCD">
            <w:pPr>
              <w:spacing w:after="0" w:line="240" w:lineRule="auto"/>
              <w:jc w:val="center"/>
              <w:rPr>
                <w:sz w:val="20"/>
                <w:szCs w:val="20"/>
              </w:rPr>
            </w:pPr>
            <w:r w:rsidRPr="00476235">
              <w:rPr>
                <w:sz w:val="20"/>
                <w:szCs w:val="20"/>
              </w:rPr>
              <w:t>R-value</w:t>
            </w:r>
          </w:p>
        </w:tc>
        <w:tc>
          <w:tcPr>
            <w:tcW w:w="1530" w:type="dxa"/>
            <w:vAlign w:val="bottom"/>
          </w:tcPr>
          <w:p w14:paraId="2614D222" w14:textId="77777777" w:rsidR="00D36B6E" w:rsidRPr="00476235" w:rsidRDefault="00D36B6E" w:rsidP="006A5CCD">
            <w:pPr>
              <w:spacing w:after="0" w:line="240" w:lineRule="auto"/>
              <w:jc w:val="center"/>
              <w:rPr>
                <w:sz w:val="20"/>
                <w:szCs w:val="20"/>
              </w:rPr>
            </w:pPr>
            <w:r w:rsidRPr="00476235">
              <w:rPr>
                <w:sz w:val="20"/>
                <w:szCs w:val="20"/>
              </w:rPr>
              <w:t>Standby Loss (Fraction)</w:t>
            </w:r>
          </w:p>
        </w:tc>
        <w:tc>
          <w:tcPr>
            <w:tcW w:w="2089" w:type="dxa"/>
            <w:vAlign w:val="bottom"/>
          </w:tcPr>
          <w:p w14:paraId="2614D223" w14:textId="77777777" w:rsidR="00D36B6E" w:rsidRPr="00476235" w:rsidRDefault="00D36B6E" w:rsidP="006A5CCD">
            <w:pPr>
              <w:spacing w:after="0" w:line="240" w:lineRule="auto"/>
              <w:jc w:val="center"/>
            </w:pPr>
            <w:r w:rsidRPr="00476235">
              <w:rPr>
                <w:sz w:val="20"/>
                <w:szCs w:val="20"/>
              </w:rPr>
              <w:t>Verification</w:t>
            </w:r>
          </w:p>
        </w:tc>
      </w:tr>
      <w:tr w:rsidR="00D36B6E" w:rsidRPr="00476235" w14:paraId="2614D22E" w14:textId="77777777" w:rsidTr="00953279">
        <w:tc>
          <w:tcPr>
            <w:tcW w:w="1638" w:type="dxa"/>
            <w:gridSpan w:val="2"/>
          </w:tcPr>
          <w:p w14:paraId="2614D225"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6" w14:textId="77777777" w:rsidR="00D36B6E" w:rsidRPr="00476235" w:rsidRDefault="00D36B6E" w:rsidP="006A5CCD">
            <w:pPr>
              <w:spacing w:after="0" w:line="240" w:lineRule="auto"/>
              <w:jc w:val="center"/>
            </w:pPr>
            <w:r w:rsidRPr="00476235">
              <w:rPr>
                <w:sz w:val="20"/>
                <w:szCs w:val="20"/>
              </w:rPr>
              <w:t xml:space="preserve">&lt;pull from </w:t>
            </w:r>
            <w:r w:rsidRPr="00476235">
              <w:rPr>
                <w:sz w:val="20"/>
                <w:szCs w:val="20"/>
              </w:rPr>
              <w:lastRenderedPageBreak/>
              <w:t>CF1R&gt;</w:t>
            </w:r>
          </w:p>
        </w:tc>
        <w:tc>
          <w:tcPr>
            <w:tcW w:w="1440" w:type="dxa"/>
            <w:gridSpan w:val="2"/>
          </w:tcPr>
          <w:p w14:paraId="2614D227" w14:textId="77777777" w:rsidR="00D36B6E" w:rsidRPr="00476235" w:rsidRDefault="00D36B6E" w:rsidP="006A5CCD">
            <w:pPr>
              <w:spacing w:after="0" w:line="240" w:lineRule="auto"/>
              <w:jc w:val="center"/>
            </w:pPr>
            <w:r w:rsidRPr="00476235">
              <w:rPr>
                <w:sz w:val="20"/>
                <w:szCs w:val="20"/>
              </w:rPr>
              <w:lastRenderedPageBreak/>
              <w:t xml:space="preserve">&lt;pull from </w:t>
            </w:r>
            <w:r w:rsidRPr="00476235">
              <w:rPr>
                <w:sz w:val="20"/>
                <w:szCs w:val="20"/>
              </w:rPr>
              <w:lastRenderedPageBreak/>
              <w:t>CF1R&gt;</w:t>
            </w:r>
          </w:p>
        </w:tc>
        <w:tc>
          <w:tcPr>
            <w:tcW w:w="1530" w:type="dxa"/>
          </w:tcPr>
          <w:p w14:paraId="2614D228" w14:textId="77777777" w:rsidR="00D36B6E" w:rsidRPr="00476235" w:rsidRDefault="00D36B6E" w:rsidP="006A5CCD">
            <w:pPr>
              <w:spacing w:after="0" w:line="240" w:lineRule="auto"/>
              <w:jc w:val="center"/>
            </w:pPr>
            <w:r w:rsidRPr="00476235">
              <w:rPr>
                <w:sz w:val="20"/>
                <w:szCs w:val="20"/>
              </w:rPr>
              <w:lastRenderedPageBreak/>
              <w:t xml:space="preserve">&lt;pull from </w:t>
            </w:r>
            <w:r w:rsidRPr="00476235">
              <w:rPr>
                <w:sz w:val="20"/>
                <w:szCs w:val="20"/>
              </w:rPr>
              <w:lastRenderedPageBreak/>
              <w:t>CF1R&gt;</w:t>
            </w:r>
          </w:p>
        </w:tc>
        <w:tc>
          <w:tcPr>
            <w:tcW w:w="1530" w:type="dxa"/>
          </w:tcPr>
          <w:p w14:paraId="2614D229" w14:textId="77777777" w:rsidR="00D36B6E" w:rsidRPr="00476235" w:rsidRDefault="00D36B6E" w:rsidP="006A5CCD">
            <w:pPr>
              <w:spacing w:after="0" w:line="240" w:lineRule="auto"/>
              <w:jc w:val="center"/>
            </w:pPr>
            <w:r w:rsidRPr="00476235">
              <w:rPr>
                <w:sz w:val="20"/>
                <w:szCs w:val="20"/>
              </w:rPr>
              <w:lastRenderedPageBreak/>
              <w:t xml:space="preserve">&lt;pull from </w:t>
            </w:r>
            <w:r w:rsidRPr="00476235">
              <w:rPr>
                <w:sz w:val="20"/>
                <w:szCs w:val="20"/>
              </w:rPr>
              <w:lastRenderedPageBreak/>
              <w:t>CF1R&gt;</w:t>
            </w:r>
          </w:p>
        </w:tc>
        <w:tc>
          <w:tcPr>
            <w:tcW w:w="1530" w:type="dxa"/>
          </w:tcPr>
          <w:p w14:paraId="2614D22A" w14:textId="77777777" w:rsidR="00D36B6E" w:rsidRPr="00476235" w:rsidRDefault="00D36B6E" w:rsidP="006A5CCD">
            <w:pPr>
              <w:spacing w:after="0" w:line="240" w:lineRule="auto"/>
              <w:jc w:val="center"/>
            </w:pPr>
            <w:r w:rsidRPr="00476235">
              <w:rPr>
                <w:sz w:val="20"/>
                <w:szCs w:val="20"/>
              </w:rPr>
              <w:lastRenderedPageBreak/>
              <w:t xml:space="preserve">&lt;pull from </w:t>
            </w:r>
            <w:r w:rsidRPr="00476235">
              <w:rPr>
                <w:sz w:val="20"/>
                <w:szCs w:val="20"/>
              </w:rPr>
              <w:lastRenderedPageBreak/>
              <w:t>CF1R&gt;</w:t>
            </w:r>
          </w:p>
        </w:tc>
        <w:tc>
          <w:tcPr>
            <w:tcW w:w="1800" w:type="dxa"/>
          </w:tcPr>
          <w:p w14:paraId="2614D22B" w14:textId="77777777" w:rsidR="00D36B6E" w:rsidRPr="00476235" w:rsidRDefault="00D36B6E" w:rsidP="006A5CCD">
            <w:pPr>
              <w:spacing w:after="0" w:line="240" w:lineRule="auto"/>
              <w:jc w:val="center"/>
            </w:pPr>
            <w:r w:rsidRPr="00476235">
              <w:rPr>
                <w:sz w:val="20"/>
                <w:szCs w:val="20"/>
              </w:rPr>
              <w:lastRenderedPageBreak/>
              <w:t>&lt;pull from CF1R&gt;</w:t>
            </w:r>
          </w:p>
        </w:tc>
        <w:tc>
          <w:tcPr>
            <w:tcW w:w="1530" w:type="dxa"/>
          </w:tcPr>
          <w:p w14:paraId="2614D22C" w14:textId="18B60A0A" w:rsidR="00D36B6E" w:rsidRPr="00476235" w:rsidRDefault="00D36B6E" w:rsidP="006A5CCD">
            <w:pPr>
              <w:spacing w:after="0" w:line="240" w:lineRule="auto"/>
              <w:jc w:val="center"/>
            </w:pPr>
            <w:r w:rsidRPr="00476235">
              <w:rPr>
                <w:sz w:val="20"/>
                <w:szCs w:val="20"/>
              </w:rPr>
              <w:t xml:space="preserve">&lt;pull from </w:t>
            </w:r>
            <w:r w:rsidRPr="00476235">
              <w:rPr>
                <w:sz w:val="20"/>
                <w:szCs w:val="20"/>
              </w:rPr>
              <w:lastRenderedPageBreak/>
              <w:t>CF1R</w:t>
            </w:r>
            <w:r w:rsidR="00EF43B3" w:rsidRPr="00476235">
              <w:rPr>
                <w:sz w:val="20"/>
                <w:szCs w:val="20"/>
              </w:rPr>
              <w:t>, allow N/A</w:t>
            </w:r>
            <w:r w:rsidRPr="00476235">
              <w:rPr>
                <w:sz w:val="20"/>
                <w:szCs w:val="20"/>
              </w:rPr>
              <w:t>&gt;</w:t>
            </w:r>
          </w:p>
        </w:tc>
        <w:tc>
          <w:tcPr>
            <w:tcW w:w="2089" w:type="dxa"/>
          </w:tcPr>
          <w:p w14:paraId="2614D22D" w14:textId="77777777" w:rsidR="00D36B6E" w:rsidRPr="00476235" w:rsidRDefault="003D2831" w:rsidP="006A5CCD">
            <w:pPr>
              <w:spacing w:after="0" w:line="240" w:lineRule="auto"/>
              <w:jc w:val="center"/>
            </w:pPr>
            <w:r w:rsidRPr="00476235">
              <w:rPr>
                <w:sz w:val="20"/>
                <w:szCs w:val="20"/>
              </w:rPr>
              <w:lastRenderedPageBreak/>
              <w:t>User input: Pass or Fail</w:t>
            </w:r>
          </w:p>
        </w:tc>
      </w:tr>
      <w:tr w:rsidR="00D36B6E" w:rsidRPr="00476235" w14:paraId="2614D238" w14:textId="77777777" w:rsidTr="00953279">
        <w:tc>
          <w:tcPr>
            <w:tcW w:w="1638" w:type="dxa"/>
            <w:gridSpan w:val="2"/>
          </w:tcPr>
          <w:p w14:paraId="2614D22F"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0" w14:textId="77777777" w:rsidR="00D36B6E" w:rsidRPr="00476235" w:rsidRDefault="00D36B6E" w:rsidP="006A5CCD">
            <w:pPr>
              <w:spacing w:after="0" w:line="240" w:lineRule="auto"/>
              <w:jc w:val="center"/>
            </w:pPr>
            <w:r w:rsidRPr="00476235">
              <w:rPr>
                <w:sz w:val="20"/>
                <w:szCs w:val="20"/>
              </w:rPr>
              <w:t>&lt;pull from CF1R&gt;</w:t>
            </w:r>
          </w:p>
        </w:tc>
        <w:tc>
          <w:tcPr>
            <w:tcW w:w="1440" w:type="dxa"/>
            <w:gridSpan w:val="2"/>
          </w:tcPr>
          <w:p w14:paraId="2614D231"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2"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3"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4" w14:textId="77777777" w:rsidR="00D36B6E" w:rsidRPr="00476235" w:rsidRDefault="00D36B6E" w:rsidP="006A5CCD">
            <w:pPr>
              <w:spacing w:after="0" w:line="240" w:lineRule="auto"/>
              <w:jc w:val="center"/>
            </w:pPr>
            <w:r w:rsidRPr="00476235">
              <w:rPr>
                <w:sz w:val="20"/>
                <w:szCs w:val="20"/>
              </w:rPr>
              <w:t>&lt;pull from CF1R&gt;</w:t>
            </w:r>
          </w:p>
        </w:tc>
        <w:tc>
          <w:tcPr>
            <w:tcW w:w="1800" w:type="dxa"/>
          </w:tcPr>
          <w:p w14:paraId="2614D235"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6" w14:textId="3D4AE8F9" w:rsidR="00D36B6E" w:rsidRPr="00476235" w:rsidRDefault="00D36B6E" w:rsidP="006A5CCD">
            <w:pPr>
              <w:spacing w:after="0" w:line="240" w:lineRule="auto"/>
              <w:jc w:val="center"/>
            </w:pPr>
            <w:r w:rsidRPr="00476235">
              <w:rPr>
                <w:sz w:val="20"/>
                <w:szCs w:val="20"/>
              </w:rPr>
              <w:t>&lt;pull from CF1R</w:t>
            </w:r>
            <w:r w:rsidR="00EF43B3" w:rsidRPr="00476235">
              <w:rPr>
                <w:sz w:val="20"/>
                <w:szCs w:val="20"/>
              </w:rPr>
              <w:t>, allow N/A</w:t>
            </w:r>
            <w:r w:rsidRPr="00476235">
              <w:rPr>
                <w:sz w:val="20"/>
                <w:szCs w:val="20"/>
              </w:rPr>
              <w:t>&gt;</w:t>
            </w:r>
          </w:p>
        </w:tc>
        <w:tc>
          <w:tcPr>
            <w:tcW w:w="2089" w:type="dxa"/>
          </w:tcPr>
          <w:p w14:paraId="2614D237" w14:textId="77777777" w:rsidR="00D36B6E" w:rsidRPr="00476235" w:rsidRDefault="003D2831" w:rsidP="006A5CCD">
            <w:pPr>
              <w:spacing w:after="0" w:line="240" w:lineRule="auto"/>
              <w:jc w:val="center"/>
            </w:pPr>
            <w:r w:rsidRPr="00476235">
              <w:rPr>
                <w:sz w:val="20"/>
                <w:szCs w:val="20"/>
              </w:rPr>
              <w:t>User input: Pass or Fail</w:t>
            </w:r>
          </w:p>
        </w:tc>
      </w:tr>
      <w:tr w:rsidR="006A5CCD" w:rsidRPr="00476235" w14:paraId="2614D23D" w14:textId="77777777" w:rsidTr="00953279">
        <w:trPr>
          <w:trHeight w:val="498"/>
        </w:trPr>
        <w:tc>
          <w:tcPr>
            <w:tcW w:w="469" w:type="dxa"/>
            <w:vAlign w:val="center"/>
          </w:tcPr>
          <w:p w14:paraId="2614D239" w14:textId="77777777" w:rsidR="006A5CCD" w:rsidRPr="00476235" w:rsidRDefault="006A5CCD" w:rsidP="006A5CCD">
            <w:pPr>
              <w:spacing w:after="0" w:line="240" w:lineRule="auto"/>
            </w:pPr>
            <w:r w:rsidRPr="00476235">
              <w:rPr>
                <w:sz w:val="20"/>
                <w:szCs w:val="20"/>
              </w:rPr>
              <w:t>1</w:t>
            </w:r>
            <w:r w:rsidR="00D36B6E" w:rsidRPr="00476235">
              <w:rPr>
                <w:sz w:val="20"/>
                <w:szCs w:val="20"/>
              </w:rPr>
              <w:t>0</w:t>
            </w:r>
          </w:p>
        </w:tc>
        <w:tc>
          <w:tcPr>
            <w:tcW w:w="3329" w:type="dxa"/>
            <w:gridSpan w:val="3"/>
            <w:vAlign w:val="center"/>
          </w:tcPr>
          <w:p w14:paraId="2614D23A" w14:textId="77777777" w:rsidR="006A5CCD" w:rsidRPr="00476235" w:rsidRDefault="006A5CCD" w:rsidP="006A5CCD">
            <w:pPr>
              <w:spacing w:after="0" w:line="240" w:lineRule="auto"/>
            </w:pPr>
            <w:r w:rsidRPr="00476235">
              <w:rPr>
                <w:sz w:val="20"/>
                <w:szCs w:val="20"/>
              </w:rPr>
              <w:t>Verification Status:</w:t>
            </w:r>
          </w:p>
        </w:tc>
        <w:tc>
          <w:tcPr>
            <w:tcW w:w="10819" w:type="dxa"/>
            <w:gridSpan w:val="7"/>
          </w:tcPr>
          <w:p w14:paraId="2614D23B"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3C" w14:textId="77777777" w:rsidR="006A5CCD" w:rsidRPr="00476235" w:rsidRDefault="006A5CCD" w:rsidP="006A5CCD">
            <w:pPr>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241" w14:textId="77777777" w:rsidTr="006614F8">
        <w:tc>
          <w:tcPr>
            <w:tcW w:w="469" w:type="dxa"/>
          </w:tcPr>
          <w:p w14:paraId="2614D23E" w14:textId="77777777" w:rsidR="00953279" w:rsidRPr="00476235" w:rsidRDefault="00953279" w:rsidP="006A5CCD">
            <w:pPr>
              <w:spacing w:after="0" w:line="240" w:lineRule="auto"/>
              <w:rPr>
                <w:sz w:val="20"/>
                <w:szCs w:val="20"/>
              </w:rPr>
            </w:pPr>
            <w:r w:rsidRPr="00476235">
              <w:rPr>
                <w:sz w:val="20"/>
                <w:szCs w:val="20"/>
              </w:rPr>
              <w:t>11</w:t>
            </w:r>
          </w:p>
        </w:tc>
        <w:tc>
          <w:tcPr>
            <w:tcW w:w="14148" w:type="dxa"/>
            <w:gridSpan w:val="10"/>
          </w:tcPr>
          <w:p w14:paraId="2614D240" w14:textId="78ED6508" w:rsidR="00953279" w:rsidRPr="00476235" w:rsidRDefault="00953279" w:rsidP="006A5CCD">
            <w:pPr>
              <w:spacing w:after="0" w:line="240" w:lineRule="auto"/>
              <w:rPr>
                <w:sz w:val="20"/>
                <w:szCs w:val="20"/>
              </w:rPr>
            </w:pPr>
            <w:r w:rsidRPr="00476235">
              <w:rPr>
                <w:sz w:val="20"/>
                <w:szCs w:val="20"/>
              </w:rPr>
              <w:t>Correction Notes:</w:t>
            </w:r>
          </w:p>
        </w:tc>
      </w:tr>
    </w:tbl>
    <w:p w14:paraId="2614D24A" w14:textId="77777777" w:rsidR="001E2C74" w:rsidRPr="00476235" w:rsidRDefault="001E2C74" w:rsidP="006A5CCD">
      <w:pPr>
        <w:spacing w:after="0" w:line="240" w:lineRule="auto"/>
      </w:pPr>
    </w:p>
    <w:tbl>
      <w:tblPr>
        <w:tblW w:w="1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2"/>
        <w:gridCol w:w="2437"/>
        <w:gridCol w:w="889"/>
        <w:gridCol w:w="2020"/>
        <w:gridCol w:w="2909"/>
        <w:gridCol w:w="2909"/>
        <w:gridCol w:w="2984"/>
      </w:tblGrid>
      <w:tr w:rsidR="006A5CCD" w:rsidRPr="00476235" w14:paraId="2614D24C" w14:textId="77777777" w:rsidTr="00C4535B">
        <w:tc>
          <w:tcPr>
            <w:tcW w:w="14620" w:type="dxa"/>
            <w:gridSpan w:val="7"/>
            <w:shd w:val="clear" w:color="auto" w:fill="auto"/>
          </w:tcPr>
          <w:p w14:paraId="2614D24B" w14:textId="4BFBF1BD" w:rsidR="006A5CCD" w:rsidRPr="00476235" w:rsidRDefault="001E2C74" w:rsidP="001E2C74">
            <w:pPr>
              <w:spacing w:after="0" w:line="240" w:lineRule="auto"/>
              <w:rPr>
                <w:b/>
                <w:sz w:val="20"/>
                <w:szCs w:val="20"/>
              </w:rPr>
            </w:pPr>
            <w:r w:rsidRPr="00476235">
              <w:br w:type="page"/>
            </w:r>
            <w:r w:rsidRPr="00476235">
              <w:br w:type="page"/>
            </w:r>
            <w:r w:rsidRPr="00476235">
              <w:br w:type="page"/>
            </w:r>
            <w:r w:rsidRPr="00476235">
              <w:br w:type="page"/>
            </w:r>
            <w:r w:rsidRPr="00476235">
              <w:br w:type="page"/>
            </w:r>
            <w:r w:rsidR="00F21159" w:rsidRPr="00476235">
              <w:br w:type="page"/>
            </w:r>
            <w:r w:rsidR="006A5CCD" w:rsidRPr="00476235">
              <w:rPr>
                <w:b/>
                <w:sz w:val="20"/>
                <w:szCs w:val="20"/>
              </w:rPr>
              <w:t>H. Water Heating</w:t>
            </w:r>
          </w:p>
        </w:tc>
      </w:tr>
      <w:tr w:rsidR="006A5CCD" w:rsidRPr="00476235" w14:paraId="2614D24E" w14:textId="77777777" w:rsidTr="00E2158A">
        <w:tc>
          <w:tcPr>
            <w:tcW w:w="14620" w:type="dxa"/>
            <w:gridSpan w:val="7"/>
          </w:tcPr>
          <w:p w14:paraId="2614D24D"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E2158A" w:rsidRPr="00476235" w14:paraId="2614D254" w14:textId="77777777" w:rsidTr="00953279">
        <w:tc>
          <w:tcPr>
            <w:tcW w:w="2909" w:type="dxa"/>
            <w:gridSpan w:val="2"/>
          </w:tcPr>
          <w:p w14:paraId="2614D24F" w14:textId="77777777" w:rsidR="00E2158A" w:rsidRPr="00476235" w:rsidRDefault="00E2158A" w:rsidP="00AF3934">
            <w:pPr>
              <w:spacing w:after="0" w:line="240" w:lineRule="auto"/>
              <w:jc w:val="center"/>
              <w:rPr>
                <w:sz w:val="20"/>
                <w:szCs w:val="20"/>
              </w:rPr>
            </w:pPr>
            <w:r w:rsidRPr="00476235">
              <w:rPr>
                <w:sz w:val="20"/>
                <w:szCs w:val="20"/>
              </w:rPr>
              <w:t>01</w:t>
            </w:r>
          </w:p>
        </w:tc>
        <w:tc>
          <w:tcPr>
            <w:tcW w:w="2909" w:type="dxa"/>
            <w:gridSpan w:val="2"/>
          </w:tcPr>
          <w:p w14:paraId="2614D250" w14:textId="77777777" w:rsidR="00E2158A" w:rsidRPr="00476235" w:rsidRDefault="00E2158A" w:rsidP="00AF3934">
            <w:pPr>
              <w:spacing w:after="0" w:line="240" w:lineRule="auto"/>
              <w:jc w:val="center"/>
              <w:rPr>
                <w:sz w:val="20"/>
                <w:szCs w:val="20"/>
              </w:rPr>
            </w:pPr>
            <w:r w:rsidRPr="00476235">
              <w:rPr>
                <w:sz w:val="20"/>
                <w:szCs w:val="20"/>
              </w:rPr>
              <w:t>02</w:t>
            </w:r>
          </w:p>
        </w:tc>
        <w:tc>
          <w:tcPr>
            <w:tcW w:w="2909" w:type="dxa"/>
          </w:tcPr>
          <w:p w14:paraId="2614D251" w14:textId="77777777" w:rsidR="00E2158A" w:rsidRPr="00476235" w:rsidRDefault="00E2158A" w:rsidP="00AF3934">
            <w:pPr>
              <w:spacing w:after="0" w:line="240" w:lineRule="auto"/>
              <w:jc w:val="center"/>
              <w:rPr>
                <w:sz w:val="20"/>
                <w:szCs w:val="20"/>
              </w:rPr>
            </w:pPr>
            <w:r w:rsidRPr="00476235">
              <w:rPr>
                <w:sz w:val="20"/>
                <w:szCs w:val="20"/>
              </w:rPr>
              <w:t>03</w:t>
            </w:r>
          </w:p>
        </w:tc>
        <w:tc>
          <w:tcPr>
            <w:tcW w:w="2909" w:type="dxa"/>
          </w:tcPr>
          <w:p w14:paraId="2614D252" w14:textId="77777777" w:rsidR="00E2158A" w:rsidRPr="00476235" w:rsidRDefault="00E2158A" w:rsidP="00AF3934">
            <w:pPr>
              <w:spacing w:after="0" w:line="240" w:lineRule="auto"/>
              <w:jc w:val="center"/>
              <w:rPr>
                <w:sz w:val="20"/>
                <w:szCs w:val="20"/>
              </w:rPr>
            </w:pPr>
            <w:r w:rsidRPr="00476235">
              <w:rPr>
                <w:sz w:val="20"/>
                <w:szCs w:val="20"/>
              </w:rPr>
              <w:t>04</w:t>
            </w:r>
          </w:p>
        </w:tc>
        <w:tc>
          <w:tcPr>
            <w:tcW w:w="2984" w:type="dxa"/>
          </w:tcPr>
          <w:p w14:paraId="2614D253" w14:textId="77777777" w:rsidR="00E2158A" w:rsidRPr="00476235" w:rsidRDefault="00E2158A" w:rsidP="00AF3934">
            <w:pPr>
              <w:spacing w:after="0" w:line="240" w:lineRule="auto"/>
              <w:jc w:val="center"/>
              <w:rPr>
                <w:sz w:val="20"/>
                <w:szCs w:val="20"/>
              </w:rPr>
            </w:pPr>
            <w:r w:rsidRPr="00476235">
              <w:rPr>
                <w:sz w:val="20"/>
                <w:szCs w:val="20"/>
              </w:rPr>
              <w:t>05</w:t>
            </w:r>
          </w:p>
        </w:tc>
      </w:tr>
      <w:tr w:rsidR="00E2158A" w:rsidRPr="00476235" w14:paraId="2614D25A" w14:textId="77777777" w:rsidTr="00953279">
        <w:tc>
          <w:tcPr>
            <w:tcW w:w="2909" w:type="dxa"/>
            <w:gridSpan w:val="2"/>
            <w:vAlign w:val="bottom"/>
          </w:tcPr>
          <w:p w14:paraId="2614D255" w14:textId="77777777" w:rsidR="00E2158A" w:rsidRPr="00476235" w:rsidRDefault="00E2158A" w:rsidP="00AF3934">
            <w:pPr>
              <w:spacing w:after="0" w:line="240" w:lineRule="auto"/>
              <w:jc w:val="center"/>
            </w:pPr>
            <w:r w:rsidRPr="00476235">
              <w:rPr>
                <w:sz w:val="20"/>
                <w:szCs w:val="20"/>
              </w:rPr>
              <w:t>Name</w:t>
            </w:r>
          </w:p>
        </w:tc>
        <w:tc>
          <w:tcPr>
            <w:tcW w:w="2909" w:type="dxa"/>
            <w:gridSpan w:val="2"/>
            <w:vAlign w:val="bottom"/>
          </w:tcPr>
          <w:p w14:paraId="2614D256" w14:textId="77777777" w:rsidR="00E2158A" w:rsidRPr="00476235" w:rsidRDefault="00E2158A" w:rsidP="00AF3934">
            <w:pPr>
              <w:spacing w:after="0" w:line="240" w:lineRule="auto"/>
              <w:jc w:val="center"/>
            </w:pPr>
            <w:r w:rsidRPr="00476235">
              <w:rPr>
                <w:sz w:val="20"/>
                <w:szCs w:val="20"/>
              </w:rPr>
              <w:t>Distribution Type</w:t>
            </w:r>
          </w:p>
        </w:tc>
        <w:tc>
          <w:tcPr>
            <w:tcW w:w="2909" w:type="dxa"/>
            <w:vAlign w:val="bottom"/>
          </w:tcPr>
          <w:p w14:paraId="2614D257" w14:textId="77777777" w:rsidR="00E2158A" w:rsidRPr="00476235" w:rsidRDefault="00E2158A" w:rsidP="00AF3934">
            <w:pPr>
              <w:spacing w:after="0" w:line="240" w:lineRule="auto"/>
              <w:jc w:val="center"/>
            </w:pPr>
            <w:r w:rsidRPr="00476235">
              <w:rPr>
                <w:sz w:val="20"/>
                <w:szCs w:val="20"/>
              </w:rPr>
              <w:t>Number of Heaters</w:t>
            </w:r>
          </w:p>
        </w:tc>
        <w:tc>
          <w:tcPr>
            <w:tcW w:w="2909" w:type="dxa"/>
            <w:vAlign w:val="bottom"/>
          </w:tcPr>
          <w:p w14:paraId="2614D258" w14:textId="77777777" w:rsidR="00E2158A" w:rsidRPr="00476235" w:rsidRDefault="00E2158A" w:rsidP="00AF3934">
            <w:pPr>
              <w:spacing w:after="0" w:line="240" w:lineRule="auto"/>
              <w:jc w:val="center"/>
            </w:pPr>
            <w:r w:rsidRPr="00476235">
              <w:rPr>
                <w:sz w:val="20"/>
                <w:szCs w:val="20"/>
              </w:rPr>
              <w:t xml:space="preserve">Solar </w:t>
            </w:r>
            <w:r w:rsidR="003D2831" w:rsidRPr="00476235">
              <w:rPr>
                <w:sz w:val="20"/>
                <w:szCs w:val="20"/>
              </w:rPr>
              <w:t xml:space="preserve">Savings </w:t>
            </w:r>
            <w:r w:rsidRPr="00476235">
              <w:rPr>
                <w:sz w:val="20"/>
                <w:szCs w:val="20"/>
              </w:rPr>
              <w:t>Fraction</w:t>
            </w:r>
          </w:p>
        </w:tc>
        <w:tc>
          <w:tcPr>
            <w:tcW w:w="2984" w:type="dxa"/>
            <w:vAlign w:val="bottom"/>
          </w:tcPr>
          <w:p w14:paraId="2614D259" w14:textId="77777777" w:rsidR="00E2158A" w:rsidRPr="00476235" w:rsidRDefault="00E2158A" w:rsidP="00AF3934">
            <w:pPr>
              <w:spacing w:after="0" w:line="240" w:lineRule="auto"/>
              <w:jc w:val="center"/>
            </w:pPr>
            <w:r w:rsidRPr="00476235">
              <w:rPr>
                <w:sz w:val="20"/>
                <w:szCs w:val="20"/>
              </w:rPr>
              <w:t>Verification</w:t>
            </w:r>
          </w:p>
        </w:tc>
      </w:tr>
      <w:tr w:rsidR="00E2158A" w:rsidRPr="00476235" w14:paraId="2614D260" w14:textId="77777777" w:rsidTr="00953279">
        <w:tc>
          <w:tcPr>
            <w:tcW w:w="2909" w:type="dxa"/>
            <w:gridSpan w:val="2"/>
          </w:tcPr>
          <w:p w14:paraId="2614D25B"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gridSpan w:val="2"/>
          </w:tcPr>
          <w:p w14:paraId="2614D25C"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5D"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5E"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84" w:type="dxa"/>
          </w:tcPr>
          <w:p w14:paraId="2614D25F" w14:textId="77777777" w:rsidR="00E2158A" w:rsidRPr="00476235" w:rsidRDefault="003D2831" w:rsidP="00AF3934">
            <w:pPr>
              <w:spacing w:after="0" w:line="240" w:lineRule="auto"/>
              <w:jc w:val="center"/>
              <w:rPr>
                <w:b/>
                <w:sz w:val="20"/>
                <w:szCs w:val="20"/>
              </w:rPr>
            </w:pPr>
            <w:r w:rsidRPr="00476235">
              <w:rPr>
                <w:sz w:val="20"/>
                <w:szCs w:val="20"/>
              </w:rPr>
              <w:t>User input: Pass or Fail</w:t>
            </w:r>
          </w:p>
        </w:tc>
      </w:tr>
      <w:tr w:rsidR="00E2158A" w:rsidRPr="00476235" w14:paraId="2614D266" w14:textId="77777777" w:rsidTr="00953279">
        <w:tc>
          <w:tcPr>
            <w:tcW w:w="2909" w:type="dxa"/>
            <w:gridSpan w:val="2"/>
          </w:tcPr>
          <w:p w14:paraId="2614D261"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gridSpan w:val="2"/>
          </w:tcPr>
          <w:p w14:paraId="2614D262"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63"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64"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84" w:type="dxa"/>
          </w:tcPr>
          <w:p w14:paraId="2614D265" w14:textId="77777777" w:rsidR="00E2158A" w:rsidRPr="00476235" w:rsidRDefault="003D2831" w:rsidP="00AF3934">
            <w:pPr>
              <w:spacing w:after="0" w:line="240" w:lineRule="auto"/>
              <w:jc w:val="center"/>
              <w:rPr>
                <w:b/>
                <w:sz w:val="20"/>
                <w:szCs w:val="20"/>
              </w:rPr>
            </w:pPr>
            <w:r w:rsidRPr="00476235">
              <w:rPr>
                <w:sz w:val="20"/>
                <w:szCs w:val="20"/>
              </w:rPr>
              <w:t>User input: Pass or Fail</w:t>
            </w:r>
          </w:p>
        </w:tc>
      </w:tr>
      <w:tr w:rsidR="006A5CCD" w:rsidRPr="00476235" w14:paraId="2614D26B" w14:textId="77777777" w:rsidTr="00953279">
        <w:trPr>
          <w:trHeight w:val="566"/>
        </w:trPr>
        <w:tc>
          <w:tcPr>
            <w:tcW w:w="472" w:type="dxa"/>
            <w:vAlign w:val="center"/>
          </w:tcPr>
          <w:p w14:paraId="2614D267" w14:textId="77777777" w:rsidR="006A5CCD" w:rsidRPr="00476235" w:rsidRDefault="006A5CCD" w:rsidP="00AF3934">
            <w:pPr>
              <w:spacing w:after="0" w:line="240" w:lineRule="auto"/>
            </w:pPr>
            <w:r w:rsidRPr="00476235">
              <w:rPr>
                <w:sz w:val="20"/>
                <w:szCs w:val="20"/>
              </w:rPr>
              <w:t>0</w:t>
            </w:r>
            <w:r w:rsidR="003F6629" w:rsidRPr="00476235">
              <w:rPr>
                <w:sz w:val="20"/>
                <w:szCs w:val="20"/>
              </w:rPr>
              <w:t>6</w:t>
            </w:r>
          </w:p>
        </w:tc>
        <w:tc>
          <w:tcPr>
            <w:tcW w:w="3326" w:type="dxa"/>
            <w:gridSpan w:val="2"/>
            <w:vAlign w:val="center"/>
          </w:tcPr>
          <w:p w14:paraId="2614D268" w14:textId="77777777" w:rsidR="006A5CCD" w:rsidRPr="00476235" w:rsidRDefault="006A5CCD" w:rsidP="00AF3934">
            <w:pPr>
              <w:spacing w:after="0" w:line="240" w:lineRule="auto"/>
            </w:pPr>
            <w:r w:rsidRPr="00476235">
              <w:t>Verification Status:</w:t>
            </w:r>
          </w:p>
        </w:tc>
        <w:tc>
          <w:tcPr>
            <w:tcW w:w="10822" w:type="dxa"/>
            <w:gridSpan w:val="4"/>
          </w:tcPr>
          <w:p w14:paraId="2614D269"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26A" w14:textId="77777777" w:rsidR="006A5CCD" w:rsidRPr="00476235" w:rsidRDefault="006A5CCD" w:rsidP="00AF3934">
            <w:pPr>
              <w:numPr>
                <w:ilvl w:val="0"/>
                <w:numId w:val="17"/>
              </w:numPr>
              <w:spacing w:after="0" w:line="240" w:lineRule="auto"/>
            </w:pPr>
            <w:r w:rsidRPr="00476235">
              <w:rPr>
                <w:sz w:val="20"/>
                <w:szCs w:val="20"/>
              </w:rPr>
              <w:t>Fail – one or more of the existing conditions not present. Enter reason for failure in correction notes field below</w:t>
            </w:r>
          </w:p>
        </w:tc>
      </w:tr>
      <w:tr w:rsidR="00953279" w:rsidRPr="00476235" w14:paraId="2614D26F" w14:textId="77777777" w:rsidTr="006614F8">
        <w:tc>
          <w:tcPr>
            <w:tcW w:w="472" w:type="dxa"/>
          </w:tcPr>
          <w:p w14:paraId="2614D26C" w14:textId="77777777" w:rsidR="00953279" w:rsidRPr="00476235" w:rsidRDefault="00953279" w:rsidP="00AF3934">
            <w:pPr>
              <w:spacing w:after="0" w:line="240" w:lineRule="auto"/>
              <w:rPr>
                <w:b/>
                <w:sz w:val="20"/>
                <w:szCs w:val="20"/>
              </w:rPr>
            </w:pPr>
            <w:r w:rsidRPr="00476235">
              <w:rPr>
                <w:sz w:val="20"/>
                <w:szCs w:val="20"/>
              </w:rPr>
              <w:t>07</w:t>
            </w:r>
          </w:p>
        </w:tc>
        <w:tc>
          <w:tcPr>
            <w:tcW w:w="14148" w:type="dxa"/>
            <w:gridSpan w:val="6"/>
          </w:tcPr>
          <w:p w14:paraId="2614D26E" w14:textId="2BD2AC18" w:rsidR="00953279" w:rsidRPr="00476235" w:rsidRDefault="00953279" w:rsidP="00AF3934">
            <w:pPr>
              <w:spacing w:after="0" w:line="240" w:lineRule="auto"/>
              <w:rPr>
                <w:b/>
                <w:sz w:val="20"/>
                <w:szCs w:val="20"/>
              </w:rPr>
            </w:pPr>
            <w:r w:rsidRPr="00476235">
              <w:rPr>
                <w:sz w:val="20"/>
                <w:szCs w:val="20"/>
              </w:rPr>
              <w:t>Correction Notes:</w:t>
            </w:r>
          </w:p>
        </w:tc>
      </w:tr>
    </w:tbl>
    <w:p w14:paraId="2614D270" w14:textId="77777777" w:rsidR="006A5CCD" w:rsidRPr="00476235" w:rsidRDefault="006A5CCD"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330"/>
        <w:gridCol w:w="3510"/>
        <w:gridCol w:w="3654"/>
        <w:gridCol w:w="3654"/>
      </w:tblGrid>
      <w:tr w:rsidR="006A5CCD" w:rsidRPr="00476235" w14:paraId="2614D272" w14:textId="77777777" w:rsidTr="00C4535B">
        <w:tc>
          <w:tcPr>
            <w:tcW w:w="14616" w:type="dxa"/>
            <w:gridSpan w:val="5"/>
            <w:shd w:val="clear" w:color="auto" w:fill="auto"/>
          </w:tcPr>
          <w:p w14:paraId="2614D271" w14:textId="1B75B0A9" w:rsidR="006A5CCD" w:rsidRPr="00476235" w:rsidRDefault="006A5CCD" w:rsidP="006A5CCD">
            <w:pPr>
              <w:spacing w:after="0" w:line="240" w:lineRule="auto"/>
              <w:rPr>
                <w:b/>
                <w:sz w:val="20"/>
                <w:szCs w:val="20"/>
              </w:rPr>
            </w:pPr>
            <w:r w:rsidRPr="00476235">
              <w:rPr>
                <w:b/>
                <w:sz w:val="20"/>
                <w:szCs w:val="20"/>
              </w:rPr>
              <w:t>I. HVAC – Heating Systems</w:t>
            </w:r>
          </w:p>
        </w:tc>
      </w:tr>
      <w:tr w:rsidR="006A5CCD" w:rsidRPr="00476235" w14:paraId="2614D274" w14:textId="77777777" w:rsidTr="006A5CCD">
        <w:tc>
          <w:tcPr>
            <w:tcW w:w="14616" w:type="dxa"/>
            <w:gridSpan w:val="5"/>
          </w:tcPr>
          <w:p w14:paraId="2614D273"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279" w14:textId="77777777" w:rsidTr="003F7E68">
        <w:tc>
          <w:tcPr>
            <w:tcW w:w="3798" w:type="dxa"/>
            <w:gridSpan w:val="2"/>
          </w:tcPr>
          <w:p w14:paraId="2614D275" w14:textId="77777777" w:rsidR="006A5CCD" w:rsidRPr="00476235" w:rsidRDefault="006A5CCD" w:rsidP="006A5CCD">
            <w:pPr>
              <w:spacing w:after="0" w:line="240" w:lineRule="auto"/>
              <w:jc w:val="center"/>
            </w:pPr>
            <w:r w:rsidRPr="00476235">
              <w:rPr>
                <w:sz w:val="20"/>
                <w:szCs w:val="20"/>
              </w:rPr>
              <w:t>01</w:t>
            </w:r>
          </w:p>
        </w:tc>
        <w:tc>
          <w:tcPr>
            <w:tcW w:w="3510" w:type="dxa"/>
          </w:tcPr>
          <w:p w14:paraId="2614D276" w14:textId="77777777" w:rsidR="006A5CCD" w:rsidRPr="00476235" w:rsidRDefault="006A5CCD" w:rsidP="006A5CCD">
            <w:pPr>
              <w:spacing w:after="0" w:line="240" w:lineRule="auto"/>
              <w:jc w:val="center"/>
            </w:pPr>
            <w:r w:rsidRPr="00476235">
              <w:rPr>
                <w:sz w:val="20"/>
                <w:szCs w:val="20"/>
              </w:rPr>
              <w:t>02</w:t>
            </w:r>
          </w:p>
        </w:tc>
        <w:tc>
          <w:tcPr>
            <w:tcW w:w="3654" w:type="dxa"/>
          </w:tcPr>
          <w:p w14:paraId="2614D277" w14:textId="77777777" w:rsidR="006A5CCD" w:rsidRPr="00476235" w:rsidRDefault="006A5CCD" w:rsidP="006A5CCD">
            <w:pPr>
              <w:spacing w:after="0" w:line="240" w:lineRule="auto"/>
              <w:jc w:val="center"/>
            </w:pPr>
            <w:r w:rsidRPr="00476235">
              <w:rPr>
                <w:sz w:val="20"/>
                <w:szCs w:val="20"/>
              </w:rPr>
              <w:t>03</w:t>
            </w:r>
          </w:p>
        </w:tc>
        <w:tc>
          <w:tcPr>
            <w:tcW w:w="3654" w:type="dxa"/>
          </w:tcPr>
          <w:p w14:paraId="2614D278" w14:textId="77777777" w:rsidR="006A5CCD" w:rsidRPr="00476235" w:rsidRDefault="006A5CCD" w:rsidP="006A5CCD">
            <w:pPr>
              <w:spacing w:after="0" w:line="240" w:lineRule="auto"/>
              <w:jc w:val="center"/>
            </w:pPr>
            <w:r w:rsidRPr="00476235">
              <w:rPr>
                <w:sz w:val="20"/>
                <w:szCs w:val="20"/>
              </w:rPr>
              <w:t>04</w:t>
            </w:r>
          </w:p>
        </w:tc>
      </w:tr>
      <w:tr w:rsidR="006A5CCD" w:rsidRPr="00476235" w14:paraId="2614D27E" w14:textId="77777777" w:rsidTr="003F7E68">
        <w:tc>
          <w:tcPr>
            <w:tcW w:w="3798" w:type="dxa"/>
            <w:gridSpan w:val="2"/>
          </w:tcPr>
          <w:p w14:paraId="2614D27A" w14:textId="77777777" w:rsidR="006A5CCD" w:rsidRPr="00476235" w:rsidRDefault="006A5CCD" w:rsidP="006A5CCD">
            <w:pPr>
              <w:spacing w:after="0" w:line="240" w:lineRule="auto"/>
              <w:jc w:val="center"/>
            </w:pPr>
            <w:r w:rsidRPr="00476235">
              <w:rPr>
                <w:sz w:val="20"/>
                <w:szCs w:val="20"/>
              </w:rPr>
              <w:t>Name</w:t>
            </w:r>
          </w:p>
        </w:tc>
        <w:tc>
          <w:tcPr>
            <w:tcW w:w="3510" w:type="dxa"/>
          </w:tcPr>
          <w:p w14:paraId="2614D27B" w14:textId="77777777" w:rsidR="006A5CCD" w:rsidRPr="00476235" w:rsidRDefault="006A5CCD" w:rsidP="006A5CCD">
            <w:pPr>
              <w:spacing w:after="0" w:line="240" w:lineRule="auto"/>
              <w:jc w:val="center"/>
            </w:pPr>
            <w:r w:rsidRPr="00476235">
              <w:rPr>
                <w:sz w:val="20"/>
                <w:szCs w:val="20"/>
              </w:rPr>
              <w:t>Type</w:t>
            </w:r>
          </w:p>
        </w:tc>
        <w:tc>
          <w:tcPr>
            <w:tcW w:w="3654" w:type="dxa"/>
          </w:tcPr>
          <w:p w14:paraId="2614D27C" w14:textId="77777777" w:rsidR="006A5CCD" w:rsidRPr="00476235" w:rsidRDefault="006A5CCD" w:rsidP="006A5CCD">
            <w:pPr>
              <w:spacing w:after="0" w:line="240" w:lineRule="auto"/>
              <w:jc w:val="center"/>
            </w:pPr>
            <w:r w:rsidRPr="00476235">
              <w:rPr>
                <w:sz w:val="20"/>
                <w:szCs w:val="20"/>
              </w:rPr>
              <w:t>Efficiency</w:t>
            </w:r>
          </w:p>
        </w:tc>
        <w:tc>
          <w:tcPr>
            <w:tcW w:w="3654" w:type="dxa"/>
          </w:tcPr>
          <w:p w14:paraId="2614D27D" w14:textId="77777777" w:rsidR="006A5CCD" w:rsidRPr="00476235" w:rsidRDefault="00AF3934" w:rsidP="006A5CCD">
            <w:pPr>
              <w:spacing w:after="0" w:line="240" w:lineRule="auto"/>
              <w:jc w:val="center"/>
            </w:pPr>
            <w:r w:rsidRPr="00476235">
              <w:rPr>
                <w:sz w:val="20"/>
                <w:szCs w:val="20"/>
              </w:rPr>
              <w:t>Verification</w:t>
            </w:r>
          </w:p>
        </w:tc>
      </w:tr>
      <w:tr w:rsidR="006A5CCD" w:rsidRPr="00476235" w14:paraId="2614D283" w14:textId="77777777" w:rsidTr="003F7E68">
        <w:tc>
          <w:tcPr>
            <w:tcW w:w="3798" w:type="dxa"/>
            <w:gridSpan w:val="2"/>
          </w:tcPr>
          <w:p w14:paraId="2614D27F" w14:textId="77777777" w:rsidR="006A5CCD" w:rsidRPr="00476235" w:rsidRDefault="006A5CCD" w:rsidP="006A5CCD">
            <w:pPr>
              <w:spacing w:after="0" w:line="240" w:lineRule="auto"/>
              <w:jc w:val="center"/>
            </w:pPr>
            <w:r w:rsidRPr="00476235">
              <w:rPr>
                <w:sz w:val="20"/>
                <w:szCs w:val="20"/>
              </w:rPr>
              <w:t>&lt;pull from CF1R&gt;</w:t>
            </w:r>
          </w:p>
        </w:tc>
        <w:tc>
          <w:tcPr>
            <w:tcW w:w="3510" w:type="dxa"/>
          </w:tcPr>
          <w:p w14:paraId="2614D280"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1"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2" w14:textId="77777777" w:rsidR="006A5CCD" w:rsidRPr="00476235" w:rsidRDefault="003D2831" w:rsidP="006A5CCD">
            <w:pPr>
              <w:spacing w:after="0" w:line="240" w:lineRule="auto"/>
              <w:jc w:val="center"/>
            </w:pPr>
            <w:r w:rsidRPr="00476235">
              <w:rPr>
                <w:sz w:val="20"/>
                <w:szCs w:val="20"/>
              </w:rPr>
              <w:t>User input: Pass or Fail</w:t>
            </w:r>
          </w:p>
        </w:tc>
      </w:tr>
      <w:tr w:rsidR="006A5CCD" w:rsidRPr="00476235" w14:paraId="2614D288" w14:textId="77777777" w:rsidTr="003F7E68">
        <w:tc>
          <w:tcPr>
            <w:tcW w:w="3798" w:type="dxa"/>
            <w:gridSpan w:val="2"/>
          </w:tcPr>
          <w:p w14:paraId="2614D284" w14:textId="77777777" w:rsidR="006A5CCD" w:rsidRPr="00476235" w:rsidRDefault="006A5CCD" w:rsidP="006A5CCD">
            <w:pPr>
              <w:spacing w:after="0" w:line="240" w:lineRule="auto"/>
              <w:jc w:val="center"/>
            </w:pPr>
            <w:r w:rsidRPr="00476235">
              <w:rPr>
                <w:sz w:val="20"/>
                <w:szCs w:val="20"/>
              </w:rPr>
              <w:t>&lt;pull from CF1R&gt;</w:t>
            </w:r>
          </w:p>
        </w:tc>
        <w:tc>
          <w:tcPr>
            <w:tcW w:w="3510" w:type="dxa"/>
          </w:tcPr>
          <w:p w14:paraId="2614D285"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6"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7" w14:textId="77777777" w:rsidR="006A5CCD" w:rsidRPr="00476235" w:rsidRDefault="003D2831" w:rsidP="006A5CCD">
            <w:pPr>
              <w:spacing w:after="0" w:line="240" w:lineRule="auto"/>
              <w:jc w:val="center"/>
            </w:pPr>
            <w:r w:rsidRPr="00476235">
              <w:rPr>
                <w:sz w:val="20"/>
                <w:szCs w:val="20"/>
              </w:rPr>
              <w:t>User input: Pass or Fail</w:t>
            </w:r>
          </w:p>
        </w:tc>
      </w:tr>
      <w:tr w:rsidR="006A5CCD" w:rsidRPr="00476235" w14:paraId="2614D28D" w14:textId="77777777" w:rsidTr="003F7E68">
        <w:trPr>
          <w:trHeight w:val="498"/>
        </w:trPr>
        <w:tc>
          <w:tcPr>
            <w:tcW w:w="468" w:type="dxa"/>
            <w:vAlign w:val="center"/>
          </w:tcPr>
          <w:p w14:paraId="2614D289" w14:textId="77777777" w:rsidR="006A5CCD" w:rsidRPr="00476235" w:rsidRDefault="006A5CCD" w:rsidP="006A5CCD">
            <w:pPr>
              <w:spacing w:after="0" w:line="240" w:lineRule="auto"/>
            </w:pPr>
            <w:r w:rsidRPr="00476235">
              <w:rPr>
                <w:sz w:val="20"/>
                <w:szCs w:val="20"/>
              </w:rPr>
              <w:t>05</w:t>
            </w:r>
          </w:p>
        </w:tc>
        <w:tc>
          <w:tcPr>
            <w:tcW w:w="3330" w:type="dxa"/>
            <w:vAlign w:val="center"/>
          </w:tcPr>
          <w:p w14:paraId="2614D28A" w14:textId="77777777" w:rsidR="006A5CCD" w:rsidRPr="00476235" w:rsidRDefault="006A5CCD" w:rsidP="006A5CCD">
            <w:pPr>
              <w:spacing w:after="0" w:line="240" w:lineRule="auto"/>
            </w:pPr>
            <w:r w:rsidRPr="00476235">
              <w:rPr>
                <w:sz w:val="20"/>
                <w:szCs w:val="20"/>
              </w:rPr>
              <w:t>Verification Status:</w:t>
            </w:r>
          </w:p>
        </w:tc>
        <w:tc>
          <w:tcPr>
            <w:tcW w:w="10818" w:type="dxa"/>
            <w:gridSpan w:val="3"/>
          </w:tcPr>
          <w:p w14:paraId="2614D28B"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8C"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291" w14:textId="77777777" w:rsidTr="006614F8">
        <w:tc>
          <w:tcPr>
            <w:tcW w:w="468" w:type="dxa"/>
          </w:tcPr>
          <w:p w14:paraId="2614D28E" w14:textId="77777777" w:rsidR="003F7E68" w:rsidRPr="00476235" w:rsidRDefault="003F7E68" w:rsidP="006A5CCD">
            <w:pPr>
              <w:spacing w:after="0" w:line="240" w:lineRule="auto"/>
              <w:rPr>
                <w:sz w:val="20"/>
                <w:szCs w:val="20"/>
              </w:rPr>
            </w:pPr>
            <w:r w:rsidRPr="00476235">
              <w:rPr>
                <w:sz w:val="20"/>
                <w:szCs w:val="20"/>
              </w:rPr>
              <w:t>06</w:t>
            </w:r>
          </w:p>
        </w:tc>
        <w:tc>
          <w:tcPr>
            <w:tcW w:w="14148" w:type="dxa"/>
            <w:gridSpan w:val="4"/>
          </w:tcPr>
          <w:p w14:paraId="2614D290" w14:textId="166D2CD1" w:rsidR="003F7E68" w:rsidRPr="00476235" w:rsidRDefault="003F7E68" w:rsidP="006A5CCD">
            <w:pPr>
              <w:spacing w:after="0" w:line="240" w:lineRule="auto"/>
              <w:rPr>
                <w:sz w:val="20"/>
                <w:szCs w:val="20"/>
              </w:rPr>
            </w:pPr>
            <w:r w:rsidRPr="00476235">
              <w:rPr>
                <w:sz w:val="20"/>
                <w:szCs w:val="20"/>
              </w:rPr>
              <w:t>Correction Notes:</w:t>
            </w:r>
          </w:p>
        </w:tc>
      </w:tr>
    </w:tbl>
    <w:p w14:paraId="2614D292" w14:textId="77777777" w:rsidR="006A5CCD" w:rsidRPr="00476235"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2520"/>
        <w:gridCol w:w="810"/>
        <w:gridCol w:w="1890"/>
        <w:gridCol w:w="2700"/>
        <w:gridCol w:w="2700"/>
        <w:gridCol w:w="3528"/>
      </w:tblGrid>
      <w:tr w:rsidR="006A5CCD" w:rsidRPr="00476235" w14:paraId="2614D294" w14:textId="77777777" w:rsidTr="72A74C3F">
        <w:tc>
          <w:tcPr>
            <w:tcW w:w="14616" w:type="dxa"/>
            <w:gridSpan w:val="7"/>
            <w:shd w:val="clear" w:color="auto" w:fill="auto"/>
          </w:tcPr>
          <w:p w14:paraId="2614D293" w14:textId="0D070470" w:rsidR="006A5CCD" w:rsidRPr="00476235" w:rsidRDefault="006A5CCD" w:rsidP="006A5CCD">
            <w:pPr>
              <w:spacing w:after="0" w:line="240" w:lineRule="auto"/>
              <w:rPr>
                <w:b/>
                <w:sz w:val="20"/>
                <w:szCs w:val="20"/>
              </w:rPr>
            </w:pPr>
            <w:r w:rsidRPr="00476235">
              <w:rPr>
                <w:b/>
              </w:rPr>
              <w:br w:type="page"/>
            </w:r>
            <w:r w:rsidRPr="00476235">
              <w:rPr>
                <w:b/>
                <w:sz w:val="20"/>
                <w:szCs w:val="20"/>
              </w:rPr>
              <w:t>J. HVAC – Cooling Systems</w:t>
            </w:r>
          </w:p>
        </w:tc>
      </w:tr>
      <w:tr w:rsidR="006A5CCD" w:rsidRPr="00476235" w14:paraId="2614D296" w14:textId="77777777" w:rsidTr="72A74C3F">
        <w:tc>
          <w:tcPr>
            <w:tcW w:w="14616" w:type="dxa"/>
            <w:gridSpan w:val="7"/>
          </w:tcPr>
          <w:p w14:paraId="2614D295"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E12C8D" w:rsidRPr="00476235" w14:paraId="2614D29C" w14:textId="77777777" w:rsidTr="72A74C3F">
        <w:tc>
          <w:tcPr>
            <w:tcW w:w="2988" w:type="dxa"/>
            <w:gridSpan w:val="2"/>
          </w:tcPr>
          <w:p w14:paraId="2614D297" w14:textId="77777777" w:rsidR="00E12C8D" w:rsidRPr="00476235" w:rsidRDefault="00E12C8D" w:rsidP="006A5CCD">
            <w:pPr>
              <w:spacing w:after="0" w:line="240" w:lineRule="auto"/>
              <w:jc w:val="center"/>
            </w:pPr>
            <w:r w:rsidRPr="00476235">
              <w:rPr>
                <w:sz w:val="20"/>
                <w:szCs w:val="20"/>
              </w:rPr>
              <w:t>01</w:t>
            </w:r>
          </w:p>
        </w:tc>
        <w:tc>
          <w:tcPr>
            <w:tcW w:w="2700" w:type="dxa"/>
            <w:gridSpan w:val="2"/>
          </w:tcPr>
          <w:p w14:paraId="2614D298" w14:textId="77777777" w:rsidR="00E12C8D" w:rsidRPr="00476235" w:rsidRDefault="00E12C8D" w:rsidP="006A5CCD">
            <w:pPr>
              <w:spacing w:after="0" w:line="240" w:lineRule="auto"/>
              <w:jc w:val="center"/>
            </w:pPr>
            <w:r w:rsidRPr="00476235">
              <w:rPr>
                <w:sz w:val="20"/>
                <w:szCs w:val="20"/>
              </w:rPr>
              <w:t>02</w:t>
            </w:r>
          </w:p>
        </w:tc>
        <w:tc>
          <w:tcPr>
            <w:tcW w:w="2700" w:type="dxa"/>
            <w:tcBorders>
              <w:bottom w:val="single" w:sz="4" w:space="0" w:color="auto"/>
            </w:tcBorders>
          </w:tcPr>
          <w:p w14:paraId="2614D299" w14:textId="77777777" w:rsidR="00E12C8D" w:rsidRPr="00476235" w:rsidRDefault="00E12C8D" w:rsidP="006A5CCD">
            <w:pPr>
              <w:spacing w:after="0" w:line="240" w:lineRule="auto"/>
              <w:jc w:val="center"/>
            </w:pPr>
            <w:r w:rsidRPr="00476235">
              <w:rPr>
                <w:sz w:val="20"/>
                <w:szCs w:val="20"/>
              </w:rPr>
              <w:t>03</w:t>
            </w:r>
          </w:p>
        </w:tc>
        <w:tc>
          <w:tcPr>
            <w:tcW w:w="2700" w:type="dxa"/>
            <w:tcBorders>
              <w:bottom w:val="single" w:sz="4" w:space="0" w:color="auto"/>
            </w:tcBorders>
          </w:tcPr>
          <w:p w14:paraId="2614D29A" w14:textId="77777777" w:rsidR="00E12C8D" w:rsidRPr="00476235" w:rsidRDefault="00E12C8D" w:rsidP="006A5CCD">
            <w:pPr>
              <w:spacing w:after="0" w:line="240" w:lineRule="auto"/>
              <w:jc w:val="center"/>
            </w:pPr>
            <w:r w:rsidRPr="00476235">
              <w:rPr>
                <w:sz w:val="20"/>
                <w:szCs w:val="20"/>
              </w:rPr>
              <w:t>04</w:t>
            </w:r>
          </w:p>
        </w:tc>
        <w:tc>
          <w:tcPr>
            <w:tcW w:w="3528" w:type="dxa"/>
          </w:tcPr>
          <w:p w14:paraId="2614D29B" w14:textId="77777777" w:rsidR="00E12C8D" w:rsidRPr="00476235" w:rsidRDefault="00E12C8D" w:rsidP="00E12C8D">
            <w:pPr>
              <w:spacing w:after="0" w:line="240" w:lineRule="auto"/>
              <w:jc w:val="center"/>
            </w:pPr>
            <w:r w:rsidRPr="00476235">
              <w:rPr>
                <w:sz w:val="20"/>
                <w:szCs w:val="20"/>
              </w:rPr>
              <w:t>05</w:t>
            </w:r>
          </w:p>
        </w:tc>
      </w:tr>
      <w:tr w:rsidR="00E12C8D" w:rsidRPr="00476235" w14:paraId="2614D2A2" w14:textId="77777777" w:rsidTr="72A74C3F">
        <w:tc>
          <w:tcPr>
            <w:tcW w:w="2988" w:type="dxa"/>
            <w:gridSpan w:val="2"/>
          </w:tcPr>
          <w:p w14:paraId="2614D29D" w14:textId="77777777" w:rsidR="00E12C8D" w:rsidRPr="00476235" w:rsidRDefault="00043D2F" w:rsidP="006A5CCD">
            <w:pPr>
              <w:spacing w:after="0" w:line="240" w:lineRule="auto"/>
              <w:jc w:val="center"/>
              <w:rPr>
                <w:sz w:val="20"/>
                <w:szCs w:val="20"/>
              </w:rPr>
            </w:pPr>
            <w:r w:rsidRPr="00476235">
              <w:rPr>
                <w:sz w:val="20"/>
                <w:szCs w:val="20"/>
              </w:rPr>
              <w:t>Name</w:t>
            </w:r>
          </w:p>
        </w:tc>
        <w:tc>
          <w:tcPr>
            <w:tcW w:w="2700" w:type="dxa"/>
            <w:gridSpan w:val="2"/>
          </w:tcPr>
          <w:p w14:paraId="2614D29E" w14:textId="77777777" w:rsidR="00E12C8D" w:rsidRPr="00476235" w:rsidRDefault="00043D2F" w:rsidP="006A5CCD">
            <w:pPr>
              <w:spacing w:after="0" w:line="240" w:lineRule="auto"/>
              <w:jc w:val="center"/>
              <w:rPr>
                <w:sz w:val="20"/>
                <w:szCs w:val="20"/>
              </w:rPr>
            </w:pPr>
            <w:r w:rsidRPr="00476235">
              <w:rPr>
                <w:sz w:val="20"/>
                <w:szCs w:val="20"/>
              </w:rPr>
              <w:t>System Type</w:t>
            </w:r>
          </w:p>
        </w:tc>
        <w:tc>
          <w:tcPr>
            <w:tcW w:w="2700" w:type="dxa"/>
            <w:tcBorders>
              <w:top w:val="single" w:sz="4" w:space="0" w:color="auto"/>
              <w:right w:val="single" w:sz="4" w:space="0" w:color="auto"/>
            </w:tcBorders>
          </w:tcPr>
          <w:p w14:paraId="2614D29F" w14:textId="649A16B7" w:rsidR="00E12C8D" w:rsidRPr="00476235" w:rsidRDefault="00E12C8D" w:rsidP="006A5CCD">
            <w:pPr>
              <w:spacing w:after="0" w:line="240" w:lineRule="auto"/>
              <w:jc w:val="center"/>
              <w:rPr>
                <w:sz w:val="20"/>
                <w:szCs w:val="20"/>
              </w:rPr>
            </w:pPr>
            <w:r w:rsidRPr="72A74C3F">
              <w:rPr>
                <w:sz w:val="20"/>
                <w:szCs w:val="20"/>
              </w:rPr>
              <w:t>EER</w:t>
            </w:r>
            <w:ins w:id="4" w:author="Alhabibi, Haider@Energy" w:date="2022-08-24T17:28:00Z">
              <w:r w:rsidR="00F24356" w:rsidRPr="72A74C3F">
                <w:rPr>
                  <w:sz w:val="20"/>
                  <w:szCs w:val="20"/>
                </w:rPr>
                <w:t>/EER2</w:t>
              </w:r>
            </w:ins>
            <w:ins w:id="5" w:author="Shewmaker, Michael@Energy" w:date="2022-09-29T16:19:00Z">
              <w:r w:rsidR="32800B15" w:rsidRPr="72A74C3F">
                <w:rPr>
                  <w:sz w:val="20"/>
                  <w:szCs w:val="20"/>
                </w:rPr>
                <w:t>/CEER</w:t>
              </w:r>
            </w:ins>
          </w:p>
        </w:tc>
        <w:tc>
          <w:tcPr>
            <w:tcW w:w="2700" w:type="dxa"/>
            <w:tcBorders>
              <w:top w:val="single" w:sz="4" w:space="0" w:color="auto"/>
              <w:left w:val="single" w:sz="4" w:space="0" w:color="auto"/>
            </w:tcBorders>
          </w:tcPr>
          <w:p w14:paraId="2614D2A0" w14:textId="0A8D7CD4" w:rsidR="00E12C8D" w:rsidRPr="00476235" w:rsidRDefault="00E12C8D" w:rsidP="006A5CCD">
            <w:pPr>
              <w:spacing w:after="0" w:line="240" w:lineRule="auto"/>
              <w:jc w:val="center"/>
              <w:rPr>
                <w:sz w:val="20"/>
                <w:szCs w:val="20"/>
              </w:rPr>
            </w:pPr>
            <w:r w:rsidRPr="00476235">
              <w:rPr>
                <w:sz w:val="20"/>
                <w:szCs w:val="20"/>
              </w:rPr>
              <w:t>SEER</w:t>
            </w:r>
            <w:ins w:id="6" w:author="Alhabibi, Haider@Energy" w:date="2022-08-24T17:28:00Z">
              <w:r w:rsidR="00F24356">
                <w:rPr>
                  <w:sz w:val="20"/>
                  <w:szCs w:val="20"/>
                </w:rPr>
                <w:t>/SEER2</w:t>
              </w:r>
            </w:ins>
          </w:p>
        </w:tc>
        <w:tc>
          <w:tcPr>
            <w:tcW w:w="3528" w:type="dxa"/>
          </w:tcPr>
          <w:p w14:paraId="2614D2A1" w14:textId="77777777" w:rsidR="00E12C8D" w:rsidRPr="00476235" w:rsidRDefault="00043D2F" w:rsidP="006A5CCD">
            <w:pPr>
              <w:spacing w:after="0" w:line="240" w:lineRule="auto"/>
              <w:jc w:val="center"/>
              <w:rPr>
                <w:sz w:val="20"/>
                <w:szCs w:val="20"/>
              </w:rPr>
            </w:pPr>
            <w:r w:rsidRPr="00476235">
              <w:rPr>
                <w:sz w:val="20"/>
                <w:szCs w:val="20"/>
              </w:rPr>
              <w:t>Verification</w:t>
            </w:r>
          </w:p>
        </w:tc>
      </w:tr>
      <w:tr w:rsidR="00E12C8D" w:rsidRPr="00476235" w14:paraId="2614D2A8" w14:textId="77777777" w:rsidTr="72A74C3F">
        <w:tc>
          <w:tcPr>
            <w:tcW w:w="2988" w:type="dxa"/>
            <w:gridSpan w:val="2"/>
          </w:tcPr>
          <w:p w14:paraId="2614D2A3" w14:textId="77777777" w:rsidR="00E12C8D" w:rsidRPr="00476235" w:rsidRDefault="00E12C8D" w:rsidP="006A5CCD">
            <w:pPr>
              <w:spacing w:after="0" w:line="240" w:lineRule="auto"/>
              <w:jc w:val="center"/>
            </w:pPr>
            <w:r w:rsidRPr="00476235">
              <w:rPr>
                <w:sz w:val="20"/>
                <w:szCs w:val="20"/>
              </w:rPr>
              <w:t>&lt;pull from CF1R&gt;</w:t>
            </w:r>
          </w:p>
        </w:tc>
        <w:tc>
          <w:tcPr>
            <w:tcW w:w="2700" w:type="dxa"/>
            <w:gridSpan w:val="2"/>
          </w:tcPr>
          <w:p w14:paraId="2614D2A4"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5"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6" w14:textId="77777777" w:rsidR="00E12C8D" w:rsidRPr="00476235" w:rsidRDefault="00E12C8D" w:rsidP="006A5CCD">
            <w:pPr>
              <w:spacing w:after="0" w:line="240" w:lineRule="auto"/>
              <w:jc w:val="center"/>
            </w:pPr>
            <w:r w:rsidRPr="00476235">
              <w:rPr>
                <w:sz w:val="20"/>
                <w:szCs w:val="20"/>
              </w:rPr>
              <w:t>&lt;pull from CF1R&gt;</w:t>
            </w:r>
          </w:p>
        </w:tc>
        <w:tc>
          <w:tcPr>
            <w:tcW w:w="3528" w:type="dxa"/>
          </w:tcPr>
          <w:p w14:paraId="2614D2A7" w14:textId="77777777" w:rsidR="00E12C8D" w:rsidRPr="00476235" w:rsidRDefault="003D2831" w:rsidP="006A5CCD">
            <w:pPr>
              <w:spacing w:after="0" w:line="240" w:lineRule="auto"/>
              <w:jc w:val="center"/>
            </w:pPr>
            <w:r w:rsidRPr="00476235">
              <w:rPr>
                <w:sz w:val="20"/>
                <w:szCs w:val="20"/>
              </w:rPr>
              <w:t>User input: Pass or Fail</w:t>
            </w:r>
          </w:p>
        </w:tc>
      </w:tr>
      <w:tr w:rsidR="00E12C8D" w:rsidRPr="00476235" w14:paraId="2614D2AE" w14:textId="77777777" w:rsidTr="72A74C3F">
        <w:tc>
          <w:tcPr>
            <w:tcW w:w="2988" w:type="dxa"/>
            <w:gridSpan w:val="2"/>
          </w:tcPr>
          <w:p w14:paraId="2614D2A9" w14:textId="77777777" w:rsidR="00E12C8D" w:rsidRPr="00476235" w:rsidRDefault="00E12C8D" w:rsidP="006A5CCD">
            <w:pPr>
              <w:spacing w:after="0" w:line="240" w:lineRule="auto"/>
              <w:jc w:val="center"/>
            </w:pPr>
            <w:r w:rsidRPr="00476235">
              <w:rPr>
                <w:sz w:val="20"/>
                <w:szCs w:val="20"/>
              </w:rPr>
              <w:t>&lt;pull from CF1R&gt;</w:t>
            </w:r>
          </w:p>
        </w:tc>
        <w:tc>
          <w:tcPr>
            <w:tcW w:w="2700" w:type="dxa"/>
            <w:gridSpan w:val="2"/>
          </w:tcPr>
          <w:p w14:paraId="2614D2AA"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B"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C" w14:textId="77777777" w:rsidR="00E12C8D" w:rsidRPr="00476235" w:rsidRDefault="00E12C8D" w:rsidP="006A5CCD">
            <w:pPr>
              <w:spacing w:after="0" w:line="240" w:lineRule="auto"/>
              <w:jc w:val="center"/>
            </w:pPr>
            <w:r w:rsidRPr="00476235">
              <w:rPr>
                <w:sz w:val="20"/>
                <w:szCs w:val="20"/>
              </w:rPr>
              <w:t>&lt;pull from CF1R&gt;</w:t>
            </w:r>
          </w:p>
        </w:tc>
        <w:tc>
          <w:tcPr>
            <w:tcW w:w="3528" w:type="dxa"/>
          </w:tcPr>
          <w:p w14:paraId="2614D2AD" w14:textId="77777777" w:rsidR="00E12C8D" w:rsidRPr="00476235" w:rsidRDefault="003D2831" w:rsidP="006A5CCD">
            <w:pPr>
              <w:spacing w:after="0" w:line="240" w:lineRule="auto"/>
              <w:jc w:val="center"/>
            </w:pPr>
            <w:r w:rsidRPr="00476235">
              <w:rPr>
                <w:sz w:val="20"/>
                <w:szCs w:val="20"/>
              </w:rPr>
              <w:t>User input: Pass or Fail</w:t>
            </w:r>
          </w:p>
        </w:tc>
      </w:tr>
      <w:tr w:rsidR="006A5CCD" w:rsidRPr="00476235" w14:paraId="2614D2B3" w14:textId="77777777" w:rsidTr="72A74C3F">
        <w:trPr>
          <w:trHeight w:val="498"/>
        </w:trPr>
        <w:tc>
          <w:tcPr>
            <w:tcW w:w="468" w:type="dxa"/>
            <w:vAlign w:val="center"/>
          </w:tcPr>
          <w:p w14:paraId="2614D2AF" w14:textId="77777777" w:rsidR="006A5CCD" w:rsidRPr="00476235" w:rsidRDefault="00E12C8D" w:rsidP="003F7E68">
            <w:pPr>
              <w:spacing w:after="0" w:line="240" w:lineRule="auto"/>
              <w:jc w:val="center"/>
              <w:rPr>
                <w:sz w:val="20"/>
                <w:szCs w:val="20"/>
              </w:rPr>
            </w:pPr>
            <w:r w:rsidRPr="00476235">
              <w:rPr>
                <w:sz w:val="20"/>
                <w:szCs w:val="20"/>
              </w:rPr>
              <w:t>06</w:t>
            </w:r>
          </w:p>
        </w:tc>
        <w:tc>
          <w:tcPr>
            <w:tcW w:w="3330" w:type="dxa"/>
            <w:gridSpan w:val="2"/>
            <w:vAlign w:val="center"/>
          </w:tcPr>
          <w:p w14:paraId="2614D2B0" w14:textId="77777777" w:rsidR="006A5CCD" w:rsidRPr="00476235" w:rsidRDefault="006A5CCD" w:rsidP="003F7E68">
            <w:pPr>
              <w:spacing w:after="0" w:line="240" w:lineRule="auto"/>
              <w:rPr>
                <w:sz w:val="20"/>
                <w:szCs w:val="20"/>
              </w:rPr>
            </w:pPr>
            <w:r w:rsidRPr="00476235">
              <w:rPr>
                <w:sz w:val="20"/>
                <w:szCs w:val="20"/>
              </w:rPr>
              <w:t>Verification Status:</w:t>
            </w:r>
          </w:p>
        </w:tc>
        <w:tc>
          <w:tcPr>
            <w:tcW w:w="10818" w:type="dxa"/>
            <w:gridSpan w:val="4"/>
          </w:tcPr>
          <w:p w14:paraId="2614D2B1"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B2"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2B7" w14:textId="77777777" w:rsidTr="72A74C3F">
        <w:tc>
          <w:tcPr>
            <w:tcW w:w="468" w:type="dxa"/>
          </w:tcPr>
          <w:p w14:paraId="2614D2B4" w14:textId="77777777" w:rsidR="003F7E68" w:rsidRPr="00476235" w:rsidRDefault="003F7E68" w:rsidP="006A5CCD">
            <w:pPr>
              <w:spacing w:after="0" w:line="240" w:lineRule="auto"/>
              <w:rPr>
                <w:sz w:val="20"/>
                <w:szCs w:val="20"/>
              </w:rPr>
            </w:pPr>
            <w:r w:rsidRPr="00476235">
              <w:rPr>
                <w:sz w:val="20"/>
                <w:szCs w:val="20"/>
              </w:rPr>
              <w:lastRenderedPageBreak/>
              <w:t>07</w:t>
            </w:r>
          </w:p>
        </w:tc>
        <w:tc>
          <w:tcPr>
            <w:tcW w:w="14148" w:type="dxa"/>
            <w:gridSpan w:val="6"/>
          </w:tcPr>
          <w:p w14:paraId="2614D2B6" w14:textId="38DD0532" w:rsidR="003F7E68" w:rsidRPr="00476235" w:rsidRDefault="003F7E68" w:rsidP="006A5CCD">
            <w:pPr>
              <w:spacing w:after="0" w:line="240" w:lineRule="auto"/>
              <w:rPr>
                <w:sz w:val="20"/>
                <w:szCs w:val="20"/>
              </w:rPr>
            </w:pPr>
            <w:r w:rsidRPr="00476235">
              <w:rPr>
                <w:sz w:val="20"/>
                <w:szCs w:val="20"/>
              </w:rPr>
              <w:t>Correction Notes:</w:t>
            </w:r>
          </w:p>
        </w:tc>
      </w:tr>
    </w:tbl>
    <w:p w14:paraId="2614D2B8" w14:textId="77777777" w:rsidR="001E2C74" w:rsidRPr="00476235" w:rsidRDefault="001E2C74"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2454"/>
        <w:gridCol w:w="875"/>
        <w:gridCol w:w="2048"/>
        <w:gridCol w:w="2923"/>
        <w:gridCol w:w="2923"/>
        <w:gridCol w:w="2925"/>
      </w:tblGrid>
      <w:tr w:rsidR="003F6629" w:rsidRPr="00476235" w14:paraId="2614D2DC" w14:textId="77777777" w:rsidTr="00C4535B">
        <w:tc>
          <w:tcPr>
            <w:tcW w:w="14617" w:type="dxa"/>
            <w:gridSpan w:val="7"/>
            <w:shd w:val="clear" w:color="auto" w:fill="auto"/>
          </w:tcPr>
          <w:p w14:paraId="2614D2DB" w14:textId="1A534D95" w:rsidR="003F6629" w:rsidRPr="00476235" w:rsidRDefault="001E2C74" w:rsidP="004B5949">
            <w:pPr>
              <w:spacing w:after="0" w:line="240" w:lineRule="auto"/>
              <w:rPr>
                <w:b/>
                <w:sz w:val="20"/>
                <w:szCs w:val="20"/>
              </w:rPr>
            </w:pPr>
            <w:r w:rsidRPr="00476235">
              <w:br w:type="page"/>
            </w:r>
            <w:r w:rsidRPr="00476235">
              <w:br w:type="page"/>
            </w:r>
            <w:r w:rsidRPr="00476235">
              <w:rPr>
                <w:b/>
                <w:sz w:val="20"/>
                <w:szCs w:val="20"/>
              </w:rPr>
              <w:t>K</w:t>
            </w:r>
            <w:r w:rsidR="003F6629" w:rsidRPr="00476235">
              <w:rPr>
                <w:b/>
                <w:sz w:val="20"/>
                <w:szCs w:val="20"/>
              </w:rPr>
              <w:t>. HVAC Distribution</w:t>
            </w:r>
          </w:p>
        </w:tc>
      </w:tr>
      <w:tr w:rsidR="003F6629" w:rsidRPr="00476235" w14:paraId="2614D2DE" w14:textId="77777777" w:rsidTr="001E2C74">
        <w:tc>
          <w:tcPr>
            <w:tcW w:w="14617" w:type="dxa"/>
            <w:gridSpan w:val="7"/>
          </w:tcPr>
          <w:p w14:paraId="2614D2DD" w14:textId="77777777" w:rsidR="003F6629" w:rsidRPr="00476235" w:rsidRDefault="003F6629" w:rsidP="00864C42">
            <w:pPr>
              <w:keepNext/>
              <w:keepLines/>
              <w:spacing w:after="0" w:line="240" w:lineRule="auto"/>
              <w:rPr>
                <w:sz w:val="20"/>
                <w:szCs w:val="20"/>
              </w:rPr>
            </w:pPr>
            <w:r w:rsidRPr="00476235">
              <w:rPr>
                <w:sz w:val="20"/>
                <w:szCs w:val="20"/>
              </w:rPr>
              <w:t>&lt;&lt;if existing data does not appear in CF1R, then display the “Section Does Not Apply” message&gt;&gt;</w:t>
            </w:r>
          </w:p>
        </w:tc>
      </w:tr>
      <w:tr w:rsidR="00CC17AB" w:rsidRPr="00476235" w14:paraId="2614D2E6" w14:textId="77777777" w:rsidTr="00CC17AB">
        <w:tc>
          <w:tcPr>
            <w:tcW w:w="2923" w:type="dxa"/>
            <w:gridSpan w:val="2"/>
          </w:tcPr>
          <w:p w14:paraId="2614D2DF" w14:textId="77777777" w:rsidR="00CC17AB" w:rsidRPr="00476235" w:rsidRDefault="00CC17AB" w:rsidP="00864C42">
            <w:pPr>
              <w:keepNext/>
              <w:keepLines/>
              <w:spacing w:after="0" w:line="240" w:lineRule="auto"/>
              <w:jc w:val="center"/>
              <w:rPr>
                <w:sz w:val="20"/>
                <w:szCs w:val="20"/>
              </w:rPr>
            </w:pPr>
            <w:r w:rsidRPr="00476235">
              <w:rPr>
                <w:sz w:val="20"/>
                <w:szCs w:val="20"/>
              </w:rPr>
              <w:t>01</w:t>
            </w:r>
          </w:p>
        </w:tc>
        <w:tc>
          <w:tcPr>
            <w:tcW w:w="2923" w:type="dxa"/>
            <w:gridSpan w:val="2"/>
          </w:tcPr>
          <w:p w14:paraId="2614D2E0" w14:textId="77777777" w:rsidR="00CC17AB" w:rsidRPr="00476235" w:rsidRDefault="00CC17AB" w:rsidP="00864C42">
            <w:pPr>
              <w:keepNext/>
              <w:keepLines/>
              <w:spacing w:after="0" w:line="240" w:lineRule="auto"/>
              <w:jc w:val="center"/>
              <w:rPr>
                <w:sz w:val="20"/>
                <w:szCs w:val="20"/>
              </w:rPr>
            </w:pPr>
            <w:r w:rsidRPr="00476235">
              <w:rPr>
                <w:sz w:val="20"/>
                <w:szCs w:val="20"/>
              </w:rPr>
              <w:t>02</w:t>
            </w:r>
          </w:p>
        </w:tc>
        <w:tc>
          <w:tcPr>
            <w:tcW w:w="2923" w:type="dxa"/>
          </w:tcPr>
          <w:p w14:paraId="2614D2E1" w14:textId="77777777" w:rsidR="00CC17AB" w:rsidRPr="00476235" w:rsidRDefault="00085C9D" w:rsidP="00864C42">
            <w:pPr>
              <w:keepNext/>
              <w:keepLines/>
              <w:spacing w:after="0" w:line="240" w:lineRule="auto"/>
              <w:jc w:val="center"/>
              <w:rPr>
                <w:sz w:val="20"/>
                <w:szCs w:val="20"/>
              </w:rPr>
            </w:pPr>
            <w:r w:rsidRPr="00476235">
              <w:rPr>
                <w:sz w:val="20"/>
                <w:szCs w:val="20"/>
              </w:rPr>
              <w:t>03</w:t>
            </w:r>
          </w:p>
        </w:tc>
        <w:tc>
          <w:tcPr>
            <w:tcW w:w="2923" w:type="dxa"/>
          </w:tcPr>
          <w:p w14:paraId="2614D2E3" w14:textId="22206B29" w:rsidR="00CC17AB" w:rsidRPr="00476235" w:rsidRDefault="00085C9D" w:rsidP="00864C42">
            <w:pPr>
              <w:keepNext/>
              <w:keepLines/>
              <w:spacing w:after="0" w:line="240" w:lineRule="auto"/>
              <w:jc w:val="center"/>
              <w:rPr>
                <w:sz w:val="20"/>
                <w:szCs w:val="20"/>
              </w:rPr>
            </w:pPr>
            <w:r w:rsidRPr="00476235">
              <w:rPr>
                <w:sz w:val="20"/>
                <w:szCs w:val="20"/>
              </w:rPr>
              <w:t>04</w:t>
            </w:r>
          </w:p>
        </w:tc>
        <w:tc>
          <w:tcPr>
            <w:tcW w:w="2925" w:type="dxa"/>
          </w:tcPr>
          <w:p w14:paraId="2614D2E5" w14:textId="1A11A603" w:rsidR="00CC17AB" w:rsidRPr="00476235" w:rsidRDefault="00CC17AB" w:rsidP="00864C42">
            <w:pPr>
              <w:keepNext/>
              <w:keepLines/>
              <w:spacing w:after="0"/>
              <w:jc w:val="center"/>
              <w:rPr>
                <w:sz w:val="20"/>
                <w:szCs w:val="20"/>
              </w:rPr>
            </w:pPr>
            <w:r w:rsidRPr="00476235">
              <w:rPr>
                <w:sz w:val="20"/>
                <w:szCs w:val="20"/>
              </w:rPr>
              <w:t>05</w:t>
            </w:r>
          </w:p>
        </w:tc>
      </w:tr>
      <w:tr w:rsidR="00CC17AB" w:rsidRPr="00476235" w14:paraId="2614D2ED" w14:textId="77777777" w:rsidTr="003F7E68">
        <w:trPr>
          <w:trHeight w:val="287"/>
        </w:trPr>
        <w:tc>
          <w:tcPr>
            <w:tcW w:w="2923" w:type="dxa"/>
            <w:gridSpan w:val="2"/>
            <w:vAlign w:val="bottom"/>
          </w:tcPr>
          <w:p w14:paraId="2614D2E7" w14:textId="77777777" w:rsidR="00CC17AB" w:rsidRPr="00476235" w:rsidRDefault="00CC17AB" w:rsidP="00864C42">
            <w:pPr>
              <w:keepNext/>
              <w:keepLines/>
              <w:spacing w:after="0" w:line="240" w:lineRule="auto"/>
              <w:jc w:val="center"/>
              <w:rPr>
                <w:sz w:val="20"/>
                <w:szCs w:val="20"/>
              </w:rPr>
            </w:pPr>
            <w:r w:rsidRPr="00476235">
              <w:rPr>
                <w:sz w:val="20"/>
                <w:szCs w:val="20"/>
              </w:rPr>
              <w:t>Name</w:t>
            </w:r>
          </w:p>
        </w:tc>
        <w:tc>
          <w:tcPr>
            <w:tcW w:w="2923" w:type="dxa"/>
            <w:gridSpan w:val="2"/>
            <w:vAlign w:val="bottom"/>
          </w:tcPr>
          <w:p w14:paraId="2614D2E9" w14:textId="65361E8A" w:rsidR="00CC17AB" w:rsidRPr="00476235" w:rsidRDefault="003F5777" w:rsidP="00864C42">
            <w:pPr>
              <w:keepNext/>
              <w:keepLines/>
              <w:spacing w:after="0" w:line="240" w:lineRule="auto"/>
              <w:jc w:val="center"/>
              <w:rPr>
                <w:sz w:val="20"/>
                <w:szCs w:val="20"/>
              </w:rPr>
            </w:pPr>
            <w:r w:rsidRPr="00476235">
              <w:rPr>
                <w:sz w:val="20"/>
                <w:szCs w:val="20"/>
              </w:rPr>
              <w:t>Duct R-Value</w:t>
            </w:r>
          </w:p>
        </w:tc>
        <w:tc>
          <w:tcPr>
            <w:tcW w:w="2923" w:type="dxa"/>
            <w:vAlign w:val="bottom"/>
          </w:tcPr>
          <w:p w14:paraId="2614D2EA" w14:textId="683E863F" w:rsidR="00CC17AB" w:rsidRPr="00476235" w:rsidRDefault="00085C9D" w:rsidP="00864C42">
            <w:pPr>
              <w:keepNext/>
              <w:keepLines/>
              <w:spacing w:after="0"/>
              <w:jc w:val="center"/>
              <w:rPr>
                <w:sz w:val="20"/>
                <w:szCs w:val="20"/>
              </w:rPr>
            </w:pPr>
            <w:r w:rsidRPr="00476235">
              <w:rPr>
                <w:sz w:val="20"/>
                <w:szCs w:val="20"/>
              </w:rPr>
              <w:t>Supply Duct Location</w:t>
            </w:r>
          </w:p>
        </w:tc>
        <w:tc>
          <w:tcPr>
            <w:tcW w:w="2923" w:type="dxa"/>
            <w:vAlign w:val="bottom"/>
          </w:tcPr>
          <w:p w14:paraId="2614D2EB" w14:textId="77777777" w:rsidR="00CC17AB" w:rsidRPr="00476235" w:rsidRDefault="003F5777" w:rsidP="00864C42">
            <w:pPr>
              <w:keepNext/>
              <w:keepLines/>
              <w:spacing w:after="0"/>
              <w:jc w:val="center"/>
              <w:rPr>
                <w:sz w:val="20"/>
                <w:szCs w:val="20"/>
              </w:rPr>
            </w:pPr>
            <w:r w:rsidRPr="00476235">
              <w:rPr>
                <w:sz w:val="20"/>
                <w:szCs w:val="20"/>
              </w:rPr>
              <w:t>Return Duct Location</w:t>
            </w:r>
          </w:p>
        </w:tc>
        <w:tc>
          <w:tcPr>
            <w:tcW w:w="2925" w:type="dxa"/>
            <w:vAlign w:val="bottom"/>
          </w:tcPr>
          <w:p w14:paraId="2614D2EC" w14:textId="41B1113A" w:rsidR="00CC17AB" w:rsidRPr="00476235" w:rsidRDefault="00CC17AB" w:rsidP="00864C42">
            <w:pPr>
              <w:keepNext/>
              <w:keepLines/>
              <w:spacing w:after="0"/>
              <w:jc w:val="center"/>
              <w:rPr>
                <w:sz w:val="20"/>
                <w:szCs w:val="20"/>
              </w:rPr>
            </w:pPr>
            <w:r w:rsidRPr="00476235">
              <w:rPr>
                <w:sz w:val="20"/>
                <w:szCs w:val="20"/>
              </w:rPr>
              <w:t>Verification</w:t>
            </w:r>
          </w:p>
        </w:tc>
      </w:tr>
      <w:tr w:rsidR="00CC17AB" w:rsidRPr="00476235" w14:paraId="2614D2F3" w14:textId="77777777" w:rsidTr="00CC17AB">
        <w:trPr>
          <w:trHeight w:val="108"/>
        </w:trPr>
        <w:tc>
          <w:tcPr>
            <w:tcW w:w="2923" w:type="dxa"/>
            <w:gridSpan w:val="2"/>
            <w:tcBorders>
              <w:bottom w:val="single" w:sz="4" w:space="0" w:color="auto"/>
            </w:tcBorders>
          </w:tcPr>
          <w:p w14:paraId="2614D2EE"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gridSpan w:val="2"/>
            <w:tcBorders>
              <w:bottom w:val="single" w:sz="4" w:space="0" w:color="auto"/>
            </w:tcBorders>
          </w:tcPr>
          <w:p w14:paraId="2614D2EF"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0"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Pr>
          <w:p w14:paraId="2614D2F1" w14:textId="77777777" w:rsidR="00CC17AB" w:rsidRPr="00476235" w:rsidRDefault="00CC17AB" w:rsidP="00864C42">
            <w:pPr>
              <w:keepNext/>
              <w:keepLines/>
              <w:jc w:val="center"/>
              <w:rPr>
                <w:sz w:val="20"/>
                <w:szCs w:val="20"/>
              </w:rPr>
            </w:pPr>
            <w:r w:rsidRPr="00476235">
              <w:rPr>
                <w:sz w:val="20"/>
                <w:szCs w:val="20"/>
              </w:rPr>
              <w:t>&lt;pull from CF1R&gt;</w:t>
            </w:r>
          </w:p>
        </w:tc>
        <w:tc>
          <w:tcPr>
            <w:tcW w:w="2925" w:type="dxa"/>
            <w:vAlign w:val="center"/>
          </w:tcPr>
          <w:p w14:paraId="2614D2F2" w14:textId="77777777" w:rsidR="00CC17AB" w:rsidRPr="00476235" w:rsidRDefault="00CC17AB" w:rsidP="00864C42">
            <w:pPr>
              <w:keepNext/>
              <w:keepLines/>
              <w:jc w:val="center"/>
              <w:rPr>
                <w:sz w:val="20"/>
                <w:szCs w:val="20"/>
              </w:rPr>
            </w:pPr>
            <w:r w:rsidRPr="00476235">
              <w:rPr>
                <w:sz w:val="20"/>
                <w:szCs w:val="20"/>
              </w:rPr>
              <w:t>User input: Pass or Fail</w:t>
            </w:r>
          </w:p>
        </w:tc>
      </w:tr>
      <w:tr w:rsidR="00CC17AB" w:rsidRPr="00476235" w14:paraId="2614D2F9" w14:textId="77777777" w:rsidTr="00CC17AB">
        <w:trPr>
          <w:trHeight w:val="108"/>
        </w:trPr>
        <w:tc>
          <w:tcPr>
            <w:tcW w:w="2923" w:type="dxa"/>
            <w:gridSpan w:val="2"/>
            <w:tcBorders>
              <w:bottom w:val="single" w:sz="4" w:space="0" w:color="auto"/>
            </w:tcBorders>
          </w:tcPr>
          <w:p w14:paraId="2614D2F4"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gridSpan w:val="2"/>
            <w:tcBorders>
              <w:bottom w:val="single" w:sz="4" w:space="0" w:color="auto"/>
            </w:tcBorders>
          </w:tcPr>
          <w:p w14:paraId="2614D2F5"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6"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7"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5" w:type="dxa"/>
            <w:tcBorders>
              <w:bottom w:val="single" w:sz="4" w:space="0" w:color="auto"/>
            </w:tcBorders>
            <w:vAlign w:val="center"/>
          </w:tcPr>
          <w:p w14:paraId="2614D2F8" w14:textId="77777777" w:rsidR="00CC17AB" w:rsidRPr="00476235" w:rsidRDefault="00CC17AB" w:rsidP="00864C42">
            <w:pPr>
              <w:keepNext/>
              <w:keepLines/>
              <w:spacing w:after="0"/>
              <w:jc w:val="center"/>
              <w:rPr>
                <w:sz w:val="20"/>
                <w:szCs w:val="20"/>
              </w:rPr>
            </w:pPr>
            <w:r w:rsidRPr="00476235">
              <w:rPr>
                <w:sz w:val="20"/>
                <w:szCs w:val="20"/>
              </w:rPr>
              <w:t>User input: Pass or Fail</w:t>
            </w:r>
          </w:p>
        </w:tc>
      </w:tr>
      <w:tr w:rsidR="00CC17AB" w:rsidRPr="00476235" w14:paraId="2614D2FE" w14:textId="77777777" w:rsidTr="003F7E68">
        <w:trPr>
          <w:trHeight w:val="498"/>
        </w:trPr>
        <w:tc>
          <w:tcPr>
            <w:tcW w:w="469" w:type="dxa"/>
            <w:vAlign w:val="center"/>
          </w:tcPr>
          <w:p w14:paraId="2614D2FA" w14:textId="65433085" w:rsidR="00CC17AB" w:rsidRPr="00476235" w:rsidRDefault="00CC17AB" w:rsidP="00864C42">
            <w:pPr>
              <w:keepNext/>
              <w:keepLines/>
              <w:spacing w:after="0" w:line="240" w:lineRule="auto"/>
              <w:rPr>
                <w:sz w:val="20"/>
                <w:szCs w:val="20"/>
              </w:rPr>
            </w:pPr>
            <w:r w:rsidRPr="00476235">
              <w:rPr>
                <w:sz w:val="20"/>
                <w:szCs w:val="20"/>
              </w:rPr>
              <w:t>06</w:t>
            </w:r>
          </w:p>
        </w:tc>
        <w:tc>
          <w:tcPr>
            <w:tcW w:w="3329" w:type="dxa"/>
            <w:gridSpan w:val="2"/>
            <w:vAlign w:val="center"/>
          </w:tcPr>
          <w:p w14:paraId="2614D2FB" w14:textId="77777777" w:rsidR="00CC17AB" w:rsidRPr="00476235" w:rsidRDefault="00CC17AB" w:rsidP="00864C42">
            <w:pPr>
              <w:keepNext/>
              <w:keepLines/>
              <w:spacing w:after="0" w:line="240" w:lineRule="auto"/>
              <w:rPr>
                <w:sz w:val="20"/>
                <w:szCs w:val="20"/>
              </w:rPr>
            </w:pPr>
            <w:r w:rsidRPr="00476235">
              <w:rPr>
                <w:sz w:val="20"/>
                <w:szCs w:val="20"/>
              </w:rPr>
              <w:t>Verification Status:</w:t>
            </w:r>
          </w:p>
        </w:tc>
        <w:tc>
          <w:tcPr>
            <w:tcW w:w="10819" w:type="dxa"/>
            <w:gridSpan w:val="4"/>
          </w:tcPr>
          <w:p w14:paraId="2614D2FC" w14:textId="77777777" w:rsidR="00CC17AB" w:rsidRPr="00476235" w:rsidRDefault="00CC17AB" w:rsidP="00864C42">
            <w:pPr>
              <w:keepNext/>
              <w:keepLines/>
              <w:numPr>
                <w:ilvl w:val="0"/>
                <w:numId w:val="17"/>
              </w:numPr>
              <w:spacing w:after="0" w:line="240" w:lineRule="auto"/>
              <w:rPr>
                <w:sz w:val="20"/>
                <w:szCs w:val="20"/>
              </w:rPr>
            </w:pPr>
            <w:r w:rsidRPr="00476235">
              <w:rPr>
                <w:sz w:val="20"/>
                <w:szCs w:val="20"/>
              </w:rPr>
              <w:t>Pass – all existing conditions have been verified; or</w:t>
            </w:r>
          </w:p>
          <w:p w14:paraId="2614D2FD" w14:textId="77777777" w:rsidR="00CC17AB" w:rsidRPr="00476235" w:rsidRDefault="00CC17AB" w:rsidP="00864C42">
            <w:pPr>
              <w:keepNext/>
              <w:keepLines/>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302" w14:textId="77777777" w:rsidTr="006614F8">
        <w:trPr>
          <w:trHeight w:val="107"/>
        </w:trPr>
        <w:tc>
          <w:tcPr>
            <w:tcW w:w="469" w:type="dxa"/>
          </w:tcPr>
          <w:p w14:paraId="2614D2FF" w14:textId="5DA94138" w:rsidR="003F7E68" w:rsidRPr="00476235" w:rsidRDefault="003F7E68" w:rsidP="00864C42">
            <w:pPr>
              <w:keepNext/>
              <w:keepLines/>
              <w:spacing w:after="0" w:line="240" w:lineRule="auto"/>
              <w:rPr>
                <w:sz w:val="20"/>
                <w:szCs w:val="20"/>
              </w:rPr>
            </w:pPr>
            <w:r w:rsidRPr="00476235">
              <w:rPr>
                <w:sz w:val="20"/>
                <w:szCs w:val="20"/>
              </w:rPr>
              <w:t>07</w:t>
            </w:r>
          </w:p>
        </w:tc>
        <w:tc>
          <w:tcPr>
            <w:tcW w:w="14148" w:type="dxa"/>
            <w:gridSpan w:val="6"/>
          </w:tcPr>
          <w:p w14:paraId="2614D301" w14:textId="7E10CA84" w:rsidR="003F7E68" w:rsidRPr="00476235" w:rsidRDefault="003F7E68" w:rsidP="00864C42">
            <w:pPr>
              <w:keepNext/>
              <w:keepLines/>
              <w:spacing w:after="0" w:line="240" w:lineRule="auto"/>
              <w:rPr>
                <w:sz w:val="20"/>
                <w:szCs w:val="20"/>
              </w:rPr>
            </w:pPr>
            <w:r w:rsidRPr="00476235">
              <w:rPr>
                <w:sz w:val="20"/>
                <w:szCs w:val="20"/>
              </w:rPr>
              <w:t>Correction Notes:</w:t>
            </w:r>
          </w:p>
        </w:tc>
      </w:tr>
    </w:tbl>
    <w:p w14:paraId="2614D303" w14:textId="2A01E3C8" w:rsidR="00D36B6E" w:rsidRPr="00476235" w:rsidRDefault="00D36B6E" w:rsidP="006A5CCD">
      <w:pPr>
        <w:spacing w:after="0" w:line="240" w:lineRule="auto"/>
      </w:pPr>
    </w:p>
    <w:tbl>
      <w:tblPr>
        <w:tblStyle w:val="TableGrid"/>
        <w:tblW w:w="0" w:type="auto"/>
        <w:tblLook w:val="04A0" w:firstRow="1" w:lastRow="0" w:firstColumn="1" w:lastColumn="0" w:noHBand="0" w:noVBand="1"/>
      </w:tblPr>
      <w:tblGrid>
        <w:gridCol w:w="468"/>
        <w:gridCol w:w="2466"/>
        <w:gridCol w:w="684"/>
        <w:gridCol w:w="2227"/>
        <w:gridCol w:w="2958"/>
        <w:gridCol w:w="2997"/>
        <w:gridCol w:w="2816"/>
      </w:tblGrid>
      <w:tr w:rsidR="00CB0549" w:rsidRPr="00476235" w14:paraId="3AF709F9" w14:textId="77777777" w:rsidTr="282242B2">
        <w:tc>
          <w:tcPr>
            <w:tcW w:w="14616" w:type="dxa"/>
            <w:gridSpan w:val="7"/>
          </w:tcPr>
          <w:p w14:paraId="50CF9D88" w14:textId="7482F689" w:rsidR="00CB0549" w:rsidRPr="00476235" w:rsidRDefault="004B2E13" w:rsidP="282242B2">
            <w:pPr>
              <w:spacing w:after="0" w:line="240" w:lineRule="auto"/>
              <w:rPr>
                <w:b/>
                <w:bCs/>
              </w:rPr>
            </w:pPr>
            <w:r w:rsidRPr="00476235">
              <w:rPr>
                <w:b/>
                <w:bCs/>
              </w:rPr>
              <w:t>L</w:t>
            </w:r>
            <w:r w:rsidR="0F456563" w:rsidRPr="00476235">
              <w:rPr>
                <w:b/>
                <w:bCs/>
              </w:rPr>
              <w:t>. Indoor Air Quality (IAQ) Fans</w:t>
            </w:r>
          </w:p>
          <w:p w14:paraId="55230155" w14:textId="4C6FB96A" w:rsidR="00CB0549" w:rsidRPr="00476235" w:rsidRDefault="282242B2" w:rsidP="282242B2">
            <w:pPr>
              <w:spacing w:after="0" w:line="240" w:lineRule="auto"/>
            </w:pPr>
            <w:r w:rsidRPr="00476235">
              <w:t>&lt;&lt;if existing data does not appear in CF1R, then display the “Section Does Not Apply” message&gt;&gt;</w:t>
            </w:r>
          </w:p>
        </w:tc>
      </w:tr>
      <w:tr w:rsidR="00CB0549" w:rsidRPr="00476235" w14:paraId="1DA14317" w14:textId="77777777" w:rsidTr="282242B2">
        <w:tc>
          <w:tcPr>
            <w:tcW w:w="2934" w:type="dxa"/>
            <w:gridSpan w:val="2"/>
          </w:tcPr>
          <w:p w14:paraId="3246651B" w14:textId="77777777" w:rsidR="00CB0549" w:rsidRPr="00476235" w:rsidRDefault="00CB0549" w:rsidP="00FD29DB">
            <w:pPr>
              <w:spacing w:after="0" w:line="240" w:lineRule="auto"/>
              <w:jc w:val="center"/>
              <w:rPr>
                <w:bCs/>
              </w:rPr>
            </w:pPr>
            <w:r w:rsidRPr="00476235">
              <w:rPr>
                <w:bCs/>
              </w:rPr>
              <w:t>01</w:t>
            </w:r>
          </w:p>
        </w:tc>
        <w:tc>
          <w:tcPr>
            <w:tcW w:w="2911" w:type="dxa"/>
            <w:gridSpan w:val="2"/>
          </w:tcPr>
          <w:p w14:paraId="51A199DE" w14:textId="77777777" w:rsidR="00CB0549" w:rsidRPr="00476235" w:rsidRDefault="00CB0549" w:rsidP="00FD29DB">
            <w:pPr>
              <w:spacing w:after="0" w:line="240" w:lineRule="auto"/>
              <w:jc w:val="center"/>
              <w:rPr>
                <w:bCs/>
              </w:rPr>
            </w:pPr>
            <w:r w:rsidRPr="00476235">
              <w:rPr>
                <w:bCs/>
              </w:rPr>
              <w:t>02</w:t>
            </w:r>
          </w:p>
        </w:tc>
        <w:tc>
          <w:tcPr>
            <w:tcW w:w="2958" w:type="dxa"/>
          </w:tcPr>
          <w:p w14:paraId="3F98CA6A" w14:textId="77777777" w:rsidR="00CB0549" w:rsidRPr="00476235" w:rsidRDefault="00CB0549" w:rsidP="00FD29DB">
            <w:pPr>
              <w:spacing w:after="0" w:line="240" w:lineRule="auto"/>
              <w:jc w:val="center"/>
              <w:rPr>
                <w:bCs/>
              </w:rPr>
            </w:pPr>
            <w:r w:rsidRPr="00476235">
              <w:rPr>
                <w:bCs/>
              </w:rPr>
              <w:t>03</w:t>
            </w:r>
          </w:p>
        </w:tc>
        <w:tc>
          <w:tcPr>
            <w:tcW w:w="2997" w:type="dxa"/>
          </w:tcPr>
          <w:p w14:paraId="639A2C82" w14:textId="77777777" w:rsidR="00CB0549" w:rsidRPr="00476235" w:rsidRDefault="00CB0549" w:rsidP="00FD29DB">
            <w:pPr>
              <w:spacing w:after="0" w:line="240" w:lineRule="auto"/>
              <w:jc w:val="center"/>
              <w:rPr>
                <w:bCs/>
              </w:rPr>
            </w:pPr>
            <w:r w:rsidRPr="00476235">
              <w:rPr>
                <w:bCs/>
              </w:rPr>
              <w:t>04</w:t>
            </w:r>
          </w:p>
        </w:tc>
        <w:tc>
          <w:tcPr>
            <w:tcW w:w="2816" w:type="dxa"/>
          </w:tcPr>
          <w:p w14:paraId="2CAA5590" w14:textId="77777777" w:rsidR="00CB0549" w:rsidRPr="00476235" w:rsidRDefault="00CB0549" w:rsidP="00FD29DB">
            <w:pPr>
              <w:spacing w:after="0" w:line="240" w:lineRule="auto"/>
              <w:jc w:val="center"/>
              <w:rPr>
                <w:bCs/>
              </w:rPr>
            </w:pPr>
            <w:r w:rsidRPr="00476235">
              <w:rPr>
                <w:bCs/>
              </w:rPr>
              <w:t>05</w:t>
            </w:r>
          </w:p>
        </w:tc>
      </w:tr>
      <w:tr w:rsidR="00CB0549" w:rsidRPr="00476235" w14:paraId="6C1F59ED" w14:textId="77777777" w:rsidTr="282242B2">
        <w:tc>
          <w:tcPr>
            <w:tcW w:w="2934" w:type="dxa"/>
            <w:gridSpan w:val="2"/>
          </w:tcPr>
          <w:p w14:paraId="4E9791A9" w14:textId="77777777" w:rsidR="00CB0549" w:rsidRPr="00476235" w:rsidRDefault="00CB0549" w:rsidP="00FD29DB">
            <w:pPr>
              <w:spacing w:after="0" w:line="240" w:lineRule="auto"/>
              <w:jc w:val="center"/>
              <w:rPr>
                <w:bCs/>
              </w:rPr>
            </w:pPr>
            <w:r w:rsidRPr="00476235">
              <w:rPr>
                <w:bCs/>
              </w:rPr>
              <w:t>Name</w:t>
            </w:r>
          </w:p>
        </w:tc>
        <w:tc>
          <w:tcPr>
            <w:tcW w:w="2911" w:type="dxa"/>
            <w:gridSpan w:val="2"/>
          </w:tcPr>
          <w:p w14:paraId="27BBE51A" w14:textId="77777777" w:rsidR="00CB0549" w:rsidRPr="00476235" w:rsidRDefault="00CB0549" w:rsidP="00FD29DB">
            <w:pPr>
              <w:spacing w:after="0" w:line="240" w:lineRule="auto"/>
              <w:jc w:val="center"/>
              <w:rPr>
                <w:bCs/>
              </w:rPr>
            </w:pPr>
            <w:r w:rsidRPr="00476235">
              <w:rPr>
                <w:bCs/>
              </w:rPr>
              <w:t>IAQ Fan Type</w:t>
            </w:r>
          </w:p>
        </w:tc>
        <w:tc>
          <w:tcPr>
            <w:tcW w:w="2958" w:type="dxa"/>
          </w:tcPr>
          <w:p w14:paraId="6E50CEB7" w14:textId="77777777" w:rsidR="00CB0549" w:rsidRPr="00476235" w:rsidRDefault="00CB0549" w:rsidP="00FD29DB">
            <w:pPr>
              <w:spacing w:after="0" w:line="240" w:lineRule="auto"/>
              <w:jc w:val="center"/>
              <w:rPr>
                <w:bCs/>
              </w:rPr>
            </w:pPr>
            <w:r w:rsidRPr="00476235">
              <w:rPr>
                <w:bCs/>
              </w:rPr>
              <w:t>Airflow (CFM)</w:t>
            </w:r>
          </w:p>
        </w:tc>
        <w:tc>
          <w:tcPr>
            <w:tcW w:w="2997" w:type="dxa"/>
          </w:tcPr>
          <w:p w14:paraId="2D172C21" w14:textId="77777777" w:rsidR="00CB0549" w:rsidRPr="00476235" w:rsidRDefault="00CB0549" w:rsidP="00FD29DB">
            <w:pPr>
              <w:spacing w:after="0" w:line="240" w:lineRule="auto"/>
              <w:jc w:val="center"/>
              <w:rPr>
                <w:bCs/>
              </w:rPr>
            </w:pPr>
            <w:r w:rsidRPr="00476235">
              <w:rPr>
                <w:bCs/>
              </w:rPr>
              <w:t>Fan Efficacy (W/CFM)</w:t>
            </w:r>
          </w:p>
        </w:tc>
        <w:tc>
          <w:tcPr>
            <w:tcW w:w="2816" w:type="dxa"/>
          </w:tcPr>
          <w:p w14:paraId="6D04CC52" w14:textId="77777777" w:rsidR="00CB0549" w:rsidRPr="00476235" w:rsidRDefault="00CB0549" w:rsidP="00FD29DB">
            <w:pPr>
              <w:spacing w:after="0" w:line="240" w:lineRule="auto"/>
              <w:jc w:val="center"/>
              <w:rPr>
                <w:bCs/>
              </w:rPr>
            </w:pPr>
            <w:r w:rsidRPr="00476235">
              <w:rPr>
                <w:bCs/>
              </w:rPr>
              <w:t>Verification</w:t>
            </w:r>
          </w:p>
        </w:tc>
      </w:tr>
      <w:tr w:rsidR="00CB0549" w:rsidRPr="00476235" w14:paraId="5218E25D" w14:textId="77777777" w:rsidTr="282242B2">
        <w:tc>
          <w:tcPr>
            <w:tcW w:w="2934" w:type="dxa"/>
            <w:gridSpan w:val="2"/>
          </w:tcPr>
          <w:p w14:paraId="09C9C7EC" w14:textId="5201E4B5" w:rsidR="00CB0549" w:rsidRPr="00476235" w:rsidRDefault="00AF6F68" w:rsidP="00FD29DB">
            <w:pPr>
              <w:spacing w:after="0" w:line="240" w:lineRule="auto"/>
              <w:jc w:val="center"/>
              <w:rPr>
                <w:bCs/>
              </w:rPr>
            </w:pPr>
            <w:r w:rsidRPr="00476235">
              <w:rPr>
                <w:bCs/>
              </w:rPr>
              <w:t>&lt;&lt;pull from CF1R&gt;&gt;</w:t>
            </w:r>
          </w:p>
        </w:tc>
        <w:tc>
          <w:tcPr>
            <w:tcW w:w="2911" w:type="dxa"/>
            <w:gridSpan w:val="2"/>
          </w:tcPr>
          <w:p w14:paraId="1D074EBA" w14:textId="16233601" w:rsidR="00CB0549" w:rsidRPr="00476235" w:rsidRDefault="00AF6F68" w:rsidP="00FD29DB">
            <w:pPr>
              <w:spacing w:after="0" w:line="240" w:lineRule="auto"/>
              <w:jc w:val="center"/>
              <w:rPr>
                <w:bCs/>
              </w:rPr>
            </w:pPr>
            <w:r w:rsidRPr="00476235">
              <w:rPr>
                <w:bCs/>
              </w:rPr>
              <w:t>&lt;&lt;pull from CF1R&gt;&gt;</w:t>
            </w:r>
          </w:p>
        </w:tc>
        <w:tc>
          <w:tcPr>
            <w:tcW w:w="2958" w:type="dxa"/>
          </w:tcPr>
          <w:p w14:paraId="3C63EC91" w14:textId="5CCE1065" w:rsidR="00CB0549" w:rsidRPr="00476235" w:rsidRDefault="00AF6F68" w:rsidP="00FD29DB">
            <w:pPr>
              <w:spacing w:after="0" w:line="240" w:lineRule="auto"/>
              <w:jc w:val="center"/>
              <w:rPr>
                <w:bCs/>
              </w:rPr>
            </w:pPr>
            <w:r w:rsidRPr="00476235">
              <w:rPr>
                <w:bCs/>
              </w:rPr>
              <w:t>&lt;&lt;pull from CF1R&gt;&gt;</w:t>
            </w:r>
          </w:p>
        </w:tc>
        <w:tc>
          <w:tcPr>
            <w:tcW w:w="2997" w:type="dxa"/>
          </w:tcPr>
          <w:p w14:paraId="60775CF4" w14:textId="439A8CAD" w:rsidR="00CB0549" w:rsidRPr="00476235" w:rsidRDefault="00AF6F68" w:rsidP="00FD29DB">
            <w:pPr>
              <w:spacing w:after="0" w:line="240" w:lineRule="auto"/>
              <w:jc w:val="center"/>
              <w:rPr>
                <w:bCs/>
              </w:rPr>
            </w:pPr>
            <w:r w:rsidRPr="00476235">
              <w:rPr>
                <w:bCs/>
              </w:rPr>
              <w:t>&lt;&lt;pull from CF1R&gt;&gt;</w:t>
            </w:r>
          </w:p>
        </w:tc>
        <w:tc>
          <w:tcPr>
            <w:tcW w:w="2816" w:type="dxa"/>
          </w:tcPr>
          <w:p w14:paraId="5E35D428" w14:textId="1287C19F" w:rsidR="00CB0549" w:rsidRPr="00476235" w:rsidRDefault="00A955D8" w:rsidP="00FD29DB">
            <w:pPr>
              <w:spacing w:after="0" w:line="240" w:lineRule="auto"/>
              <w:jc w:val="center"/>
              <w:rPr>
                <w:bCs/>
              </w:rPr>
            </w:pPr>
            <w:r w:rsidRPr="00476235">
              <w:rPr>
                <w:bCs/>
              </w:rPr>
              <w:t>&lt;&lt;user input: Pass or Fail&gt;&gt;</w:t>
            </w:r>
          </w:p>
        </w:tc>
      </w:tr>
      <w:tr w:rsidR="00CB0549" w:rsidRPr="00476235" w14:paraId="0B27A9C1" w14:textId="77777777" w:rsidTr="282242B2">
        <w:tc>
          <w:tcPr>
            <w:tcW w:w="2934" w:type="dxa"/>
            <w:gridSpan w:val="2"/>
          </w:tcPr>
          <w:p w14:paraId="1FB0EFD7" w14:textId="77777777" w:rsidR="00CB0549" w:rsidRPr="00476235" w:rsidRDefault="00CB0549" w:rsidP="00FD29DB">
            <w:pPr>
              <w:spacing w:after="0" w:line="240" w:lineRule="auto"/>
              <w:jc w:val="center"/>
              <w:rPr>
                <w:bCs/>
              </w:rPr>
            </w:pPr>
          </w:p>
        </w:tc>
        <w:tc>
          <w:tcPr>
            <w:tcW w:w="2911" w:type="dxa"/>
            <w:gridSpan w:val="2"/>
          </w:tcPr>
          <w:p w14:paraId="61EDCDB7" w14:textId="77777777" w:rsidR="00CB0549" w:rsidRPr="00476235" w:rsidRDefault="00CB0549" w:rsidP="00FD29DB">
            <w:pPr>
              <w:spacing w:after="0" w:line="240" w:lineRule="auto"/>
              <w:jc w:val="center"/>
              <w:rPr>
                <w:bCs/>
              </w:rPr>
            </w:pPr>
          </w:p>
        </w:tc>
        <w:tc>
          <w:tcPr>
            <w:tcW w:w="2958" w:type="dxa"/>
          </w:tcPr>
          <w:p w14:paraId="7AF9D1AC" w14:textId="77777777" w:rsidR="00CB0549" w:rsidRPr="00476235" w:rsidRDefault="00CB0549" w:rsidP="00FD29DB">
            <w:pPr>
              <w:spacing w:after="0" w:line="240" w:lineRule="auto"/>
              <w:jc w:val="center"/>
              <w:rPr>
                <w:bCs/>
              </w:rPr>
            </w:pPr>
          </w:p>
        </w:tc>
        <w:tc>
          <w:tcPr>
            <w:tcW w:w="2997" w:type="dxa"/>
          </w:tcPr>
          <w:p w14:paraId="5CEDBEC6" w14:textId="77777777" w:rsidR="00CB0549" w:rsidRPr="00476235" w:rsidRDefault="00CB0549" w:rsidP="00FD29DB">
            <w:pPr>
              <w:spacing w:after="0" w:line="240" w:lineRule="auto"/>
              <w:jc w:val="center"/>
              <w:rPr>
                <w:bCs/>
              </w:rPr>
            </w:pPr>
          </w:p>
        </w:tc>
        <w:tc>
          <w:tcPr>
            <w:tcW w:w="2816" w:type="dxa"/>
          </w:tcPr>
          <w:p w14:paraId="27BCA58C" w14:textId="77777777" w:rsidR="00CB0549" w:rsidRPr="00476235" w:rsidRDefault="00CB0549" w:rsidP="00FD29DB">
            <w:pPr>
              <w:spacing w:after="0" w:line="240" w:lineRule="auto"/>
              <w:jc w:val="center"/>
              <w:rPr>
                <w:bCs/>
              </w:rPr>
            </w:pPr>
          </w:p>
        </w:tc>
      </w:tr>
      <w:tr w:rsidR="00CB0549" w:rsidRPr="00476235" w14:paraId="3C07F39E" w14:textId="77777777" w:rsidTr="282242B2">
        <w:tc>
          <w:tcPr>
            <w:tcW w:w="468" w:type="dxa"/>
            <w:vAlign w:val="center"/>
          </w:tcPr>
          <w:p w14:paraId="0BA805F1" w14:textId="77777777" w:rsidR="00CB0549" w:rsidRPr="00476235" w:rsidRDefault="00CB0549" w:rsidP="00FD29DB">
            <w:pPr>
              <w:spacing w:after="0" w:line="240" w:lineRule="auto"/>
              <w:jc w:val="center"/>
              <w:rPr>
                <w:bCs/>
              </w:rPr>
            </w:pPr>
            <w:r w:rsidRPr="00476235">
              <w:rPr>
                <w:bCs/>
              </w:rPr>
              <w:t>06</w:t>
            </w:r>
          </w:p>
        </w:tc>
        <w:tc>
          <w:tcPr>
            <w:tcW w:w="3150" w:type="dxa"/>
            <w:gridSpan w:val="2"/>
            <w:vAlign w:val="center"/>
          </w:tcPr>
          <w:p w14:paraId="47F8A433" w14:textId="77777777" w:rsidR="00CB0549" w:rsidRPr="00476235" w:rsidRDefault="00CB0549" w:rsidP="00FD29DB">
            <w:pPr>
              <w:spacing w:after="0" w:line="240" w:lineRule="auto"/>
              <w:rPr>
                <w:bCs/>
              </w:rPr>
            </w:pPr>
            <w:r w:rsidRPr="00476235">
              <w:rPr>
                <w:bCs/>
              </w:rPr>
              <w:t>Verification Status</w:t>
            </w:r>
          </w:p>
        </w:tc>
        <w:tc>
          <w:tcPr>
            <w:tcW w:w="10998" w:type="dxa"/>
            <w:gridSpan w:val="4"/>
          </w:tcPr>
          <w:p w14:paraId="28C01477" w14:textId="77777777" w:rsidR="00CB0549" w:rsidRPr="00476235" w:rsidRDefault="00CB0549" w:rsidP="00FD29DB">
            <w:pPr>
              <w:pStyle w:val="ListParagraph"/>
              <w:keepNext/>
              <w:numPr>
                <w:ilvl w:val="0"/>
                <w:numId w:val="35"/>
              </w:numPr>
              <w:tabs>
                <w:tab w:val="left" w:pos="356"/>
              </w:tabs>
              <w:spacing w:after="0" w:line="240" w:lineRule="auto"/>
              <w:contextualSpacing w:val="0"/>
              <w:rPr>
                <w:bCs/>
              </w:rPr>
            </w:pPr>
            <w:r w:rsidRPr="00476235">
              <w:rPr>
                <w:sz w:val="18"/>
                <w:szCs w:val="18"/>
              </w:rPr>
              <w:t>Pass - all applicable requirements are met; or</w:t>
            </w:r>
          </w:p>
          <w:p w14:paraId="6BDDEE32" w14:textId="77777777" w:rsidR="00CB0549" w:rsidRPr="00476235" w:rsidRDefault="00CB0549" w:rsidP="00FD29DB">
            <w:pPr>
              <w:pStyle w:val="ListParagraph"/>
              <w:keepNext/>
              <w:numPr>
                <w:ilvl w:val="0"/>
                <w:numId w:val="35"/>
              </w:numPr>
              <w:tabs>
                <w:tab w:val="left" w:pos="356"/>
              </w:tabs>
              <w:spacing w:after="0" w:line="240" w:lineRule="auto"/>
              <w:contextualSpacing w:val="0"/>
              <w:rPr>
                <w:bCs/>
              </w:rPr>
            </w:pPr>
            <w:r w:rsidRPr="00476235">
              <w:rPr>
                <w:sz w:val="18"/>
                <w:szCs w:val="18"/>
              </w:rPr>
              <w:t>Fail - one or more applicable requirements are not met. Enter reason for failure in corrections notes field below</w:t>
            </w:r>
          </w:p>
        </w:tc>
      </w:tr>
      <w:tr w:rsidR="00CB0549" w:rsidRPr="00476235" w14:paraId="5803B94C" w14:textId="77777777" w:rsidTr="282242B2">
        <w:tc>
          <w:tcPr>
            <w:tcW w:w="468" w:type="dxa"/>
            <w:vAlign w:val="center"/>
          </w:tcPr>
          <w:p w14:paraId="1819CD31" w14:textId="77777777" w:rsidR="00CB0549" w:rsidRPr="00476235" w:rsidRDefault="00CB0549" w:rsidP="00FD29DB">
            <w:pPr>
              <w:spacing w:after="0" w:line="240" w:lineRule="auto"/>
              <w:jc w:val="center"/>
              <w:rPr>
                <w:bCs/>
              </w:rPr>
            </w:pPr>
            <w:r w:rsidRPr="00476235">
              <w:rPr>
                <w:bCs/>
              </w:rPr>
              <w:t>07</w:t>
            </w:r>
          </w:p>
        </w:tc>
        <w:tc>
          <w:tcPr>
            <w:tcW w:w="14148" w:type="dxa"/>
            <w:gridSpan w:val="6"/>
          </w:tcPr>
          <w:p w14:paraId="30E18DA5" w14:textId="77777777" w:rsidR="00CB0549" w:rsidRPr="00476235" w:rsidRDefault="00CB0549" w:rsidP="00FD29DB">
            <w:pPr>
              <w:spacing w:after="0" w:line="240" w:lineRule="auto"/>
              <w:rPr>
                <w:bCs/>
              </w:rPr>
            </w:pPr>
            <w:r w:rsidRPr="00476235">
              <w:rPr>
                <w:bCs/>
              </w:rPr>
              <w:t>Correction Notes:</w:t>
            </w:r>
          </w:p>
        </w:tc>
      </w:tr>
    </w:tbl>
    <w:p w14:paraId="2DD84C68" w14:textId="77777777" w:rsidR="00CB0549" w:rsidRPr="00476235" w:rsidRDefault="00CB0549" w:rsidP="006A5CCD">
      <w:pPr>
        <w:spacing w:after="0" w:line="240" w:lineRule="auto"/>
      </w:pPr>
    </w:p>
    <w:tbl>
      <w:tblPr>
        <w:tblStyle w:val="TableGrid"/>
        <w:tblW w:w="0" w:type="auto"/>
        <w:tblLook w:val="04A0" w:firstRow="1" w:lastRow="0" w:firstColumn="1" w:lastColumn="0" w:noHBand="0" w:noVBand="1"/>
      </w:tblPr>
      <w:tblGrid>
        <w:gridCol w:w="468"/>
        <w:gridCol w:w="14148"/>
      </w:tblGrid>
      <w:tr w:rsidR="00F21159" w:rsidRPr="00476235" w14:paraId="2614D327" w14:textId="77777777" w:rsidTr="00C4535B">
        <w:tc>
          <w:tcPr>
            <w:tcW w:w="14616" w:type="dxa"/>
            <w:gridSpan w:val="2"/>
            <w:shd w:val="clear" w:color="auto" w:fill="auto"/>
          </w:tcPr>
          <w:p w14:paraId="2614D326" w14:textId="23882277" w:rsidR="00F21159" w:rsidRPr="00476235" w:rsidRDefault="004B2E13" w:rsidP="00EE1002">
            <w:pPr>
              <w:keepNext/>
              <w:spacing w:after="0" w:line="240" w:lineRule="auto"/>
              <w:rPr>
                <w:b/>
              </w:rPr>
            </w:pPr>
            <w:r w:rsidRPr="00476235">
              <w:rPr>
                <w:b/>
              </w:rPr>
              <w:t>M</w:t>
            </w:r>
            <w:r w:rsidR="00F21159" w:rsidRPr="00476235">
              <w:rPr>
                <w:b/>
              </w:rPr>
              <w:t xml:space="preserve">. Determination </w:t>
            </w:r>
            <w:r w:rsidR="00707E2F" w:rsidRPr="00476235">
              <w:rPr>
                <w:b/>
              </w:rPr>
              <w:t>of</w:t>
            </w:r>
            <w:r w:rsidR="00F21159" w:rsidRPr="00476235">
              <w:rPr>
                <w:b/>
              </w:rPr>
              <w:t xml:space="preserve"> HERS Verification Compliance</w:t>
            </w:r>
          </w:p>
        </w:tc>
      </w:tr>
      <w:tr w:rsidR="00236C92" w:rsidRPr="00476235" w14:paraId="2614D329" w14:textId="77777777" w:rsidTr="00F21159">
        <w:tc>
          <w:tcPr>
            <w:tcW w:w="14616" w:type="dxa"/>
            <w:gridSpan w:val="2"/>
          </w:tcPr>
          <w:p w14:paraId="2614D328" w14:textId="77777777" w:rsidR="00236C92" w:rsidRPr="00476235" w:rsidRDefault="00236C92" w:rsidP="00EE1002">
            <w:pPr>
              <w:keepNext/>
              <w:spacing w:after="0" w:line="240" w:lineRule="auto"/>
            </w:pPr>
            <w:r w:rsidRPr="00476235">
              <w:t>All applicable sections of this document shall indicate compliance with the specified verification protocol requirements in order for this Certificate of Verification as a whole to be determined to be in compliance.</w:t>
            </w:r>
          </w:p>
        </w:tc>
      </w:tr>
      <w:tr w:rsidR="00236C92" w:rsidRPr="00476235" w14:paraId="2614D32C" w14:textId="77777777" w:rsidTr="00236C92">
        <w:tc>
          <w:tcPr>
            <w:tcW w:w="468" w:type="dxa"/>
            <w:vAlign w:val="center"/>
          </w:tcPr>
          <w:p w14:paraId="2614D32A" w14:textId="77777777" w:rsidR="00236C92" w:rsidRPr="00476235" w:rsidRDefault="00236C92" w:rsidP="00EE1002">
            <w:pPr>
              <w:keepNext/>
              <w:spacing w:after="0" w:line="240" w:lineRule="auto"/>
              <w:jc w:val="center"/>
            </w:pPr>
            <w:r w:rsidRPr="00476235">
              <w:t>01</w:t>
            </w:r>
          </w:p>
        </w:tc>
        <w:tc>
          <w:tcPr>
            <w:tcW w:w="14148" w:type="dxa"/>
          </w:tcPr>
          <w:p w14:paraId="2614D32B" w14:textId="0AC19CBE" w:rsidR="00236C92" w:rsidRPr="00476235" w:rsidRDefault="00236C92" w:rsidP="00EE1002">
            <w:pPr>
              <w:keepNext/>
              <w:spacing w:after="0" w:line="240" w:lineRule="auto"/>
            </w:pPr>
            <w:r w:rsidRPr="00476235">
              <w:t>&lt;&lt;If Verification Status in sections</w:t>
            </w:r>
            <w:r w:rsidR="00CD57E6" w:rsidRPr="00476235">
              <w:t xml:space="preserve"> B1,</w:t>
            </w:r>
            <w:r w:rsidRPr="00476235">
              <w:t xml:space="preserve"> B, C, D, E, F, G, H, I, J</w:t>
            </w:r>
            <w:r w:rsidR="002A5F28" w:rsidRPr="00476235">
              <w:t>, K,</w:t>
            </w:r>
            <w:r w:rsidR="0020616E" w:rsidRPr="00476235">
              <w:t xml:space="preserve"> and</w:t>
            </w:r>
            <w:r w:rsidR="002A5F28" w:rsidRPr="00476235">
              <w:t xml:space="preserve"> L</w:t>
            </w:r>
            <w:r w:rsidRPr="00476235">
              <w:t xml:space="preserve"> equal Pass then result is a pass. Else result is fail. For pass result, display text: “Complies: All specified verification protocol requirements on this document are met”. For fail results, display text: “Does Not Comply: One or more specified verification protocol requirements on this document are not met”.</w:t>
            </w:r>
          </w:p>
        </w:tc>
      </w:tr>
    </w:tbl>
    <w:p w14:paraId="2614D32D" w14:textId="77777777" w:rsidR="00F21159" w:rsidRPr="00476235" w:rsidRDefault="00F21159" w:rsidP="000E792F">
      <w:pPr>
        <w:spacing w:after="0" w:line="240" w:lineRule="auto"/>
      </w:pPr>
    </w:p>
    <w:p w14:paraId="2614D32E" w14:textId="55589FEB" w:rsidR="00F21159" w:rsidRPr="00476235" w:rsidRDefault="00F21159" w:rsidP="000E792F">
      <w:pPr>
        <w:spacing w:after="0" w:line="240" w:lineRule="auto"/>
      </w:pPr>
    </w:p>
    <w:p w14:paraId="2614D353" w14:textId="77777777" w:rsidR="004452E2" w:rsidRPr="00476235" w:rsidRDefault="004452E2" w:rsidP="000E792F">
      <w:pPr>
        <w:spacing w:after="0" w:line="240" w:lineRule="auto"/>
      </w:pPr>
    </w:p>
    <w:p w14:paraId="2614D354" w14:textId="77777777" w:rsidR="004452E2" w:rsidRPr="00476235" w:rsidRDefault="004452E2" w:rsidP="000E792F">
      <w:pPr>
        <w:spacing w:after="0" w:line="240" w:lineRule="auto"/>
      </w:pPr>
    </w:p>
    <w:p w14:paraId="2614D388" w14:textId="77777777" w:rsidR="001343FC" w:rsidRPr="00476235" w:rsidRDefault="001343FC" w:rsidP="000E792F">
      <w:pPr>
        <w:spacing w:after="0" w:line="240" w:lineRule="auto"/>
        <w:rPr>
          <w:rFonts w:ascii="Times New Roman" w:hAnsi="Times New Roman"/>
          <w:b/>
          <w:caps/>
          <w:sz w:val="18"/>
          <w:szCs w:val="18"/>
        </w:rPr>
      </w:pPr>
    </w:p>
    <w:sectPr w:rsidR="001343FC" w:rsidRPr="00476235" w:rsidSect="006614F8">
      <w:headerReference w:type="default" r:id="rId16"/>
      <w:footerReference w:type="default" r:id="rId17"/>
      <w:pgSz w:w="15840" w:h="12240" w:orient="landscape"/>
      <w:pgMar w:top="1008" w:right="720" w:bottom="1008"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82AA0" w14:textId="77777777" w:rsidR="00974EC5" w:rsidRDefault="00974EC5" w:rsidP="008064D1">
      <w:pPr>
        <w:spacing w:after="0" w:line="240" w:lineRule="auto"/>
      </w:pPr>
      <w:r>
        <w:separator/>
      </w:r>
    </w:p>
  </w:endnote>
  <w:endnote w:type="continuationSeparator" w:id="0">
    <w:p w14:paraId="567D80A2" w14:textId="77777777" w:rsidR="00974EC5" w:rsidRDefault="00974EC5" w:rsidP="008064D1">
      <w:pPr>
        <w:spacing w:after="0" w:line="240" w:lineRule="auto"/>
      </w:pPr>
      <w:r>
        <w:continuationSeparator/>
      </w:r>
    </w:p>
  </w:endnote>
  <w:endnote w:type="continuationNotice" w:id="1">
    <w:p w14:paraId="0E27CD0A" w14:textId="77777777" w:rsidR="00974EC5" w:rsidRDefault="00974E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94" w14:textId="77777777" w:rsidR="00601D14" w:rsidRPr="00D161B1" w:rsidRDefault="00601D14" w:rsidP="009A21BC">
    <w:pPr>
      <w:pStyle w:val="Footer"/>
      <w:pBdr>
        <w:top w:val="single" w:sz="4" w:space="1" w:color="auto"/>
      </w:pBdr>
    </w:pPr>
    <w:r w:rsidRPr="00D161B1">
      <w:t xml:space="preserve">Registration Number:                                                     </w:t>
    </w:r>
    <w:r>
      <w:t xml:space="preserve">                             </w:t>
    </w:r>
    <w:r w:rsidRPr="00D161B1">
      <w:t xml:space="preserve">      Registration Date/Time:                              </w:t>
    </w:r>
    <w:r>
      <w:t xml:space="preserve">               </w:t>
    </w:r>
    <w:r w:rsidRPr="00D161B1">
      <w:t xml:space="preserve">             HERS Provider:                       </w:t>
    </w:r>
  </w:p>
  <w:p w14:paraId="2614D395" w14:textId="7DAC3ECC"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ED2FC3">
      <w:t>20</w:t>
    </w:r>
    <w:r w:rsidR="003B73F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A5" w14:textId="77777777" w:rsidR="00601D14" w:rsidRPr="00D161B1" w:rsidRDefault="00601D14" w:rsidP="00CD6B16">
    <w:pPr>
      <w:pStyle w:val="Footer"/>
      <w:pBdr>
        <w:top w:val="single" w:sz="4" w:space="1" w:color="auto"/>
      </w:pBdr>
    </w:pPr>
    <w:r>
      <w:ptab w:relativeTo="margin" w:alignment="left" w:leader="none"/>
    </w:r>
    <w:r w:rsidRPr="00CD6B16">
      <w:t xml:space="preserve"> </w:t>
    </w:r>
    <w:r w:rsidRPr="00D161B1">
      <w:t xml:space="preserve">Registration Number:                                                     </w:t>
    </w:r>
    <w:r>
      <w:t xml:space="preserve">                             </w:t>
    </w:r>
    <w:r w:rsidRPr="00D161B1">
      <w:t xml:space="preserve">      Registration Date/Time:                              </w:t>
    </w:r>
    <w:r>
      <w:t xml:space="preserve">               </w:t>
    </w:r>
    <w:r w:rsidRPr="00D161B1">
      <w:t xml:space="preserve">             HERS Provider:                       </w:t>
    </w:r>
  </w:p>
  <w:p w14:paraId="2614D3A6" w14:textId="015EB4EE" w:rsidR="00601D14" w:rsidRDefault="00601D14">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BA7C3E">
      <w:t>20</w:t>
    </w:r>
    <w:r w:rsidR="003B73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B7" w14:textId="2B14BE11"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ED2FC3">
      <w:t>20</w:t>
    </w:r>
    <w:r w:rsidR="003B73F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BC42E" w14:textId="77777777" w:rsidR="00974EC5" w:rsidRDefault="00974EC5" w:rsidP="008064D1">
      <w:pPr>
        <w:spacing w:after="0" w:line="240" w:lineRule="auto"/>
      </w:pPr>
      <w:r>
        <w:separator/>
      </w:r>
    </w:p>
  </w:footnote>
  <w:footnote w:type="continuationSeparator" w:id="0">
    <w:p w14:paraId="76C182B6" w14:textId="77777777" w:rsidR="00974EC5" w:rsidRDefault="00974EC5" w:rsidP="008064D1">
      <w:pPr>
        <w:spacing w:after="0" w:line="240" w:lineRule="auto"/>
      </w:pPr>
      <w:r>
        <w:continuationSeparator/>
      </w:r>
    </w:p>
  </w:footnote>
  <w:footnote w:type="continuationNotice" w:id="1">
    <w:p w14:paraId="0B02073C" w14:textId="77777777" w:rsidR="00974EC5" w:rsidRDefault="00974E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01D14" w:rsidRPr="00F85124" w14:paraId="2614D38F" w14:textId="77777777" w:rsidTr="00CD6B16">
      <w:trPr>
        <w:cantSplit/>
        <w:trHeight w:val="288"/>
      </w:trPr>
      <w:tc>
        <w:tcPr>
          <w:tcW w:w="4016" w:type="pct"/>
          <w:gridSpan w:val="2"/>
          <w:tcBorders>
            <w:bottom w:val="single" w:sz="4" w:space="0" w:color="auto"/>
            <w:right w:val="nil"/>
          </w:tcBorders>
          <w:vAlign w:val="center"/>
        </w:tcPr>
        <w:p w14:paraId="2614D38D" w14:textId="77777777" w:rsidR="00601D14" w:rsidRDefault="00601D14">
          <w:pPr>
            <w:pStyle w:val="Heading1"/>
            <w:rPr>
              <w:rFonts w:asciiTheme="minorHAnsi" w:hAnsiTheme="minorHAnsi"/>
              <w:b w:val="0"/>
              <w:bCs/>
              <w:sz w:val="20"/>
            </w:rPr>
          </w:pPr>
          <w:r>
            <w:rPr>
              <w:rFonts w:asciiTheme="minorHAnsi" w:hAnsiTheme="minorHAnsi"/>
              <w:b w:val="0"/>
              <w:bCs/>
              <w:sz w:val="20"/>
            </w:rPr>
            <w:t>CERTIFICATE OF VERIFICATION</w:t>
          </w:r>
        </w:p>
      </w:tc>
      <w:tc>
        <w:tcPr>
          <w:tcW w:w="984" w:type="pct"/>
          <w:tcBorders>
            <w:left w:val="nil"/>
            <w:bottom w:val="single" w:sz="4" w:space="0" w:color="auto"/>
          </w:tcBorders>
          <w:tcMar>
            <w:left w:w="115" w:type="dxa"/>
            <w:right w:w="115" w:type="dxa"/>
          </w:tcMar>
          <w:vAlign w:val="center"/>
        </w:tcPr>
        <w:p w14:paraId="2614D38E" w14:textId="77777777" w:rsidR="00601D14" w:rsidRDefault="00601D14">
          <w:pPr>
            <w:pStyle w:val="Heading1"/>
            <w:jc w:val="right"/>
            <w:rPr>
              <w:rFonts w:asciiTheme="minorHAnsi" w:hAnsiTheme="minorHAnsi"/>
              <w:b w:val="0"/>
              <w:bCs/>
              <w:sz w:val="20"/>
            </w:rPr>
          </w:pPr>
          <w:r>
            <w:rPr>
              <w:rFonts w:asciiTheme="minorHAnsi" w:hAnsiTheme="minorHAnsi"/>
              <w:b w:val="0"/>
              <w:bCs/>
              <w:sz w:val="20"/>
            </w:rPr>
            <w:t>CF3R-EXC-20-H</w:t>
          </w:r>
        </w:p>
      </w:tc>
    </w:tr>
    <w:tr w:rsidR="00601D14" w:rsidRPr="00F85124" w14:paraId="2614D392" w14:textId="77777777" w:rsidTr="00D03E09">
      <w:trPr>
        <w:cantSplit/>
        <w:trHeight w:val="288"/>
      </w:trPr>
      <w:tc>
        <w:tcPr>
          <w:tcW w:w="2500" w:type="pct"/>
          <w:tcBorders>
            <w:right w:val="nil"/>
          </w:tcBorders>
          <w:vAlign w:val="center"/>
        </w:tcPr>
        <w:p w14:paraId="2614D390" w14:textId="77777777" w:rsidR="00601D14" w:rsidRDefault="00601D14">
          <w:pPr>
            <w:tabs>
              <w:tab w:val="right" w:pos="10543"/>
            </w:tabs>
            <w:spacing w:after="0"/>
            <w:rPr>
              <w:rFonts w:asciiTheme="minorHAnsi" w:hAnsiTheme="minorHAnsi"/>
              <w:sz w:val="12"/>
              <w:szCs w:val="12"/>
            </w:rPr>
          </w:pPr>
          <w:r>
            <w:rPr>
              <w:rFonts w:asciiTheme="minorHAnsi" w:hAnsiTheme="minorHAnsi"/>
              <w:bCs/>
              <w:sz w:val="20"/>
            </w:rPr>
            <w:t>Existing Conditions for Residential Alterations</w:t>
          </w:r>
        </w:p>
      </w:tc>
      <w:tc>
        <w:tcPr>
          <w:tcW w:w="2500" w:type="pct"/>
          <w:gridSpan w:val="2"/>
          <w:tcBorders>
            <w:left w:val="nil"/>
          </w:tcBorders>
        </w:tcPr>
        <w:p w14:paraId="2614D391" w14:textId="3F19C040" w:rsidR="00601D14" w:rsidRDefault="00601D14">
          <w:pPr>
            <w:tabs>
              <w:tab w:val="right" w:pos="10543"/>
            </w:tabs>
            <w:spacing w:after="0"/>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7201B8">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5D620D">
            <w:rPr>
              <w:rFonts w:asciiTheme="minorHAnsi" w:hAnsiTheme="minorHAnsi"/>
              <w:bCs/>
              <w:noProof/>
            </w:rPr>
            <w:t>6</w:t>
          </w:r>
          <w:r>
            <w:rPr>
              <w:rFonts w:asciiTheme="minorHAnsi" w:hAnsiTheme="minorHAnsi"/>
              <w:bCs/>
              <w:noProof/>
            </w:rPr>
            <w:fldChar w:fldCharType="end"/>
          </w:r>
          <w:r w:rsidRPr="00F85124">
            <w:rPr>
              <w:rFonts w:asciiTheme="minorHAnsi" w:hAnsiTheme="minorHAnsi"/>
              <w:bCs/>
            </w:rPr>
            <w:t>)</w:t>
          </w:r>
        </w:p>
      </w:tc>
    </w:tr>
  </w:tbl>
  <w:p w14:paraId="2614D393" w14:textId="77777777" w:rsidR="00601D14" w:rsidRDefault="00601D14">
    <w:pPr>
      <w:pStyle w:val="Footer"/>
      <w:tabs>
        <w:tab w:val="clear" w:pos="4680"/>
        <w:tab w:val="clear" w:pos="9360"/>
        <w:tab w:val="left" w:pos="0"/>
        <w:tab w:val="right" w:pos="14400"/>
      </w:tabs>
      <w:spacing w:after="12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0052" w14:textId="77777777" w:rsidR="0032492D" w:rsidRPr="00166B0A" w:rsidRDefault="0032492D" w:rsidP="0032492D">
    <w:pPr>
      <w:tabs>
        <w:tab w:val="center" w:pos="4320"/>
        <w:tab w:val="right" w:pos="8640"/>
      </w:tabs>
      <w:spacing w:after="0" w:line="240" w:lineRule="auto"/>
      <w:ind w:left="360"/>
      <w:jc w:val="center"/>
      <w:rPr>
        <w:rFonts w:ascii="Arial" w:eastAsia="Times New Roman" w:hAnsi="Arial" w:cs="Arial"/>
        <w:sz w:val="24"/>
        <w:szCs w:val="24"/>
      </w:rPr>
    </w:pPr>
    <w:bookmarkStart w:id="3" w:name="_Hlk98492736"/>
    <w:r w:rsidRPr="00166B0A">
      <w:rPr>
        <w:rFonts w:eastAsia="Times New Roman" w:cs="Calibri"/>
        <w:noProof/>
        <w:sz w:val="28"/>
        <w:szCs w:val="28"/>
      </w:rPr>
      <w:drawing>
        <wp:anchor distT="0" distB="0" distL="114300" distR="114300" simplePos="0" relativeHeight="251659264" behindDoc="0" locked="0" layoutInCell="1" allowOverlap="1" wp14:anchorId="685B8F80" wp14:editId="1B9D1557">
          <wp:simplePos x="0" y="0"/>
          <wp:positionH relativeFrom="column">
            <wp:posOffset>0</wp:posOffset>
          </wp:positionH>
          <wp:positionV relativeFrom="paragraph">
            <wp:posOffset>47625</wp:posOffset>
          </wp:positionV>
          <wp:extent cx="2532380" cy="566420"/>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EXISTING CONDITIONS FOR RESIDENTIAL ALTERATIONS</w:t>
    </w:r>
  </w:p>
  <w:p w14:paraId="2FB3237B" w14:textId="77777777" w:rsidR="0032492D" w:rsidRPr="00166B0A" w:rsidRDefault="0032492D" w:rsidP="0032492D">
    <w:pPr>
      <w:tabs>
        <w:tab w:val="center" w:pos="4320"/>
        <w:tab w:val="right" w:pos="8640"/>
      </w:tabs>
      <w:spacing w:after="0" w:line="240" w:lineRule="auto"/>
      <w:ind w:left="360"/>
      <w:rPr>
        <w:rFonts w:ascii="Arial" w:eastAsia="Times New Roman" w:hAnsi="Arial" w:cs="Arial"/>
        <w:sz w:val="24"/>
        <w:szCs w:val="24"/>
      </w:rPr>
    </w:pPr>
    <w:r w:rsidRPr="00166B0A">
      <w:rPr>
        <w:rFonts w:ascii="Arial" w:eastAsia="Times New Roman" w:hAnsi="Arial" w:cs="Arial"/>
        <w:sz w:val="24"/>
        <w:szCs w:val="24"/>
      </w:rPr>
      <w:ptab w:relativeTo="margin" w:alignment="center" w:leader="none"/>
    </w:r>
    <w:r w:rsidRPr="00166B0A">
      <w:rPr>
        <w:rFonts w:ascii="Arial" w:eastAsia="Times New Roman" w:hAnsi="Arial" w:cs="Arial"/>
        <w:sz w:val="24"/>
        <w:szCs w:val="24"/>
      </w:rPr>
      <w:ptab w:relativeTo="margin" w:alignment="right" w:leader="none"/>
    </w:r>
    <w:r w:rsidRPr="00166B0A">
      <w:rPr>
        <w:rFonts w:eastAsia="Times New Roman" w:cs="Calibri"/>
        <w:sz w:val="28"/>
        <w:szCs w:val="28"/>
      </w:rPr>
      <w:t>CEC-CF</w:t>
    </w:r>
    <w:r>
      <w:rPr>
        <w:rFonts w:eastAsia="Times New Roman" w:cs="Calibri"/>
        <w:sz w:val="28"/>
        <w:szCs w:val="28"/>
      </w:rPr>
      <w:t>3</w:t>
    </w:r>
    <w:r w:rsidRPr="00166B0A">
      <w:rPr>
        <w:rFonts w:eastAsia="Times New Roman" w:cs="Calibri"/>
        <w:sz w:val="28"/>
        <w:szCs w:val="28"/>
      </w:rPr>
      <w:t>R-</w:t>
    </w:r>
    <w:r>
      <w:rPr>
        <w:rFonts w:eastAsia="Times New Roman" w:cs="Calibri"/>
        <w:sz w:val="28"/>
        <w:szCs w:val="28"/>
      </w:rPr>
      <w:t>EXC</w:t>
    </w:r>
    <w:r w:rsidRPr="00166B0A">
      <w:rPr>
        <w:rFonts w:eastAsia="Times New Roman" w:cs="Calibri"/>
        <w:sz w:val="28"/>
        <w:szCs w:val="28"/>
      </w:rPr>
      <w:t>-</w:t>
    </w:r>
    <w:r>
      <w:rPr>
        <w:rFonts w:eastAsia="Times New Roman" w:cs="Calibri"/>
        <w:sz w:val="28"/>
        <w:szCs w:val="28"/>
      </w:rPr>
      <w:t>20</w:t>
    </w:r>
    <w:r w:rsidRPr="00166B0A">
      <w:rPr>
        <w:rFonts w:eastAsia="Times New Roman" w:cs="Calibri"/>
        <w:sz w:val="28"/>
        <w:szCs w:val="28"/>
      </w:rPr>
      <w:t>-</w:t>
    </w:r>
    <w:r>
      <w:rPr>
        <w:rFonts w:eastAsia="Times New Roman" w:cs="Calibri"/>
        <w:sz w:val="28"/>
        <w:szCs w:val="28"/>
      </w:rPr>
      <w:t>H</w:t>
    </w:r>
  </w:p>
  <w:p w14:paraId="0664E96C" w14:textId="77777777" w:rsidR="0032492D" w:rsidRPr="00070A62" w:rsidRDefault="0032492D" w:rsidP="0032492D">
    <w:pPr>
      <w:spacing w:after="160" w:line="259" w:lineRule="auto"/>
      <w:ind w:left="360"/>
      <w:rPr>
        <w:rFonts w:cs="Calibri"/>
        <w:b/>
        <w:bCs/>
        <w:i/>
        <w:iCs/>
        <w:sz w:val="28"/>
        <w:szCs w:val="28"/>
      </w:rPr>
    </w:pPr>
    <w:r w:rsidRPr="00166B0A">
      <w:rPr>
        <w:rFonts w:ascii="Arial" w:hAnsi="Arial" w:cs="Arial"/>
        <w:sz w:val="24"/>
      </w:rPr>
      <w:ptab w:relativeTo="margin" w:alignment="center" w:leader="none"/>
    </w:r>
    <w:r w:rsidRPr="00166B0A">
      <w:rPr>
        <w:rFonts w:cs="Calibri"/>
        <w:b/>
        <w:bCs/>
        <w:i/>
        <w:iCs/>
        <w:sz w:val="28"/>
        <w:szCs w:val="28"/>
      </w:rPr>
      <w:t>SAMPLE FORM – NOT VALID FOR SUBMISSION TO BUILDING DEPARTMENTS</w:t>
    </w:r>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01D14" w:rsidRPr="00F85124" w14:paraId="2614D3B1" w14:textId="77777777" w:rsidTr="00512936">
      <w:trPr>
        <w:cantSplit/>
        <w:trHeight w:val="288"/>
      </w:trPr>
      <w:tc>
        <w:tcPr>
          <w:tcW w:w="4016" w:type="pct"/>
          <w:gridSpan w:val="2"/>
          <w:tcBorders>
            <w:bottom w:val="single" w:sz="4" w:space="0" w:color="auto"/>
            <w:right w:val="nil"/>
          </w:tcBorders>
          <w:vAlign w:val="center"/>
        </w:tcPr>
        <w:p w14:paraId="2614D3AF" w14:textId="77777777" w:rsidR="00601D14" w:rsidRPr="00F85124" w:rsidRDefault="00601D14" w:rsidP="00512936">
          <w:pPr>
            <w:pStyle w:val="Heading1"/>
            <w:rPr>
              <w:rFonts w:asciiTheme="minorHAnsi" w:hAnsiTheme="minorHAnsi"/>
              <w:b w:val="0"/>
              <w:bCs/>
              <w:sz w:val="20"/>
            </w:rPr>
          </w:pPr>
          <w:r>
            <w:rPr>
              <w:rFonts w:asciiTheme="minorHAnsi" w:hAnsiTheme="minorHAnsi"/>
              <w:b w:val="0"/>
              <w:bCs/>
              <w:sz w:val="20"/>
            </w:rPr>
            <w:t>CERTIFICATE OF VERIFICATION</w:t>
          </w:r>
          <w:r>
            <w:rPr>
              <w:rFonts w:ascii="Calibri" w:hAnsi="Calibri"/>
              <w:b w:val="0"/>
              <w:bCs/>
              <w:sz w:val="20"/>
            </w:rPr>
            <w:t xml:space="preserve"> – </w:t>
          </w:r>
          <w:r w:rsidRPr="00B40F13">
            <w:rPr>
              <w:rFonts w:ascii="Calibri" w:hAnsi="Calibr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2614D3B0" w14:textId="77777777" w:rsidR="00601D14" w:rsidRPr="00F85124" w:rsidRDefault="00601D14" w:rsidP="00512936">
          <w:pPr>
            <w:pStyle w:val="Heading1"/>
            <w:jc w:val="right"/>
            <w:rPr>
              <w:rFonts w:asciiTheme="minorHAnsi" w:hAnsiTheme="minorHAnsi"/>
              <w:b w:val="0"/>
              <w:bCs/>
              <w:sz w:val="20"/>
            </w:rPr>
          </w:pPr>
          <w:r>
            <w:rPr>
              <w:rFonts w:asciiTheme="minorHAnsi" w:hAnsiTheme="minorHAnsi"/>
              <w:b w:val="0"/>
              <w:bCs/>
              <w:sz w:val="20"/>
            </w:rPr>
            <w:t>CF3R-EXC-20-H</w:t>
          </w:r>
        </w:p>
      </w:tc>
    </w:tr>
    <w:tr w:rsidR="00601D14" w:rsidRPr="00F85124" w14:paraId="2614D3B4" w14:textId="77777777" w:rsidTr="00B76C19">
      <w:trPr>
        <w:cantSplit/>
        <w:trHeight w:val="288"/>
      </w:trPr>
      <w:tc>
        <w:tcPr>
          <w:tcW w:w="2500" w:type="pct"/>
          <w:tcBorders>
            <w:right w:val="nil"/>
          </w:tcBorders>
          <w:vAlign w:val="center"/>
        </w:tcPr>
        <w:p w14:paraId="2614D3B2" w14:textId="77777777" w:rsidR="00601D14" w:rsidRDefault="00601D14">
          <w:pPr>
            <w:tabs>
              <w:tab w:val="right" w:pos="10543"/>
            </w:tabs>
            <w:spacing w:after="0"/>
            <w:rPr>
              <w:rFonts w:asciiTheme="minorHAnsi" w:hAnsiTheme="minorHAnsi"/>
              <w:sz w:val="12"/>
              <w:szCs w:val="12"/>
            </w:rPr>
          </w:pPr>
          <w:r w:rsidRPr="00F00BE1">
            <w:rPr>
              <w:rFonts w:asciiTheme="minorHAnsi" w:hAnsiTheme="minorHAnsi"/>
              <w:bCs/>
              <w:sz w:val="20"/>
            </w:rPr>
            <w:t>E</w:t>
          </w:r>
          <w:r>
            <w:rPr>
              <w:rFonts w:asciiTheme="minorHAnsi" w:hAnsiTheme="minorHAnsi"/>
              <w:bCs/>
              <w:sz w:val="20"/>
            </w:rPr>
            <w:t>xisting Conditions for Residential Alterations</w:t>
          </w:r>
        </w:p>
      </w:tc>
      <w:tc>
        <w:tcPr>
          <w:tcW w:w="2500" w:type="pct"/>
          <w:gridSpan w:val="2"/>
          <w:tcBorders>
            <w:left w:val="nil"/>
          </w:tcBorders>
        </w:tcPr>
        <w:p w14:paraId="2614D3B3" w14:textId="5A8899CD" w:rsidR="00601D14" w:rsidRDefault="00601D14" w:rsidP="00126477">
          <w:pPr>
            <w:tabs>
              <w:tab w:val="right" w:pos="10543"/>
            </w:tabs>
            <w:spacing w:after="0"/>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7201B8">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t>6</w:t>
          </w:r>
          <w:r w:rsidRPr="00F85124">
            <w:rPr>
              <w:rFonts w:asciiTheme="minorHAnsi" w:hAnsiTheme="minorHAnsi"/>
              <w:bCs/>
            </w:rPr>
            <w:t>)</w:t>
          </w:r>
        </w:p>
      </w:tc>
    </w:tr>
  </w:tbl>
  <w:p w14:paraId="2614D3B5" w14:textId="77777777" w:rsidR="00601D14" w:rsidRDefault="00601D14">
    <w:pPr>
      <w:pStyle w:val="Footer"/>
      <w:tabs>
        <w:tab w:val="clear" w:pos="4680"/>
        <w:tab w:val="clear" w:pos="9360"/>
        <w:tab w:val="left" w:pos="0"/>
        <w:tab w:val="right" w:pos="14400"/>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85ADF"/>
    <w:multiLevelType w:val="hybridMultilevel"/>
    <w:tmpl w:val="B678992E"/>
    <w:lvl w:ilvl="0" w:tplc="F7B46024">
      <w:start w:val="1"/>
      <w:numFmt w:val="decimal"/>
      <w:lvlText w:val="%1."/>
      <w:lvlJc w:val="left"/>
      <w:pPr>
        <w:ind w:left="360" w:hanging="360"/>
      </w:pPr>
      <w:rPr>
        <w:rFonts w:cs="Times New Roman" w:hint="default"/>
        <w:sz w:val="20"/>
        <w:szCs w:val="20"/>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03A7C"/>
    <w:multiLevelType w:val="hybridMultilevel"/>
    <w:tmpl w:val="8578C47A"/>
    <w:lvl w:ilvl="0" w:tplc="159451B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54144B"/>
    <w:multiLevelType w:val="hybridMultilevel"/>
    <w:tmpl w:val="30045922"/>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2B37DFD"/>
    <w:multiLevelType w:val="hybridMultilevel"/>
    <w:tmpl w:val="972C0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C20DA"/>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9B0044"/>
    <w:multiLevelType w:val="hybridMultilevel"/>
    <w:tmpl w:val="9F0E476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7080C1B"/>
    <w:multiLevelType w:val="hybridMultilevel"/>
    <w:tmpl w:val="923A2F82"/>
    <w:lvl w:ilvl="0" w:tplc="FFFFFFFF">
      <w:start w:val="2"/>
      <w:numFmt w:val="decimal"/>
      <w:lvlText w:val="%1."/>
      <w:lvlJc w:val="left"/>
      <w:pPr>
        <w:ind w:left="720" w:hanging="360"/>
      </w:pPr>
      <w:rPr>
        <w:rFonts w:hint="default"/>
        <w:b w:val="0"/>
        <w:bCs/>
      </w:rPr>
    </w:lvl>
    <w:lvl w:ilvl="1" w:tplc="FFFFFFFF">
      <w:start w:val="1"/>
      <w:numFmt w:val="decimal"/>
      <w:lvlText w:val="%2."/>
      <w:lvlJc w:val="left"/>
      <w:pPr>
        <w:ind w:left="1440" w:hanging="360"/>
      </w:pPr>
      <w:rPr>
        <w:rFonts w:hint="default"/>
        <w:b w:val="0"/>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7B6049"/>
    <w:multiLevelType w:val="hybridMultilevel"/>
    <w:tmpl w:val="83640A1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F7396F"/>
    <w:multiLevelType w:val="hybridMultilevel"/>
    <w:tmpl w:val="446EB1AE"/>
    <w:lvl w:ilvl="0" w:tplc="17AA2A46">
      <w:start w:val="1"/>
      <w:numFmt w:val="upperLetter"/>
      <w:lvlText w:val="%1."/>
      <w:lvlJc w:val="left"/>
      <w:pPr>
        <w:ind w:left="720" w:hanging="360"/>
      </w:pPr>
      <w:rPr>
        <w:rFonts w:hint="default"/>
        <w:b/>
        <w:sz w:val="2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D838E6"/>
    <w:multiLevelType w:val="hybridMultilevel"/>
    <w:tmpl w:val="25822D96"/>
    <w:lvl w:ilvl="0" w:tplc="17D6F02E">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566492"/>
    <w:multiLevelType w:val="hybridMultilevel"/>
    <w:tmpl w:val="0A58440E"/>
    <w:lvl w:ilvl="0" w:tplc="BC827D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2D202D"/>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3527B1"/>
    <w:multiLevelType w:val="hybridMultilevel"/>
    <w:tmpl w:val="F70AE6C4"/>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BF2CBD"/>
    <w:multiLevelType w:val="hybridMultilevel"/>
    <w:tmpl w:val="C722FF42"/>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19" w15:restartNumberingAfterBreak="0">
    <w:nsid w:val="616A7B50"/>
    <w:multiLevelType w:val="hybridMultilevel"/>
    <w:tmpl w:val="29CE3FD6"/>
    <w:lvl w:ilvl="0" w:tplc="A192D9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984867"/>
    <w:multiLevelType w:val="hybridMultilevel"/>
    <w:tmpl w:val="3AB480C2"/>
    <w:lvl w:ilvl="0" w:tplc="0409000F">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E94961"/>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00205F"/>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4A2310"/>
    <w:multiLevelType w:val="hybridMultilevel"/>
    <w:tmpl w:val="9F0E476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9F23C30"/>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1D568F"/>
    <w:multiLevelType w:val="hybridMultilevel"/>
    <w:tmpl w:val="83640A1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7D165BA"/>
    <w:multiLevelType w:val="hybridMultilevel"/>
    <w:tmpl w:val="5F1C3A0E"/>
    <w:lvl w:ilvl="0" w:tplc="50FE81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04759E"/>
    <w:multiLevelType w:val="hybridMultilevel"/>
    <w:tmpl w:val="0C30EDF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B736A8"/>
    <w:multiLevelType w:val="hybridMultilevel"/>
    <w:tmpl w:val="8FB20A1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88663296">
    <w:abstractNumId w:val="4"/>
  </w:num>
  <w:num w:numId="2" w16cid:durableId="94330248">
    <w:abstractNumId w:val="3"/>
  </w:num>
  <w:num w:numId="3" w16cid:durableId="484323012">
    <w:abstractNumId w:val="6"/>
  </w:num>
  <w:num w:numId="4" w16cid:durableId="1368526188">
    <w:abstractNumId w:val="23"/>
  </w:num>
  <w:num w:numId="5" w16cid:durableId="1172641517">
    <w:abstractNumId w:val="8"/>
  </w:num>
  <w:num w:numId="6" w16cid:durableId="942759289">
    <w:abstractNumId w:val="25"/>
  </w:num>
  <w:num w:numId="7" w16cid:durableId="1025254730">
    <w:abstractNumId w:val="16"/>
  </w:num>
  <w:num w:numId="8" w16cid:durableId="567302811">
    <w:abstractNumId w:val="0"/>
  </w:num>
  <w:num w:numId="9" w16cid:durableId="1923251187">
    <w:abstractNumId w:val="10"/>
  </w:num>
  <w:num w:numId="10" w16cid:durableId="244386045">
    <w:abstractNumId w:val="18"/>
  </w:num>
  <w:num w:numId="11" w16cid:durableId="1888685311">
    <w:abstractNumId w:val="13"/>
  </w:num>
  <w:num w:numId="12" w16cid:durableId="118912319">
    <w:abstractNumId w:val="9"/>
  </w:num>
  <w:num w:numId="13" w16cid:durableId="1071854997">
    <w:abstractNumId w:val="17"/>
  </w:num>
  <w:num w:numId="14" w16cid:durableId="2086103752">
    <w:abstractNumId w:val="24"/>
  </w:num>
  <w:num w:numId="15" w16cid:durableId="966200820">
    <w:abstractNumId w:val="14"/>
  </w:num>
  <w:num w:numId="16" w16cid:durableId="715083846">
    <w:abstractNumId w:val="19"/>
  </w:num>
  <w:num w:numId="17" w16cid:durableId="2070418970">
    <w:abstractNumId w:val="27"/>
  </w:num>
  <w:num w:numId="18" w16cid:durableId="1588003571">
    <w:abstractNumId w:val="26"/>
  </w:num>
  <w:num w:numId="19" w16cid:durableId="1933933531">
    <w:abstractNumId w:val="11"/>
  </w:num>
  <w:num w:numId="20" w16cid:durableId="1673871755">
    <w:abstractNumId w:val="15"/>
  </w:num>
  <w:num w:numId="21" w16cid:durableId="641694137">
    <w:abstractNumId w:val="5"/>
  </w:num>
  <w:num w:numId="22" w16cid:durableId="1816221668">
    <w:abstractNumId w:val="12"/>
  </w:num>
  <w:num w:numId="23" w16cid:durableId="1632634160">
    <w:abstractNumId w:val="1"/>
  </w:num>
  <w:num w:numId="24" w16cid:durableId="1492481372">
    <w:abstractNumId w:val="20"/>
  </w:num>
  <w:num w:numId="25" w16cid:durableId="324170169">
    <w:abstractNumId w:val="22"/>
  </w:num>
  <w:num w:numId="26" w16cid:durableId="1128745242">
    <w:abstractNumId w:val="2"/>
  </w:num>
  <w:num w:numId="27" w16cid:durableId="261449852">
    <w:abstractNumId w:val="21"/>
  </w:num>
  <w:num w:numId="28" w16cid:durableId="2136410977">
    <w:abstractNumId w:val="28"/>
  </w:num>
  <w:num w:numId="29" w16cid:durableId="7099071">
    <w:abstractNumId w:val="28"/>
  </w:num>
  <w:num w:numId="30" w16cid:durableId="2059889716">
    <w:abstractNumId w:val="28"/>
  </w:num>
  <w:num w:numId="31" w16cid:durableId="119997600">
    <w:abstractNumId w:val="28"/>
  </w:num>
  <w:num w:numId="32" w16cid:durableId="317275010">
    <w:abstractNumId w:val="28"/>
  </w:num>
  <w:num w:numId="33" w16cid:durableId="1344044197">
    <w:abstractNumId w:val="28"/>
  </w:num>
  <w:num w:numId="34" w16cid:durableId="1624654608">
    <w:abstractNumId w:val="28"/>
  </w:num>
  <w:num w:numId="35" w16cid:durableId="340858689">
    <w:abstractNumId w:val="28"/>
  </w:num>
  <w:num w:numId="36" w16cid:durableId="157608929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64D1"/>
    <w:rsid w:val="0000141C"/>
    <w:rsid w:val="00006033"/>
    <w:rsid w:val="0000631F"/>
    <w:rsid w:val="00007F3A"/>
    <w:rsid w:val="00011CC2"/>
    <w:rsid w:val="0001279D"/>
    <w:rsid w:val="00013A21"/>
    <w:rsid w:val="00016A07"/>
    <w:rsid w:val="00020246"/>
    <w:rsid w:val="0002048F"/>
    <w:rsid w:val="00021B89"/>
    <w:rsid w:val="00023CA0"/>
    <w:rsid w:val="00023CDA"/>
    <w:rsid w:val="0002460D"/>
    <w:rsid w:val="00024D65"/>
    <w:rsid w:val="00026C7B"/>
    <w:rsid w:val="00030E99"/>
    <w:rsid w:val="00034925"/>
    <w:rsid w:val="00040D3F"/>
    <w:rsid w:val="00042333"/>
    <w:rsid w:val="00042F52"/>
    <w:rsid w:val="00043D2F"/>
    <w:rsid w:val="00047330"/>
    <w:rsid w:val="00047A80"/>
    <w:rsid w:val="0005618D"/>
    <w:rsid w:val="000561E8"/>
    <w:rsid w:val="00057A11"/>
    <w:rsid w:val="00061851"/>
    <w:rsid w:val="00074348"/>
    <w:rsid w:val="0007745F"/>
    <w:rsid w:val="0007783A"/>
    <w:rsid w:val="00083851"/>
    <w:rsid w:val="00085C9D"/>
    <w:rsid w:val="000864B9"/>
    <w:rsid w:val="0009086A"/>
    <w:rsid w:val="000930AA"/>
    <w:rsid w:val="00094FB6"/>
    <w:rsid w:val="000950FA"/>
    <w:rsid w:val="00096DE2"/>
    <w:rsid w:val="00097310"/>
    <w:rsid w:val="000A06B1"/>
    <w:rsid w:val="000A0E4D"/>
    <w:rsid w:val="000A725B"/>
    <w:rsid w:val="000A7690"/>
    <w:rsid w:val="000B43ED"/>
    <w:rsid w:val="000B44DB"/>
    <w:rsid w:val="000B5DBF"/>
    <w:rsid w:val="000C0796"/>
    <w:rsid w:val="000C14D1"/>
    <w:rsid w:val="000C24C4"/>
    <w:rsid w:val="000C4077"/>
    <w:rsid w:val="000C739C"/>
    <w:rsid w:val="000D1A7F"/>
    <w:rsid w:val="000D2433"/>
    <w:rsid w:val="000D2F87"/>
    <w:rsid w:val="000D5596"/>
    <w:rsid w:val="000D5B6D"/>
    <w:rsid w:val="000D5CEA"/>
    <w:rsid w:val="000D62EC"/>
    <w:rsid w:val="000E04EA"/>
    <w:rsid w:val="000E0D10"/>
    <w:rsid w:val="000E1F81"/>
    <w:rsid w:val="000E559D"/>
    <w:rsid w:val="000E6817"/>
    <w:rsid w:val="000E715F"/>
    <w:rsid w:val="000E792F"/>
    <w:rsid w:val="000F0008"/>
    <w:rsid w:val="000F052F"/>
    <w:rsid w:val="000F5372"/>
    <w:rsid w:val="000F5399"/>
    <w:rsid w:val="000F682E"/>
    <w:rsid w:val="000F7DEC"/>
    <w:rsid w:val="00102E8A"/>
    <w:rsid w:val="00105750"/>
    <w:rsid w:val="00106593"/>
    <w:rsid w:val="00107412"/>
    <w:rsid w:val="001102D4"/>
    <w:rsid w:val="00111E63"/>
    <w:rsid w:val="001125A5"/>
    <w:rsid w:val="0011457F"/>
    <w:rsid w:val="0011635C"/>
    <w:rsid w:val="001206B6"/>
    <w:rsid w:val="00120A32"/>
    <w:rsid w:val="00124818"/>
    <w:rsid w:val="00124BE2"/>
    <w:rsid w:val="00125BA4"/>
    <w:rsid w:val="00126477"/>
    <w:rsid w:val="001303AC"/>
    <w:rsid w:val="0013106B"/>
    <w:rsid w:val="00132238"/>
    <w:rsid w:val="001324CB"/>
    <w:rsid w:val="00132ADE"/>
    <w:rsid w:val="00132E9B"/>
    <w:rsid w:val="001339A1"/>
    <w:rsid w:val="00133D35"/>
    <w:rsid w:val="001341B1"/>
    <w:rsid w:val="00134355"/>
    <w:rsid w:val="001343FC"/>
    <w:rsid w:val="00135F92"/>
    <w:rsid w:val="00142809"/>
    <w:rsid w:val="001437DF"/>
    <w:rsid w:val="0014554F"/>
    <w:rsid w:val="001469C0"/>
    <w:rsid w:val="001535ED"/>
    <w:rsid w:val="00153EDA"/>
    <w:rsid w:val="001573FC"/>
    <w:rsid w:val="001649D3"/>
    <w:rsid w:val="00171027"/>
    <w:rsid w:val="00171925"/>
    <w:rsid w:val="00173B72"/>
    <w:rsid w:val="001753CA"/>
    <w:rsid w:val="001753ED"/>
    <w:rsid w:val="00175840"/>
    <w:rsid w:val="00176A66"/>
    <w:rsid w:val="00180C7A"/>
    <w:rsid w:val="00184E77"/>
    <w:rsid w:val="00185894"/>
    <w:rsid w:val="0018675C"/>
    <w:rsid w:val="00191AE6"/>
    <w:rsid w:val="00194F43"/>
    <w:rsid w:val="0019600C"/>
    <w:rsid w:val="001964D9"/>
    <w:rsid w:val="00196E82"/>
    <w:rsid w:val="001A0ED0"/>
    <w:rsid w:val="001A2A13"/>
    <w:rsid w:val="001A47C7"/>
    <w:rsid w:val="001A4E34"/>
    <w:rsid w:val="001A6547"/>
    <w:rsid w:val="001A7358"/>
    <w:rsid w:val="001B1226"/>
    <w:rsid w:val="001B14D6"/>
    <w:rsid w:val="001B6B55"/>
    <w:rsid w:val="001C0EE4"/>
    <w:rsid w:val="001C1EAB"/>
    <w:rsid w:val="001C276F"/>
    <w:rsid w:val="001C36A9"/>
    <w:rsid w:val="001C3C19"/>
    <w:rsid w:val="001C4AE5"/>
    <w:rsid w:val="001C5D18"/>
    <w:rsid w:val="001C5D2E"/>
    <w:rsid w:val="001C73D0"/>
    <w:rsid w:val="001D27AE"/>
    <w:rsid w:val="001D3AB9"/>
    <w:rsid w:val="001D5313"/>
    <w:rsid w:val="001D538A"/>
    <w:rsid w:val="001D5C56"/>
    <w:rsid w:val="001D636A"/>
    <w:rsid w:val="001D64CE"/>
    <w:rsid w:val="001D731A"/>
    <w:rsid w:val="001E0BD0"/>
    <w:rsid w:val="001E1C12"/>
    <w:rsid w:val="001E2C74"/>
    <w:rsid w:val="001E4236"/>
    <w:rsid w:val="001E4BB0"/>
    <w:rsid w:val="001E5CFF"/>
    <w:rsid w:val="001E5DA6"/>
    <w:rsid w:val="001E76FE"/>
    <w:rsid w:val="001F1649"/>
    <w:rsid w:val="001F7755"/>
    <w:rsid w:val="00203CEE"/>
    <w:rsid w:val="00205193"/>
    <w:rsid w:val="0020616E"/>
    <w:rsid w:val="00206953"/>
    <w:rsid w:val="00206EFD"/>
    <w:rsid w:val="00211C0B"/>
    <w:rsid w:val="0021288B"/>
    <w:rsid w:val="002134C9"/>
    <w:rsid w:val="002140A0"/>
    <w:rsid w:val="00215F53"/>
    <w:rsid w:val="00216FCB"/>
    <w:rsid w:val="0022126D"/>
    <w:rsid w:val="00221347"/>
    <w:rsid w:val="00222BAA"/>
    <w:rsid w:val="00234D36"/>
    <w:rsid w:val="00236C92"/>
    <w:rsid w:val="00242C13"/>
    <w:rsid w:val="00242D16"/>
    <w:rsid w:val="00244222"/>
    <w:rsid w:val="00247211"/>
    <w:rsid w:val="002501E4"/>
    <w:rsid w:val="00251C63"/>
    <w:rsid w:val="00260C7D"/>
    <w:rsid w:val="00261390"/>
    <w:rsid w:val="00261B1B"/>
    <w:rsid w:val="00264166"/>
    <w:rsid w:val="00266E7A"/>
    <w:rsid w:val="00270FFA"/>
    <w:rsid w:val="00272F24"/>
    <w:rsid w:val="0027326A"/>
    <w:rsid w:val="00277572"/>
    <w:rsid w:val="0028038E"/>
    <w:rsid w:val="00280DFC"/>
    <w:rsid w:val="00282B64"/>
    <w:rsid w:val="0028382B"/>
    <w:rsid w:val="00283A0C"/>
    <w:rsid w:val="00285181"/>
    <w:rsid w:val="00287BD5"/>
    <w:rsid w:val="00290274"/>
    <w:rsid w:val="002907CE"/>
    <w:rsid w:val="00291701"/>
    <w:rsid w:val="00291706"/>
    <w:rsid w:val="0029275C"/>
    <w:rsid w:val="00292E15"/>
    <w:rsid w:val="002936FF"/>
    <w:rsid w:val="00295540"/>
    <w:rsid w:val="00297B05"/>
    <w:rsid w:val="002A0EC7"/>
    <w:rsid w:val="002A30BC"/>
    <w:rsid w:val="002A5F28"/>
    <w:rsid w:val="002A764A"/>
    <w:rsid w:val="002A7B7D"/>
    <w:rsid w:val="002B3D38"/>
    <w:rsid w:val="002B44D9"/>
    <w:rsid w:val="002B48A8"/>
    <w:rsid w:val="002B6DA7"/>
    <w:rsid w:val="002C146C"/>
    <w:rsid w:val="002C3175"/>
    <w:rsid w:val="002C7900"/>
    <w:rsid w:val="002D0637"/>
    <w:rsid w:val="002D0CD5"/>
    <w:rsid w:val="002D3790"/>
    <w:rsid w:val="002D3E80"/>
    <w:rsid w:val="002D414C"/>
    <w:rsid w:val="002D5140"/>
    <w:rsid w:val="002D5E49"/>
    <w:rsid w:val="002D693D"/>
    <w:rsid w:val="002D74FE"/>
    <w:rsid w:val="002E0AED"/>
    <w:rsid w:val="002E1224"/>
    <w:rsid w:val="002E20FC"/>
    <w:rsid w:val="002E3013"/>
    <w:rsid w:val="002E4333"/>
    <w:rsid w:val="002E4803"/>
    <w:rsid w:val="002E52E9"/>
    <w:rsid w:val="002F1AA1"/>
    <w:rsid w:val="002F2944"/>
    <w:rsid w:val="002F2C24"/>
    <w:rsid w:val="002F403B"/>
    <w:rsid w:val="002F55F5"/>
    <w:rsid w:val="00300A0D"/>
    <w:rsid w:val="003024C5"/>
    <w:rsid w:val="003041DA"/>
    <w:rsid w:val="00306942"/>
    <w:rsid w:val="003072D0"/>
    <w:rsid w:val="003106EA"/>
    <w:rsid w:val="00310D8B"/>
    <w:rsid w:val="00312D3E"/>
    <w:rsid w:val="0031326D"/>
    <w:rsid w:val="003159A8"/>
    <w:rsid w:val="00315EF3"/>
    <w:rsid w:val="0031789A"/>
    <w:rsid w:val="00320B68"/>
    <w:rsid w:val="003213A5"/>
    <w:rsid w:val="0032394B"/>
    <w:rsid w:val="0032410F"/>
    <w:rsid w:val="0032492D"/>
    <w:rsid w:val="0033009D"/>
    <w:rsid w:val="0033117D"/>
    <w:rsid w:val="00331D52"/>
    <w:rsid w:val="003373BC"/>
    <w:rsid w:val="00337DA6"/>
    <w:rsid w:val="00344E0E"/>
    <w:rsid w:val="00345A79"/>
    <w:rsid w:val="0035206C"/>
    <w:rsid w:val="00352958"/>
    <w:rsid w:val="00352C36"/>
    <w:rsid w:val="0035304A"/>
    <w:rsid w:val="003531B8"/>
    <w:rsid w:val="003562F7"/>
    <w:rsid w:val="00362B00"/>
    <w:rsid w:val="00363F6E"/>
    <w:rsid w:val="00364B67"/>
    <w:rsid w:val="00367203"/>
    <w:rsid w:val="003709EB"/>
    <w:rsid w:val="00376A18"/>
    <w:rsid w:val="00377FCB"/>
    <w:rsid w:val="00383D57"/>
    <w:rsid w:val="0038446A"/>
    <w:rsid w:val="00385753"/>
    <w:rsid w:val="0038778E"/>
    <w:rsid w:val="00387F83"/>
    <w:rsid w:val="00390116"/>
    <w:rsid w:val="00391DD6"/>
    <w:rsid w:val="0039362B"/>
    <w:rsid w:val="003938B5"/>
    <w:rsid w:val="00396012"/>
    <w:rsid w:val="003A3B00"/>
    <w:rsid w:val="003A3F07"/>
    <w:rsid w:val="003A4CFF"/>
    <w:rsid w:val="003A7569"/>
    <w:rsid w:val="003A7C32"/>
    <w:rsid w:val="003A7CBD"/>
    <w:rsid w:val="003B23AA"/>
    <w:rsid w:val="003B4217"/>
    <w:rsid w:val="003B4566"/>
    <w:rsid w:val="003B5D7B"/>
    <w:rsid w:val="003B728D"/>
    <w:rsid w:val="003B73F8"/>
    <w:rsid w:val="003C1B61"/>
    <w:rsid w:val="003C1D02"/>
    <w:rsid w:val="003C4B45"/>
    <w:rsid w:val="003C4D8C"/>
    <w:rsid w:val="003C7EA4"/>
    <w:rsid w:val="003D1110"/>
    <w:rsid w:val="003D2831"/>
    <w:rsid w:val="003D4AF1"/>
    <w:rsid w:val="003D5377"/>
    <w:rsid w:val="003D566F"/>
    <w:rsid w:val="003D6B77"/>
    <w:rsid w:val="003D70EC"/>
    <w:rsid w:val="003E2A23"/>
    <w:rsid w:val="003E64BC"/>
    <w:rsid w:val="003E67AB"/>
    <w:rsid w:val="003F133C"/>
    <w:rsid w:val="003F54FF"/>
    <w:rsid w:val="003F5777"/>
    <w:rsid w:val="003F59E5"/>
    <w:rsid w:val="003F6629"/>
    <w:rsid w:val="003F6D23"/>
    <w:rsid w:val="003F76FC"/>
    <w:rsid w:val="003F7E68"/>
    <w:rsid w:val="004006D1"/>
    <w:rsid w:val="0040082E"/>
    <w:rsid w:val="00402CBD"/>
    <w:rsid w:val="00403F06"/>
    <w:rsid w:val="004041F7"/>
    <w:rsid w:val="004074D3"/>
    <w:rsid w:val="0040760C"/>
    <w:rsid w:val="00407FF5"/>
    <w:rsid w:val="00410FDD"/>
    <w:rsid w:val="00413308"/>
    <w:rsid w:val="00413EFC"/>
    <w:rsid w:val="00414865"/>
    <w:rsid w:val="00414AD4"/>
    <w:rsid w:val="00414E42"/>
    <w:rsid w:val="004155E3"/>
    <w:rsid w:val="00417DE3"/>
    <w:rsid w:val="00422ED6"/>
    <w:rsid w:val="00425FB7"/>
    <w:rsid w:val="004261DD"/>
    <w:rsid w:val="0043174C"/>
    <w:rsid w:val="00431B0E"/>
    <w:rsid w:val="00431C27"/>
    <w:rsid w:val="004341B0"/>
    <w:rsid w:val="004350A4"/>
    <w:rsid w:val="00435D4A"/>
    <w:rsid w:val="00442313"/>
    <w:rsid w:val="00443E61"/>
    <w:rsid w:val="004452E2"/>
    <w:rsid w:val="00447A9A"/>
    <w:rsid w:val="00447BBB"/>
    <w:rsid w:val="0045039A"/>
    <w:rsid w:val="00451DDB"/>
    <w:rsid w:val="00451F5B"/>
    <w:rsid w:val="004551DD"/>
    <w:rsid w:val="00455F6D"/>
    <w:rsid w:val="00456BDA"/>
    <w:rsid w:val="0045764C"/>
    <w:rsid w:val="004611F6"/>
    <w:rsid w:val="00461C32"/>
    <w:rsid w:val="00463528"/>
    <w:rsid w:val="004635C7"/>
    <w:rsid w:val="00463D8C"/>
    <w:rsid w:val="00463FF6"/>
    <w:rsid w:val="004648F9"/>
    <w:rsid w:val="0046584E"/>
    <w:rsid w:val="004717F1"/>
    <w:rsid w:val="00471D05"/>
    <w:rsid w:val="004721A0"/>
    <w:rsid w:val="00472EE7"/>
    <w:rsid w:val="00474125"/>
    <w:rsid w:val="00475BD6"/>
    <w:rsid w:val="0047600B"/>
    <w:rsid w:val="00476235"/>
    <w:rsid w:val="00477EF6"/>
    <w:rsid w:val="00482756"/>
    <w:rsid w:val="004901F3"/>
    <w:rsid w:val="00491C0C"/>
    <w:rsid w:val="00491CD2"/>
    <w:rsid w:val="0049243B"/>
    <w:rsid w:val="004949E9"/>
    <w:rsid w:val="00495F48"/>
    <w:rsid w:val="00497139"/>
    <w:rsid w:val="0049720C"/>
    <w:rsid w:val="004A0111"/>
    <w:rsid w:val="004A3DDA"/>
    <w:rsid w:val="004A49FE"/>
    <w:rsid w:val="004A4B17"/>
    <w:rsid w:val="004A4D2B"/>
    <w:rsid w:val="004A5C77"/>
    <w:rsid w:val="004A6656"/>
    <w:rsid w:val="004A6689"/>
    <w:rsid w:val="004A744C"/>
    <w:rsid w:val="004A7A3E"/>
    <w:rsid w:val="004B2C6B"/>
    <w:rsid w:val="004B2E13"/>
    <w:rsid w:val="004B5949"/>
    <w:rsid w:val="004B5A47"/>
    <w:rsid w:val="004B7E4B"/>
    <w:rsid w:val="004C2CBC"/>
    <w:rsid w:val="004C3F14"/>
    <w:rsid w:val="004C40AF"/>
    <w:rsid w:val="004C416A"/>
    <w:rsid w:val="004C41CF"/>
    <w:rsid w:val="004C74AE"/>
    <w:rsid w:val="004C7E42"/>
    <w:rsid w:val="004D074D"/>
    <w:rsid w:val="004D0DE0"/>
    <w:rsid w:val="004D2E10"/>
    <w:rsid w:val="004D3EA5"/>
    <w:rsid w:val="004D4BD9"/>
    <w:rsid w:val="004D64BA"/>
    <w:rsid w:val="004D7BBC"/>
    <w:rsid w:val="004E203C"/>
    <w:rsid w:val="004E2165"/>
    <w:rsid w:val="004F3326"/>
    <w:rsid w:val="004F381D"/>
    <w:rsid w:val="005014A8"/>
    <w:rsid w:val="00501F7E"/>
    <w:rsid w:val="0050310C"/>
    <w:rsid w:val="00503645"/>
    <w:rsid w:val="0050692D"/>
    <w:rsid w:val="00506E35"/>
    <w:rsid w:val="00512445"/>
    <w:rsid w:val="00512936"/>
    <w:rsid w:val="00512B3C"/>
    <w:rsid w:val="005137B4"/>
    <w:rsid w:val="00513E4B"/>
    <w:rsid w:val="005151A0"/>
    <w:rsid w:val="00523E84"/>
    <w:rsid w:val="005312E8"/>
    <w:rsid w:val="00531684"/>
    <w:rsid w:val="005333F4"/>
    <w:rsid w:val="005348D7"/>
    <w:rsid w:val="005374B9"/>
    <w:rsid w:val="00542350"/>
    <w:rsid w:val="005452FA"/>
    <w:rsid w:val="0054622E"/>
    <w:rsid w:val="00546E10"/>
    <w:rsid w:val="00547C43"/>
    <w:rsid w:val="00547F68"/>
    <w:rsid w:val="00550C3C"/>
    <w:rsid w:val="0055130C"/>
    <w:rsid w:val="00551465"/>
    <w:rsid w:val="005525C1"/>
    <w:rsid w:val="00552D0D"/>
    <w:rsid w:val="00556EC5"/>
    <w:rsid w:val="00562FBD"/>
    <w:rsid w:val="0056481D"/>
    <w:rsid w:val="005648A5"/>
    <w:rsid w:val="005650BB"/>
    <w:rsid w:val="005736F7"/>
    <w:rsid w:val="0057792B"/>
    <w:rsid w:val="0058061B"/>
    <w:rsid w:val="005821E1"/>
    <w:rsid w:val="00582243"/>
    <w:rsid w:val="00582CFD"/>
    <w:rsid w:val="005838F3"/>
    <w:rsid w:val="00584E5C"/>
    <w:rsid w:val="005853E2"/>
    <w:rsid w:val="00590573"/>
    <w:rsid w:val="00591A01"/>
    <w:rsid w:val="00591E19"/>
    <w:rsid w:val="0059313B"/>
    <w:rsid w:val="0059360A"/>
    <w:rsid w:val="0059543D"/>
    <w:rsid w:val="005A08F7"/>
    <w:rsid w:val="005B1630"/>
    <w:rsid w:val="005B2A42"/>
    <w:rsid w:val="005B5157"/>
    <w:rsid w:val="005B5BFD"/>
    <w:rsid w:val="005B6BFB"/>
    <w:rsid w:val="005C197F"/>
    <w:rsid w:val="005C392C"/>
    <w:rsid w:val="005C3997"/>
    <w:rsid w:val="005C3A37"/>
    <w:rsid w:val="005C3A3E"/>
    <w:rsid w:val="005C5EC6"/>
    <w:rsid w:val="005D1C4E"/>
    <w:rsid w:val="005D1D8B"/>
    <w:rsid w:val="005D4693"/>
    <w:rsid w:val="005D620D"/>
    <w:rsid w:val="005D78AD"/>
    <w:rsid w:val="005D7F70"/>
    <w:rsid w:val="005D7FDC"/>
    <w:rsid w:val="005E1085"/>
    <w:rsid w:val="005E11CF"/>
    <w:rsid w:val="005E2306"/>
    <w:rsid w:val="005E2ED6"/>
    <w:rsid w:val="005F3E36"/>
    <w:rsid w:val="005F40C6"/>
    <w:rsid w:val="005F43A6"/>
    <w:rsid w:val="005F6182"/>
    <w:rsid w:val="005F6F83"/>
    <w:rsid w:val="005F7926"/>
    <w:rsid w:val="0060020E"/>
    <w:rsid w:val="00601068"/>
    <w:rsid w:val="006013E0"/>
    <w:rsid w:val="00601D14"/>
    <w:rsid w:val="00606F8F"/>
    <w:rsid w:val="00610B4C"/>
    <w:rsid w:val="00611294"/>
    <w:rsid w:val="0061413B"/>
    <w:rsid w:val="006144AC"/>
    <w:rsid w:val="006169C3"/>
    <w:rsid w:val="00617195"/>
    <w:rsid w:val="006215BA"/>
    <w:rsid w:val="00623F50"/>
    <w:rsid w:val="006244B1"/>
    <w:rsid w:val="00624C21"/>
    <w:rsid w:val="00627CB2"/>
    <w:rsid w:val="00630DFC"/>
    <w:rsid w:val="00635BF6"/>
    <w:rsid w:val="00643D55"/>
    <w:rsid w:val="00644EC2"/>
    <w:rsid w:val="00650CE7"/>
    <w:rsid w:val="006513A3"/>
    <w:rsid w:val="006513E7"/>
    <w:rsid w:val="00653EC0"/>
    <w:rsid w:val="00655B77"/>
    <w:rsid w:val="00656572"/>
    <w:rsid w:val="0065659B"/>
    <w:rsid w:val="00656ED7"/>
    <w:rsid w:val="0065735D"/>
    <w:rsid w:val="006614F8"/>
    <w:rsid w:val="00670C6A"/>
    <w:rsid w:val="00676CAE"/>
    <w:rsid w:val="006770F0"/>
    <w:rsid w:val="006814B3"/>
    <w:rsid w:val="0068191A"/>
    <w:rsid w:val="0068350E"/>
    <w:rsid w:val="00683CF1"/>
    <w:rsid w:val="00692184"/>
    <w:rsid w:val="00692438"/>
    <w:rsid w:val="0069268B"/>
    <w:rsid w:val="00693914"/>
    <w:rsid w:val="00693C4F"/>
    <w:rsid w:val="00696844"/>
    <w:rsid w:val="00697A34"/>
    <w:rsid w:val="006A0EE0"/>
    <w:rsid w:val="006A372B"/>
    <w:rsid w:val="006A5096"/>
    <w:rsid w:val="006A5CCD"/>
    <w:rsid w:val="006A7311"/>
    <w:rsid w:val="006B76A3"/>
    <w:rsid w:val="006C0B13"/>
    <w:rsid w:val="006C13D7"/>
    <w:rsid w:val="006C4541"/>
    <w:rsid w:val="006C6168"/>
    <w:rsid w:val="006D0B6A"/>
    <w:rsid w:val="006D1F19"/>
    <w:rsid w:val="006D3DA0"/>
    <w:rsid w:val="006D7E3F"/>
    <w:rsid w:val="006E1F03"/>
    <w:rsid w:val="006E2801"/>
    <w:rsid w:val="006E3814"/>
    <w:rsid w:val="006E4FF5"/>
    <w:rsid w:val="006E5222"/>
    <w:rsid w:val="006F1ABE"/>
    <w:rsid w:val="006F1C08"/>
    <w:rsid w:val="006F2B9E"/>
    <w:rsid w:val="006F3DD1"/>
    <w:rsid w:val="006F6DC0"/>
    <w:rsid w:val="006F7366"/>
    <w:rsid w:val="006F7610"/>
    <w:rsid w:val="007014C1"/>
    <w:rsid w:val="007021EB"/>
    <w:rsid w:val="00702D41"/>
    <w:rsid w:val="00703760"/>
    <w:rsid w:val="00703F0E"/>
    <w:rsid w:val="007042DB"/>
    <w:rsid w:val="0070698B"/>
    <w:rsid w:val="00707CED"/>
    <w:rsid w:val="00707E2F"/>
    <w:rsid w:val="007101B1"/>
    <w:rsid w:val="00713C93"/>
    <w:rsid w:val="00717A5C"/>
    <w:rsid w:val="007201B8"/>
    <w:rsid w:val="00724556"/>
    <w:rsid w:val="00726D2E"/>
    <w:rsid w:val="00726E41"/>
    <w:rsid w:val="007304CF"/>
    <w:rsid w:val="00732003"/>
    <w:rsid w:val="00733ED4"/>
    <w:rsid w:val="00736FE4"/>
    <w:rsid w:val="00737B6F"/>
    <w:rsid w:val="00740B7F"/>
    <w:rsid w:val="007411E4"/>
    <w:rsid w:val="00742E58"/>
    <w:rsid w:val="00743422"/>
    <w:rsid w:val="00743EFA"/>
    <w:rsid w:val="0074574C"/>
    <w:rsid w:val="00747C51"/>
    <w:rsid w:val="00755131"/>
    <w:rsid w:val="00755C3F"/>
    <w:rsid w:val="00760262"/>
    <w:rsid w:val="00760DA2"/>
    <w:rsid w:val="0076271A"/>
    <w:rsid w:val="00762968"/>
    <w:rsid w:val="00763614"/>
    <w:rsid w:val="00766423"/>
    <w:rsid w:val="00767695"/>
    <w:rsid w:val="0077103C"/>
    <w:rsid w:val="007723D5"/>
    <w:rsid w:val="00772B97"/>
    <w:rsid w:val="00776946"/>
    <w:rsid w:val="00781BBA"/>
    <w:rsid w:val="00783A04"/>
    <w:rsid w:val="00784139"/>
    <w:rsid w:val="00787D86"/>
    <w:rsid w:val="007914D5"/>
    <w:rsid w:val="00792EED"/>
    <w:rsid w:val="00792F2A"/>
    <w:rsid w:val="00794FE1"/>
    <w:rsid w:val="007954D8"/>
    <w:rsid w:val="00796E85"/>
    <w:rsid w:val="007A14A7"/>
    <w:rsid w:val="007A14BA"/>
    <w:rsid w:val="007A1C6C"/>
    <w:rsid w:val="007A23E7"/>
    <w:rsid w:val="007A47CB"/>
    <w:rsid w:val="007A65D6"/>
    <w:rsid w:val="007A7CBC"/>
    <w:rsid w:val="007B6BE3"/>
    <w:rsid w:val="007B7746"/>
    <w:rsid w:val="007B7AC9"/>
    <w:rsid w:val="007C0978"/>
    <w:rsid w:val="007C2AFC"/>
    <w:rsid w:val="007C2CB6"/>
    <w:rsid w:val="007C2CCA"/>
    <w:rsid w:val="007C2E6C"/>
    <w:rsid w:val="007C42E1"/>
    <w:rsid w:val="007C497C"/>
    <w:rsid w:val="007C4C4D"/>
    <w:rsid w:val="007C563A"/>
    <w:rsid w:val="007C5A6F"/>
    <w:rsid w:val="007C73EE"/>
    <w:rsid w:val="007D5B50"/>
    <w:rsid w:val="007D68F7"/>
    <w:rsid w:val="007E014E"/>
    <w:rsid w:val="007E071E"/>
    <w:rsid w:val="007E1504"/>
    <w:rsid w:val="007E2232"/>
    <w:rsid w:val="007E3B75"/>
    <w:rsid w:val="007E51A2"/>
    <w:rsid w:val="007E5E51"/>
    <w:rsid w:val="007F404F"/>
    <w:rsid w:val="007F47CE"/>
    <w:rsid w:val="007F49C5"/>
    <w:rsid w:val="00801317"/>
    <w:rsid w:val="00801391"/>
    <w:rsid w:val="008064D1"/>
    <w:rsid w:val="00812376"/>
    <w:rsid w:val="0081509B"/>
    <w:rsid w:val="00815875"/>
    <w:rsid w:val="00820E79"/>
    <w:rsid w:val="00821073"/>
    <w:rsid w:val="008223A4"/>
    <w:rsid w:val="00826AEC"/>
    <w:rsid w:val="008311BA"/>
    <w:rsid w:val="008317A4"/>
    <w:rsid w:val="0083425C"/>
    <w:rsid w:val="008405DC"/>
    <w:rsid w:val="008413D4"/>
    <w:rsid w:val="008414BA"/>
    <w:rsid w:val="00844311"/>
    <w:rsid w:val="00844974"/>
    <w:rsid w:val="008462ED"/>
    <w:rsid w:val="008478DA"/>
    <w:rsid w:val="00847B9A"/>
    <w:rsid w:val="008514B1"/>
    <w:rsid w:val="00851A24"/>
    <w:rsid w:val="00851DCF"/>
    <w:rsid w:val="00857B8C"/>
    <w:rsid w:val="00857EAE"/>
    <w:rsid w:val="008608FB"/>
    <w:rsid w:val="00862181"/>
    <w:rsid w:val="00863C7C"/>
    <w:rsid w:val="008640BA"/>
    <w:rsid w:val="00864C42"/>
    <w:rsid w:val="008650C5"/>
    <w:rsid w:val="00865D13"/>
    <w:rsid w:val="008664B6"/>
    <w:rsid w:val="00866C63"/>
    <w:rsid w:val="00867AEC"/>
    <w:rsid w:val="00871841"/>
    <w:rsid w:val="00871DE6"/>
    <w:rsid w:val="00873057"/>
    <w:rsid w:val="0087330E"/>
    <w:rsid w:val="00886344"/>
    <w:rsid w:val="00887133"/>
    <w:rsid w:val="0089393D"/>
    <w:rsid w:val="00894B94"/>
    <w:rsid w:val="00896ECC"/>
    <w:rsid w:val="00897696"/>
    <w:rsid w:val="008A3B6C"/>
    <w:rsid w:val="008A4684"/>
    <w:rsid w:val="008B1A3B"/>
    <w:rsid w:val="008B2CA7"/>
    <w:rsid w:val="008B37C6"/>
    <w:rsid w:val="008B550D"/>
    <w:rsid w:val="008B6198"/>
    <w:rsid w:val="008B7010"/>
    <w:rsid w:val="008B762A"/>
    <w:rsid w:val="008B7E4D"/>
    <w:rsid w:val="008C13F8"/>
    <w:rsid w:val="008C2EA3"/>
    <w:rsid w:val="008C3102"/>
    <w:rsid w:val="008C36D8"/>
    <w:rsid w:val="008C3B32"/>
    <w:rsid w:val="008C3EC5"/>
    <w:rsid w:val="008D5836"/>
    <w:rsid w:val="008D5FD4"/>
    <w:rsid w:val="008D67B3"/>
    <w:rsid w:val="008D7C4D"/>
    <w:rsid w:val="008E0886"/>
    <w:rsid w:val="008E0BA0"/>
    <w:rsid w:val="008E3B1B"/>
    <w:rsid w:val="008E6315"/>
    <w:rsid w:val="008E6C57"/>
    <w:rsid w:val="008E70EC"/>
    <w:rsid w:val="008E711D"/>
    <w:rsid w:val="008F007C"/>
    <w:rsid w:val="008F1195"/>
    <w:rsid w:val="008F46CB"/>
    <w:rsid w:val="008F5BD8"/>
    <w:rsid w:val="008F61DD"/>
    <w:rsid w:val="008F6857"/>
    <w:rsid w:val="00900628"/>
    <w:rsid w:val="00900D57"/>
    <w:rsid w:val="00903DBA"/>
    <w:rsid w:val="009041CA"/>
    <w:rsid w:val="009053D2"/>
    <w:rsid w:val="00907289"/>
    <w:rsid w:val="00910695"/>
    <w:rsid w:val="00911FA2"/>
    <w:rsid w:val="00912A7E"/>
    <w:rsid w:val="00912CD9"/>
    <w:rsid w:val="00913A0A"/>
    <w:rsid w:val="00916CFF"/>
    <w:rsid w:val="00923341"/>
    <w:rsid w:val="009246F9"/>
    <w:rsid w:val="00924963"/>
    <w:rsid w:val="00925150"/>
    <w:rsid w:val="009263F1"/>
    <w:rsid w:val="00932C07"/>
    <w:rsid w:val="009351D2"/>
    <w:rsid w:val="00935CCC"/>
    <w:rsid w:val="00936A33"/>
    <w:rsid w:val="00941C11"/>
    <w:rsid w:val="00942F75"/>
    <w:rsid w:val="00950847"/>
    <w:rsid w:val="00951114"/>
    <w:rsid w:val="0095243E"/>
    <w:rsid w:val="00953279"/>
    <w:rsid w:val="009535A4"/>
    <w:rsid w:val="009572BC"/>
    <w:rsid w:val="00957412"/>
    <w:rsid w:val="00960B01"/>
    <w:rsid w:val="00963C38"/>
    <w:rsid w:val="00967A5B"/>
    <w:rsid w:val="00970B70"/>
    <w:rsid w:val="00974EC5"/>
    <w:rsid w:val="0097659C"/>
    <w:rsid w:val="009777B1"/>
    <w:rsid w:val="009821FD"/>
    <w:rsid w:val="0098228E"/>
    <w:rsid w:val="0098261E"/>
    <w:rsid w:val="00987839"/>
    <w:rsid w:val="00993852"/>
    <w:rsid w:val="00993AE3"/>
    <w:rsid w:val="00994700"/>
    <w:rsid w:val="009A21BC"/>
    <w:rsid w:val="009A2266"/>
    <w:rsid w:val="009A38B1"/>
    <w:rsid w:val="009A4377"/>
    <w:rsid w:val="009A5B15"/>
    <w:rsid w:val="009A5B7B"/>
    <w:rsid w:val="009B134D"/>
    <w:rsid w:val="009B1B6D"/>
    <w:rsid w:val="009C08E2"/>
    <w:rsid w:val="009C0C08"/>
    <w:rsid w:val="009C4A69"/>
    <w:rsid w:val="009D4B84"/>
    <w:rsid w:val="009D510E"/>
    <w:rsid w:val="009E2C1C"/>
    <w:rsid w:val="009F05EF"/>
    <w:rsid w:val="009F1E18"/>
    <w:rsid w:val="009F41E9"/>
    <w:rsid w:val="009F606D"/>
    <w:rsid w:val="009F64C2"/>
    <w:rsid w:val="009F64CB"/>
    <w:rsid w:val="009F69F2"/>
    <w:rsid w:val="00A03169"/>
    <w:rsid w:val="00A03259"/>
    <w:rsid w:val="00A049CB"/>
    <w:rsid w:val="00A04D5D"/>
    <w:rsid w:val="00A07233"/>
    <w:rsid w:val="00A07882"/>
    <w:rsid w:val="00A10DAC"/>
    <w:rsid w:val="00A12843"/>
    <w:rsid w:val="00A14755"/>
    <w:rsid w:val="00A149AB"/>
    <w:rsid w:val="00A14AD6"/>
    <w:rsid w:val="00A14E48"/>
    <w:rsid w:val="00A15E8D"/>
    <w:rsid w:val="00A23A38"/>
    <w:rsid w:val="00A26446"/>
    <w:rsid w:val="00A30645"/>
    <w:rsid w:val="00A32349"/>
    <w:rsid w:val="00A32B16"/>
    <w:rsid w:val="00A342F6"/>
    <w:rsid w:val="00A35BCB"/>
    <w:rsid w:val="00A37918"/>
    <w:rsid w:val="00A40746"/>
    <w:rsid w:val="00A40F87"/>
    <w:rsid w:val="00A41084"/>
    <w:rsid w:val="00A43566"/>
    <w:rsid w:val="00A44112"/>
    <w:rsid w:val="00A44EA7"/>
    <w:rsid w:val="00A50B9C"/>
    <w:rsid w:val="00A53163"/>
    <w:rsid w:val="00A53A92"/>
    <w:rsid w:val="00A54E8F"/>
    <w:rsid w:val="00A569B6"/>
    <w:rsid w:val="00A57A52"/>
    <w:rsid w:val="00A60AAC"/>
    <w:rsid w:val="00A6210A"/>
    <w:rsid w:val="00A6225B"/>
    <w:rsid w:val="00A638EF"/>
    <w:rsid w:val="00A6678B"/>
    <w:rsid w:val="00A67462"/>
    <w:rsid w:val="00A67FA3"/>
    <w:rsid w:val="00A71C2E"/>
    <w:rsid w:val="00A71F82"/>
    <w:rsid w:val="00A72640"/>
    <w:rsid w:val="00A72C89"/>
    <w:rsid w:val="00A747C6"/>
    <w:rsid w:val="00A74BA4"/>
    <w:rsid w:val="00A77116"/>
    <w:rsid w:val="00A809AF"/>
    <w:rsid w:val="00A828B3"/>
    <w:rsid w:val="00A91128"/>
    <w:rsid w:val="00A91F5E"/>
    <w:rsid w:val="00A92674"/>
    <w:rsid w:val="00A95520"/>
    <w:rsid w:val="00A955D8"/>
    <w:rsid w:val="00AA01FC"/>
    <w:rsid w:val="00AA1286"/>
    <w:rsid w:val="00AA268B"/>
    <w:rsid w:val="00AA31CE"/>
    <w:rsid w:val="00AA43CA"/>
    <w:rsid w:val="00AA5D19"/>
    <w:rsid w:val="00AA6C0D"/>
    <w:rsid w:val="00AA70F3"/>
    <w:rsid w:val="00AB0601"/>
    <w:rsid w:val="00AB1DDB"/>
    <w:rsid w:val="00AB2744"/>
    <w:rsid w:val="00AB27AF"/>
    <w:rsid w:val="00AB7966"/>
    <w:rsid w:val="00AC1ED5"/>
    <w:rsid w:val="00AC2831"/>
    <w:rsid w:val="00AC3476"/>
    <w:rsid w:val="00AC6920"/>
    <w:rsid w:val="00AC7236"/>
    <w:rsid w:val="00AC7A68"/>
    <w:rsid w:val="00AD0EFC"/>
    <w:rsid w:val="00AD2CAB"/>
    <w:rsid w:val="00AD37D2"/>
    <w:rsid w:val="00AD4107"/>
    <w:rsid w:val="00AD6F60"/>
    <w:rsid w:val="00AE0AA1"/>
    <w:rsid w:val="00AE5D7D"/>
    <w:rsid w:val="00AE695F"/>
    <w:rsid w:val="00AE73A6"/>
    <w:rsid w:val="00AF31B3"/>
    <w:rsid w:val="00AF3934"/>
    <w:rsid w:val="00AF40B6"/>
    <w:rsid w:val="00AF4BA9"/>
    <w:rsid w:val="00AF690A"/>
    <w:rsid w:val="00AF6F68"/>
    <w:rsid w:val="00B0053F"/>
    <w:rsid w:val="00B00D62"/>
    <w:rsid w:val="00B0303B"/>
    <w:rsid w:val="00B04323"/>
    <w:rsid w:val="00B04E16"/>
    <w:rsid w:val="00B10747"/>
    <w:rsid w:val="00B108E6"/>
    <w:rsid w:val="00B1390E"/>
    <w:rsid w:val="00B14070"/>
    <w:rsid w:val="00B14202"/>
    <w:rsid w:val="00B14A7E"/>
    <w:rsid w:val="00B15B25"/>
    <w:rsid w:val="00B20E8A"/>
    <w:rsid w:val="00B24538"/>
    <w:rsid w:val="00B26B6C"/>
    <w:rsid w:val="00B30367"/>
    <w:rsid w:val="00B31F71"/>
    <w:rsid w:val="00B34123"/>
    <w:rsid w:val="00B3431F"/>
    <w:rsid w:val="00B35282"/>
    <w:rsid w:val="00B362DF"/>
    <w:rsid w:val="00B377F1"/>
    <w:rsid w:val="00B4047F"/>
    <w:rsid w:val="00B43F1F"/>
    <w:rsid w:val="00B44BFE"/>
    <w:rsid w:val="00B468EE"/>
    <w:rsid w:val="00B5095A"/>
    <w:rsid w:val="00B50D7C"/>
    <w:rsid w:val="00B52531"/>
    <w:rsid w:val="00B531EF"/>
    <w:rsid w:val="00B53FA0"/>
    <w:rsid w:val="00B5495B"/>
    <w:rsid w:val="00B559EC"/>
    <w:rsid w:val="00B6143B"/>
    <w:rsid w:val="00B61F6D"/>
    <w:rsid w:val="00B62095"/>
    <w:rsid w:val="00B62C68"/>
    <w:rsid w:val="00B65FC3"/>
    <w:rsid w:val="00B6799C"/>
    <w:rsid w:val="00B706BB"/>
    <w:rsid w:val="00B719AA"/>
    <w:rsid w:val="00B72850"/>
    <w:rsid w:val="00B72CE1"/>
    <w:rsid w:val="00B76C19"/>
    <w:rsid w:val="00B772D7"/>
    <w:rsid w:val="00B80258"/>
    <w:rsid w:val="00B80A83"/>
    <w:rsid w:val="00B813D9"/>
    <w:rsid w:val="00B826B8"/>
    <w:rsid w:val="00B82FD7"/>
    <w:rsid w:val="00B83DBC"/>
    <w:rsid w:val="00B844DA"/>
    <w:rsid w:val="00B84A7A"/>
    <w:rsid w:val="00B86316"/>
    <w:rsid w:val="00B86533"/>
    <w:rsid w:val="00B8671C"/>
    <w:rsid w:val="00B90C06"/>
    <w:rsid w:val="00B914FD"/>
    <w:rsid w:val="00B91637"/>
    <w:rsid w:val="00B9196A"/>
    <w:rsid w:val="00B968C1"/>
    <w:rsid w:val="00B96930"/>
    <w:rsid w:val="00BA1516"/>
    <w:rsid w:val="00BA1D61"/>
    <w:rsid w:val="00BA3F67"/>
    <w:rsid w:val="00BA422B"/>
    <w:rsid w:val="00BA42F8"/>
    <w:rsid w:val="00BA699E"/>
    <w:rsid w:val="00BA7C3E"/>
    <w:rsid w:val="00BB05DB"/>
    <w:rsid w:val="00BB1CE8"/>
    <w:rsid w:val="00BB1F83"/>
    <w:rsid w:val="00BB2F0A"/>
    <w:rsid w:val="00BB4925"/>
    <w:rsid w:val="00BB4939"/>
    <w:rsid w:val="00BB4E60"/>
    <w:rsid w:val="00BB7D2B"/>
    <w:rsid w:val="00BC3E40"/>
    <w:rsid w:val="00BC4A42"/>
    <w:rsid w:val="00BC4AA3"/>
    <w:rsid w:val="00BC770C"/>
    <w:rsid w:val="00BD06CB"/>
    <w:rsid w:val="00BD070D"/>
    <w:rsid w:val="00BD3052"/>
    <w:rsid w:val="00BD4DBD"/>
    <w:rsid w:val="00BD7D80"/>
    <w:rsid w:val="00BE6D3C"/>
    <w:rsid w:val="00BF1F15"/>
    <w:rsid w:val="00BF3567"/>
    <w:rsid w:val="00BF3C32"/>
    <w:rsid w:val="00BF41F4"/>
    <w:rsid w:val="00BF6E8E"/>
    <w:rsid w:val="00BF748E"/>
    <w:rsid w:val="00C03A63"/>
    <w:rsid w:val="00C06826"/>
    <w:rsid w:val="00C06A0D"/>
    <w:rsid w:val="00C140C1"/>
    <w:rsid w:val="00C151EB"/>
    <w:rsid w:val="00C160F3"/>
    <w:rsid w:val="00C16305"/>
    <w:rsid w:val="00C16BF5"/>
    <w:rsid w:val="00C200D7"/>
    <w:rsid w:val="00C20861"/>
    <w:rsid w:val="00C20EA3"/>
    <w:rsid w:val="00C21F8A"/>
    <w:rsid w:val="00C24C15"/>
    <w:rsid w:val="00C25779"/>
    <w:rsid w:val="00C26EF6"/>
    <w:rsid w:val="00C273F3"/>
    <w:rsid w:val="00C30D86"/>
    <w:rsid w:val="00C3333C"/>
    <w:rsid w:val="00C3552C"/>
    <w:rsid w:val="00C35B41"/>
    <w:rsid w:val="00C36296"/>
    <w:rsid w:val="00C37365"/>
    <w:rsid w:val="00C40500"/>
    <w:rsid w:val="00C44A42"/>
    <w:rsid w:val="00C4535B"/>
    <w:rsid w:val="00C45444"/>
    <w:rsid w:val="00C45B3B"/>
    <w:rsid w:val="00C45CF0"/>
    <w:rsid w:val="00C46996"/>
    <w:rsid w:val="00C47CCD"/>
    <w:rsid w:val="00C47F82"/>
    <w:rsid w:val="00C52BD8"/>
    <w:rsid w:val="00C56018"/>
    <w:rsid w:val="00C562E1"/>
    <w:rsid w:val="00C56336"/>
    <w:rsid w:val="00C57B64"/>
    <w:rsid w:val="00C57BF4"/>
    <w:rsid w:val="00C637A7"/>
    <w:rsid w:val="00C64BBA"/>
    <w:rsid w:val="00C653B6"/>
    <w:rsid w:val="00C67A0C"/>
    <w:rsid w:val="00C703DD"/>
    <w:rsid w:val="00C731BF"/>
    <w:rsid w:val="00C7374A"/>
    <w:rsid w:val="00C75009"/>
    <w:rsid w:val="00C754AE"/>
    <w:rsid w:val="00C802E7"/>
    <w:rsid w:val="00C80A1F"/>
    <w:rsid w:val="00C8101B"/>
    <w:rsid w:val="00C83951"/>
    <w:rsid w:val="00C83D07"/>
    <w:rsid w:val="00C843F0"/>
    <w:rsid w:val="00C868BB"/>
    <w:rsid w:val="00C86903"/>
    <w:rsid w:val="00C905F7"/>
    <w:rsid w:val="00C91194"/>
    <w:rsid w:val="00C9189F"/>
    <w:rsid w:val="00C94A87"/>
    <w:rsid w:val="00C94FB6"/>
    <w:rsid w:val="00C958CA"/>
    <w:rsid w:val="00C9604B"/>
    <w:rsid w:val="00CA1A70"/>
    <w:rsid w:val="00CA2E3A"/>
    <w:rsid w:val="00CA5186"/>
    <w:rsid w:val="00CB01EC"/>
    <w:rsid w:val="00CB0549"/>
    <w:rsid w:val="00CB1671"/>
    <w:rsid w:val="00CB3EC8"/>
    <w:rsid w:val="00CB75F2"/>
    <w:rsid w:val="00CC17AB"/>
    <w:rsid w:val="00CC1AD0"/>
    <w:rsid w:val="00CC2F19"/>
    <w:rsid w:val="00CC35EC"/>
    <w:rsid w:val="00CC363C"/>
    <w:rsid w:val="00CC3D5F"/>
    <w:rsid w:val="00CC5D9F"/>
    <w:rsid w:val="00CC6131"/>
    <w:rsid w:val="00CD06C5"/>
    <w:rsid w:val="00CD11FF"/>
    <w:rsid w:val="00CD2429"/>
    <w:rsid w:val="00CD2935"/>
    <w:rsid w:val="00CD57E6"/>
    <w:rsid w:val="00CD5F20"/>
    <w:rsid w:val="00CD6B16"/>
    <w:rsid w:val="00CE0F6D"/>
    <w:rsid w:val="00CE7800"/>
    <w:rsid w:val="00CF17D5"/>
    <w:rsid w:val="00CF31AA"/>
    <w:rsid w:val="00CF371E"/>
    <w:rsid w:val="00CF4B38"/>
    <w:rsid w:val="00D002A1"/>
    <w:rsid w:val="00D00F53"/>
    <w:rsid w:val="00D03024"/>
    <w:rsid w:val="00D034BA"/>
    <w:rsid w:val="00D03AFB"/>
    <w:rsid w:val="00D03E09"/>
    <w:rsid w:val="00D04416"/>
    <w:rsid w:val="00D054BD"/>
    <w:rsid w:val="00D0587C"/>
    <w:rsid w:val="00D06199"/>
    <w:rsid w:val="00D10210"/>
    <w:rsid w:val="00D104D8"/>
    <w:rsid w:val="00D141FE"/>
    <w:rsid w:val="00D143A9"/>
    <w:rsid w:val="00D15189"/>
    <w:rsid w:val="00D161B1"/>
    <w:rsid w:val="00D22293"/>
    <w:rsid w:val="00D23397"/>
    <w:rsid w:val="00D23D4B"/>
    <w:rsid w:val="00D24BC5"/>
    <w:rsid w:val="00D25148"/>
    <w:rsid w:val="00D274D7"/>
    <w:rsid w:val="00D3016F"/>
    <w:rsid w:val="00D36B6E"/>
    <w:rsid w:val="00D37954"/>
    <w:rsid w:val="00D37E3F"/>
    <w:rsid w:val="00D40BD2"/>
    <w:rsid w:val="00D40EFC"/>
    <w:rsid w:val="00D41AB6"/>
    <w:rsid w:val="00D41D65"/>
    <w:rsid w:val="00D41FFE"/>
    <w:rsid w:val="00D42750"/>
    <w:rsid w:val="00D437B6"/>
    <w:rsid w:val="00D4402D"/>
    <w:rsid w:val="00D443E2"/>
    <w:rsid w:val="00D50A2A"/>
    <w:rsid w:val="00D51412"/>
    <w:rsid w:val="00D519C9"/>
    <w:rsid w:val="00D51F6C"/>
    <w:rsid w:val="00D56845"/>
    <w:rsid w:val="00D57191"/>
    <w:rsid w:val="00D57970"/>
    <w:rsid w:val="00D622AF"/>
    <w:rsid w:val="00D623BB"/>
    <w:rsid w:val="00D63BC9"/>
    <w:rsid w:val="00D66587"/>
    <w:rsid w:val="00D679FB"/>
    <w:rsid w:val="00D72E37"/>
    <w:rsid w:val="00D7529E"/>
    <w:rsid w:val="00D75CA0"/>
    <w:rsid w:val="00D768D3"/>
    <w:rsid w:val="00D76931"/>
    <w:rsid w:val="00D80FC9"/>
    <w:rsid w:val="00D8450F"/>
    <w:rsid w:val="00D86F02"/>
    <w:rsid w:val="00D8791D"/>
    <w:rsid w:val="00D912AB"/>
    <w:rsid w:val="00D914C0"/>
    <w:rsid w:val="00D928BC"/>
    <w:rsid w:val="00D93ED0"/>
    <w:rsid w:val="00D94789"/>
    <w:rsid w:val="00D97157"/>
    <w:rsid w:val="00DA207C"/>
    <w:rsid w:val="00DA54BC"/>
    <w:rsid w:val="00DA6B06"/>
    <w:rsid w:val="00DB0544"/>
    <w:rsid w:val="00DB1EE2"/>
    <w:rsid w:val="00DB1EFB"/>
    <w:rsid w:val="00DB2EC2"/>
    <w:rsid w:val="00DB5465"/>
    <w:rsid w:val="00DB5872"/>
    <w:rsid w:val="00DC0A12"/>
    <w:rsid w:val="00DC17D1"/>
    <w:rsid w:val="00DC1E16"/>
    <w:rsid w:val="00DC2FB1"/>
    <w:rsid w:val="00DC4291"/>
    <w:rsid w:val="00DC677B"/>
    <w:rsid w:val="00DC7406"/>
    <w:rsid w:val="00DC7856"/>
    <w:rsid w:val="00DC7F49"/>
    <w:rsid w:val="00DD15D1"/>
    <w:rsid w:val="00DD3DFE"/>
    <w:rsid w:val="00DD5209"/>
    <w:rsid w:val="00DD72CA"/>
    <w:rsid w:val="00DE2024"/>
    <w:rsid w:val="00DE2AE7"/>
    <w:rsid w:val="00DE4393"/>
    <w:rsid w:val="00DE4A3B"/>
    <w:rsid w:val="00DE5830"/>
    <w:rsid w:val="00DE75A8"/>
    <w:rsid w:val="00DF0EA8"/>
    <w:rsid w:val="00DF150E"/>
    <w:rsid w:val="00DF5D6E"/>
    <w:rsid w:val="00DF6074"/>
    <w:rsid w:val="00E10CA4"/>
    <w:rsid w:val="00E10FE9"/>
    <w:rsid w:val="00E1161E"/>
    <w:rsid w:val="00E12C8D"/>
    <w:rsid w:val="00E12E22"/>
    <w:rsid w:val="00E136A4"/>
    <w:rsid w:val="00E161D8"/>
    <w:rsid w:val="00E210C5"/>
    <w:rsid w:val="00E21583"/>
    <w:rsid w:val="00E2158A"/>
    <w:rsid w:val="00E2262D"/>
    <w:rsid w:val="00E23E4A"/>
    <w:rsid w:val="00E25F4D"/>
    <w:rsid w:val="00E305C2"/>
    <w:rsid w:val="00E32271"/>
    <w:rsid w:val="00E3236B"/>
    <w:rsid w:val="00E34B38"/>
    <w:rsid w:val="00E3589E"/>
    <w:rsid w:val="00E36A6E"/>
    <w:rsid w:val="00E373BD"/>
    <w:rsid w:val="00E37A8B"/>
    <w:rsid w:val="00E40281"/>
    <w:rsid w:val="00E40422"/>
    <w:rsid w:val="00E44D15"/>
    <w:rsid w:val="00E44EF9"/>
    <w:rsid w:val="00E45974"/>
    <w:rsid w:val="00E513C5"/>
    <w:rsid w:val="00E5366A"/>
    <w:rsid w:val="00E53E24"/>
    <w:rsid w:val="00E54049"/>
    <w:rsid w:val="00E55D2F"/>
    <w:rsid w:val="00E56670"/>
    <w:rsid w:val="00E5685D"/>
    <w:rsid w:val="00E6045D"/>
    <w:rsid w:val="00E61CAE"/>
    <w:rsid w:val="00E622EB"/>
    <w:rsid w:val="00E65DEC"/>
    <w:rsid w:val="00E66174"/>
    <w:rsid w:val="00E73C83"/>
    <w:rsid w:val="00E745E6"/>
    <w:rsid w:val="00E81D6C"/>
    <w:rsid w:val="00E81DDF"/>
    <w:rsid w:val="00E8316C"/>
    <w:rsid w:val="00E831CE"/>
    <w:rsid w:val="00E843E7"/>
    <w:rsid w:val="00E85465"/>
    <w:rsid w:val="00E85ABB"/>
    <w:rsid w:val="00E860C3"/>
    <w:rsid w:val="00E861A7"/>
    <w:rsid w:val="00E86DCF"/>
    <w:rsid w:val="00E904B9"/>
    <w:rsid w:val="00E91BF7"/>
    <w:rsid w:val="00E947FA"/>
    <w:rsid w:val="00E94873"/>
    <w:rsid w:val="00E96AF3"/>
    <w:rsid w:val="00EA2066"/>
    <w:rsid w:val="00EA26BA"/>
    <w:rsid w:val="00EA3612"/>
    <w:rsid w:val="00EA6911"/>
    <w:rsid w:val="00EA6AEF"/>
    <w:rsid w:val="00EA6D59"/>
    <w:rsid w:val="00EA6EED"/>
    <w:rsid w:val="00EB0F75"/>
    <w:rsid w:val="00EB2023"/>
    <w:rsid w:val="00EB7BC2"/>
    <w:rsid w:val="00EB7DA6"/>
    <w:rsid w:val="00EC4084"/>
    <w:rsid w:val="00ED2FC3"/>
    <w:rsid w:val="00ED353D"/>
    <w:rsid w:val="00ED39C9"/>
    <w:rsid w:val="00ED3A10"/>
    <w:rsid w:val="00ED598A"/>
    <w:rsid w:val="00ED7DCD"/>
    <w:rsid w:val="00EE05D1"/>
    <w:rsid w:val="00EE0F60"/>
    <w:rsid w:val="00EE1002"/>
    <w:rsid w:val="00EE2727"/>
    <w:rsid w:val="00EE2EB0"/>
    <w:rsid w:val="00EE5B04"/>
    <w:rsid w:val="00EF43B3"/>
    <w:rsid w:val="00EF5546"/>
    <w:rsid w:val="00F00AB3"/>
    <w:rsid w:val="00F00BE1"/>
    <w:rsid w:val="00F00D11"/>
    <w:rsid w:val="00F00FDF"/>
    <w:rsid w:val="00F10C5F"/>
    <w:rsid w:val="00F12CF5"/>
    <w:rsid w:val="00F13CB9"/>
    <w:rsid w:val="00F15A54"/>
    <w:rsid w:val="00F16862"/>
    <w:rsid w:val="00F20E41"/>
    <w:rsid w:val="00F21159"/>
    <w:rsid w:val="00F22B89"/>
    <w:rsid w:val="00F23815"/>
    <w:rsid w:val="00F24356"/>
    <w:rsid w:val="00F25324"/>
    <w:rsid w:val="00F258D0"/>
    <w:rsid w:val="00F322A3"/>
    <w:rsid w:val="00F323FD"/>
    <w:rsid w:val="00F33F0F"/>
    <w:rsid w:val="00F346CF"/>
    <w:rsid w:val="00F34F04"/>
    <w:rsid w:val="00F36DC5"/>
    <w:rsid w:val="00F40509"/>
    <w:rsid w:val="00F44628"/>
    <w:rsid w:val="00F44734"/>
    <w:rsid w:val="00F4481C"/>
    <w:rsid w:val="00F45776"/>
    <w:rsid w:val="00F560A5"/>
    <w:rsid w:val="00F56651"/>
    <w:rsid w:val="00F6313A"/>
    <w:rsid w:val="00F639CC"/>
    <w:rsid w:val="00F70469"/>
    <w:rsid w:val="00F7417D"/>
    <w:rsid w:val="00F76667"/>
    <w:rsid w:val="00F80BCA"/>
    <w:rsid w:val="00F81FE3"/>
    <w:rsid w:val="00F830A5"/>
    <w:rsid w:val="00F83BFE"/>
    <w:rsid w:val="00F85101"/>
    <w:rsid w:val="00F85480"/>
    <w:rsid w:val="00F8744D"/>
    <w:rsid w:val="00F87FC0"/>
    <w:rsid w:val="00F91EFC"/>
    <w:rsid w:val="00F9284F"/>
    <w:rsid w:val="00F928AF"/>
    <w:rsid w:val="00F939A7"/>
    <w:rsid w:val="00F942B0"/>
    <w:rsid w:val="00F952AE"/>
    <w:rsid w:val="00F955CE"/>
    <w:rsid w:val="00F97E90"/>
    <w:rsid w:val="00FA095C"/>
    <w:rsid w:val="00FA12A7"/>
    <w:rsid w:val="00FA1B48"/>
    <w:rsid w:val="00FA31A0"/>
    <w:rsid w:val="00FA37EF"/>
    <w:rsid w:val="00FB268B"/>
    <w:rsid w:val="00FC0D64"/>
    <w:rsid w:val="00FC245C"/>
    <w:rsid w:val="00FC2FDF"/>
    <w:rsid w:val="00FC322F"/>
    <w:rsid w:val="00FC3D3E"/>
    <w:rsid w:val="00FC532C"/>
    <w:rsid w:val="00FC7109"/>
    <w:rsid w:val="00FD4070"/>
    <w:rsid w:val="00FD57A7"/>
    <w:rsid w:val="00FD5B42"/>
    <w:rsid w:val="00FD7A7F"/>
    <w:rsid w:val="00FE03FA"/>
    <w:rsid w:val="00FE0EC2"/>
    <w:rsid w:val="00FE1CC1"/>
    <w:rsid w:val="00FE34AE"/>
    <w:rsid w:val="00FE3FB6"/>
    <w:rsid w:val="00FE5921"/>
    <w:rsid w:val="00FF3649"/>
    <w:rsid w:val="00FF3F2B"/>
    <w:rsid w:val="00FF665F"/>
    <w:rsid w:val="02606E2C"/>
    <w:rsid w:val="03FD9EA3"/>
    <w:rsid w:val="08F73DE2"/>
    <w:rsid w:val="0F456563"/>
    <w:rsid w:val="2662821B"/>
    <w:rsid w:val="26B8DFF2"/>
    <w:rsid w:val="282242B2"/>
    <w:rsid w:val="2B390F58"/>
    <w:rsid w:val="32800B15"/>
    <w:rsid w:val="34D105B1"/>
    <w:rsid w:val="351164D1"/>
    <w:rsid w:val="3A02B997"/>
    <w:rsid w:val="3B83BDD7"/>
    <w:rsid w:val="3C129493"/>
    <w:rsid w:val="4CFA28E6"/>
    <w:rsid w:val="5350420D"/>
    <w:rsid w:val="5D3AEC52"/>
    <w:rsid w:val="6E195C46"/>
    <w:rsid w:val="71C5B174"/>
    <w:rsid w:val="72A74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14CDFD"/>
  <w15:docId w15:val="{5DF7E9A0-FDFC-487D-817A-0752702E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9"/>
    <w:pPr>
      <w:spacing w:after="200" w:line="276" w:lineRule="auto"/>
    </w:pPr>
  </w:style>
  <w:style w:type="paragraph" w:styleId="Heading1">
    <w:name w:val="heading 1"/>
    <w:basedOn w:val="Normal"/>
    <w:next w:val="Normal"/>
    <w:link w:val="Heading1Char"/>
    <w:qFormat/>
    <w:locked/>
    <w:rsid w:val="00BB4E60"/>
    <w:pPr>
      <w:keepNext/>
      <w:spacing w:after="0" w:line="240" w:lineRule="auto"/>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5150"/>
    <w:pPr>
      <w:pBdr>
        <w:bottom w:val="single" w:sz="4" w:space="1" w:color="auto"/>
      </w:pBdr>
      <w:tabs>
        <w:tab w:val="right" w:pos="9360"/>
      </w:tabs>
      <w:spacing w:after="0" w:line="240" w:lineRule="auto"/>
    </w:pPr>
    <w:rPr>
      <w:b/>
    </w:rPr>
  </w:style>
  <w:style w:type="character" w:customStyle="1" w:styleId="HeaderChar">
    <w:name w:val="Header Char"/>
    <w:basedOn w:val="DefaultParagraphFont"/>
    <w:link w:val="Header"/>
    <w:uiPriority w:val="99"/>
    <w:locked/>
    <w:rsid w:val="00925150"/>
    <w:rPr>
      <w:rFonts w:cs="Times New Roman"/>
      <w:b/>
      <w:sz w:val="22"/>
      <w:szCs w:val="22"/>
    </w:rPr>
  </w:style>
  <w:style w:type="paragraph" w:styleId="Footer">
    <w:name w:val="footer"/>
    <w:basedOn w:val="Normal"/>
    <w:link w:val="FooterChar"/>
    <w:uiPriority w:val="99"/>
    <w:rsid w:val="008064D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8064D1"/>
    <w:rPr>
      <w:rFonts w:cs="Times New Roman"/>
    </w:rPr>
  </w:style>
  <w:style w:type="paragraph" w:styleId="BalloonText">
    <w:name w:val="Balloon Text"/>
    <w:basedOn w:val="Normal"/>
    <w:link w:val="BalloonTextChar"/>
    <w:uiPriority w:val="99"/>
    <w:semiHidden/>
    <w:rsid w:val="008064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064D1"/>
    <w:rPr>
      <w:rFonts w:ascii="Tahoma" w:hAnsi="Tahoma" w:cs="Tahoma"/>
      <w:sz w:val="16"/>
      <w:szCs w:val="16"/>
    </w:rPr>
  </w:style>
  <w:style w:type="table" w:styleId="TableGrid">
    <w:name w:val="Table Grid"/>
    <w:basedOn w:val="TableNormal"/>
    <w:uiPriority w:val="99"/>
    <w:rsid w:val="005F40C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643D55"/>
    <w:rPr>
      <w:rFonts w:cs="Times New Roman"/>
      <w:sz w:val="16"/>
      <w:szCs w:val="16"/>
    </w:rPr>
  </w:style>
  <w:style w:type="paragraph" w:styleId="CommentText">
    <w:name w:val="annotation text"/>
    <w:basedOn w:val="Normal"/>
    <w:link w:val="CommentTextChar"/>
    <w:uiPriority w:val="99"/>
    <w:rsid w:val="00643D55"/>
    <w:pPr>
      <w:spacing w:line="240" w:lineRule="auto"/>
    </w:pPr>
    <w:rPr>
      <w:sz w:val="20"/>
      <w:szCs w:val="20"/>
    </w:rPr>
  </w:style>
  <w:style w:type="character" w:customStyle="1" w:styleId="CommentTextChar">
    <w:name w:val="Comment Text Char"/>
    <w:basedOn w:val="DefaultParagraphFont"/>
    <w:link w:val="CommentText"/>
    <w:uiPriority w:val="99"/>
    <w:locked/>
    <w:rsid w:val="00643D55"/>
    <w:rPr>
      <w:rFonts w:cs="Times New Roman"/>
      <w:sz w:val="20"/>
      <w:szCs w:val="20"/>
    </w:rPr>
  </w:style>
  <w:style w:type="paragraph" w:styleId="CommentSubject">
    <w:name w:val="annotation subject"/>
    <w:basedOn w:val="CommentText"/>
    <w:next w:val="CommentText"/>
    <w:link w:val="CommentSubjectChar"/>
    <w:uiPriority w:val="99"/>
    <w:semiHidden/>
    <w:rsid w:val="00643D55"/>
    <w:rPr>
      <w:b/>
      <w:bCs/>
    </w:rPr>
  </w:style>
  <w:style w:type="character" w:customStyle="1" w:styleId="CommentSubjectChar">
    <w:name w:val="Comment Subject Char"/>
    <w:basedOn w:val="CommentTextChar"/>
    <w:link w:val="CommentSubject"/>
    <w:uiPriority w:val="99"/>
    <w:semiHidden/>
    <w:locked/>
    <w:rsid w:val="00643D55"/>
    <w:rPr>
      <w:rFonts w:cs="Times New Roman"/>
      <w:b/>
      <w:bCs/>
      <w:sz w:val="20"/>
      <w:szCs w:val="20"/>
    </w:rPr>
  </w:style>
  <w:style w:type="paragraph" w:styleId="Caption">
    <w:name w:val="caption"/>
    <w:basedOn w:val="Normal"/>
    <w:next w:val="Normal"/>
    <w:uiPriority w:val="99"/>
    <w:qFormat/>
    <w:rsid w:val="00987839"/>
    <w:pPr>
      <w:spacing w:line="240" w:lineRule="auto"/>
    </w:pPr>
    <w:rPr>
      <w:b/>
      <w:bCs/>
      <w:color w:val="4F81BD"/>
      <w:sz w:val="18"/>
      <w:szCs w:val="18"/>
    </w:rPr>
  </w:style>
  <w:style w:type="paragraph" w:styleId="ListParagraph">
    <w:name w:val="List Paragraph"/>
    <w:basedOn w:val="Normal"/>
    <w:uiPriority w:val="34"/>
    <w:qFormat/>
    <w:rsid w:val="00950847"/>
    <w:pPr>
      <w:ind w:left="720"/>
      <w:contextualSpacing/>
    </w:pPr>
  </w:style>
  <w:style w:type="character" w:styleId="Hyperlink">
    <w:name w:val="Hyperlink"/>
    <w:basedOn w:val="DefaultParagraphFont"/>
    <w:uiPriority w:val="99"/>
    <w:rsid w:val="00B0053F"/>
    <w:rPr>
      <w:rFonts w:cs="Times New Roman"/>
      <w:color w:val="0000FF"/>
      <w:u w:val="single"/>
    </w:rPr>
  </w:style>
  <w:style w:type="character" w:styleId="FollowedHyperlink">
    <w:name w:val="FollowedHyperlink"/>
    <w:basedOn w:val="DefaultParagraphFont"/>
    <w:uiPriority w:val="99"/>
    <w:semiHidden/>
    <w:rsid w:val="00B0053F"/>
    <w:rPr>
      <w:rFonts w:cs="Times New Roman"/>
      <w:color w:val="800080"/>
      <w:u w:val="single"/>
    </w:rPr>
  </w:style>
  <w:style w:type="paragraph" w:styleId="Revision">
    <w:name w:val="Revision"/>
    <w:hidden/>
    <w:uiPriority w:val="99"/>
    <w:semiHidden/>
    <w:rsid w:val="008B7010"/>
  </w:style>
  <w:style w:type="paragraph" w:customStyle="1" w:styleId="p2">
    <w:name w:val="p2"/>
    <w:basedOn w:val="Normal"/>
    <w:rsid w:val="00D03024"/>
    <w:pPr>
      <w:widowControl w:val="0"/>
      <w:tabs>
        <w:tab w:val="left" w:pos="357"/>
      </w:tabs>
      <w:spacing w:after="0" w:line="255" w:lineRule="atLeast"/>
      <w:ind w:left="1083" w:hanging="357"/>
    </w:pPr>
    <w:rPr>
      <w:rFonts w:ascii="Times New Roman" w:hAnsi="Times New Roman"/>
      <w:sz w:val="24"/>
      <w:szCs w:val="20"/>
    </w:rPr>
  </w:style>
  <w:style w:type="character" w:customStyle="1" w:styleId="Heading1Char">
    <w:name w:val="Heading 1 Char"/>
    <w:basedOn w:val="DefaultParagraphFont"/>
    <w:link w:val="Heading1"/>
    <w:rsid w:val="00BB4E60"/>
    <w:rPr>
      <w:rFonts w:ascii="Times New Roman" w:eastAsia="Times New Roman" w:hAnsi="Times New Roman"/>
      <w:b/>
      <w:sz w:val="30"/>
      <w:szCs w:val="20"/>
    </w:rPr>
  </w:style>
  <w:style w:type="paragraph" w:customStyle="1" w:styleId="Style17">
    <w:name w:val="Style17"/>
    <w:basedOn w:val="Heading1"/>
    <w:link w:val="Style17Char"/>
    <w:qFormat/>
    <w:rsid w:val="00024D65"/>
    <w:rPr>
      <w:rFonts w:asciiTheme="minorHAnsi" w:hAnsiTheme="minorHAnsi"/>
      <w:b w:val="0"/>
      <w:bCs/>
      <w:sz w:val="20"/>
    </w:rPr>
  </w:style>
  <w:style w:type="paragraph" w:customStyle="1" w:styleId="Style18">
    <w:name w:val="Style18"/>
    <w:basedOn w:val="Heading1"/>
    <w:link w:val="Style18Char"/>
    <w:qFormat/>
    <w:rsid w:val="00024D65"/>
    <w:pPr>
      <w:jc w:val="right"/>
    </w:pPr>
    <w:rPr>
      <w:rFonts w:asciiTheme="minorHAnsi" w:hAnsiTheme="minorHAnsi"/>
      <w:b w:val="0"/>
      <w:bCs/>
      <w:sz w:val="20"/>
    </w:rPr>
  </w:style>
  <w:style w:type="character" w:customStyle="1" w:styleId="Style17Char">
    <w:name w:val="Style17 Char"/>
    <w:basedOn w:val="Heading1Char"/>
    <w:link w:val="Style17"/>
    <w:rsid w:val="00024D65"/>
    <w:rPr>
      <w:rFonts w:asciiTheme="minorHAnsi" w:eastAsia="Times New Roman" w:hAnsiTheme="minorHAnsi"/>
      <w:b/>
      <w:bCs/>
      <w:sz w:val="20"/>
      <w:szCs w:val="20"/>
    </w:rPr>
  </w:style>
  <w:style w:type="paragraph" w:customStyle="1" w:styleId="Style19">
    <w:name w:val="Style19"/>
    <w:basedOn w:val="Normal"/>
    <w:link w:val="Style19Char"/>
    <w:qFormat/>
    <w:rsid w:val="00024D65"/>
    <w:pPr>
      <w:tabs>
        <w:tab w:val="right" w:pos="10543"/>
      </w:tabs>
      <w:spacing w:after="0" w:line="240" w:lineRule="auto"/>
    </w:pPr>
    <w:rPr>
      <w:rFonts w:asciiTheme="minorHAnsi" w:eastAsia="Times New Roman" w:hAnsiTheme="minorHAnsi"/>
      <w:bCs/>
      <w:sz w:val="20"/>
      <w:szCs w:val="20"/>
    </w:rPr>
  </w:style>
  <w:style w:type="character" w:customStyle="1" w:styleId="Style18Char">
    <w:name w:val="Style18 Char"/>
    <w:basedOn w:val="Heading1Char"/>
    <w:link w:val="Style18"/>
    <w:rsid w:val="00024D65"/>
    <w:rPr>
      <w:rFonts w:asciiTheme="minorHAnsi" w:eastAsia="Times New Roman" w:hAnsiTheme="minorHAnsi"/>
      <w:b/>
      <w:bCs/>
      <w:sz w:val="20"/>
      <w:szCs w:val="20"/>
    </w:rPr>
  </w:style>
  <w:style w:type="paragraph" w:customStyle="1" w:styleId="Style20">
    <w:name w:val="Style20"/>
    <w:basedOn w:val="Normal"/>
    <w:link w:val="Style20Char"/>
    <w:qFormat/>
    <w:rsid w:val="00024D65"/>
    <w:pPr>
      <w:spacing w:after="0" w:line="240" w:lineRule="auto"/>
    </w:pPr>
    <w:rPr>
      <w:rFonts w:asciiTheme="minorHAnsi" w:eastAsia="Times New Roman" w:hAnsiTheme="minorHAnsi"/>
      <w:sz w:val="12"/>
      <w:szCs w:val="12"/>
    </w:rPr>
  </w:style>
  <w:style w:type="character" w:customStyle="1" w:styleId="Style19Char">
    <w:name w:val="Style19 Char"/>
    <w:basedOn w:val="DefaultParagraphFont"/>
    <w:link w:val="Style19"/>
    <w:rsid w:val="00024D65"/>
    <w:rPr>
      <w:rFonts w:asciiTheme="minorHAnsi" w:eastAsia="Times New Roman" w:hAnsiTheme="minorHAnsi"/>
      <w:bCs/>
      <w:sz w:val="20"/>
      <w:szCs w:val="20"/>
    </w:rPr>
  </w:style>
  <w:style w:type="character" w:customStyle="1" w:styleId="Style20Char">
    <w:name w:val="Style20 Char"/>
    <w:basedOn w:val="DefaultParagraphFont"/>
    <w:link w:val="Style20"/>
    <w:rsid w:val="00024D65"/>
    <w:rPr>
      <w:rFonts w:asciiTheme="minorHAnsi" w:eastAsia="Times New Roman" w:hAnsiTheme="minorHAnsi"/>
      <w:sz w:val="12"/>
      <w:szCs w:val="12"/>
    </w:rPr>
  </w:style>
  <w:style w:type="character" w:customStyle="1" w:styleId="normaltextrun">
    <w:name w:val="normaltextrun"/>
    <w:basedOn w:val="DefaultParagraphFont"/>
    <w:rsid w:val="00FC3D3E"/>
  </w:style>
  <w:style w:type="character" w:customStyle="1" w:styleId="eop">
    <w:name w:val="eop"/>
    <w:basedOn w:val="DefaultParagraphFont"/>
    <w:rsid w:val="00FC3D3E"/>
  </w:style>
  <w:style w:type="table" w:customStyle="1" w:styleId="TableGrid1">
    <w:name w:val="Table Grid1"/>
    <w:basedOn w:val="TableNormal"/>
    <w:next w:val="TableGrid"/>
    <w:uiPriority w:val="39"/>
    <w:rsid w:val="00C67A0C"/>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84574">
      <w:marLeft w:val="0"/>
      <w:marRight w:val="0"/>
      <w:marTop w:val="0"/>
      <w:marBottom w:val="0"/>
      <w:divBdr>
        <w:top w:val="none" w:sz="0" w:space="0" w:color="auto"/>
        <w:left w:val="none" w:sz="0" w:space="0" w:color="auto"/>
        <w:bottom w:val="none" w:sz="0" w:space="0" w:color="auto"/>
        <w:right w:val="none" w:sz="0" w:space="0" w:color="auto"/>
      </w:divBdr>
    </w:div>
    <w:div w:id="378284575">
      <w:marLeft w:val="0"/>
      <w:marRight w:val="0"/>
      <w:marTop w:val="0"/>
      <w:marBottom w:val="0"/>
      <w:divBdr>
        <w:top w:val="none" w:sz="0" w:space="0" w:color="auto"/>
        <w:left w:val="none" w:sz="0" w:space="0" w:color="auto"/>
        <w:bottom w:val="none" w:sz="0" w:space="0" w:color="auto"/>
        <w:right w:val="none" w:sz="0" w:space="0" w:color="auto"/>
      </w:divBdr>
    </w:div>
    <w:div w:id="378284576">
      <w:marLeft w:val="0"/>
      <w:marRight w:val="0"/>
      <w:marTop w:val="0"/>
      <w:marBottom w:val="0"/>
      <w:divBdr>
        <w:top w:val="none" w:sz="0" w:space="0" w:color="auto"/>
        <w:left w:val="none" w:sz="0" w:space="0" w:color="auto"/>
        <w:bottom w:val="none" w:sz="0" w:space="0" w:color="auto"/>
        <w:right w:val="none" w:sz="0" w:space="0" w:color="auto"/>
      </w:divBdr>
    </w:div>
    <w:div w:id="56769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CC8F22-498D-4FAD-BCE0-8ABC6094E9D0}">
  <ds:schemaRefs>
    <ds:schemaRef ds:uri="http://schemas.openxmlformats.org/officeDocument/2006/bibliography"/>
  </ds:schemaRefs>
</ds:datastoreItem>
</file>

<file path=customXml/itemProps2.xml><?xml version="1.0" encoding="utf-8"?>
<ds:datastoreItem xmlns:ds="http://schemas.openxmlformats.org/officeDocument/2006/customXml" ds:itemID="{462561B9-20FC-4EC3-BB5C-03CC1DD8A9F5}">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2CCE334B-CA2C-463C-BE57-AF2A49DF2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7EEC80-86AC-468D-9E64-D2AF2115272E}">
  <ds:schemaRefs>
    <ds:schemaRef ds:uri="http://schemas.openxmlformats.org/officeDocument/2006/bibliography"/>
  </ds:schemaRefs>
</ds:datastoreItem>
</file>

<file path=customXml/itemProps5.xml><?xml version="1.0" encoding="utf-8"?>
<ds:datastoreItem xmlns:ds="http://schemas.openxmlformats.org/officeDocument/2006/customXml" ds:itemID="{02C473F4-698C-4821-A181-594D1ACD42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2903</Words>
  <Characters>16548</Characters>
  <Application>Microsoft Office Word</Application>
  <DocSecurity>0</DocSecurity>
  <Lines>137</Lines>
  <Paragraphs>38</Paragraphs>
  <ScaleCrop>false</ScaleCrop>
  <Company>California Energy Commission</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 King</dc:creator>
  <cp:lastModifiedBy>Alhabibi, Haider@Energy</cp:lastModifiedBy>
  <cp:revision>123</cp:revision>
  <cp:lastPrinted>2015-06-19T22:24:00Z</cp:lastPrinted>
  <dcterms:created xsi:type="dcterms:W3CDTF">2015-06-09T18:19:00Z</dcterms:created>
  <dcterms:modified xsi:type="dcterms:W3CDTF">2022-11-04T19:51:00Z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