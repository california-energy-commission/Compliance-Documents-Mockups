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9B64D" w14:textId="77777777" w:rsidR="00F652BE" w:rsidRPr="008B5787" w:rsidRDefault="00F652BE" w:rsidP="00F652BE">
      <w:pPr>
        <w:spacing w:line="259" w:lineRule="auto"/>
        <w:ind w:left="-90"/>
        <w:rPr>
          <w:rFonts w:ascii="Calibri" w:eastAsia="Calibri" w:hAnsi="Calibri" w:cs="Calibri"/>
          <w:b/>
          <w:bCs/>
          <w:color w:val="201F1E"/>
          <w:sz w:val="24"/>
          <w:szCs w:val="24"/>
        </w:rPr>
      </w:pPr>
      <w:r w:rsidRPr="008B5787">
        <w:rPr>
          <w:rFonts w:asciiTheme="minorHAnsi" w:eastAsia="Calibri" w:hAnsiTheme="minorHAnsi" w:cstheme="minorBidi"/>
          <w:b/>
          <w:bCs/>
          <w:sz w:val="24"/>
          <w:szCs w:val="24"/>
        </w:rPr>
        <w:t xml:space="preserve">CERTIFICATE OF </w:t>
      </w:r>
      <w:r w:rsidRPr="008B5787">
        <w:rPr>
          <w:rFonts w:ascii="Calibri" w:eastAsia="Calibri" w:hAnsi="Calibri" w:cs="Calibri"/>
          <w:b/>
          <w:bCs/>
          <w:color w:val="201F1E"/>
          <w:sz w:val="24"/>
          <w:szCs w:val="24"/>
        </w:rPr>
        <w:t>VERIFICATION</w:t>
      </w:r>
      <w:r w:rsidRPr="008B5787">
        <w:br/>
      </w:r>
      <w:r w:rsidRPr="008B5787">
        <w:rPr>
          <w:rFonts w:asciiTheme="minorHAnsi" w:eastAsia="Calibri" w:hAnsiTheme="minorHAnsi" w:cstheme="minorBidi"/>
          <w:b/>
          <w:bCs/>
          <w:sz w:val="24"/>
          <w:szCs w:val="24"/>
        </w:rPr>
        <w:t>Note:</w:t>
      </w:r>
      <w:r w:rsidRPr="008B5787">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435"/>
        <w:gridCol w:w="5572"/>
      </w:tblGrid>
      <w:tr w:rsidR="00F652BE" w:rsidRPr="008B5787" w14:paraId="0511D75B" w14:textId="77777777" w:rsidTr="00E6127A">
        <w:trPr>
          <w:trHeight w:val="288"/>
        </w:trPr>
        <w:tc>
          <w:tcPr>
            <w:tcW w:w="7177" w:type="dxa"/>
          </w:tcPr>
          <w:p w14:paraId="7A135B5F" w14:textId="77777777" w:rsidR="00F652BE" w:rsidRPr="008B5787" w:rsidRDefault="00F652BE" w:rsidP="00E6127A">
            <w:pPr>
              <w:rPr>
                <w:rFonts w:asciiTheme="minorHAnsi" w:hAnsiTheme="minorHAnsi" w:cstheme="minorHAnsi"/>
                <w:sz w:val="24"/>
                <w:szCs w:val="24"/>
              </w:rPr>
            </w:pPr>
            <w:r w:rsidRPr="008B5787">
              <w:rPr>
                <w:rFonts w:asciiTheme="minorHAnsi" w:hAnsiTheme="minorHAnsi" w:cstheme="minorHAnsi"/>
                <w:sz w:val="24"/>
                <w:szCs w:val="24"/>
              </w:rPr>
              <w:t>Project Name:</w:t>
            </w:r>
          </w:p>
        </w:tc>
        <w:tc>
          <w:tcPr>
            <w:tcW w:w="7201" w:type="dxa"/>
          </w:tcPr>
          <w:p w14:paraId="53A53C94" w14:textId="77777777" w:rsidR="00F652BE" w:rsidRPr="008B5787" w:rsidRDefault="00F652BE" w:rsidP="00E6127A">
            <w:pPr>
              <w:rPr>
                <w:rFonts w:asciiTheme="minorHAnsi" w:hAnsiTheme="minorHAnsi" w:cstheme="minorHAnsi"/>
                <w:sz w:val="24"/>
                <w:szCs w:val="24"/>
              </w:rPr>
            </w:pPr>
            <w:r w:rsidRPr="008B5787">
              <w:rPr>
                <w:rFonts w:asciiTheme="minorHAnsi" w:hAnsiTheme="minorHAnsi" w:cstheme="minorHAnsi"/>
                <w:sz w:val="24"/>
                <w:szCs w:val="24"/>
              </w:rPr>
              <w:t>Enforcement Agency:</w:t>
            </w:r>
          </w:p>
        </w:tc>
      </w:tr>
      <w:tr w:rsidR="00F652BE" w:rsidRPr="008B5787" w14:paraId="2E801FC4" w14:textId="77777777" w:rsidTr="00E6127A">
        <w:trPr>
          <w:trHeight w:val="288"/>
        </w:trPr>
        <w:tc>
          <w:tcPr>
            <w:tcW w:w="7177" w:type="dxa"/>
          </w:tcPr>
          <w:p w14:paraId="187F6C84" w14:textId="77777777" w:rsidR="00F652BE" w:rsidRPr="008B5787" w:rsidRDefault="00F652BE" w:rsidP="00E6127A">
            <w:pPr>
              <w:rPr>
                <w:rFonts w:asciiTheme="minorHAnsi" w:hAnsiTheme="minorHAnsi" w:cstheme="minorHAnsi"/>
                <w:sz w:val="24"/>
                <w:szCs w:val="24"/>
                <w:vertAlign w:val="superscript"/>
              </w:rPr>
            </w:pPr>
            <w:r w:rsidRPr="008B5787">
              <w:rPr>
                <w:rFonts w:asciiTheme="minorHAnsi" w:hAnsiTheme="minorHAnsi" w:cstheme="minorHAnsi"/>
                <w:sz w:val="24"/>
                <w:szCs w:val="24"/>
              </w:rPr>
              <w:t>Dwelling Address:</w:t>
            </w:r>
          </w:p>
        </w:tc>
        <w:tc>
          <w:tcPr>
            <w:tcW w:w="7201" w:type="dxa"/>
          </w:tcPr>
          <w:p w14:paraId="6B72CF1B" w14:textId="77777777" w:rsidR="00F652BE" w:rsidRPr="008B5787" w:rsidRDefault="00F652BE" w:rsidP="00E6127A">
            <w:pPr>
              <w:rPr>
                <w:rFonts w:asciiTheme="minorHAnsi" w:hAnsiTheme="minorHAnsi" w:cstheme="minorHAnsi"/>
                <w:sz w:val="24"/>
                <w:szCs w:val="24"/>
                <w:vertAlign w:val="superscript"/>
              </w:rPr>
            </w:pPr>
            <w:r w:rsidRPr="008B5787">
              <w:rPr>
                <w:rFonts w:asciiTheme="minorHAnsi" w:hAnsiTheme="minorHAnsi" w:cstheme="minorHAnsi"/>
                <w:sz w:val="24"/>
                <w:szCs w:val="24"/>
              </w:rPr>
              <w:t>Permit Number:</w:t>
            </w:r>
          </w:p>
        </w:tc>
      </w:tr>
      <w:tr w:rsidR="00F652BE" w:rsidRPr="008B5787" w14:paraId="009FFDE4" w14:textId="77777777" w:rsidTr="00E6127A">
        <w:trPr>
          <w:trHeight w:val="288"/>
        </w:trPr>
        <w:tc>
          <w:tcPr>
            <w:tcW w:w="7177" w:type="dxa"/>
          </w:tcPr>
          <w:p w14:paraId="044F7DD8" w14:textId="77777777" w:rsidR="00F652BE" w:rsidRPr="008B5787" w:rsidRDefault="00F652BE" w:rsidP="00E6127A">
            <w:pPr>
              <w:rPr>
                <w:rFonts w:asciiTheme="minorHAnsi" w:hAnsiTheme="minorHAnsi" w:cstheme="minorHAnsi"/>
                <w:sz w:val="24"/>
                <w:szCs w:val="24"/>
              </w:rPr>
            </w:pPr>
            <w:r w:rsidRPr="008B5787">
              <w:rPr>
                <w:rFonts w:asciiTheme="minorHAnsi" w:hAnsiTheme="minorHAnsi" w:cstheme="minorHAnsi"/>
                <w:sz w:val="24"/>
                <w:szCs w:val="24"/>
              </w:rPr>
              <w:t>City and Zip Code:</w:t>
            </w:r>
          </w:p>
        </w:tc>
        <w:tc>
          <w:tcPr>
            <w:tcW w:w="7201" w:type="dxa"/>
          </w:tcPr>
          <w:p w14:paraId="789B8090" w14:textId="77777777" w:rsidR="00F652BE" w:rsidRPr="008B5787" w:rsidRDefault="00F652BE" w:rsidP="00E6127A">
            <w:pPr>
              <w:rPr>
                <w:rFonts w:asciiTheme="minorHAnsi" w:hAnsiTheme="minorHAnsi" w:cstheme="minorBidi"/>
                <w:sz w:val="24"/>
                <w:szCs w:val="24"/>
              </w:rPr>
            </w:pPr>
            <w:r w:rsidRPr="008B5787">
              <w:rPr>
                <w:rFonts w:ascii="Calibri" w:eastAsia="Calibri" w:hAnsi="Calibri" w:cs="Calibri"/>
                <w:sz w:val="24"/>
                <w:szCs w:val="24"/>
              </w:rPr>
              <w:t>Permit Application Date</w:t>
            </w:r>
            <w:r w:rsidRPr="008B5787">
              <w:rPr>
                <w:rFonts w:asciiTheme="minorHAnsi" w:hAnsiTheme="minorHAnsi" w:cstheme="minorBidi"/>
                <w:sz w:val="24"/>
                <w:szCs w:val="24"/>
              </w:rPr>
              <w:t>:</w:t>
            </w:r>
          </w:p>
        </w:tc>
      </w:tr>
    </w:tbl>
    <w:p w14:paraId="22EE2AF4" w14:textId="77777777" w:rsidR="00F652BE" w:rsidRDefault="00F652BE" w:rsidP="00FD0FA3">
      <w:pPr>
        <w:rPr>
          <w:rFonts w:asciiTheme="minorHAnsi" w:hAnsiTheme="minorHAnsi"/>
          <w:i/>
          <w:sz w:val="18"/>
          <w:szCs w:val="18"/>
        </w:rPr>
      </w:pPr>
    </w:p>
    <w:p w14:paraId="7758F197" w14:textId="73947F8D" w:rsidR="00FD0FA3" w:rsidRPr="00F652BE" w:rsidRDefault="00FD0FA3" w:rsidP="00FD0FA3">
      <w:pPr>
        <w:rPr>
          <w:rFonts w:asciiTheme="minorHAnsi" w:hAnsiTheme="minorHAnsi"/>
          <w:i/>
        </w:rPr>
      </w:pPr>
      <w:r w:rsidRPr="00F652BE">
        <w:rPr>
          <w:rFonts w:asciiTheme="minorHAnsi" w:hAnsiTheme="minorHAnsi"/>
          <w:i/>
        </w:rPr>
        <w:t>Note: Submit one Certificate of installation for each duct system that must demonstrate compliance in the dwelling.</w:t>
      </w:r>
    </w:p>
    <w:p w14:paraId="1F9CB4E7" w14:textId="77777777" w:rsidR="00442222" w:rsidRPr="00877B2C" w:rsidRDefault="00442222" w:rsidP="00FD0FA3">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9"/>
        <w:gridCol w:w="5416"/>
        <w:gridCol w:w="5155"/>
      </w:tblGrid>
      <w:tr w:rsidR="00FD0FA3" w:rsidRPr="005369B5" w14:paraId="7758F199" w14:textId="77777777" w:rsidTr="00864738">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758F198" w14:textId="67C9FDC9" w:rsidR="00FD0FA3" w:rsidRPr="00877B2C" w:rsidRDefault="00FD0FA3" w:rsidP="00864738">
            <w:pPr>
              <w:rPr>
                <w:rFonts w:asciiTheme="minorHAnsi" w:hAnsiTheme="minorHAnsi"/>
                <w:b/>
                <w:caps/>
                <w:sz w:val="18"/>
                <w:szCs w:val="18"/>
              </w:rPr>
            </w:pPr>
            <w:r w:rsidRPr="00F70B2C">
              <w:rPr>
                <w:rFonts w:asciiTheme="minorHAnsi" w:hAnsiTheme="minorHAnsi"/>
                <w:b/>
                <w:caps/>
                <w:szCs w:val="18"/>
              </w:rPr>
              <w:t xml:space="preserve">A. </w:t>
            </w:r>
            <w:r w:rsidR="00442222" w:rsidRPr="00F70B2C">
              <w:rPr>
                <w:rFonts w:asciiTheme="minorHAnsi" w:hAnsiTheme="minorHAnsi"/>
                <w:b/>
                <w:szCs w:val="18"/>
              </w:rPr>
              <w:t>Duct System Information</w:t>
            </w:r>
          </w:p>
        </w:tc>
      </w:tr>
      <w:tr w:rsidR="00FD0FA3" w:rsidRPr="005369B5" w14:paraId="7758F19D"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9A" w14:textId="5D06AE05" w:rsidR="00FD0FA3" w:rsidRPr="00877B2C" w:rsidRDefault="003527A2" w:rsidP="00864738">
            <w:pPr>
              <w:jc w:val="center"/>
              <w:rPr>
                <w:rFonts w:asciiTheme="minorHAnsi" w:hAnsiTheme="minorHAnsi"/>
                <w:sz w:val="18"/>
                <w:szCs w:val="18"/>
              </w:rPr>
            </w:pPr>
            <w:r>
              <w:rPr>
                <w:rFonts w:asciiTheme="minorHAnsi" w:hAnsiTheme="minorHAnsi"/>
                <w:sz w:val="18"/>
                <w:szCs w:val="18"/>
              </w:rPr>
              <w:t>01</w:t>
            </w:r>
          </w:p>
        </w:tc>
        <w:tc>
          <w:tcPr>
            <w:tcW w:w="2455" w:type="pct"/>
            <w:tcBorders>
              <w:top w:val="single" w:sz="4" w:space="0" w:color="auto"/>
              <w:left w:val="single" w:sz="4" w:space="0" w:color="auto"/>
              <w:bottom w:val="single" w:sz="4" w:space="0" w:color="auto"/>
              <w:right w:val="single" w:sz="4" w:space="0" w:color="auto"/>
            </w:tcBorders>
            <w:vAlign w:val="center"/>
          </w:tcPr>
          <w:p w14:paraId="7758F19B" w14:textId="43CC449C" w:rsidR="00FD0FA3" w:rsidRPr="00877B2C" w:rsidRDefault="00E221C5" w:rsidP="00864738">
            <w:pPr>
              <w:rPr>
                <w:rFonts w:asciiTheme="minorHAnsi" w:hAnsiTheme="minorHAnsi"/>
                <w:sz w:val="18"/>
                <w:szCs w:val="18"/>
              </w:rPr>
            </w:pPr>
            <w:r>
              <w:rPr>
                <w:rFonts w:asciiTheme="minorHAnsi" w:hAnsiTheme="minorHAnsi"/>
                <w:sz w:val="18"/>
                <w:szCs w:val="18"/>
              </w:rPr>
              <w:t>Space Conditioning</w:t>
            </w:r>
            <w:r w:rsidRPr="00877B2C">
              <w:rPr>
                <w:rFonts w:asciiTheme="minorHAnsi" w:hAnsiTheme="minorHAnsi"/>
                <w:sz w:val="18"/>
                <w:szCs w:val="18"/>
              </w:rPr>
              <w:t xml:space="preserve"> </w:t>
            </w:r>
            <w:r w:rsidR="00FD0FA3" w:rsidRPr="00877B2C">
              <w:rPr>
                <w:rFonts w:asciiTheme="minorHAnsi" w:hAnsiTheme="minorHAnsi"/>
                <w:sz w:val="18"/>
                <w:szCs w:val="18"/>
              </w:rPr>
              <w:t>System Name or Identification/Tag</w:t>
            </w:r>
          </w:p>
        </w:tc>
        <w:tc>
          <w:tcPr>
            <w:tcW w:w="2337" w:type="pct"/>
            <w:tcBorders>
              <w:top w:val="single" w:sz="4" w:space="0" w:color="auto"/>
              <w:left w:val="single" w:sz="4" w:space="0" w:color="auto"/>
              <w:bottom w:val="single" w:sz="4" w:space="0" w:color="auto"/>
              <w:right w:val="single" w:sz="4" w:space="0" w:color="auto"/>
            </w:tcBorders>
            <w:vAlign w:val="center"/>
          </w:tcPr>
          <w:p w14:paraId="7758F19C" w14:textId="77777777" w:rsidR="00FD0FA3" w:rsidRPr="00F70B2C" w:rsidRDefault="00FD0FA3" w:rsidP="00864738">
            <w:pPr>
              <w:rPr>
                <w:rFonts w:asciiTheme="minorHAnsi" w:hAnsiTheme="minorHAnsi"/>
                <w:b/>
                <w:sz w:val="18"/>
                <w:szCs w:val="18"/>
              </w:rPr>
            </w:pPr>
          </w:p>
        </w:tc>
      </w:tr>
      <w:tr w:rsidR="00FD0FA3" w:rsidRPr="005369B5" w14:paraId="7758F1A1"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9E" w14:textId="0C64FA57" w:rsidR="00FD0FA3" w:rsidRPr="00877B2C" w:rsidRDefault="00FD0FA3" w:rsidP="003527A2">
            <w:pPr>
              <w:jc w:val="center"/>
              <w:rPr>
                <w:rFonts w:asciiTheme="minorHAnsi" w:hAnsiTheme="minorHAnsi"/>
                <w:sz w:val="18"/>
                <w:szCs w:val="18"/>
              </w:rPr>
            </w:pPr>
            <w:r w:rsidRPr="00877B2C">
              <w:rPr>
                <w:rFonts w:asciiTheme="minorHAnsi" w:hAnsiTheme="minorHAnsi"/>
                <w:sz w:val="18"/>
                <w:szCs w:val="18"/>
              </w:rPr>
              <w:t>02</w:t>
            </w:r>
          </w:p>
        </w:tc>
        <w:tc>
          <w:tcPr>
            <w:tcW w:w="2455" w:type="pct"/>
            <w:tcBorders>
              <w:top w:val="single" w:sz="4" w:space="0" w:color="auto"/>
              <w:left w:val="single" w:sz="4" w:space="0" w:color="auto"/>
              <w:bottom w:val="single" w:sz="4" w:space="0" w:color="auto"/>
              <w:right w:val="single" w:sz="4" w:space="0" w:color="auto"/>
            </w:tcBorders>
            <w:vAlign w:val="center"/>
          </w:tcPr>
          <w:p w14:paraId="7758F19F" w14:textId="1F27162B" w:rsidR="00FD0FA3" w:rsidRPr="00877B2C" w:rsidRDefault="00E221C5" w:rsidP="00E221C5">
            <w:pPr>
              <w:rPr>
                <w:rFonts w:asciiTheme="minorHAnsi" w:hAnsiTheme="minorHAnsi"/>
                <w:sz w:val="18"/>
                <w:szCs w:val="18"/>
              </w:rPr>
            </w:pPr>
            <w:r>
              <w:rPr>
                <w:rFonts w:asciiTheme="minorHAnsi" w:hAnsiTheme="minorHAnsi"/>
                <w:sz w:val="18"/>
                <w:szCs w:val="18"/>
              </w:rPr>
              <w:t xml:space="preserve">Space Conditioning </w:t>
            </w:r>
            <w:r w:rsidR="00FD0FA3" w:rsidRPr="00877B2C">
              <w:rPr>
                <w:rFonts w:asciiTheme="minorHAnsi" w:hAnsiTheme="minorHAnsi"/>
                <w:sz w:val="18"/>
                <w:szCs w:val="18"/>
              </w:rPr>
              <w:t>System Location or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7758F1A0" w14:textId="77777777" w:rsidR="00FD0FA3" w:rsidRPr="005369B5" w:rsidRDefault="00FD0FA3" w:rsidP="00864738">
            <w:pPr>
              <w:rPr>
                <w:rFonts w:asciiTheme="minorHAnsi" w:hAnsiTheme="minorHAnsi"/>
                <w:sz w:val="18"/>
                <w:szCs w:val="18"/>
              </w:rPr>
            </w:pPr>
          </w:p>
        </w:tc>
      </w:tr>
      <w:tr w:rsidR="00E221C5" w:rsidRPr="005369B5" w14:paraId="7F5FDDA5"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0357DAFF" w14:textId="1E948F6A" w:rsidR="00E221C5" w:rsidRPr="00877B2C" w:rsidRDefault="00E221C5" w:rsidP="003527A2">
            <w:pPr>
              <w:jc w:val="center"/>
              <w:rPr>
                <w:rFonts w:asciiTheme="minorHAnsi" w:hAnsiTheme="minorHAnsi"/>
                <w:sz w:val="18"/>
                <w:szCs w:val="18"/>
              </w:rPr>
            </w:pPr>
            <w:r>
              <w:rPr>
                <w:rFonts w:asciiTheme="minorHAnsi" w:hAnsiTheme="minorHAnsi"/>
                <w:sz w:val="18"/>
                <w:szCs w:val="18"/>
              </w:rPr>
              <w:t>03</w:t>
            </w:r>
          </w:p>
        </w:tc>
        <w:tc>
          <w:tcPr>
            <w:tcW w:w="2455" w:type="pct"/>
            <w:tcBorders>
              <w:top w:val="single" w:sz="4" w:space="0" w:color="auto"/>
              <w:left w:val="single" w:sz="4" w:space="0" w:color="auto"/>
              <w:bottom w:val="single" w:sz="4" w:space="0" w:color="auto"/>
              <w:right w:val="single" w:sz="4" w:space="0" w:color="auto"/>
            </w:tcBorders>
            <w:vAlign w:val="center"/>
          </w:tcPr>
          <w:p w14:paraId="5C79099B" w14:textId="534F2063" w:rsidR="00E221C5" w:rsidRDefault="00E221C5" w:rsidP="00E221C5">
            <w:pPr>
              <w:rPr>
                <w:rFonts w:asciiTheme="minorHAnsi" w:hAnsiTheme="minorHAnsi"/>
                <w:sz w:val="18"/>
                <w:szCs w:val="18"/>
              </w:rPr>
            </w:pPr>
            <w:r w:rsidRPr="00E221C5">
              <w:rPr>
                <w:rFonts w:asciiTheme="minorHAnsi" w:hAnsiTheme="minorHAnsi"/>
                <w:sz w:val="18"/>
                <w:szCs w:val="18"/>
              </w:rPr>
              <w:t>Indoor Unit Name or Description of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2A725627" w14:textId="77777777" w:rsidR="00E221C5" w:rsidRPr="005369B5" w:rsidRDefault="00E221C5" w:rsidP="00864738">
            <w:pPr>
              <w:rPr>
                <w:rFonts w:asciiTheme="minorHAnsi" w:hAnsiTheme="minorHAnsi"/>
                <w:sz w:val="18"/>
                <w:szCs w:val="18"/>
              </w:rPr>
            </w:pPr>
          </w:p>
        </w:tc>
      </w:tr>
      <w:tr w:rsidR="00FD0FA3" w:rsidRPr="005369B5" w14:paraId="7758F1A5"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A2" w14:textId="1F2735FF"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w:t>
            </w:r>
            <w:r w:rsidR="00E221C5">
              <w:rPr>
                <w:rFonts w:asciiTheme="minorHAnsi" w:hAnsiTheme="minorHAnsi"/>
                <w:sz w:val="18"/>
                <w:szCs w:val="18"/>
              </w:rPr>
              <w:t>4</w:t>
            </w:r>
          </w:p>
        </w:tc>
        <w:tc>
          <w:tcPr>
            <w:tcW w:w="2455" w:type="pct"/>
            <w:tcBorders>
              <w:top w:val="single" w:sz="4" w:space="0" w:color="auto"/>
              <w:left w:val="single" w:sz="4" w:space="0" w:color="auto"/>
              <w:bottom w:val="single" w:sz="4" w:space="0" w:color="auto"/>
              <w:right w:val="single" w:sz="4" w:space="0" w:color="auto"/>
            </w:tcBorders>
            <w:vAlign w:val="center"/>
          </w:tcPr>
          <w:p w14:paraId="7758F1A3" w14:textId="08F77858" w:rsidR="00FD0FA3" w:rsidRPr="00877B2C" w:rsidRDefault="00FD0FA3" w:rsidP="00864738">
            <w:pPr>
              <w:rPr>
                <w:rFonts w:asciiTheme="minorHAnsi" w:hAnsiTheme="minorHAnsi"/>
                <w:sz w:val="18"/>
                <w:szCs w:val="18"/>
              </w:rPr>
            </w:pPr>
            <w:r w:rsidRPr="00877B2C">
              <w:rPr>
                <w:rFonts w:asciiTheme="minorHAnsi" w:hAnsiTheme="minorHAnsi"/>
                <w:sz w:val="18"/>
                <w:szCs w:val="18"/>
              </w:rPr>
              <w:t>Status - Duct Surface Area Reduction And R-Value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7758F1A4" w14:textId="77777777" w:rsidR="00FD0FA3" w:rsidRPr="00A92C18" w:rsidRDefault="00FD0FA3" w:rsidP="00864738">
            <w:pPr>
              <w:rPr>
                <w:rFonts w:asciiTheme="minorHAnsi" w:hAnsiTheme="minorHAnsi"/>
              </w:rPr>
            </w:pPr>
          </w:p>
        </w:tc>
      </w:tr>
      <w:tr w:rsidR="00FD0FA3" w:rsidRPr="005369B5" w14:paraId="7758F1A9"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A6" w14:textId="3E4F2A70"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w:t>
            </w:r>
            <w:r w:rsidR="00E221C5">
              <w:rPr>
                <w:rFonts w:asciiTheme="minorHAnsi" w:hAnsiTheme="minorHAnsi"/>
                <w:sz w:val="18"/>
                <w:szCs w:val="18"/>
              </w:rPr>
              <w:t>5</w:t>
            </w:r>
          </w:p>
        </w:tc>
        <w:tc>
          <w:tcPr>
            <w:tcW w:w="2455" w:type="pct"/>
            <w:tcBorders>
              <w:top w:val="single" w:sz="4" w:space="0" w:color="auto"/>
              <w:left w:val="single" w:sz="4" w:space="0" w:color="auto"/>
              <w:bottom w:val="single" w:sz="4" w:space="0" w:color="auto"/>
              <w:right w:val="single" w:sz="4" w:space="0" w:color="auto"/>
            </w:tcBorders>
            <w:vAlign w:val="center"/>
          </w:tcPr>
          <w:p w14:paraId="7758F1A7" w14:textId="18D06FE9" w:rsidR="00FD0FA3" w:rsidRPr="00877B2C" w:rsidRDefault="00FD0FA3" w:rsidP="00864738">
            <w:pPr>
              <w:rPr>
                <w:rFonts w:asciiTheme="minorHAnsi" w:hAnsiTheme="minorHAnsi"/>
                <w:sz w:val="18"/>
                <w:szCs w:val="18"/>
              </w:rPr>
            </w:pPr>
            <w:r w:rsidRPr="00877B2C">
              <w:rPr>
                <w:rFonts w:asciiTheme="minorHAnsi" w:hAnsiTheme="minorHAnsi"/>
                <w:sz w:val="18"/>
                <w:szCs w:val="18"/>
              </w:rPr>
              <w:t>Status -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7758F1A8" w14:textId="77777777" w:rsidR="00FD0FA3" w:rsidRPr="00A92C18" w:rsidRDefault="00FD0FA3" w:rsidP="00864738">
            <w:pPr>
              <w:rPr>
                <w:rFonts w:asciiTheme="minorHAnsi" w:hAnsiTheme="minorHAnsi"/>
              </w:rPr>
            </w:pPr>
          </w:p>
        </w:tc>
      </w:tr>
      <w:tr w:rsidR="00FD0FA3" w:rsidRPr="005369B5" w14:paraId="7758F1AD"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AA" w14:textId="7E1BEA5E"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w:t>
            </w:r>
            <w:r w:rsidR="00E221C5">
              <w:rPr>
                <w:rFonts w:asciiTheme="minorHAnsi" w:hAnsiTheme="minorHAnsi"/>
                <w:sz w:val="18"/>
                <w:szCs w:val="18"/>
              </w:rPr>
              <w:t>6</w:t>
            </w:r>
          </w:p>
        </w:tc>
        <w:tc>
          <w:tcPr>
            <w:tcW w:w="2455" w:type="pct"/>
            <w:tcBorders>
              <w:top w:val="single" w:sz="4" w:space="0" w:color="auto"/>
              <w:left w:val="single" w:sz="4" w:space="0" w:color="auto"/>
              <w:bottom w:val="single" w:sz="4" w:space="0" w:color="auto"/>
              <w:right w:val="single" w:sz="4" w:space="0" w:color="auto"/>
            </w:tcBorders>
            <w:vAlign w:val="center"/>
          </w:tcPr>
          <w:p w14:paraId="7758F1AB" w14:textId="0F61EA01" w:rsidR="00FD0FA3" w:rsidRPr="00877B2C" w:rsidRDefault="00FD0FA3" w:rsidP="00864738">
            <w:pPr>
              <w:rPr>
                <w:rFonts w:asciiTheme="minorHAnsi" w:hAnsiTheme="minorHAnsi"/>
                <w:sz w:val="18"/>
                <w:szCs w:val="18"/>
              </w:rPr>
            </w:pPr>
            <w:r w:rsidRPr="00877B2C">
              <w:rPr>
                <w:rFonts w:asciiTheme="minorHAnsi" w:hAnsiTheme="minorHAnsi"/>
                <w:sz w:val="18"/>
                <w:szCs w:val="18"/>
              </w:rPr>
              <w:t>Status - Deeply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7758F1AC" w14:textId="77777777" w:rsidR="00FD0FA3" w:rsidRPr="00A92C18" w:rsidRDefault="00FD0FA3" w:rsidP="00864738">
            <w:pPr>
              <w:rPr>
                <w:rFonts w:asciiTheme="minorHAnsi" w:hAnsiTheme="minorHAnsi"/>
              </w:rPr>
            </w:pPr>
          </w:p>
        </w:tc>
      </w:tr>
    </w:tbl>
    <w:p w14:paraId="7758F1AE" w14:textId="77777777" w:rsidR="00FD0FA3" w:rsidRPr="00F70B2C" w:rsidRDefault="00FD0FA3" w:rsidP="00FD0FA3">
      <w:pPr>
        <w:tabs>
          <w:tab w:val="left" w:pos="360"/>
          <w:tab w:val="left" w:pos="3600"/>
          <w:tab w:val="left" w:pos="4680"/>
          <w:tab w:val="left" w:pos="5940"/>
          <w:tab w:val="left" w:pos="6930"/>
          <w:tab w:val="left" w:pos="8100"/>
          <w:tab w:val="left" w:pos="9090"/>
        </w:tabs>
        <w:rPr>
          <w:rFonts w:asciiTheme="minorHAnsi" w:hAnsiTheme="minorHAns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FD0FA3" w:rsidRPr="006136A2" w14:paraId="7758F1B1"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AF" w14:textId="22CEC688" w:rsidR="00FD0FA3" w:rsidRPr="00F70B2C" w:rsidRDefault="00FD0FA3" w:rsidP="00864738">
            <w:pPr>
              <w:tabs>
                <w:tab w:val="left" w:pos="360"/>
                <w:tab w:val="left" w:pos="3600"/>
                <w:tab w:val="left" w:pos="4680"/>
                <w:tab w:val="left" w:pos="5940"/>
                <w:tab w:val="left" w:pos="6930"/>
                <w:tab w:val="left" w:pos="8100"/>
                <w:tab w:val="left" w:pos="9090"/>
              </w:tabs>
              <w:rPr>
                <w:rFonts w:asciiTheme="minorHAnsi" w:hAnsiTheme="minorHAnsi"/>
                <w:b/>
                <w:bCs/>
                <w:szCs w:val="18"/>
              </w:rPr>
            </w:pPr>
            <w:r w:rsidRPr="00F70B2C">
              <w:rPr>
                <w:rFonts w:asciiTheme="minorHAnsi" w:hAnsiTheme="minorHAnsi"/>
                <w:b/>
                <w:bCs/>
                <w:szCs w:val="18"/>
              </w:rPr>
              <w:t xml:space="preserve">B. </w:t>
            </w:r>
            <w:r w:rsidR="00442222" w:rsidRPr="00F70B2C">
              <w:rPr>
                <w:rFonts w:asciiTheme="minorHAnsi" w:hAnsiTheme="minorHAnsi"/>
                <w:b/>
                <w:szCs w:val="18"/>
              </w:rPr>
              <w:t>Duct Surface Area Reduction and R-value Compliance Credit</w:t>
            </w:r>
          </w:p>
          <w:p w14:paraId="7758F1B0" w14:textId="77777777" w:rsidR="00FD0FA3" w:rsidRPr="00877B2C" w:rsidRDefault="00FD0FA3" w:rsidP="00864738">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tc>
      </w:tr>
      <w:tr w:rsidR="00FD0FA3" w:rsidRPr="006136A2" w14:paraId="7758F1B4"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2"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3"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FD0FA3" w:rsidRPr="006136A2" w14:paraId="7758F1B7"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5"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6"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FD0FA3" w:rsidRPr="006136A2" w14:paraId="7758F1BA"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8"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9" w14:textId="014F803B" w:rsidR="00FD0FA3" w:rsidRPr="00877B2C" w:rsidRDefault="00FD0FA3" w:rsidP="00BE4C42">
            <w:pPr>
              <w:rPr>
                <w:rFonts w:asciiTheme="minorHAnsi" w:hAnsiTheme="minorHAnsi"/>
                <w:sz w:val="18"/>
                <w:szCs w:val="18"/>
              </w:rPr>
            </w:pPr>
            <w:r w:rsidRPr="00877B2C">
              <w:rPr>
                <w:rFonts w:asciiTheme="minorHAnsi" w:hAnsiTheme="minorHAnsi"/>
                <w:sz w:val="18"/>
                <w:szCs w:val="18"/>
              </w:rPr>
              <w:t>The duct system installation, including duct sizes</w:t>
            </w:r>
            <w:r w:rsidR="00BE4C42">
              <w:rPr>
                <w:rFonts w:asciiTheme="minorHAnsi" w:hAnsiTheme="minorHAnsi"/>
                <w:sz w:val="18"/>
                <w:szCs w:val="18"/>
              </w:rPr>
              <w:t>, R-values, and lengths,</w:t>
            </w:r>
            <w:r w:rsidR="00BE4C42" w:rsidRPr="00877B2C">
              <w:rPr>
                <w:rFonts w:asciiTheme="minorHAnsi" w:hAnsiTheme="minorHAnsi"/>
                <w:sz w:val="18"/>
                <w:szCs w:val="18"/>
              </w:rPr>
              <w:t xml:space="preserve"> </w:t>
            </w:r>
            <w:r w:rsidRPr="00877B2C">
              <w:rPr>
                <w:rFonts w:asciiTheme="minorHAnsi" w:hAnsiTheme="minorHAnsi"/>
                <w:sz w:val="18"/>
                <w:szCs w:val="18"/>
              </w:rPr>
              <w:t>and locations of supply &amp; return registers shall conform to the duct system design layout approved by the enforcement agency.</w:t>
            </w:r>
          </w:p>
        </w:tc>
      </w:tr>
      <w:tr w:rsidR="00FD0FA3" w:rsidRPr="006136A2" w14:paraId="7758F1BD"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B"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C"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RA3.1.4.1.4.</w:t>
            </w:r>
          </w:p>
        </w:tc>
      </w:tr>
      <w:tr w:rsidR="00FD0FA3" w:rsidRPr="006136A2" w14:paraId="7758F1C0"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E"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F"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D36FD1" w:rsidRPr="006136A2" w14:paraId="7758F1C4"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C1" w14:textId="77777777" w:rsidR="00D36FD1" w:rsidRPr="00877B2C" w:rsidRDefault="00D36FD1" w:rsidP="00864738">
            <w:pPr>
              <w:jc w:val="center"/>
              <w:rPr>
                <w:rFonts w:asciiTheme="minorHAnsi" w:hAnsiTheme="minorHAnsi"/>
                <w:sz w:val="18"/>
                <w:szCs w:val="18"/>
              </w:rPr>
            </w:pPr>
            <w:r w:rsidRPr="00877B2C">
              <w:rPr>
                <w:rFonts w:asciiTheme="minorHAnsi" w:hAnsiTheme="minorHAnsi"/>
                <w:sz w:val="18"/>
                <w:szCs w:val="18"/>
              </w:rPr>
              <w:t>06</w:t>
            </w:r>
          </w:p>
        </w:tc>
        <w:tc>
          <w:tcPr>
            <w:tcW w:w="2846" w:type="dxa"/>
            <w:tcBorders>
              <w:top w:val="single" w:sz="4" w:space="0" w:color="auto"/>
              <w:left w:val="single" w:sz="4" w:space="0" w:color="auto"/>
              <w:bottom w:val="single" w:sz="4" w:space="0" w:color="auto"/>
              <w:right w:val="single" w:sz="4" w:space="0" w:color="auto"/>
            </w:tcBorders>
            <w:vAlign w:val="center"/>
          </w:tcPr>
          <w:p w14:paraId="7758F1C2" w14:textId="77777777" w:rsidR="00D36FD1" w:rsidRPr="00877B2C" w:rsidRDefault="00D36FD1" w:rsidP="00864738">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125841C7" w14:textId="77777777" w:rsidR="0014781A" w:rsidRDefault="0014781A" w:rsidP="001D7CD9">
            <w:pPr>
              <w:pStyle w:val="ListParagraph"/>
              <w:keepNext/>
              <w:numPr>
                <w:ilvl w:val="0"/>
                <w:numId w:val="14"/>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758F1C3" w14:textId="621827C1" w:rsidR="00D36FD1" w:rsidRPr="0014781A" w:rsidRDefault="0014781A" w:rsidP="001D7CD9">
            <w:pPr>
              <w:pStyle w:val="ListParagraph"/>
              <w:keepNext/>
              <w:numPr>
                <w:ilvl w:val="0"/>
                <w:numId w:val="14"/>
              </w:numPr>
              <w:tabs>
                <w:tab w:val="left" w:pos="356"/>
              </w:tabs>
              <w:rPr>
                <w:rFonts w:asciiTheme="minorHAnsi" w:hAnsiTheme="minorHAnsi"/>
                <w:b/>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w:t>
            </w:r>
          </w:p>
        </w:tc>
      </w:tr>
      <w:tr w:rsidR="00D07066" w:rsidRPr="006136A2" w14:paraId="7758F1C7"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C5" w14:textId="77777777" w:rsidR="00D07066" w:rsidRPr="00877B2C" w:rsidRDefault="00D07066" w:rsidP="00864738">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C6" w14:textId="77777777" w:rsidR="00D07066" w:rsidRPr="00877B2C" w:rsidRDefault="00D07066" w:rsidP="00D6117A">
            <w:pPr>
              <w:rPr>
                <w:rFonts w:asciiTheme="minorHAnsi" w:hAnsiTheme="minorHAnsi"/>
                <w:sz w:val="18"/>
                <w:szCs w:val="18"/>
              </w:rPr>
            </w:pPr>
            <w:r w:rsidRPr="00877B2C">
              <w:rPr>
                <w:rFonts w:asciiTheme="minorHAnsi" w:hAnsiTheme="minorHAnsi"/>
                <w:sz w:val="18"/>
                <w:szCs w:val="18"/>
              </w:rPr>
              <w:t>Correction Notes:</w:t>
            </w:r>
          </w:p>
        </w:tc>
      </w:tr>
      <w:tr w:rsidR="00FD0FA3" w:rsidRPr="006136A2" w14:paraId="7758F1C9"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C8" w14:textId="77777777" w:rsidR="00FD0FA3" w:rsidRPr="00877B2C" w:rsidRDefault="00533ED1" w:rsidP="00864738">
            <w:pPr>
              <w:rPr>
                <w:rFonts w:asciiTheme="minorHAnsi" w:hAnsiTheme="minorHAnsi"/>
                <w:b/>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1CA" w14:textId="77777777" w:rsidR="00FD0FA3" w:rsidRPr="00F70B2C" w:rsidRDefault="00FD0FA3" w:rsidP="00FD0FA3">
      <w:pPr>
        <w:pStyle w:val="Heade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FD0FA3" w:rsidRPr="006136A2" w14:paraId="7758F1CD"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CB" w14:textId="6508A8BA" w:rsidR="00FD0FA3" w:rsidRPr="00F70B2C" w:rsidRDefault="00FD0FA3" w:rsidP="00864738">
            <w:pPr>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C. </w:t>
            </w:r>
            <w:r w:rsidR="00442222" w:rsidRPr="00F70B2C">
              <w:rPr>
                <w:rFonts w:asciiTheme="minorHAnsi" w:hAnsiTheme="minorHAnsi"/>
                <w:b/>
                <w:szCs w:val="18"/>
              </w:rPr>
              <w:t>Buried Ducts Compliance Credit</w:t>
            </w:r>
          </w:p>
          <w:p w14:paraId="7758F1CC" w14:textId="77777777" w:rsidR="00FD0FA3" w:rsidRPr="00877B2C" w:rsidRDefault="00FD0FA3" w:rsidP="00864738">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Ducts partly or completely buried in blown attic insulation in dwelling units meeting the requirements for verified quality insulation installation may take credit for increased effective duct insulation if the system complies with the following requirements:</w:t>
            </w:r>
          </w:p>
        </w:tc>
      </w:tr>
      <w:tr w:rsidR="00FD0FA3" w:rsidRPr="006136A2" w14:paraId="7758F1D0"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CE"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CF" w14:textId="1E56732E"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FD0FA3" w:rsidRPr="006136A2" w14:paraId="7758F1D3"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1"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2" w14:textId="44BC5E5D" w:rsidR="00FD0FA3" w:rsidRPr="00877B2C" w:rsidRDefault="00FD0FA3" w:rsidP="00AB10BA">
            <w:pPr>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3527A2" w:rsidRPr="006136A2" w14:paraId="7758F1D6"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4" w14:textId="77777777" w:rsidR="003527A2" w:rsidRPr="00877B2C" w:rsidRDefault="003527A2" w:rsidP="003527A2">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5" w14:textId="38B2FD70" w:rsidR="003527A2" w:rsidRPr="00877B2C" w:rsidRDefault="003527A2" w:rsidP="00F6717A">
            <w:pPr>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CF1R-PRF-01-E. These installation details include</w:t>
            </w:r>
            <w:r w:rsidRPr="00877B2C">
              <w:rPr>
                <w:rFonts w:asciiTheme="minorHAnsi" w:hAnsiTheme="minorHAnsi"/>
                <w:sz w:val="18"/>
                <w:szCs w:val="18"/>
              </w:rPr>
              <w:t>, duct</w:t>
            </w:r>
            <w:r w:rsidR="00F6717A">
              <w:rPr>
                <w:rFonts w:asciiTheme="minorHAnsi" w:hAnsiTheme="minorHAnsi"/>
                <w:sz w:val="18"/>
                <w:szCs w:val="18"/>
              </w:rPr>
              <w:t xml:space="preserve"> nominal diameter</w:t>
            </w:r>
            <w:r>
              <w:rPr>
                <w:rFonts w:asciiTheme="minorHAnsi" w:hAnsiTheme="minorHAnsi"/>
                <w:sz w:val="18"/>
                <w:szCs w:val="18"/>
              </w:rPr>
              <w:t xml:space="preserve">, R-value, and length of each </w:t>
            </w:r>
            <w:r w:rsidR="00F6717A">
              <w:rPr>
                <w:rFonts w:asciiTheme="minorHAnsi" w:hAnsiTheme="minorHAnsi"/>
                <w:sz w:val="18"/>
                <w:szCs w:val="18"/>
              </w:rPr>
              <w:t>segment, ceiling insulation depth, type (i.e. fiberglass or cellulose), and R-value, and supply and return register locations</w:t>
            </w:r>
            <w:r>
              <w:rPr>
                <w:rFonts w:asciiTheme="minorHAnsi" w:hAnsiTheme="minorHAnsi"/>
                <w:sz w:val="18"/>
                <w:szCs w:val="18"/>
              </w:rPr>
              <w:t>.</w:t>
            </w:r>
          </w:p>
        </w:tc>
      </w:tr>
      <w:tr w:rsidR="003527A2" w:rsidRPr="006136A2" w14:paraId="7758F1D9"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7" w14:textId="77777777" w:rsidR="003527A2" w:rsidRPr="00877B2C" w:rsidRDefault="003527A2" w:rsidP="003527A2">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8" w14:textId="23699357" w:rsidR="003527A2" w:rsidRPr="00877B2C" w:rsidRDefault="003527A2" w:rsidP="003527A2">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w:t>
            </w:r>
            <w:r>
              <w:rPr>
                <w:rFonts w:asciiTheme="minorHAnsi" w:hAnsiTheme="minorHAnsi"/>
                <w:sz w:val="18"/>
                <w:szCs w:val="18"/>
              </w:rPr>
              <w:t>5</w:t>
            </w:r>
            <w:r w:rsidRPr="00877B2C">
              <w:rPr>
                <w:rFonts w:asciiTheme="minorHAnsi" w:hAnsiTheme="minorHAnsi"/>
                <w:sz w:val="18"/>
                <w:szCs w:val="18"/>
              </w:rPr>
              <w:t>.</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3527A2" w:rsidRPr="006136A2" w14:paraId="7758F1DC"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A" w14:textId="77777777" w:rsidR="003527A2" w:rsidRPr="00877B2C" w:rsidRDefault="003527A2" w:rsidP="003527A2">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B" w14:textId="357DC1CA" w:rsidR="003527A2" w:rsidRPr="00877B2C" w:rsidRDefault="00F6717A" w:rsidP="00F6717A">
            <w:pPr>
              <w:rPr>
                <w:rFonts w:asciiTheme="minorHAnsi" w:hAnsiTheme="minorHAnsi"/>
                <w:sz w:val="18"/>
                <w:szCs w:val="18"/>
              </w:rPr>
            </w:pPr>
            <w:r>
              <w:rPr>
                <w:rFonts w:asciiTheme="minorHAnsi" w:hAnsiTheme="minorHAnsi"/>
                <w:sz w:val="18"/>
                <w:szCs w:val="18"/>
              </w:rPr>
              <w:t>Ducts</w:t>
            </w:r>
            <w:r w:rsidR="003527A2" w:rsidRPr="00877B2C">
              <w:rPr>
                <w:rFonts w:asciiTheme="minorHAnsi" w:hAnsiTheme="minorHAnsi"/>
                <w:sz w:val="18"/>
                <w:szCs w:val="18"/>
              </w:rPr>
              <w:t xml:space="preserve"> shall not have severely twisted or compressed sections that would rest</w:t>
            </w:r>
            <w:r w:rsidR="003527A2">
              <w:rPr>
                <w:rFonts w:asciiTheme="minorHAnsi" w:hAnsiTheme="minorHAnsi"/>
                <w:sz w:val="18"/>
                <w:szCs w:val="18"/>
              </w:rPr>
              <w:t>rict required operating airflow.</w:t>
            </w:r>
          </w:p>
        </w:tc>
      </w:tr>
      <w:tr w:rsidR="00FD0FA3" w:rsidRPr="006136A2" w14:paraId="7758F1DF"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D" w14:textId="4E21002A" w:rsidR="00FD0FA3" w:rsidRPr="00877B2C" w:rsidRDefault="00F6717A" w:rsidP="00864738">
            <w:pPr>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E" w14:textId="405394D3" w:rsidR="00FD0FA3" w:rsidRPr="00877B2C" w:rsidRDefault="00F6717A" w:rsidP="00864738">
            <w:pPr>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3527A2" w:rsidRPr="0014781A" w14:paraId="6662C457"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E136604" w14:textId="0E0A920E" w:rsidR="003527A2" w:rsidRPr="00877B2C" w:rsidRDefault="00F6717A" w:rsidP="00581F33">
            <w:pPr>
              <w:jc w:val="center"/>
              <w:rPr>
                <w:rFonts w:asciiTheme="minorHAnsi" w:hAnsiTheme="minorHAnsi"/>
                <w:sz w:val="18"/>
                <w:szCs w:val="18"/>
              </w:rPr>
            </w:pPr>
            <w:r w:rsidRPr="00877B2C">
              <w:rPr>
                <w:rFonts w:asciiTheme="minorHAnsi" w:hAnsiTheme="minorHAnsi"/>
                <w:sz w:val="18"/>
                <w:szCs w:val="18"/>
              </w:rPr>
              <w:lastRenderedPageBreak/>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87833A9" w14:textId="33BBE919" w:rsidR="003527A2" w:rsidRPr="003527A2" w:rsidRDefault="003527A2" w:rsidP="00F6717A">
            <w:pPr>
              <w:keepNext/>
              <w:tabs>
                <w:tab w:val="left" w:pos="356"/>
              </w:tabs>
              <w:rPr>
                <w:rFonts w:asciiTheme="minorHAnsi" w:hAnsiTheme="minorHAnsi"/>
                <w:sz w:val="18"/>
                <w:szCs w:val="18"/>
              </w:rPr>
            </w:pPr>
            <w:r w:rsidRPr="00877B2C">
              <w:rPr>
                <w:rFonts w:asciiTheme="minorHAnsi" w:hAnsiTheme="minorHAnsi"/>
                <w:sz w:val="18"/>
                <w:szCs w:val="18"/>
              </w:rPr>
              <w:t xml:space="preserve">The dwelling shall comply with all Quality Insulation Installation requirements as documented on the applicable </w:t>
            </w:r>
            <w:r w:rsidR="00F6717A" w:rsidRPr="00877B2C">
              <w:rPr>
                <w:rFonts w:asciiTheme="minorHAnsi" w:hAnsiTheme="minorHAnsi"/>
                <w:sz w:val="18"/>
                <w:szCs w:val="18"/>
              </w:rPr>
              <w:t>CF2R</w:t>
            </w:r>
            <w:r w:rsidRPr="00877B2C">
              <w:rPr>
                <w:rFonts w:asciiTheme="minorHAnsi" w:hAnsiTheme="minorHAnsi"/>
                <w:sz w:val="18"/>
                <w:szCs w:val="18"/>
              </w:rPr>
              <w:t xml:space="preserve"> and </w:t>
            </w:r>
            <w:r w:rsidR="00F6717A" w:rsidRPr="00877B2C">
              <w:rPr>
                <w:rFonts w:asciiTheme="minorHAnsi" w:hAnsiTheme="minorHAnsi"/>
                <w:sz w:val="18"/>
                <w:szCs w:val="18"/>
              </w:rPr>
              <w:t>CF3R</w:t>
            </w:r>
            <w:r w:rsidRPr="00877B2C">
              <w:rPr>
                <w:rFonts w:asciiTheme="minorHAnsi" w:hAnsiTheme="minorHAnsi"/>
                <w:sz w:val="18"/>
                <w:szCs w:val="18"/>
              </w:rPr>
              <w:t>.</w:t>
            </w:r>
          </w:p>
        </w:tc>
      </w:tr>
      <w:tr w:rsidR="00FD0FA3" w:rsidRPr="006136A2" w14:paraId="7758F1E3"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E0" w14:textId="7B35229E" w:rsidR="00FD0FA3" w:rsidRPr="00877B2C" w:rsidRDefault="00FD0FA3" w:rsidP="003527A2">
            <w:pPr>
              <w:jc w:val="center"/>
              <w:rPr>
                <w:rFonts w:asciiTheme="minorHAnsi" w:hAnsiTheme="minorHAnsi"/>
                <w:sz w:val="18"/>
                <w:szCs w:val="18"/>
              </w:rPr>
            </w:pPr>
            <w:r w:rsidRPr="00877B2C">
              <w:rPr>
                <w:rFonts w:asciiTheme="minorHAnsi" w:hAnsiTheme="minorHAnsi"/>
                <w:sz w:val="18"/>
                <w:szCs w:val="18"/>
              </w:rPr>
              <w:t>0</w:t>
            </w:r>
            <w:r w:rsidR="003527A2">
              <w:rPr>
                <w:rFonts w:asciiTheme="minorHAnsi" w:hAnsiTheme="minorHAnsi"/>
                <w:sz w:val="18"/>
                <w:szCs w:val="18"/>
              </w:rPr>
              <w:t>8</w:t>
            </w:r>
          </w:p>
        </w:tc>
        <w:tc>
          <w:tcPr>
            <w:tcW w:w="2846" w:type="dxa"/>
            <w:tcBorders>
              <w:top w:val="single" w:sz="4" w:space="0" w:color="auto"/>
              <w:left w:val="single" w:sz="4" w:space="0" w:color="auto"/>
              <w:bottom w:val="single" w:sz="4" w:space="0" w:color="auto"/>
              <w:right w:val="single" w:sz="4" w:space="0" w:color="auto"/>
            </w:tcBorders>
            <w:vAlign w:val="center"/>
          </w:tcPr>
          <w:p w14:paraId="7758F1E1"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435D2A9A" w14:textId="77777777" w:rsidR="0014781A" w:rsidRDefault="0014781A" w:rsidP="001D7CD9">
            <w:pPr>
              <w:pStyle w:val="ListParagraph"/>
              <w:keepNext/>
              <w:numPr>
                <w:ilvl w:val="0"/>
                <w:numId w:val="15"/>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758F1E2" w14:textId="1C65A03D" w:rsidR="00FD0FA3" w:rsidRPr="0014781A" w:rsidRDefault="0014781A" w:rsidP="001D7CD9">
            <w:pPr>
              <w:pStyle w:val="ListParagraph"/>
              <w:keepNext/>
              <w:numPr>
                <w:ilvl w:val="0"/>
                <w:numId w:val="15"/>
              </w:numPr>
              <w:tabs>
                <w:tab w:val="left" w:pos="356"/>
              </w:tabs>
              <w:rPr>
                <w:rFonts w:asciiTheme="minorHAnsi" w:hAnsiTheme="minorHAns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w:t>
            </w:r>
          </w:p>
        </w:tc>
      </w:tr>
      <w:tr w:rsidR="00D07066" w:rsidRPr="006136A2" w14:paraId="7758F1E6"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E4" w14:textId="4C18419F" w:rsidR="00D07066" w:rsidRPr="00877B2C" w:rsidRDefault="00D07066" w:rsidP="003527A2">
            <w:pPr>
              <w:jc w:val="center"/>
              <w:rPr>
                <w:rFonts w:asciiTheme="minorHAnsi" w:hAnsiTheme="minorHAnsi"/>
                <w:sz w:val="18"/>
                <w:szCs w:val="18"/>
              </w:rPr>
            </w:pPr>
            <w:r w:rsidRPr="00877B2C">
              <w:rPr>
                <w:rFonts w:asciiTheme="minorHAnsi" w:hAnsiTheme="minorHAnsi"/>
                <w:sz w:val="18"/>
                <w:szCs w:val="18"/>
              </w:rPr>
              <w:t>0</w:t>
            </w:r>
            <w:r w:rsidR="003527A2">
              <w:rPr>
                <w:rFonts w:asciiTheme="minorHAnsi" w:hAnsiTheme="minorHAnsi"/>
                <w:sz w:val="18"/>
                <w:szCs w:val="18"/>
              </w:rPr>
              <w:t>9</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E5" w14:textId="77777777" w:rsidR="00D07066" w:rsidRPr="00877B2C" w:rsidRDefault="00D07066" w:rsidP="00D6117A">
            <w:pPr>
              <w:rPr>
                <w:rFonts w:asciiTheme="minorHAnsi" w:hAnsiTheme="minorHAnsi"/>
                <w:sz w:val="18"/>
                <w:szCs w:val="18"/>
              </w:rPr>
            </w:pPr>
            <w:r w:rsidRPr="00877B2C">
              <w:rPr>
                <w:rFonts w:asciiTheme="minorHAnsi" w:hAnsiTheme="minorHAnsi"/>
                <w:sz w:val="18"/>
                <w:szCs w:val="18"/>
              </w:rPr>
              <w:t>Correction Notes:</w:t>
            </w:r>
          </w:p>
        </w:tc>
      </w:tr>
      <w:tr w:rsidR="00D07066" w:rsidRPr="006136A2" w14:paraId="7758F1E8" w14:textId="77777777" w:rsidTr="00D07066">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E7" w14:textId="77777777" w:rsidR="00D07066" w:rsidRPr="00877B2C" w:rsidRDefault="00533ED1" w:rsidP="00864738">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r w:rsidR="00FD0FA3" w:rsidRPr="006136A2" w14:paraId="7758F1EC"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EA" w14:textId="16C427EA" w:rsidR="00FD0FA3" w:rsidRPr="00F70B2C" w:rsidRDefault="00FD0FA3" w:rsidP="00864738">
            <w:pPr>
              <w:keepNext/>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D. </w:t>
            </w:r>
            <w:r w:rsidR="00442222" w:rsidRPr="00F70B2C">
              <w:rPr>
                <w:rFonts w:asciiTheme="minorHAnsi" w:hAnsiTheme="minorHAnsi"/>
                <w:b/>
                <w:szCs w:val="18"/>
              </w:rPr>
              <w:t>Deeply Buried Ducts Compliance Credit</w:t>
            </w:r>
          </w:p>
          <w:p w14:paraId="7758F1EB" w14:textId="3735D43D" w:rsidR="00FD0FA3" w:rsidRPr="00877B2C" w:rsidRDefault="00FD0FA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 segments</w:t>
            </w:r>
            <w:r w:rsidR="00C137C9">
              <w:rPr>
                <w:rFonts w:asciiTheme="minorHAnsi" w:hAnsiTheme="minorHAnsi"/>
                <w:sz w:val="18"/>
                <w:szCs w:val="18"/>
              </w:rPr>
              <w:t xml:space="preserve"> meeting the requirements for buried ducts and covered by at least 3.5 inches of insulation can take credit for effective duct insulation </w:t>
            </w:r>
            <w:r w:rsidR="003D1625">
              <w:rPr>
                <w:rFonts w:asciiTheme="minorHAnsi" w:hAnsiTheme="minorHAnsi"/>
                <w:sz w:val="18"/>
                <w:szCs w:val="18"/>
              </w:rPr>
              <w:t xml:space="preserve">levels </w:t>
            </w:r>
            <w:r w:rsidR="00871988">
              <w:rPr>
                <w:rFonts w:asciiTheme="minorHAnsi" w:hAnsiTheme="minorHAnsi"/>
                <w:sz w:val="18"/>
                <w:szCs w:val="18"/>
              </w:rPr>
              <w:t>greater than</w:t>
            </w:r>
            <w:r w:rsidR="00C137C9">
              <w:rPr>
                <w:rFonts w:asciiTheme="minorHAnsi" w:hAnsiTheme="minorHAnsi"/>
                <w:sz w:val="18"/>
                <w:szCs w:val="18"/>
              </w:rPr>
              <w:t xml:space="preserve"> buried ducts. </w:t>
            </w:r>
            <w:r w:rsidR="002F3EE7">
              <w:rPr>
                <w:rFonts w:asciiTheme="minorHAnsi" w:hAnsiTheme="minorHAnsi"/>
                <w:sz w:val="18"/>
                <w:szCs w:val="18"/>
              </w:rPr>
              <w:t xml:space="preserve">Deeply buried ducts have the option of using </w:t>
            </w:r>
            <w:r w:rsidR="00C137C9">
              <w:rPr>
                <w:rFonts w:asciiTheme="minorHAnsi" w:hAnsiTheme="minorHAnsi"/>
                <w:sz w:val="18"/>
                <w:szCs w:val="18"/>
              </w:rPr>
              <w:t>lowered portion</w:t>
            </w:r>
            <w:r w:rsidR="002F3EE7">
              <w:rPr>
                <w:rFonts w:asciiTheme="minorHAnsi" w:hAnsiTheme="minorHAnsi"/>
                <w:sz w:val="18"/>
                <w:szCs w:val="18"/>
              </w:rPr>
              <w:t>s</w:t>
            </w:r>
            <w:r w:rsidR="00C137C9">
              <w:rPr>
                <w:rFonts w:asciiTheme="minorHAnsi" w:hAnsiTheme="minorHAnsi"/>
                <w:sz w:val="18"/>
                <w:szCs w:val="18"/>
              </w:rPr>
              <w:t xml:space="preserve"> of the ceiling</w:t>
            </w:r>
            <w:r w:rsidR="002F3EE7">
              <w:rPr>
                <w:rFonts w:asciiTheme="minorHAnsi" w:hAnsiTheme="minorHAnsi"/>
                <w:sz w:val="18"/>
                <w:szCs w:val="18"/>
              </w:rPr>
              <w:t xml:space="preserve"> or </w:t>
            </w:r>
            <w:r w:rsidR="00C137C9">
              <w:rPr>
                <w:rFonts w:asciiTheme="minorHAnsi" w:hAnsiTheme="minorHAnsi"/>
                <w:sz w:val="18"/>
                <w:szCs w:val="18"/>
              </w:rPr>
              <w:t>durable containment system</w:t>
            </w:r>
            <w:r w:rsidR="002F3EE7">
              <w:rPr>
                <w:rFonts w:asciiTheme="minorHAnsi" w:hAnsiTheme="minorHAnsi"/>
                <w:sz w:val="18"/>
                <w:szCs w:val="18"/>
              </w:rPr>
              <w:t xml:space="preserve">s to achieve burial depth greater than the </w:t>
            </w:r>
            <w:r w:rsidR="003D1625">
              <w:rPr>
                <w:rFonts w:asciiTheme="minorHAnsi" w:hAnsiTheme="minorHAnsi"/>
                <w:sz w:val="18"/>
                <w:szCs w:val="18"/>
              </w:rPr>
              <w:t>overall</w:t>
            </w:r>
            <w:r w:rsidR="002F3EE7">
              <w:rPr>
                <w:rFonts w:asciiTheme="minorHAnsi" w:hAnsiTheme="minorHAnsi"/>
                <w:sz w:val="18"/>
                <w:szCs w:val="18"/>
              </w:rPr>
              <w:t xml:space="preserve"> attic insulation level</w:t>
            </w:r>
            <w:r w:rsidR="00C137C9">
              <w:rPr>
                <w:rFonts w:asciiTheme="minorHAnsi" w:hAnsiTheme="minorHAnsi"/>
                <w:sz w:val="18"/>
                <w:szCs w:val="18"/>
              </w:rPr>
              <w:t>. Deeply buried duct systems must comply with the following requirements:</w:t>
            </w:r>
          </w:p>
        </w:tc>
      </w:tr>
      <w:tr w:rsidR="00FD0FA3" w:rsidRPr="006136A2" w14:paraId="7758F1EF"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ED"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EE" w14:textId="77777777" w:rsidR="00FD0FA3" w:rsidRPr="00877B2C" w:rsidRDefault="00FD0FA3" w:rsidP="00864738">
            <w:pPr>
              <w:keepNext/>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FD0FA3" w:rsidRPr="006136A2" w14:paraId="7758F1F2"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0"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1" w14:textId="77777777" w:rsidR="00FD0FA3" w:rsidRPr="00877B2C" w:rsidRDefault="00FD0FA3" w:rsidP="00864738">
            <w:pPr>
              <w:keepNext/>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FD0FA3" w:rsidRPr="006136A2" w14:paraId="7758F1F5"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3"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4" w14:textId="447B80AE" w:rsidR="00FD0FA3" w:rsidRPr="00877B2C" w:rsidRDefault="00C137C9" w:rsidP="00B853ED">
            <w:pPr>
              <w:keepNext/>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CF1R-PRF-01-E. These installation details include</w:t>
            </w:r>
            <w:r w:rsidRPr="00877B2C">
              <w:rPr>
                <w:rFonts w:asciiTheme="minorHAnsi" w:hAnsiTheme="minorHAnsi"/>
                <w:sz w:val="18"/>
                <w:szCs w:val="18"/>
              </w:rPr>
              <w:t xml:space="preserve">, duct </w:t>
            </w:r>
            <w:r w:rsidR="00B853ED">
              <w:rPr>
                <w:rFonts w:asciiTheme="minorHAnsi" w:hAnsiTheme="minorHAnsi"/>
                <w:sz w:val="18"/>
                <w:szCs w:val="18"/>
              </w:rPr>
              <w:t>nominal diameter</w:t>
            </w:r>
            <w:r>
              <w:rPr>
                <w:rFonts w:asciiTheme="minorHAnsi" w:hAnsiTheme="minorHAnsi"/>
                <w:sz w:val="18"/>
                <w:szCs w:val="18"/>
              </w:rPr>
              <w:t xml:space="preserve">, R-value, and length of each </w:t>
            </w:r>
            <w:r w:rsidR="00B853ED">
              <w:rPr>
                <w:rFonts w:asciiTheme="minorHAnsi" w:hAnsiTheme="minorHAnsi"/>
                <w:sz w:val="18"/>
                <w:szCs w:val="18"/>
              </w:rPr>
              <w:t>segment</w:t>
            </w:r>
            <w:r>
              <w:rPr>
                <w:rFonts w:asciiTheme="minorHAnsi" w:hAnsiTheme="minorHAnsi"/>
                <w:sz w:val="18"/>
                <w:szCs w:val="18"/>
              </w:rPr>
              <w:t xml:space="preserve">, </w:t>
            </w:r>
            <w:r w:rsidR="00B853ED">
              <w:rPr>
                <w:rFonts w:asciiTheme="minorHAnsi" w:hAnsiTheme="minorHAnsi"/>
                <w:sz w:val="18"/>
                <w:szCs w:val="18"/>
              </w:rPr>
              <w:t xml:space="preserve">ceiling insulation depth, type (i.e. fiberglass or cellulose), and R-value, </w:t>
            </w:r>
            <w:r w:rsidR="00B112BF">
              <w:rPr>
                <w:rFonts w:asciiTheme="minorHAnsi" w:hAnsiTheme="minorHAnsi"/>
                <w:sz w:val="18"/>
                <w:szCs w:val="18"/>
              </w:rPr>
              <w:t>lowered chase or containment system</w:t>
            </w:r>
            <w:r w:rsidR="003D1625">
              <w:rPr>
                <w:rFonts w:asciiTheme="minorHAnsi" w:hAnsiTheme="minorHAnsi"/>
                <w:sz w:val="18"/>
                <w:szCs w:val="18"/>
              </w:rPr>
              <w:t xml:space="preserve"> locations</w:t>
            </w:r>
            <w:r w:rsidR="00B853ED">
              <w:rPr>
                <w:rFonts w:asciiTheme="minorHAnsi" w:hAnsiTheme="minorHAnsi"/>
                <w:sz w:val="18"/>
                <w:szCs w:val="18"/>
              </w:rPr>
              <w:t>, and supply and return register locations</w:t>
            </w:r>
            <w:r>
              <w:rPr>
                <w:rFonts w:asciiTheme="minorHAnsi" w:hAnsiTheme="minorHAnsi"/>
                <w:sz w:val="18"/>
                <w:szCs w:val="18"/>
              </w:rPr>
              <w:t>.</w:t>
            </w:r>
          </w:p>
        </w:tc>
      </w:tr>
      <w:tr w:rsidR="00FD0FA3" w:rsidRPr="006136A2" w14:paraId="7758F1F8"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6"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7" w14:textId="2CDF0A7A" w:rsidR="00FD0FA3" w:rsidRPr="00877B2C" w:rsidRDefault="00FD0FA3" w:rsidP="001407E3">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RA3.1.4.1.6.</w:t>
            </w:r>
            <w:r w:rsidR="008651C9">
              <w:rPr>
                <w:rFonts w:asciiTheme="minorHAnsi" w:hAnsiTheme="minorHAnsi"/>
                <w:sz w:val="18"/>
                <w:szCs w:val="18"/>
              </w:rPr>
              <w:t xml:space="preserve"> Verification of duct system installation shall be completed prior to burial of ducts. </w:t>
            </w:r>
            <w:r w:rsidR="001407E3">
              <w:rPr>
                <w:rFonts w:asciiTheme="minorHAnsi" w:hAnsiTheme="minorHAnsi"/>
                <w:sz w:val="18"/>
                <w:szCs w:val="18"/>
              </w:rPr>
              <w:t xml:space="preserve">Verification of </w:t>
            </w:r>
            <w:r w:rsidR="008651C9">
              <w:rPr>
                <w:rFonts w:asciiTheme="minorHAnsi" w:hAnsiTheme="minorHAnsi"/>
                <w:sz w:val="18"/>
                <w:szCs w:val="18"/>
              </w:rPr>
              <w:t>insulation installation</w:t>
            </w:r>
            <w:r w:rsidR="001407E3">
              <w:rPr>
                <w:rFonts w:asciiTheme="minorHAnsi" w:hAnsiTheme="minorHAnsi"/>
                <w:sz w:val="18"/>
                <w:szCs w:val="18"/>
              </w:rPr>
              <w:t xml:space="preserve"> shall be completed by a second HERS inspection </w:t>
            </w:r>
            <w:r w:rsidR="008651C9">
              <w:rPr>
                <w:rFonts w:asciiTheme="minorHAnsi" w:hAnsiTheme="minorHAnsi"/>
                <w:sz w:val="18"/>
                <w:szCs w:val="18"/>
              </w:rPr>
              <w:t xml:space="preserve">after ducts are buried. </w:t>
            </w:r>
          </w:p>
        </w:tc>
      </w:tr>
      <w:tr w:rsidR="00FD0FA3" w:rsidRPr="006136A2" w14:paraId="7758F1FB"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9"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A" w14:textId="6EE3D697" w:rsidR="00FD0FA3" w:rsidRPr="00877B2C" w:rsidRDefault="00F6717A" w:rsidP="00801F86">
            <w:pPr>
              <w:keepNext/>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w:t>
            </w:r>
            <w:r w:rsidR="00FD0FA3" w:rsidRPr="00877B2C">
              <w:rPr>
                <w:rFonts w:asciiTheme="minorHAnsi" w:hAnsiTheme="minorHAnsi"/>
                <w:sz w:val="18"/>
                <w:szCs w:val="18"/>
              </w:rPr>
              <w:t>shall not have severely twisted or compressed sections that would rest</w:t>
            </w:r>
            <w:r w:rsidR="00B853ED">
              <w:rPr>
                <w:rFonts w:asciiTheme="minorHAnsi" w:hAnsiTheme="minorHAnsi"/>
                <w:sz w:val="18"/>
                <w:szCs w:val="18"/>
              </w:rPr>
              <w:t>rict required operating airflow.</w:t>
            </w:r>
          </w:p>
        </w:tc>
      </w:tr>
      <w:tr w:rsidR="001407E3" w:rsidRPr="00877B2C" w14:paraId="5E13F509"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1D1CDEF" w14:textId="77777777" w:rsidR="001407E3" w:rsidRPr="00877B2C" w:rsidRDefault="001407E3" w:rsidP="000822FB">
            <w:pPr>
              <w:keepNext/>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48D63DF6" w14:textId="0E745019" w:rsidR="001407E3" w:rsidRPr="00877B2C" w:rsidRDefault="00F6717A" w:rsidP="00B853ED">
            <w:pPr>
              <w:keepNext/>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801F86" w:rsidRPr="0014781A" w14:paraId="3F34C0CD"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086ABF6" w14:textId="39093C88" w:rsidR="00801F86" w:rsidRPr="00877B2C" w:rsidRDefault="00F6717A" w:rsidP="00581F33">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6B95668" w14:textId="30A7F58B" w:rsidR="00801F86" w:rsidRPr="00801F86" w:rsidRDefault="00801F86" w:rsidP="00F6717A">
            <w:pPr>
              <w:keepNext/>
              <w:tabs>
                <w:tab w:val="left" w:pos="356"/>
              </w:tabs>
              <w:rPr>
                <w:rFonts w:asciiTheme="minorHAnsi" w:hAnsiTheme="minorHAnsi"/>
                <w:b/>
                <w:sz w:val="18"/>
                <w:szCs w:val="18"/>
              </w:rPr>
            </w:pPr>
            <w:r w:rsidRPr="00801F86">
              <w:rPr>
                <w:rFonts w:asciiTheme="minorHAnsi" w:hAnsiTheme="minorHAnsi"/>
                <w:sz w:val="18"/>
                <w:szCs w:val="18"/>
              </w:rPr>
              <w:t xml:space="preserve">The dwelling shall comply with all Quality Insulation Installation requirements as documented on the applicable </w:t>
            </w:r>
            <w:r w:rsidR="00F6717A" w:rsidRPr="00801F86">
              <w:rPr>
                <w:rFonts w:asciiTheme="minorHAnsi" w:hAnsiTheme="minorHAnsi"/>
                <w:sz w:val="18"/>
                <w:szCs w:val="18"/>
              </w:rPr>
              <w:t>CF2R</w:t>
            </w:r>
            <w:r w:rsidRPr="00801F86">
              <w:rPr>
                <w:rFonts w:asciiTheme="minorHAnsi" w:hAnsiTheme="minorHAnsi"/>
                <w:sz w:val="18"/>
                <w:szCs w:val="18"/>
              </w:rPr>
              <w:t xml:space="preserve"> and</w:t>
            </w:r>
            <w:r w:rsidR="00F6717A">
              <w:rPr>
                <w:rFonts w:asciiTheme="minorHAnsi" w:hAnsiTheme="minorHAnsi"/>
                <w:sz w:val="18"/>
                <w:szCs w:val="18"/>
              </w:rPr>
              <w:t xml:space="preserve"> </w:t>
            </w:r>
            <w:r w:rsidR="00F6717A" w:rsidRPr="00801F86">
              <w:rPr>
                <w:rFonts w:asciiTheme="minorHAnsi" w:hAnsiTheme="minorHAnsi"/>
                <w:sz w:val="18"/>
                <w:szCs w:val="18"/>
              </w:rPr>
              <w:t>CF3R</w:t>
            </w:r>
            <w:r w:rsidRPr="00801F86">
              <w:rPr>
                <w:rFonts w:asciiTheme="minorHAnsi" w:hAnsiTheme="minorHAnsi"/>
                <w:sz w:val="18"/>
                <w:szCs w:val="18"/>
              </w:rPr>
              <w:t>.</w:t>
            </w:r>
          </w:p>
        </w:tc>
      </w:tr>
      <w:tr w:rsidR="00067E04" w:rsidRPr="0014781A" w14:paraId="1E0E71D0"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716EF81" w14:textId="157F4D05" w:rsidR="00067E04" w:rsidRPr="00877B2C" w:rsidRDefault="00F6717A" w:rsidP="00581F33">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8</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01984F4" w14:textId="16033138" w:rsidR="00067E04" w:rsidRPr="00067E04" w:rsidRDefault="00F6717A" w:rsidP="007E5F90">
            <w:pPr>
              <w:keepNext/>
              <w:tabs>
                <w:tab w:val="left" w:pos="356"/>
              </w:tabs>
              <w:rPr>
                <w:rFonts w:asciiTheme="minorHAnsi" w:hAnsiTheme="minorHAnsi"/>
                <w:b/>
                <w:sz w:val="18"/>
                <w:szCs w:val="18"/>
              </w:rPr>
            </w:pPr>
            <w:r w:rsidRPr="00067E04">
              <w:rPr>
                <w:rFonts w:asciiTheme="minorHAnsi" w:hAnsiTheme="minorHAnsi"/>
                <w:sz w:val="18"/>
                <w:szCs w:val="18"/>
              </w:rPr>
              <w:t>Contain</w:t>
            </w:r>
            <w:r>
              <w:rPr>
                <w:rFonts w:asciiTheme="minorHAnsi" w:hAnsiTheme="minorHAnsi"/>
                <w:sz w:val="18"/>
                <w:szCs w:val="18"/>
              </w:rPr>
              <w:t xml:space="preserve">ment systems shall have walls at least 7 inches wider than the duct outer diameter, extend at least 3.5 inches above the </w:t>
            </w:r>
            <w:proofErr w:type="spellStart"/>
            <w:r>
              <w:rPr>
                <w:rFonts w:asciiTheme="minorHAnsi" w:hAnsiTheme="minorHAnsi"/>
                <w:sz w:val="18"/>
                <w:szCs w:val="18"/>
              </w:rPr>
              <w:t>duct</w:t>
            </w:r>
            <w:proofErr w:type="spellEnd"/>
            <w:r>
              <w:rPr>
                <w:rFonts w:asciiTheme="minorHAnsi" w:hAnsiTheme="minorHAnsi"/>
                <w:sz w:val="18"/>
                <w:szCs w:val="18"/>
              </w:rPr>
              <w:t xml:space="preserve"> jacket, be filled completely with blown insulation, and have the duct centered between the containment walls.</w:t>
            </w:r>
          </w:p>
        </w:tc>
      </w:tr>
      <w:tr w:rsidR="00FD0FA3" w:rsidRPr="006136A2" w14:paraId="7758F202"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F" w14:textId="5064F7F0" w:rsidR="00FD0FA3" w:rsidRPr="00877B2C" w:rsidRDefault="00FD0FA3" w:rsidP="00067E04">
            <w:pPr>
              <w:jc w:val="center"/>
              <w:rPr>
                <w:rFonts w:asciiTheme="minorHAnsi" w:hAnsiTheme="minorHAnsi"/>
                <w:sz w:val="18"/>
                <w:szCs w:val="18"/>
              </w:rPr>
            </w:pPr>
            <w:r w:rsidRPr="00877B2C">
              <w:rPr>
                <w:rFonts w:asciiTheme="minorHAnsi" w:hAnsiTheme="minorHAnsi"/>
                <w:sz w:val="18"/>
                <w:szCs w:val="18"/>
              </w:rPr>
              <w:t>0</w:t>
            </w:r>
            <w:r w:rsidR="00067E04">
              <w:rPr>
                <w:rFonts w:asciiTheme="minorHAnsi" w:hAnsiTheme="minorHAnsi"/>
                <w:sz w:val="18"/>
                <w:szCs w:val="18"/>
              </w:rPr>
              <w:t>9</w:t>
            </w:r>
          </w:p>
        </w:tc>
        <w:tc>
          <w:tcPr>
            <w:tcW w:w="2846" w:type="dxa"/>
            <w:tcBorders>
              <w:top w:val="single" w:sz="4" w:space="0" w:color="auto"/>
              <w:left w:val="single" w:sz="4" w:space="0" w:color="auto"/>
              <w:bottom w:val="single" w:sz="4" w:space="0" w:color="auto"/>
              <w:right w:val="single" w:sz="4" w:space="0" w:color="auto"/>
            </w:tcBorders>
            <w:vAlign w:val="center"/>
          </w:tcPr>
          <w:p w14:paraId="7758F200"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533D5A6E" w14:textId="77777777" w:rsidR="0014781A" w:rsidRDefault="0014781A" w:rsidP="001D7CD9">
            <w:pPr>
              <w:pStyle w:val="ListParagraph"/>
              <w:keepNext/>
              <w:numPr>
                <w:ilvl w:val="0"/>
                <w:numId w:val="16"/>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758F201" w14:textId="0BC669E8" w:rsidR="00FD0FA3" w:rsidRPr="0014781A" w:rsidRDefault="0014781A" w:rsidP="001D7CD9">
            <w:pPr>
              <w:pStyle w:val="ListParagraph"/>
              <w:keepNext/>
              <w:numPr>
                <w:ilvl w:val="0"/>
                <w:numId w:val="16"/>
              </w:numPr>
              <w:tabs>
                <w:tab w:val="left" w:pos="356"/>
              </w:tabs>
              <w:rPr>
                <w:rFonts w:asciiTheme="minorHAnsi" w:hAnsiTheme="minorHAnsi"/>
                <w:b/>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w:t>
            </w:r>
          </w:p>
        </w:tc>
      </w:tr>
      <w:tr w:rsidR="00D07066" w:rsidRPr="006136A2" w14:paraId="7758F205"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03" w14:textId="0397C177" w:rsidR="00D07066" w:rsidRPr="00877B2C" w:rsidRDefault="00067E04" w:rsidP="00067E04">
            <w:pPr>
              <w:jc w:val="center"/>
              <w:rPr>
                <w:rFonts w:asciiTheme="minorHAnsi" w:hAnsiTheme="minorHAnsi"/>
                <w:sz w:val="18"/>
                <w:szCs w:val="18"/>
              </w:rPr>
            </w:pPr>
            <w:r>
              <w:rPr>
                <w:rFonts w:asciiTheme="minorHAnsi" w:hAnsiTheme="minorHAnsi"/>
                <w:sz w:val="18"/>
                <w:szCs w:val="18"/>
              </w:rPr>
              <w:t>10</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04" w14:textId="77777777" w:rsidR="00D07066" w:rsidRPr="00877B2C" w:rsidRDefault="00D07066" w:rsidP="002A3A30">
            <w:pPr>
              <w:rPr>
                <w:rFonts w:asciiTheme="minorHAnsi" w:hAnsiTheme="minorHAnsi"/>
                <w:sz w:val="18"/>
                <w:szCs w:val="18"/>
              </w:rPr>
            </w:pPr>
            <w:r w:rsidRPr="00877B2C">
              <w:rPr>
                <w:rFonts w:asciiTheme="minorHAnsi" w:hAnsiTheme="minorHAnsi"/>
                <w:sz w:val="18"/>
                <w:szCs w:val="18"/>
              </w:rPr>
              <w:t>Correction Notes:</w:t>
            </w:r>
          </w:p>
        </w:tc>
      </w:tr>
      <w:tr w:rsidR="00D07066" w:rsidRPr="006136A2" w14:paraId="7758F207" w14:textId="77777777" w:rsidTr="00D07066">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206" w14:textId="77777777" w:rsidR="00D07066" w:rsidRPr="00877B2C" w:rsidRDefault="00533ED1" w:rsidP="00864738">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08" w14:textId="6894C4B3" w:rsidR="005A48A5" w:rsidRDefault="005A48A5" w:rsidP="005F2F11">
      <w:pPr>
        <w:tabs>
          <w:tab w:val="left" w:pos="360"/>
          <w:tab w:val="left" w:pos="3600"/>
          <w:tab w:val="left" w:pos="4680"/>
          <w:tab w:val="left" w:pos="5940"/>
          <w:tab w:val="left" w:pos="6930"/>
          <w:tab w:val="left" w:pos="8100"/>
          <w:tab w:val="left" w:pos="9090"/>
        </w:tabs>
        <w:rPr>
          <w:rFonts w:asciiTheme="minorHAnsi" w:hAnsiTheme="minorHAnsi"/>
          <w:b/>
          <w:bCs/>
          <w:sz w:val="18"/>
          <w:szCs w:val="18"/>
        </w:rPr>
      </w:pPr>
    </w:p>
    <w:tbl>
      <w:tblPr>
        <w:tblStyle w:val="TableGrid"/>
        <w:tblW w:w="0" w:type="auto"/>
        <w:tblLayout w:type="fixed"/>
        <w:tblLook w:val="04A0" w:firstRow="1" w:lastRow="0" w:firstColumn="1" w:lastColumn="0" w:noHBand="0" w:noVBand="1"/>
      </w:tblPr>
      <w:tblGrid>
        <w:gridCol w:w="1278"/>
        <w:gridCol w:w="990"/>
        <w:gridCol w:w="810"/>
        <w:gridCol w:w="720"/>
        <w:gridCol w:w="1350"/>
        <w:gridCol w:w="1350"/>
        <w:gridCol w:w="1350"/>
        <w:gridCol w:w="1800"/>
        <w:gridCol w:w="1368"/>
      </w:tblGrid>
      <w:tr w:rsidR="00A6143F" w14:paraId="6DBDC13D" w14:textId="77777777" w:rsidTr="00494FDB">
        <w:trPr>
          <w:trHeight w:val="224"/>
        </w:trPr>
        <w:tc>
          <w:tcPr>
            <w:tcW w:w="11016" w:type="dxa"/>
            <w:gridSpan w:val="9"/>
          </w:tcPr>
          <w:p w14:paraId="5B7334CF" w14:textId="47C79A0D" w:rsidR="00A6143F" w:rsidRDefault="00A6143F" w:rsidP="00494FDB">
            <w:pPr>
              <w:rPr>
                <w:rFonts w:asciiTheme="minorHAnsi" w:hAnsiTheme="minorHAnsi"/>
                <w:sz w:val="18"/>
                <w:szCs w:val="18"/>
              </w:rPr>
            </w:pPr>
            <w:r>
              <w:rPr>
                <w:rFonts w:asciiTheme="minorHAnsi" w:hAnsiTheme="minorHAnsi"/>
                <w:b/>
                <w:bCs/>
                <w:szCs w:val="18"/>
              </w:rPr>
              <w:t>E. Duct System Design Details</w:t>
            </w:r>
          </w:p>
        </w:tc>
      </w:tr>
      <w:tr w:rsidR="00A6143F" w14:paraId="6D9DBBB1" w14:textId="77777777" w:rsidTr="00494FDB">
        <w:trPr>
          <w:trHeight w:val="224"/>
        </w:trPr>
        <w:tc>
          <w:tcPr>
            <w:tcW w:w="1278" w:type="dxa"/>
          </w:tcPr>
          <w:p w14:paraId="23AB2B69" w14:textId="77777777" w:rsidR="00A6143F" w:rsidRDefault="00A6143F" w:rsidP="00494FDB">
            <w:pPr>
              <w:jc w:val="center"/>
              <w:rPr>
                <w:rFonts w:asciiTheme="minorHAnsi" w:hAnsiTheme="minorHAnsi"/>
                <w:sz w:val="18"/>
                <w:szCs w:val="18"/>
              </w:rPr>
            </w:pPr>
            <w:r>
              <w:rPr>
                <w:rFonts w:asciiTheme="minorHAnsi" w:hAnsiTheme="minorHAnsi"/>
                <w:sz w:val="18"/>
                <w:szCs w:val="18"/>
              </w:rPr>
              <w:t>01</w:t>
            </w:r>
          </w:p>
        </w:tc>
        <w:tc>
          <w:tcPr>
            <w:tcW w:w="990" w:type="dxa"/>
          </w:tcPr>
          <w:p w14:paraId="78AD247F" w14:textId="77777777" w:rsidR="00A6143F" w:rsidRDefault="00A6143F" w:rsidP="00494FDB">
            <w:pPr>
              <w:jc w:val="center"/>
              <w:rPr>
                <w:rFonts w:asciiTheme="minorHAnsi" w:hAnsiTheme="minorHAnsi"/>
                <w:sz w:val="18"/>
                <w:szCs w:val="18"/>
              </w:rPr>
            </w:pPr>
            <w:r>
              <w:rPr>
                <w:rFonts w:asciiTheme="minorHAnsi" w:hAnsiTheme="minorHAnsi"/>
                <w:sz w:val="18"/>
                <w:szCs w:val="18"/>
              </w:rPr>
              <w:t>02</w:t>
            </w:r>
          </w:p>
        </w:tc>
        <w:tc>
          <w:tcPr>
            <w:tcW w:w="810" w:type="dxa"/>
          </w:tcPr>
          <w:p w14:paraId="255E15AC" w14:textId="77777777" w:rsidR="00A6143F" w:rsidRDefault="00A6143F" w:rsidP="00494FDB">
            <w:pPr>
              <w:jc w:val="center"/>
              <w:rPr>
                <w:rFonts w:asciiTheme="minorHAnsi" w:hAnsiTheme="minorHAnsi"/>
                <w:sz w:val="18"/>
                <w:szCs w:val="18"/>
              </w:rPr>
            </w:pPr>
            <w:r>
              <w:rPr>
                <w:rFonts w:asciiTheme="minorHAnsi" w:hAnsiTheme="minorHAnsi"/>
                <w:sz w:val="18"/>
                <w:szCs w:val="18"/>
              </w:rPr>
              <w:t>03</w:t>
            </w:r>
          </w:p>
        </w:tc>
        <w:tc>
          <w:tcPr>
            <w:tcW w:w="720" w:type="dxa"/>
          </w:tcPr>
          <w:p w14:paraId="257232F0" w14:textId="77777777" w:rsidR="00A6143F" w:rsidRDefault="00A6143F" w:rsidP="00494FDB">
            <w:pPr>
              <w:jc w:val="center"/>
              <w:rPr>
                <w:rFonts w:asciiTheme="minorHAnsi" w:hAnsiTheme="minorHAnsi"/>
                <w:sz w:val="18"/>
                <w:szCs w:val="18"/>
              </w:rPr>
            </w:pPr>
            <w:r>
              <w:rPr>
                <w:rFonts w:asciiTheme="minorHAnsi" w:hAnsiTheme="minorHAnsi"/>
                <w:sz w:val="18"/>
                <w:szCs w:val="18"/>
              </w:rPr>
              <w:t>04</w:t>
            </w:r>
          </w:p>
        </w:tc>
        <w:tc>
          <w:tcPr>
            <w:tcW w:w="1350" w:type="dxa"/>
          </w:tcPr>
          <w:p w14:paraId="2918F7A8" w14:textId="77777777" w:rsidR="00A6143F" w:rsidRDefault="00A6143F" w:rsidP="00494FDB">
            <w:pPr>
              <w:jc w:val="center"/>
              <w:rPr>
                <w:rFonts w:asciiTheme="minorHAnsi" w:hAnsiTheme="minorHAnsi"/>
                <w:sz w:val="18"/>
                <w:szCs w:val="18"/>
              </w:rPr>
            </w:pPr>
            <w:r>
              <w:rPr>
                <w:rFonts w:asciiTheme="minorHAnsi" w:hAnsiTheme="minorHAnsi"/>
                <w:sz w:val="18"/>
                <w:szCs w:val="18"/>
              </w:rPr>
              <w:t>05</w:t>
            </w:r>
          </w:p>
        </w:tc>
        <w:tc>
          <w:tcPr>
            <w:tcW w:w="1350" w:type="dxa"/>
          </w:tcPr>
          <w:p w14:paraId="3DE1B309" w14:textId="77777777" w:rsidR="00A6143F" w:rsidRDefault="00A6143F" w:rsidP="00494FDB">
            <w:pPr>
              <w:jc w:val="center"/>
              <w:rPr>
                <w:rFonts w:asciiTheme="minorHAnsi" w:hAnsiTheme="minorHAnsi"/>
                <w:sz w:val="18"/>
                <w:szCs w:val="18"/>
              </w:rPr>
            </w:pPr>
            <w:r>
              <w:rPr>
                <w:rFonts w:asciiTheme="minorHAnsi" w:hAnsiTheme="minorHAnsi"/>
                <w:sz w:val="18"/>
                <w:szCs w:val="18"/>
              </w:rPr>
              <w:t>06</w:t>
            </w:r>
          </w:p>
        </w:tc>
        <w:tc>
          <w:tcPr>
            <w:tcW w:w="1350" w:type="dxa"/>
          </w:tcPr>
          <w:p w14:paraId="169E334B" w14:textId="77777777" w:rsidR="00A6143F" w:rsidRDefault="00A6143F" w:rsidP="00494FDB">
            <w:pPr>
              <w:jc w:val="center"/>
              <w:rPr>
                <w:rFonts w:asciiTheme="minorHAnsi" w:hAnsiTheme="minorHAnsi"/>
                <w:sz w:val="18"/>
                <w:szCs w:val="18"/>
              </w:rPr>
            </w:pPr>
            <w:r>
              <w:rPr>
                <w:rFonts w:asciiTheme="minorHAnsi" w:hAnsiTheme="minorHAnsi"/>
                <w:sz w:val="18"/>
                <w:szCs w:val="18"/>
              </w:rPr>
              <w:t>07</w:t>
            </w:r>
          </w:p>
        </w:tc>
        <w:tc>
          <w:tcPr>
            <w:tcW w:w="1800" w:type="dxa"/>
          </w:tcPr>
          <w:p w14:paraId="4E22819D" w14:textId="77777777" w:rsidR="00A6143F" w:rsidRDefault="00A6143F" w:rsidP="00494FDB">
            <w:pPr>
              <w:jc w:val="center"/>
              <w:rPr>
                <w:rFonts w:asciiTheme="minorHAnsi" w:hAnsiTheme="minorHAnsi"/>
                <w:sz w:val="18"/>
                <w:szCs w:val="18"/>
              </w:rPr>
            </w:pPr>
            <w:r>
              <w:rPr>
                <w:rFonts w:asciiTheme="minorHAnsi" w:hAnsiTheme="minorHAnsi"/>
                <w:sz w:val="18"/>
                <w:szCs w:val="18"/>
              </w:rPr>
              <w:t>08</w:t>
            </w:r>
          </w:p>
        </w:tc>
        <w:tc>
          <w:tcPr>
            <w:tcW w:w="1368" w:type="dxa"/>
          </w:tcPr>
          <w:p w14:paraId="1CD334CF" w14:textId="77777777" w:rsidR="00A6143F" w:rsidRDefault="00A6143F" w:rsidP="00494FDB">
            <w:pPr>
              <w:jc w:val="center"/>
              <w:rPr>
                <w:rFonts w:asciiTheme="minorHAnsi" w:hAnsiTheme="minorHAnsi"/>
                <w:sz w:val="18"/>
                <w:szCs w:val="18"/>
              </w:rPr>
            </w:pPr>
            <w:r>
              <w:rPr>
                <w:rFonts w:asciiTheme="minorHAnsi" w:hAnsiTheme="minorHAnsi"/>
                <w:sz w:val="18"/>
                <w:szCs w:val="18"/>
              </w:rPr>
              <w:t>09</w:t>
            </w:r>
          </w:p>
        </w:tc>
      </w:tr>
      <w:tr w:rsidR="00A6143F" w14:paraId="4D5D58C6" w14:textId="77777777" w:rsidTr="00494FDB">
        <w:trPr>
          <w:trHeight w:val="494"/>
        </w:trPr>
        <w:tc>
          <w:tcPr>
            <w:tcW w:w="1278" w:type="dxa"/>
            <w:vAlign w:val="bottom"/>
          </w:tcPr>
          <w:p w14:paraId="573674FA" w14:textId="77777777" w:rsidR="00A6143F" w:rsidRDefault="00A6143F" w:rsidP="00494FDB">
            <w:pPr>
              <w:jc w:val="center"/>
              <w:rPr>
                <w:rFonts w:asciiTheme="minorHAnsi" w:hAnsiTheme="minorHAnsi"/>
                <w:sz w:val="18"/>
                <w:szCs w:val="18"/>
              </w:rPr>
            </w:pPr>
            <w:r>
              <w:rPr>
                <w:rFonts w:asciiTheme="minorHAnsi" w:hAnsiTheme="minorHAnsi"/>
                <w:sz w:val="18"/>
                <w:szCs w:val="18"/>
              </w:rPr>
              <w:t>Duct Segment Identification</w:t>
            </w:r>
          </w:p>
        </w:tc>
        <w:tc>
          <w:tcPr>
            <w:tcW w:w="990" w:type="dxa"/>
            <w:vAlign w:val="bottom"/>
          </w:tcPr>
          <w:p w14:paraId="5F328870" w14:textId="77777777" w:rsidR="00A6143F" w:rsidRDefault="00A6143F" w:rsidP="00494FDB">
            <w:pPr>
              <w:jc w:val="center"/>
              <w:rPr>
                <w:rFonts w:asciiTheme="minorHAnsi" w:hAnsiTheme="minorHAnsi"/>
                <w:sz w:val="18"/>
                <w:szCs w:val="18"/>
              </w:rPr>
            </w:pPr>
            <w:r>
              <w:rPr>
                <w:rFonts w:asciiTheme="minorHAnsi" w:hAnsiTheme="minorHAnsi"/>
                <w:sz w:val="18"/>
                <w:szCs w:val="18"/>
              </w:rPr>
              <w:t>Nominal Diam. (in)</w:t>
            </w:r>
          </w:p>
        </w:tc>
        <w:tc>
          <w:tcPr>
            <w:tcW w:w="810" w:type="dxa"/>
            <w:vAlign w:val="bottom"/>
          </w:tcPr>
          <w:p w14:paraId="30A926ED" w14:textId="77777777" w:rsidR="00A6143F" w:rsidRDefault="00A6143F" w:rsidP="00494FDB">
            <w:pPr>
              <w:jc w:val="center"/>
              <w:rPr>
                <w:rFonts w:asciiTheme="minorHAnsi" w:hAnsiTheme="minorHAnsi"/>
                <w:sz w:val="18"/>
                <w:szCs w:val="18"/>
              </w:rPr>
            </w:pPr>
            <w:r>
              <w:rPr>
                <w:rFonts w:asciiTheme="minorHAnsi" w:hAnsiTheme="minorHAnsi"/>
                <w:sz w:val="18"/>
                <w:szCs w:val="18"/>
              </w:rPr>
              <w:t xml:space="preserve">Duct </w:t>
            </w:r>
          </w:p>
          <w:p w14:paraId="64471DB3" w14:textId="77777777" w:rsidR="00A6143F" w:rsidRDefault="00A6143F" w:rsidP="00494FDB">
            <w:pPr>
              <w:jc w:val="center"/>
              <w:rPr>
                <w:rFonts w:asciiTheme="minorHAnsi" w:hAnsiTheme="minorHAnsi"/>
                <w:sz w:val="18"/>
                <w:szCs w:val="18"/>
              </w:rPr>
            </w:pPr>
            <w:r>
              <w:rPr>
                <w:rFonts w:asciiTheme="minorHAnsi" w:hAnsiTheme="minorHAnsi"/>
                <w:sz w:val="18"/>
                <w:szCs w:val="18"/>
              </w:rPr>
              <w:t>R-value</w:t>
            </w:r>
          </w:p>
        </w:tc>
        <w:tc>
          <w:tcPr>
            <w:tcW w:w="720" w:type="dxa"/>
            <w:vAlign w:val="bottom"/>
          </w:tcPr>
          <w:p w14:paraId="174B406F" w14:textId="77777777" w:rsidR="00A6143F" w:rsidRDefault="00A6143F" w:rsidP="00494FDB">
            <w:pPr>
              <w:jc w:val="center"/>
              <w:rPr>
                <w:rFonts w:asciiTheme="minorHAnsi" w:hAnsiTheme="minorHAnsi"/>
                <w:sz w:val="18"/>
                <w:szCs w:val="18"/>
              </w:rPr>
            </w:pPr>
            <w:r>
              <w:rPr>
                <w:rFonts w:asciiTheme="minorHAnsi" w:hAnsiTheme="minorHAnsi"/>
                <w:sz w:val="18"/>
                <w:szCs w:val="18"/>
              </w:rPr>
              <w:t>Length</w:t>
            </w:r>
          </w:p>
          <w:p w14:paraId="3CF3A516" w14:textId="77777777" w:rsidR="00A6143F" w:rsidRDefault="00A6143F" w:rsidP="00494FDB">
            <w:pPr>
              <w:jc w:val="center"/>
              <w:rPr>
                <w:rFonts w:asciiTheme="minorHAnsi" w:hAnsiTheme="minorHAnsi"/>
                <w:sz w:val="18"/>
                <w:szCs w:val="18"/>
              </w:rPr>
            </w:pPr>
            <w:r>
              <w:rPr>
                <w:rFonts w:asciiTheme="minorHAnsi" w:hAnsiTheme="minorHAnsi"/>
                <w:sz w:val="18"/>
                <w:szCs w:val="18"/>
              </w:rPr>
              <w:t>(ft)</w:t>
            </w:r>
          </w:p>
        </w:tc>
        <w:tc>
          <w:tcPr>
            <w:tcW w:w="1350" w:type="dxa"/>
            <w:vAlign w:val="bottom"/>
          </w:tcPr>
          <w:p w14:paraId="6A1110C3"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R-value</w:t>
            </w:r>
          </w:p>
        </w:tc>
        <w:tc>
          <w:tcPr>
            <w:tcW w:w="1350" w:type="dxa"/>
            <w:vAlign w:val="bottom"/>
          </w:tcPr>
          <w:p w14:paraId="2BBCE587"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Depth (in)</w:t>
            </w:r>
          </w:p>
        </w:tc>
        <w:tc>
          <w:tcPr>
            <w:tcW w:w="1350" w:type="dxa"/>
            <w:vAlign w:val="bottom"/>
          </w:tcPr>
          <w:p w14:paraId="08BE39F9"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Type</w:t>
            </w:r>
          </w:p>
        </w:tc>
        <w:tc>
          <w:tcPr>
            <w:tcW w:w="1800" w:type="dxa"/>
            <w:vAlign w:val="bottom"/>
          </w:tcPr>
          <w:p w14:paraId="04C2B557" w14:textId="77777777" w:rsidR="00A6143F" w:rsidRDefault="00A6143F" w:rsidP="00494FDB">
            <w:pPr>
              <w:jc w:val="center"/>
              <w:rPr>
                <w:rFonts w:asciiTheme="minorHAnsi" w:hAnsiTheme="minorHAnsi"/>
                <w:sz w:val="18"/>
                <w:szCs w:val="18"/>
              </w:rPr>
            </w:pPr>
            <w:r>
              <w:rPr>
                <w:rFonts w:asciiTheme="minorHAnsi" w:hAnsiTheme="minorHAnsi"/>
                <w:sz w:val="18"/>
                <w:szCs w:val="18"/>
              </w:rPr>
              <w:t>Containment System or Lowered Chase</w:t>
            </w:r>
          </w:p>
        </w:tc>
        <w:tc>
          <w:tcPr>
            <w:tcW w:w="1368" w:type="dxa"/>
            <w:vAlign w:val="bottom"/>
          </w:tcPr>
          <w:p w14:paraId="3CB380B4" w14:textId="77777777" w:rsidR="00A6143F" w:rsidRDefault="00A6143F" w:rsidP="00494FDB">
            <w:pPr>
              <w:jc w:val="center"/>
              <w:rPr>
                <w:rFonts w:asciiTheme="minorHAnsi" w:hAnsiTheme="minorHAnsi"/>
                <w:sz w:val="18"/>
                <w:szCs w:val="18"/>
              </w:rPr>
            </w:pPr>
            <w:r>
              <w:rPr>
                <w:rFonts w:asciiTheme="minorHAnsi" w:hAnsiTheme="minorHAnsi"/>
                <w:sz w:val="18"/>
                <w:szCs w:val="18"/>
              </w:rPr>
              <w:t>Duct Burial Level</w:t>
            </w:r>
          </w:p>
        </w:tc>
      </w:tr>
      <w:tr w:rsidR="00A6143F" w14:paraId="02E072D7" w14:textId="77777777" w:rsidTr="00494FDB">
        <w:tc>
          <w:tcPr>
            <w:tcW w:w="1278" w:type="dxa"/>
          </w:tcPr>
          <w:p w14:paraId="1123868A" w14:textId="77777777" w:rsidR="00A6143F" w:rsidRDefault="00A6143F" w:rsidP="00494FDB">
            <w:pPr>
              <w:rPr>
                <w:rFonts w:asciiTheme="minorHAnsi" w:hAnsiTheme="minorHAnsi"/>
                <w:sz w:val="18"/>
                <w:szCs w:val="18"/>
              </w:rPr>
            </w:pPr>
          </w:p>
        </w:tc>
        <w:tc>
          <w:tcPr>
            <w:tcW w:w="990" w:type="dxa"/>
          </w:tcPr>
          <w:p w14:paraId="1AED111C" w14:textId="77777777" w:rsidR="00A6143F" w:rsidRDefault="00A6143F" w:rsidP="00494FDB">
            <w:pPr>
              <w:rPr>
                <w:rFonts w:asciiTheme="minorHAnsi" w:hAnsiTheme="minorHAnsi"/>
                <w:sz w:val="18"/>
                <w:szCs w:val="18"/>
              </w:rPr>
            </w:pPr>
          </w:p>
        </w:tc>
        <w:tc>
          <w:tcPr>
            <w:tcW w:w="810" w:type="dxa"/>
          </w:tcPr>
          <w:p w14:paraId="13B622C3" w14:textId="77777777" w:rsidR="00A6143F" w:rsidRDefault="00A6143F" w:rsidP="00494FDB">
            <w:pPr>
              <w:rPr>
                <w:rFonts w:asciiTheme="minorHAnsi" w:hAnsiTheme="minorHAnsi"/>
                <w:sz w:val="18"/>
                <w:szCs w:val="18"/>
              </w:rPr>
            </w:pPr>
          </w:p>
        </w:tc>
        <w:tc>
          <w:tcPr>
            <w:tcW w:w="720" w:type="dxa"/>
          </w:tcPr>
          <w:p w14:paraId="4D60402C" w14:textId="77777777" w:rsidR="00A6143F" w:rsidRDefault="00A6143F" w:rsidP="00494FDB">
            <w:pPr>
              <w:rPr>
                <w:rFonts w:asciiTheme="minorHAnsi" w:hAnsiTheme="minorHAnsi"/>
                <w:sz w:val="18"/>
                <w:szCs w:val="18"/>
              </w:rPr>
            </w:pPr>
          </w:p>
        </w:tc>
        <w:tc>
          <w:tcPr>
            <w:tcW w:w="1350" w:type="dxa"/>
          </w:tcPr>
          <w:p w14:paraId="008AADB5" w14:textId="77777777" w:rsidR="00A6143F" w:rsidRDefault="00A6143F" w:rsidP="00494FDB">
            <w:pPr>
              <w:rPr>
                <w:rFonts w:asciiTheme="minorHAnsi" w:hAnsiTheme="minorHAnsi"/>
                <w:sz w:val="18"/>
                <w:szCs w:val="18"/>
              </w:rPr>
            </w:pPr>
          </w:p>
        </w:tc>
        <w:tc>
          <w:tcPr>
            <w:tcW w:w="1350" w:type="dxa"/>
          </w:tcPr>
          <w:p w14:paraId="6336A46F" w14:textId="77777777" w:rsidR="00A6143F" w:rsidRDefault="00A6143F" w:rsidP="00494FDB">
            <w:pPr>
              <w:rPr>
                <w:rFonts w:asciiTheme="minorHAnsi" w:hAnsiTheme="minorHAnsi"/>
                <w:sz w:val="18"/>
                <w:szCs w:val="18"/>
              </w:rPr>
            </w:pPr>
          </w:p>
        </w:tc>
        <w:tc>
          <w:tcPr>
            <w:tcW w:w="1350" w:type="dxa"/>
          </w:tcPr>
          <w:p w14:paraId="424F328F" w14:textId="77777777" w:rsidR="00A6143F" w:rsidRDefault="00A6143F" w:rsidP="00494FDB">
            <w:pPr>
              <w:rPr>
                <w:rFonts w:asciiTheme="minorHAnsi" w:hAnsiTheme="minorHAnsi"/>
                <w:sz w:val="18"/>
                <w:szCs w:val="18"/>
              </w:rPr>
            </w:pPr>
          </w:p>
        </w:tc>
        <w:tc>
          <w:tcPr>
            <w:tcW w:w="1800" w:type="dxa"/>
          </w:tcPr>
          <w:p w14:paraId="73535D08" w14:textId="77777777" w:rsidR="00A6143F" w:rsidRDefault="00A6143F" w:rsidP="00494FDB">
            <w:pPr>
              <w:rPr>
                <w:rFonts w:asciiTheme="minorHAnsi" w:hAnsiTheme="minorHAnsi"/>
                <w:sz w:val="18"/>
                <w:szCs w:val="18"/>
              </w:rPr>
            </w:pPr>
          </w:p>
        </w:tc>
        <w:tc>
          <w:tcPr>
            <w:tcW w:w="1368" w:type="dxa"/>
          </w:tcPr>
          <w:p w14:paraId="6024E7E0" w14:textId="77777777" w:rsidR="00A6143F" w:rsidRDefault="00A6143F" w:rsidP="00494FDB">
            <w:pPr>
              <w:rPr>
                <w:rFonts w:asciiTheme="minorHAnsi" w:hAnsiTheme="minorHAnsi"/>
                <w:sz w:val="18"/>
                <w:szCs w:val="18"/>
              </w:rPr>
            </w:pPr>
          </w:p>
        </w:tc>
      </w:tr>
      <w:tr w:rsidR="00A6143F" w14:paraId="6ED67606" w14:textId="77777777" w:rsidTr="00494FDB">
        <w:tc>
          <w:tcPr>
            <w:tcW w:w="1278" w:type="dxa"/>
          </w:tcPr>
          <w:p w14:paraId="77A25C3F" w14:textId="77777777" w:rsidR="00A6143F" w:rsidRDefault="00A6143F" w:rsidP="00494FDB">
            <w:pPr>
              <w:rPr>
                <w:rFonts w:asciiTheme="minorHAnsi" w:hAnsiTheme="minorHAnsi"/>
                <w:sz w:val="18"/>
                <w:szCs w:val="18"/>
              </w:rPr>
            </w:pPr>
          </w:p>
        </w:tc>
        <w:tc>
          <w:tcPr>
            <w:tcW w:w="990" w:type="dxa"/>
          </w:tcPr>
          <w:p w14:paraId="2AB9DB4B" w14:textId="77777777" w:rsidR="00A6143F" w:rsidRDefault="00A6143F" w:rsidP="00494FDB">
            <w:pPr>
              <w:rPr>
                <w:rFonts w:asciiTheme="minorHAnsi" w:hAnsiTheme="minorHAnsi"/>
                <w:sz w:val="18"/>
                <w:szCs w:val="18"/>
              </w:rPr>
            </w:pPr>
          </w:p>
        </w:tc>
        <w:tc>
          <w:tcPr>
            <w:tcW w:w="810" w:type="dxa"/>
          </w:tcPr>
          <w:p w14:paraId="371EA723" w14:textId="77777777" w:rsidR="00A6143F" w:rsidRDefault="00A6143F" w:rsidP="00494FDB">
            <w:pPr>
              <w:rPr>
                <w:rFonts w:asciiTheme="minorHAnsi" w:hAnsiTheme="minorHAnsi"/>
                <w:sz w:val="18"/>
                <w:szCs w:val="18"/>
              </w:rPr>
            </w:pPr>
          </w:p>
        </w:tc>
        <w:tc>
          <w:tcPr>
            <w:tcW w:w="720" w:type="dxa"/>
          </w:tcPr>
          <w:p w14:paraId="2DFEA9DB" w14:textId="77777777" w:rsidR="00A6143F" w:rsidRDefault="00A6143F" w:rsidP="00494FDB">
            <w:pPr>
              <w:rPr>
                <w:rFonts w:asciiTheme="minorHAnsi" w:hAnsiTheme="minorHAnsi"/>
                <w:sz w:val="18"/>
                <w:szCs w:val="18"/>
              </w:rPr>
            </w:pPr>
          </w:p>
        </w:tc>
        <w:tc>
          <w:tcPr>
            <w:tcW w:w="1350" w:type="dxa"/>
          </w:tcPr>
          <w:p w14:paraId="1DC6FC9E" w14:textId="77777777" w:rsidR="00A6143F" w:rsidRDefault="00A6143F" w:rsidP="00494FDB">
            <w:pPr>
              <w:rPr>
                <w:rFonts w:asciiTheme="minorHAnsi" w:hAnsiTheme="minorHAnsi"/>
                <w:sz w:val="18"/>
                <w:szCs w:val="18"/>
              </w:rPr>
            </w:pPr>
          </w:p>
        </w:tc>
        <w:tc>
          <w:tcPr>
            <w:tcW w:w="1350" w:type="dxa"/>
          </w:tcPr>
          <w:p w14:paraId="75D60CDE" w14:textId="77777777" w:rsidR="00A6143F" w:rsidRDefault="00A6143F" w:rsidP="00494FDB">
            <w:pPr>
              <w:rPr>
                <w:rFonts w:asciiTheme="minorHAnsi" w:hAnsiTheme="minorHAnsi"/>
                <w:sz w:val="18"/>
                <w:szCs w:val="18"/>
              </w:rPr>
            </w:pPr>
          </w:p>
        </w:tc>
        <w:tc>
          <w:tcPr>
            <w:tcW w:w="1350" w:type="dxa"/>
          </w:tcPr>
          <w:p w14:paraId="2FB887D3" w14:textId="77777777" w:rsidR="00A6143F" w:rsidRDefault="00A6143F" w:rsidP="00494FDB">
            <w:pPr>
              <w:rPr>
                <w:rFonts w:asciiTheme="minorHAnsi" w:hAnsiTheme="minorHAnsi"/>
                <w:sz w:val="18"/>
                <w:szCs w:val="18"/>
              </w:rPr>
            </w:pPr>
          </w:p>
        </w:tc>
        <w:tc>
          <w:tcPr>
            <w:tcW w:w="1800" w:type="dxa"/>
          </w:tcPr>
          <w:p w14:paraId="553F8823" w14:textId="77777777" w:rsidR="00A6143F" w:rsidRDefault="00A6143F" w:rsidP="00494FDB">
            <w:pPr>
              <w:rPr>
                <w:rFonts w:asciiTheme="minorHAnsi" w:hAnsiTheme="minorHAnsi"/>
                <w:sz w:val="18"/>
                <w:szCs w:val="18"/>
              </w:rPr>
            </w:pPr>
          </w:p>
        </w:tc>
        <w:tc>
          <w:tcPr>
            <w:tcW w:w="1368" w:type="dxa"/>
          </w:tcPr>
          <w:p w14:paraId="0156826E" w14:textId="77777777" w:rsidR="00A6143F" w:rsidRDefault="00A6143F" w:rsidP="00494FDB">
            <w:pPr>
              <w:rPr>
                <w:rFonts w:asciiTheme="minorHAnsi" w:hAnsiTheme="minorHAnsi"/>
                <w:sz w:val="18"/>
                <w:szCs w:val="18"/>
              </w:rPr>
            </w:pPr>
          </w:p>
        </w:tc>
      </w:tr>
    </w:tbl>
    <w:p w14:paraId="6D27570F" w14:textId="77777777" w:rsidR="00A6143F" w:rsidRDefault="00A6143F" w:rsidP="005F2F11">
      <w:pPr>
        <w:tabs>
          <w:tab w:val="left" w:pos="360"/>
          <w:tab w:val="left" w:pos="3600"/>
          <w:tab w:val="left" w:pos="4680"/>
          <w:tab w:val="left" w:pos="5940"/>
          <w:tab w:val="left" w:pos="6930"/>
          <w:tab w:val="left" w:pos="8100"/>
          <w:tab w:val="left" w:pos="9090"/>
        </w:tabs>
        <w:rPr>
          <w:rFonts w:asciiTheme="minorHAnsi" w:hAnsiTheme="minorHAnsi"/>
          <w:b/>
          <w:bCs/>
          <w:sz w:val="18"/>
          <w:szCs w:val="18"/>
        </w:rPr>
      </w:pPr>
    </w:p>
    <w:tbl>
      <w:tblPr>
        <w:tblStyle w:val="TableGrid"/>
        <w:tblW w:w="0" w:type="auto"/>
        <w:tblLook w:val="04A0" w:firstRow="1" w:lastRow="0" w:firstColumn="1" w:lastColumn="0" w:noHBand="0" w:noVBand="1"/>
      </w:tblPr>
      <w:tblGrid>
        <w:gridCol w:w="399"/>
        <w:gridCol w:w="10617"/>
      </w:tblGrid>
      <w:tr w:rsidR="003E6702" w14:paraId="46504B1D" w14:textId="77777777" w:rsidTr="003E6702">
        <w:tc>
          <w:tcPr>
            <w:tcW w:w="11016" w:type="dxa"/>
            <w:gridSpan w:val="2"/>
          </w:tcPr>
          <w:p w14:paraId="2136971F" w14:textId="4F6DD0B2" w:rsidR="003E6702" w:rsidRPr="00566DA0" w:rsidRDefault="00A6143F" w:rsidP="005F2F11">
            <w:pPr>
              <w:tabs>
                <w:tab w:val="left" w:pos="360"/>
                <w:tab w:val="left" w:pos="3600"/>
                <w:tab w:val="left" w:pos="4680"/>
                <w:tab w:val="left" w:pos="5940"/>
                <w:tab w:val="left" w:pos="6930"/>
                <w:tab w:val="left" w:pos="8100"/>
                <w:tab w:val="left" w:pos="9090"/>
              </w:tabs>
              <w:rPr>
                <w:rFonts w:asciiTheme="minorHAnsi" w:hAnsiTheme="minorHAnsi"/>
                <w:b/>
                <w:bCs/>
                <w:szCs w:val="18"/>
              </w:rPr>
            </w:pPr>
            <w:r>
              <w:rPr>
                <w:rFonts w:asciiTheme="minorHAnsi" w:hAnsiTheme="minorHAnsi"/>
                <w:b/>
                <w:bCs/>
                <w:szCs w:val="18"/>
              </w:rPr>
              <w:t>F</w:t>
            </w:r>
            <w:r w:rsidR="003E6702">
              <w:rPr>
                <w:rFonts w:asciiTheme="minorHAnsi" w:hAnsiTheme="minorHAnsi"/>
                <w:b/>
                <w:bCs/>
                <w:szCs w:val="18"/>
              </w:rPr>
              <w:t>. Determination of HERS Verification Compliance</w:t>
            </w:r>
          </w:p>
        </w:tc>
      </w:tr>
      <w:tr w:rsidR="003E6702" w14:paraId="71D3C327" w14:textId="77777777" w:rsidTr="003E6702">
        <w:tc>
          <w:tcPr>
            <w:tcW w:w="11016" w:type="dxa"/>
            <w:gridSpan w:val="2"/>
          </w:tcPr>
          <w:p w14:paraId="115E82FC" w14:textId="7D167EEA" w:rsidR="003E6702" w:rsidRPr="00566DA0" w:rsidRDefault="003E6702" w:rsidP="005F2F11">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All applicable sections of this document shall indicate compliance with the specified verification protocol requirements in order for this Certificate of Verification as a whole to be determined to be in compliance.</w:t>
            </w:r>
          </w:p>
        </w:tc>
      </w:tr>
      <w:tr w:rsidR="003E6702" w14:paraId="6EC6121F" w14:textId="77777777" w:rsidTr="00566DA0">
        <w:tc>
          <w:tcPr>
            <w:tcW w:w="378" w:type="dxa"/>
          </w:tcPr>
          <w:p w14:paraId="38699150" w14:textId="44F87943" w:rsidR="003E6702" w:rsidRPr="003E6702" w:rsidRDefault="003E6702" w:rsidP="00566DA0">
            <w:pPr>
              <w:tabs>
                <w:tab w:val="left" w:pos="360"/>
                <w:tab w:val="left" w:pos="3600"/>
                <w:tab w:val="left" w:pos="4680"/>
                <w:tab w:val="left" w:pos="5940"/>
                <w:tab w:val="left" w:pos="6930"/>
                <w:tab w:val="left" w:pos="8100"/>
                <w:tab w:val="left" w:pos="9090"/>
              </w:tabs>
              <w:jc w:val="center"/>
              <w:rPr>
                <w:rFonts w:asciiTheme="minorHAnsi" w:hAnsiTheme="minorHAnsi"/>
                <w:bCs/>
                <w:sz w:val="18"/>
                <w:szCs w:val="18"/>
              </w:rPr>
            </w:pPr>
            <w:r>
              <w:rPr>
                <w:rFonts w:asciiTheme="minorHAnsi" w:hAnsiTheme="minorHAnsi"/>
                <w:bCs/>
                <w:sz w:val="18"/>
                <w:szCs w:val="18"/>
              </w:rPr>
              <w:t>01</w:t>
            </w:r>
          </w:p>
        </w:tc>
        <w:tc>
          <w:tcPr>
            <w:tcW w:w="10638" w:type="dxa"/>
          </w:tcPr>
          <w:p w14:paraId="63F2A58E" w14:textId="74E60C0F" w:rsidR="003E6702" w:rsidRPr="00566DA0" w:rsidRDefault="003E6702" w:rsidP="005F2F11">
            <w:pPr>
              <w:tabs>
                <w:tab w:val="left" w:pos="360"/>
                <w:tab w:val="left" w:pos="3600"/>
                <w:tab w:val="left" w:pos="4680"/>
                <w:tab w:val="left" w:pos="5940"/>
                <w:tab w:val="left" w:pos="6930"/>
                <w:tab w:val="left" w:pos="8100"/>
                <w:tab w:val="left" w:pos="9090"/>
              </w:tabs>
              <w:rPr>
                <w:rFonts w:asciiTheme="minorHAnsi" w:hAnsiTheme="minorHAnsi"/>
                <w:bCs/>
                <w:sz w:val="18"/>
                <w:szCs w:val="18"/>
              </w:rPr>
            </w:pPr>
          </w:p>
        </w:tc>
      </w:tr>
    </w:tbl>
    <w:p w14:paraId="44F4C65E" w14:textId="69310A51" w:rsidR="00590C0B" w:rsidRDefault="00590C0B">
      <w:pPr>
        <w:rPr>
          <w:rFonts w:asciiTheme="minorHAnsi" w:hAnsiTheme="minorHAnsi"/>
          <w:sz w:val="18"/>
          <w:szCs w:val="18"/>
        </w:rPr>
      </w:pPr>
    </w:p>
    <w:p w14:paraId="7758F209" w14:textId="7279C7D9" w:rsidR="00906E56" w:rsidRDefault="00906E56">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EC5DFE" w:rsidRPr="00411BBC" w14:paraId="1B1A54A6" w14:textId="77777777" w:rsidTr="00E6127A">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EAA01F8" w14:textId="77777777" w:rsidR="00EC5DFE" w:rsidRPr="00411BBC" w:rsidRDefault="00EC5DFE" w:rsidP="00E6127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411BBC">
              <w:rPr>
                <w:rFonts w:asciiTheme="minorHAnsi" w:eastAsiaTheme="minorEastAsia" w:hAnsiTheme="minorHAnsi" w:cs="Arial"/>
                <w:b/>
                <w:caps/>
              </w:rPr>
              <w:lastRenderedPageBreak/>
              <w:t>Documentation Author's Declaration Statement</w:t>
            </w:r>
          </w:p>
        </w:tc>
      </w:tr>
      <w:tr w:rsidR="00EC5DFE" w:rsidRPr="00411BBC" w14:paraId="6F504574" w14:textId="77777777" w:rsidTr="00E6127A">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5C2E17B4" w14:textId="77777777" w:rsidR="00EC5DFE" w:rsidRPr="00411BBC" w:rsidRDefault="00EC5DFE" w:rsidP="00EC5DFE">
            <w:pPr>
              <w:numPr>
                <w:ilvl w:val="0"/>
                <w:numId w:val="21"/>
              </w:numPr>
              <w:spacing w:after="200" w:line="276" w:lineRule="auto"/>
              <w:ind w:left="271" w:hanging="270"/>
              <w:rPr>
                <w:rFonts w:asciiTheme="minorHAnsi" w:eastAsiaTheme="minorEastAsia" w:hAnsiTheme="minorHAnsi" w:cstheme="minorBidi"/>
              </w:rPr>
            </w:pPr>
            <w:r w:rsidRPr="00411BBC">
              <w:rPr>
                <w:rFonts w:asciiTheme="minorHAnsi" w:eastAsiaTheme="minorEastAsia" w:hAnsiTheme="minorHAnsi" w:cstheme="minorBidi"/>
              </w:rPr>
              <w:t>I certify that this Certificate of Verification documentation is accurate and complete.</w:t>
            </w:r>
          </w:p>
        </w:tc>
      </w:tr>
      <w:tr w:rsidR="00EC5DFE" w:rsidRPr="00411BBC" w14:paraId="03E659B0" w14:textId="77777777" w:rsidTr="00E6127A">
        <w:trPr>
          <w:trHeight w:val="360"/>
        </w:trPr>
        <w:tc>
          <w:tcPr>
            <w:tcW w:w="5434" w:type="dxa"/>
            <w:tcBorders>
              <w:top w:val="single" w:sz="4" w:space="0" w:color="auto"/>
              <w:left w:val="single" w:sz="4" w:space="0" w:color="auto"/>
              <w:bottom w:val="single" w:sz="4" w:space="0" w:color="auto"/>
              <w:right w:val="single" w:sz="4" w:space="0" w:color="auto"/>
            </w:tcBorders>
            <w:hideMark/>
          </w:tcPr>
          <w:p w14:paraId="75857703" w14:textId="77777777" w:rsidR="00EC5DFE" w:rsidRPr="00411BBC" w:rsidRDefault="00EC5DFE" w:rsidP="00E6127A">
            <w:pPr>
              <w:spacing w:line="276" w:lineRule="auto"/>
              <w:rPr>
                <w:rFonts w:asciiTheme="minorHAnsi" w:eastAsiaTheme="minorEastAsia" w:hAnsiTheme="minorHAnsi" w:cstheme="minorBidi"/>
              </w:rPr>
            </w:pPr>
            <w:r w:rsidRPr="00411BBC">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1C33A24E" w14:textId="77777777" w:rsidR="00EC5DFE" w:rsidRPr="00411BBC" w:rsidRDefault="00EC5DFE" w:rsidP="00E6127A">
            <w:pPr>
              <w:spacing w:line="276" w:lineRule="auto"/>
              <w:rPr>
                <w:rFonts w:asciiTheme="minorHAnsi" w:eastAsiaTheme="minorEastAsia" w:hAnsiTheme="minorHAnsi" w:cstheme="minorBidi"/>
              </w:rPr>
            </w:pPr>
            <w:r w:rsidRPr="00411BBC">
              <w:rPr>
                <w:rFonts w:asciiTheme="minorHAnsi" w:eastAsiaTheme="minorEastAsia" w:hAnsiTheme="minorHAnsi" w:cstheme="minorBidi"/>
              </w:rPr>
              <w:t>Documentation Author Signature:</w:t>
            </w:r>
          </w:p>
        </w:tc>
      </w:tr>
      <w:tr w:rsidR="00EC5DFE" w:rsidRPr="00411BBC" w14:paraId="474B7C17" w14:textId="77777777" w:rsidTr="00E6127A">
        <w:trPr>
          <w:trHeight w:val="360"/>
        </w:trPr>
        <w:tc>
          <w:tcPr>
            <w:tcW w:w="5434" w:type="dxa"/>
            <w:tcBorders>
              <w:top w:val="single" w:sz="4" w:space="0" w:color="auto"/>
              <w:left w:val="single" w:sz="4" w:space="0" w:color="auto"/>
              <w:bottom w:val="single" w:sz="4" w:space="0" w:color="auto"/>
              <w:right w:val="single" w:sz="4" w:space="0" w:color="auto"/>
            </w:tcBorders>
            <w:hideMark/>
          </w:tcPr>
          <w:p w14:paraId="370B7620" w14:textId="77777777" w:rsidR="00EC5DFE" w:rsidRPr="00411BBC" w:rsidRDefault="00EC5DFE" w:rsidP="00E6127A">
            <w:pPr>
              <w:spacing w:line="276" w:lineRule="auto"/>
              <w:rPr>
                <w:rFonts w:asciiTheme="minorHAnsi" w:eastAsiaTheme="minorEastAsia" w:hAnsiTheme="minorHAnsi" w:cstheme="minorBidi"/>
              </w:rPr>
            </w:pPr>
            <w:r w:rsidRPr="00411BBC">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4DBF8483" w14:textId="77777777" w:rsidR="00EC5DFE" w:rsidRPr="00411BBC" w:rsidRDefault="00EC5DFE" w:rsidP="00E6127A">
            <w:pPr>
              <w:spacing w:line="276" w:lineRule="auto"/>
              <w:rPr>
                <w:rFonts w:asciiTheme="minorHAnsi" w:eastAsiaTheme="minorEastAsia" w:hAnsiTheme="minorHAnsi" w:cstheme="minorBidi"/>
              </w:rPr>
            </w:pPr>
            <w:r w:rsidRPr="00411BBC">
              <w:rPr>
                <w:rFonts w:asciiTheme="minorHAnsi" w:eastAsiaTheme="minorEastAsia" w:hAnsiTheme="minorHAnsi" w:cstheme="minorBidi"/>
              </w:rPr>
              <w:t>Date Signed:</w:t>
            </w:r>
          </w:p>
        </w:tc>
      </w:tr>
      <w:tr w:rsidR="00EC5DFE" w:rsidRPr="00411BBC" w14:paraId="56BF4B04" w14:textId="77777777" w:rsidTr="00E6127A">
        <w:trPr>
          <w:trHeight w:val="360"/>
        </w:trPr>
        <w:tc>
          <w:tcPr>
            <w:tcW w:w="5434" w:type="dxa"/>
            <w:tcBorders>
              <w:top w:val="single" w:sz="4" w:space="0" w:color="auto"/>
              <w:left w:val="single" w:sz="4" w:space="0" w:color="auto"/>
              <w:bottom w:val="single" w:sz="4" w:space="0" w:color="auto"/>
              <w:right w:val="single" w:sz="4" w:space="0" w:color="auto"/>
            </w:tcBorders>
            <w:hideMark/>
          </w:tcPr>
          <w:p w14:paraId="35E46AC7" w14:textId="77777777" w:rsidR="00EC5DFE" w:rsidRPr="00411BBC" w:rsidRDefault="00EC5DFE" w:rsidP="00E6127A">
            <w:pPr>
              <w:spacing w:line="276" w:lineRule="auto"/>
              <w:rPr>
                <w:rFonts w:asciiTheme="minorHAnsi" w:eastAsiaTheme="minorEastAsia" w:hAnsiTheme="minorHAnsi" w:cstheme="minorBidi"/>
              </w:rPr>
            </w:pPr>
            <w:r w:rsidRPr="00411BBC">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16E127C4" w14:textId="77777777" w:rsidR="00EC5DFE" w:rsidRPr="00411BBC" w:rsidRDefault="00EC5DFE" w:rsidP="00E6127A">
            <w:pPr>
              <w:spacing w:line="276" w:lineRule="auto"/>
              <w:rPr>
                <w:rFonts w:asciiTheme="minorHAnsi" w:eastAsiaTheme="minorEastAsia" w:hAnsiTheme="minorHAnsi" w:cstheme="minorBidi"/>
              </w:rPr>
            </w:pPr>
            <w:r w:rsidRPr="00411BBC">
              <w:rPr>
                <w:rFonts w:asciiTheme="minorHAnsi" w:eastAsiaTheme="minorEastAsia" w:hAnsiTheme="minorHAnsi" w:cstheme="minorBidi"/>
              </w:rPr>
              <w:t>CEA/HERS Certification Information (if applicable):</w:t>
            </w:r>
          </w:p>
        </w:tc>
      </w:tr>
      <w:tr w:rsidR="00EC5DFE" w:rsidRPr="00411BBC" w14:paraId="39932417" w14:textId="77777777" w:rsidTr="00E6127A">
        <w:trPr>
          <w:trHeight w:val="360"/>
        </w:trPr>
        <w:tc>
          <w:tcPr>
            <w:tcW w:w="5434" w:type="dxa"/>
            <w:tcBorders>
              <w:top w:val="single" w:sz="4" w:space="0" w:color="auto"/>
              <w:left w:val="single" w:sz="4" w:space="0" w:color="auto"/>
              <w:bottom w:val="single" w:sz="4" w:space="0" w:color="auto"/>
              <w:right w:val="single" w:sz="4" w:space="0" w:color="auto"/>
            </w:tcBorders>
            <w:hideMark/>
          </w:tcPr>
          <w:p w14:paraId="03ADB6DE" w14:textId="77777777" w:rsidR="00EC5DFE" w:rsidRPr="00411BBC" w:rsidRDefault="00EC5DFE" w:rsidP="00E6127A">
            <w:pPr>
              <w:spacing w:line="276" w:lineRule="auto"/>
              <w:rPr>
                <w:rFonts w:asciiTheme="minorHAnsi" w:eastAsiaTheme="minorEastAsia" w:hAnsiTheme="minorHAnsi" w:cstheme="minorBidi"/>
              </w:rPr>
            </w:pPr>
            <w:r w:rsidRPr="00411BBC">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3A4D1108" w14:textId="77777777" w:rsidR="00EC5DFE" w:rsidRPr="00411BBC" w:rsidRDefault="00EC5DFE" w:rsidP="00E6127A">
            <w:pPr>
              <w:spacing w:line="276" w:lineRule="auto"/>
              <w:rPr>
                <w:rFonts w:asciiTheme="minorHAnsi" w:eastAsiaTheme="minorEastAsia" w:hAnsiTheme="minorHAnsi" w:cstheme="minorBidi"/>
              </w:rPr>
            </w:pPr>
            <w:r w:rsidRPr="00411BBC">
              <w:rPr>
                <w:rFonts w:asciiTheme="minorHAnsi" w:eastAsiaTheme="minorEastAsia" w:hAnsiTheme="minorHAnsi" w:cstheme="minorBidi"/>
              </w:rPr>
              <w:t>Phone:</w:t>
            </w:r>
          </w:p>
        </w:tc>
      </w:tr>
      <w:tr w:rsidR="00EC5DFE" w:rsidRPr="00411BBC" w14:paraId="0F125C71" w14:textId="77777777" w:rsidTr="00E6127A">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CDC6B6F" w14:textId="77777777" w:rsidR="00EC5DFE" w:rsidRPr="00411BBC" w:rsidRDefault="00EC5DFE" w:rsidP="00E6127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411BBC">
              <w:rPr>
                <w:rFonts w:asciiTheme="minorHAnsi" w:eastAsiaTheme="minorEastAsia" w:hAnsiTheme="minorHAnsi" w:cs="Arial"/>
                <w:b/>
                <w:caps/>
              </w:rPr>
              <w:t xml:space="preserve">Responsible Person's Declaration statement </w:t>
            </w:r>
          </w:p>
        </w:tc>
      </w:tr>
      <w:tr w:rsidR="00EC5DFE" w:rsidRPr="00411BBC" w14:paraId="4B46CC67" w14:textId="77777777" w:rsidTr="00E6127A">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E7109BB" w14:textId="77777777" w:rsidR="00EC5DFE" w:rsidRPr="00411BBC" w:rsidRDefault="00EC5DFE" w:rsidP="00411BBC">
            <w:pPr>
              <w:spacing w:line="276" w:lineRule="auto"/>
              <w:rPr>
                <w:rFonts w:asciiTheme="minorHAnsi" w:eastAsiaTheme="minorEastAsia" w:hAnsiTheme="minorHAnsi" w:cstheme="minorBidi"/>
              </w:rPr>
            </w:pPr>
            <w:r w:rsidRPr="00411BBC">
              <w:rPr>
                <w:rFonts w:asciiTheme="minorHAnsi" w:eastAsiaTheme="minorEastAsia" w:hAnsiTheme="minorHAnsi" w:cstheme="minorBidi"/>
              </w:rPr>
              <w:t xml:space="preserve">I certify the following under penalty of perjury, under the laws of the State of California: </w:t>
            </w:r>
          </w:p>
          <w:p w14:paraId="618F2AFD" w14:textId="77777777" w:rsidR="00EC5DFE" w:rsidRPr="00411BBC" w:rsidRDefault="00EC5DFE" w:rsidP="00411BBC">
            <w:pPr>
              <w:numPr>
                <w:ilvl w:val="0"/>
                <w:numId w:val="22"/>
              </w:numPr>
              <w:spacing w:after="200" w:line="276" w:lineRule="auto"/>
              <w:ind w:left="692" w:hanging="270"/>
              <w:contextualSpacing/>
              <w:rPr>
                <w:rFonts w:ascii="Calibri" w:eastAsiaTheme="minorEastAsia" w:hAnsi="Calibri" w:cstheme="minorBidi"/>
              </w:rPr>
            </w:pPr>
            <w:bookmarkStart w:id="0" w:name="_Hlk104562088"/>
            <w:r w:rsidRPr="00411BBC">
              <w:rPr>
                <w:rFonts w:ascii="Calibri" w:eastAsiaTheme="minorEastAsia" w:hAnsi="Calibri" w:cstheme="minorBidi"/>
              </w:rPr>
              <w:t>The information provided on this Certificate of Verification is true and correct.</w:t>
            </w:r>
          </w:p>
          <w:p w14:paraId="4C7126DE" w14:textId="77777777" w:rsidR="00EC5DFE" w:rsidRPr="00411BBC" w:rsidRDefault="00EC5DFE" w:rsidP="00411BBC">
            <w:pPr>
              <w:numPr>
                <w:ilvl w:val="0"/>
                <w:numId w:val="22"/>
              </w:numPr>
              <w:spacing w:after="200" w:line="276" w:lineRule="auto"/>
              <w:ind w:left="692" w:hanging="270"/>
              <w:contextualSpacing/>
              <w:rPr>
                <w:rFonts w:ascii="Calibri" w:eastAsiaTheme="minorEastAsia" w:hAnsi="Calibri" w:cstheme="minorBidi"/>
              </w:rPr>
            </w:pPr>
            <w:r w:rsidRPr="00411BBC">
              <w:rPr>
                <w:rFonts w:ascii="Calibri" w:eastAsiaTheme="minorEastAsia" w:hAnsi="Calibri" w:cstheme="minorBidi"/>
              </w:rPr>
              <w:t>I am the certified HERS Rater who performed the verification identified and reported on this Certificate of Verification (responsible rater).</w:t>
            </w:r>
          </w:p>
          <w:p w14:paraId="2BECEF43" w14:textId="77777777" w:rsidR="00EC5DFE" w:rsidRPr="00411BBC" w:rsidRDefault="00EC5DFE" w:rsidP="00411BBC">
            <w:pPr>
              <w:numPr>
                <w:ilvl w:val="0"/>
                <w:numId w:val="22"/>
              </w:numPr>
              <w:spacing w:after="200" w:line="276" w:lineRule="auto"/>
              <w:ind w:left="692" w:hanging="270"/>
              <w:contextualSpacing/>
              <w:rPr>
                <w:rFonts w:ascii="Calibri" w:eastAsiaTheme="minorEastAsia" w:hAnsi="Calibri" w:cstheme="minorBidi"/>
              </w:rPr>
            </w:pPr>
            <w:r w:rsidRPr="00411BBC">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BA3A44C" w14:textId="77777777" w:rsidR="00EC5DFE" w:rsidRPr="00411BBC" w:rsidRDefault="00EC5DFE" w:rsidP="00411BBC">
            <w:pPr>
              <w:numPr>
                <w:ilvl w:val="0"/>
                <w:numId w:val="22"/>
              </w:numPr>
              <w:spacing w:after="200" w:line="276" w:lineRule="auto"/>
              <w:ind w:left="692" w:hanging="270"/>
              <w:contextualSpacing/>
              <w:rPr>
                <w:rFonts w:ascii="Calibri" w:eastAsiaTheme="minorEastAsia" w:hAnsi="Calibri" w:cstheme="minorBidi"/>
              </w:rPr>
            </w:pPr>
            <w:r w:rsidRPr="00411BBC">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FE2D1FA" w14:textId="77777777" w:rsidR="00EC5DFE" w:rsidRPr="00411BBC" w:rsidRDefault="00EC5DFE" w:rsidP="00411BBC">
            <w:pPr>
              <w:numPr>
                <w:ilvl w:val="0"/>
                <w:numId w:val="22"/>
              </w:numPr>
              <w:spacing w:after="200" w:line="276" w:lineRule="auto"/>
              <w:ind w:left="692" w:hanging="270"/>
              <w:contextualSpacing/>
              <w:rPr>
                <w:rFonts w:ascii="Calibri" w:eastAsiaTheme="minorEastAsia" w:hAnsi="Calibri" w:cstheme="minorBidi"/>
              </w:rPr>
            </w:pPr>
            <w:r w:rsidRPr="00411BBC">
              <w:rPr>
                <w:rFonts w:ascii="Calibri" w:eastAsiaTheme="minorEastAsia" w:hAnsi="Calibri" w:cstheme="minorBidi"/>
              </w:rPr>
              <w:t xml:space="preserve">I </w:t>
            </w:r>
            <w:bookmarkStart w:id="1" w:name="_Hlk104572720"/>
            <w:r w:rsidRPr="00411BBC">
              <w:rPr>
                <w:rFonts w:ascii="Calibri" w:eastAsiaTheme="minorEastAsia" w:hAnsi="Calibri" w:cstheme="minorBidi"/>
              </w:rPr>
              <w:t>understand</w:t>
            </w:r>
            <w:bookmarkEnd w:id="1"/>
            <w:r w:rsidRPr="00411BBC">
              <w:rPr>
                <w:rFonts w:ascii="Calibri" w:eastAsiaTheme="minorEastAsia" w:hAnsi="Calibri" w:cstheme="minorBidi"/>
              </w:rPr>
              <w:t xml:space="preserve">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0B9E198C" w14:textId="77777777" w:rsidR="00EC5DFE" w:rsidRPr="00411BBC" w:rsidRDefault="00EC5DFE" w:rsidP="00411BBC">
            <w:pPr>
              <w:numPr>
                <w:ilvl w:val="0"/>
                <w:numId w:val="22"/>
              </w:numPr>
              <w:spacing w:after="200" w:line="276" w:lineRule="auto"/>
              <w:ind w:left="692" w:hanging="270"/>
              <w:contextualSpacing/>
              <w:rPr>
                <w:rFonts w:asciiTheme="minorHAnsi" w:eastAsiaTheme="minorEastAsia" w:hAnsiTheme="minorHAnsi" w:cstheme="minorBidi"/>
              </w:rPr>
            </w:pPr>
            <w:bookmarkStart w:id="2" w:name="_Hlk104572805"/>
            <w:r w:rsidRPr="00411BBC">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EC5DFE" w:rsidRPr="00411BBC" w14:paraId="390C762B" w14:textId="77777777" w:rsidTr="00E6127A">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61C5C43" w14:textId="77777777" w:rsidR="00EC5DFE" w:rsidRPr="00411BBC" w:rsidRDefault="00EC5DFE" w:rsidP="00E6127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411BBC">
              <w:rPr>
                <w:rFonts w:asciiTheme="minorHAnsi" w:eastAsiaTheme="minorEastAsia" w:hAnsiTheme="minorHAnsi" w:cs="Arial"/>
                <w:b/>
                <w:caps/>
              </w:rPr>
              <w:t>BUILDER OR INSTALLER INFORMATION AS SHOWN ON THE CERTIFICATE OF INSTALLATION</w:t>
            </w:r>
          </w:p>
        </w:tc>
      </w:tr>
      <w:tr w:rsidR="00EC5DFE" w:rsidRPr="00411BBC" w14:paraId="557CED4C" w14:textId="77777777" w:rsidTr="00E6127A">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E1E24F7" w14:textId="77777777" w:rsidR="00EC5DFE" w:rsidRPr="00411BBC" w:rsidRDefault="00EC5DFE" w:rsidP="00E6127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411BBC">
              <w:rPr>
                <w:rFonts w:asciiTheme="minorHAnsi" w:eastAsiaTheme="minorEastAsia" w:hAnsiTheme="minorHAnsi" w:cstheme="minorBidi"/>
              </w:rPr>
              <w:t>Company Name (Installing Subcontractor, General Contractor, or Builder/Owner):</w:t>
            </w:r>
          </w:p>
        </w:tc>
      </w:tr>
      <w:tr w:rsidR="00EC5DFE" w:rsidRPr="00411BBC" w14:paraId="55B027E5" w14:textId="77777777" w:rsidTr="00E6127A">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4A86715" w14:textId="77777777" w:rsidR="00EC5DFE" w:rsidRPr="00411BBC" w:rsidRDefault="00EC5DFE" w:rsidP="00E6127A">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411BBC">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B876EBD" w14:textId="77777777" w:rsidR="00EC5DFE" w:rsidRPr="00411BBC" w:rsidRDefault="00EC5DFE" w:rsidP="00E6127A">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411BBC">
              <w:rPr>
                <w:rFonts w:asciiTheme="minorHAnsi" w:eastAsiaTheme="minorEastAsia" w:hAnsiTheme="minorHAnsi" w:cstheme="minorBidi"/>
              </w:rPr>
              <w:t>CSLB License:</w:t>
            </w:r>
          </w:p>
        </w:tc>
      </w:tr>
      <w:tr w:rsidR="00EC5DFE" w:rsidRPr="00411BBC" w14:paraId="67E5EB80" w14:textId="77777777" w:rsidTr="00E6127A">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1F750DC" w14:textId="77777777" w:rsidR="00EC5DFE" w:rsidRPr="00411BBC" w:rsidRDefault="00EC5DFE" w:rsidP="00E6127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411BBC">
              <w:rPr>
                <w:rFonts w:asciiTheme="minorHAnsi" w:eastAsiaTheme="minorEastAsia" w:hAnsiTheme="minorHAnsi" w:cs="Arial"/>
                <w:b/>
                <w:caps/>
              </w:rPr>
              <w:t>HERS PROVIDER DATA REGISTRY INFORMATION</w:t>
            </w:r>
          </w:p>
        </w:tc>
      </w:tr>
      <w:tr w:rsidR="00EC5DFE" w:rsidRPr="00411BBC" w14:paraId="06B78E44" w14:textId="77777777" w:rsidTr="00E6127A">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8876B2" w14:textId="77777777" w:rsidR="00EC5DFE" w:rsidRPr="00411BBC" w:rsidRDefault="00EC5DFE" w:rsidP="00E6127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411BBC">
              <w:rPr>
                <w:rFonts w:asciiTheme="minorHAnsi" w:eastAsiaTheme="minorEastAsia" w:hAnsiTheme="minorHAnsi" w:cstheme="minorBidi"/>
              </w:rPr>
              <w:t>Sample Group Number (if applicable):</w:t>
            </w:r>
          </w:p>
          <w:p w14:paraId="603E8BC4" w14:textId="77777777" w:rsidR="00EC5DFE" w:rsidRPr="00411BBC" w:rsidRDefault="00EC5DFE" w:rsidP="00E6127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A84B6D8" w14:textId="77777777" w:rsidR="00EC5DFE" w:rsidRPr="00411BBC" w:rsidRDefault="00EC5DFE" w:rsidP="00E6127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411BBC">
              <w:rPr>
                <w:rFonts w:asciiTheme="minorHAnsi" w:eastAsiaTheme="minorEastAsia" w:hAnsiTheme="minorHAnsi" w:cstheme="minorBidi"/>
              </w:rPr>
              <w:t>Dwelling Test Status in Sample Group (if applicable):</w:t>
            </w:r>
          </w:p>
          <w:p w14:paraId="306751BD" w14:textId="77777777" w:rsidR="00EC5DFE" w:rsidRPr="00411BBC" w:rsidRDefault="00EC5DFE" w:rsidP="00E6127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EC5DFE" w:rsidRPr="00411BBC" w14:paraId="118D86C7" w14:textId="77777777" w:rsidTr="00E6127A">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AD96892" w14:textId="77777777" w:rsidR="00EC5DFE" w:rsidRPr="00411BBC" w:rsidRDefault="00EC5DFE" w:rsidP="00E6127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411BBC">
              <w:rPr>
                <w:rFonts w:asciiTheme="minorHAnsi" w:eastAsiaTheme="minorEastAsia" w:hAnsiTheme="minorHAnsi" w:cs="Arial"/>
                <w:b/>
                <w:caps/>
              </w:rPr>
              <w:t>HERS RATER INFORMATION</w:t>
            </w:r>
          </w:p>
        </w:tc>
      </w:tr>
      <w:tr w:rsidR="00EC5DFE" w:rsidRPr="00411BBC" w14:paraId="5323DC9D" w14:textId="77777777" w:rsidTr="00E6127A">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783CAF" w14:textId="77777777" w:rsidR="00EC5DFE" w:rsidRPr="00411BBC" w:rsidRDefault="00EC5DFE" w:rsidP="00E6127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411BBC">
              <w:rPr>
                <w:rFonts w:asciiTheme="minorHAnsi" w:eastAsiaTheme="minorEastAsia" w:hAnsiTheme="minorHAnsi" w:cstheme="minorBidi"/>
              </w:rPr>
              <w:t>HERS Rater Company Name:</w:t>
            </w:r>
          </w:p>
          <w:p w14:paraId="08BCEEDA" w14:textId="77777777" w:rsidR="00EC5DFE" w:rsidRPr="00411BBC" w:rsidRDefault="00EC5DFE" w:rsidP="00E6127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EC5DFE" w:rsidRPr="00411BBC" w14:paraId="353F503C" w14:textId="77777777" w:rsidTr="00E6127A">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1D34E73" w14:textId="77777777" w:rsidR="00EC5DFE" w:rsidRPr="00411BBC" w:rsidRDefault="00EC5DFE" w:rsidP="00E6127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411BBC">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755C55" w14:textId="77777777" w:rsidR="00EC5DFE" w:rsidRPr="00411BBC" w:rsidRDefault="00EC5DFE" w:rsidP="00E6127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411BBC">
              <w:rPr>
                <w:rFonts w:asciiTheme="minorHAnsi" w:eastAsiaTheme="minorEastAsia" w:hAnsiTheme="minorHAnsi" w:cstheme="minorBidi"/>
              </w:rPr>
              <w:t>Responsible Rater Signature:</w:t>
            </w:r>
          </w:p>
          <w:p w14:paraId="2B63F874" w14:textId="77777777" w:rsidR="00EC5DFE" w:rsidRPr="00411BBC" w:rsidRDefault="00EC5DFE" w:rsidP="00E6127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EC5DFE" w:rsidRPr="00411BBC" w14:paraId="30FF4D5E" w14:textId="77777777" w:rsidTr="00E6127A">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F5DC52" w14:textId="77777777" w:rsidR="00EC5DFE" w:rsidRPr="00411BBC" w:rsidRDefault="00EC5DFE" w:rsidP="00E6127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411BBC">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121D6A" w14:textId="77777777" w:rsidR="00EC5DFE" w:rsidRPr="00411BBC" w:rsidRDefault="00EC5DFE" w:rsidP="00E6127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411BBC">
              <w:rPr>
                <w:rFonts w:asciiTheme="minorHAnsi" w:eastAsiaTheme="minorEastAsia" w:hAnsiTheme="minorHAnsi" w:cstheme="minorBidi"/>
              </w:rPr>
              <w:t>Date Signed:</w:t>
            </w:r>
          </w:p>
        </w:tc>
      </w:tr>
    </w:tbl>
    <w:p w14:paraId="7758F23A" w14:textId="77777777" w:rsidR="001114AE" w:rsidRDefault="001114AE" w:rsidP="003044D3">
      <w:pPr>
        <w:rPr>
          <w:rFonts w:asciiTheme="minorHAnsi" w:hAnsiTheme="minorHAnsi"/>
          <w:b/>
          <w:sz w:val="18"/>
          <w:szCs w:val="18"/>
        </w:rPr>
        <w:sectPr w:rsidR="001114AE" w:rsidSect="00566DA0">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7758F23B" w14:textId="5447B04A" w:rsidR="000C09F1" w:rsidRPr="00F70B2C" w:rsidRDefault="00442222" w:rsidP="00F70B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b/>
          <w:szCs w:val="18"/>
        </w:rPr>
      </w:pPr>
      <w:r>
        <w:rPr>
          <w:rFonts w:asciiTheme="minorHAnsi" w:hAnsiTheme="minorHAnsi"/>
          <w:b/>
          <w:szCs w:val="18"/>
        </w:rPr>
        <w:lastRenderedPageBreak/>
        <w:t>CF3R-MCH-29-H User Instructions</w:t>
      </w:r>
    </w:p>
    <w:p w14:paraId="7758F23C" w14:textId="5247C1EB" w:rsidR="00F414A2" w:rsidRPr="00877B2C" w:rsidRDefault="00F414A2" w:rsidP="00F02F9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caps/>
          <w:sz w:val="18"/>
          <w:szCs w:val="18"/>
        </w:rPr>
      </w:pPr>
    </w:p>
    <w:p w14:paraId="0D8DF1C5" w14:textId="77777777" w:rsidR="00BD4D09" w:rsidRPr="00EB7C97" w:rsidRDefault="00442222" w:rsidP="00EB7C97">
      <w:pPr>
        <w:rPr>
          <w:rFonts w:ascii="Calibri" w:hAnsi="Calibri"/>
          <w:i/>
        </w:rPr>
      </w:pPr>
      <w:r w:rsidRPr="00A80136">
        <w:rPr>
          <w:rFonts w:asciiTheme="minorHAnsi" w:hAnsiTheme="minorHAnsi"/>
          <w:b/>
        </w:rPr>
        <w:t>Section A. Duct System Information</w:t>
      </w:r>
      <w:r w:rsidDel="00442222">
        <w:rPr>
          <w:rFonts w:asciiTheme="minorHAnsi" w:hAnsiTheme="minorHAnsi"/>
          <w:b/>
          <w:caps/>
          <w:sz w:val="18"/>
        </w:rPr>
        <w:t xml:space="preserve"> </w:t>
      </w:r>
    </w:p>
    <w:p w14:paraId="7758F23E" w14:textId="54C3B1E2" w:rsidR="00F414A2" w:rsidRPr="00CF117E" w:rsidRDefault="00F414A2" w:rsidP="00910091">
      <w:pPr>
        <w:pStyle w:val="ListParagraph"/>
        <w:numPr>
          <w:ilvl w:val="0"/>
          <w:numId w:val="10"/>
        </w:numPr>
        <w:rPr>
          <w:rFonts w:ascii="Calibri" w:hAnsi="Calibri"/>
          <w:i/>
        </w:rPr>
      </w:pPr>
      <w:r w:rsidRPr="00CF117E">
        <w:rPr>
          <w:rFonts w:ascii="Calibri" w:hAnsi="Calibri"/>
          <w:i/>
        </w:rPr>
        <w:t xml:space="preserve">System Identification or Name: </w:t>
      </w:r>
      <w:r w:rsidRPr="00CF117E">
        <w:rPr>
          <w:rFonts w:ascii="Calibri" w:hAnsi="Calibri"/>
        </w:rPr>
        <w:t>This field is filled out automatically. It is referenced from the CF2R-MCH-</w:t>
      </w:r>
      <w:r w:rsidR="00866FF0">
        <w:rPr>
          <w:rFonts w:ascii="Calibri" w:hAnsi="Calibri"/>
        </w:rPr>
        <w:t>01</w:t>
      </w:r>
      <w:r w:rsidRPr="00CF117E">
        <w:rPr>
          <w:rFonts w:ascii="Calibri" w:hAnsi="Calibri"/>
        </w:rPr>
        <w:t>, which must be completed prior to this document.</w:t>
      </w:r>
    </w:p>
    <w:p w14:paraId="7758F23F" w14:textId="354B53E9" w:rsidR="00F414A2" w:rsidRPr="00E221C5" w:rsidRDefault="00F414A2" w:rsidP="00910091">
      <w:pPr>
        <w:pStyle w:val="ListParagraph"/>
        <w:numPr>
          <w:ilvl w:val="0"/>
          <w:numId w:val="10"/>
        </w:numPr>
        <w:rPr>
          <w:rFonts w:ascii="Calibri" w:hAnsi="Calibri"/>
          <w:i/>
        </w:rPr>
      </w:pPr>
      <w:r w:rsidRPr="00CF117E">
        <w:rPr>
          <w:rFonts w:asciiTheme="minorHAnsi" w:hAnsiTheme="minorHAnsi"/>
          <w:i/>
          <w:szCs w:val="18"/>
        </w:rPr>
        <w:t>System Location or Area Served:</w:t>
      </w:r>
      <w:r w:rsidRPr="00CF117E">
        <w:rPr>
          <w:rFonts w:ascii="Calibri" w:hAnsi="Calibri"/>
        </w:rPr>
        <w:t xml:space="preserve"> This field is filled out automatically. It is referenced from the CF2R-MCH-</w:t>
      </w:r>
      <w:r w:rsidR="00866FF0">
        <w:rPr>
          <w:rFonts w:ascii="Calibri" w:hAnsi="Calibri"/>
        </w:rPr>
        <w:t>01</w:t>
      </w:r>
      <w:r w:rsidRPr="00CF117E">
        <w:rPr>
          <w:rFonts w:ascii="Calibri" w:hAnsi="Calibri"/>
        </w:rPr>
        <w:t>, which must be completed prior to this document.</w:t>
      </w:r>
    </w:p>
    <w:p w14:paraId="25DEF18E" w14:textId="58B4974C" w:rsidR="00E221C5" w:rsidRPr="00E221C5" w:rsidRDefault="00E221C5" w:rsidP="00E221C5">
      <w:pPr>
        <w:pStyle w:val="ListParagraph"/>
        <w:numPr>
          <w:ilvl w:val="0"/>
          <w:numId w:val="10"/>
        </w:numPr>
        <w:rPr>
          <w:rFonts w:ascii="Calibri" w:hAnsi="Calibri"/>
          <w:i/>
        </w:rPr>
      </w:pPr>
      <w:r w:rsidRPr="00E221C5">
        <w:rPr>
          <w:rFonts w:ascii="Calibri" w:hAnsi="Calibri"/>
          <w:i/>
        </w:rPr>
        <w:t xml:space="preserve">Indoor Unit Name: </w:t>
      </w:r>
      <w:r w:rsidRPr="00E221C5">
        <w:rPr>
          <w:rFonts w:ascii="Calibri" w:hAnsi="Calibri"/>
        </w:rPr>
        <w:t>This field is filled out automatically. It is referenced from the CF2R-MCH-01, which must be completed prior to this document.</w:t>
      </w:r>
    </w:p>
    <w:p w14:paraId="7758F240" w14:textId="03CB3F04" w:rsidR="00F414A2" w:rsidRPr="00CF117E" w:rsidRDefault="00F414A2" w:rsidP="0091009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Status – Duct Surface Area Reduction and R-Value Compliance Credit: This field is auto filled from the CF</w:t>
      </w:r>
      <w:r w:rsidR="008C4ABB">
        <w:rPr>
          <w:rFonts w:asciiTheme="minorHAnsi" w:hAnsiTheme="minorHAnsi"/>
          <w:szCs w:val="18"/>
        </w:rPr>
        <w:t>2</w:t>
      </w:r>
      <w:r w:rsidRPr="00CF117E">
        <w:rPr>
          <w:rFonts w:asciiTheme="minorHAnsi" w:hAnsiTheme="minorHAnsi"/>
          <w:szCs w:val="18"/>
        </w:rPr>
        <w:t>R</w:t>
      </w:r>
      <w:r w:rsidR="008C4ABB">
        <w:rPr>
          <w:rFonts w:asciiTheme="minorHAnsi" w:hAnsiTheme="minorHAnsi"/>
          <w:szCs w:val="18"/>
        </w:rPr>
        <w:t>-MCH-29</w:t>
      </w:r>
      <w:r w:rsidRPr="00CF117E">
        <w:rPr>
          <w:rFonts w:asciiTheme="minorHAnsi" w:hAnsiTheme="minorHAnsi"/>
          <w:szCs w:val="18"/>
        </w:rPr>
        <w:t xml:space="preserve"> indicating if the credit is being used. If not, then </w:t>
      </w:r>
      <w:r w:rsidR="00F05C17">
        <w:rPr>
          <w:rFonts w:asciiTheme="minorHAnsi" w:hAnsiTheme="minorHAnsi"/>
          <w:szCs w:val="18"/>
        </w:rPr>
        <w:t>“</w:t>
      </w:r>
      <w:r w:rsidRPr="00CF117E">
        <w:rPr>
          <w:rFonts w:asciiTheme="minorHAnsi" w:hAnsiTheme="minorHAnsi"/>
          <w:szCs w:val="18"/>
        </w:rPr>
        <w:t>N/A</w:t>
      </w:r>
      <w:r w:rsidR="00F05C17">
        <w:rPr>
          <w:rFonts w:asciiTheme="minorHAnsi" w:hAnsiTheme="minorHAnsi"/>
          <w:szCs w:val="18"/>
        </w:rPr>
        <w:t>”</w:t>
      </w:r>
      <w:r w:rsidRPr="00CF117E">
        <w:rPr>
          <w:rFonts w:asciiTheme="minorHAnsi" w:hAnsiTheme="minorHAnsi"/>
          <w:szCs w:val="18"/>
        </w:rPr>
        <w:t xml:space="preserve"> will be displayed.</w:t>
      </w:r>
    </w:p>
    <w:p w14:paraId="7758F241" w14:textId="273D2CA2" w:rsidR="00F414A2" w:rsidRPr="00CF117E" w:rsidRDefault="00F414A2" w:rsidP="0091009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Status – Buried Ducts Compliance Credit: This filed is auto filled from the CF</w:t>
      </w:r>
      <w:r w:rsidR="00866FF0">
        <w:rPr>
          <w:rFonts w:asciiTheme="minorHAnsi" w:hAnsiTheme="minorHAnsi"/>
          <w:szCs w:val="18"/>
        </w:rPr>
        <w:t>2</w:t>
      </w:r>
      <w:r w:rsidRPr="00CF117E">
        <w:rPr>
          <w:rFonts w:asciiTheme="minorHAnsi" w:hAnsiTheme="minorHAnsi"/>
          <w:szCs w:val="18"/>
        </w:rPr>
        <w:t>R</w:t>
      </w:r>
      <w:r w:rsidR="00866FF0">
        <w:rPr>
          <w:rFonts w:asciiTheme="minorHAnsi" w:hAnsiTheme="minorHAnsi"/>
          <w:szCs w:val="18"/>
        </w:rPr>
        <w:t>-MCH-29</w:t>
      </w:r>
      <w:r w:rsidRPr="00CF117E">
        <w:rPr>
          <w:rFonts w:asciiTheme="minorHAnsi" w:hAnsiTheme="minorHAnsi"/>
          <w:szCs w:val="18"/>
        </w:rPr>
        <w:t xml:space="preserve"> indicating if the credit is being used. If not, then “N/A” will be displayed.</w:t>
      </w:r>
    </w:p>
    <w:p w14:paraId="7758F242" w14:textId="70E614D2" w:rsidR="00F414A2" w:rsidRPr="00CF117E" w:rsidRDefault="00F414A2" w:rsidP="0091009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Status – Deeply Buried Ducts Compliance Credit: This field is auto filled from the CF</w:t>
      </w:r>
      <w:r w:rsidR="00866FF0">
        <w:rPr>
          <w:rFonts w:asciiTheme="minorHAnsi" w:hAnsiTheme="minorHAnsi"/>
          <w:szCs w:val="18"/>
        </w:rPr>
        <w:t>2</w:t>
      </w:r>
      <w:r w:rsidRPr="00CF117E">
        <w:rPr>
          <w:rFonts w:asciiTheme="minorHAnsi" w:hAnsiTheme="minorHAnsi"/>
          <w:szCs w:val="18"/>
        </w:rPr>
        <w:t>R</w:t>
      </w:r>
      <w:r w:rsidR="00866FF0">
        <w:rPr>
          <w:rFonts w:asciiTheme="minorHAnsi" w:hAnsiTheme="minorHAnsi"/>
          <w:szCs w:val="18"/>
        </w:rPr>
        <w:t>-MCH-29</w:t>
      </w:r>
      <w:r w:rsidRPr="00CF117E">
        <w:rPr>
          <w:rFonts w:asciiTheme="minorHAnsi" w:hAnsiTheme="minorHAnsi"/>
          <w:szCs w:val="18"/>
        </w:rPr>
        <w:t xml:space="preserve"> indicating if the credit is being used. If not, then “N/A” will be displayed. </w:t>
      </w:r>
    </w:p>
    <w:p w14:paraId="7758F243" w14:textId="77777777" w:rsidR="00442222" w:rsidRPr="00A80136" w:rsidRDefault="00442222" w:rsidP="00F70B2C">
      <w:pPr>
        <w:rPr>
          <w:rFonts w:asciiTheme="minorHAnsi" w:hAnsiTheme="minorHAnsi"/>
          <w:b/>
        </w:rPr>
      </w:pPr>
    </w:p>
    <w:p w14:paraId="6F72A0A9" w14:textId="0938CA6F" w:rsidR="00442222" w:rsidRPr="00A80136" w:rsidRDefault="00442222" w:rsidP="00F70B2C">
      <w:pPr>
        <w:rPr>
          <w:rFonts w:asciiTheme="minorHAnsi" w:hAnsiTheme="minorHAnsi"/>
          <w:b/>
        </w:rPr>
      </w:pPr>
      <w:r w:rsidRPr="00A80136">
        <w:rPr>
          <w:rFonts w:asciiTheme="minorHAnsi" w:hAnsiTheme="minorHAnsi"/>
          <w:b/>
        </w:rPr>
        <w:t>Section B. Duct Surface Area Reduction and R-value Compliance Credit</w:t>
      </w:r>
    </w:p>
    <w:p w14:paraId="7758F245" w14:textId="77777777" w:rsidR="00F414A2" w:rsidRPr="009706DA" w:rsidRDefault="00F414A2" w:rsidP="00910091">
      <w:pPr>
        <w:numPr>
          <w:ilvl w:val="0"/>
          <w:numId w:val="11"/>
        </w:numPr>
        <w:rPr>
          <w:rFonts w:asciiTheme="minorHAnsi" w:hAnsiTheme="minorHAnsi"/>
        </w:rPr>
      </w:pPr>
      <w:r w:rsidRPr="00BF3A8F">
        <w:rPr>
          <w:rFonts w:asciiTheme="minorHAnsi" w:hAnsiTheme="minorHAnsi"/>
        </w:rPr>
        <w:t>This field must be a true statement (or not applicable) for the system to comply.</w:t>
      </w:r>
    </w:p>
    <w:p w14:paraId="7758F246" w14:textId="77777777" w:rsidR="00F414A2" w:rsidRPr="009706DA" w:rsidRDefault="00F414A2" w:rsidP="0091009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7758F247" w14:textId="77777777" w:rsidR="00F414A2" w:rsidRDefault="00F414A2" w:rsidP="0091009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7758F248" w14:textId="77777777" w:rsidR="00F414A2" w:rsidRPr="00F70B2C" w:rsidRDefault="00F414A2" w:rsidP="00910091">
      <w:pPr>
        <w:numPr>
          <w:ilvl w:val="0"/>
          <w:numId w:val="11"/>
        </w:numPr>
        <w:rPr>
          <w:rFonts w:asciiTheme="minorHAnsi" w:hAnsiTheme="minorHAnsi"/>
          <w:b/>
        </w:rPr>
      </w:pPr>
      <w:r w:rsidRPr="009706DA">
        <w:rPr>
          <w:rFonts w:asciiTheme="minorHAnsi" w:hAnsiTheme="minorHAnsi"/>
        </w:rPr>
        <w:t>This field must be a true statement (or not applicable) for the system to comply.</w:t>
      </w:r>
    </w:p>
    <w:p w14:paraId="7758F249" w14:textId="77777777" w:rsidR="00F414A2" w:rsidRDefault="00F414A2" w:rsidP="0091009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7758F24A" w14:textId="57676542" w:rsidR="00F414A2" w:rsidRDefault="00F414A2" w:rsidP="00910091">
      <w:pPr>
        <w:numPr>
          <w:ilvl w:val="0"/>
          <w:numId w:val="11"/>
        </w:numPr>
        <w:rPr>
          <w:rFonts w:asciiTheme="minorHAnsi" w:hAnsiTheme="minorHAnsi"/>
        </w:rPr>
      </w:pPr>
      <w:r>
        <w:rPr>
          <w:rFonts w:asciiTheme="minorHAnsi" w:hAnsiTheme="minorHAnsi"/>
          <w:i/>
        </w:rPr>
        <w:t>Verification Status:</w:t>
      </w:r>
      <w:r>
        <w:rPr>
          <w:rFonts w:asciiTheme="minorHAnsi" w:hAnsiTheme="minorHAnsi"/>
        </w:rPr>
        <w:t xml:space="preserve"> </w:t>
      </w:r>
      <w:r w:rsidRPr="007C086C">
        <w:rPr>
          <w:rFonts w:asciiTheme="minorHAnsi" w:hAnsiTheme="minorHAnsi"/>
        </w:rPr>
        <w:t xml:space="preserve">If the system meets the criteria for </w:t>
      </w:r>
      <w:r>
        <w:rPr>
          <w:rFonts w:asciiTheme="minorHAnsi" w:hAnsiTheme="minorHAnsi"/>
          <w:i/>
        </w:rPr>
        <w:t xml:space="preserve">Duct Surface Area Reduction </w:t>
      </w:r>
      <w:r w:rsidR="00442222">
        <w:rPr>
          <w:rFonts w:asciiTheme="minorHAnsi" w:hAnsiTheme="minorHAnsi"/>
          <w:i/>
        </w:rPr>
        <w:t>a</w:t>
      </w:r>
      <w:r>
        <w:rPr>
          <w:rFonts w:asciiTheme="minorHAnsi" w:hAnsiTheme="minorHAnsi"/>
          <w:i/>
        </w:rPr>
        <w:t>nd R-value Compliance Credit</w:t>
      </w:r>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7758F24B" w14:textId="7D3DD169" w:rsidR="00F414A2" w:rsidRPr="00A000E6" w:rsidRDefault="00F414A2" w:rsidP="00910091">
      <w:pPr>
        <w:numPr>
          <w:ilvl w:val="0"/>
          <w:numId w:val="11"/>
        </w:numPr>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7758F24C" w14:textId="77777777" w:rsidR="00F414A2" w:rsidRDefault="00F414A2" w:rsidP="00F414A2">
      <w:pPr>
        <w:rPr>
          <w:rFonts w:asciiTheme="minorHAnsi" w:hAnsiTheme="minorHAnsi"/>
          <w:sz w:val="18"/>
          <w:szCs w:val="18"/>
        </w:rPr>
      </w:pPr>
    </w:p>
    <w:p w14:paraId="3DFC6EBF" w14:textId="77777777" w:rsidR="00F70B2C" w:rsidRPr="00A80136" w:rsidRDefault="00F70B2C" w:rsidP="00F70B2C">
      <w:pPr>
        <w:rPr>
          <w:rFonts w:asciiTheme="minorHAnsi" w:hAnsiTheme="minorHAnsi"/>
          <w:b/>
        </w:rPr>
      </w:pPr>
      <w:r w:rsidRPr="00A80136">
        <w:rPr>
          <w:rFonts w:asciiTheme="minorHAnsi" w:hAnsiTheme="minorHAnsi"/>
          <w:b/>
        </w:rPr>
        <w:t>Section C. Buried Ducts Compliance Credit</w:t>
      </w:r>
    </w:p>
    <w:p w14:paraId="7758F24E" w14:textId="77777777" w:rsidR="00F414A2" w:rsidRPr="009706DA" w:rsidRDefault="00F414A2" w:rsidP="00910091">
      <w:pPr>
        <w:numPr>
          <w:ilvl w:val="0"/>
          <w:numId w:val="12"/>
        </w:numPr>
        <w:rPr>
          <w:rFonts w:asciiTheme="minorHAnsi" w:hAnsiTheme="minorHAnsi"/>
        </w:rPr>
      </w:pPr>
      <w:r w:rsidRPr="00BF3A8F">
        <w:rPr>
          <w:rFonts w:asciiTheme="minorHAnsi" w:hAnsiTheme="minorHAnsi"/>
        </w:rPr>
        <w:t>This field must be a true statement (or not applicable) for the system to comply.</w:t>
      </w:r>
    </w:p>
    <w:p w14:paraId="7758F24F" w14:textId="77777777" w:rsidR="00F414A2" w:rsidRPr="009706DA"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0" w14:textId="77777777" w:rsidR="00F414A2"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1" w14:textId="77777777" w:rsidR="00F414A2" w:rsidRPr="009706DA"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2" w14:textId="77777777" w:rsidR="00F414A2" w:rsidRPr="00F70B2C" w:rsidRDefault="00F414A2" w:rsidP="00910091">
      <w:pPr>
        <w:numPr>
          <w:ilvl w:val="0"/>
          <w:numId w:val="12"/>
        </w:numPr>
        <w:rPr>
          <w:rFonts w:asciiTheme="minorHAnsi" w:hAnsiTheme="minorHAnsi"/>
          <w:b/>
        </w:rPr>
      </w:pPr>
      <w:r w:rsidRPr="009706DA">
        <w:rPr>
          <w:rFonts w:asciiTheme="minorHAnsi" w:hAnsiTheme="minorHAnsi"/>
        </w:rPr>
        <w:t>This field must be a true statement (or not applicable) for the system to comply.</w:t>
      </w:r>
    </w:p>
    <w:p w14:paraId="7758F253" w14:textId="59B0A540" w:rsidR="00F414A2"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1D52CE3E" w14:textId="77777777" w:rsidR="00F05C17" w:rsidRDefault="00F05C17" w:rsidP="00F05C17">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4" w14:textId="0919D065" w:rsidR="00F414A2" w:rsidRDefault="00F414A2" w:rsidP="00910091">
      <w:pPr>
        <w:numPr>
          <w:ilvl w:val="0"/>
          <w:numId w:val="12"/>
        </w:numPr>
        <w:rPr>
          <w:rFonts w:asciiTheme="minorHAnsi" w:hAnsiTheme="minorHAnsi"/>
        </w:rPr>
      </w:pPr>
      <w:r>
        <w:rPr>
          <w:rFonts w:asciiTheme="minorHAnsi" w:hAnsiTheme="minorHAnsi"/>
          <w:i/>
        </w:rPr>
        <w:t>Verification Status:</w:t>
      </w:r>
      <w:r w:rsidRPr="007C086C">
        <w:rPr>
          <w:rFonts w:asciiTheme="minorHAnsi" w:hAnsiTheme="minorHAnsi"/>
        </w:rPr>
        <w:t xml:space="preserve"> If the system meets the criteria for </w:t>
      </w:r>
      <w:r>
        <w:rPr>
          <w:rFonts w:asciiTheme="minorHAnsi" w:hAnsiTheme="minorHAnsi"/>
          <w:i/>
        </w:rPr>
        <w:t>Buried Ducts Compliance Credit</w:t>
      </w:r>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7758F255" w14:textId="77777777" w:rsidR="00F414A2" w:rsidRPr="00A000E6" w:rsidRDefault="00F414A2" w:rsidP="00910091">
      <w:pPr>
        <w:numPr>
          <w:ilvl w:val="0"/>
          <w:numId w:val="12"/>
        </w:numPr>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7758F256" w14:textId="77777777" w:rsidR="00F414A2" w:rsidRDefault="00F414A2" w:rsidP="00F414A2">
      <w:pPr>
        <w:rPr>
          <w:sz w:val="18"/>
          <w:szCs w:val="18"/>
        </w:rPr>
      </w:pPr>
    </w:p>
    <w:p w14:paraId="7758F257" w14:textId="7EC47AD5" w:rsidR="00F414A2" w:rsidRPr="00713028" w:rsidRDefault="00F70B2C" w:rsidP="00F414A2">
      <w:pPr>
        <w:rPr>
          <w:rFonts w:asciiTheme="minorHAnsi" w:hAnsiTheme="minorHAnsi"/>
          <w:b/>
          <w:bCs/>
          <w:sz w:val="18"/>
          <w:szCs w:val="18"/>
        </w:rPr>
      </w:pPr>
      <w:r w:rsidRPr="00A80136">
        <w:rPr>
          <w:rFonts w:asciiTheme="minorHAnsi" w:hAnsiTheme="minorHAnsi"/>
          <w:b/>
        </w:rPr>
        <w:t>Section D. Deeply Buried Ducts Compliance Credit</w:t>
      </w:r>
    </w:p>
    <w:p w14:paraId="7758F258" w14:textId="77777777" w:rsidR="00F414A2" w:rsidRPr="009706DA" w:rsidRDefault="00F414A2" w:rsidP="00910091">
      <w:pPr>
        <w:numPr>
          <w:ilvl w:val="0"/>
          <w:numId w:val="13"/>
        </w:numPr>
        <w:rPr>
          <w:rFonts w:asciiTheme="minorHAnsi" w:hAnsiTheme="minorHAnsi"/>
        </w:rPr>
      </w:pPr>
      <w:r w:rsidRPr="00BF3A8F">
        <w:rPr>
          <w:rFonts w:asciiTheme="minorHAnsi" w:hAnsiTheme="minorHAnsi"/>
        </w:rPr>
        <w:t>This field must be a true statement (or not applicable) for the system to comply.</w:t>
      </w:r>
    </w:p>
    <w:p w14:paraId="7758F259" w14:textId="77777777" w:rsidR="00F414A2" w:rsidRPr="009706DA"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A" w14:textId="77777777" w:rsidR="00F414A2"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B" w14:textId="77777777" w:rsidR="00F414A2" w:rsidRPr="009706DA"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C" w14:textId="77777777" w:rsidR="00F414A2" w:rsidRPr="009706DA"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D" w14:textId="787E0D43" w:rsidR="00F414A2"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16CFB5AF" w14:textId="4FED19A9" w:rsidR="00F05C17" w:rsidRDefault="00F05C17"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55FE4C7F" w14:textId="174E3529" w:rsidR="00F05C17" w:rsidRDefault="00F05C17"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E" w14:textId="34A804D6" w:rsidR="00F414A2" w:rsidRDefault="00F414A2" w:rsidP="00910091">
      <w:pPr>
        <w:numPr>
          <w:ilvl w:val="0"/>
          <w:numId w:val="13"/>
        </w:numPr>
        <w:rPr>
          <w:rFonts w:asciiTheme="minorHAnsi" w:hAnsiTheme="minorHAnsi"/>
        </w:rPr>
      </w:pPr>
      <w:r>
        <w:rPr>
          <w:rFonts w:asciiTheme="minorHAnsi" w:hAnsiTheme="minorHAnsi"/>
          <w:i/>
        </w:rPr>
        <w:t>Verification Status:</w:t>
      </w:r>
      <w:r>
        <w:rPr>
          <w:rFonts w:asciiTheme="minorHAnsi" w:hAnsiTheme="minorHAnsi"/>
        </w:rPr>
        <w:t xml:space="preserve"> </w:t>
      </w:r>
      <w:r w:rsidRPr="007C086C">
        <w:rPr>
          <w:rFonts w:asciiTheme="minorHAnsi" w:hAnsiTheme="minorHAnsi"/>
        </w:rPr>
        <w:t xml:space="preserve">If the system meets the criteria for </w:t>
      </w:r>
      <w:r>
        <w:rPr>
          <w:rFonts w:asciiTheme="minorHAnsi" w:hAnsiTheme="minorHAnsi"/>
          <w:i/>
        </w:rPr>
        <w:t>Deeply Buried Ducts Compliance Credit</w:t>
      </w:r>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739DAD18" w14:textId="45B9B18D" w:rsidR="00CB3A25" w:rsidRPr="008C4ABB" w:rsidRDefault="00F414A2" w:rsidP="007D296D">
      <w:pPr>
        <w:numPr>
          <w:ilvl w:val="0"/>
          <w:numId w:val="13"/>
        </w:numPr>
        <w:rPr>
          <w:rFonts w:asciiTheme="minorHAnsi" w:hAnsiTheme="minorHAnsi"/>
        </w:rPr>
      </w:pPr>
      <w:r w:rsidRPr="008C4ABB">
        <w:rPr>
          <w:rFonts w:asciiTheme="minorHAnsi" w:hAnsiTheme="minorHAnsi"/>
          <w:i/>
        </w:rPr>
        <w:lastRenderedPageBreak/>
        <w:t>Correction Notes:</w:t>
      </w:r>
      <w:r w:rsidRPr="008C4ABB">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36686D6E" w14:textId="77777777" w:rsidR="008C4ABB" w:rsidRDefault="008C4ABB">
      <w:pPr>
        <w:rPr>
          <w:rFonts w:asciiTheme="minorHAnsi" w:hAnsiTheme="minorHAnsi"/>
          <w:iCs/>
          <w:sz w:val="18"/>
          <w:szCs w:val="18"/>
        </w:rPr>
      </w:pPr>
    </w:p>
    <w:p w14:paraId="11A25859" w14:textId="77777777" w:rsidR="004A4361" w:rsidRDefault="004A4361">
      <w:pPr>
        <w:rPr>
          <w:rFonts w:asciiTheme="minorHAnsi" w:hAnsiTheme="minorHAnsi"/>
          <w:iCs/>
          <w:sz w:val="18"/>
          <w:szCs w:val="18"/>
        </w:rPr>
      </w:pPr>
    </w:p>
    <w:p w14:paraId="08DF863F" w14:textId="77777777" w:rsidR="004A4361" w:rsidRPr="00F15507" w:rsidRDefault="004A4361" w:rsidP="004A4361">
      <w:pPr>
        <w:rPr>
          <w:ins w:id="4" w:author="Author"/>
          <w:rFonts w:asciiTheme="minorHAnsi" w:hAnsiTheme="minorHAnsi"/>
          <w:b/>
          <w:bCs/>
        </w:rPr>
      </w:pPr>
      <w:ins w:id="5" w:author="Author">
        <w:r w:rsidRPr="00F15507">
          <w:rPr>
            <w:rFonts w:asciiTheme="minorHAnsi" w:hAnsiTheme="minorHAnsi"/>
            <w:b/>
            <w:bCs/>
          </w:rPr>
          <w:t>Section E. Duct System Design Details</w:t>
        </w:r>
      </w:ins>
    </w:p>
    <w:p w14:paraId="022DDEBB" w14:textId="77777777" w:rsidR="004A4361" w:rsidRPr="00F15507" w:rsidRDefault="004A4361" w:rsidP="004A4361">
      <w:pPr>
        <w:rPr>
          <w:ins w:id="6" w:author="Author"/>
          <w:rFonts w:asciiTheme="minorHAnsi" w:hAnsiTheme="minorHAnsi"/>
          <w:b/>
          <w:bCs/>
          <w:iCs/>
        </w:rPr>
      </w:pPr>
      <w:ins w:id="7" w:author="Author">
        <w:r w:rsidRPr="00F15507">
          <w:rPr>
            <w:rFonts w:asciiTheme="minorHAnsi" w:hAnsiTheme="minorHAnsi"/>
          </w:rPr>
          <w:t>This table is a calculated field: table copied from LMCC-PRF-01</w:t>
        </w:r>
      </w:ins>
    </w:p>
    <w:p w14:paraId="34C6561F" w14:textId="77777777" w:rsidR="004A4361" w:rsidRPr="00F15507" w:rsidRDefault="004A4361" w:rsidP="004A4361">
      <w:pPr>
        <w:numPr>
          <w:ilvl w:val="0"/>
          <w:numId w:val="23"/>
        </w:numPr>
        <w:rPr>
          <w:ins w:id="8" w:author="Author"/>
          <w:rFonts w:asciiTheme="minorHAnsi" w:hAnsiTheme="minorHAnsi"/>
        </w:rPr>
      </w:pPr>
      <w:ins w:id="9" w:author="Author">
        <w:r w:rsidRPr="00F15507">
          <w:rPr>
            <w:rFonts w:asciiTheme="minorHAnsi" w:eastAsia="Calibri" w:hAnsiTheme="minorHAnsi" w:cstheme="minorHAnsi"/>
          </w:rPr>
          <w:t>Reference information from LMCC-PRF-01</w:t>
        </w:r>
        <w:r>
          <w:rPr>
            <w:rFonts w:asciiTheme="minorHAnsi" w:eastAsia="Calibri" w:hAnsiTheme="minorHAnsi" w:cstheme="minorHAnsi"/>
          </w:rPr>
          <w:t xml:space="preserve">, </w:t>
        </w:r>
        <w:r w:rsidRPr="007F0777">
          <w:rPr>
            <w:rFonts w:ascii="Calibri" w:hAnsi="Calibri"/>
          </w:rPr>
          <w:t>which must be completed prior to this document.</w:t>
        </w:r>
      </w:ins>
    </w:p>
    <w:p w14:paraId="37E2A0DB" w14:textId="77777777" w:rsidR="004A4361" w:rsidRPr="000549E8" w:rsidRDefault="004A4361" w:rsidP="004A4361">
      <w:pPr>
        <w:pStyle w:val="ListParagraph"/>
        <w:numPr>
          <w:ilvl w:val="0"/>
          <w:numId w:val="23"/>
        </w:numPr>
        <w:rPr>
          <w:ins w:id="10" w:author="Author"/>
          <w:rFonts w:asciiTheme="minorHAnsi" w:hAnsiTheme="minorHAnsi"/>
        </w:rPr>
      </w:pPr>
      <w:ins w:id="11" w:author="Author">
        <w:r w:rsidRPr="000549E8">
          <w:rPr>
            <w:rFonts w:asciiTheme="minorHAnsi" w:hAnsiTheme="minorHAnsi"/>
          </w:rPr>
          <w:t>Reference information from LMCC-PRF-01</w:t>
        </w:r>
        <w:r>
          <w:rPr>
            <w:rFonts w:asciiTheme="minorHAnsi" w:eastAsia="Calibri" w:hAnsiTheme="minorHAnsi" w:cstheme="minorHAnsi"/>
          </w:rPr>
          <w:t xml:space="preserve">, </w:t>
        </w:r>
        <w:r w:rsidRPr="007F0777">
          <w:rPr>
            <w:rFonts w:ascii="Calibri" w:hAnsi="Calibri"/>
          </w:rPr>
          <w:t>which must be completed prior to this document.</w:t>
        </w:r>
      </w:ins>
    </w:p>
    <w:p w14:paraId="0C41C7E1" w14:textId="77777777" w:rsidR="004A4361" w:rsidRPr="000549E8" w:rsidRDefault="004A4361" w:rsidP="004A4361">
      <w:pPr>
        <w:pStyle w:val="ListParagraph"/>
        <w:numPr>
          <w:ilvl w:val="0"/>
          <w:numId w:val="23"/>
        </w:numPr>
        <w:rPr>
          <w:ins w:id="12" w:author="Author"/>
          <w:rFonts w:asciiTheme="minorHAnsi" w:hAnsiTheme="minorHAnsi"/>
        </w:rPr>
      </w:pPr>
      <w:ins w:id="13" w:author="Author">
        <w:r w:rsidRPr="000549E8">
          <w:rPr>
            <w:rFonts w:asciiTheme="minorHAnsi" w:hAnsiTheme="minorHAnsi"/>
          </w:rPr>
          <w:t>Reference information from LMCC-PRF-01</w:t>
        </w:r>
        <w:r>
          <w:rPr>
            <w:rFonts w:asciiTheme="minorHAnsi" w:hAnsiTheme="minorHAnsi"/>
          </w:rPr>
          <w:t>,</w:t>
        </w:r>
        <w:r>
          <w:rPr>
            <w:rFonts w:asciiTheme="minorHAnsi" w:eastAsia="Calibri" w:hAnsiTheme="minorHAnsi" w:cstheme="minorHAnsi"/>
          </w:rPr>
          <w:t xml:space="preserve"> </w:t>
        </w:r>
        <w:r w:rsidRPr="007F0777">
          <w:rPr>
            <w:rFonts w:ascii="Calibri" w:hAnsi="Calibri"/>
          </w:rPr>
          <w:t>which must be completed prior to this document.</w:t>
        </w:r>
      </w:ins>
    </w:p>
    <w:p w14:paraId="529DBFCE" w14:textId="77777777" w:rsidR="004A4361" w:rsidRPr="00F15507" w:rsidRDefault="004A4361" w:rsidP="004A4361">
      <w:pPr>
        <w:pStyle w:val="ListParagraph"/>
        <w:numPr>
          <w:ilvl w:val="0"/>
          <w:numId w:val="23"/>
        </w:numPr>
        <w:rPr>
          <w:ins w:id="14" w:author="Author"/>
          <w:rFonts w:asciiTheme="minorHAnsi" w:hAnsiTheme="minorHAnsi"/>
        </w:rPr>
      </w:pPr>
      <w:ins w:id="15" w:author="Author">
        <w:r w:rsidRPr="00F15507">
          <w:rPr>
            <w:rFonts w:asciiTheme="minorHAnsi" w:hAnsiTheme="minorHAnsi"/>
          </w:rPr>
          <w:t>Reference information from LMCC-PRF-01</w:t>
        </w:r>
        <w:r>
          <w:rPr>
            <w:rFonts w:asciiTheme="minorHAnsi" w:eastAsia="Calibri" w:hAnsiTheme="minorHAnsi" w:cstheme="minorHAnsi"/>
          </w:rPr>
          <w:t xml:space="preserve">, </w:t>
        </w:r>
        <w:r w:rsidRPr="007F0777">
          <w:rPr>
            <w:rFonts w:ascii="Calibri" w:hAnsi="Calibri"/>
          </w:rPr>
          <w:t>which must be completed prior to this document.</w:t>
        </w:r>
      </w:ins>
    </w:p>
    <w:p w14:paraId="08D41D1A" w14:textId="77777777" w:rsidR="004A4361" w:rsidRPr="00F15507" w:rsidRDefault="004A4361" w:rsidP="004A4361">
      <w:pPr>
        <w:pStyle w:val="ListParagraph"/>
        <w:numPr>
          <w:ilvl w:val="0"/>
          <w:numId w:val="23"/>
        </w:numPr>
        <w:rPr>
          <w:ins w:id="16" w:author="Author"/>
          <w:rFonts w:asciiTheme="minorHAnsi" w:hAnsiTheme="minorHAnsi"/>
        </w:rPr>
      </w:pPr>
      <w:ins w:id="17" w:author="Author">
        <w:r w:rsidRPr="00F15507">
          <w:rPr>
            <w:rFonts w:asciiTheme="minorHAnsi" w:hAnsiTheme="minorHAnsi"/>
          </w:rPr>
          <w:t>Reference information from LMCC-PRF-01</w:t>
        </w:r>
        <w:r>
          <w:rPr>
            <w:rFonts w:asciiTheme="minorHAnsi" w:eastAsia="Calibri" w:hAnsiTheme="minorHAnsi" w:cstheme="minorHAnsi"/>
          </w:rPr>
          <w:t xml:space="preserve">, </w:t>
        </w:r>
        <w:r w:rsidRPr="007F0777">
          <w:rPr>
            <w:rFonts w:ascii="Calibri" w:hAnsi="Calibri"/>
          </w:rPr>
          <w:t>which must be completed prior to this document.</w:t>
        </w:r>
      </w:ins>
    </w:p>
    <w:p w14:paraId="4C6D2B10" w14:textId="77777777" w:rsidR="004A4361" w:rsidRPr="00F15507" w:rsidRDefault="004A4361" w:rsidP="004A4361">
      <w:pPr>
        <w:pStyle w:val="ListParagraph"/>
        <w:numPr>
          <w:ilvl w:val="0"/>
          <w:numId w:val="23"/>
        </w:numPr>
        <w:rPr>
          <w:ins w:id="18" w:author="Author"/>
          <w:rFonts w:asciiTheme="minorHAnsi" w:hAnsiTheme="minorHAnsi"/>
        </w:rPr>
      </w:pPr>
      <w:ins w:id="19" w:author="Author">
        <w:r w:rsidRPr="00F15507">
          <w:rPr>
            <w:rFonts w:asciiTheme="minorHAnsi" w:hAnsiTheme="minorHAnsi"/>
          </w:rPr>
          <w:t>Reference information from LMCC-PRF-01</w:t>
        </w:r>
        <w:r>
          <w:rPr>
            <w:rFonts w:asciiTheme="minorHAnsi" w:eastAsia="Calibri" w:hAnsiTheme="minorHAnsi" w:cstheme="minorHAnsi"/>
          </w:rPr>
          <w:t xml:space="preserve">, </w:t>
        </w:r>
        <w:r w:rsidRPr="007F0777">
          <w:rPr>
            <w:rFonts w:ascii="Calibri" w:hAnsi="Calibri"/>
          </w:rPr>
          <w:t>which must be completed prior to this document.</w:t>
        </w:r>
      </w:ins>
    </w:p>
    <w:p w14:paraId="1319DCA2" w14:textId="77777777" w:rsidR="004A4361" w:rsidRPr="00F15507" w:rsidRDefault="004A4361" w:rsidP="004A4361">
      <w:pPr>
        <w:pStyle w:val="ListParagraph"/>
        <w:numPr>
          <w:ilvl w:val="0"/>
          <w:numId w:val="23"/>
        </w:numPr>
        <w:rPr>
          <w:ins w:id="20" w:author="Author"/>
          <w:rFonts w:asciiTheme="minorHAnsi" w:hAnsiTheme="minorHAnsi"/>
        </w:rPr>
      </w:pPr>
      <w:ins w:id="21" w:author="Author">
        <w:r w:rsidRPr="00F15507">
          <w:rPr>
            <w:rFonts w:asciiTheme="minorHAnsi" w:hAnsiTheme="minorHAnsi"/>
          </w:rPr>
          <w:t>Reference information from LMCC-PRF-01</w:t>
        </w:r>
        <w:r>
          <w:rPr>
            <w:rFonts w:asciiTheme="minorHAnsi" w:eastAsia="Calibri" w:hAnsiTheme="minorHAnsi" w:cstheme="minorHAnsi"/>
          </w:rPr>
          <w:t xml:space="preserve">, </w:t>
        </w:r>
        <w:r w:rsidRPr="007F0777">
          <w:rPr>
            <w:rFonts w:ascii="Calibri" w:hAnsi="Calibri"/>
          </w:rPr>
          <w:t>which must be completed prior to this document.</w:t>
        </w:r>
      </w:ins>
    </w:p>
    <w:p w14:paraId="6231E1D4" w14:textId="77777777" w:rsidR="004A4361" w:rsidRPr="00F15507" w:rsidRDefault="004A4361" w:rsidP="004A4361">
      <w:pPr>
        <w:pStyle w:val="ListParagraph"/>
        <w:numPr>
          <w:ilvl w:val="0"/>
          <w:numId w:val="23"/>
        </w:numPr>
        <w:rPr>
          <w:ins w:id="22" w:author="Author"/>
          <w:rFonts w:asciiTheme="minorHAnsi" w:hAnsiTheme="minorHAnsi"/>
        </w:rPr>
      </w:pPr>
      <w:ins w:id="23" w:author="Author">
        <w:r w:rsidRPr="00F15507">
          <w:rPr>
            <w:rFonts w:asciiTheme="minorHAnsi" w:hAnsiTheme="minorHAnsi"/>
          </w:rPr>
          <w:t>Reference information from LMCC-PRF-01</w:t>
        </w:r>
        <w:r>
          <w:rPr>
            <w:rFonts w:asciiTheme="minorHAnsi" w:eastAsia="Calibri" w:hAnsiTheme="minorHAnsi" w:cstheme="minorHAnsi"/>
          </w:rPr>
          <w:t xml:space="preserve">, </w:t>
        </w:r>
        <w:r w:rsidRPr="007F0777">
          <w:rPr>
            <w:rFonts w:ascii="Calibri" w:hAnsi="Calibri"/>
          </w:rPr>
          <w:t>which must be completed prior to this document.</w:t>
        </w:r>
      </w:ins>
    </w:p>
    <w:p w14:paraId="2EB17DF3" w14:textId="77777777" w:rsidR="004A4361" w:rsidRPr="00F15507" w:rsidRDefault="004A4361" w:rsidP="004A4361">
      <w:pPr>
        <w:pStyle w:val="ListParagraph"/>
        <w:numPr>
          <w:ilvl w:val="0"/>
          <w:numId w:val="23"/>
        </w:numPr>
        <w:rPr>
          <w:ins w:id="24" w:author="Author"/>
          <w:rFonts w:asciiTheme="minorHAnsi" w:hAnsiTheme="minorHAnsi"/>
        </w:rPr>
      </w:pPr>
      <w:ins w:id="25" w:author="Author">
        <w:r w:rsidRPr="00F15507">
          <w:rPr>
            <w:rFonts w:asciiTheme="minorHAnsi" w:hAnsiTheme="minorHAnsi"/>
          </w:rPr>
          <w:t>Reference information from LMCC-PRF-01</w:t>
        </w:r>
        <w:r>
          <w:rPr>
            <w:rFonts w:asciiTheme="minorHAnsi" w:eastAsia="Calibri" w:hAnsiTheme="minorHAnsi" w:cstheme="minorHAnsi"/>
          </w:rPr>
          <w:t xml:space="preserve">, </w:t>
        </w:r>
        <w:r w:rsidRPr="007F0777">
          <w:rPr>
            <w:rFonts w:ascii="Calibri" w:hAnsi="Calibri"/>
          </w:rPr>
          <w:t>which must be completed prior to this document.</w:t>
        </w:r>
      </w:ins>
    </w:p>
    <w:p w14:paraId="257506CD" w14:textId="4173C6E7" w:rsidR="004A4361" w:rsidRPr="004A4361" w:rsidRDefault="004A4361">
      <w:pPr>
        <w:rPr>
          <w:rFonts w:asciiTheme="minorHAnsi" w:hAnsiTheme="minorHAnsi"/>
          <w:iCs/>
          <w:sz w:val="18"/>
          <w:szCs w:val="18"/>
        </w:rPr>
        <w:sectPr w:rsidR="004A4361" w:rsidRPr="004A4361" w:rsidSect="00566DA0">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pPr w:leftFromText="180" w:rightFromText="180" w:vertAnchor="text" w:horzAnchor="margin" w:tblpY="28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9"/>
        <w:gridCol w:w="5288"/>
        <w:gridCol w:w="5283"/>
      </w:tblGrid>
      <w:tr w:rsidR="00D920D6" w:rsidRPr="00877B2C" w14:paraId="7758F27C" w14:textId="77777777" w:rsidTr="00BE4C42">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758F27B" w14:textId="5FCC04D0" w:rsidR="00D920D6" w:rsidRPr="00877B2C" w:rsidRDefault="00D920D6" w:rsidP="00BE4C42">
            <w:pPr>
              <w:rPr>
                <w:rFonts w:asciiTheme="minorHAnsi" w:hAnsiTheme="minorHAnsi"/>
                <w:b/>
                <w:caps/>
                <w:sz w:val="18"/>
                <w:szCs w:val="18"/>
              </w:rPr>
            </w:pPr>
            <w:r w:rsidRPr="00F70B2C">
              <w:rPr>
                <w:rFonts w:asciiTheme="minorHAnsi" w:hAnsiTheme="minorHAnsi"/>
                <w:b/>
                <w:caps/>
                <w:szCs w:val="18"/>
              </w:rPr>
              <w:lastRenderedPageBreak/>
              <w:t xml:space="preserve">A. </w:t>
            </w:r>
            <w:r w:rsidR="00F70B2C" w:rsidRPr="00F70B2C">
              <w:rPr>
                <w:rFonts w:asciiTheme="minorHAnsi" w:hAnsiTheme="minorHAnsi"/>
                <w:b/>
                <w:bCs/>
                <w:szCs w:val="18"/>
              </w:rPr>
              <w:t>Duct System Information</w:t>
            </w:r>
          </w:p>
        </w:tc>
      </w:tr>
      <w:tr w:rsidR="00D920D6" w:rsidRPr="00877B2C" w14:paraId="7758F280"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7D" w14:textId="6C0646BE" w:rsidR="00D920D6" w:rsidRPr="00877B2C" w:rsidRDefault="00F05C17" w:rsidP="00BE4C42">
            <w:pPr>
              <w:jc w:val="center"/>
              <w:rPr>
                <w:rFonts w:asciiTheme="minorHAnsi" w:hAnsiTheme="minorHAnsi"/>
                <w:sz w:val="18"/>
                <w:szCs w:val="18"/>
              </w:rPr>
            </w:pPr>
            <w:r>
              <w:rPr>
                <w:rFonts w:asciiTheme="minorHAnsi" w:hAnsiTheme="minorHAnsi"/>
                <w:sz w:val="18"/>
                <w:szCs w:val="18"/>
              </w:rPr>
              <w:t>01</w:t>
            </w:r>
          </w:p>
        </w:tc>
        <w:tc>
          <w:tcPr>
            <w:tcW w:w="2397" w:type="pct"/>
            <w:tcBorders>
              <w:top w:val="single" w:sz="4" w:space="0" w:color="auto"/>
              <w:left w:val="single" w:sz="4" w:space="0" w:color="auto"/>
              <w:bottom w:val="single" w:sz="4" w:space="0" w:color="auto"/>
              <w:right w:val="single" w:sz="4" w:space="0" w:color="auto"/>
            </w:tcBorders>
            <w:vAlign w:val="center"/>
          </w:tcPr>
          <w:p w14:paraId="7758F27E" w14:textId="2CCE4642" w:rsidR="00D920D6" w:rsidRPr="00877B2C" w:rsidRDefault="00D920D6" w:rsidP="00BE4C42">
            <w:pPr>
              <w:rPr>
                <w:rFonts w:asciiTheme="minorHAnsi" w:hAnsiTheme="minorHAnsi"/>
                <w:sz w:val="18"/>
                <w:szCs w:val="18"/>
              </w:rPr>
            </w:pPr>
            <w:r w:rsidRPr="00877B2C">
              <w:rPr>
                <w:rFonts w:asciiTheme="minorHAnsi" w:hAnsiTheme="minorHAnsi"/>
                <w:sz w:val="18"/>
                <w:szCs w:val="18"/>
              </w:rPr>
              <w:t>Duct System Name or Identification/Tag</w:t>
            </w:r>
          </w:p>
        </w:tc>
        <w:tc>
          <w:tcPr>
            <w:tcW w:w="2395" w:type="pct"/>
            <w:tcBorders>
              <w:top w:val="single" w:sz="4" w:space="0" w:color="auto"/>
              <w:left w:val="single" w:sz="4" w:space="0" w:color="auto"/>
              <w:bottom w:val="single" w:sz="4" w:space="0" w:color="auto"/>
              <w:right w:val="single" w:sz="4" w:space="0" w:color="auto"/>
            </w:tcBorders>
            <w:vAlign w:val="center"/>
          </w:tcPr>
          <w:p w14:paraId="7758F27F" w14:textId="77777777" w:rsidR="00D920D6" w:rsidRPr="00877B2C" w:rsidRDefault="00D920D6" w:rsidP="00BE4C42">
            <w:pPr>
              <w:rPr>
                <w:rFonts w:asciiTheme="minorHAnsi" w:hAnsiTheme="minorHAnsi"/>
                <w:sz w:val="18"/>
                <w:szCs w:val="18"/>
              </w:rPr>
            </w:pPr>
            <w:r w:rsidRPr="00877B2C">
              <w:rPr>
                <w:rFonts w:asciiTheme="minorHAnsi" w:hAnsiTheme="minorHAnsi"/>
                <w:sz w:val="18"/>
                <w:szCs w:val="18"/>
              </w:rPr>
              <w:t>&lt;&lt;calculated field: text referenced from the MCH-01&gt;&gt;</w:t>
            </w:r>
          </w:p>
        </w:tc>
      </w:tr>
      <w:tr w:rsidR="00D920D6" w:rsidRPr="00877B2C" w14:paraId="7758F284"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1" w14:textId="444E31BC" w:rsidR="00D920D6" w:rsidRPr="00877B2C" w:rsidRDefault="00D920D6" w:rsidP="00BE4C42">
            <w:pPr>
              <w:jc w:val="center"/>
              <w:rPr>
                <w:rFonts w:asciiTheme="minorHAnsi" w:hAnsiTheme="minorHAnsi"/>
                <w:sz w:val="18"/>
                <w:szCs w:val="18"/>
              </w:rPr>
            </w:pPr>
            <w:r w:rsidRPr="00877B2C">
              <w:rPr>
                <w:rFonts w:asciiTheme="minorHAnsi" w:hAnsiTheme="minorHAnsi"/>
                <w:sz w:val="18"/>
                <w:szCs w:val="18"/>
              </w:rPr>
              <w:t>02</w:t>
            </w:r>
          </w:p>
        </w:tc>
        <w:tc>
          <w:tcPr>
            <w:tcW w:w="2397" w:type="pct"/>
            <w:tcBorders>
              <w:top w:val="single" w:sz="4" w:space="0" w:color="auto"/>
              <w:left w:val="single" w:sz="4" w:space="0" w:color="auto"/>
              <w:bottom w:val="single" w:sz="4" w:space="0" w:color="auto"/>
              <w:right w:val="single" w:sz="4" w:space="0" w:color="auto"/>
            </w:tcBorders>
            <w:vAlign w:val="center"/>
          </w:tcPr>
          <w:p w14:paraId="7758F282" w14:textId="3A5AF038" w:rsidR="00D920D6" w:rsidRPr="00877B2C" w:rsidRDefault="00D920D6" w:rsidP="00BE4C42">
            <w:pPr>
              <w:rPr>
                <w:rFonts w:asciiTheme="minorHAnsi" w:hAnsiTheme="minorHAnsi"/>
                <w:sz w:val="18"/>
                <w:szCs w:val="18"/>
              </w:rPr>
            </w:pPr>
            <w:r w:rsidRPr="00877B2C">
              <w:rPr>
                <w:rFonts w:asciiTheme="minorHAnsi" w:hAnsiTheme="minorHAnsi"/>
                <w:sz w:val="18"/>
                <w:szCs w:val="18"/>
              </w:rPr>
              <w:t>Duct System Location or Area Served</w:t>
            </w:r>
          </w:p>
        </w:tc>
        <w:tc>
          <w:tcPr>
            <w:tcW w:w="2395" w:type="pct"/>
            <w:tcBorders>
              <w:top w:val="single" w:sz="4" w:space="0" w:color="auto"/>
              <w:left w:val="single" w:sz="4" w:space="0" w:color="auto"/>
              <w:bottom w:val="single" w:sz="4" w:space="0" w:color="auto"/>
              <w:right w:val="single" w:sz="4" w:space="0" w:color="auto"/>
            </w:tcBorders>
            <w:vAlign w:val="center"/>
          </w:tcPr>
          <w:p w14:paraId="7758F283" w14:textId="77777777" w:rsidR="00D920D6" w:rsidRPr="00877B2C" w:rsidRDefault="00D920D6" w:rsidP="00BE4C42">
            <w:pPr>
              <w:rPr>
                <w:rFonts w:asciiTheme="minorHAnsi" w:hAnsiTheme="minorHAnsi"/>
                <w:sz w:val="18"/>
                <w:szCs w:val="18"/>
              </w:rPr>
            </w:pPr>
            <w:r w:rsidRPr="00877B2C">
              <w:rPr>
                <w:rFonts w:asciiTheme="minorHAnsi" w:hAnsiTheme="minorHAnsi"/>
                <w:sz w:val="18"/>
                <w:szCs w:val="18"/>
              </w:rPr>
              <w:t>&lt;&lt;calculated field: text referenced from the MCH-01&gt;&gt;</w:t>
            </w:r>
          </w:p>
        </w:tc>
      </w:tr>
      <w:tr w:rsidR="00E221C5" w:rsidRPr="00877B2C" w14:paraId="42C457C0"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1D460793" w14:textId="1F42832A" w:rsidR="00E221C5" w:rsidRPr="00877B2C" w:rsidRDefault="00E221C5" w:rsidP="00E221C5">
            <w:pPr>
              <w:jc w:val="center"/>
              <w:rPr>
                <w:rFonts w:asciiTheme="minorHAnsi" w:hAnsiTheme="minorHAnsi"/>
                <w:sz w:val="18"/>
                <w:szCs w:val="18"/>
              </w:rPr>
            </w:pPr>
            <w:r>
              <w:rPr>
                <w:rFonts w:asciiTheme="minorHAnsi" w:hAnsiTheme="minorHAnsi"/>
                <w:sz w:val="18"/>
                <w:szCs w:val="18"/>
              </w:rPr>
              <w:t>03</w:t>
            </w:r>
          </w:p>
        </w:tc>
        <w:tc>
          <w:tcPr>
            <w:tcW w:w="2397" w:type="pct"/>
            <w:tcBorders>
              <w:top w:val="single" w:sz="4" w:space="0" w:color="auto"/>
              <w:left w:val="single" w:sz="4" w:space="0" w:color="auto"/>
              <w:bottom w:val="single" w:sz="4" w:space="0" w:color="auto"/>
              <w:right w:val="single" w:sz="4" w:space="0" w:color="auto"/>
            </w:tcBorders>
            <w:vAlign w:val="center"/>
          </w:tcPr>
          <w:p w14:paraId="229D5D08" w14:textId="200DEC62" w:rsidR="00E221C5" w:rsidRPr="00877B2C" w:rsidRDefault="00E221C5" w:rsidP="00E221C5">
            <w:pPr>
              <w:rPr>
                <w:rFonts w:asciiTheme="minorHAnsi" w:hAnsiTheme="minorHAnsi"/>
                <w:sz w:val="18"/>
                <w:szCs w:val="18"/>
              </w:rPr>
            </w:pPr>
            <w:r w:rsidRPr="009F1AB0">
              <w:rPr>
                <w:rFonts w:asciiTheme="minorHAnsi" w:hAnsiTheme="minorHAnsi"/>
                <w:sz w:val="18"/>
              </w:rPr>
              <w:t>Indoor Unit Name or Description of Area Served</w:t>
            </w:r>
          </w:p>
        </w:tc>
        <w:tc>
          <w:tcPr>
            <w:tcW w:w="2395" w:type="pct"/>
            <w:tcBorders>
              <w:top w:val="single" w:sz="4" w:space="0" w:color="auto"/>
              <w:left w:val="single" w:sz="4" w:space="0" w:color="auto"/>
              <w:bottom w:val="single" w:sz="4" w:space="0" w:color="auto"/>
              <w:right w:val="single" w:sz="4" w:space="0" w:color="auto"/>
            </w:tcBorders>
            <w:vAlign w:val="center"/>
          </w:tcPr>
          <w:p w14:paraId="0A06D274" w14:textId="51323987" w:rsidR="00E221C5" w:rsidRPr="00877B2C" w:rsidRDefault="00E221C5" w:rsidP="00E221C5">
            <w:pPr>
              <w:rPr>
                <w:rFonts w:asciiTheme="minorHAnsi" w:hAnsiTheme="minorHAnsi"/>
                <w:sz w:val="18"/>
                <w:szCs w:val="18"/>
              </w:rPr>
            </w:pPr>
            <w:r w:rsidRPr="009F1AB0">
              <w:rPr>
                <w:rFonts w:asciiTheme="minorHAnsi" w:hAnsiTheme="minorHAnsi"/>
                <w:sz w:val="18"/>
                <w:szCs w:val="18"/>
              </w:rPr>
              <w:t>&lt;&lt;calculated field: text referenced from the MCH-01&gt;&gt;</w:t>
            </w:r>
          </w:p>
        </w:tc>
      </w:tr>
      <w:tr w:rsidR="00E221C5" w:rsidRPr="00877B2C" w14:paraId="7758F288"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5" w14:textId="04781F6C" w:rsidR="00E221C5" w:rsidRPr="00877B2C" w:rsidRDefault="00E221C5" w:rsidP="00E221C5">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4</w:t>
            </w:r>
          </w:p>
        </w:tc>
        <w:tc>
          <w:tcPr>
            <w:tcW w:w="2397" w:type="pct"/>
            <w:tcBorders>
              <w:top w:val="single" w:sz="4" w:space="0" w:color="auto"/>
              <w:left w:val="single" w:sz="4" w:space="0" w:color="auto"/>
              <w:bottom w:val="single" w:sz="4" w:space="0" w:color="auto"/>
              <w:right w:val="single" w:sz="4" w:space="0" w:color="auto"/>
            </w:tcBorders>
            <w:vAlign w:val="center"/>
          </w:tcPr>
          <w:p w14:paraId="7758F286" w14:textId="4DBE759A" w:rsidR="00E221C5" w:rsidRPr="00877B2C" w:rsidRDefault="00E221C5" w:rsidP="00E221C5">
            <w:pPr>
              <w:rPr>
                <w:rFonts w:asciiTheme="minorHAnsi" w:hAnsiTheme="minorHAnsi"/>
                <w:sz w:val="18"/>
                <w:szCs w:val="18"/>
              </w:rPr>
            </w:pPr>
            <w:r w:rsidRPr="00877B2C">
              <w:rPr>
                <w:rFonts w:asciiTheme="minorHAnsi" w:hAnsiTheme="minorHAnsi"/>
                <w:sz w:val="18"/>
                <w:szCs w:val="18"/>
              </w:rPr>
              <w:t>Status - Duct Surface Area Reduction And R-Value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7758F287" w14:textId="013EFC69" w:rsidR="00E221C5" w:rsidRPr="00877B2C" w:rsidRDefault="00E221C5" w:rsidP="00E221C5">
            <w:pPr>
              <w:rPr>
                <w:rFonts w:asciiTheme="minorHAnsi" w:hAnsiTheme="minorHAnsi"/>
                <w:sz w:val="18"/>
                <w:szCs w:val="18"/>
              </w:rPr>
            </w:pPr>
            <w:r w:rsidRPr="00877B2C">
              <w:rPr>
                <w:rFonts w:asciiTheme="minorHAnsi" w:hAnsiTheme="minorHAnsi"/>
                <w:sz w:val="18"/>
                <w:szCs w:val="18"/>
              </w:rPr>
              <w:t>&lt;&lt;calculated field: if CF</w:t>
            </w:r>
            <w:r>
              <w:rPr>
                <w:rFonts w:asciiTheme="minorHAnsi" w:hAnsiTheme="minorHAnsi"/>
                <w:sz w:val="18"/>
                <w:szCs w:val="18"/>
              </w:rPr>
              <w:t>2</w:t>
            </w:r>
            <w:r w:rsidRPr="00877B2C">
              <w:rPr>
                <w:rFonts w:asciiTheme="minorHAnsi" w:hAnsiTheme="minorHAnsi"/>
                <w:sz w:val="18"/>
                <w:szCs w:val="18"/>
              </w:rPr>
              <w:t>R-</w:t>
            </w:r>
            <w:r>
              <w:rPr>
                <w:rFonts w:asciiTheme="minorHAnsi" w:hAnsiTheme="minorHAnsi"/>
                <w:sz w:val="18"/>
                <w:szCs w:val="18"/>
              </w:rPr>
              <w:t>MCH</w:t>
            </w:r>
            <w:r w:rsidRPr="00877B2C">
              <w:rPr>
                <w:rFonts w:asciiTheme="minorHAnsi" w:hAnsiTheme="minorHAnsi"/>
                <w:sz w:val="18"/>
                <w:szCs w:val="18"/>
              </w:rPr>
              <w:t>-</w:t>
            </w:r>
            <w:r>
              <w:rPr>
                <w:rFonts w:asciiTheme="minorHAnsi" w:hAnsiTheme="minorHAnsi"/>
                <w:sz w:val="18"/>
                <w:szCs w:val="18"/>
              </w:rPr>
              <w:t>29</w:t>
            </w:r>
            <w:r w:rsidRPr="00877B2C">
              <w:rPr>
                <w:rFonts w:asciiTheme="minorHAnsi" w:hAnsiTheme="minorHAnsi"/>
                <w:sz w:val="18"/>
                <w:szCs w:val="18"/>
              </w:rPr>
              <w:t xml:space="preserve"> flags: Duct Surface Area Reduction And R-Value Compliance Credit = true , then display message directing use of RA3.1.4.1.4 and display Table B below;  else display message "N/A" or some equivalent message&gt;&gt;</w:t>
            </w:r>
          </w:p>
        </w:tc>
      </w:tr>
      <w:tr w:rsidR="00E221C5" w:rsidRPr="00877B2C" w14:paraId="7758F28C"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9" w14:textId="0F5A1D9F" w:rsidR="00E221C5" w:rsidRPr="00877B2C" w:rsidRDefault="00E221C5" w:rsidP="00E221C5">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5</w:t>
            </w:r>
          </w:p>
        </w:tc>
        <w:tc>
          <w:tcPr>
            <w:tcW w:w="2397" w:type="pct"/>
            <w:tcBorders>
              <w:top w:val="single" w:sz="4" w:space="0" w:color="auto"/>
              <w:left w:val="single" w:sz="4" w:space="0" w:color="auto"/>
              <w:bottom w:val="single" w:sz="4" w:space="0" w:color="auto"/>
              <w:right w:val="single" w:sz="4" w:space="0" w:color="auto"/>
            </w:tcBorders>
            <w:vAlign w:val="center"/>
          </w:tcPr>
          <w:p w14:paraId="7758F28A" w14:textId="1EB265F2" w:rsidR="00E221C5" w:rsidRPr="00877B2C" w:rsidRDefault="00E221C5" w:rsidP="00E221C5">
            <w:pPr>
              <w:rPr>
                <w:rFonts w:asciiTheme="minorHAnsi" w:hAnsiTheme="minorHAnsi"/>
                <w:sz w:val="18"/>
                <w:szCs w:val="18"/>
              </w:rPr>
            </w:pPr>
            <w:r w:rsidRPr="00877B2C">
              <w:rPr>
                <w:rFonts w:asciiTheme="minorHAnsi" w:hAnsiTheme="minorHAnsi"/>
                <w:sz w:val="18"/>
                <w:szCs w:val="18"/>
              </w:rPr>
              <w:t>Status - Buried Ducts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7758F28B" w14:textId="07056F34" w:rsidR="00E221C5" w:rsidRPr="00877B2C" w:rsidRDefault="00E221C5" w:rsidP="00E221C5">
            <w:pPr>
              <w:rPr>
                <w:rFonts w:asciiTheme="minorHAnsi" w:hAnsiTheme="minorHAnsi"/>
                <w:sz w:val="18"/>
                <w:szCs w:val="18"/>
              </w:rPr>
            </w:pPr>
            <w:r w:rsidRPr="00877B2C">
              <w:rPr>
                <w:rFonts w:asciiTheme="minorHAnsi" w:hAnsiTheme="minorHAnsi"/>
                <w:sz w:val="18"/>
                <w:szCs w:val="18"/>
              </w:rPr>
              <w:t>&lt;&lt; calculated field: if CF</w:t>
            </w:r>
            <w:r>
              <w:rPr>
                <w:rFonts w:asciiTheme="minorHAnsi" w:hAnsiTheme="minorHAnsi"/>
                <w:sz w:val="18"/>
                <w:szCs w:val="18"/>
              </w:rPr>
              <w:t>2</w:t>
            </w:r>
            <w:r w:rsidRPr="00877B2C">
              <w:rPr>
                <w:rFonts w:asciiTheme="minorHAnsi" w:hAnsiTheme="minorHAnsi"/>
                <w:sz w:val="18"/>
                <w:szCs w:val="18"/>
              </w:rPr>
              <w:t>R-</w:t>
            </w:r>
            <w:r>
              <w:rPr>
                <w:rFonts w:asciiTheme="minorHAnsi" w:hAnsiTheme="minorHAnsi"/>
                <w:sz w:val="18"/>
                <w:szCs w:val="18"/>
              </w:rPr>
              <w:t>MCH</w:t>
            </w:r>
            <w:r w:rsidRPr="00877B2C">
              <w:rPr>
                <w:rFonts w:asciiTheme="minorHAnsi" w:hAnsiTheme="minorHAnsi"/>
                <w:sz w:val="18"/>
                <w:szCs w:val="18"/>
              </w:rPr>
              <w:t>-</w:t>
            </w:r>
            <w:r>
              <w:rPr>
                <w:rFonts w:asciiTheme="minorHAnsi" w:hAnsiTheme="minorHAnsi"/>
                <w:sz w:val="18"/>
                <w:szCs w:val="18"/>
              </w:rPr>
              <w:t>29</w:t>
            </w:r>
            <w:r w:rsidRPr="00877B2C">
              <w:rPr>
                <w:rFonts w:asciiTheme="minorHAnsi" w:hAnsiTheme="minorHAnsi"/>
                <w:sz w:val="18"/>
                <w:szCs w:val="18"/>
              </w:rPr>
              <w:t xml:space="preserve"> flags: Buried Ducts Compliance Credit = true , then display message directing use of RA3.1.4.1.5 and display Table C below;  else display message "N/A" or some equivalent message&gt;&gt; </w:t>
            </w:r>
          </w:p>
        </w:tc>
      </w:tr>
      <w:tr w:rsidR="00E221C5" w:rsidRPr="00877B2C" w14:paraId="7758F290"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D" w14:textId="0F2F16C2" w:rsidR="00E221C5" w:rsidRPr="00877B2C" w:rsidRDefault="00E221C5" w:rsidP="00E221C5">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6</w:t>
            </w:r>
          </w:p>
        </w:tc>
        <w:tc>
          <w:tcPr>
            <w:tcW w:w="2397" w:type="pct"/>
            <w:tcBorders>
              <w:top w:val="single" w:sz="4" w:space="0" w:color="auto"/>
              <w:left w:val="single" w:sz="4" w:space="0" w:color="auto"/>
              <w:bottom w:val="single" w:sz="4" w:space="0" w:color="auto"/>
              <w:right w:val="single" w:sz="4" w:space="0" w:color="auto"/>
            </w:tcBorders>
            <w:vAlign w:val="center"/>
          </w:tcPr>
          <w:p w14:paraId="7758F28E" w14:textId="3CFDB5F4" w:rsidR="00E221C5" w:rsidRPr="00877B2C" w:rsidRDefault="00E221C5" w:rsidP="00E221C5">
            <w:pPr>
              <w:rPr>
                <w:rFonts w:asciiTheme="minorHAnsi" w:hAnsiTheme="minorHAnsi"/>
                <w:sz w:val="18"/>
                <w:szCs w:val="18"/>
              </w:rPr>
            </w:pPr>
            <w:r w:rsidRPr="00877B2C">
              <w:rPr>
                <w:rFonts w:asciiTheme="minorHAnsi" w:hAnsiTheme="minorHAnsi"/>
                <w:sz w:val="18"/>
                <w:szCs w:val="18"/>
              </w:rPr>
              <w:t>Status - Deeply Buried Ducts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7758F28F" w14:textId="018A1213" w:rsidR="00E221C5" w:rsidRPr="00877B2C" w:rsidRDefault="00E221C5" w:rsidP="00E221C5">
            <w:pPr>
              <w:rPr>
                <w:rFonts w:asciiTheme="minorHAnsi" w:hAnsiTheme="minorHAnsi"/>
                <w:sz w:val="18"/>
                <w:szCs w:val="18"/>
              </w:rPr>
            </w:pPr>
            <w:r w:rsidRPr="00877B2C">
              <w:rPr>
                <w:rFonts w:asciiTheme="minorHAnsi" w:hAnsiTheme="minorHAnsi"/>
                <w:sz w:val="18"/>
                <w:szCs w:val="18"/>
              </w:rPr>
              <w:t>&lt;&lt; calculated field: if CF</w:t>
            </w:r>
            <w:r>
              <w:rPr>
                <w:rFonts w:asciiTheme="minorHAnsi" w:hAnsiTheme="minorHAnsi"/>
                <w:sz w:val="18"/>
                <w:szCs w:val="18"/>
              </w:rPr>
              <w:t>2</w:t>
            </w:r>
            <w:r w:rsidRPr="00877B2C">
              <w:rPr>
                <w:rFonts w:asciiTheme="minorHAnsi" w:hAnsiTheme="minorHAnsi"/>
                <w:sz w:val="18"/>
                <w:szCs w:val="18"/>
              </w:rPr>
              <w:t>R-</w:t>
            </w:r>
            <w:r>
              <w:rPr>
                <w:rFonts w:asciiTheme="minorHAnsi" w:hAnsiTheme="minorHAnsi"/>
                <w:sz w:val="18"/>
                <w:szCs w:val="18"/>
              </w:rPr>
              <w:t>MCH</w:t>
            </w:r>
            <w:r w:rsidRPr="00877B2C">
              <w:rPr>
                <w:rFonts w:asciiTheme="minorHAnsi" w:hAnsiTheme="minorHAnsi"/>
                <w:sz w:val="18"/>
                <w:szCs w:val="18"/>
              </w:rPr>
              <w:t>-</w:t>
            </w:r>
            <w:r>
              <w:rPr>
                <w:rFonts w:asciiTheme="minorHAnsi" w:hAnsiTheme="minorHAnsi"/>
                <w:sz w:val="18"/>
                <w:szCs w:val="18"/>
              </w:rPr>
              <w:t xml:space="preserve">29 </w:t>
            </w:r>
            <w:r w:rsidRPr="00877B2C">
              <w:rPr>
                <w:rFonts w:asciiTheme="minorHAnsi" w:hAnsiTheme="minorHAnsi"/>
                <w:sz w:val="18"/>
                <w:szCs w:val="18"/>
              </w:rPr>
              <w:t>flags: Deeply Buried Ducts Compliance Credit = true , then display message directing use of RA3.1.4.1.6 and display Table D below;  else display message "N/A" or some equivalent message&gt;&gt;</w:t>
            </w:r>
          </w:p>
        </w:tc>
      </w:tr>
    </w:tbl>
    <w:p w14:paraId="75627F0B" w14:textId="77777777" w:rsidR="00BE4C42" w:rsidRDefault="00BE4C42" w:rsidP="00BE4C42">
      <w:pPr>
        <w:rPr>
          <w:rFonts w:asciiTheme="minorHAnsi" w:hAnsiTheme="minorHAnsi"/>
          <w:i/>
          <w:sz w:val="18"/>
          <w:szCs w:val="18"/>
        </w:rPr>
      </w:pPr>
      <w:r w:rsidRPr="00877B2C">
        <w:rPr>
          <w:rFonts w:asciiTheme="minorHAnsi" w:hAnsiTheme="minorHAnsi"/>
          <w:i/>
          <w:sz w:val="18"/>
          <w:szCs w:val="18"/>
        </w:rPr>
        <w:t>Note: Submit one Certificate of installation for each duct system that must demonstrate compliance in the dwelling.</w:t>
      </w:r>
    </w:p>
    <w:p w14:paraId="3F788181" w14:textId="77777777" w:rsidR="00BE4C42" w:rsidRPr="00F70B2C" w:rsidRDefault="00BE4C42" w:rsidP="00D920D6">
      <w:pPr>
        <w:tabs>
          <w:tab w:val="left" w:pos="360"/>
          <w:tab w:val="left" w:pos="3600"/>
          <w:tab w:val="left" w:pos="4680"/>
          <w:tab w:val="left" w:pos="5940"/>
          <w:tab w:val="left" w:pos="6930"/>
          <w:tab w:val="left" w:pos="8100"/>
          <w:tab w:val="left" w:pos="9090"/>
        </w:tabs>
        <w:rPr>
          <w:rFonts w:asciiTheme="minorHAnsi" w:hAnsiTheme="minorHAns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D920D6" w:rsidRPr="006136A2" w14:paraId="7758F297" w14:textId="77777777" w:rsidTr="00D920D6">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1D7EE62A" w14:textId="63238B54" w:rsidR="00F70B2C"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F70B2C">
              <w:rPr>
                <w:rFonts w:asciiTheme="minorHAnsi" w:hAnsiTheme="minorHAnsi"/>
                <w:b/>
                <w:bCs/>
                <w:szCs w:val="18"/>
              </w:rPr>
              <w:t xml:space="preserve">B. </w:t>
            </w:r>
            <w:r w:rsidR="00F70B2C" w:rsidRPr="00F70B2C">
              <w:rPr>
                <w:rFonts w:asciiTheme="minorHAnsi" w:hAnsiTheme="minorHAnsi"/>
                <w:b/>
                <w:szCs w:val="18"/>
              </w:rPr>
              <w:t>Duct Surface Area Reduction and R-value Compliance Credit</w:t>
            </w:r>
            <w:r w:rsidR="00F70B2C" w:rsidRPr="00F70B2C" w:rsidDel="00F70B2C">
              <w:rPr>
                <w:rFonts w:asciiTheme="minorHAnsi" w:hAnsiTheme="minorHAnsi"/>
                <w:b/>
                <w:bCs/>
                <w:szCs w:val="18"/>
              </w:rPr>
              <w:t xml:space="preserve"> </w:t>
            </w:r>
          </w:p>
          <w:p w14:paraId="7758F295"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p w14:paraId="7758F296" w14:textId="1C88DA95" w:rsidR="00543D99" w:rsidRPr="00877B2C" w:rsidRDefault="00543D99"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543D99">
              <w:rPr>
                <w:rFonts w:asciiTheme="minorHAnsi" w:hAnsiTheme="minorHAnsi"/>
                <w:sz w:val="18"/>
                <w:szCs w:val="18"/>
              </w:rPr>
              <w:t>&lt;&lt;this table only shown if Duct Surface Area Reduction And R-Value Compliance Credit in cell A0</w:t>
            </w:r>
            <w:r w:rsidR="00E221C5">
              <w:rPr>
                <w:rFonts w:asciiTheme="minorHAnsi" w:hAnsiTheme="minorHAnsi"/>
                <w:sz w:val="18"/>
                <w:szCs w:val="18"/>
              </w:rPr>
              <w:t>4</w:t>
            </w:r>
            <w:r w:rsidRPr="00543D99">
              <w:rPr>
                <w:rFonts w:asciiTheme="minorHAnsi" w:hAnsiTheme="minorHAnsi"/>
                <w:sz w:val="18"/>
                <w:szCs w:val="18"/>
              </w:rPr>
              <w:t xml:space="preserve"> is true&gt;&gt;</w:t>
            </w:r>
          </w:p>
        </w:tc>
      </w:tr>
      <w:tr w:rsidR="00D920D6" w:rsidRPr="006136A2" w14:paraId="7758F29A"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98"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99"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D920D6" w:rsidRPr="006136A2" w14:paraId="7758F29D"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9B"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9C"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D920D6" w:rsidRPr="006136A2" w14:paraId="7758F2A0"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9E"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9F"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installation, including duct sizes and locations of supply &amp; return registers shall conform to the duct system design layout approved by the enforcement agency.</w:t>
            </w:r>
          </w:p>
        </w:tc>
      </w:tr>
      <w:tr w:rsidR="00D920D6" w:rsidRPr="006136A2" w14:paraId="7758F2A3"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1"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A2"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RA3.1.4.1.4.</w:t>
            </w:r>
          </w:p>
        </w:tc>
      </w:tr>
      <w:tr w:rsidR="00D920D6" w:rsidRPr="006136A2" w14:paraId="7758F2A6"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4"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A5"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0D3DCD" w:rsidRPr="006136A2" w14:paraId="7758F2AC"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7" w14:textId="77777777" w:rsidR="000D3DCD" w:rsidRPr="00877B2C" w:rsidRDefault="000D3DCD" w:rsidP="00D920D6">
            <w:pPr>
              <w:jc w:val="center"/>
              <w:rPr>
                <w:rFonts w:asciiTheme="minorHAnsi" w:hAnsiTheme="minorHAnsi"/>
                <w:sz w:val="18"/>
                <w:szCs w:val="18"/>
              </w:rPr>
            </w:pPr>
            <w:r w:rsidRPr="00877B2C">
              <w:rPr>
                <w:rFonts w:asciiTheme="minorHAnsi" w:hAnsiTheme="minorHAnsi"/>
                <w:sz w:val="18"/>
                <w:szCs w:val="18"/>
              </w:rPr>
              <w:t>06</w:t>
            </w:r>
          </w:p>
        </w:tc>
        <w:tc>
          <w:tcPr>
            <w:tcW w:w="2846" w:type="dxa"/>
            <w:tcBorders>
              <w:top w:val="single" w:sz="4" w:space="0" w:color="auto"/>
              <w:left w:val="single" w:sz="4" w:space="0" w:color="auto"/>
              <w:bottom w:val="single" w:sz="4" w:space="0" w:color="auto"/>
              <w:right w:val="single" w:sz="4" w:space="0" w:color="auto"/>
            </w:tcBorders>
            <w:vAlign w:val="center"/>
          </w:tcPr>
          <w:p w14:paraId="7758F2A8" w14:textId="77777777" w:rsidR="000D3DCD" w:rsidRPr="00877B2C" w:rsidRDefault="000D3DCD" w:rsidP="00F70B2C">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7758F2A9" w14:textId="77777777" w:rsidR="00D36FD1" w:rsidRPr="00877B2C" w:rsidRDefault="00D36FD1" w:rsidP="00D36FD1">
            <w:pPr>
              <w:keepNext/>
              <w:rPr>
                <w:rFonts w:asciiTheme="minorHAnsi" w:eastAsia="Calibri" w:hAnsiTheme="minorHAnsi"/>
                <w:sz w:val="18"/>
                <w:szCs w:val="18"/>
              </w:rPr>
            </w:pPr>
            <w:r w:rsidRPr="00877B2C">
              <w:rPr>
                <w:rFonts w:asciiTheme="minorHAnsi" w:eastAsia="Calibri" w:hAnsiTheme="minorHAnsi"/>
                <w:sz w:val="18"/>
                <w:szCs w:val="18"/>
              </w:rPr>
              <w:t>&lt;&lt;user pick from list:</w:t>
            </w:r>
          </w:p>
          <w:p w14:paraId="7758F2AA" w14:textId="77777777" w:rsidR="00D36FD1" w:rsidRPr="00877B2C" w:rsidRDefault="00D36FD1" w:rsidP="00D36FD1">
            <w:pPr>
              <w:keepNext/>
              <w:rPr>
                <w:rFonts w:asciiTheme="minorHAnsi" w:eastAsia="Calibr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Pass</w:t>
            </w:r>
            <w:r w:rsidRPr="00877B2C">
              <w:rPr>
                <w:rFonts w:asciiTheme="minorHAnsi" w:eastAsia="Calibri" w:hAnsiTheme="minorHAnsi"/>
                <w:sz w:val="18"/>
                <w:szCs w:val="18"/>
              </w:rPr>
              <w:t xml:space="preserve"> - all applicable requirements are met; or</w:t>
            </w:r>
          </w:p>
          <w:p w14:paraId="7758F2AB" w14:textId="77777777" w:rsidR="000D3DCD" w:rsidRPr="00877B2C" w:rsidRDefault="00D36FD1" w:rsidP="00D07066">
            <w:pPr>
              <w:keepNext/>
              <w:ind w:left="259" w:hanging="259"/>
              <w:rPr>
                <w:rFonts w:asciiTheme="minorHAns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Fail</w:t>
            </w:r>
            <w:r w:rsidRPr="00877B2C">
              <w:rPr>
                <w:rFonts w:asciiTheme="minorHAnsi" w:eastAsia="Calibri" w:hAnsiTheme="minorHAnsi"/>
                <w:sz w:val="18"/>
                <w:szCs w:val="18"/>
              </w:rPr>
              <w:t xml:space="preserve"> - one or more applicable requirements are not</w:t>
            </w:r>
            <w:r w:rsidR="00D07066" w:rsidRPr="00877B2C">
              <w:rPr>
                <w:rFonts w:asciiTheme="minorHAnsi" w:eastAsia="Calibri" w:hAnsiTheme="minorHAnsi"/>
                <w:sz w:val="18"/>
                <w:szCs w:val="18"/>
              </w:rPr>
              <w:t xml:space="preserve"> </w:t>
            </w:r>
            <w:r w:rsidRPr="00877B2C">
              <w:rPr>
                <w:rFonts w:asciiTheme="minorHAnsi" w:eastAsia="Calibri" w:hAnsiTheme="minorHAnsi"/>
                <w:sz w:val="18"/>
                <w:szCs w:val="18"/>
              </w:rPr>
              <w:t>met.  Enter reason for failure in corrections notes field below</w:t>
            </w:r>
            <w:r w:rsidR="00D07066" w:rsidRPr="00877B2C">
              <w:rPr>
                <w:rFonts w:asciiTheme="minorHAnsi" w:eastAsia="Calibri" w:hAnsiTheme="minorHAnsi"/>
                <w:sz w:val="18"/>
                <w:szCs w:val="18"/>
              </w:rPr>
              <w:t>&gt;&gt;</w:t>
            </w:r>
          </w:p>
        </w:tc>
      </w:tr>
      <w:tr w:rsidR="00D36FD1" w:rsidRPr="006136A2" w14:paraId="7758F2AF" w14:textId="77777777" w:rsidTr="00D36FD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D" w14:textId="77777777" w:rsidR="00D36FD1" w:rsidRPr="00877B2C" w:rsidRDefault="00D36FD1" w:rsidP="00D920D6">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AE" w14:textId="77777777" w:rsidR="00D36FD1" w:rsidRPr="00877B2C" w:rsidRDefault="00D36FD1" w:rsidP="00D920D6">
            <w:pPr>
              <w:rPr>
                <w:rFonts w:asciiTheme="minorHAnsi" w:hAnsiTheme="minorHAnsi"/>
                <w:sz w:val="18"/>
                <w:szCs w:val="18"/>
              </w:rPr>
            </w:pPr>
            <w:r w:rsidRPr="00877B2C">
              <w:rPr>
                <w:rFonts w:asciiTheme="minorHAnsi" w:hAnsiTheme="minorHAnsi"/>
                <w:sz w:val="18"/>
                <w:szCs w:val="18"/>
              </w:rPr>
              <w:t xml:space="preserve">Correction Notes: &lt;&lt;if </w:t>
            </w:r>
            <w:r w:rsidRPr="00877B2C">
              <w:rPr>
                <w:rFonts w:asciiTheme="minorHAnsi" w:hAnsiTheme="minorHAnsi"/>
                <w:sz w:val="18"/>
                <w:szCs w:val="18"/>
                <w:u w:val="single"/>
              </w:rPr>
              <w:t>Verification Status</w:t>
            </w:r>
            <w:r w:rsidRPr="00877B2C">
              <w:rPr>
                <w:rFonts w:asciiTheme="minorHAnsi" w:hAnsiTheme="minorHAnsi"/>
                <w:sz w:val="18"/>
                <w:szCs w:val="18"/>
              </w:rPr>
              <w:t xml:space="preserve">= </w:t>
            </w:r>
            <w:r w:rsidRPr="00877B2C">
              <w:rPr>
                <w:rFonts w:asciiTheme="minorHAnsi" w:hAnsiTheme="minorHAnsi"/>
                <w:sz w:val="18"/>
                <w:szCs w:val="18"/>
                <w:u w:val="single"/>
              </w:rPr>
              <w:t>Fail</w:t>
            </w:r>
            <w:r w:rsidRPr="00877B2C">
              <w:rPr>
                <w:rFonts w:asciiTheme="minorHAnsi" w:hAnsiTheme="minorHAnsi"/>
                <w:sz w:val="18"/>
                <w:szCs w:val="18"/>
              </w:rPr>
              <w:t>, then text entry in this Corrections Notes field is required; user input text&gt;&gt;</w:t>
            </w:r>
          </w:p>
        </w:tc>
      </w:tr>
      <w:tr w:rsidR="000D3DCD" w:rsidRPr="006136A2" w14:paraId="7758F2B1" w14:textId="77777777" w:rsidTr="000D3DCD">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2B0" w14:textId="77777777" w:rsidR="000D3DCD" w:rsidRPr="00877B2C" w:rsidRDefault="00533ED1" w:rsidP="00D36FD1">
            <w:pPr>
              <w:rPr>
                <w:rFonts w:asciiTheme="minorHAnsi" w:hAnsiTheme="minorHAnsi"/>
                <w:b/>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B2" w14:textId="04721DE5" w:rsidR="00D920D6" w:rsidRDefault="00D920D6" w:rsidP="00D920D6">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C73F6F" w:rsidRPr="006136A2" w14:paraId="6FA86C46" w14:textId="77777777" w:rsidTr="00581F33">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50706E10" w14:textId="77777777" w:rsidR="00C73F6F" w:rsidRPr="00F70B2C" w:rsidRDefault="00C73F6F" w:rsidP="00581F33">
            <w:pPr>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C. </w:t>
            </w:r>
            <w:r w:rsidRPr="00F70B2C">
              <w:rPr>
                <w:rFonts w:asciiTheme="minorHAnsi" w:hAnsiTheme="minorHAnsi"/>
                <w:b/>
                <w:szCs w:val="18"/>
              </w:rPr>
              <w:t>Buried Ducts Compliance Credit</w:t>
            </w:r>
          </w:p>
          <w:p w14:paraId="6C0DE3EB" w14:textId="77777777" w:rsidR="00C73F6F" w:rsidRDefault="00C73F6F" w:rsidP="00581F33">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Ducts partly or completely buried in blown attic insulation in dwelling units meeting the requirements for verified quality insulation installation may take credit for increased effective duct insulation if the system complies with the following requirements:</w:t>
            </w:r>
          </w:p>
          <w:p w14:paraId="043B3D39" w14:textId="49365241" w:rsidR="00C73F6F" w:rsidRPr="00877B2C" w:rsidRDefault="00C73F6F" w:rsidP="00581F33">
            <w:pPr>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&lt;&lt;this table only shown if Buried Ducts Compliance Credit claimed in cell A0</w:t>
            </w:r>
            <w:r w:rsidR="00E221C5">
              <w:rPr>
                <w:rFonts w:asciiTheme="minorHAnsi" w:hAnsiTheme="minorHAnsi"/>
                <w:bCs/>
                <w:sz w:val="18"/>
                <w:szCs w:val="18"/>
              </w:rPr>
              <w:t>5</w:t>
            </w:r>
            <w:r>
              <w:rPr>
                <w:rFonts w:asciiTheme="minorHAnsi" w:hAnsiTheme="minorHAnsi"/>
                <w:bCs/>
                <w:sz w:val="18"/>
                <w:szCs w:val="18"/>
              </w:rPr>
              <w:t xml:space="preserve"> is true&gt;&gt;</w:t>
            </w:r>
          </w:p>
        </w:tc>
      </w:tr>
      <w:tr w:rsidR="00C73F6F" w:rsidRPr="006136A2" w14:paraId="351C050C"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B4EBEF4"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700647F" w14:textId="77777777" w:rsidR="00C73F6F" w:rsidRPr="00877B2C" w:rsidRDefault="00C73F6F" w:rsidP="00581F33">
            <w:pPr>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C73F6F" w:rsidRPr="006136A2" w14:paraId="354B051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EFA7DF2"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3ABE658F" w14:textId="77777777" w:rsidR="00C73F6F" w:rsidRPr="00877B2C" w:rsidRDefault="00C73F6F" w:rsidP="00581F33">
            <w:pPr>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C73F6F" w:rsidRPr="006136A2" w14:paraId="166348CD"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A0E99D9"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3D30DB8B" w14:textId="77777777" w:rsidR="00C73F6F" w:rsidRPr="00877B2C" w:rsidRDefault="00C73F6F" w:rsidP="00581F33">
            <w:pPr>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CF1R-PRF-01-E.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and supply and return register locations.</w:t>
            </w:r>
          </w:p>
        </w:tc>
      </w:tr>
      <w:tr w:rsidR="00C73F6F" w:rsidRPr="006136A2" w14:paraId="5C868D7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9ECAA20"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7477CAC" w14:textId="77777777" w:rsidR="00C73F6F" w:rsidRPr="00877B2C" w:rsidRDefault="00C73F6F" w:rsidP="00581F33">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w:t>
            </w:r>
            <w:r>
              <w:rPr>
                <w:rFonts w:asciiTheme="minorHAnsi" w:hAnsiTheme="minorHAnsi"/>
                <w:sz w:val="18"/>
                <w:szCs w:val="18"/>
              </w:rPr>
              <w:t>5</w:t>
            </w:r>
            <w:r w:rsidRPr="00877B2C">
              <w:rPr>
                <w:rFonts w:asciiTheme="minorHAnsi" w:hAnsiTheme="minorHAnsi"/>
                <w:sz w:val="18"/>
                <w:szCs w:val="18"/>
              </w:rPr>
              <w:t>.</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C73F6F" w:rsidRPr="006136A2" w14:paraId="79075DAE"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0ED731C"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2065B617" w14:textId="77777777" w:rsidR="00C73F6F" w:rsidRPr="00877B2C" w:rsidRDefault="00C73F6F" w:rsidP="00581F33">
            <w:pPr>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C73F6F" w:rsidRPr="006136A2" w14:paraId="36B9EC96"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AA1C76F"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1B6CC478" w14:textId="77777777" w:rsidR="00C73F6F" w:rsidRPr="00877B2C" w:rsidRDefault="00C73F6F" w:rsidP="00581F33">
            <w:pPr>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C73F6F" w:rsidRPr="0014781A" w14:paraId="43E684B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5B60ACA"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3C8A820" w14:textId="77777777" w:rsidR="00C73F6F" w:rsidRPr="003527A2" w:rsidRDefault="00C73F6F" w:rsidP="00581F33">
            <w:pPr>
              <w:keepNext/>
              <w:tabs>
                <w:tab w:val="left" w:pos="356"/>
              </w:tabs>
              <w:rPr>
                <w:rFonts w:asciiTheme="minorHAnsi" w:hAnsiTheme="minorHAnsi"/>
                <w:sz w:val="18"/>
                <w:szCs w:val="18"/>
              </w:rPr>
            </w:pPr>
            <w:r w:rsidRPr="00877B2C">
              <w:rPr>
                <w:rFonts w:asciiTheme="minorHAnsi" w:hAnsiTheme="minorHAnsi"/>
                <w:sz w:val="18"/>
                <w:szCs w:val="18"/>
              </w:rPr>
              <w:t>The dwelling shall comply with all Quality Insulation Installation requirements as documented on the applicable CF2R and CF3R.</w:t>
            </w:r>
          </w:p>
        </w:tc>
      </w:tr>
      <w:tr w:rsidR="00C73F6F" w:rsidRPr="006136A2" w14:paraId="54282CF5"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D7DC641"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lastRenderedPageBreak/>
              <w:t>0</w:t>
            </w:r>
            <w:r>
              <w:rPr>
                <w:rFonts w:asciiTheme="minorHAnsi" w:hAnsiTheme="minorHAnsi"/>
                <w:sz w:val="18"/>
                <w:szCs w:val="18"/>
              </w:rPr>
              <w:t>8</w:t>
            </w:r>
          </w:p>
        </w:tc>
        <w:tc>
          <w:tcPr>
            <w:tcW w:w="2846" w:type="dxa"/>
            <w:tcBorders>
              <w:top w:val="single" w:sz="4" w:space="0" w:color="auto"/>
              <w:left w:val="single" w:sz="4" w:space="0" w:color="auto"/>
              <w:bottom w:val="single" w:sz="4" w:space="0" w:color="auto"/>
              <w:right w:val="single" w:sz="4" w:space="0" w:color="auto"/>
            </w:tcBorders>
            <w:vAlign w:val="center"/>
          </w:tcPr>
          <w:p w14:paraId="5D2B95C9" w14:textId="77777777" w:rsidR="00C73F6F" w:rsidRPr="00877B2C" w:rsidRDefault="00C73F6F" w:rsidP="00581F33">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0A1D02E9" w14:textId="77777777" w:rsidR="00C73F6F" w:rsidRPr="00877B2C" w:rsidRDefault="00C73F6F" w:rsidP="00C73F6F">
            <w:pPr>
              <w:keepNext/>
              <w:rPr>
                <w:rFonts w:asciiTheme="minorHAnsi" w:eastAsia="Calibri" w:hAnsiTheme="minorHAnsi"/>
                <w:sz w:val="18"/>
                <w:szCs w:val="18"/>
              </w:rPr>
            </w:pPr>
            <w:r w:rsidRPr="00877B2C">
              <w:rPr>
                <w:rFonts w:asciiTheme="minorHAnsi" w:eastAsia="Calibri" w:hAnsiTheme="minorHAnsi"/>
                <w:sz w:val="18"/>
                <w:szCs w:val="18"/>
              </w:rPr>
              <w:t>&lt;&lt;user pick from list:</w:t>
            </w:r>
          </w:p>
          <w:p w14:paraId="16055773" w14:textId="77777777" w:rsidR="00C73F6F" w:rsidRPr="00877B2C" w:rsidRDefault="00C73F6F" w:rsidP="00C73F6F">
            <w:pPr>
              <w:keepNext/>
              <w:rPr>
                <w:rFonts w:asciiTheme="minorHAnsi" w:eastAsia="Calibr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Pass</w:t>
            </w:r>
            <w:r w:rsidRPr="00877B2C">
              <w:rPr>
                <w:rFonts w:asciiTheme="minorHAnsi" w:eastAsia="Calibri" w:hAnsiTheme="minorHAnsi"/>
                <w:sz w:val="18"/>
                <w:szCs w:val="18"/>
              </w:rPr>
              <w:t xml:space="preserve"> - all applicable requirements are met; or</w:t>
            </w:r>
          </w:p>
          <w:p w14:paraId="5C0C04FC" w14:textId="65F89018" w:rsidR="00C73F6F" w:rsidRPr="007D296D" w:rsidRDefault="00C73F6F" w:rsidP="007D296D">
            <w:pPr>
              <w:keepNext/>
              <w:tabs>
                <w:tab w:val="left" w:pos="356"/>
              </w:tabs>
              <w:rPr>
                <w:rFonts w:asciiTheme="minorHAns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Fail</w:t>
            </w:r>
            <w:r w:rsidRPr="00877B2C">
              <w:rPr>
                <w:rFonts w:asciiTheme="minorHAnsi" w:eastAsia="Calibri" w:hAnsiTheme="minorHAnsi"/>
                <w:sz w:val="18"/>
                <w:szCs w:val="18"/>
              </w:rPr>
              <w:t xml:space="preserve"> - one or more applicable requirements are not    met.  Enter reason for failure in corrections notes field below&gt;&gt;</w:t>
            </w:r>
          </w:p>
        </w:tc>
      </w:tr>
      <w:tr w:rsidR="00C73F6F" w:rsidRPr="006136A2" w14:paraId="7ED73526"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451A50C"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9</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B35825E" w14:textId="389F73FD" w:rsidR="00C73F6F" w:rsidRPr="00877B2C" w:rsidRDefault="00C73F6F" w:rsidP="00581F33">
            <w:pPr>
              <w:rPr>
                <w:rFonts w:asciiTheme="minorHAnsi" w:hAnsiTheme="minorHAnsi"/>
                <w:sz w:val="18"/>
                <w:szCs w:val="18"/>
              </w:rPr>
            </w:pPr>
            <w:r w:rsidRPr="00877B2C">
              <w:rPr>
                <w:rFonts w:asciiTheme="minorHAnsi" w:hAnsiTheme="minorHAnsi"/>
                <w:sz w:val="18"/>
                <w:szCs w:val="18"/>
              </w:rPr>
              <w:t xml:space="preserve">Correction Notes: &lt;&lt;if </w:t>
            </w:r>
            <w:r w:rsidRPr="00877B2C">
              <w:rPr>
                <w:rFonts w:asciiTheme="minorHAnsi" w:hAnsiTheme="minorHAnsi"/>
                <w:sz w:val="18"/>
                <w:szCs w:val="18"/>
                <w:u w:val="single"/>
              </w:rPr>
              <w:t>Verification Status</w:t>
            </w:r>
            <w:r w:rsidRPr="00877B2C">
              <w:rPr>
                <w:rFonts w:asciiTheme="minorHAnsi" w:hAnsiTheme="minorHAnsi"/>
                <w:sz w:val="18"/>
                <w:szCs w:val="18"/>
              </w:rPr>
              <w:t xml:space="preserve">= </w:t>
            </w:r>
            <w:r w:rsidRPr="00877B2C">
              <w:rPr>
                <w:rFonts w:asciiTheme="minorHAnsi" w:hAnsiTheme="minorHAnsi"/>
                <w:sz w:val="18"/>
                <w:szCs w:val="18"/>
                <w:u w:val="single"/>
              </w:rPr>
              <w:t>Fail</w:t>
            </w:r>
            <w:r w:rsidRPr="00877B2C">
              <w:rPr>
                <w:rFonts w:asciiTheme="minorHAnsi" w:hAnsiTheme="minorHAnsi"/>
                <w:sz w:val="18"/>
                <w:szCs w:val="18"/>
              </w:rPr>
              <w:t>, then text entry in this Corrections Notes field is required; user input text&gt;&gt;</w:t>
            </w:r>
          </w:p>
        </w:tc>
      </w:tr>
      <w:tr w:rsidR="00C73F6F" w:rsidRPr="006136A2" w14:paraId="3A82EF4E" w14:textId="77777777" w:rsidTr="00581F33">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211EED51" w14:textId="77777777" w:rsidR="00C73F6F" w:rsidRPr="00877B2C" w:rsidRDefault="00C73F6F" w:rsidP="00581F33">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D6" w14:textId="6F9BE8E3" w:rsidR="00D920D6" w:rsidRDefault="00D920D6" w:rsidP="00D920D6">
      <w:pPr>
        <w:pStyle w:val="Heade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C97C10" w:rsidRPr="006136A2" w14:paraId="5781ABD1" w14:textId="77777777" w:rsidTr="00581F33">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61A811CB" w14:textId="77777777" w:rsidR="00C97C10" w:rsidRPr="00F70B2C" w:rsidRDefault="00C97C10" w:rsidP="00581F33">
            <w:pPr>
              <w:keepNext/>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D. </w:t>
            </w:r>
            <w:r w:rsidRPr="00F70B2C">
              <w:rPr>
                <w:rFonts w:asciiTheme="minorHAnsi" w:hAnsiTheme="minorHAnsi"/>
                <w:b/>
                <w:szCs w:val="18"/>
              </w:rPr>
              <w:t>Deeply Buried Ducts Compliance Credit</w:t>
            </w:r>
          </w:p>
          <w:p w14:paraId="4C841CA1" w14:textId="77777777" w:rsidR="00C97C10" w:rsidRDefault="00C97C10" w:rsidP="00581F3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 segments</w:t>
            </w:r>
            <w:r>
              <w:rPr>
                <w:rFonts w:asciiTheme="minorHAnsi" w:hAnsiTheme="minorHAnsi"/>
                <w:sz w:val="18"/>
                <w:szCs w:val="18"/>
              </w:rPr>
              <w:t xml:space="preserve"> meeting the requirements for buried ducts and covered by at least 3.5 inches of insulation can take credit for effective duct insulation levels greater than buried ducts. Deeply buried ducts have the option of using lowered portions of the ceiling or durable containment systems to achieve burial depth greater than the overall attic insulation level. Deeply buried duct systems must comply with the following requirements:</w:t>
            </w:r>
          </w:p>
          <w:p w14:paraId="07BF7895" w14:textId="43FE766F" w:rsidR="00C97C10" w:rsidRPr="00877B2C" w:rsidRDefault="00C97C10" w:rsidP="00581F3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&lt;&lt;this table only shown if Deeply Buried Ducts Compliance Credit claimed in cell A0</w:t>
            </w:r>
            <w:r w:rsidR="00E221C5">
              <w:rPr>
                <w:rFonts w:asciiTheme="minorHAnsi" w:hAnsiTheme="minorHAnsi"/>
                <w:bCs/>
                <w:sz w:val="18"/>
                <w:szCs w:val="18"/>
              </w:rPr>
              <w:t>6</w:t>
            </w:r>
            <w:r>
              <w:rPr>
                <w:rFonts w:asciiTheme="minorHAnsi" w:hAnsiTheme="minorHAnsi"/>
                <w:bCs/>
                <w:sz w:val="18"/>
                <w:szCs w:val="18"/>
              </w:rPr>
              <w:t xml:space="preserve"> is true&gt;&gt;</w:t>
            </w:r>
          </w:p>
        </w:tc>
      </w:tr>
      <w:tr w:rsidR="00C97C10" w:rsidRPr="006136A2" w14:paraId="3ABE82AE"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4A959E7"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FEAB8C1" w14:textId="77777777" w:rsidR="00C97C10" w:rsidRPr="00877B2C" w:rsidRDefault="00C97C10" w:rsidP="00581F33">
            <w:pPr>
              <w:keepNext/>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C97C10" w:rsidRPr="006136A2" w14:paraId="56E6E78F"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9A81A63"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1092541" w14:textId="77777777" w:rsidR="00C97C10" w:rsidRPr="00877B2C" w:rsidRDefault="00C97C10" w:rsidP="00581F33">
            <w:pPr>
              <w:keepNext/>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C97C10" w:rsidRPr="006136A2" w14:paraId="48C1492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34E3496"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1A44496B" w14:textId="77777777" w:rsidR="00C97C10" w:rsidRPr="00877B2C" w:rsidRDefault="00C97C10" w:rsidP="00581F33">
            <w:pPr>
              <w:keepNext/>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CF1R-PRF-01-E.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lowered chase or containment system locations, and supply and return register locations.</w:t>
            </w:r>
          </w:p>
        </w:tc>
      </w:tr>
      <w:tr w:rsidR="00C97C10" w:rsidRPr="006136A2" w14:paraId="1C5C9F6E"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A1FB78E"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DD19561" w14:textId="77777777" w:rsidR="00C97C10" w:rsidRPr="00877B2C" w:rsidRDefault="00C97C10" w:rsidP="00581F33">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RA3.1.4.1.6.</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C97C10" w:rsidRPr="006136A2" w14:paraId="2B75CA01"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85CF5BC"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114BFEAC" w14:textId="77777777" w:rsidR="00C97C10" w:rsidRPr="00877B2C" w:rsidRDefault="00C97C10" w:rsidP="00581F33">
            <w:pPr>
              <w:keepNext/>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C97C10" w:rsidRPr="00877B2C" w14:paraId="2726269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0D340B5"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23665060" w14:textId="77777777" w:rsidR="00C97C10" w:rsidRPr="00877B2C" w:rsidRDefault="00C97C10" w:rsidP="00581F33">
            <w:pPr>
              <w:keepNext/>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C97C10" w:rsidRPr="0014781A" w14:paraId="45F53BF7"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DA2BBFA" w14:textId="77777777" w:rsidR="00C97C10" w:rsidRPr="00877B2C" w:rsidRDefault="00C97C10" w:rsidP="00581F33">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7125935" w14:textId="77777777" w:rsidR="00C97C10" w:rsidRPr="00801F86" w:rsidRDefault="00C97C10" w:rsidP="00581F33">
            <w:pPr>
              <w:keepNext/>
              <w:tabs>
                <w:tab w:val="left" w:pos="356"/>
              </w:tabs>
              <w:rPr>
                <w:rFonts w:asciiTheme="minorHAnsi" w:hAnsiTheme="minorHAnsi"/>
                <w:b/>
                <w:sz w:val="18"/>
                <w:szCs w:val="18"/>
              </w:rPr>
            </w:pPr>
            <w:r w:rsidRPr="00801F86">
              <w:rPr>
                <w:rFonts w:asciiTheme="minorHAnsi" w:hAnsiTheme="minorHAnsi"/>
                <w:sz w:val="18"/>
                <w:szCs w:val="18"/>
              </w:rPr>
              <w:t>The dwelling shall comply with all Quality Insulation Installation requirements as documented on the applicable CF2R and CF3R.</w:t>
            </w:r>
          </w:p>
        </w:tc>
      </w:tr>
      <w:tr w:rsidR="00C97C10" w:rsidRPr="0014781A" w14:paraId="13B62793"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C0A5A47" w14:textId="77777777" w:rsidR="00C97C10" w:rsidRPr="00877B2C" w:rsidRDefault="00C97C10" w:rsidP="00581F33">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8</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436570B" w14:textId="77777777" w:rsidR="00C97C10" w:rsidRPr="00067E04" w:rsidRDefault="00C97C10" w:rsidP="00581F33">
            <w:pPr>
              <w:keepNext/>
              <w:tabs>
                <w:tab w:val="left" w:pos="356"/>
              </w:tabs>
              <w:rPr>
                <w:rFonts w:asciiTheme="minorHAnsi" w:hAnsiTheme="minorHAnsi"/>
                <w:b/>
                <w:sz w:val="18"/>
                <w:szCs w:val="18"/>
              </w:rPr>
            </w:pPr>
            <w:r w:rsidRPr="00067E04">
              <w:rPr>
                <w:rFonts w:asciiTheme="minorHAnsi" w:hAnsiTheme="minorHAnsi"/>
                <w:sz w:val="18"/>
                <w:szCs w:val="18"/>
              </w:rPr>
              <w:t>Contain</w:t>
            </w:r>
            <w:r>
              <w:rPr>
                <w:rFonts w:asciiTheme="minorHAnsi" w:hAnsiTheme="minorHAnsi"/>
                <w:sz w:val="18"/>
                <w:szCs w:val="18"/>
              </w:rPr>
              <w:t xml:space="preserve">ment systems shall have walls at least 7 inches wider than the duct outer diameter, extend at least 3.5 inches above the </w:t>
            </w:r>
            <w:proofErr w:type="spellStart"/>
            <w:r>
              <w:rPr>
                <w:rFonts w:asciiTheme="minorHAnsi" w:hAnsiTheme="minorHAnsi"/>
                <w:sz w:val="18"/>
                <w:szCs w:val="18"/>
              </w:rPr>
              <w:t>duct</w:t>
            </w:r>
            <w:proofErr w:type="spellEnd"/>
            <w:r>
              <w:rPr>
                <w:rFonts w:asciiTheme="minorHAnsi" w:hAnsiTheme="minorHAnsi"/>
                <w:sz w:val="18"/>
                <w:szCs w:val="18"/>
              </w:rPr>
              <w:t xml:space="preserve"> jacket, be filled completely with blown insulation, and have the duct centered between the containment walls.</w:t>
            </w:r>
          </w:p>
        </w:tc>
      </w:tr>
      <w:tr w:rsidR="00C97C10" w:rsidRPr="006136A2" w14:paraId="00046339"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4E18FF6E" w14:textId="77777777" w:rsidR="00C97C10" w:rsidRPr="00877B2C" w:rsidRDefault="00C97C10" w:rsidP="00581F33">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9</w:t>
            </w:r>
          </w:p>
        </w:tc>
        <w:tc>
          <w:tcPr>
            <w:tcW w:w="2846" w:type="dxa"/>
            <w:tcBorders>
              <w:top w:val="single" w:sz="4" w:space="0" w:color="auto"/>
              <w:left w:val="single" w:sz="4" w:space="0" w:color="auto"/>
              <w:bottom w:val="single" w:sz="4" w:space="0" w:color="auto"/>
              <w:right w:val="single" w:sz="4" w:space="0" w:color="auto"/>
            </w:tcBorders>
            <w:vAlign w:val="center"/>
          </w:tcPr>
          <w:p w14:paraId="300BEE50" w14:textId="77777777" w:rsidR="00C97C10" w:rsidRPr="00877B2C" w:rsidRDefault="00C97C10" w:rsidP="00581F33">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32B01233" w14:textId="77777777" w:rsidR="00C97C10" w:rsidRPr="00877B2C" w:rsidRDefault="00C97C10" w:rsidP="00C97C10">
            <w:pPr>
              <w:keepNext/>
              <w:rPr>
                <w:rFonts w:asciiTheme="minorHAnsi" w:eastAsia="Calibri" w:hAnsiTheme="minorHAnsi"/>
                <w:sz w:val="18"/>
                <w:szCs w:val="18"/>
              </w:rPr>
            </w:pPr>
            <w:r w:rsidRPr="00877B2C">
              <w:rPr>
                <w:rFonts w:asciiTheme="minorHAnsi" w:eastAsia="Calibri" w:hAnsiTheme="minorHAnsi"/>
                <w:sz w:val="18"/>
                <w:szCs w:val="18"/>
              </w:rPr>
              <w:t>&lt;&lt;user pick from list:</w:t>
            </w:r>
          </w:p>
          <w:p w14:paraId="27B6F94F" w14:textId="77777777" w:rsidR="00C97C10" w:rsidRPr="00877B2C" w:rsidRDefault="00C97C10" w:rsidP="00C97C10">
            <w:pPr>
              <w:keepNext/>
              <w:rPr>
                <w:rFonts w:asciiTheme="minorHAnsi" w:eastAsia="Calibr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Pass</w:t>
            </w:r>
            <w:r w:rsidRPr="00877B2C">
              <w:rPr>
                <w:rFonts w:asciiTheme="minorHAnsi" w:eastAsia="Calibri" w:hAnsiTheme="minorHAnsi"/>
                <w:sz w:val="18"/>
                <w:szCs w:val="18"/>
              </w:rPr>
              <w:t xml:space="preserve"> - all applicable requirements are met; or</w:t>
            </w:r>
          </w:p>
          <w:p w14:paraId="395B5624" w14:textId="318709D1" w:rsidR="00C97C10" w:rsidRPr="007D296D" w:rsidRDefault="00C97C10" w:rsidP="007D296D">
            <w:pPr>
              <w:keepNext/>
              <w:tabs>
                <w:tab w:val="left" w:pos="356"/>
              </w:tabs>
              <w:rPr>
                <w:rFonts w:asciiTheme="minorHAnsi" w:hAnsiTheme="minorHAnsi"/>
                <w:b/>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Fail</w:t>
            </w:r>
            <w:r w:rsidRPr="00877B2C">
              <w:rPr>
                <w:rFonts w:asciiTheme="minorHAnsi" w:eastAsia="Calibri" w:hAnsiTheme="minorHAnsi"/>
                <w:sz w:val="18"/>
                <w:szCs w:val="18"/>
              </w:rPr>
              <w:t xml:space="preserve"> - one or more applicable requirements are not    met.  Enter reason for failure in corrections notes field below&gt;&gt;</w:t>
            </w:r>
          </w:p>
        </w:tc>
      </w:tr>
      <w:tr w:rsidR="00C97C10" w:rsidRPr="006136A2" w14:paraId="664CDC80"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435F2167" w14:textId="77777777" w:rsidR="00C97C10" w:rsidRPr="00877B2C" w:rsidRDefault="00C97C10" w:rsidP="00581F33">
            <w:pPr>
              <w:jc w:val="center"/>
              <w:rPr>
                <w:rFonts w:asciiTheme="minorHAnsi" w:hAnsiTheme="minorHAnsi"/>
                <w:sz w:val="18"/>
                <w:szCs w:val="18"/>
              </w:rPr>
            </w:pPr>
            <w:r>
              <w:rPr>
                <w:rFonts w:asciiTheme="minorHAnsi" w:hAnsiTheme="minorHAnsi"/>
                <w:sz w:val="18"/>
                <w:szCs w:val="18"/>
              </w:rPr>
              <w:t>10</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33913FE4" w14:textId="76E8792C" w:rsidR="00C97C10" w:rsidRPr="00877B2C" w:rsidRDefault="00C97C10" w:rsidP="00581F33">
            <w:pPr>
              <w:rPr>
                <w:rFonts w:asciiTheme="minorHAnsi" w:hAnsiTheme="minorHAnsi"/>
                <w:sz w:val="18"/>
                <w:szCs w:val="18"/>
              </w:rPr>
            </w:pPr>
            <w:r w:rsidRPr="00877B2C">
              <w:rPr>
                <w:rFonts w:asciiTheme="minorHAnsi" w:hAnsiTheme="minorHAnsi"/>
                <w:sz w:val="18"/>
                <w:szCs w:val="18"/>
              </w:rPr>
              <w:t>Correction Notes:</w:t>
            </w:r>
            <w:r>
              <w:rPr>
                <w:rFonts w:asciiTheme="minorHAnsi" w:hAnsiTheme="minorHAnsi"/>
                <w:sz w:val="18"/>
                <w:szCs w:val="18"/>
              </w:rPr>
              <w:t xml:space="preserve"> </w:t>
            </w:r>
            <w:r w:rsidR="00C73F6F" w:rsidRPr="00C73F6F">
              <w:rPr>
                <w:rFonts w:asciiTheme="minorHAnsi" w:hAnsiTheme="minorHAnsi"/>
                <w:sz w:val="18"/>
                <w:szCs w:val="18"/>
              </w:rPr>
              <w:t>&lt;&lt;if Verification Status= Fail, then text entry in this Corrections Notes field is required; user input text&gt;&gt;</w:t>
            </w:r>
          </w:p>
        </w:tc>
      </w:tr>
      <w:tr w:rsidR="00C97C10" w:rsidRPr="006136A2" w14:paraId="6FD90F6D" w14:textId="77777777" w:rsidTr="00581F33">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2DB41010" w14:textId="77777777" w:rsidR="00C97C10" w:rsidRPr="00877B2C" w:rsidRDefault="00C97C10" w:rsidP="00581F33">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FA" w14:textId="73A467AC" w:rsidR="00D920D6" w:rsidRDefault="00D920D6" w:rsidP="00D920D6">
      <w:pPr>
        <w:pStyle w:val="Header"/>
        <w:rPr>
          <w:rFonts w:asciiTheme="minorHAnsi" w:hAnsiTheme="minorHAnsi"/>
          <w:sz w:val="18"/>
          <w:szCs w:val="18"/>
        </w:rPr>
      </w:pPr>
    </w:p>
    <w:tbl>
      <w:tblPr>
        <w:tblStyle w:val="TableGrid"/>
        <w:tblW w:w="0" w:type="auto"/>
        <w:tblLayout w:type="fixed"/>
        <w:tblLook w:val="04A0" w:firstRow="1" w:lastRow="0" w:firstColumn="1" w:lastColumn="0" w:noHBand="0" w:noVBand="1"/>
      </w:tblPr>
      <w:tblGrid>
        <w:gridCol w:w="1278"/>
        <w:gridCol w:w="1170"/>
        <w:gridCol w:w="1260"/>
        <w:gridCol w:w="1260"/>
        <w:gridCol w:w="1260"/>
        <w:gridCol w:w="1170"/>
        <w:gridCol w:w="1170"/>
        <w:gridCol w:w="1260"/>
        <w:gridCol w:w="1170"/>
      </w:tblGrid>
      <w:tr w:rsidR="00A6143F" w14:paraId="012ABBF6" w14:textId="77777777" w:rsidTr="00494FDB">
        <w:trPr>
          <w:trHeight w:val="224"/>
        </w:trPr>
        <w:tc>
          <w:tcPr>
            <w:tcW w:w="10998" w:type="dxa"/>
            <w:gridSpan w:val="9"/>
          </w:tcPr>
          <w:p w14:paraId="3AD2D8A6" w14:textId="04A319B9" w:rsidR="00A6143F" w:rsidRDefault="00A6143F" w:rsidP="00494FDB">
            <w:pPr>
              <w:rPr>
                <w:rFonts w:asciiTheme="minorHAnsi" w:hAnsiTheme="minorHAnsi"/>
                <w:b/>
                <w:bCs/>
                <w:szCs w:val="18"/>
              </w:rPr>
            </w:pPr>
            <w:r>
              <w:rPr>
                <w:rFonts w:asciiTheme="minorHAnsi" w:hAnsiTheme="minorHAnsi"/>
                <w:b/>
                <w:bCs/>
                <w:szCs w:val="18"/>
              </w:rPr>
              <w:t>E. Duct System Design Details</w:t>
            </w:r>
          </w:p>
          <w:p w14:paraId="45CE2B40" w14:textId="001E8B34" w:rsidR="00A6143F" w:rsidRDefault="00A6143F" w:rsidP="00494FDB">
            <w:pPr>
              <w:rPr>
                <w:rFonts w:asciiTheme="minorHAnsi" w:hAnsiTheme="minorHAnsi"/>
                <w:bCs/>
                <w:sz w:val="18"/>
                <w:szCs w:val="18"/>
              </w:rPr>
            </w:pPr>
            <w:r>
              <w:rPr>
                <w:rFonts w:asciiTheme="minorHAnsi" w:hAnsiTheme="minorHAnsi"/>
                <w:bCs/>
                <w:sz w:val="18"/>
                <w:szCs w:val="18"/>
              </w:rPr>
              <w:t>&lt;</w:t>
            </w:r>
            <w:r w:rsidRPr="00590887">
              <w:rPr>
                <w:rFonts w:asciiTheme="minorHAnsi" w:hAnsiTheme="minorHAnsi"/>
                <w:bCs/>
                <w:sz w:val="18"/>
                <w:szCs w:val="18"/>
              </w:rPr>
              <w:t xml:space="preserve">&lt;this table only shown </w:t>
            </w:r>
            <w:r>
              <w:rPr>
                <w:rFonts w:asciiTheme="minorHAnsi" w:hAnsiTheme="minorHAnsi"/>
                <w:bCs/>
                <w:sz w:val="18"/>
                <w:szCs w:val="18"/>
              </w:rPr>
              <w:t>if Duct Surface Area Reduction a</w:t>
            </w:r>
            <w:r w:rsidRPr="00590887">
              <w:rPr>
                <w:rFonts w:asciiTheme="minorHAnsi" w:hAnsiTheme="minorHAnsi"/>
                <w:bCs/>
                <w:sz w:val="18"/>
                <w:szCs w:val="18"/>
              </w:rPr>
              <w:t>nd R-Value Compli</w:t>
            </w:r>
            <w:r>
              <w:rPr>
                <w:rFonts w:asciiTheme="minorHAnsi" w:hAnsiTheme="minorHAnsi"/>
                <w:bCs/>
                <w:sz w:val="18"/>
                <w:szCs w:val="18"/>
              </w:rPr>
              <w:t>ance Credit in cell A0</w:t>
            </w:r>
            <w:r w:rsidR="00E221C5">
              <w:rPr>
                <w:rFonts w:asciiTheme="minorHAnsi" w:hAnsiTheme="minorHAnsi"/>
                <w:bCs/>
                <w:sz w:val="18"/>
                <w:szCs w:val="18"/>
              </w:rPr>
              <w:t>4</w:t>
            </w:r>
            <w:r>
              <w:rPr>
                <w:rFonts w:asciiTheme="minorHAnsi" w:hAnsiTheme="minorHAnsi"/>
                <w:bCs/>
                <w:sz w:val="18"/>
                <w:szCs w:val="18"/>
              </w:rPr>
              <w:t xml:space="preserve"> is true, or</w:t>
            </w:r>
          </w:p>
          <w:p w14:paraId="115E1304" w14:textId="2ECEF7D3" w:rsidR="00A6143F" w:rsidRDefault="00A6143F" w:rsidP="00494FDB">
            <w:pPr>
              <w:rPr>
                <w:rFonts w:asciiTheme="minorHAnsi" w:hAnsiTheme="minorHAnsi"/>
                <w:sz w:val="18"/>
                <w:szCs w:val="18"/>
              </w:rPr>
            </w:pPr>
            <w:r w:rsidRPr="00543D99">
              <w:rPr>
                <w:rFonts w:asciiTheme="minorHAnsi" w:hAnsiTheme="minorHAnsi"/>
                <w:sz w:val="18"/>
                <w:szCs w:val="18"/>
              </w:rPr>
              <w:t xml:space="preserve">if </w:t>
            </w:r>
            <w:r w:rsidRPr="00590887">
              <w:rPr>
                <w:rFonts w:asciiTheme="minorHAnsi" w:hAnsiTheme="minorHAnsi"/>
                <w:sz w:val="18"/>
                <w:szCs w:val="18"/>
              </w:rPr>
              <w:t xml:space="preserve">Buried </w:t>
            </w:r>
            <w:r>
              <w:rPr>
                <w:rFonts w:asciiTheme="minorHAnsi" w:hAnsiTheme="minorHAnsi"/>
                <w:sz w:val="18"/>
                <w:szCs w:val="18"/>
              </w:rPr>
              <w:t>Ducts Compliance Credit in cell A0</w:t>
            </w:r>
            <w:r w:rsidR="00E221C5">
              <w:rPr>
                <w:rFonts w:asciiTheme="minorHAnsi" w:hAnsiTheme="minorHAnsi"/>
                <w:sz w:val="18"/>
                <w:szCs w:val="18"/>
              </w:rPr>
              <w:t>5</w:t>
            </w:r>
            <w:r>
              <w:rPr>
                <w:rFonts w:asciiTheme="minorHAnsi" w:hAnsiTheme="minorHAnsi"/>
                <w:sz w:val="18"/>
                <w:szCs w:val="18"/>
              </w:rPr>
              <w:t xml:space="preserve"> is true, or</w:t>
            </w:r>
          </w:p>
          <w:p w14:paraId="610C2EFB" w14:textId="55061A64" w:rsidR="00A6143F" w:rsidRDefault="00A6143F" w:rsidP="00494FDB">
            <w:pPr>
              <w:rPr>
                <w:rFonts w:asciiTheme="minorHAnsi" w:hAnsiTheme="minorHAnsi"/>
                <w:sz w:val="18"/>
                <w:szCs w:val="18"/>
              </w:rPr>
            </w:pPr>
            <w:r w:rsidRPr="00543D99">
              <w:rPr>
                <w:rFonts w:asciiTheme="minorHAnsi" w:hAnsiTheme="minorHAnsi"/>
                <w:sz w:val="18"/>
                <w:szCs w:val="18"/>
              </w:rPr>
              <w:t xml:space="preserve">if </w:t>
            </w:r>
            <w:r w:rsidRPr="00590887">
              <w:rPr>
                <w:rFonts w:asciiTheme="minorHAnsi" w:hAnsiTheme="minorHAnsi"/>
                <w:sz w:val="18"/>
                <w:szCs w:val="18"/>
              </w:rPr>
              <w:t xml:space="preserve">Deeply Buried </w:t>
            </w:r>
            <w:r>
              <w:rPr>
                <w:rFonts w:asciiTheme="minorHAnsi" w:hAnsiTheme="minorHAnsi"/>
                <w:sz w:val="18"/>
                <w:szCs w:val="18"/>
              </w:rPr>
              <w:t xml:space="preserve">Ducts Compliance Credit </w:t>
            </w:r>
            <w:r w:rsidRPr="00543D99">
              <w:rPr>
                <w:rFonts w:asciiTheme="minorHAnsi" w:hAnsiTheme="minorHAnsi"/>
                <w:sz w:val="18"/>
                <w:szCs w:val="18"/>
              </w:rPr>
              <w:t>in cell A0</w:t>
            </w:r>
            <w:r w:rsidR="00E221C5">
              <w:rPr>
                <w:rFonts w:asciiTheme="minorHAnsi" w:hAnsiTheme="minorHAnsi"/>
                <w:sz w:val="18"/>
                <w:szCs w:val="18"/>
              </w:rPr>
              <w:t>6</w:t>
            </w:r>
            <w:r w:rsidRPr="00543D99">
              <w:rPr>
                <w:rFonts w:asciiTheme="minorHAnsi" w:hAnsiTheme="minorHAnsi"/>
                <w:sz w:val="18"/>
                <w:szCs w:val="18"/>
              </w:rPr>
              <w:t xml:space="preserve"> is true&gt;&gt;</w:t>
            </w:r>
          </w:p>
          <w:p w14:paraId="2B734BAB" w14:textId="77777777" w:rsidR="00A6143F" w:rsidRDefault="00A6143F" w:rsidP="00494FDB">
            <w:pPr>
              <w:rPr>
                <w:rFonts w:asciiTheme="minorHAnsi" w:hAnsiTheme="minorHAnsi"/>
                <w:sz w:val="18"/>
                <w:szCs w:val="18"/>
              </w:rPr>
            </w:pPr>
            <w:r>
              <w:rPr>
                <w:rFonts w:asciiTheme="minorHAnsi" w:hAnsiTheme="minorHAnsi"/>
                <w:sz w:val="18"/>
                <w:szCs w:val="18"/>
              </w:rPr>
              <w:t>&lt;&lt;table is a calculated field: table copied from CF1R-PRF-01-E&gt;&gt;</w:t>
            </w:r>
          </w:p>
        </w:tc>
      </w:tr>
      <w:tr w:rsidR="00A6143F" w14:paraId="13CFC296" w14:textId="77777777" w:rsidTr="00494FDB">
        <w:trPr>
          <w:trHeight w:val="224"/>
        </w:trPr>
        <w:tc>
          <w:tcPr>
            <w:tcW w:w="1278" w:type="dxa"/>
          </w:tcPr>
          <w:p w14:paraId="5F7981DD" w14:textId="77777777" w:rsidR="00A6143F" w:rsidRDefault="00A6143F" w:rsidP="00494FDB">
            <w:pPr>
              <w:jc w:val="center"/>
              <w:rPr>
                <w:rFonts w:asciiTheme="minorHAnsi" w:hAnsiTheme="minorHAnsi"/>
                <w:sz w:val="18"/>
                <w:szCs w:val="18"/>
              </w:rPr>
            </w:pPr>
            <w:r>
              <w:rPr>
                <w:rFonts w:asciiTheme="minorHAnsi" w:hAnsiTheme="minorHAnsi"/>
                <w:sz w:val="18"/>
                <w:szCs w:val="18"/>
              </w:rPr>
              <w:t>01</w:t>
            </w:r>
          </w:p>
        </w:tc>
        <w:tc>
          <w:tcPr>
            <w:tcW w:w="1170" w:type="dxa"/>
          </w:tcPr>
          <w:p w14:paraId="5377EFA6" w14:textId="77777777" w:rsidR="00A6143F" w:rsidRDefault="00A6143F" w:rsidP="00494FDB">
            <w:pPr>
              <w:jc w:val="center"/>
              <w:rPr>
                <w:rFonts w:asciiTheme="minorHAnsi" w:hAnsiTheme="minorHAnsi"/>
                <w:sz w:val="18"/>
                <w:szCs w:val="18"/>
              </w:rPr>
            </w:pPr>
            <w:r>
              <w:rPr>
                <w:rFonts w:asciiTheme="minorHAnsi" w:hAnsiTheme="minorHAnsi"/>
                <w:sz w:val="18"/>
                <w:szCs w:val="18"/>
              </w:rPr>
              <w:t>02</w:t>
            </w:r>
          </w:p>
        </w:tc>
        <w:tc>
          <w:tcPr>
            <w:tcW w:w="1260" w:type="dxa"/>
          </w:tcPr>
          <w:p w14:paraId="3B319BFB" w14:textId="77777777" w:rsidR="00A6143F" w:rsidRDefault="00A6143F" w:rsidP="00494FDB">
            <w:pPr>
              <w:jc w:val="center"/>
              <w:rPr>
                <w:rFonts w:asciiTheme="minorHAnsi" w:hAnsiTheme="minorHAnsi"/>
                <w:sz w:val="18"/>
                <w:szCs w:val="18"/>
              </w:rPr>
            </w:pPr>
            <w:r>
              <w:rPr>
                <w:rFonts w:asciiTheme="minorHAnsi" w:hAnsiTheme="minorHAnsi"/>
                <w:sz w:val="18"/>
                <w:szCs w:val="18"/>
              </w:rPr>
              <w:t>03</w:t>
            </w:r>
          </w:p>
        </w:tc>
        <w:tc>
          <w:tcPr>
            <w:tcW w:w="1260" w:type="dxa"/>
          </w:tcPr>
          <w:p w14:paraId="7939BC81" w14:textId="77777777" w:rsidR="00A6143F" w:rsidRDefault="00A6143F" w:rsidP="00494FDB">
            <w:pPr>
              <w:jc w:val="center"/>
              <w:rPr>
                <w:rFonts w:asciiTheme="minorHAnsi" w:hAnsiTheme="minorHAnsi"/>
                <w:sz w:val="18"/>
                <w:szCs w:val="18"/>
              </w:rPr>
            </w:pPr>
            <w:r>
              <w:rPr>
                <w:rFonts w:asciiTheme="minorHAnsi" w:hAnsiTheme="minorHAnsi"/>
                <w:sz w:val="18"/>
                <w:szCs w:val="18"/>
              </w:rPr>
              <w:t>04</w:t>
            </w:r>
          </w:p>
        </w:tc>
        <w:tc>
          <w:tcPr>
            <w:tcW w:w="1260" w:type="dxa"/>
          </w:tcPr>
          <w:p w14:paraId="37019647" w14:textId="77777777" w:rsidR="00A6143F" w:rsidRDefault="00A6143F" w:rsidP="00494FDB">
            <w:pPr>
              <w:jc w:val="center"/>
              <w:rPr>
                <w:rFonts w:asciiTheme="minorHAnsi" w:hAnsiTheme="minorHAnsi"/>
                <w:sz w:val="18"/>
                <w:szCs w:val="18"/>
              </w:rPr>
            </w:pPr>
            <w:r>
              <w:rPr>
                <w:rFonts w:asciiTheme="minorHAnsi" w:hAnsiTheme="minorHAnsi"/>
                <w:sz w:val="18"/>
                <w:szCs w:val="18"/>
              </w:rPr>
              <w:t>05</w:t>
            </w:r>
          </w:p>
        </w:tc>
        <w:tc>
          <w:tcPr>
            <w:tcW w:w="1170" w:type="dxa"/>
          </w:tcPr>
          <w:p w14:paraId="52EEED8B" w14:textId="77777777" w:rsidR="00A6143F" w:rsidRDefault="00A6143F" w:rsidP="00494FDB">
            <w:pPr>
              <w:jc w:val="center"/>
              <w:rPr>
                <w:rFonts w:asciiTheme="minorHAnsi" w:hAnsiTheme="minorHAnsi"/>
                <w:sz w:val="18"/>
                <w:szCs w:val="18"/>
              </w:rPr>
            </w:pPr>
            <w:r>
              <w:rPr>
                <w:rFonts w:asciiTheme="minorHAnsi" w:hAnsiTheme="minorHAnsi"/>
                <w:sz w:val="18"/>
                <w:szCs w:val="18"/>
              </w:rPr>
              <w:t>06</w:t>
            </w:r>
          </w:p>
        </w:tc>
        <w:tc>
          <w:tcPr>
            <w:tcW w:w="1170" w:type="dxa"/>
          </w:tcPr>
          <w:p w14:paraId="331BDFD6" w14:textId="77777777" w:rsidR="00A6143F" w:rsidRDefault="00A6143F" w:rsidP="00494FDB">
            <w:pPr>
              <w:jc w:val="center"/>
              <w:rPr>
                <w:rFonts w:asciiTheme="minorHAnsi" w:hAnsiTheme="minorHAnsi"/>
                <w:sz w:val="18"/>
                <w:szCs w:val="18"/>
              </w:rPr>
            </w:pPr>
            <w:r>
              <w:rPr>
                <w:rFonts w:asciiTheme="minorHAnsi" w:hAnsiTheme="minorHAnsi"/>
                <w:sz w:val="18"/>
                <w:szCs w:val="18"/>
              </w:rPr>
              <w:t>07</w:t>
            </w:r>
          </w:p>
        </w:tc>
        <w:tc>
          <w:tcPr>
            <w:tcW w:w="1260" w:type="dxa"/>
          </w:tcPr>
          <w:p w14:paraId="4F66F5A0" w14:textId="77777777" w:rsidR="00A6143F" w:rsidRDefault="00A6143F" w:rsidP="00494FDB">
            <w:pPr>
              <w:jc w:val="center"/>
              <w:rPr>
                <w:rFonts w:asciiTheme="minorHAnsi" w:hAnsiTheme="minorHAnsi"/>
                <w:sz w:val="18"/>
                <w:szCs w:val="18"/>
              </w:rPr>
            </w:pPr>
            <w:r>
              <w:rPr>
                <w:rFonts w:asciiTheme="minorHAnsi" w:hAnsiTheme="minorHAnsi"/>
                <w:sz w:val="18"/>
                <w:szCs w:val="18"/>
              </w:rPr>
              <w:t>08</w:t>
            </w:r>
          </w:p>
        </w:tc>
        <w:tc>
          <w:tcPr>
            <w:tcW w:w="1170" w:type="dxa"/>
          </w:tcPr>
          <w:p w14:paraId="3BE9CFA5" w14:textId="77777777" w:rsidR="00A6143F" w:rsidRDefault="00A6143F" w:rsidP="00494FDB">
            <w:pPr>
              <w:jc w:val="center"/>
              <w:rPr>
                <w:rFonts w:asciiTheme="minorHAnsi" w:hAnsiTheme="minorHAnsi"/>
                <w:sz w:val="18"/>
                <w:szCs w:val="18"/>
              </w:rPr>
            </w:pPr>
            <w:r>
              <w:rPr>
                <w:rFonts w:asciiTheme="minorHAnsi" w:hAnsiTheme="minorHAnsi"/>
                <w:sz w:val="18"/>
                <w:szCs w:val="18"/>
              </w:rPr>
              <w:t>09</w:t>
            </w:r>
          </w:p>
        </w:tc>
      </w:tr>
      <w:tr w:rsidR="00A6143F" w14:paraId="51CE5171" w14:textId="77777777" w:rsidTr="00494FDB">
        <w:trPr>
          <w:trHeight w:val="494"/>
        </w:trPr>
        <w:tc>
          <w:tcPr>
            <w:tcW w:w="1278" w:type="dxa"/>
            <w:vAlign w:val="bottom"/>
          </w:tcPr>
          <w:p w14:paraId="2468BF93" w14:textId="77777777" w:rsidR="00A6143F" w:rsidRDefault="00A6143F" w:rsidP="00494FDB">
            <w:pPr>
              <w:jc w:val="center"/>
              <w:rPr>
                <w:rFonts w:asciiTheme="minorHAnsi" w:hAnsiTheme="minorHAnsi"/>
                <w:sz w:val="18"/>
                <w:szCs w:val="18"/>
              </w:rPr>
            </w:pPr>
            <w:r>
              <w:rPr>
                <w:rFonts w:asciiTheme="minorHAnsi" w:hAnsiTheme="minorHAnsi"/>
                <w:sz w:val="18"/>
                <w:szCs w:val="18"/>
              </w:rPr>
              <w:t>Duct Segment Identification</w:t>
            </w:r>
          </w:p>
        </w:tc>
        <w:tc>
          <w:tcPr>
            <w:tcW w:w="1170" w:type="dxa"/>
            <w:vAlign w:val="bottom"/>
          </w:tcPr>
          <w:p w14:paraId="618A1E07" w14:textId="77777777" w:rsidR="00A6143F" w:rsidRDefault="00A6143F" w:rsidP="00494FDB">
            <w:pPr>
              <w:jc w:val="center"/>
              <w:rPr>
                <w:rFonts w:asciiTheme="minorHAnsi" w:hAnsiTheme="minorHAnsi"/>
                <w:sz w:val="18"/>
                <w:szCs w:val="18"/>
              </w:rPr>
            </w:pPr>
            <w:r>
              <w:rPr>
                <w:rFonts w:asciiTheme="minorHAnsi" w:hAnsiTheme="minorHAnsi"/>
                <w:sz w:val="18"/>
                <w:szCs w:val="18"/>
              </w:rPr>
              <w:t>Nominal Diam. (in)</w:t>
            </w:r>
          </w:p>
        </w:tc>
        <w:tc>
          <w:tcPr>
            <w:tcW w:w="1260" w:type="dxa"/>
            <w:vAlign w:val="bottom"/>
          </w:tcPr>
          <w:p w14:paraId="0AAED228" w14:textId="77777777" w:rsidR="00A6143F" w:rsidRDefault="00A6143F" w:rsidP="00494FDB">
            <w:pPr>
              <w:jc w:val="center"/>
              <w:rPr>
                <w:rFonts w:asciiTheme="minorHAnsi" w:hAnsiTheme="minorHAnsi"/>
                <w:sz w:val="18"/>
                <w:szCs w:val="18"/>
              </w:rPr>
            </w:pPr>
            <w:r>
              <w:rPr>
                <w:rFonts w:asciiTheme="minorHAnsi" w:hAnsiTheme="minorHAnsi"/>
                <w:sz w:val="18"/>
                <w:szCs w:val="18"/>
              </w:rPr>
              <w:t xml:space="preserve">Duct </w:t>
            </w:r>
          </w:p>
          <w:p w14:paraId="6FC0F350" w14:textId="77777777" w:rsidR="00A6143F" w:rsidRDefault="00A6143F" w:rsidP="00494FDB">
            <w:pPr>
              <w:jc w:val="center"/>
              <w:rPr>
                <w:rFonts w:asciiTheme="minorHAnsi" w:hAnsiTheme="minorHAnsi"/>
                <w:sz w:val="18"/>
                <w:szCs w:val="18"/>
              </w:rPr>
            </w:pPr>
            <w:r>
              <w:rPr>
                <w:rFonts w:asciiTheme="minorHAnsi" w:hAnsiTheme="minorHAnsi"/>
                <w:sz w:val="18"/>
                <w:szCs w:val="18"/>
              </w:rPr>
              <w:t>R-value</w:t>
            </w:r>
          </w:p>
        </w:tc>
        <w:tc>
          <w:tcPr>
            <w:tcW w:w="1260" w:type="dxa"/>
            <w:vAlign w:val="bottom"/>
          </w:tcPr>
          <w:p w14:paraId="58433966" w14:textId="77777777" w:rsidR="00A6143F" w:rsidRDefault="00A6143F" w:rsidP="00494FDB">
            <w:pPr>
              <w:jc w:val="center"/>
              <w:rPr>
                <w:rFonts w:asciiTheme="minorHAnsi" w:hAnsiTheme="minorHAnsi"/>
                <w:sz w:val="18"/>
                <w:szCs w:val="18"/>
              </w:rPr>
            </w:pPr>
            <w:r>
              <w:rPr>
                <w:rFonts w:asciiTheme="minorHAnsi" w:hAnsiTheme="minorHAnsi"/>
                <w:sz w:val="18"/>
                <w:szCs w:val="18"/>
              </w:rPr>
              <w:t>Length</w:t>
            </w:r>
          </w:p>
          <w:p w14:paraId="25FDE947" w14:textId="77777777" w:rsidR="00A6143F" w:rsidRDefault="00A6143F" w:rsidP="00494FDB">
            <w:pPr>
              <w:jc w:val="center"/>
              <w:rPr>
                <w:rFonts w:asciiTheme="minorHAnsi" w:hAnsiTheme="minorHAnsi"/>
                <w:sz w:val="18"/>
                <w:szCs w:val="18"/>
              </w:rPr>
            </w:pPr>
            <w:r>
              <w:rPr>
                <w:rFonts w:asciiTheme="minorHAnsi" w:hAnsiTheme="minorHAnsi"/>
                <w:sz w:val="18"/>
                <w:szCs w:val="18"/>
              </w:rPr>
              <w:t>(ft)</w:t>
            </w:r>
          </w:p>
        </w:tc>
        <w:tc>
          <w:tcPr>
            <w:tcW w:w="1260" w:type="dxa"/>
            <w:vAlign w:val="bottom"/>
          </w:tcPr>
          <w:p w14:paraId="18EB1FDD"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R-value</w:t>
            </w:r>
          </w:p>
        </w:tc>
        <w:tc>
          <w:tcPr>
            <w:tcW w:w="1170" w:type="dxa"/>
            <w:vAlign w:val="bottom"/>
          </w:tcPr>
          <w:p w14:paraId="0F321750"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Depth (in)</w:t>
            </w:r>
          </w:p>
        </w:tc>
        <w:tc>
          <w:tcPr>
            <w:tcW w:w="1170" w:type="dxa"/>
            <w:vAlign w:val="bottom"/>
          </w:tcPr>
          <w:p w14:paraId="0FB50A1E"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Type</w:t>
            </w:r>
          </w:p>
        </w:tc>
        <w:tc>
          <w:tcPr>
            <w:tcW w:w="1260" w:type="dxa"/>
            <w:vAlign w:val="bottom"/>
          </w:tcPr>
          <w:p w14:paraId="2F51E143" w14:textId="77777777" w:rsidR="00A6143F" w:rsidRDefault="00A6143F" w:rsidP="00494FDB">
            <w:pPr>
              <w:jc w:val="center"/>
              <w:rPr>
                <w:rFonts w:asciiTheme="minorHAnsi" w:hAnsiTheme="minorHAnsi"/>
                <w:sz w:val="18"/>
                <w:szCs w:val="18"/>
              </w:rPr>
            </w:pPr>
            <w:r>
              <w:rPr>
                <w:rFonts w:asciiTheme="minorHAnsi" w:hAnsiTheme="minorHAnsi"/>
                <w:sz w:val="18"/>
                <w:szCs w:val="18"/>
              </w:rPr>
              <w:t>Containment System or Lowered Chase</w:t>
            </w:r>
          </w:p>
        </w:tc>
        <w:tc>
          <w:tcPr>
            <w:tcW w:w="1170" w:type="dxa"/>
            <w:vAlign w:val="bottom"/>
          </w:tcPr>
          <w:p w14:paraId="733BA24D" w14:textId="77777777" w:rsidR="00A6143F" w:rsidRDefault="00A6143F" w:rsidP="00494FDB">
            <w:pPr>
              <w:jc w:val="center"/>
              <w:rPr>
                <w:rFonts w:asciiTheme="minorHAnsi" w:hAnsiTheme="minorHAnsi"/>
                <w:sz w:val="18"/>
                <w:szCs w:val="18"/>
              </w:rPr>
            </w:pPr>
            <w:r>
              <w:rPr>
                <w:rFonts w:asciiTheme="minorHAnsi" w:hAnsiTheme="minorHAnsi"/>
                <w:sz w:val="18"/>
                <w:szCs w:val="18"/>
              </w:rPr>
              <w:t>Duct Burial Level</w:t>
            </w:r>
          </w:p>
        </w:tc>
      </w:tr>
      <w:tr w:rsidR="00A6143F" w14:paraId="3CE54281" w14:textId="77777777" w:rsidTr="00494FDB">
        <w:trPr>
          <w:trHeight w:val="782"/>
        </w:trPr>
        <w:tc>
          <w:tcPr>
            <w:tcW w:w="1278" w:type="dxa"/>
          </w:tcPr>
          <w:p w14:paraId="7317446C"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170" w:type="dxa"/>
          </w:tcPr>
          <w:p w14:paraId="5EA8E469"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260" w:type="dxa"/>
          </w:tcPr>
          <w:p w14:paraId="104F6FAE"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260" w:type="dxa"/>
          </w:tcPr>
          <w:p w14:paraId="527C3064"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260" w:type="dxa"/>
          </w:tcPr>
          <w:p w14:paraId="01593F6E"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170" w:type="dxa"/>
          </w:tcPr>
          <w:p w14:paraId="57E2FCEE"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170" w:type="dxa"/>
          </w:tcPr>
          <w:p w14:paraId="3A0E297A"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260" w:type="dxa"/>
          </w:tcPr>
          <w:p w14:paraId="4C5A0BA8"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170" w:type="dxa"/>
          </w:tcPr>
          <w:p w14:paraId="357DF9CF" w14:textId="7777777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r>
      <w:tr w:rsidR="00A6143F" w14:paraId="3C78E580" w14:textId="77777777" w:rsidTr="00494FDB">
        <w:trPr>
          <w:trHeight w:val="260"/>
        </w:trPr>
        <w:tc>
          <w:tcPr>
            <w:tcW w:w="1278" w:type="dxa"/>
          </w:tcPr>
          <w:p w14:paraId="42353391" w14:textId="77777777" w:rsidR="00A6143F" w:rsidRDefault="00A6143F" w:rsidP="00494FDB">
            <w:pPr>
              <w:rPr>
                <w:rFonts w:asciiTheme="minorHAnsi" w:hAnsiTheme="minorHAnsi"/>
                <w:sz w:val="18"/>
                <w:szCs w:val="18"/>
              </w:rPr>
            </w:pPr>
          </w:p>
        </w:tc>
        <w:tc>
          <w:tcPr>
            <w:tcW w:w="1170" w:type="dxa"/>
          </w:tcPr>
          <w:p w14:paraId="0E082050" w14:textId="77777777" w:rsidR="00A6143F" w:rsidRDefault="00A6143F" w:rsidP="00494FDB">
            <w:pPr>
              <w:rPr>
                <w:rFonts w:asciiTheme="minorHAnsi" w:hAnsiTheme="minorHAnsi"/>
                <w:sz w:val="18"/>
                <w:szCs w:val="18"/>
              </w:rPr>
            </w:pPr>
          </w:p>
        </w:tc>
        <w:tc>
          <w:tcPr>
            <w:tcW w:w="1260" w:type="dxa"/>
          </w:tcPr>
          <w:p w14:paraId="68CC6059" w14:textId="77777777" w:rsidR="00A6143F" w:rsidRDefault="00A6143F" w:rsidP="00494FDB">
            <w:pPr>
              <w:rPr>
                <w:rFonts w:asciiTheme="minorHAnsi" w:hAnsiTheme="minorHAnsi"/>
                <w:sz w:val="18"/>
                <w:szCs w:val="18"/>
              </w:rPr>
            </w:pPr>
          </w:p>
        </w:tc>
        <w:tc>
          <w:tcPr>
            <w:tcW w:w="1260" w:type="dxa"/>
          </w:tcPr>
          <w:p w14:paraId="03991485" w14:textId="77777777" w:rsidR="00A6143F" w:rsidRDefault="00A6143F" w:rsidP="00494FDB">
            <w:pPr>
              <w:rPr>
                <w:rFonts w:asciiTheme="minorHAnsi" w:hAnsiTheme="minorHAnsi"/>
                <w:sz w:val="18"/>
                <w:szCs w:val="18"/>
              </w:rPr>
            </w:pPr>
          </w:p>
        </w:tc>
        <w:tc>
          <w:tcPr>
            <w:tcW w:w="1260" w:type="dxa"/>
          </w:tcPr>
          <w:p w14:paraId="22B4F228" w14:textId="77777777" w:rsidR="00A6143F" w:rsidRDefault="00A6143F" w:rsidP="00494FDB">
            <w:pPr>
              <w:rPr>
                <w:rFonts w:asciiTheme="minorHAnsi" w:hAnsiTheme="minorHAnsi"/>
                <w:sz w:val="18"/>
                <w:szCs w:val="18"/>
              </w:rPr>
            </w:pPr>
          </w:p>
        </w:tc>
        <w:tc>
          <w:tcPr>
            <w:tcW w:w="1170" w:type="dxa"/>
          </w:tcPr>
          <w:p w14:paraId="12BAB915" w14:textId="77777777" w:rsidR="00A6143F" w:rsidRDefault="00A6143F" w:rsidP="00494FDB">
            <w:pPr>
              <w:rPr>
                <w:rFonts w:asciiTheme="minorHAnsi" w:hAnsiTheme="minorHAnsi"/>
                <w:sz w:val="18"/>
                <w:szCs w:val="18"/>
              </w:rPr>
            </w:pPr>
          </w:p>
        </w:tc>
        <w:tc>
          <w:tcPr>
            <w:tcW w:w="1170" w:type="dxa"/>
          </w:tcPr>
          <w:p w14:paraId="205B1839" w14:textId="77777777" w:rsidR="00A6143F" w:rsidRDefault="00A6143F" w:rsidP="00494FDB">
            <w:pPr>
              <w:rPr>
                <w:rFonts w:asciiTheme="minorHAnsi" w:hAnsiTheme="minorHAnsi"/>
                <w:sz w:val="18"/>
                <w:szCs w:val="18"/>
              </w:rPr>
            </w:pPr>
          </w:p>
        </w:tc>
        <w:tc>
          <w:tcPr>
            <w:tcW w:w="1260" w:type="dxa"/>
          </w:tcPr>
          <w:p w14:paraId="61BD0205" w14:textId="77777777" w:rsidR="00A6143F" w:rsidRDefault="00A6143F" w:rsidP="00494FDB">
            <w:pPr>
              <w:rPr>
                <w:rFonts w:asciiTheme="minorHAnsi" w:hAnsiTheme="minorHAnsi"/>
                <w:sz w:val="18"/>
                <w:szCs w:val="18"/>
              </w:rPr>
            </w:pPr>
          </w:p>
        </w:tc>
        <w:tc>
          <w:tcPr>
            <w:tcW w:w="1170" w:type="dxa"/>
          </w:tcPr>
          <w:p w14:paraId="2B036650" w14:textId="77777777" w:rsidR="00A6143F" w:rsidRDefault="00A6143F" w:rsidP="00494FDB">
            <w:pPr>
              <w:rPr>
                <w:rFonts w:asciiTheme="minorHAnsi" w:hAnsiTheme="minorHAnsi"/>
                <w:sz w:val="18"/>
                <w:szCs w:val="18"/>
              </w:rPr>
            </w:pPr>
          </w:p>
        </w:tc>
      </w:tr>
    </w:tbl>
    <w:p w14:paraId="3E9F9126" w14:textId="77777777" w:rsidR="00A6143F" w:rsidRDefault="00A6143F" w:rsidP="00D920D6">
      <w:pPr>
        <w:pStyle w:val="Header"/>
        <w:rPr>
          <w:rFonts w:asciiTheme="minorHAnsi" w:hAnsiTheme="minorHAnsi"/>
          <w:sz w:val="18"/>
          <w:szCs w:val="18"/>
        </w:rPr>
      </w:pPr>
    </w:p>
    <w:tbl>
      <w:tblPr>
        <w:tblStyle w:val="TableGrid"/>
        <w:tblW w:w="0" w:type="auto"/>
        <w:tblLook w:val="04A0" w:firstRow="1" w:lastRow="0" w:firstColumn="1" w:lastColumn="0" w:noHBand="0" w:noVBand="1"/>
      </w:tblPr>
      <w:tblGrid>
        <w:gridCol w:w="399"/>
        <w:gridCol w:w="10617"/>
      </w:tblGrid>
      <w:tr w:rsidR="003E6702" w:rsidRPr="0050379F" w14:paraId="48D5181C" w14:textId="77777777" w:rsidTr="002F3EE7">
        <w:tc>
          <w:tcPr>
            <w:tcW w:w="11016" w:type="dxa"/>
            <w:gridSpan w:val="2"/>
          </w:tcPr>
          <w:p w14:paraId="549A91B8" w14:textId="662F5427" w:rsidR="003E6702" w:rsidRPr="0050379F" w:rsidRDefault="00A6143F" w:rsidP="002F3EE7">
            <w:pPr>
              <w:tabs>
                <w:tab w:val="left" w:pos="360"/>
                <w:tab w:val="left" w:pos="3600"/>
                <w:tab w:val="left" w:pos="4680"/>
                <w:tab w:val="left" w:pos="5940"/>
                <w:tab w:val="left" w:pos="6930"/>
                <w:tab w:val="left" w:pos="8100"/>
                <w:tab w:val="left" w:pos="9090"/>
              </w:tabs>
              <w:rPr>
                <w:rFonts w:asciiTheme="minorHAnsi" w:hAnsiTheme="minorHAnsi"/>
                <w:b/>
                <w:bCs/>
                <w:szCs w:val="18"/>
              </w:rPr>
            </w:pPr>
            <w:r>
              <w:rPr>
                <w:rFonts w:asciiTheme="minorHAnsi" w:hAnsiTheme="minorHAnsi"/>
                <w:b/>
                <w:bCs/>
                <w:szCs w:val="18"/>
              </w:rPr>
              <w:t>F</w:t>
            </w:r>
            <w:r w:rsidR="003E6702">
              <w:rPr>
                <w:rFonts w:asciiTheme="minorHAnsi" w:hAnsiTheme="minorHAnsi"/>
                <w:b/>
                <w:bCs/>
                <w:szCs w:val="18"/>
              </w:rPr>
              <w:t>. Determination of HERS Verification Compliance</w:t>
            </w:r>
          </w:p>
        </w:tc>
      </w:tr>
      <w:tr w:rsidR="003E6702" w:rsidRPr="0050379F" w14:paraId="61E63A92" w14:textId="77777777" w:rsidTr="002F3EE7">
        <w:tc>
          <w:tcPr>
            <w:tcW w:w="11016" w:type="dxa"/>
            <w:gridSpan w:val="2"/>
          </w:tcPr>
          <w:p w14:paraId="320AC2F7" w14:textId="77777777" w:rsidR="003E6702" w:rsidRPr="0050379F" w:rsidRDefault="003E6702" w:rsidP="002F3EE7">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All applicable sections of this document shall indicate compliance with the specified verification protocol requirements in order for this Certificate of Verification as a whole to be determined to be in compliance.</w:t>
            </w:r>
          </w:p>
        </w:tc>
      </w:tr>
      <w:tr w:rsidR="003E6702" w:rsidRPr="0050379F" w14:paraId="3D0FC2FB" w14:textId="77777777" w:rsidTr="00DA5A46">
        <w:tc>
          <w:tcPr>
            <w:tcW w:w="378" w:type="dxa"/>
          </w:tcPr>
          <w:p w14:paraId="5861DFC2" w14:textId="77777777" w:rsidR="003E6702" w:rsidRPr="003E6702" w:rsidRDefault="003E6702" w:rsidP="002F3EE7">
            <w:pPr>
              <w:tabs>
                <w:tab w:val="left" w:pos="360"/>
                <w:tab w:val="left" w:pos="3600"/>
                <w:tab w:val="left" w:pos="4680"/>
                <w:tab w:val="left" w:pos="5940"/>
                <w:tab w:val="left" w:pos="6930"/>
                <w:tab w:val="left" w:pos="8100"/>
                <w:tab w:val="left" w:pos="9090"/>
              </w:tabs>
              <w:jc w:val="center"/>
              <w:rPr>
                <w:rFonts w:asciiTheme="minorHAnsi" w:hAnsiTheme="minorHAnsi"/>
                <w:bCs/>
                <w:sz w:val="18"/>
                <w:szCs w:val="18"/>
              </w:rPr>
            </w:pPr>
            <w:r>
              <w:rPr>
                <w:rFonts w:asciiTheme="minorHAnsi" w:hAnsiTheme="minorHAnsi"/>
                <w:bCs/>
                <w:sz w:val="18"/>
                <w:szCs w:val="18"/>
              </w:rPr>
              <w:lastRenderedPageBreak/>
              <w:t>01</w:t>
            </w:r>
          </w:p>
        </w:tc>
        <w:tc>
          <w:tcPr>
            <w:tcW w:w="10638" w:type="dxa"/>
          </w:tcPr>
          <w:p w14:paraId="3DD204D2" w14:textId="57A2F588" w:rsidR="003E6702" w:rsidRPr="0050379F" w:rsidRDefault="003E6702" w:rsidP="00525F8D">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&lt;&lt;</w:t>
            </w:r>
            <w:r w:rsidRPr="00525F8D">
              <w:rPr>
                <w:rFonts w:asciiTheme="minorHAnsi" w:hAnsiTheme="minorHAnsi"/>
                <w:bCs/>
                <w:sz w:val="18"/>
                <w:szCs w:val="18"/>
              </w:rPr>
              <w:t xml:space="preserve">if </w:t>
            </w:r>
            <w:r w:rsidR="00DA5A46" w:rsidRPr="00525F8D">
              <w:rPr>
                <w:rFonts w:asciiTheme="minorHAnsi" w:hAnsiTheme="minorHAnsi"/>
                <w:bCs/>
                <w:sz w:val="18"/>
                <w:szCs w:val="18"/>
              </w:rPr>
              <w:t>B06, C0</w:t>
            </w:r>
            <w:r w:rsidR="00525F8D" w:rsidRPr="00525F8D">
              <w:rPr>
                <w:rFonts w:asciiTheme="minorHAnsi" w:hAnsiTheme="minorHAnsi"/>
                <w:bCs/>
                <w:sz w:val="18"/>
                <w:szCs w:val="18"/>
              </w:rPr>
              <w:t>8</w:t>
            </w:r>
            <w:r w:rsidR="00DA5A46" w:rsidRPr="00525F8D">
              <w:rPr>
                <w:rFonts w:asciiTheme="minorHAnsi" w:hAnsiTheme="minorHAnsi"/>
                <w:bCs/>
                <w:sz w:val="18"/>
                <w:szCs w:val="18"/>
              </w:rPr>
              <w:t>, or D0</w:t>
            </w:r>
            <w:r w:rsidR="00525F8D" w:rsidRPr="00525F8D">
              <w:rPr>
                <w:rFonts w:asciiTheme="minorHAnsi" w:hAnsiTheme="minorHAnsi"/>
                <w:bCs/>
                <w:sz w:val="18"/>
                <w:szCs w:val="18"/>
              </w:rPr>
              <w:t>9</w:t>
            </w:r>
            <w:r w:rsidR="00DA5A46" w:rsidRPr="00525F8D">
              <w:rPr>
                <w:rFonts w:asciiTheme="minorHAnsi" w:hAnsiTheme="minorHAnsi"/>
                <w:bCs/>
                <w:sz w:val="18"/>
                <w:szCs w:val="18"/>
              </w:rPr>
              <w:t xml:space="preserve"> = Fail; then</w:t>
            </w:r>
            <w:r w:rsidR="00DA5A46">
              <w:rPr>
                <w:rFonts w:asciiTheme="minorHAnsi" w:hAnsiTheme="minorHAnsi"/>
                <w:bCs/>
                <w:sz w:val="18"/>
                <w:szCs w:val="18"/>
              </w:rPr>
              <w:t xml:space="preserve"> display: Does not comply: One or more specified verification protocol requirements on this document are not met; else display: Complies: All specified verification protocol requirements on this document are met&gt;&gt;</w:t>
            </w:r>
          </w:p>
        </w:tc>
      </w:tr>
    </w:tbl>
    <w:p w14:paraId="45213CC7" w14:textId="1A28B8B7" w:rsidR="00F62238" w:rsidRDefault="00F62238" w:rsidP="00EC5DFE">
      <w:pPr>
        <w:rPr>
          <w:rFonts w:asciiTheme="minorHAnsi" w:hAnsiTheme="minorHAnsi"/>
          <w:sz w:val="18"/>
          <w:szCs w:val="18"/>
        </w:rPr>
      </w:pPr>
    </w:p>
    <w:sectPr w:rsidR="00F62238" w:rsidSect="00566DA0">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AACE4" w14:textId="77777777" w:rsidR="00037952" w:rsidRDefault="00037952">
      <w:r>
        <w:separator/>
      </w:r>
    </w:p>
  </w:endnote>
  <w:endnote w:type="continuationSeparator" w:id="0">
    <w:p w14:paraId="6959C639" w14:textId="77777777" w:rsidR="00037952" w:rsidRDefault="00037952">
      <w:r>
        <w:continuationSeparator/>
      </w:r>
    </w:p>
  </w:endnote>
  <w:endnote w:type="continuationNotice" w:id="1">
    <w:p w14:paraId="5CEFD6E7" w14:textId="77777777" w:rsidR="00037952" w:rsidRDefault="000379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2" w14:textId="77777777" w:rsidR="00494FDB" w:rsidRPr="00CF4720" w:rsidRDefault="00494FDB" w:rsidP="00F70B2C">
    <w:pPr>
      <w:pStyle w:val="Footer"/>
    </w:pPr>
    <w:r w:rsidRPr="00CF4720">
      <w:t xml:space="preserve">Registration Number:                                                           Registration Date/Time:                                           HERS Provider:                       </w:t>
    </w:r>
  </w:p>
  <w:p w14:paraId="7758F343" w14:textId="70C7CD2B" w:rsidR="00494FDB" w:rsidRPr="00CF4720" w:rsidRDefault="00494FDB" w:rsidP="00F70B2C">
    <w:pPr>
      <w:pStyle w:val="Footer"/>
    </w:pPr>
    <w:r w:rsidRPr="00CF4720">
      <w:t>CA Building Energy Efficiency Standards - 20</w:t>
    </w:r>
    <w:r w:rsidR="00716135">
      <w:t>22</w:t>
    </w:r>
    <w:r w:rsidRPr="00CF4720">
      <w:t xml:space="preserve"> Residential Compliance</w:t>
    </w:r>
    <w:r w:rsidRPr="00CF4720">
      <w:tab/>
    </w:r>
    <w:r w:rsidRPr="00172343">
      <w:t>January 20</w:t>
    </w:r>
    <w:r w:rsidR="00716135">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C" w14:textId="636B15C7" w:rsidR="00494FDB" w:rsidRPr="00CF4720" w:rsidRDefault="00494FDB" w:rsidP="00F70B2C">
    <w:pPr>
      <w:pStyle w:val="Footer"/>
    </w:pPr>
    <w:r w:rsidRPr="00CF4720">
      <w:t>CA Building Energy Efficiency Standards - 20</w:t>
    </w:r>
    <w:r w:rsidR="00716135">
      <w:t>22</w:t>
    </w:r>
    <w:r w:rsidRPr="00CF4720">
      <w:t xml:space="preserve"> Residential Compliance</w:t>
    </w:r>
    <w:r w:rsidRPr="00CF4720">
      <w:tab/>
    </w:r>
    <w:r w:rsidRPr="00172343">
      <w:t>January 20</w:t>
    </w:r>
    <w:r w:rsidR="00716135">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9A1C6" w14:textId="77777777" w:rsidR="00037952" w:rsidRDefault="00037952">
      <w:r>
        <w:separator/>
      </w:r>
    </w:p>
  </w:footnote>
  <w:footnote w:type="continuationSeparator" w:id="0">
    <w:p w14:paraId="66B13CB1" w14:textId="77777777" w:rsidR="00037952" w:rsidRDefault="00037952">
      <w:r>
        <w:continuationSeparator/>
      </w:r>
    </w:p>
  </w:footnote>
  <w:footnote w:type="continuationNotice" w:id="1">
    <w:p w14:paraId="11462982" w14:textId="77777777" w:rsidR="00037952" w:rsidRDefault="000379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30" w14:textId="77777777" w:rsidR="00494FDB" w:rsidRDefault="00000000">
    <w:pPr>
      <w:pStyle w:val="Header"/>
    </w:pPr>
    <w:r>
      <w:rPr>
        <w:noProof/>
      </w:rPr>
      <w:pict w14:anchorId="7758F3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6" o:spid="_x0000_s1026"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DDC65" w14:textId="71351545" w:rsidR="003F6F8B" w:rsidRPr="004E38EA" w:rsidRDefault="0000309C" w:rsidP="003F6F8B">
    <w:pPr>
      <w:tabs>
        <w:tab w:val="center" w:pos="4320"/>
        <w:tab w:val="right" w:pos="8640"/>
      </w:tabs>
      <w:ind w:left="360"/>
      <w:rPr>
        <w:rFonts w:ascii="Calibri" w:hAnsi="Calibri" w:cs="Calibri"/>
        <w:b/>
        <w:bCs/>
        <w:noProof/>
        <w:sz w:val="28"/>
        <w:szCs w:val="28"/>
      </w:rPr>
    </w:pPr>
    <w:del w:id="3" w:author="Author">
      <w:r w:rsidRPr="000A278D" w:rsidDel="004E38EA">
        <w:rPr>
          <w:rFonts w:ascii="Calibri" w:hAnsi="Calibri" w:cs="Calibri"/>
          <w:b/>
          <w:bCs/>
          <w:noProof/>
          <w:sz w:val="28"/>
          <w:szCs w:val="28"/>
        </w:rPr>
        <w:drawing>
          <wp:anchor distT="0" distB="0" distL="114300" distR="114300" simplePos="0" relativeHeight="251659264" behindDoc="0" locked="0" layoutInCell="1" allowOverlap="1" wp14:anchorId="0DD2C3CC" wp14:editId="5839D224">
            <wp:simplePos x="0" y="0"/>
            <wp:positionH relativeFrom="column">
              <wp:posOffset>-98425</wp:posOffset>
            </wp:positionH>
            <wp:positionV relativeFrom="paragraph">
              <wp:posOffset>182159</wp:posOffset>
            </wp:positionV>
            <wp:extent cx="2532380" cy="566420"/>
            <wp:effectExtent l="0" t="0" r="0" b="0"/>
            <wp:wrapNone/>
            <wp:docPr id="13" name="Picture 1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del>
    <w:r w:rsidR="003F6F8B" w:rsidRPr="004E38EA">
      <w:rPr>
        <w:rFonts w:ascii="Calibri" w:hAnsi="Calibri" w:cs="Calibri"/>
        <w:b/>
        <w:bCs/>
        <w:noProof/>
        <w:sz w:val="28"/>
        <w:szCs w:val="28"/>
      </w:rPr>
      <w:t>DUCT SURFACE AREA REDUCTION; R-VALUE; BURIED DUCTS COMPLIANCE CREDIT</w:t>
    </w:r>
  </w:p>
  <w:p w14:paraId="291C7C35" w14:textId="3B6F90ED" w:rsidR="008F3958" w:rsidRPr="00333DF5" w:rsidRDefault="003F6F8B" w:rsidP="008F3958">
    <w:pPr>
      <w:tabs>
        <w:tab w:val="center" w:pos="4320"/>
        <w:tab w:val="right" w:pos="8640"/>
      </w:tabs>
      <w:spacing w:before="240"/>
      <w:ind w:left="360"/>
      <w:rPr>
        <w:rFonts w:ascii="Arial" w:hAnsi="Arial" w:cs="Arial"/>
        <w:sz w:val="24"/>
        <w:szCs w:val="24"/>
      </w:rPr>
    </w:pPr>
    <w:r w:rsidRPr="00333DF5">
      <w:rPr>
        <w:rFonts w:ascii="Arial" w:hAnsi="Arial" w:cs="Arial"/>
        <w:sz w:val="24"/>
        <w:szCs w:val="24"/>
      </w:rPr>
      <w:ptab w:relativeTo="margin" w:alignment="center" w:leader="none"/>
    </w:r>
    <w:r w:rsidRPr="00333DF5">
      <w:rPr>
        <w:rFonts w:ascii="Arial" w:hAnsi="Arial" w:cs="Arial"/>
        <w:sz w:val="24"/>
        <w:szCs w:val="24"/>
      </w:rPr>
      <w:ptab w:relativeTo="margin" w:alignment="right" w:leader="none"/>
    </w:r>
    <w:r w:rsidRPr="00333DF5">
      <w:rPr>
        <w:rFonts w:ascii="Calibri" w:hAnsi="Calibri" w:cs="Calibri"/>
        <w:sz w:val="28"/>
        <w:szCs w:val="28"/>
      </w:rPr>
      <w:t>CEC-CF</w:t>
    </w:r>
    <w:r>
      <w:rPr>
        <w:rFonts w:ascii="Calibri" w:hAnsi="Calibri" w:cs="Calibri"/>
        <w:sz w:val="28"/>
        <w:szCs w:val="28"/>
      </w:rPr>
      <w:t>3</w:t>
    </w:r>
    <w:r w:rsidRPr="00333DF5">
      <w:rPr>
        <w:rFonts w:ascii="Calibri" w:hAnsi="Calibri" w:cs="Calibri"/>
        <w:sz w:val="28"/>
        <w:szCs w:val="28"/>
      </w:rPr>
      <w:t>R-</w:t>
    </w:r>
    <w:r>
      <w:rPr>
        <w:rFonts w:ascii="Calibri" w:hAnsi="Calibri" w:cs="Calibri"/>
        <w:sz w:val="28"/>
        <w:szCs w:val="28"/>
      </w:rPr>
      <w:t>MCH</w:t>
    </w:r>
    <w:r w:rsidRPr="00333DF5">
      <w:rPr>
        <w:rFonts w:ascii="Calibri" w:hAnsi="Calibri" w:cs="Calibri"/>
        <w:sz w:val="28"/>
        <w:szCs w:val="28"/>
      </w:rPr>
      <w:t>-</w:t>
    </w:r>
    <w:r>
      <w:rPr>
        <w:rFonts w:ascii="Calibri" w:hAnsi="Calibri" w:cs="Calibri"/>
        <w:sz w:val="28"/>
        <w:szCs w:val="28"/>
      </w:rPr>
      <w:t>29</w:t>
    </w:r>
    <w:r w:rsidRPr="00333DF5">
      <w:rPr>
        <w:rFonts w:ascii="Calibri" w:hAnsi="Calibri" w:cs="Calibri"/>
        <w:sz w:val="28"/>
        <w:szCs w:val="28"/>
      </w:rPr>
      <w:t>-</w:t>
    </w:r>
    <w:r>
      <w:rPr>
        <w:rFonts w:ascii="Calibri" w:hAnsi="Calibri" w:cs="Calibri"/>
        <w:sz w:val="28"/>
        <w:szCs w:val="28"/>
      </w:rPr>
      <w:t>H</w:t>
    </w:r>
  </w:p>
  <w:p w14:paraId="7B76CEFE" w14:textId="77777777" w:rsidR="003F6F8B" w:rsidRPr="000A278D" w:rsidRDefault="003F6F8B" w:rsidP="003F6F8B">
    <w:pPr>
      <w:spacing w:after="160" w:line="259" w:lineRule="auto"/>
      <w:ind w:left="360"/>
      <w:rPr>
        <w:rFonts w:ascii="Calibri" w:eastAsia="Calibri" w:hAnsi="Calibri" w:cs="Calibri"/>
        <w:b/>
        <w:bCs/>
        <w:i/>
        <w:iCs/>
        <w:sz w:val="28"/>
        <w:szCs w:val="28"/>
      </w:rPr>
    </w:pPr>
    <w:r w:rsidRPr="00333DF5">
      <w:rPr>
        <w:rFonts w:ascii="Arial" w:eastAsia="Calibri" w:hAnsi="Arial" w:cs="Arial"/>
        <w:sz w:val="24"/>
        <w:szCs w:val="22"/>
      </w:rPr>
      <w:ptab w:relativeTo="margin" w:alignment="center" w:leader="none"/>
    </w:r>
    <w:r w:rsidRPr="00333DF5">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4" w14:textId="77777777" w:rsidR="00494FDB" w:rsidRDefault="00000000">
    <w:pPr>
      <w:pStyle w:val="Header"/>
    </w:pPr>
    <w:r>
      <w:rPr>
        <w:noProof/>
      </w:rPr>
      <w:pict w14:anchorId="7758F3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5" o:spid="_x0000_s1025"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5" w14:textId="77777777" w:rsidR="00494FDB" w:rsidRDefault="00000000">
    <w:pPr>
      <w:pStyle w:val="Header"/>
    </w:pPr>
    <w:r>
      <w:rPr>
        <w:noProof/>
      </w:rPr>
      <w:pict w14:anchorId="7758F3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9" o:spid="_x0000_s1029"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494FDB" w:rsidRPr="00F85124" w14:paraId="7758F348" w14:textId="77777777" w:rsidTr="00DE3917">
      <w:trPr>
        <w:cantSplit/>
        <w:trHeight w:val="288"/>
      </w:trPr>
      <w:tc>
        <w:tcPr>
          <w:tcW w:w="3877" w:type="pct"/>
          <w:tcBorders>
            <w:bottom w:val="single" w:sz="4" w:space="0" w:color="auto"/>
            <w:right w:val="nil"/>
          </w:tcBorders>
          <w:vAlign w:val="center"/>
        </w:tcPr>
        <w:p w14:paraId="7758F346" w14:textId="77777777" w:rsidR="00494FDB" w:rsidRPr="005F2F11" w:rsidRDefault="00000000" w:rsidP="00A17F52">
          <w:pPr>
            <w:pStyle w:val="Style17"/>
            <w:rPr>
              <w:b/>
              <w:color w:val="auto"/>
              <w:sz w:val="20"/>
              <w:szCs w:val="20"/>
            </w:rPr>
          </w:pPr>
          <w:r>
            <w:rPr>
              <w:noProof/>
              <w:color w:val="auto"/>
              <w:sz w:val="20"/>
              <w:szCs w:val="20"/>
            </w:rPr>
            <w:pict w14:anchorId="7758F3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0" o:spid="_x0000_s1030"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94FDB" w:rsidRPr="005F2F11">
            <w:rPr>
              <w:color w:val="auto"/>
              <w:sz w:val="20"/>
              <w:szCs w:val="20"/>
            </w:rPr>
            <w:t xml:space="preserve">CERTIFICATE OF </w:t>
          </w:r>
          <w:r w:rsidR="00494FDB">
            <w:rPr>
              <w:color w:val="auto"/>
              <w:sz w:val="20"/>
              <w:szCs w:val="20"/>
            </w:rPr>
            <w:t xml:space="preserve">VERIFICATION - </w:t>
          </w:r>
          <w:r w:rsidR="00494FDB" w:rsidRPr="0053106D">
            <w:rPr>
              <w:color w:val="auto"/>
              <w:sz w:val="20"/>
            </w:rPr>
            <w:t>USER INSTRUCTIONS</w:t>
          </w:r>
        </w:p>
      </w:tc>
      <w:tc>
        <w:tcPr>
          <w:tcW w:w="1123" w:type="pct"/>
          <w:tcBorders>
            <w:left w:val="nil"/>
            <w:bottom w:val="single" w:sz="4" w:space="0" w:color="auto"/>
          </w:tcBorders>
          <w:tcMar>
            <w:left w:w="115" w:type="dxa"/>
            <w:right w:w="115" w:type="dxa"/>
          </w:tcMar>
          <w:vAlign w:val="center"/>
        </w:tcPr>
        <w:p w14:paraId="7758F347" w14:textId="77777777" w:rsidR="00494FDB" w:rsidRDefault="00494FDB">
          <w:pPr>
            <w:pStyle w:val="Style18"/>
            <w:rPr>
              <w:b/>
              <w:color w:val="auto"/>
              <w:sz w:val="20"/>
              <w:szCs w:val="20"/>
            </w:rPr>
          </w:pPr>
          <w:r w:rsidRPr="005F2F11">
            <w:rPr>
              <w:color w:val="auto"/>
              <w:sz w:val="20"/>
              <w:szCs w:val="20"/>
            </w:rPr>
            <w:t>CF</w:t>
          </w:r>
          <w:r>
            <w:rPr>
              <w:color w:val="auto"/>
              <w:sz w:val="20"/>
              <w:szCs w:val="20"/>
            </w:rPr>
            <w:t>3</w:t>
          </w:r>
          <w:r w:rsidRPr="005F2F11">
            <w:rPr>
              <w:color w:val="auto"/>
              <w:sz w:val="20"/>
              <w:szCs w:val="20"/>
            </w:rPr>
            <w:t>R-MCH-29-H</w:t>
          </w:r>
        </w:p>
      </w:tc>
    </w:tr>
    <w:tr w:rsidR="00494FDB" w:rsidRPr="00F85124" w14:paraId="7758F34A" w14:textId="77777777" w:rsidTr="00DE3917">
      <w:trPr>
        <w:cantSplit/>
        <w:trHeight w:val="288"/>
      </w:trPr>
      <w:tc>
        <w:tcPr>
          <w:tcW w:w="5000" w:type="pct"/>
          <w:gridSpan w:val="2"/>
        </w:tcPr>
        <w:p w14:paraId="7758F349" w14:textId="5FBFE7DE" w:rsidR="00494FDB" w:rsidRPr="00F85124" w:rsidRDefault="00494FDB"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Pr="00494FDB">
            <w:rPr>
              <w:bCs w:val="0"/>
              <w:noProof/>
            </w:rPr>
            <w:t>2</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4A4361">
            <w:rPr>
              <w:noProof/>
            </w:rPr>
            <w:t>2</w:t>
          </w:r>
          <w:r>
            <w:rPr>
              <w:noProof/>
            </w:rPr>
            <w:fldChar w:fldCharType="end"/>
          </w:r>
          <w:r>
            <w:t>)</w:t>
          </w:r>
        </w:p>
      </w:tc>
    </w:tr>
  </w:tbl>
  <w:p w14:paraId="7758F34B" w14:textId="77777777" w:rsidR="00494FDB" w:rsidRDefault="00494FD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D" w14:textId="77777777" w:rsidR="00494FDB" w:rsidRDefault="00000000">
    <w:pPr>
      <w:pStyle w:val="Header"/>
    </w:pPr>
    <w:r>
      <w:rPr>
        <w:noProof/>
      </w:rPr>
      <w:pict w14:anchorId="7758F3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8" o:spid="_x0000_s1028"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E" w14:textId="77777777" w:rsidR="00494FDB" w:rsidRDefault="00000000">
    <w:pPr>
      <w:pStyle w:val="Header"/>
    </w:pPr>
    <w:r>
      <w:rPr>
        <w:noProof/>
      </w:rPr>
      <w:pict w14:anchorId="7758F3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2" o:spid="_x0000_s1032"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494FDB" w:rsidRPr="00F85124" w14:paraId="7758F351" w14:textId="77777777" w:rsidTr="00DE3917">
      <w:trPr>
        <w:cantSplit/>
        <w:trHeight w:val="288"/>
      </w:trPr>
      <w:tc>
        <w:tcPr>
          <w:tcW w:w="3877" w:type="pct"/>
          <w:tcBorders>
            <w:bottom w:val="single" w:sz="4" w:space="0" w:color="auto"/>
            <w:right w:val="nil"/>
          </w:tcBorders>
          <w:vAlign w:val="center"/>
        </w:tcPr>
        <w:p w14:paraId="7758F34F" w14:textId="77777777" w:rsidR="00494FDB" w:rsidRPr="005F2F11" w:rsidRDefault="00000000" w:rsidP="00A17F52">
          <w:pPr>
            <w:pStyle w:val="Style17"/>
            <w:rPr>
              <w:b/>
              <w:color w:val="auto"/>
              <w:sz w:val="20"/>
              <w:szCs w:val="20"/>
            </w:rPr>
          </w:pPr>
          <w:r>
            <w:rPr>
              <w:noProof/>
              <w:color w:val="auto"/>
              <w:sz w:val="20"/>
              <w:szCs w:val="20"/>
            </w:rPr>
            <w:pict w14:anchorId="7758F3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3" o:spid="_x0000_s1033"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94FDB" w:rsidRPr="005F2F11">
            <w:rPr>
              <w:color w:val="auto"/>
              <w:sz w:val="20"/>
              <w:szCs w:val="20"/>
            </w:rPr>
            <w:t xml:space="preserve">CERTIFICATE OF </w:t>
          </w:r>
          <w:r w:rsidR="00494FDB">
            <w:rPr>
              <w:color w:val="auto"/>
              <w:sz w:val="20"/>
              <w:szCs w:val="20"/>
            </w:rPr>
            <w:t xml:space="preserve">VERIFICATION </w:t>
          </w:r>
          <w:r w:rsidR="00494FDB" w:rsidRPr="00CF4720">
            <w:rPr>
              <w:color w:val="auto"/>
              <w:sz w:val="20"/>
              <w:szCs w:val="20"/>
            </w:rPr>
            <w:t xml:space="preserve">- </w:t>
          </w:r>
          <w:r w:rsidR="00494FDB" w:rsidRPr="00CF472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7758F350" w14:textId="77777777" w:rsidR="00494FDB" w:rsidRDefault="00494FDB">
          <w:pPr>
            <w:pStyle w:val="Style18"/>
            <w:rPr>
              <w:b/>
              <w:color w:val="auto"/>
              <w:sz w:val="20"/>
              <w:szCs w:val="20"/>
            </w:rPr>
          </w:pPr>
          <w:r w:rsidRPr="005F2F11">
            <w:rPr>
              <w:color w:val="auto"/>
              <w:sz w:val="20"/>
              <w:szCs w:val="20"/>
            </w:rPr>
            <w:t>CF</w:t>
          </w:r>
          <w:r>
            <w:rPr>
              <w:color w:val="auto"/>
              <w:sz w:val="20"/>
              <w:szCs w:val="20"/>
            </w:rPr>
            <w:t>3</w:t>
          </w:r>
          <w:r w:rsidRPr="005F2F11">
            <w:rPr>
              <w:color w:val="auto"/>
              <w:sz w:val="20"/>
              <w:szCs w:val="20"/>
            </w:rPr>
            <w:t>R-MCH-29-H</w:t>
          </w:r>
        </w:p>
      </w:tc>
    </w:tr>
    <w:tr w:rsidR="00494FDB" w:rsidRPr="00F85124" w14:paraId="7758F353" w14:textId="77777777" w:rsidTr="00DE3917">
      <w:trPr>
        <w:cantSplit/>
        <w:trHeight w:val="288"/>
      </w:trPr>
      <w:tc>
        <w:tcPr>
          <w:tcW w:w="5000" w:type="pct"/>
          <w:gridSpan w:val="2"/>
        </w:tcPr>
        <w:p w14:paraId="7758F352" w14:textId="37E19F17" w:rsidR="00494FDB" w:rsidRPr="00F85124" w:rsidRDefault="00494FDB"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003E241C" w:rsidRPr="003E241C">
            <w:rPr>
              <w:bCs w:val="0"/>
              <w:noProof/>
            </w:rPr>
            <w:t>3</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4A4361">
            <w:rPr>
              <w:noProof/>
            </w:rPr>
            <w:t>3</w:t>
          </w:r>
          <w:r>
            <w:rPr>
              <w:noProof/>
            </w:rPr>
            <w:fldChar w:fldCharType="end"/>
          </w:r>
          <w:r>
            <w:t>)</w:t>
          </w:r>
        </w:p>
      </w:tc>
    </w:tr>
  </w:tbl>
  <w:p w14:paraId="7758F354" w14:textId="77777777" w:rsidR="00494FDB" w:rsidRDefault="00494FD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55" w14:textId="77777777" w:rsidR="00494FDB" w:rsidRDefault="00000000">
    <w:pPr>
      <w:pStyle w:val="Header"/>
    </w:pPr>
    <w:r>
      <w:rPr>
        <w:noProof/>
      </w:rPr>
      <w:pict w14:anchorId="7758F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1" o:spid="_x0000_s1031"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70B6DBE"/>
    <w:multiLevelType w:val="hybridMultilevel"/>
    <w:tmpl w:val="51A233A8"/>
    <w:lvl w:ilvl="0" w:tplc="44CA453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149547CD"/>
    <w:multiLevelType w:val="hybridMultilevel"/>
    <w:tmpl w:val="818074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6"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8932258"/>
    <w:multiLevelType w:val="hybridMultilevel"/>
    <w:tmpl w:val="9E5A8A1A"/>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8" w15:restartNumberingAfterBreak="0">
    <w:nsid w:val="3CA71856"/>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08E1FD7"/>
    <w:multiLevelType w:val="multilevel"/>
    <w:tmpl w:val="89C83A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51B3090A"/>
    <w:multiLevelType w:val="hybridMultilevel"/>
    <w:tmpl w:val="EB502472"/>
    <w:lvl w:ilvl="0" w:tplc="85A22B7E">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55934189"/>
    <w:multiLevelType w:val="hybridMultilevel"/>
    <w:tmpl w:val="2888437A"/>
    <w:lvl w:ilvl="0" w:tplc="25941DEA">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4" w15:restartNumberingAfterBreak="0">
    <w:nsid w:val="59B7024B"/>
    <w:multiLevelType w:val="hybridMultilevel"/>
    <w:tmpl w:val="6C183F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C54F10"/>
    <w:multiLevelType w:val="hybridMultilevel"/>
    <w:tmpl w:val="F96431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DB736A8"/>
    <w:multiLevelType w:val="hybridMultilevel"/>
    <w:tmpl w:val="2AC4052E"/>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02070813">
    <w:abstractNumId w:val="5"/>
  </w:num>
  <w:num w:numId="2" w16cid:durableId="39979196">
    <w:abstractNumId w:val="3"/>
  </w:num>
  <w:num w:numId="3" w16cid:durableId="1588221893">
    <w:abstractNumId w:val="9"/>
  </w:num>
  <w:num w:numId="4" w16cid:durableId="1725449376">
    <w:abstractNumId w:val="1"/>
  </w:num>
  <w:num w:numId="5" w16cid:durableId="1780174612">
    <w:abstractNumId w:val="0"/>
  </w:num>
  <w:num w:numId="6" w16cid:durableId="1057701743">
    <w:abstractNumId w:val="11"/>
  </w:num>
  <w:num w:numId="7" w16cid:durableId="797645396">
    <w:abstractNumId w:val="6"/>
  </w:num>
  <w:num w:numId="8" w16cid:durableId="605964401">
    <w:abstractNumId w:val="8"/>
  </w:num>
  <w:num w:numId="9" w16cid:durableId="1149174172">
    <w:abstractNumId w:val="2"/>
  </w:num>
  <w:num w:numId="10" w16cid:durableId="105273967">
    <w:abstractNumId w:val="7"/>
  </w:num>
  <w:num w:numId="11" w16cid:durableId="43800717">
    <w:abstractNumId w:val="12"/>
  </w:num>
  <w:num w:numId="12" w16cid:durableId="1378772257">
    <w:abstractNumId w:val="4"/>
  </w:num>
  <w:num w:numId="13" w16cid:durableId="1014112827">
    <w:abstractNumId w:val="14"/>
  </w:num>
  <w:num w:numId="14" w16cid:durableId="631711362">
    <w:abstractNumId w:val="16"/>
  </w:num>
  <w:num w:numId="15" w16cid:durableId="1803842247">
    <w:abstractNumId w:val="16"/>
  </w:num>
  <w:num w:numId="16" w16cid:durableId="136846514">
    <w:abstractNumId w:val="16"/>
  </w:num>
  <w:num w:numId="17" w16cid:durableId="1859200545">
    <w:abstractNumId w:val="10"/>
  </w:num>
  <w:num w:numId="18" w16cid:durableId="8787067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415143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634208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17859343">
    <w:abstractNumId w:val="11"/>
    <w:lvlOverride w:ilvl="0">
      <w:startOverride w:val="1"/>
    </w:lvlOverride>
    <w:lvlOverride w:ilvl="1"/>
    <w:lvlOverride w:ilvl="2"/>
    <w:lvlOverride w:ilvl="3"/>
    <w:lvlOverride w:ilvl="4"/>
    <w:lvlOverride w:ilvl="5"/>
    <w:lvlOverride w:ilvl="6"/>
    <w:lvlOverride w:ilvl="7"/>
    <w:lvlOverride w:ilvl="8"/>
  </w:num>
  <w:num w:numId="22" w16cid:durableId="1986008027">
    <w:abstractNumId w:val="13"/>
  </w:num>
  <w:num w:numId="23" w16cid:durableId="1404982675">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PersonalInformation/>
  <w:removeDateAndTim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09C"/>
    <w:rsid w:val="000036FF"/>
    <w:rsid w:val="00024D94"/>
    <w:rsid w:val="0002635E"/>
    <w:rsid w:val="00026750"/>
    <w:rsid w:val="00035A79"/>
    <w:rsid w:val="00037926"/>
    <w:rsid w:val="00037952"/>
    <w:rsid w:val="0004609D"/>
    <w:rsid w:val="000470D7"/>
    <w:rsid w:val="000471F6"/>
    <w:rsid w:val="00051F14"/>
    <w:rsid w:val="00053A0E"/>
    <w:rsid w:val="00055776"/>
    <w:rsid w:val="00056FC6"/>
    <w:rsid w:val="0006016B"/>
    <w:rsid w:val="0006170B"/>
    <w:rsid w:val="000631C6"/>
    <w:rsid w:val="000644B7"/>
    <w:rsid w:val="00067E04"/>
    <w:rsid w:val="00071D5C"/>
    <w:rsid w:val="00076F08"/>
    <w:rsid w:val="00080A37"/>
    <w:rsid w:val="00080EEE"/>
    <w:rsid w:val="000822FB"/>
    <w:rsid w:val="000861F1"/>
    <w:rsid w:val="00087CBE"/>
    <w:rsid w:val="00091D81"/>
    <w:rsid w:val="00094EF2"/>
    <w:rsid w:val="000A0D18"/>
    <w:rsid w:val="000A105B"/>
    <w:rsid w:val="000A1F02"/>
    <w:rsid w:val="000A2ED7"/>
    <w:rsid w:val="000A35C7"/>
    <w:rsid w:val="000A4A99"/>
    <w:rsid w:val="000B2A65"/>
    <w:rsid w:val="000B4491"/>
    <w:rsid w:val="000B53F9"/>
    <w:rsid w:val="000B619D"/>
    <w:rsid w:val="000B7F1D"/>
    <w:rsid w:val="000C09F1"/>
    <w:rsid w:val="000C1A4A"/>
    <w:rsid w:val="000C4C97"/>
    <w:rsid w:val="000C4D3D"/>
    <w:rsid w:val="000C53C6"/>
    <w:rsid w:val="000C6426"/>
    <w:rsid w:val="000C6B8F"/>
    <w:rsid w:val="000C7320"/>
    <w:rsid w:val="000D25DB"/>
    <w:rsid w:val="000D3DCD"/>
    <w:rsid w:val="000D4F78"/>
    <w:rsid w:val="000D7DA8"/>
    <w:rsid w:val="000E0BE1"/>
    <w:rsid w:val="000E2D07"/>
    <w:rsid w:val="000E53E9"/>
    <w:rsid w:val="000E7ABD"/>
    <w:rsid w:val="000F070F"/>
    <w:rsid w:val="000F0BA7"/>
    <w:rsid w:val="000F67E7"/>
    <w:rsid w:val="000F754C"/>
    <w:rsid w:val="00101126"/>
    <w:rsid w:val="001049AF"/>
    <w:rsid w:val="00110FB5"/>
    <w:rsid w:val="001114AE"/>
    <w:rsid w:val="001131A2"/>
    <w:rsid w:val="001177F0"/>
    <w:rsid w:val="00126F26"/>
    <w:rsid w:val="001305CE"/>
    <w:rsid w:val="001315EE"/>
    <w:rsid w:val="00135466"/>
    <w:rsid w:val="00135763"/>
    <w:rsid w:val="00136DCB"/>
    <w:rsid w:val="00137AA4"/>
    <w:rsid w:val="001407E3"/>
    <w:rsid w:val="00142FD3"/>
    <w:rsid w:val="00146D59"/>
    <w:rsid w:val="0014781A"/>
    <w:rsid w:val="00155ACD"/>
    <w:rsid w:val="0015743C"/>
    <w:rsid w:val="001577AB"/>
    <w:rsid w:val="001615D7"/>
    <w:rsid w:val="001616EB"/>
    <w:rsid w:val="00162081"/>
    <w:rsid w:val="00171597"/>
    <w:rsid w:val="00172343"/>
    <w:rsid w:val="001739FA"/>
    <w:rsid w:val="00174BD1"/>
    <w:rsid w:val="00175D42"/>
    <w:rsid w:val="00181190"/>
    <w:rsid w:val="0018426A"/>
    <w:rsid w:val="0018439C"/>
    <w:rsid w:val="00190C8C"/>
    <w:rsid w:val="0019624F"/>
    <w:rsid w:val="001A5583"/>
    <w:rsid w:val="001B2176"/>
    <w:rsid w:val="001B5BA4"/>
    <w:rsid w:val="001C18CE"/>
    <w:rsid w:val="001C344E"/>
    <w:rsid w:val="001D7CD9"/>
    <w:rsid w:val="001E3C52"/>
    <w:rsid w:val="001E522C"/>
    <w:rsid w:val="001F0424"/>
    <w:rsid w:val="001F0E8D"/>
    <w:rsid w:val="001F20EE"/>
    <w:rsid w:val="001F4596"/>
    <w:rsid w:val="001F629E"/>
    <w:rsid w:val="00200E53"/>
    <w:rsid w:val="00202608"/>
    <w:rsid w:val="00206039"/>
    <w:rsid w:val="0021019D"/>
    <w:rsid w:val="002108CC"/>
    <w:rsid w:val="00211788"/>
    <w:rsid w:val="00213E8E"/>
    <w:rsid w:val="00216C55"/>
    <w:rsid w:val="00222F6D"/>
    <w:rsid w:val="002241A5"/>
    <w:rsid w:val="00224E10"/>
    <w:rsid w:val="00237329"/>
    <w:rsid w:val="00237C30"/>
    <w:rsid w:val="002420D2"/>
    <w:rsid w:val="00243047"/>
    <w:rsid w:val="00245AF0"/>
    <w:rsid w:val="00251B09"/>
    <w:rsid w:val="002532A8"/>
    <w:rsid w:val="00253532"/>
    <w:rsid w:val="002562A4"/>
    <w:rsid w:val="002578FE"/>
    <w:rsid w:val="002615BC"/>
    <w:rsid w:val="00262721"/>
    <w:rsid w:val="002641C7"/>
    <w:rsid w:val="00264F4E"/>
    <w:rsid w:val="002710BB"/>
    <w:rsid w:val="002719D2"/>
    <w:rsid w:val="00271E1D"/>
    <w:rsid w:val="00273D94"/>
    <w:rsid w:val="00274618"/>
    <w:rsid w:val="00277212"/>
    <w:rsid w:val="0028466E"/>
    <w:rsid w:val="00284AFC"/>
    <w:rsid w:val="00284C8F"/>
    <w:rsid w:val="00285A7C"/>
    <w:rsid w:val="00287573"/>
    <w:rsid w:val="002878B9"/>
    <w:rsid w:val="00291F72"/>
    <w:rsid w:val="00293436"/>
    <w:rsid w:val="00295ED5"/>
    <w:rsid w:val="002A1004"/>
    <w:rsid w:val="002A199B"/>
    <w:rsid w:val="002A3A30"/>
    <w:rsid w:val="002A3F41"/>
    <w:rsid w:val="002A5D5F"/>
    <w:rsid w:val="002A6A1F"/>
    <w:rsid w:val="002A7986"/>
    <w:rsid w:val="002B2393"/>
    <w:rsid w:val="002B4F6F"/>
    <w:rsid w:val="002C131A"/>
    <w:rsid w:val="002C134F"/>
    <w:rsid w:val="002C153A"/>
    <w:rsid w:val="002C4974"/>
    <w:rsid w:val="002C586B"/>
    <w:rsid w:val="002D0D5B"/>
    <w:rsid w:val="002D1475"/>
    <w:rsid w:val="002D2B44"/>
    <w:rsid w:val="002D3BA6"/>
    <w:rsid w:val="002D680A"/>
    <w:rsid w:val="002D7DB8"/>
    <w:rsid w:val="002E3676"/>
    <w:rsid w:val="002E7941"/>
    <w:rsid w:val="002F3EE7"/>
    <w:rsid w:val="002F40A7"/>
    <w:rsid w:val="002F4802"/>
    <w:rsid w:val="002F6775"/>
    <w:rsid w:val="002F6D11"/>
    <w:rsid w:val="00301FFD"/>
    <w:rsid w:val="00304466"/>
    <w:rsid w:val="003044D3"/>
    <w:rsid w:val="003051D0"/>
    <w:rsid w:val="00306026"/>
    <w:rsid w:val="00312DE0"/>
    <w:rsid w:val="00314D52"/>
    <w:rsid w:val="00314EC3"/>
    <w:rsid w:val="0032018D"/>
    <w:rsid w:val="00320F01"/>
    <w:rsid w:val="003247CA"/>
    <w:rsid w:val="00324CC5"/>
    <w:rsid w:val="00327832"/>
    <w:rsid w:val="0033141D"/>
    <w:rsid w:val="0033152E"/>
    <w:rsid w:val="00333BE7"/>
    <w:rsid w:val="00337397"/>
    <w:rsid w:val="00340CE9"/>
    <w:rsid w:val="0034294C"/>
    <w:rsid w:val="003500C8"/>
    <w:rsid w:val="00350A8C"/>
    <w:rsid w:val="00351525"/>
    <w:rsid w:val="003527A2"/>
    <w:rsid w:val="00353C3B"/>
    <w:rsid w:val="003546FA"/>
    <w:rsid w:val="0035603C"/>
    <w:rsid w:val="00357343"/>
    <w:rsid w:val="00363D77"/>
    <w:rsid w:val="00371157"/>
    <w:rsid w:val="003715CF"/>
    <w:rsid w:val="00372700"/>
    <w:rsid w:val="0037358C"/>
    <w:rsid w:val="003759D0"/>
    <w:rsid w:val="00376EAA"/>
    <w:rsid w:val="003809C0"/>
    <w:rsid w:val="00381C81"/>
    <w:rsid w:val="003834E9"/>
    <w:rsid w:val="003850E9"/>
    <w:rsid w:val="00386209"/>
    <w:rsid w:val="0038684E"/>
    <w:rsid w:val="0039142A"/>
    <w:rsid w:val="00392915"/>
    <w:rsid w:val="00394C8C"/>
    <w:rsid w:val="003B3641"/>
    <w:rsid w:val="003B5B3C"/>
    <w:rsid w:val="003B68B3"/>
    <w:rsid w:val="003C03FA"/>
    <w:rsid w:val="003C7B7A"/>
    <w:rsid w:val="003D1625"/>
    <w:rsid w:val="003D349A"/>
    <w:rsid w:val="003D3D27"/>
    <w:rsid w:val="003D5183"/>
    <w:rsid w:val="003D5350"/>
    <w:rsid w:val="003E1E09"/>
    <w:rsid w:val="003E22AB"/>
    <w:rsid w:val="003E241C"/>
    <w:rsid w:val="003E6702"/>
    <w:rsid w:val="003F064C"/>
    <w:rsid w:val="003F1C6F"/>
    <w:rsid w:val="003F49BD"/>
    <w:rsid w:val="003F6A76"/>
    <w:rsid w:val="003F6F8B"/>
    <w:rsid w:val="004034F2"/>
    <w:rsid w:val="0040359C"/>
    <w:rsid w:val="00404996"/>
    <w:rsid w:val="00411340"/>
    <w:rsid w:val="00411707"/>
    <w:rsid w:val="00411BBC"/>
    <w:rsid w:val="00415FD0"/>
    <w:rsid w:val="004251B8"/>
    <w:rsid w:val="004262C2"/>
    <w:rsid w:val="00430CEA"/>
    <w:rsid w:val="00432098"/>
    <w:rsid w:val="0043390E"/>
    <w:rsid w:val="0043422C"/>
    <w:rsid w:val="00435279"/>
    <w:rsid w:val="00440812"/>
    <w:rsid w:val="00440841"/>
    <w:rsid w:val="00442222"/>
    <w:rsid w:val="00443F66"/>
    <w:rsid w:val="004507D3"/>
    <w:rsid w:val="004510F5"/>
    <w:rsid w:val="00452004"/>
    <w:rsid w:val="00454C3D"/>
    <w:rsid w:val="004612F7"/>
    <w:rsid w:val="00462AC1"/>
    <w:rsid w:val="0046705B"/>
    <w:rsid w:val="00470951"/>
    <w:rsid w:val="004737C4"/>
    <w:rsid w:val="00474509"/>
    <w:rsid w:val="00474A7A"/>
    <w:rsid w:val="00475987"/>
    <w:rsid w:val="00477D56"/>
    <w:rsid w:val="0048031E"/>
    <w:rsid w:val="004809EE"/>
    <w:rsid w:val="00483E28"/>
    <w:rsid w:val="00486F0B"/>
    <w:rsid w:val="004944D6"/>
    <w:rsid w:val="004948E2"/>
    <w:rsid w:val="00494FDB"/>
    <w:rsid w:val="004A05C6"/>
    <w:rsid w:val="004A1BEB"/>
    <w:rsid w:val="004A264A"/>
    <w:rsid w:val="004A4361"/>
    <w:rsid w:val="004A5C7F"/>
    <w:rsid w:val="004A6E7F"/>
    <w:rsid w:val="004B1012"/>
    <w:rsid w:val="004B4582"/>
    <w:rsid w:val="004B62FE"/>
    <w:rsid w:val="004B7BD2"/>
    <w:rsid w:val="004C23D9"/>
    <w:rsid w:val="004C2C61"/>
    <w:rsid w:val="004C40A6"/>
    <w:rsid w:val="004C644A"/>
    <w:rsid w:val="004D1CE3"/>
    <w:rsid w:val="004D287C"/>
    <w:rsid w:val="004D2988"/>
    <w:rsid w:val="004E049F"/>
    <w:rsid w:val="004E112A"/>
    <w:rsid w:val="004E230B"/>
    <w:rsid w:val="004F0A7F"/>
    <w:rsid w:val="004F40C1"/>
    <w:rsid w:val="004F4BE8"/>
    <w:rsid w:val="00513D83"/>
    <w:rsid w:val="00514ADB"/>
    <w:rsid w:val="00520412"/>
    <w:rsid w:val="005222CB"/>
    <w:rsid w:val="00525F8D"/>
    <w:rsid w:val="00527ACC"/>
    <w:rsid w:val="00530F4C"/>
    <w:rsid w:val="00530FE5"/>
    <w:rsid w:val="00531044"/>
    <w:rsid w:val="00533A0A"/>
    <w:rsid w:val="00533ED1"/>
    <w:rsid w:val="005340A2"/>
    <w:rsid w:val="00536750"/>
    <w:rsid w:val="005369B5"/>
    <w:rsid w:val="00536AA4"/>
    <w:rsid w:val="00537FDF"/>
    <w:rsid w:val="00540E6C"/>
    <w:rsid w:val="00541293"/>
    <w:rsid w:val="005437EB"/>
    <w:rsid w:val="00543D99"/>
    <w:rsid w:val="00546F9B"/>
    <w:rsid w:val="00551599"/>
    <w:rsid w:val="00552A3E"/>
    <w:rsid w:val="00555884"/>
    <w:rsid w:val="00562BA8"/>
    <w:rsid w:val="005661DF"/>
    <w:rsid w:val="00566DA0"/>
    <w:rsid w:val="005678C7"/>
    <w:rsid w:val="00572B72"/>
    <w:rsid w:val="00573417"/>
    <w:rsid w:val="00574E6A"/>
    <w:rsid w:val="005813CE"/>
    <w:rsid w:val="00581F33"/>
    <w:rsid w:val="005821CB"/>
    <w:rsid w:val="0058278F"/>
    <w:rsid w:val="005877FC"/>
    <w:rsid w:val="0059070E"/>
    <w:rsid w:val="00590887"/>
    <w:rsid w:val="00590C0B"/>
    <w:rsid w:val="00594C36"/>
    <w:rsid w:val="005A012D"/>
    <w:rsid w:val="005A48A5"/>
    <w:rsid w:val="005C4233"/>
    <w:rsid w:val="005C5038"/>
    <w:rsid w:val="005C73C7"/>
    <w:rsid w:val="005D2752"/>
    <w:rsid w:val="005D30D4"/>
    <w:rsid w:val="005D55BB"/>
    <w:rsid w:val="005E23CD"/>
    <w:rsid w:val="005E2724"/>
    <w:rsid w:val="005E3BEC"/>
    <w:rsid w:val="005E3D13"/>
    <w:rsid w:val="005E3E55"/>
    <w:rsid w:val="005E3EEA"/>
    <w:rsid w:val="005E68FF"/>
    <w:rsid w:val="005F178B"/>
    <w:rsid w:val="005F2F11"/>
    <w:rsid w:val="005F4CDC"/>
    <w:rsid w:val="006016EB"/>
    <w:rsid w:val="006019F9"/>
    <w:rsid w:val="00601C19"/>
    <w:rsid w:val="00602E62"/>
    <w:rsid w:val="00605485"/>
    <w:rsid w:val="00605944"/>
    <w:rsid w:val="006066A3"/>
    <w:rsid w:val="00611910"/>
    <w:rsid w:val="0061305F"/>
    <w:rsid w:val="00613F4A"/>
    <w:rsid w:val="00614268"/>
    <w:rsid w:val="00616C4D"/>
    <w:rsid w:val="00617B42"/>
    <w:rsid w:val="006200D7"/>
    <w:rsid w:val="006227B1"/>
    <w:rsid w:val="00622990"/>
    <w:rsid w:val="0063107B"/>
    <w:rsid w:val="00631115"/>
    <w:rsid w:val="00632F51"/>
    <w:rsid w:val="00632F73"/>
    <w:rsid w:val="006350D1"/>
    <w:rsid w:val="00636890"/>
    <w:rsid w:val="006411CF"/>
    <w:rsid w:val="00641C71"/>
    <w:rsid w:val="0064300C"/>
    <w:rsid w:val="00644727"/>
    <w:rsid w:val="00647F5F"/>
    <w:rsid w:val="00654F37"/>
    <w:rsid w:val="00662A77"/>
    <w:rsid w:val="00663AF7"/>
    <w:rsid w:val="00667362"/>
    <w:rsid w:val="00671DD1"/>
    <w:rsid w:val="0067298F"/>
    <w:rsid w:val="00674FED"/>
    <w:rsid w:val="00676DBA"/>
    <w:rsid w:val="0068226F"/>
    <w:rsid w:val="00682CBA"/>
    <w:rsid w:val="00683D90"/>
    <w:rsid w:val="00685D72"/>
    <w:rsid w:val="00686B8B"/>
    <w:rsid w:val="00692EDF"/>
    <w:rsid w:val="006930E5"/>
    <w:rsid w:val="00696281"/>
    <w:rsid w:val="00697E29"/>
    <w:rsid w:val="006A156C"/>
    <w:rsid w:val="006A1796"/>
    <w:rsid w:val="006A57F1"/>
    <w:rsid w:val="006A722E"/>
    <w:rsid w:val="006B0F22"/>
    <w:rsid w:val="006B1F53"/>
    <w:rsid w:val="006B4081"/>
    <w:rsid w:val="006C0044"/>
    <w:rsid w:val="006C0E98"/>
    <w:rsid w:val="006C5D16"/>
    <w:rsid w:val="006C7335"/>
    <w:rsid w:val="006C7406"/>
    <w:rsid w:val="006D05BB"/>
    <w:rsid w:val="006D21DC"/>
    <w:rsid w:val="006D4D01"/>
    <w:rsid w:val="006D7492"/>
    <w:rsid w:val="006D7CAB"/>
    <w:rsid w:val="006E1FC1"/>
    <w:rsid w:val="006F0339"/>
    <w:rsid w:val="006F0652"/>
    <w:rsid w:val="006F2C70"/>
    <w:rsid w:val="0070354F"/>
    <w:rsid w:val="007108CC"/>
    <w:rsid w:val="00713028"/>
    <w:rsid w:val="00714442"/>
    <w:rsid w:val="00714CBC"/>
    <w:rsid w:val="00714DAD"/>
    <w:rsid w:val="00716135"/>
    <w:rsid w:val="0071761E"/>
    <w:rsid w:val="00717DEA"/>
    <w:rsid w:val="00720306"/>
    <w:rsid w:val="00723136"/>
    <w:rsid w:val="00727DA1"/>
    <w:rsid w:val="00732CCF"/>
    <w:rsid w:val="00743217"/>
    <w:rsid w:val="0074424A"/>
    <w:rsid w:val="00746633"/>
    <w:rsid w:val="00751673"/>
    <w:rsid w:val="00753667"/>
    <w:rsid w:val="00753CFA"/>
    <w:rsid w:val="00755170"/>
    <w:rsid w:val="007551EC"/>
    <w:rsid w:val="007635A5"/>
    <w:rsid w:val="0076441C"/>
    <w:rsid w:val="00765F67"/>
    <w:rsid w:val="00771250"/>
    <w:rsid w:val="00773DD9"/>
    <w:rsid w:val="007755D6"/>
    <w:rsid w:val="007756F6"/>
    <w:rsid w:val="00776799"/>
    <w:rsid w:val="00777B2F"/>
    <w:rsid w:val="00785B34"/>
    <w:rsid w:val="00793E1C"/>
    <w:rsid w:val="00795C0E"/>
    <w:rsid w:val="00795EB8"/>
    <w:rsid w:val="0079717C"/>
    <w:rsid w:val="00797224"/>
    <w:rsid w:val="00797290"/>
    <w:rsid w:val="00797642"/>
    <w:rsid w:val="00797860"/>
    <w:rsid w:val="007A4603"/>
    <w:rsid w:val="007A682B"/>
    <w:rsid w:val="007B2440"/>
    <w:rsid w:val="007B2CB9"/>
    <w:rsid w:val="007B4BEA"/>
    <w:rsid w:val="007B645E"/>
    <w:rsid w:val="007C12FC"/>
    <w:rsid w:val="007C1A20"/>
    <w:rsid w:val="007C22ED"/>
    <w:rsid w:val="007C24A3"/>
    <w:rsid w:val="007C3262"/>
    <w:rsid w:val="007C3A8E"/>
    <w:rsid w:val="007D060B"/>
    <w:rsid w:val="007D0D8F"/>
    <w:rsid w:val="007D19B2"/>
    <w:rsid w:val="007D296D"/>
    <w:rsid w:val="007D2DD3"/>
    <w:rsid w:val="007D640F"/>
    <w:rsid w:val="007D726A"/>
    <w:rsid w:val="007E26E9"/>
    <w:rsid w:val="007E32B3"/>
    <w:rsid w:val="007E588B"/>
    <w:rsid w:val="007E5F90"/>
    <w:rsid w:val="007E6687"/>
    <w:rsid w:val="007F3E17"/>
    <w:rsid w:val="007F4637"/>
    <w:rsid w:val="007F57DC"/>
    <w:rsid w:val="00801F86"/>
    <w:rsid w:val="00804C36"/>
    <w:rsid w:val="00807045"/>
    <w:rsid w:val="008070D2"/>
    <w:rsid w:val="0080711A"/>
    <w:rsid w:val="008112A7"/>
    <w:rsid w:val="00815AA1"/>
    <w:rsid w:val="0081628C"/>
    <w:rsid w:val="00821F42"/>
    <w:rsid w:val="00823BF3"/>
    <w:rsid w:val="0082448D"/>
    <w:rsid w:val="008353B6"/>
    <w:rsid w:val="00841186"/>
    <w:rsid w:val="008459F6"/>
    <w:rsid w:val="00847E91"/>
    <w:rsid w:val="00847EF3"/>
    <w:rsid w:val="0085268F"/>
    <w:rsid w:val="00853177"/>
    <w:rsid w:val="00853254"/>
    <w:rsid w:val="008540F3"/>
    <w:rsid w:val="00857939"/>
    <w:rsid w:val="00860E60"/>
    <w:rsid w:val="00861BF8"/>
    <w:rsid w:val="008639C9"/>
    <w:rsid w:val="00864738"/>
    <w:rsid w:val="008651C9"/>
    <w:rsid w:val="00865861"/>
    <w:rsid w:val="00866FF0"/>
    <w:rsid w:val="00871988"/>
    <w:rsid w:val="00873A16"/>
    <w:rsid w:val="00877B2C"/>
    <w:rsid w:val="00881F94"/>
    <w:rsid w:val="00882FF6"/>
    <w:rsid w:val="00885D42"/>
    <w:rsid w:val="00886660"/>
    <w:rsid w:val="00886D4F"/>
    <w:rsid w:val="00890DB2"/>
    <w:rsid w:val="00894E3E"/>
    <w:rsid w:val="008A5B91"/>
    <w:rsid w:val="008A7891"/>
    <w:rsid w:val="008A7F5C"/>
    <w:rsid w:val="008B05CC"/>
    <w:rsid w:val="008C10F1"/>
    <w:rsid w:val="008C23D7"/>
    <w:rsid w:val="008C367F"/>
    <w:rsid w:val="008C4ABB"/>
    <w:rsid w:val="008D0B8D"/>
    <w:rsid w:val="008D3743"/>
    <w:rsid w:val="008D3813"/>
    <w:rsid w:val="008E429B"/>
    <w:rsid w:val="008E4542"/>
    <w:rsid w:val="008F146D"/>
    <w:rsid w:val="008F1900"/>
    <w:rsid w:val="008F3958"/>
    <w:rsid w:val="00900C86"/>
    <w:rsid w:val="00906E56"/>
    <w:rsid w:val="00910091"/>
    <w:rsid w:val="00910674"/>
    <w:rsid w:val="009119ED"/>
    <w:rsid w:val="00915BCF"/>
    <w:rsid w:val="0092041F"/>
    <w:rsid w:val="00926632"/>
    <w:rsid w:val="00936187"/>
    <w:rsid w:val="009379DB"/>
    <w:rsid w:val="00941530"/>
    <w:rsid w:val="00941E17"/>
    <w:rsid w:val="009437C6"/>
    <w:rsid w:val="00946688"/>
    <w:rsid w:val="00955A9A"/>
    <w:rsid w:val="009564C7"/>
    <w:rsid w:val="009702F9"/>
    <w:rsid w:val="00972766"/>
    <w:rsid w:val="009727B8"/>
    <w:rsid w:val="00973822"/>
    <w:rsid w:val="00973A6E"/>
    <w:rsid w:val="00974BE6"/>
    <w:rsid w:val="0097558E"/>
    <w:rsid w:val="009764A9"/>
    <w:rsid w:val="00976637"/>
    <w:rsid w:val="00980FB6"/>
    <w:rsid w:val="00982535"/>
    <w:rsid w:val="00992035"/>
    <w:rsid w:val="00992EF8"/>
    <w:rsid w:val="00995D53"/>
    <w:rsid w:val="009A059F"/>
    <w:rsid w:val="009A1F14"/>
    <w:rsid w:val="009A3318"/>
    <w:rsid w:val="009A698F"/>
    <w:rsid w:val="009A6F10"/>
    <w:rsid w:val="009B6A58"/>
    <w:rsid w:val="009C1F4E"/>
    <w:rsid w:val="009C3E28"/>
    <w:rsid w:val="009C4B49"/>
    <w:rsid w:val="009C4F9A"/>
    <w:rsid w:val="009C5C3A"/>
    <w:rsid w:val="009C6B70"/>
    <w:rsid w:val="009D0F10"/>
    <w:rsid w:val="009D350E"/>
    <w:rsid w:val="009D53FC"/>
    <w:rsid w:val="009E2E57"/>
    <w:rsid w:val="009E3BB5"/>
    <w:rsid w:val="009E6627"/>
    <w:rsid w:val="009E6B59"/>
    <w:rsid w:val="009E7D29"/>
    <w:rsid w:val="009F2090"/>
    <w:rsid w:val="009F3DD4"/>
    <w:rsid w:val="00A0027A"/>
    <w:rsid w:val="00A00AE7"/>
    <w:rsid w:val="00A00FF1"/>
    <w:rsid w:val="00A02090"/>
    <w:rsid w:val="00A05D8F"/>
    <w:rsid w:val="00A07D19"/>
    <w:rsid w:val="00A10A8C"/>
    <w:rsid w:val="00A12015"/>
    <w:rsid w:val="00A16546"/>
    <w:rsid w:val="00A17965"/>
    <w:rsid w:val="00A17F52"/>
    <w:rsid w:val="00A2478F"/>
    <w:rsid w:val="00A24BE2"/>
    <w:rsid w:val="00A24F9F"/>
    <w:rsid w:val="00A2734E"/>
    <w:rsid w:val="00A33A50"/>
    <w:rsid w:val="00A3438B"/>
    <w:rsid w:val="00A359FE"/>
    <w:rsid w:val="00A36613"/>
    <w:rsid w:val="00A36EFE"/>
    <w:rsid w:val="00A42C60"/>
    <w:rsid w:val="00A44A18"/>
    <w:rsid w:val="00A44E30"/>
    <w:rsid w:val="00A45B6C"/>
    <w:rsid w:val="00A46AEC"/>
    <w:rsid w:val="00A51851"/>
    <w:rsid w:val="00A5318E"/>
    <w:rsid w:val="00A55365"/>
    <w:rsid w:val="00A55444"/>
    <w:rsid w:val="00A56E73"/>
    <w:rsid w:val="00A6143F"/>
    <w:rsid w:val="00A64443"/>
    <w:rsid w:val="00A677BB"/>
    <w:rsid w:val="00A702F0"/>
    <w:rsid w:val="00A70722"/>
    <w:rsid w:val="00A742B3"/>
    <w:rsid w:val="00A75B9B"/>
    <w:rsid w:val="00A81137"/>
    <w:rsid w:val="00A87572"/>
    <w:rsid w:val="00A92C18"/>
    <w:rsid w:val="00A94B41"/>
    <w:rsid w:val="00AA01C1"/>
    <w:rsid w:val="00AA18EC"/>
    <w:rsid w:val="00AA61B8"/>
    <w:rsid w:val="00AA767E"/>
    <w:rsid w:val="00AB10BA"/>
    <w:rsid w:val="00AB1578"/>
    <w:rsid w:val="00AB4166"/>
    <w:rsid w:val="00AB7CAE"/>
    <w:rsid w:val="00AC2C0E"/>
    <w:rsid w:val="00AC348D"/>
    <w:rsid w:val="00AC4755"/>
    <w:rsid w:val="00AC5DE9"/>
    <w:rsid w:val="00AC65B1"/>
    <w:rsid w:val="00AD431F"/>
    <w:rsid w:val="00AD4FAE"/>
    <w:rsid w:val="00AD5A7C"/>
    <w:rsid w:val="00AD67BC"/>
    <w:rsid w:val="00AE39CC"/>
    <w:rsid w:val="00AF4004"/>
    <w:rsid w:val="00AF7F9C"/>
    <w:rsid w:val="00B02E79"/>
    <w:rsid w:val="00B03C0D"/>
    <w:rsid w:val="00B04D67"/>
    <w:rsid w:val="00B07FB0"/>
    <w:rsid w:val="00B112BF"/>
    <w:rsid w:val="00B16E5F"/>
    <w:rsid w:val="00B17F24"/>
    <w:rsid w:val="00B23304"/>
    <w:rsid w:val="00B273D8"/>
    <w:rsid w:val="00B27A2A"/>
    <w:rsid w:val="00B33471"/>
    <w:rsid w:val="00B34290"/>
    <w:rsid w:val="00B35C45"/>
    <w:rsid w:val="00B401EA"/>
    <w:rsid w:val="00B4146E"/>
    <w:rsid w:val="00B4216F"/>
    <w:rsid w:val="00B429F3"/>
    <w:rsid w:val="00B4360D"/>
    <w:rsid w:val="00B446FE"/>
    <w:rsid w:val="00B44CA5"/>
    <w:rsid w:val="00B47B99"/>
    <w:rsid w:val="00B51352"/>
    <w:rsid w:val="00B538B2"/>
    <w:rsid w:val="00B55F60"/>
    <w:rsid w:val="00B6238C"/>
    <w:rsid w:val="00B65A30"/>
    <w:rsid w:val="00B6647D"/>
    <w:rsid w:val="00B730E7"/>
    <w:rsid w:val="00B7549D"/>
    <w:rsid w:val="00B778B9"/>
    <w:rsid w:val="00B82CAC"/>
    <w:rsid w:val="00B82F48"/>
    <w:rsid w:val="00B843B1"/>
    <w:rsid w:val="00B853ED"/>
    <w:rsid w:val="00B867D6"/>
    <w:rsid w:val="00BA2927"/>
    <w:rsid w:val="00BA2D4B"/>
    <w:rsid w:val="00BA3419"/>
    <w:rsid w:val="00BA6ECD"/>
    <w:rsid w:val="00BA6FA0"/>
    <w:rsid w:val="00BB3C7B"/>
    <w:rsid w:val="00BB5003"/>
    <w:rsid w:val="00BC2F64"/>
    <w:rsid w:val="00BC4F61"/>
    <w:rsid w:val="00BC6F83"/>
    <w:rsid w:val="00BC7549"/>
    <w:rsid w:val="00BD4D09"/>
    <w:rsid w:val="00BD71C5"/>
    <w:rsid w:val="00BD7DA4"/>
    <w:rsid w:val="00BE4C42"/>
    <w:rsid w:val="00BE5A88"/>
    <w:rsid w:val="00BE7F99"/>
    <w:rsid w:val="00BF2635"/>
    <w:rsid w:val="00BF530C"/>
    <w:rsid w:val="00BF5C62"/>
    <w:rsid w:val="00BF75F6"/>
    <w:rsid w:val="00C000DA"/>
    <w:rsid w:val="00C04EA8"/>
    <w:rsid w:val="00C06085"/>
    <w:rsid w:val="00C060F0"/>
    <w:rsid w:val="00C06AE0"/>
    <w:rsid w:val="00C072DB"/>
    <w:rsid w:val="00C07445"/>
    <w:rsid w:val="00C107D2"/>
    <w:rsid w:val="00C13757"/>
    <w:rsid w:val="00C137C9"/>
    <w:rsid w:val="00C14210"/>
    <w:rsid w:val="00C1652D"/>
    <w:rsid w:val="00C173DB"/>
    <w:rsid w:val="00C2497D"/>
    <w:rsid w:val="00C276EF"/>
    <w:rsid w:val="00C30FB6"/>
    <w:rsid w:val="00C30FDD"/>
    <w:rsid w:val="00C35471"/>
    <w:rsid w:val="00C367B7"/>
    <w:rsid w:val="00C36879"/>
    <w:rsid w:val="00C477A7"/>
    <w:rsid w:val="00C50E08"/>
    <w:rsid w:val="00C51617"/>
    <w:rsid w:val="00C527EE"/>
    <w:rsid w:val="00C535C7"/>
    <w:rsid w:val="00C5702B"/>
    <w:rsid w:val="00C60365"/>
    <w:rsid w:val="00C6068F"/>
    <w:rsid w:val="00C626A0"/>
    <w:rsid w:val="00C64E39"/>
    <w:rsid w:val="00C65399"/>
    <w:rsid w:val="00C65957"/>
    <w:rsid w:val="00C65C7B"/>
    <w:rsid w:val="00C66EAB"/>
    <w:rsid w:val="00C67305"/>
    <w:rsid w:val="00C6783F"/>
    <w:rsid w:val="00C70352"/>
    <w:rsid w:val="00C71EA2"/>
    <w:rsid w:val="00C73E32"/>
    <w:rsid w:val="00C73F6F"/>
    <w:rsid w:val="00C80BEB"/>
    <w:rsid w:val="00C874DA"/>
    <w:rsid w:val="00C9424C"/>
    <w:rsid w:val="00C97C10"/>
    <w:rsid w:val="00CA129C"/>
    <w:rsid w:val="00CA1A3D"/>
    <w:rsid w:val="00CA1FA3"/>
    <w:rsid w:val="00CA236D"/>
    <w:rsid w:val="00CA2CCA"/>
    <w:rsid w:val="00CA58DF"/>
    <w:rsid w:val="00CA6C34"/>
    <w:rsid w:val="00CB21F8"/>
    <w:rsid w:val="00CB3A25"/>
    <w:rsid w:val="00CB3D99"/>
    <w:rsid w:val="00CB7159"/>
    <w:rsid w:val="00CC1448"/>
    <w:rsid w:val="00CC211E"/>
    <w:rsid w:val="00CC2F36"/>
    <w:rsid w:val="00CC3614"/>
    <w:rsid w:val="00CC6E96"/>
    <w:rsid w:val="00CD1DBE"/>
    <w:rsid w:val="00CD394A"/>
    <w:rsid w:val="00CD3EBD"/>
    <w:rsid w:val="00CD7D13"/>
    <w:rsid w:val="00CE2183"/>
    <w:rsid w:val="00CE2409"/>
    <w:rsid w:val="00CE33A8"/>
    <w:rsid w:val="00CE3B8E"/>
    <w:rsid w:val="00CE4AF0"/>
    <w:rsid w:val="00CE6EA5"/>
    <w:rsid w:val="00CF45ED"/>
    <w:rsid w:val="00CF4720"/>
    <w:rsid w:val="00CF6791"/>
    <w:rsid w:val="00D01766"/>
    <w:rsid w:val="00D05A28"/>
    <w:rsid w:val="00D06E4B"/>
    <w:rsid w:val="00D07066"/>
    <w:rsid w:val="00D165AA"/>
    <w:rsid w:val="00D17E5B"/>
    <w:rsid w:val="00D23F72"/>
    <w:rsid w:val="00D2673F"/>
    <w:rsid w:val="00D32969"/>
    <w:rsid w:val="00D32BE4"/>
    <w:rsid w:val="00D35026"/>
    <w:rsid w:val="00D36FD1"/>
    <w:rsid w:val="00D430F6"/>
    <w:rsid w:val="00D462C2"/>
    <w:rsid w:val="00D47F2D"/>
    <w:rsid w:val="00D50B07"/>
    <w:rsid w:val="00D53733"/>
    <w:rsid w:val="00D56CD8"/>
    <w:rsid w:val="00D6117A"/>
    <w:rsid w:val="00D62D6B"/>
    <w:rsid w:val="00D62DB5"/>
    <w:rsid w:val="00D65404"/>
    <w:rsid w:val="00D65579"/>
    <w:rsid w:val="00D6586C"/>
    <w:rsid w:val="00D67071"/>
    <w:rsid w:val="00D77E2E"/>
    <w:rsid w:val="00D80C3C"/>
    <w:rsid w:val="00D81ED4"/>
    <w:rsid w:val="00D82516"/>
    <w:rsid w:val="00D83CD6"/>
    <w:rsid w:val="00D84532"/>
    <w:rsid w:val="00D87559"/>
    <w:rsid w:val="00D916A4"/>
    <w:rsid w:val="00D920D6"/>
    <w:rsid w:val="00D9525A"/>
    <w:rsid w:val="00DA0908"/>
    <w:rsid w:val="00DA23E0"/>
    <w:rsid w:val="00DA3D14"/>
    <w:rsid w:val="00DA41D8"/>
    <w:rsid w:val="00DA4214"/>
    <w:rsid w:val="00DA5A46"/>
    <w:rsid w:val="00DA7914"/>
    <w:rsid w:val="00DB17CA"/>
    <w:rsid w:val="00DB44FE"/>
    <w:rsid w:val="00DB49D1"/>
    <w:rsid w:val="00DB5125"/>
    <w:rsid w:val="00DB5FCC"/>
    <w:rsid w:val="00DC0505"/>
    <w:rsid w:val="00DC05DC"/>
    <w:rsid w:val="00DC1E7C"/>
    <w:rsid w:val="00DC20F2"/>
    <w:rsid w:val="00DC242D"/>
    <w:rsid w:val="00DC2DC0"/>
    <w:rsid w:val="00DC3CBD"/>
    <w:rsid w:val="00DC5ED4"/>
    <w:rsid w:val="00DC7484"/>
    <w:rsid w:val="00DD256B"/>
    <w:rsid w:val="00DD2B0C"/>
    <w:rsid w:val="00DD2B3E"/>
    <w:rsid w:val="00DD2DEB"/>
    <w:rsid w:val="00DD54EE"/>
    <w:rsid w:val="00DE0768"/>
    <w:rsid w:val="00DE0AD3"/>
    <w:rsid w:val="00DE3917"/>
    <w:rsid w:val="00DE4647"/>
    <w:rsid w:val="00DF1740"/>
    <w:rsid w:val="00DF6ADD"/>
    <w:rsid w:val="00E00E2C"/>
    <w:rsid w:val="00E00F00"/>
    <w:rsid w:val="00E044ED"/>
    <w:rsid w:val="00E04599"/>
    <w:rsid w:val="00E074BC"/>
    <w:rsid w:val="00E10BFE"/>
    <w:rsid w:val="00E10ED6"/>
    <w:rsid w:val="00E12FCC"/>
    <w:rsid w:val="00E136FC"/>
    <w:rsid w:val="00E1414A"/>
    <w:rsid w:val="00E221C5"/>
    <w:rsid w:val="00E224A4"/>
    <w:rsid w:val="00E23A7C"/>
    <w:rsid w:val="00E25F01"/>
    <w:rsid w:val="00E336A6"/>
    <w:rsid w:val="00E36AEC"/>
    <w:rsid w:val="00E40256"/>
    <w:rsid w:val="00E419F7"/>
    <w:rsid w:val="00E41DC9"/>
    <w:rsid w:val="00E47FB6"/>
    <w:rsid w:val="00E510FF"/>
    <w:rsid w:val="00E52697"/>
    <w:rsid w:val="00E570A4"/>
    <w:rsid w:val="00E61ADA"/>
    <w:rsid w:val="00E6616C"/>
    <w:rsid w:val="00E70EC9"/>
    <w:rsid w:val="00E719F4"/>
    <w:rsid w:val="00E71BE9"/>
    <w:rsid w:val="00E72366"/>
    <w:rsid w:val="00E72504"/>
    <w:rsid w:val="00E756C6"/>
    <w:rsid w:val="00E76912"/>
    <w:rsid w:val="00E779B8"/>
    <w:rsid w:val="00E829EB"/>
    <w:rsid w:val="00E83D12"/>
    <w:rsid w:val="00E9048F"/>
    <w:rsid w:val="00E9540C"/>
    <w:rsid w:val="00E959FA"/>
    <w:rsid w:val="00EA075A"/>
    <w:rsid w:val="00EB1719"/>
    <w:rsid w:val="00EB19D1"/>
    <w:rsid w:val="00EB27FA"/>
    <w:rsid w:val="00EB42BF"/>
    <w:rsid w:val="00EB66A2"/>
    <w:rsid w:val="00EB6A58"/>
    <w:rsid w:val="00EB7C97"/>
    <w:rsid w:val="00EC5897"/>
    <w:rsid w:val="00EC5DFE"/>
    <w:rsid w:val="00ED0EBB"/>
    <w:rsid w:val="00ED39E2"/>
    <w:rsid w:val="00ED6286"/>
    <w:rsid w:val="00EE19D8"/>
    <w:rsid w:val="00EE2A79"/>
    <w:rsid w:val="00EE35D0"/>
    <w:rsid w:val="00EE7347"/>
    <w:rsid w:val="00EE77ED"/>
    <w:rsid w:val="00EF00B4"/>
    <w:rsid w:val="00EF0C30"/>
    <w:rsid w:val="00EF1254"/>
    <w:rsid w:val="00F00493"/>
    <w:rsid w:val="00F00B7C"/>
    <w:rsid w:val="00F02BA6"/>
    <w:rsid w:val="00F02F98"/>
    <w:rsid w:val="00F03C64"/>
    <w:rsid w:val="00F05C17"/>
    <w:rsid w:val="00F12F4F"/>
    <w:rsid w:val="00F138D7"/>
    <w:rsid w:val="00F230AF"/>
    <w:rsid w:val="00F23B4A"/>
    <w:rsid w:val="00F25D56"/>
    <w:rsid w:val="00F414A2"/>
    <w:rsid w:val="00F44004"/>
    <w:rsid w:val="00F44676"/>
    <w:rsid w:val="00F45CAA"/>
    <w:rsid w:val="00F512AC"/>
    <w:rsid w:val="00F53F9A"/>
    <w:rsid w:val="00F5614E"/>
    <w:rsid w:val="00F604CD"/>
    <w:rsid w:val="00F60828"/>
    <w:rsid w:val="00F62238"/>
    <w:rsid w:val="00F6376C"/>
    <w:rsid w:val="00F652BE"/>
    <w:rsid w:val="00F6717A"/>
    <w:rsid w:val="00F70B2C"/>
    <w:rsid w:val="00F71B6F"/>
    <w:rsid w:val="00F725F3"/>
    <w:rsid w:val="00F739C8"/>
    <w:rsid w:val="00F74FE8"/>
    <w:rsid w:val="00F81046"/>
    <w:rsid w:val="00F821B1"/>
    <w:rsid w:val="00F977FA"/>
    <w:rsid w:val="00FA0ABE"/>
    <w:rsid w:val="00FA1346"/>
    <w:rsid w:val="00FA2F41"/>
    <w:rsid w:val="00FA4535"/>
    <w:rsid w:val="00FB2FA7"/>
    <w:rsid w:val="00FB3189"/>
    <w:rsid w:val="00FB3217"/>
    <w:rsid w:val="00FC0300"/>
    <w:rsid w:val="00FC25BE"/>
    <w:rsid w:val="00FC2A0E"/>
    <w:rsid w:val="00FD0FA3"/>
    <w:rsid w:val="00FD1218"/>
    <w:rsid w:val="00FD3283"/>
    <w:rsid w:val="00FD3686"/>
    <w:rsid w:val="00FD380D"/>
    <w:rsid w:val="00FD3F8A"/>
    <w:rsid w:val="00FE153B"/>
    <w:rsid w:val="00FE2B9E"/>
    <w:rsid w:val="00FE3982"/>
    <w:rsid w:val="00FE5AD4"/>
    <w:rsid w:val="00FF622F"/>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58F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2C4974"/>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C4974"/>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70B2C"/>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70B2C"/>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DB5FCC"/>
    <w:rPr>
      <w:b/>
      <w:sz w:val="30"/>
    </w:rPr>
  </w:style>
  <w:style w:type="paragraph" w:customStyle="1" w:styleId="cf6rfooter20081113">
    <w:name w:val="cf6rfooter20081113"/>
    <w:basedOn w:val="Footer"/>
    <w:link w:val="cf6rfooter20081113Char"/>
    <w:qFormat/>
    <w:rsid w:val="007C3A8E"/>
    <w:pPr>
      <w:tabs>
        <w:tab w:val="right" w:pos="9900"/>
      </w:tabs>
    </w:pPr>
  </w:style>
  <w:style w:type="character" w:customStyle="1" w:styleId="cf6rfooter20081113Char">
    <w:name w:val="cf6rfooter20081113 Char"/>
    <w:basedOn w:val="FooterChar"/>
    <w:link w:val="cf6rfooter20081113"/>
    <w:rsid w:val="007C3A8E"/>
    <w:rPr>
      <w:rFonts w:asciiTheme="minorHAnsi" w:hAnsiTheme="minorHAnsi"/>
      <w:i w:val="0"/>
    </w:rPr>
  </w:style>
  <w:style w:type="paragraph" w:styleId="ListParagraph">
    <w:name w:val="List Paragraph"/>
    <w:basedOn w:val="Normal"/>
    <w:uiPriority w:val="34"/>
    <w:qFormat/>
    <w:rsid w:val="00E6616C"/>
    <w:pPr>
      <w:ind w:left="720"/>
      <w:contextualSpacing/>
    </w:pPr>
  </w:style>
  <w:style w:type="paragraph" w:customStyle="1" w:styleId="Style17">
    <w:name w:val="Style17"/>
    <w:basedOn w:val="Heading1"/>
    <w:link w:val="Style17Char"/>
    <w:qFormat/>
    <w:rsid w:val="00DE3917"/>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DE3917"/>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DE3917"/>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DE3917"/>
    <w:pPr>
      <w:tabs>
        <w:tab w:val="right" w:pos="10543"/>
      </w:tabs>
    </w:pPr>
    <w:rPr>
      <w:rFonts w:asciiTheme="minorHAnsi" w:hAnsiTheme="minorHAnsi"/>
      <w:bCs/>
    </w:rPr>
  </w:style>
  <w:style w:type="character" w:customStyle="1" w:styleId="Style18Char">
    <w:name w:val="Style18 Char"/>
    <w:basedOn w:val="Heading1Char"/>
    <w:link w:val="Style18"/>
    <w:rsid w:val="00DE3917"/>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DE3917"/>
    <w:rPr>
      <w:rFonts w:asciiTheme="minorHAnsi" w:hAnsiTheme="minorHAnsi"/>
      <w:sz w:val="12"/>
      <w:szCs w:val="12"/>
    </w:rPr>
  </w:style>
  <w:style w:type="character" w:customStyle="1" w:styleId="Style19Char">
    <w:name w:val="Style19 Char"/>
    <w:basedOn w:val="DefaultParagraphFont"/>
    <w:link w:val="Style19"/>
    <w:rsid w:val="00DE3917"/>
    <w:rPr>
      <w:rFonts w:asciiTheme="minorHAnsi" w:hAnsiTheme="minorHAnsi"/>
      <w:bCs/>
    </w:rPr>
  </w:style>
  <w:style w:type="character" w:customStyle="1" w:styleId="Style20Char">
    <w:name w:val="Style20 Char"/>
    <w:basedOn w:val="DefaultParagraphFont"/>
    <w:link w:val="Style20"/>
    <w:rsid w:val="00DE3917"/>
    <w:rPr>
      <w:rFonts w:asciiTheme="minorHAnsi" w:hAnsiTheme="minorHAnsi"/>
      <w:sz w:val="12"/>
      <w:szCs w:val="12"/>
    </w:rPr>
  </w:style>
  <w:style w:type="character" w:customStyle="1" w:styleId="apple-converted-space">
    <w:name w:val="apple-converted-space"/>
    <w:basedOn w:val="DefaultParagraphFont"/>
    <w:rsid w:val="009F3DD4"/>
  </w:style>
  <w:style w:type="table" w:customStyle="1" w:styleId="TableGrid1">
    <w:name w:val="Table Grid1"/>
    <w:basedOn w:val="TableNormal"/>
    <w:next w:val="TableGrid"/>
    <w:uiPriority w:val="39"/>
    <w:rsid w:val="00F652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71993">
      <w:bodyDiv w:val="1"/>
      <w:marLeft w:val="0"/>
      <w:marRight w:val="0"/>
      <w:marTop w:val="0"/>
      <w:marBottom w:val="0"/>
      <w:divBdr>
        <w:top w:val="none" w:sz="0" w:space="0" w:color="auto"/>
        <w:left w:val="none" w:sz="0" w:space="0" w:color="auto"/>
        <w:bottom w:val="none" w:sz="0" w:space="0" w:color="auto"/>
        <w:right w:val="none" w:sz="0" w:space="0" w:color="auto"/>
      </w:divBdr>
    </w:div>
    <w:div w:id="212888681">
      <w:bodyDiv w:val="1"/>
      <w:marLeft w:val="0"/>
      <w:marRight w:val="0"/>
      <w:marTop w:val="0"/>
      <w:marBottom w:val="0"/>
      <w:divBdr>
        <w:top w:val="none" w:sz="0" w:space="0" w:color="auto"/>
        <w:left w:val="none" w:sz="0" w:space="0" w:color="auto"/>
        <w:bottom w:val="none" w:sz="0" w:space="0" w:color="auto"/>
        <w:right w:val="none" w:sz="0" w:space="0" w:color="auto"/>
      </w:divBdr>
    </w:div>
    <w:div w:id="121655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AA30F2-35AA-4802-BD4F-1934C0320F73}">
  <ds:schemaRefs>
    <ds:schemaRef ds:uri="http://schemas.openxmlformats.org/officeDocument/2006/bibliography"/>
  </ds:schemaRefs>
</ds:datastoreItem>
</file>

<file path=customXml/itemProps2.xml><?xml version="1.0" encoding="utf-8"?>
<ds:datastoreItem xmlns:ds="http://schemas.openxmlformats.org/officeDocument/2006/customXml" ds:itemID="{EF7B0643-5377-4A2A-AD2A-0E6FE5FEC51E}">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FADD966E-1F0D-49F4-AC35-103B4502596F}">
  <ds:schemaRefs>
    <ds:schemaRef ds:uri="http://schemas.microsoft.com/sharepoint/v3/contenttype/forms"/>
  </ds:schemaRefs>
</ds:datastoreItem>
</file>

<file path=customXml/itemProps4.xml><?xml version="1.0" encoding="utf-8"?>
<ds:datastoreItem xmlns:ds="http://schemas.openxmlformats.org/officeDocument/2006/customXml" ds:itemID="{40E67D90-655A-43AC-AAFA-E7599FA726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3713</Words>
  <Characters>21167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2018-09-27T19:22:00Z</dcterms:created>
  <dcterms:modified xsi:type="dcterms:W3CDTF">2022-12-28T20:30:00Z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