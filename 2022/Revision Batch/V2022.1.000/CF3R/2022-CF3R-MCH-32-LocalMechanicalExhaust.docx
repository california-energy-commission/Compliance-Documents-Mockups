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FE8BB" w14:textId="37D00ED7" w:rsidR="00AB241A" w:rsidRPr="00AB241A" w:rsidRDefault="00AB241A" w:rsidP="00AB241A">
      <w:pPr>
        <w:contextualSpacing/>
        <w:rPr>
          <w:rFonts w:ascii="Calibri" w:eastAsia="Calibri" w:hAnsi="Calibri" w:cs="Calibri"/>
          <w:b/>
          <w:color w:val="201F1E"/>
          <w:sz w:val="22"/>
          <w:szCs w:val="22"/>
        </w:rPr>
      </w:pPr>
      <w:r w:rsidRPr="00AB241A">
        <w:rPr>
          <w:rFonts w:asciiTheme="minorHAnsi" w:eastAsia="Calibri" w:hAnsiTheme="minorHAnsi" w:cstheme="minorBidi"/>
          <w:b/>
          <w:sz w:val="24"/>
          <w:szCs w:val="24"/>
        </w:rPr>
        <w:t xml:space="preserve">CERTIFICATE OF </w:t>
      </w:r>
      <w:r w:rsidRPr="00AB241A">
        <w:rPr>
          <w:rFonts w:ascii="Calibri" w:eastAsia="Calibri" w:hAnsi="Calibri" w:cs="Calibri"/>
          <w:b/>
          <w:bCs/>
          <w:color w:val="201F1E"/>
          <w:sz w:val="24"/>
          <w:szCs w:val="24"/>
        </w:rPr>
        <w:t>VERIFICATION</w:t>
      </w:r>
    </w:p>
    <w:p w14:paraId="1D201F3C" w14:textId="77777777" w:rsidR="00AB241A" w:rsidRPr="00AB241A" w:rsidRDefault="00AB241A" w:rsidP="00AB241A">
      <w:pPr>
        <w:contextualSpacing/>
        <w:rPr>
          <w:rFonts w:asciiTheme="minorHAnsi" w:eastAsia="Calibri" w:hAnsiTheme="minorHAnsi" w:cstheme="minorHAnsi"/>
          <w:sz w:val="24"/>
          <w:szCs w:val="24"/>
        </w:rPr>
      </w:pPr>
      <w:r w:rsidRPr="00AB241A">
        <w:rPr>
          <w:rFonts w:asciiTheme="minorHAnsi" w:eastAsia="Calibri" w:hAnsiTheme="minorHAnsi" w:cstheme="minorHAnsi"/>
          <w:b/>
          <w:sz w:val="24"/>
          <w:szCs w:val="24"/>
        </w:rPr>
        <w:t>Note:</w:t>
      </w:r>
      <w:r w:rsidRPr="00AB241A">
        <w:rPr>
          <w:rFonts w:asciiTheme="minorHAnsi" w:eastAsia="Calibri" w:hAnsiTheme="minorHAnsi" w:cstheme="minorHAnsi"/>
          <w:bCs/>
          <w:sz w:val="24"/>
          <w:szCs w:val="24"/>
        </w:rPr>
        <w:t xml:space="preserve"> This table completed by HERS Registry.</w:t>
      </w:r>
    </w:p>
    <w:tbl>
      <w:tblPr>
        <w:tblStyle w:val="TableGrid3"/>
        <w:tblW w:w="4996" w:type="pct"/>
        <w:tblLook w:val="0020" w:firstRow="1" w:lastRow="0" w:firstColumn="0" w:lastColumn="0" w:noHBand="0" w:noVBand="0"/>
      </w:tblPr>
      <w:tblGrid>
        <w:gridCol w:w="5318"/>
        <w:gridCol w:w="5463"/>
      </w:tblGrid>
      <w:tr w:rsidR="00AB241A" w:rsidRPr="00AB241A" w14:paraId="1F16FB6E" w14:textId="77777777" w:rsidTr="00835A47">
        <w:trPr>
          <w:trHeight w:val="288"/>
        </w:trPr>
        <w:tc>
          <w:tcPr>
            <w:tcW w:w="7177" w:type="dxa"/>
          </w:tcPr>
          <w:p w14:paraId="745AF758" w14:textId="77777777" w:rsidR="00AB241A" w:rsidRPr="00AB241A" w:rsidRDefault="00AB241A" w:rsidP="00AB241A">
            <w:pPr>
              <w:contextualSpacing/>
              <w:rPr>
                <w:rFonts w:asciiTheme="minorHAnsi" w:hAnsiTheme="minorHAnsi" w:cstheme="minorHAnsi"/>
                <w:sz w:val="24"/>
                <w:szCs w:val="24"/>
              </w:rPr>
            </w:pPr>
            <w:r w:rsidRPr="00AB241A">
              <w:rPr>
                <w:rFonts w:asciiTheme="minorHAnsi" w:hAnsiTheme="minorHAnsi" w:cstheme="minorHAnsi"/>
                <w:sz w:val="24"/>
                <w:szCs w:val="24"/>
              </w:rPr>
              <w:t>Project Name:</w:t>
            </w:r>
          </w:p>
        </w:tc>
        <w:tc>
          <w:tcPr>
            <w:tcW w:w="7201" w:type="dxa"/>
          </w:tcPr>
          <w:p w14:paraId="60CFCDCC" w14:textId="77777777" w:rsidR="00AB241A" w:rsidRPr="00AB241A" w:rsidRDefault="00AB241A" w:rsidP="00AB241A">
            <w:pPr>
              <w:contextualSpacing/>
              <w:rPr>
                <w:rFonts w:asciiTheme="minorHAnsi" w:hAnsiTheme="minorHAnsi" w:cstheme="minorHAnsi"/>
                <w:sz w:val="24"/>
                <w:szCs w:val="24"/>
              </w:rPr>
            </w:pPr>
            <w:r w:rsidRPr="00AB241A">
              <w:rPr>
                <w:rFonts w:asciiTheme="minorHAnsi" w:hAnsiTheme="minorHAnsi" w:cstheme="minorHAnsi"/>
                <w:sz w:val="24"/>
                <w:szCs w:val="24"/>
              </w:rPr>
              <w:t>Enforcement Agency:</w:t>
            </w:r>
          </w:p>
        </w:tc>
      </w:tr>
      <w:tr w:rsidR="00AB241A" w:rsidRPr="00AB241A" w14:paraId="4A34892D" w14:textId="77777777" w:rsidTr="00835A47">
        <w:trPr>
          <w:trHeight w:val="288"/>
        </w:trPr>
        <w:tc>
          <w:tcPr>
            <w:tcW w:w="7177" w:type="dxa"/>
          </w:tcPr>
          <w:p w14:paraId="4FB86927" w14:textId="77777777" w:rsidR="00AB241A" w:rsidRPr="00AB241A" w:rsidRDefault="00AB241A" w:rsidP="00AB241A">
            <w:pPr>
              <w:contextualSpacing/>
              <w:rPr>
                <w:rFonts w:asciiTheme="minorHAnsi" w:hAnsiTheme="minorHAnsi" w:cstheme="minorHAnsi"/>
                <w:sz w:val="24"/>
                <w:szCs w:val="24"/>
                <w:vertAlign w:val="superscript"/>
              </w:rPr>
            </w:pPr>
            <w:r w:rsidRPr="00AB241A">
              <w:rPr>
                <w:rFonts w:asciiTheme="minorHAnsi" w:hAnsiTheme="minorHAnsi" w:cstheme="minorHAnsi"/>
                <w:sz w:val="24"/>
                <w:szCs w:val="24"/>
              </w:rPr>
              <w:t>Dwelling Address:</w:t>
            </w:r>
          </w:p>
        </w:tc>
        <w:tc>
          <w:tcPr>
            <w:tcW w:w="7201" w:type="dxa"/>
          </w:tcPr>
          <w:p w14:paraId="70A6CDDD" w14:textId="77777777" w:rsidR="00AB241A" w:rsidRPr="00AB241A" w:rsidRDefault="00AB241A" w:rsidP="00AB241A">
            <w:pPr>
              <w:contextualSpacing/>
              <w:rPr>
                <w:rFonts w:asciiTheme="minorHAnsi" w:hAnsiTheme="minorHAnsi" w:cstheme="minorHAnsi"/>
                <w:sz w:val="24"/>
                <w:szCs w:val="24"/>
                <w:vertAlign w:val="superscript"/>
              </w:rPr>
            </w:pPr>
            <w:r w:rsidRPr="00AB241A">
              <w:rPr>
                <w:rFonts w:asciiTheme="minorHAnsi" w:hAnsiTheme="minorHAnsi" w:cstheme="minorHAnsi"/>
                <w:sz w:val="24"/>
                <w:szCs w:val="24"/>
              </w:rPr>
              <w:t>Permit Number:</w:t>
            </w:r>
          </w:p>
        </w:tc>
      </w:tr>
      <w:tr w:rsidR="00AB241A" w:rsidRPr="00AB241A" w14:paraId="21A50251" w14:textId="77777777" w:rsidTr="00835A47">
        <w:trPr>
          <w:trHeight w:val="288"/>
        </w:trPr>
        <w:tc>
          <w:tcPr>
            <w:tcW w:w="7177" w:type="dxa"/>
          </w:tcPr>
          <w:p w14:paraId="5C7F60C8" w14:textId="77777777" w:rsidR="00AB241A" w:rsidRPr="00AB241A" w:rsidRDefault="00AB241A" w:rsidP="00AB241A">
            <w:pPr>
              <w:contextualSpacing/>
              <w:rPr>
                <w:rFonts w:asciiTheme="minorHAnsi" w:hAnsiTheme="minorHAnsi" w:cstheme="minorHAnsi"/>
                <w:sz w:val="24"/>
                <w:szCs w:val="24"/>
              </w:rPr>
            </w:pPr>
            <w:r w:rsidRPr="00AB241A">
              <w:rPr>
                <w:rFonts w:asciiTheme="minorHAnsi" w:hAnsiTheme="minorHAnsi" w:cstheme="minorHAnsi"/>
                <w:sz w:val="24"/>
                <w:szCs w:val="24"/>
              </w:rPr>
              <w:t>City and Zip Code:</w:t>
            </w:r>
          </w:p>
        </w:tc>
        <w:tc>
          <w:tcPr>
            <w:tcW w:w="7201" w:type="dxa"/>
          </w:tcPr>
          <w:p w14:paraId="1DB0C5E7" w14:textId="77777777" w:rsidR="00AB241A" w:rsidRPr="00AB241A" w:rsidRDefault="00AB241A" w:rsidP="00AB241A">
            <w:pPr>
              <w:contextualSpacing/>
              <w:rPr>
                <w:rFonts w:asciiTheme="minorHAnsi" w:hAnsiTheme="minorHAnsi" w:cstheme="minorBidi"/>
                <w:sz w:val="24"/>
                <w:szCs w:val="24"/>
              </w:rPr>
            </w:pPr>
            <w:r w:rsidRPr="00AB241A">
              <w:rPr>
                <w:rFonts w:cs="Calibri"/>
                <w:color w:val="000000" w:themeColor="text1"/>
                <w:sz w:val="24"/>
                <w:szCs w:val="24"/>
              </w:rPr>
              <w:t>Permit Application Date</w:t>
            </w:r>
            <w:r w:rsidRPr="00AB241A">
              <w:rPr>
                <w:rFonts w:asciiTheme="minorHAnsi" w:hAnsiTheme="minorHAnsi" w:cstheme="minorBidi"/>
                <w:sz w:val="24"/>
                <w:szCs w:val="24"/>
              </w:rPr>
              <w:t>:</w:t>
            </w:r>
          </w:p>
        </w:tc>
      </w:tr>
    </w:tbl>
    <w:p w14:paraId="4773B3CC" w14:textId="52569745" w:rsidR="00F93E21" w:rsidRDefault="00F93E21"/>
    <w:tbl>
      <w:tblPr>
        <w:tblStyle w:val="TableGrid"/>
        <w:tblW w:w="0" w:type="auto"/>
        <w:tblLook w:val="04A0" w:firstRow="1" w:lastRow="0" w:firstColumn="1" w:lastColumn="0" w:noHBand="0" w:noVBand="1"/>
      </w:tblPr>
      <w:tblGrid>
        <w:gridCol w:w="10790"/>
      </w:tblGrid>
      <w:tr w:rsidR="0096325C" w14:paraId="2EB1AD10" w14:textId="77777777" w:rsidTr="00F93E21">
        <w:tc>
          <w:tcPr>
            <w:tcW w:w="10790" w:type="dxa"/>
          </w:tcPr>
          <w:p w14:paraId="30224B5B" w14:textId="7918CCBF"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1D3DAC">
              <w:rPr>
                <w:rFonts w:asciiTheme="minorHAnsi" w:hAnsiTheme="minorHAnsi" w:cs="font78"/>
                <w:sz w:val="18"/>
                <w:szCs w:val="18"/>
              </w:rPr>
              <w:t xml:space="preserve"> </w:t>
            </w:r>
            <w:r w:rsidRPr="00CB00C9">
              <w:rPr>
                <w:rFonts w:asciiTheme="minorHAnsi" w:hAnsiTheme="minorHAnsi" w:cs="font78"/>
                <w:sz w:val="18"/>
                <w:szCs w:val="18"/>
              </w:rPr>
              <w:t>62.2. Ventilation and Acceptable Indoor Air Quality in Low-Rise Residential Buildings</w:t>
            </w:r>
            <w:r w:rsidR="00C42A31">
              <w:rPr>
                <w:rFonts w:asciiTheme="minorHAnsi" w:hAnsiTheme="minorHAnsi" w:cs="font78"/>
                <w:sz w:val="18"/>
                <w:szCs w:val="18"/>
              </w:rPr>
              <w:t>, subject to the amendments specified in Section 150.0(o)1</w:t>
            </w:r>
            <w:r w:rsidRPr="00CB00C9">
              <w:rPr>
                <w:rFonts w:asciiTheme="minorHAnsi" w:hAnsiTheme="minorHAnsi" w:cs="font78"/>
                <w:sz w:val="18"/>
                <w:szCs w:val="18"/>
              </w:rPr>
              <w:t xml:space="preserve">.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w:t>
            </w:r>
            <w:r w:rsidR="00D82715" w:rsidRPr="00CB00C9">
              <w:rPr>
                <w:rStyle w:val="Emphasis"/>
                <w:rFonts w:asciiTheme="minorHAnsi" w:hAnsiTheme="minorHAnsi"/>
                <w:b/>
                <w:sz w:val="18"/>
                <w:szCs w:val="18"/>
              </w:rPr>
              <w:t>20</w:t>
            </w:r>
            <w:r w:rsidR="00D82715">
              <w:rPr>
                <w:rStyle w:val="Emphasis"/>
                <w:rFonts w:asciiTheme="minorHAnsi" w:hAnsiTheme="minorHAnsi"/>
                <w:b/>
                <w:sz w:val="18"/>
                <w:szCs w:val="18"/>
              </w:rPr>
              <w:t>19</w:t>
            </w:r>
            <w:r w:rsidRPr="00CB00C9">
              <w:rPr>
                <w:rStyle w:val="Emphasis"/>
                <w:rFonts w:asciiTheme="minorHAnsi" w:hAnsiTheme="minorHAnsi"/>
                <w:b/>
                <w:sz w:val="18"/>
                <w:szCs w:val="18"/>
              </w:rPr>
              <w:t>.</w:t>
            </w:r>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E127B">
        <w:tc>
          <w:tcPr>
            <w:tcW w:w="10790" w:type="dxa"/>
            <w:gridSpan w:val="3"/>
          </w:tcPr>
          <w:p w14:paraId="7DFFDC5A" w14:textId="77777777" w:rsidR="00310D9A" w:rsidRPr="0029047D" w:rsidRDefault="00310D9A" w:rsidP="007E12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E127B">
        <w:trPr>
          <w:trHeight w:val="158"/>
        </w:trPr>
        <w:tc>
          <w:tcPr>
            <w:tcW w:w="626" w:type="dxa"/>
            <w:vAlign w:val="center"/>
          </w:tcPr>
          <w:p w14:paraId="59947094"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E127B">
            <w:pPr>
              <w:rPr>
                <w:rFonts w:asciiTheme="minorHAnsi" w:hAnsiTheme="minorHAnsi" w:cstheme="minorHAnsi"/>
                <w:sz w:val="18"/>
                <w:szCs w:val="18"/>
              </w:rPr>
            </w:pPr>
          </w:p>
        </w:tc>
      </w:tr>
      <w:tr w:rsidR="00310D9A" w:rsidRPr="007A5D38" w14:paraId="776A4A0F" w14:textId="77777777" w:rsidTr="007E127B">
        <w:trPr>
          <w:trHeight w:val="158"/>
        </w:trPr>
        <w:tc>
          <w:tcPr>
            <w:tcW w:w="626" w:type="dxa"/>
            <w:vAlign w:val="center"/>
          </w:tcPr>
          <w:p w14:paraId="19AA4878"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E127B">
            <w:pPr>
              <w:rPr>
                <w:rFonts w:asciiTheme="minorHAnsi" w:hAnsiTheme="minorHAnsi" w:cstheme="minorHAnsi"/>
                <w:sz w:val="18"/>
                <w:szCs w:val="18"/>
              </w:rPr>
            </w:pPr>
          </w:p>
        </w:tc>
      </w:tr>
      <w:tr w:rsidR="00310D9A" w:rsidRPr="007A5D38" w14:paraId="6CA174B8" w14:textId="77777777" w:rsidTr="007E127B">
        <w:trPr>
          <w:trHeight w:val="158"/>
        </w:trPr>
        <w:tc>
          <w:tcPr>
            <w:tcW w:w="626" w:type="dxa"/>
            <w:vAlign w:val="center"/>
          </w:tcPr>
          <w:p w14:paraId="43A81B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E127B">
            <w:pPr>
              <w:rPr>
                <w:rFonts w:asciiTheme="minorHAnsi" w:hAnsiTheme="minorHAnsi" w:cstheme="minorHAnsi"/>
                <w:sz w:val="18"/>
                <w:szCs w:val="18"/>
              </w:rPr>
            </w:pPr>
          </w:p>
        </w:tc>
      </w:tr>
      <w:tr w:rsidR="00310D9A" w:rsidRPr="007A5D38" w14:paraId="358D7BB8" w14:textId="77777777" w:rsidTr="007E127B">
        <w:trPr>
          <w:trHeight w:val="158"/>
        </w:trPr>
        <w:tc>
          <w:tcPr>
            <w:tcW w:w="626" w:type="dxa"/>
            <w:vAlign w:val="center"/>
          </w:tcPr>
          <w:p w14:paraId="09079E40"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E127B">
            <w:pPr>
              <w:rPr>
                <w:rFonts w:asciiTheme="minorHAnsi" w:hAnsiTheme="minorHAnsi" w:cstheme="minorHAnsi"/>
                <w:sz w:val="18"/>
                <w:szCs w:val="18"/>
              </w:rPr>
            </w:pPr>
          </w:p>
        </w:tc>
      </w:tr>
      <w:tr w:rsidR="00310D9A" w:rsidRPr="007A5D38" w14:paraId="5DCA4FD7" w14:textId="77777777" w:rsidTr="007E127B">
        <w:trPr>
          <w:trHeight w:val="158"/>
        </w:trPr>
        <w:tc>
          <w:tcPr>
            <w:tcW w:w="626" w:type="dxa"/>
            <w:vAlign w:val="center"/>
          </w:tcPr>
          <w:p w14:paraId="0FD01C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E127B">
            <w:pPr>
              <w:rPr>
                <w:rFonts w:asciiTheme="minorHAnsi" w:hAnsiTheme="minorHAnsi" w:cstheme="minorHAnsi"/>
                <w:sz w:val="18"/>
                <w:szCs w:val="18"/>
              </w:rPr>
            </w:pPr>
          </w:p>
        </w:tc>
      </w:tr>
      <w:tr w:rsidR="00310D9A" w:rsidRPr="007A5D38" w14:paraId="609A8811" w14:textId="77777777" w:rsidTr="007E127B">
        <w:trPr>
          <w:trHeight w:val="158"/>
        </w:trPr>
        <w:tc>
          <w:tcPr>
            <w:tcW w:w="626" w:type="dxa"/>
            <w:vAlign w:val="center"/>
          </w:tcPr>
          <w:p w14:paraId="3565E3E4" w14:textId="77777777" w:rsidR="00310D9A" w:rsidRPr="007A5D38" w:rsidRDefault="00310D9A" w:rsidP="007E127B">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E127B">
            <w:pPr>
              <w:rPr>
                <w:rFonts w:asciiTheme="minorHAnsi" w:hAnsiTheme="minorHAnsi" w:cstheme="minorHAnsi"/>
                <w:sz w:val="18"/>
                <w:szCs w:val="18"/>
              </w:rPr>
            </w:pPr>
          </w:p>
        </w:tc>
      </w:tr>
      <w:tr w:rsidR="00005E16" w:rsidRPr="007A5D38" w14:paraId="6883A836" w14:textId="77777777" w:rsidTr="007E127B">
        <w:trPr>
          <w:trHeight w:val="158"/>
        </w:trPr>
        <w:tc>
          <w:tcPr>
            <w:tcW w:w="626" w:type="dxa"/>
            <w:vAlign w:val="center"/>
          </w:tcPr>
          <w:p w14:paraId="4AC0F868" w14:textId="0233B59D" w:rsidR="00005E16" w:rsidRDefault="00005E16" w:rsidP="007E127B">
            <w:pPr>
              <w:jc w:val="center"/>
              <w:rPr>
                <w:rFonts w:asciiTheme="minorHAnsi" w:hAnsiTheme="minorHAnsi" w:cstheme="minorHAnsi"/>
                <w:sz w:val="18"/>
                <w:szCs w:val="18"/>
              </w:rPr>
            </w:pPr>
            <w:r>
              <w:rPr>
                <w:rFonts w:asciiTheme="minorHAnsi" w:hAnsiTheme="minorHAnsi" w:cstheme="minorHAnsi"/>
                <w:sz w:val="18"/>
                <w:szCs w:val="18"/>
              </w:rPr>
              <w:t>07</w:t>
            </w:r>
          </w:p>
        </w:tc>
        <w:tc>
          <w:tcPr>
            <w:tcW w:w="4602" w:type="dxa"/>
            <w:vAlign w:val="center"/>
          </w:tcPr>
          <w:p w14:paraId="68068A04" w14:textId="33F5715A" w:rsidR="00005E16" w:rsidRDefault="00005E16" w:rsidP="007E127B">
            <w:pPr>
              <w:rPr>
                <w:rFonts w:asciiTheme="minorHAnsi" w:hAnsiTheme="minorHAnsi" w:cstheme="minorHAnsi"/>
                <w:sz w:val="18"/>
                <w:szCs w:val="18"/>
              </w:rPr>
            </w:pPr>
            <w:r>
              <w:rPr>
                <w:rFonts w:asciiTheme="minorHAnsi" w:hAnsiTheme="minorHAnsi" w:cstheme="minorHAnsi"/>
                <w:sz w:val="18"/>
                <w:szCs w:val="18"/>
              </w:rPr>
              <w:t>Dwelling Unit Total F</w:t>
            </w:r>
            <w:r w:rsidR="00787DE8">
              <w:rPr>
                <w:rFonts w:asciiTheme="minorHAnsi" w:hAnsiTheme="minorHAnsi" w:cstheme="minorHAnsi"/>
                <w:sz w:val="18"/>
                <w:szCs w:val="18"/>
              </w:rPr>
              <w:t>loor Area</w:t>
            </w:r>
          </w:p>
        </w:tc>
        <w:tc>
          <w:tcPr>
            <w:tcW w:w="5562" w:type="dxa"/>
          </w:tcPr>
          <w:p w14:paraId="5DE9AC4B" w14:textId="77777777" w:rsidR="00005E16" w:rsidRPr="007A5D38" w:rsidRDefault="00005E16" w:rsidP="007E127B">
            <w:pPr>
              <w:rPr>
                <w:rFonts w:asciiTheme="minorHAnsi" w:hAnsiTheme="minorHAnsi" w:cstheme="minorHAnsi"/>
                <w:sz w:val="18"/>
                <w:szCs w:val="18"/>
              </w:rPr>
            </w:pPr>
          </w:p>
        </w:tc>
      </w:tr>
      <w:tr w:rsidR="00005E16" w:rsidRPr="007A5D38" w14:paraId="1F1E8B4F" w14:textId="77777777" w:rsidTr="007E127B">
        <w:trPr>
          <w:trHeight w:val="158"/>
        </w:trPr>
        <w:tc>
          <w:tcPr>
            <w:tcW w:w="626" w:type="dxa"/>
            <w:vAlign w:val="center"/>
          </w:tcPr>
          <w:p w14:paraId="46FF6012" w14:textId="2EFE4073" w:rsidR="00005E16" w:rsidRDefault="00005E16" w:rsidP="007E127B">
            <w:pPr>
              <w:jc w:val="center"/>
              <w:rPr>
                <w:rFonts w:asciiTheme="minorHAnsi" w:hAnsiTheme="minorHAnsi" w:cstheme="minorHAnsi"/>
                <w:sz w:val="18"/>
                <w:szCs w:val="18"/>
              </w:rPr>
            </w:pPr>
            <w:r>
              <w:rPr>
                <w:rFonts w:asciiTheme="minorHAnsi" w:hAnsiTheme="minorHAnsi" w:cstheme="minorHAnsi"/>
                <w:sz w:val="18"/>
                <w:szCs w:val="18"/>
              </w:rPr>
              <w:t>08</w:t>
            </w:r>
          </w:p>
        </w:tc>
        <w:tc>
          <w:tcPr>
            <w:tcW w:w="4602" w:type="dxa"/>
            <w:vAlign w:val="center"/>
          </w:tcPr>
          <w:p w14:paraId="4E1577D7" w14:textId="5DD53F30" w:rsidR="00005E16" w:rsidRDefault="00787DE8" w:rsidP="007E127B">
            <w:pPr>
              <w:rPr>
                <w:rFonts w:asciiTheme="minorHAnsi" w:hAnsiTheme="minorHAnsi" w:cstheme="minorHAnsi"/>
                <w:sz w:val="18"/>
                <w:szCs w:val="18"/>
              </w:rPr>
            </w:pPr>
            <w:r>
              <w:rPr>
                <w:rFonts w:asciiTheme="minorHAnsi" w:hAnsiTheme="minorHAnsi" w:cstheme="minorHAnsi"/>
                <w:sz w:val="18"/>
                <w:szCs w:val="18"/>
              </w:rPr>
              <w:t>Kitchen Range (Cooking Stove) Fuel Type</w:t>
            </w:r>
          </w:p>
        </w:tc>
        <w:tc>
          <w:tcPr>
            <w:tcW w:w="5562" w:type="dxa"/>
          </w:tcPr>
          <w:p w14:paraId="28A36320" w14:textId="77777777" w:rsidR="00005E16" w:rsidRPr="007A5D38" w:rsidRDefault="00005E16" w:rsidP="007E127B">
            <w:pPr>
              <w:rPr>
                <w:rFonts w:asciiTheme="minorHAnsi" w:hAnsiTheme="minorHAnsi" w:cstheme="minorHAnsi"/>
                <w:sz w:val="18"/>
                <w:szCs w:val="18"/>
              </w:rPr>
            </w:pPr>
          </w:p>
        </w:tc>
      </w:tr>
    </w:tbl>
    <w:p w14:paraId="4D19F52D" w14:textId="77777777" w:rsidR="00FD11ED" w:rsidRDefault="00FD11ED" w:rsidP="00192313">
      <w:pPr>
        <w:rPr>
          <w:rFonts w:asciiTheme="minorHAnsi" w:hAnsiTheme="minorHAnsi"/>
          <w:sz w:val="18"/>
          <w:szCs w:val="18"/>
        </w:rPr>
      </w:pPr>
    </w:p>
    <w:p w14:paraId="34732659" w14:textId="77777777" w:rsidR="00215D48" w:rsidRDefault="00215D48"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78"/>
        <w:gridCol w:w="778"/>
        <w:gridCol w:w="777"/>
        <w:gridCol w:w="777"/>
        <w:gridCol w:w="776"/>
        <w:gridCol w:w="776"/>
        <w:gridCol w:w="776"/>
        <w:gridCol w:w="776"/>
        <w:gridCol w:w="757"/>
        <w:gridCol w:w="776"/>
        <w:gridCol w:w="742"/>
        <w:gridCol w:w="776"/>
        <w:gridCol w:w="776"/>
        <w:gridCol w:w="749"/>
      </w:tblGrid>
      <w:tr w:rsidR="004C73C4" w14:paraId="5D73D616" w14:textId="57EC30DF" w:rsidTr="004349F7">
        <w:trPr>
          <w:cantSplit/>
          <w:trHeight w:val="305"/>
        </w:trPr>
        <w:tc>
          <w:tcPr>
            <w:tcW w:w="10790" w:type="dxa"/>
            <w:gridSpan w:val="14"/>
          </w:tcPr>
          <w:p w14:paraId="1B1BCBD2" w14:textId="31462285" w:rsidR="004C73C4" w:rsidRDefault="004C73C4" w:rsidP="00857191">
            <w:pPr>
              <w:rPr>
                <w:rFonts w:asciiTheme="minorHAnsi" w:hAnsiTheme="minorHAnsi"/>
                <w:b/>
                <w:szCs w:val="18"/>
              </w:rPr>
            </w:pPr>
            <w:r>
              <w:rPr>
                <w:rFonts w:asciiTheme="minorHAnsi" w:hAnsiTheme="minorHAnsi"/>
                <w:b/>
                <w:szCs w:val="18"/>
              </w:rPr>
              <w:t>B</w:t>
            </w:r>
            <w:r w:rsidRPr="003404FF">
              <w:rPr>
                <w:rFonts w:asciiTheme="minorHAnsi" w:hAnsiTheme="minorHAnsi"/>
                <w:b/>
                <w:szCs w:val="18"/>
              </w:rPr>
              <w:t>. Kitchen Exhaust System</w:t>
            </w:r>
            <w:r>
              <w:rPr>
                <w:rFonts w:asciiTheme="minorHAnsi" w:hAnsiTheme="minorHAnsi"/>
                <w:b/>
                <w:szCs w:val="18"/>
              </w:rPr>
              <w:t>s</w:t>
            </w:r>
          </w:p>
        </w:tc>
      </w:tr>
      <w:tr w:rsidR="00E57F90" w14:paraId="1F3D393B" w14:textId="466AE50F" w:rsidTr="00162FFB">
        <w:trPr>
          <w:cantSplit/>
          <w:trHeight w:val="503"/>
        </w:trPr>
        <w:tc>
          <w:tcPr>
            <w:tcW w:w="778" w:type="dxa"/>
            <w:textDirection w:val="btLr"/>
            <w:vAlign w:val="center"/>
          </w:tcPr>
          <w:p w14:paraId="3FE8FDD5"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01</w:t>
            </w:r>
          </w:p>
        </w:tc>
        <w:tc>
          <w:tcPr>
            <w:tcW w:w="778" w:type="dxa"/>
            <w:textDirection w:val="btLr"/>
            <w:vAlign w:val="center"/>
          </w:tcPr>
          <w:p w14:paraId="685EA72C"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02</w:t>
            </w:r>
          </w:p>
        </w:tc>
        <w:tc>
          <w:tcPr>
            <w:tcW w:w="777" w:type="dxa"/>
            <w:textDirection w:val="btLr"/>
            <w:vAlign w:val="center"/>
          </w:tcPr>
          <w:p w14:paraId="1240382D"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03</w:t>
            </w:r>
          </w:p>
        </w:tc>
        <w:tc>
          <w:tcPr>
            <w:tcW w:w="777" w:type="dxa"/>
            <w:textDirection w:val="btLr"/>
            <w:vAlign w:val="center"/>
          </w:tcPr>
          <w:p w14:paraId="44B7CD1F"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04</w:t>
            </w:r>
          </w:p>
        </w:tc>
        <w:tc>
          <w:tcPr>
            <w:tcW w:w="776" w:type="dxa"/>
            <w:textDirection w:val="btLr"/>
            <w:vAlign w:val="center"/>
          </w:tcPr>
          <w:p w14:paraId="5A44EFA2"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05</w:t>
            </w:r>
          </w:p>
        </w:tc>
        <w:tc>
          <w:tcPr>
            <w:tcW w:w="776" w:type="dxa"/>
            <w:textDirection w:val="btLr"/>
            <w:vAlign w:val="center"/>
          </w:tcPr>
          <w:p w14:paraId="21A9FDBC"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06</w:t>
            </w:r>
          </w:p>
        </w:tc>
        <w:tc>
          <w:tcPr>
            <w:tcW w:w="776" w:type="dxa"/>
            <w:textDirection w:val="btLr"/>
            <w:vAlign w:val="center"/>
          </w:tcPr>
          <w:p w14:paraId="1177CDA5"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07</w:t>
            </w:r>
          </w:p>
        </w:tc>
        <w:tc>
          <w:tcPr>
            <w:tcW w:w="776" w:type="dxa"/>
            <w:textDirection w:val="btLr"/>
            <w:vAlign w:val="center"/>
          </w:tcPr>
          <w:p w14:paraId="3C18FD32"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08</w:t>
            </w:r>
          </w:p>
        </w:tc>
        <w:tc>
          <w:tcPr>
            <w:tcW w:w="757" w:type="dxa"/>
            <w:textDirection w:val="btLr"/>
            <w:vAlign w:val="center"/>
          </w:tcPr>
          <w:p w14:paraId="545B6CD3" w14:textId="203AA5F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09a</w:t>
            </w:r>
          </w:p>
        </w:tc>
        <w:tc>
          <w:tcPr>
            <w:tcW w:w="776" w:type="dxa"/>
            <w:textDirection w:val="btLr"/>
            <w:vAlign w:val="center"/>
          </w:tcPr>
          <w:p w14:paraId="25B6413B" w14:textId="662C80F0" w:rsidR="00E57F90" w:rsidRDefault="00E57F90" w:rsidP="00C1683E">
            <w:pPr>
              <w:ind w:left="113" w:right="113"/>
              <w:jc w:val="center"/>
              <w:rPr>
                <w:rFonts w:asciiTheme="minorHAnsi" w:hAnsiTheme="minorHAnsi"/>
                <w:sz w:val="18"/>
                <w:szCs w:val="18"/>
              </w:rPr>
            </w:pPr>
            <w:r>
              <w:rPr>
                <w:rFonts w:asciiTheme="minorHAnsi" w:hAnsiTheme="minorHAnsi"/>
                <w:sz w:val="18"/>
                <w:szCs w:val="18"/>
              </w:rPr>
              <w:t>09</w:t>
            </w:r>
          </w:p>
        </w:tc>
        <w:tc>
          <w:tcPr>
            <w:tcW w:w="742" w:type="dxa"/>
            <w:textDirection w:val="btLr"/>
            <w:vAlign w:val="center"/>
          </w:tcPr>
          <w:p w14:paraId="131E9797" w14:textId="306D3D4F" w:rsidR="00E57F90" w:rsidRDefault="00E57F90" w:rsidP="00DE5C97">
            <w:pPr>
              <w:ind w:left="113" w:right="113"/>
              <w:jc w:val="center"/>
              <w:rPr>
                <w:rFonts w:asciiTheme="minorHAnsi" w:hAnsiTheme="minorHAnsi"/>
                <w:sz w:val="18"/>
                <w:szCs w:val="18"/>
              </w:rPr>
            </w:pPr>
            <w:r>
              <w:rPr>
                <w:rFonts w:asciiTheme="minorHAnsi" w:hAnsiTheme="minorHAnsi"/>
                <w:sz w:val="18"/>
                <w:szCs w:val="18"/>
              </w:rPr>
              <w:t>10a</w:t>
            </w:r>
          </w:p>
        </w:tc>
        <w:tc>
          <w:tcPr>
            <w:tcW w:w="776" w:type="dxa"/>
            <w:textDirection w:val="btLr"/>
            <w:vAlign w:val="center"/>
          </w:tcPr>
          <w:p w14:paraId="5BF134A5" w14:textId="5C1B01BD" w:rsidR="00E57F90" w:rsidRDefault="00E57F90" w:rsidP="00C1683E">
            <w:pPr>
              <w:ind w:left="113" w:right="113"/>
              <w:jc w:val="center"/>
              <w:rPr>
                <w:rFonts w:asciiTheme="minorHAnsi" w:hAnsiTheme="minorHAnsi"/>
                <w:sz w:val="18"/>
                <w:szCs w:val="18"/>
              </w:rPr>
            </w:pPr>
            <w:r>
              <w:rPr>
                <w:rFonts w:asciiTheme="minorHAnsi" w:hAnsiTheme="minorHAnsi"/>
                <w:sz w:val="18"/>
                <w:szCs w:val="18"/>
              </w:rPr>
              <w:t>10</w:t>
            </w:r>
          </w:p>
        </w:tc>
        <w:tc>
          <w:tcPr>
            <w:tcW w:w="776" w:type="dxa"/>
            <w:textDirection w:val="btLr"/>
            <w:vAlign w:val="center"/>
          </w:tcPr>
          <w:p w14:paraId="4F7D9155" w14:textId="77777777" w:rsidR="00E57F90" w:rsidRDefault="00E57F90" w:rsidP="00C1683E">
            <w:pPr>
              <w:ind w:left="113" w:right="113"/>
              <w:jc w:val="center"/>
              <w:rPr>
                <w:rFonts w:asciiTheme="minorHAnsi" w:hAnsiTheme="minorHAnsi"/>
                <w:sz w:val="18"/>
                <w:szCs w:val="18"/>
              </w:rPr>
            </w:pPr>
            <w:r>
              <w:rPr>
                <w:rFonts w:asciiTheme="minorHAnsi" w:hAnsiTheme="minorHAnsi"/>
                <w:sz w:val="18"/>
                <w:szCs w:val="18"/>
              </w:rPr>
              <w:t>11</w:t>
            </w:r>
          </w:p>
        </w:tc>
        <w:tc>
          <w:tcPr>
            <w:tcW w:w="749" w:type="dxa"/>
            <w:textDirection w:val="btLr"/>
            <w:vAlign w:val="center"/>
          </w:tcPr>
          <w:p w14:paraId="0DE25D2C" w14:textId="577286E0" w:rsidR="00E57F90" w:rsidRDefault="00E57F90" w:rsidP="00C1683E">
            <w:pPr>
              <w:ind w:left="113" w:right="113"/>
              <w:jc w:val="center"/>
              <w:rPr>
                <w:rFonts w:asciiTheme="minorHAnsi" w:hAnsiTheme="minorHAnsi"/>
                <w:sz w:val="18"/>
                <w:szCs w:val="18"/>
              </w:rPr>
            </w:pPr>
            <w:r>
              <w:rPr>
                <w:rFonts w:asciiTheme="minorHAnsi" w:hAnsiTheme="minorHAnsi"/>
                <w:sz w:val="18"/>
                <w:szCs w:val="18"/>
              </w:rPr>
              <w:t>12</w:t>
            </w:r>
          </w:p>
        </w:tc>
      </w:tr>
      <w:tr w:rsidR="00E57F90" w14:paraId="7532B630" w14:textId="57BF7224" w:rsidTr="00162FFB">
        <w:trPr>
          <w:cantSplit/>
          <w:trHeight w:val="1655"/>
        </w:trPr>
        <w:tc>
          <w:tcPr>
            <w:tcW w:w="778" w:type="dxa"/>
            <w:textDirection w:val="btLr"/>
            <w:vAlign w:val="center"/>
          </w:tcPr>
          <w:p w14:paraId="0AC94DA0"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System Name</w:t>
            </w:r>
          </w:p>
        </w:tc>
        <w:tc>
          <w:tcPr>
            <w:tcW w:w="778" w:type="dxa"/>
            <w:textDirection w:val="btLr"/>
            <w:vAlign w:val="center"/>
          </w:tcPr>
          <w:p w14:paraId="67B3A7A6"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Manufacturer Name</w:t>
            </w:r>
          </w:p>
        </w:tc>
        <w:tc>
          <w:tcPr>
            <w:tcW w:w="777" w:type="dxa"/>
            <w:textDirection w:val="btLr"/>
            <w:vAlign w:val="center"/>
          </w:tcPr>
          <w:p w14:paraId="723371CE"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System Type</w:t>
            </w:r>
          </w:p>
        </w:tc>
        <w:tc>
          <w:tcPr>
            <w:tcW w:w="777" w:type="dxa"/>
            <w:textDirection w:val="btLr"/>
            <w:vAlign w:val="center"/>
          </w:tcPr>
          <w:p w14:paraId="3AA1D842" w14:textId="06F46BE5" w:rsidR="00E57F90" w:rsidRDefault="00E57F90" w:rsidP="00857191">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6" w:type="dxa"/>
            <w:textDirection w:val="btLr"/>
            <w:vAlign w:val="center"/>
          </w:tcPr>
          <w:p w14:paraId="6DF22F85" w14:textId="45B6F1F3" w:rsidR="00E57F90" w:rsidRDefault="00E57F90" w:rsidP="00857191">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6" w:type="dxa"/>
            <w:textDirection w:val="btLr"/>
            <w:vAlign w:val="center"/>
          </w:tcPr>
          <w:p w14:paraId="7F15EF75" w14:textId="261269BF" w:rsidR="00E57F90" w:rsidRDefault="00E57F90" w:rsidP="00857191">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6" w:type="dxa"/>
            <w:textDirection w:val="btLr"/>
            <w:vAlign w:val="center"/>
          </w:tcPr>
          <w:p w14:paraId="07905C4F"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6" w:type="dxa"/>
            <w:textDirection w:val="btLr"/>
            <w:vAlign w:val="center"/>
          </w:tcPr>
          <w:p w14:paraId="4831FF77" w14:textId="777777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Operation Schedule</w:t>
            </w:r>
          </w:p>
        </w:tc>
        <w:tc>
          <w:tcPr>
            <w:tcW w:w="757" w:type="dxa"/>
            <w:textDirection w:val="btLr"/>
          </w:tcPr>
          <w:p w14:paraId="23F36450" w14:textId="7CB6C57A" w:rsidR="00E57F90" w:rsidRDefault="00E57F90" w:rsidP="00857191">
            <w:pPr>
              <w:ind w:left="113" w:right="113"/>
              <w:jc w:val="center"/>
              <w:rPr>
                <w:rFonts w:asciiTheme="minorHAnsi" w:hAnsiTheme="minorHAnsi"/>
                <w:sz w:val="18"/>
                <w:szCs w:val="18"/>
              </w:rPr>
            </w:pPr>
            <w:r>
              <w:rPr>
                <w:rFonts w:asciiTheme="minorHAnsi" w:hAnsiTheme="minorHAnsi"/>
                <w:sz w:val="18"/>
                <w:szCs w:val="18"/>
              </w:rPr>
              <w:t>Method of Compliance</w:t>
            </w:r>
          </w:p>
        </w:tc>
        <w:tc>
          <w:tcPr>
            <w:tcW w:w="776" w:type="dxa"/>
            <w:textDirection w:val="btLr"/>
            <w:vAlign w:val="center"/>
          </w:tcPr>
          <w:p w14:paraId="41225DFC" w14:textId="2373B114" w:rsidR="00E57F90" w:rsidRDefault="00E57F90" w:rsidP="00857191">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p>
        </w:tc>
        <w:tc>
          <w:tcPr>
            <w:tcW w:w="742" w:type="dxa"/>
            <w:textDirection w:val="btLr"/>
            <w:vAlign w:val="center"/>
          </w:tcPr>
          <w:p w14:paraId="53B33991" w14:textId="5E46263F" w:rsidR="00E57F90" w:rsidRDefault="00AC53D5" w:rsidP="00DE5C97">
            <w:pPr>
              <w:ind w:left="113" w:right="113"/>
              <w:jc w:val="center"/>
              <w:rPr>
                <w:rFonts w:asciiTheme="minorHAnsi" w:hAnsiTheme="minorHAnsi"/>
                <w:sz w:val="18"/>
                <w:szCs w:val="18"/>
              </w:rPr>
            </w:pPr>
            <w:r w:rsidRPr="00AC53D5">
              <w:rPr>
                <w:rFonts w:asciiTheme="minorHAnsi" w:hAnsiTheme="minorHAnsi"/>
                <w:sz w:val="18"/>
                <w:szCs w:val="18"/>
              </w:rPr>
              <w:t>Exception to Maximum Sound Rating</w:t>
            </w:r>
          </w:p>
        </w:tc>
        <w:tc>
          <w:tcPr>
            <w:tcW w:w="776" w:type="dxa"/>
            <w:textDirection w:val="btLr"/>
            <w:vAlign w:val="center"/>
          </w:tcPr>
          <w:p w14:paraId="5E7C59A6" w14:textId="51BCD138" w:rsidR="00E57F90" w:rsidRDefault="00E57F90" w:rsidP="00857191">
            <w:pPr>
              <w:ind w:left="113" w:right="113"/>
              <w:jc w:val="center"/>
              <w:rPr>
                <w:rFonts w:asciiTheme="minorHAnsi" w:hAnsiTheme="minorHAnsi"/>
                <w:sz w:val="18"/>
                <w:szCs w:val="18"/>
              </w:rPr>
            </w:pPr>
            <w:r>
              <w:rPr>
                <w:rFonts w:asciiTheme="minorHAnsi" w:hAnsiTheme="minorHAnsi"/>
                <w:sz w:val="18"/>
                <w:szCs w:val="18"/>
              </w:rPr>
              <w:t>Maximum Sound Rating</w:t>
            </w:r>
          </w:p>
        </w:tc>
        <w:tc>
          <w:tcPr>
            <w:tcW w:w="776" w:type="dxa"/>
            <w:textDirection w:val="btLr"/>
            <w:vAlign w:val="center"/>
          </w:tcPr>
          <w:p w14:paraId="63880B9F" w14:textId="013A4091" w:rsidR="00E57F90" w:rsidRDefault="00E57F90" w:rsidP="00857191">
            <w:pPr>
              <w:ind w:left="113" w:right="113"/>
              <w:jc w:val="center"/>
              <w:rPr>
                <w:rFonts w:asciiTheme="minorHAnsi" w:hAnsiTheme="minorHAnsi"/>
                <w:sz w:val="18"/>
                <w:szCs w:val="18"/>
              </w:rPr>
            </w:pPr>
            <w:r>
              <w:rPr>
                <w:rFonts w:asciiTheme="minorHAnsi" w:hAnsiTheme="minorHAnsi"/>
                <w:sz w:val="18"/>
                <w:szCs w:val="18"/>
              </w:rPr>
              <w:t>Compliance Statement for Airflow</w:t>
            </w:r>
          </w:p>
        </w:tc>
        <w:tc>
          <w:tcPr>
            <w:tcW w:w="749" w:type="dxa"/>
            <w:textDirection w:val="btLr"/>
          </w:tcPr>
          <w:p w14:paraId="668ABC19" w14:textId="59A7D577" w:rsidR="00E57F90" w:rsidRDefault="00E57F90" w:rsidP="00857191">
            <w:pPr>
              <w:ind w:left="113" w:right="113"/>
              <w:jc w:val="center"/>
              <w:rPr>
                <w:rFonts w:asciiTheme="minorHAnsi" w:hAnsiTheme="minorHAnsi"/>
                <w:sz w:val="18"/>
                <w:szCs w:val="18"/>
              </w:rPr>
            </w:pPr>
            <w:r>
              <w:rPr>
                <w:rFonts w:asciiTheme="minorHAnsi" w:hAnsiTheme="minorHAnsi"/>
                <w:sz w:val="18"/>
                <w:szCs w:val="18"/>
              </w:rPr>
              <w:t>Compliance Statement for Sound</w:t>
            </w:r>
          </w:p>
        </w:tc>
      </w:tr>
      <w:tr w:rsidR="00E57F90" w14:paraId="3F70F35D" w14:textId="34DB542D" w:rsidTr="00162FFB">
        <w:tc>
          <w:tcPr>
            <w:tcW w:w="778" w:type="dxa"/>
          </w:tcPr>
          <w:p w14:paraId="35845110" w14:textId="29178E36" w:rsidR="00E57F90" w:rsidRDefault="00E57F90" w:rsidP="00857191">
            <w:pPr>
              <w:rPr>
                <w:rFonts w:asciiTheme="minorHAnsi" w:hAnsiTheme="minorHAnsi"/>
                <w:sz w:val="18"/>
                <w:szCs w:val="18"/>
              </w:rPr>
            </w:pPr>
          </w:p>
        </w:tc>
        <w:tc>
          <w:tcPr>
            <w:tcW w:w="778" w:type="dxa"/>
          </w:tcPr>
          <w:p w14:paraId="3026B5F2" w14:textId="1C093A8A" w:rsidR="00E57F90" w:rsidRDefault="00E57F90" w:rsidP="00857191">
            <w:pPr>
              <w:rPr>
                <w:rFonts w:asciiTheme="minorHAnsi" w:hAnsiTheme="minorHAnsi"/>
                <w:sz w:val="18"/>
                <w:szCs w:val="18"/>
              </w:rPr>
            </w:pPr>
          </w:p>
        </w:tc>
        <w:tc>
          <w:tcPr>
            <w:tcW w:w="777" w:type="dxa"/>
          </w:tcPr>
          <w:p w14:paraId="581EC44D" w14:textId="3F78E580" w:rsidR="00E57F90" w:rsidRDefault="00E57F90" w:rsidP="00857191">
            <w:pPr>
              <w:rPr>
                <w:rFonts w:asciiTheme="minorHAnsi" w:hAnsiTheme="minorHAnsi"/>
                <w:sz w:val="18"/>
                <w:szCs w:val="18"/>
              </w:rPr>
            </w:pPr>
          </w:p>
        </w:tc>
        <w:tc>
          <w:tcPr>
            <w:tcW w:w="777" w:type="dxa"/>
          </w:tcPr>
          <w:p w14:paraId="2F5DB170" w14:textId="1B20E19B" w:rsidR="00E57F90" w:rsidRDefault="00E57F90" w:rsidP="00857191">
            <w:pPr>
              <w:rPr>
                <w:rFonts w:asciiTheme="minorHAnsi" w:hAnsiTheme="minorHAnsi"/>
                <w:sz w:val="18"/>
                <w:szCs w:val="18"/>
              </w:rPr>
            </w:pPr>
          </w:p>
        </w:tc>
        <w:tc>
          <w:tcPr>
            <w:tcW w:w="776" w:type="dxa"/>
          </w:tcPr>
          <w:p w14:paraId="386CEC01" w14:textId="64D35997" w:rsidR="00E57F90" w:rsidRDefault="00E57F90" w:rsidP="00857191">
            <w:pPr>
              <w:rPr>
                <w:rFonts w:asciiTheme="minorHAnsi" w:hAnsiTheme="minorHAnsi"/>
                <w:sz w:val="18"/>
                <w:szCs w:val="18"/>
              </w:rPr>
            </w:pPr>
          </w:p>
        </w:tc>
        <w:tc>
          <w:tcPr>
            <w:tcW w:w="776" w:type="dxa"/>
          </w:tcPr>
          <w:p w14:paraId="45A6C5CB" w14:textId="670603C3" w:rsidR="00E57F90" w:rsidRDefault="00E57F90" w:rsidP="00857191">
            <w:pPr>
              <w:rPr>
                <w:rFonts w:asciiTheme="minorHAnsi" w:hAnsiTheme="minorHAnsi"/>
                <w:sz w:val="18"/>
                <w:szCs w:val="18"/>
              </w:rPr>
            </w:pPr>
          </w:p>
        </w:tc>
        <w:tc>
          <w:tcPr>
            <w:tcW w:w="776" w:type="dxa"/>
          </w:tcPr>
          <w:p w14:paraId="30B1A7B5" w14:textId="455C8B46" w:rsidR="00E57F90" w:rsidRDefault="00E57F90" w:rsidP="00857191">
            <w:pPr>
              <w:rPr>
                <w:rFonts w:asciiTheme="minorHAnsi" w:hAnsiTheme="minorHAnsi"/>
                <w:sz w:val="18"/>
                <w:szCs w:val="18"/>
              </w:rPr>
            </w:pPr>
          </w:p>
        </w:tc>
        <w:tc>
          <w:tcPr>
            <w:tcW w:w="776" w:type="dxa"/>
          </w:tcPr>
          <w:p w14:paraId="2A7BA292" w14:textId="3DC9C40E" w:rsidR="00E57F90" w:rsidRDefault="00E57F90" w:rsidP="00857191">
            <w:pPr>
              <w:rPr>
                <w:rFonts w:asciiTheme="minorHAnsi" w:hAnsiTheme="minorHAnsi"/>
                <w:sz w:val="18"/>
                <w:szCs w:val="18"/>
              </w:rPr>
            </w:pPr>
          </w:p>
        </w:tc>
        <w:tc>
          <w:tcPr>
            <w:tcW w:w="757" w:type="dxa"/>
          </w:tcPr>
          <w:p w14:paraId="5AE6A8D2" w14:textId="77777777" w:rsidR="00E57F90" w:rsidRDefault="00E57F90" w:rsidP="00857191">
            <w:pPr>
              <w:rPr>
                <w:rFonts w:asciiTheme="minorHAnsi" w:hAnsiTheme="minorHAnsi"/>
                <w:sz w:val="18"/>
                <w:szCs w:val="18"/>
              </w:rPr>
            </w:pPr>
          </w:p>
        </w:tc>
        <w:tc>
          <w:tcPr>
            <w:tcW w:w="776" w:type="dxa"/>
          </w:tcPr>
          <w:p w14:paraId="75FFB584" w14:textId="5DA69673" w:rsidR="00E57F90" w:rsidRDefault="00E57F90" w:rsidP="00857191">
            <w:pPr>
              <w:rPr>
                <w:rFonts w:asciiTheme="minorHAnsi" w:hAnsiTheme="minorHAnsi"/>
                <w:sz w:val="18"/>
                <w:szCs w:val="18"/>
              </w:rPr>
            </w:pPr>
          </w:p>
        </w:tc>
        <w:tc>
          <w:tcPr>
            <w:tcW w:w="742" w:type="dxa"/>
            <w:vAlign w:val="center"/>
          </w:tcPr>
          <w:p w14:paraId="69FBFFEA" w14:textId="77777777" w:rsidR="00E57F90" w:rsidRDefault="00E57F90" w:rsidP="00162FFB">
            <w:pPr>
              <w:jc w:val="center"/>
              <w:rPr>
                <w:rFonts w:asciiTheme="minorHAnsi" w:hAnsiTheme="minorHAnsi"/>
                <w:sz w:val="18"/>
                <w:szCs w:val="18"/>
              </w:rPr>
            </w:pPr>
          </w:p>
        </w:tc>
        <w:tc>
          <w:tcPr>
            <w:tcW w:w="776" w:type="dxa"/>
          </w:tcPr>
          <w:p w14:paraId="1B9DB4E2" w14:textId="3762F273" w:rsidR="00E57F90" w:rsidRDefault="00E57F90" w:rsidP="00857191">
            <w:pPr>
              <w:rPr>
                <w:rFonts w:asciiTheme="minorHAnsi" w:hAnsiTheme="minorHAnsi"/>
                <w:sz w:val="18"/>
                <w:szCs w:val="18"/>
              </w:rPr>
            </w:pPr>
          </w:p>
        </w:tc>
        <w:tc>
          <w:tcPr>
            <w:tcW w:w="776" w:type="dxa"/>
          </w:tcPr>
          <w:p w14:paraId="3D9CB24C" w14:textId="24444ECE" w:rsidR="00E57F90" w:rsidRDefault="00E57F90" w:rsidP="00857191">
            <w:pPr>
              <w:rPr>
                <w:rFonts w:asciiTheme="minorHAnsi" w:hAnsiTheme="minorHAnsi"/>
                <w:sz w:val="18"/>
                <w:szCs w:val="18"/>
              </w:rPr>
            </w:pPr>
          </w:p>
        </w:tc>
        <w:tc>
          <w:tcPr>
            <w:tcW w:w="749" w:type="dxa"/>
          </w:tcPr>
          <w:p w14:paraId="5D3901E3" w14:textId="77777777" w:rsidR="00E57F90" w:rsidRDefault="00E57F90" w:rsidP="00857191">
            <w:pPr>
              <w:rPr>
                <w:rFonts w:asciiTheme="minorHAnsi" w:hAnsiTheme="minorHAnsi"/>
                <w:sz w:val="18"/>
                <w:szCs w:val="18"/>
              </w:rPr>
            </w:pPr>
          </w:p>
        </w:tc>
      </w:tr>
      <w:tr w:rsidR="00E57F90" w14:paraId="35AEB313" w14:textId="3C3E5184" w:rsidTr="00162FFB">
        <w:tc>
          <w:tcPr>
            <w:tcW w:w="778" w:type="dxa"/>
          </w:tcPr>
          <w:p w14:paraId="6B3503E2" w14:textId="77777777" w:rsidR="00E57F90" w:rsidRDefault="00E57F90" w:rsidP="00857191">
            <w:pPr>
              <w:rPr>
                <w:rFonts w:asciiTheme="minorHAnsi" w:hAnsiTheme="minorHAnsi"/>
                <w:sz w:val="18"/>
                <w:szCs w:val="18"/>
              </w:rPr>
            </w:pPr>
          </w:p>
        </w:tc>
        <w:tc>
          <w:tcPr>
            <w:tcW w:w="778" w:type="dxa"/>
          </w:tcPr>
          <w:p w14:paraId="6BE2F1C8" w14:textId="77777777" w:rsidR="00E57F90" w:rsidRDefault="00E57F90" w:rsidP="00857191">
            <w:pPr>
              <w:rPr>
                <w:rFonts w:asciiTheme="minorHAnsi" w:hAnsiTheme="minorHAnsi"/>
                <w:sz w:val="18"/>
                <w:szCs w:val="18"/>
              </w:rPr>
            </w:pPr>
          </w:p>
        </w:tc>
        <w:tc>
          <w:tcPr>
            <w:tcW w:w="777" w:type="dxa"/>
          </w:tcPr>
          <w:p w14:paraId="7C626915" w14:textId="77777777" w:rsidR="00E57F90" w:rsidRDefault="00E57F90" w:rsidP="00857191">
            <w:pPr>
              <w:rPr>
                <w:rFonts w:asciiTheme="minorHAnsi" w:hAnsiTheme="minorHAnsi"/>
                <w:sz w:val="18"/>
                <w:szCs w:val="18"/>
              </w:rPr>
            </w:pPr>
          </w:p>
        </w:tc>
        <w:tc>
          <w:tcPr>
            <w:tcW w:w="777" w:type="dxa"/>
          </w:tcPr>
          <w:p w14:paraId="66664C54" w14:textId="77777777" w:rsidR="00E57F90" w:rsidRDefault="00E57F90" w:rsidP="00857191">
            <w:pPr>
              <w:rPr>
                <w:rFonts w:asciiTheme="minorHAnsi" w:hAnsiTheme="minorHAnsi"/>
                <w:sz w:val="18"/>
                <w:szCs w:val="18"/>
              </w:rPr>
            </w:pPr>
          </w:p>
        </w:tc>
        <w:tc>
          <w:tcPr>
            <w:tcW w:w="776" w:type="dxa"/>
          </w:tcPr>
          <w:p w14:paraId="7D8B1C89" w14:textId="77777777" w:rsidR="00E57F90" w:rsidRDefault="00E57F90" w:rsidP="00857191">
            <w:pPr>
              <w:rPr>
                <w:rFonts w:asciiTheme="minorHAnsi" w:hAnsiTheme="minorHAnsi"/>
                <w:sz w:val="18"/>
                <w:szCs w:val="18"/>
              </w:rPr>
            </w:pPr>
          </w:p>
        </w:tc>
        <w:tc>
          <w:tcPr>
            <w:tcW w:w="776" w:type="dxa"/>
          </w:tcPr>
          <w:p w14:paraId="5CD2B4CB" w14:textId="77777777" w:rsidR="00E57F90" w:rsidRDefault="00E57F90" w:rsidP="00857191">
            <w:pPr>
              <w:rPr>
                <w:rFonts w:asciiTheme="minorHAnsi" w:hAnsiTheme="minorHAnsi"/>
                <w:sz w:val="18"/>
                <w:szCs w:val="18"/>
              </w:rPr>
            </w:pPr>
          </w:p>
        </w:tc>
        <w:tc>
          <w:tcPr>
            <w:tcW w:w="776" w:type="dxa"/>
          </w:tcPr>
          <w:p w14:paraId="1A6EC7DC" w14:textId="77777777" w:rsidR="00E57F90" w:rsidRDefault="00E57F90" w:rsidP="00857191">
            <w:pPr>
              <w:rPr>
                <w:rFonts w:asciiTheme="minorHAnsi" w:hAnsiTheme="minorHAnsi"/>
                <w:sz w:val="18"/>
                <w:szCs w:val="18"/>
              </w:rPr>
            </w:pPr>
          </w:p>
        </w:tc>
        <w:tc>
          <w:tcPr>
            <w:tcW w:w="776" w:type="dxa"/>
          </w:tcPr>
          <w:p w14:paraId="26F5FCEB" w14:textId="77777777" w:rsidR="00E57F90" w:rsidRDefault="00E57F90" w:rsidP="00857191">
            <w:pPr>
              <w:rPr>
                <w:rFonts w:asciiTheme="minorHAnsi" w:hAnsiTheme="minorHAnsi"/>
                <w:sz w:val="18"/>
                <w:szCs w:val="18"/>
              </w:rPr>
            </w:pPr>
          </w:p>
        </w:tc>
        <w:tc>
          <w:tcPr>
            <w:tcW w:w="757" w:type="dxa"/>
          </w:tcPr>
          <w:p w14:paraId="02857A1F" w14:textId="77777777" w:rsidR="00E57F90" w:rsidRDefault="00E57F90" w:rsidP="00857191">
            <w:pPr>
              <w:rPr>
                <w:rFonts w:asciiTheme="minorHAnsi" w:hAnsiTheme="minorHAnsi"/>
                <w:sz w:val="18"/>
                <w:szCs w:val="18"/>
              </w:rPr>
            </w:pPr>
          </w:p>
        </w:tc>
        <w:tc>
          <w:tcPr>
            <w:tcW w:w="776" w:type="dxa"/>
          </w:tcPr>
          <w:p w14:paraId="45F48D7A" w14:textId="78983711" w:rsidR="00E57F90" w:rsidRDefault="00E57F90" w:rsidP="00857191">
            <w:pPr>
              <w:rPr>
                <w:rFonts w:asciiTheme="minorHAnsi" w:hAnsiTheme="minorHAnsi"/>
                <w:sz w:val="18"/>
                <w:szCs w:val="18"/>
              </w:rPr>
            </w:pPr>
          </w:p>
        </w:tc>
        <w:tc>
          <w:tcPr>
            <w:tcW w:w="742" w:type="dxa"/>
            <w:vAlign w:val="center"/>
          </w:tcPr>
          <w:p w14:paraId="382BEE2B" w14:textId="77777777" w:rsidR="00E57F90" w:rsidRDefault="00E57F90" w:rsidP="00162FFB">
            <w:pPr>
              <w:jc w:val="center"/>
              <w:rPr>
                <w:rFonts w:asciiTheme="minorHAnsi" w:hAnsiTheme="minorHAnsi"/>
                <w:sz w:val="18"/>
                <w:szCs w:val="18"/>
              </w:rPr>
            </w:pPr>
          </w:p>
        </w:tc>
        <w:tc>
          <w:tcPr>
            <w:tcW w:w="776" w:type="dxa"/>
          </w:tcPr>
          <w:p w14:paraId="51E44D72" w14:textId="6C37EA7F" w:rsidR="00E57F90" w:rsidRDefault="00E57F90" w:rsidP="00857191">
            <w:pPr>
              <w:rPr>
                <w:rFonts w:asciiTheme="minorHAnsi" w:hAnsiTheme="minorHAnsi"/>
                <w:sz w:val="18"/>
                <w:szCs w:val="18"/>
              </w:rPr>
            </w:pPr>
          </w:p>
        </w:tc>
        <w:tc>
          <w:tcPr>
            <w:tcW w:w="776" w:type="dxa"/>
          </w:tcPr>
          <w:p w14:paraId="3E7BFD3C" w14:textId="77777777" w:rsidR="00E57F90" w:rsidRDefault="00E57F90" w:rsidP="00857191">
            <w:pPr>
              <w:rPr>
                <w:rFonts w:asciiTheme="minorHAnsi" w:hAnsiTheme="minorHAnsi"/>
                <w:sz w:val="18"/>
                <w:szCs w:val="18"/>
              </w:rPr>
            </w:pPr>
          </w:p>
        </w:tc>
        <w:tc>
          <w:tcPr>
            <w:tcW w:w="749" w:type="dxa"/>
          </w:tcPr>
          <w:p w14:paraId="3DCA172F" w14:textId="77777777" w:rsidR="00E57F90" w:rsidRDefault="00E57F90" w:rsidP="00857191">
            <w:pPr>
              <w:rPr>
                <w:rFonts w:asciiTheme="minorHAnsi" w:hAnsiTheme="minorHAnsi"/>
                <w:sz w:val="18"/>
                <w:szCs w:val="18"/>
              </w:rPr>
            </w:pPr>
          </w:p>
        </w:tc>
      </w:tr>
    </w:tbl>
    <w:p w14:paraId="257FD02F" w14:textId="77777777" w:rsidR="00861E71" w:rsidRDefault="00861E71"/>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1BD3CE37" w:rsidR="00DC59D7" w:rsidRDefault="00FD11ED">
            <w:pPr>
              <w:rPr>
                <w:rFonts w:asciiTheme="minorHAnsi" w:hAnsiTheme="minorHAnsi"/>
                <w:sz w:val="18"/>
                <w:szCs w:val="18"/>
              </w:rPr>
            </w:pPr>
            <w:r>
              <w:rPr>
                <w:rFonts w:asciiTheme="minorHAnsi" w:hAnsiTheme="minorHAnsi"/>
                <w:b/>
                <w:szCs w:val="18"/>
              </w:rPr>
              <w:t>C</w:t>
            </w:r>
            <w:r w:rsidR="00DC59D7" w:rsidRPr="006A6F35">
              <w:rPr>
                <w:rFonts w:asciiTheme="minorHAnsi" w:hAnsiTheme="minorHAnsi"/>
                <w:b/>
                <w:szCs w:val="18"/>
              </w:rPr>
              <w:t>.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tbl>
    <w:p w14:paraId="2C640FC2" w14:textId="77777777" w:rsidR="00E452C9" w:rsidRDefault="00E452C9"/>
    <w:tbl>
      <w:tblPr>
        <w:tblStyle w:val="TableGrid1"/>
        <w:tblW w:w="0" w:type="auto"/>
        <w:tblLook w:val="04A0" w:firstRow="1" w:lastRow="0" w:firstColumn="1" w:lastColumn="0" w:noHBand="0" w:noVBand="1"/>
      </w:tblPr>
      <w:tblGrid>
        <w:gridCol w:w="542"/>
        <w:gridCol w:w="4673"/>
        <w:gridCol w:w="5575"/>
      </w:tblGrid>
      <w:tr w:rsidR="00E452C9" w:rsidRPr="0055702B" w14:paraId="37FA03F8" w14:textId="77777777" w:rsidTr="00726475">
        <w:tc>
          <w:tcPr>
            <w:tcW w:w="10790" w:type="dxa"/>
            <w:gridSpan w:val="3"/>
          </w:tcPr>
          <w:p w14:paraId="7C0A7366" w14:textId="2C4E65C0" w:rsidR="00E452C9" w:rsidRPr="00162FFB" w:rsidRDefault="0014644D" w:rsidP="00726475">
            <w:pPr>
              <w:rPr>
                <w:rFonts w:asciiTheme="minorHAnsi" w:hAnsiTheme="minorHAnsi"/>
                <w:b/>
                <w:szCs w:val="18"/>
              </w:rPr>
            </w:pPr>
            <w:r>
              <w:rPr>
                <w:rFonts w:asciiTheme="minorHAnsi" w:hAnsiTheme="minorHAnsi"/>
                <w:b/>
                <w:szCs w:val="18"/>
              </w:rPr>
              <w:t>C2</w:t>
            </w:r>
            <w:r w:rsidR="00E452C9" w:rsidRPr="006A6F35">
              <w:rPr>
                <w:rFonts w:asciiTheme="minorHAnsi" w:hAnsiTheme="minorHAnsi"/>
                <w:b/>
                <w:szCs w:val="18"/>
              </w:rPr>
              <w:t xml:space="preserve">. </w:t>
            </w:r>
            <w:r w:rsidR="00E452C9">
              <w:rPr>
                <w:rFonts w:asciiTheme="minorHAnsi" w:hAnsiTheme="minorHAnsi"/>
                <w:b/>
                <w:szCs w:val="18"/>
              </w:rPr>
              <w:t xml:space="preserve">Kitchen Range Hood Capture Efficiency Option </w:t>
            </w:r>
          </w:p>
        </w:tc>
      </w:tr>
      <w:tr w:rsidR="00E452C9" w14:paraId="0D887A46" w14:textId="77777777" w:rsidTr="00726475">
        <w:tc>
          <w:tcPr>
            <w:tcW w:w="542" w:type="dxa"/>
            <w:vAlign w:val="center"/>
          </w:tcPr>
          <w:p w14:paraId="0D771AF0" w14:textId="77777777" w:rsidR="00E452C9" w:rsidRDefault="00E452C9" w:rsidP="00726475">
            <w:pPr>
              <w:jc w:val="center"/>
              <w:rPr>
                <w:rFonts w:asciiTheme="minorHAnsi" w:hAnsiTheme="minorHAnsi"/>
                <w:sz w:val="18"/>
                <w:szCs w:val="18"/>
              </w:rPr>
            </w:pPr>
            <w:r>
              <w:rPr>
                <w:rFonts w:asciiTheme="minorHAnsi" w:hAnsiTheme="minorHAnsi"/>
                <w:sz w:val="18"/>
                <w:szCs w:val="18"/>
              </w:rPr>
              <w:t>01</w:t>
            </w:r>
          </w:p>
        </w:tc>
        <w:tc>
          <w:tcPr>
            <w:tcW w:w="4673" w:type="dxa"/>
            <w:vAlign w:val="center"/>
          </w:tcPr>
          <w:p w14:paraId="2D51147F" w14:textId="77777777" w:rsidR="00E452C9" w:rsidRDefault="00E452C9" w:rsidP="00726475">
            <w:pPr>
              <w:rPr>
                <w:rFonts w:asciiTheme="minorHAnsi" w:hAnsiTheme="minorHAnsi"/>
                <w:sz w:val="18"/>
                <w:szCs w:val="18"/>
              </w:rPr>
            </w:pPr>
            <w:r>
              <w:rPr>
                <w:rFonts w:asciiTheme="minorHAnsi" w:hAnsiTheme="minorHAnsi"/>
                <w:sz w:val="18"/>
                <w:szCs w:val="18"/>
              </w:rPr>
              <w:t>Manufacturer Name</w:t>
            </w:r>
          </w:p>
        </w:tc>
        <w:tc>
          <w:tcPr>
            <w:tcW w:w="5575" w:type="dxa"/>
          </w:tcPr>
          <w:p w14:paraId="1A8C2587" w14:textId="77777777" w:rsidR="00E452C9" w:rsidRDefault="00E452C9" w:rsidP="00726475">
            <w:pPr>
              <w:rPr>
                <w:rFonts w:asciiTheme="minorHAnsi" w:hAnsiTheme="minorHAnsi"/>
                <w:sz w:val="18"/>
                <w:szCs w:val="18"/>
              </w:rPr>
            </w:pPr>
          </w:p>
        </w:tc>
      </w:tr>
      <w:tr w:rsidR="00E452C9" w14:paraId="74852402" w14:textId="77777777" w:rsidTr="00726475">
        <w:tc>
          <w:tcPr>
            <w:tcW w:w="542" w:type="dxa"/>
            <w:vAlign w:val="center"/>
          </w:tcPr>
          <w:p w14:paraId="47C774D2" w14:textId="77777777" w:rsidR="00E452C9" w:rsidRDefault="00E452C9" w:rsidP="00726475">
            <w:pPr>
              <w:jc w:val="center"/>
              <w:rPr>
                <w:rFonts w:asciiTheme="minorHAnsi" w:hAnsiTheme="minorHAnsi"/>
                <w:sz w:val="18"/>
                <w:szCs w:val="18"/>
              </w:rPr>
            </w:pPr>
            <w:r>
              <w:rPr>
                <w:rFonts w:asciiTheme="minorHAnsi" w:hAnsiTheme="minorHAnsi"/>
                <w:sz w:val="18"/>
                <w:szCs w:val="18"/>
              </w:rPr>
              <w:t>02</w:t>
            </w:r>
          </w:p>
        </w:tc>
        <w:tc>
          <w:tcPr>
            <w:tcW w:w="4673" w:type="dxa"/>
            <w:vAlign w:val="center"/>
          </w:tcPr>
          <w:p w14:paraId="49D96844" w14:textId="77777777" w:rsidR="00E452C9" w:rsidRDefault="00E452C9" w:rsidP="00726475">
            <w:pPr>
              <w:rPr>
                <w:rFonts w:asciiTheme="minorHAnsi" w:hAnsiTheme="minorHAnsi"/>
                <w:sz w:val="18"/>
                <w:szCs w:val="18"/>
              </w:rPr>
            </w:pPr>
            <w:r>
              <w:rPr>
                <w:rFonts w:asciiTheme="minorHAnsi" w:hAnsiTheme="minorHAnsi"/>
                <w:sz w:val="18"/>
                <w:szCs w:val="18"/>
              </w:rPr>
              <w:t>CEC-Approved Directory Listed Model Number</w:t>
            </w:r>
          </w:p>
        </w:tc>
        <w:tc>
          <w:tcPr>
            <w:tcW w:w="5575" w:type="dxa"/>
          </w:tcPr>
          <w:p w14:paraId="3481D996" w14:textId="77777777" w:rsidR="00E452C9" w:rsidRDefault="00E452C9" w:rsidP="00726475">
            <w:pPr>
              <w:rPr>
                <w:rFonts w:asciiTheme="minorHAnsi" w:hAnsiTheme="minorHAnsi"/>
                <w:sz w:val="18"/>
                <w:szCs w:val="18"/>
              </w:rPr>
            </w:pPr>
          </w:p>
        </w:tc>
      </w:tr>
      <w:tr w:rsidR="00E452C9" w14:paraId="3976EEC9" w14:textId="77777777" w:rsidTr="00726475">
        <w:tc>
          <w:tcPr>
            <w:tcW w:w="542" w:type="dxa"/>
            <w:vAlign w:val="center"/>
          </w:tcPr>
          <w:p w14:paraId="32C35CBC" w14:textId="77777777" w:rsidR="00E452C9" w:rsidRDefault="00E452C9" w:rsidP="00726475">
            <w:pPr>
              <w:jc w:val="center"/>
              <w:rPr>
                <w:rFonts w:asciiTheme="minorHAnsi" w:hAnsiTheme="minorHAnsi"/>
                <w:sz w:val="18"/>
                <w:szCs w:val="18"/>
              </w:rPr>
            </w:pPr>
            <w:r>
              <w:rPr>
                <w:rFonts w:asciiTheme="minorHAnsi" w:hAnsiTheme="minorHAnsi"/>
                <w:sz w:val="18"/>
                <w:szCs w:val="18"/>
              </w:rPr>
              <w:t>03</w:t>
            </w:r>
          </w:p>
        </w:tc>
        <w:tc>
          <w:tcPr>
            <w:tcW w:w="4673" w:type="dxa"/>
            <w:vAlign w:val="center"/>
          </w:tcPr>
          <w:p w14:paraId="0BC96374" w14:textId="77777777" w:rsidR="00E452C9" w:rsidRDefault="00E452C9" w:rsidP="00726475">
            <w:pPr>
              <w:rPr>
                <w:rFonts w:asciiTheme="minorHAnsi" w:hAnsiTheme="minorHAnsi"/>
                <w:sz w:val="18"/>
                <w:szCs w:val="18"/>
              </w:rPr>
            </w:pPr>
            <w:r>
              <w:rPr>
                <w:rFonts w:asciiTheme="minorHAnsi" w:hAnsiTheme="minorHAnsi"/>
                <w:sz w:val="18"/>
                <w:szCs w:val="18"/>
              </w:rPr>
              <w:t>CEC-Approved Directory Listed Rated Capture Efficiency</w:t>
            </w:r>
          </w:p>
        </w:tc>
        <w:tc>
          <w:tcPr>
            <w:tcW w:w="5575" w:type="dxa"/>
          </w:tcPr>
          <w:p w14:paraId="47F913BC" w14:textId="77777777" w:rsidR="00E452C9" w:rsidRDefault="00E452C9" w:rsidP="00726475">
            <w:pPr>
              <w:rPr>
                <w:rFonts w:asciiTheme="minorHAnsi" w:hAnsiTheme="minorHAnsi"/>
                <w:sz w:val="18"/>
                <w:szCs w:val="18"/>
              </w:rPr>
            </w:pPr>
          </w:p>
        </w:tc>
      </w:tr>
      <w:tr w:rsidR="00E452C9" w14:paraId="73877F63" w14:textId="77777777" w:rsidTr="00726475">
        <w:tc>
          <w:tcPr>
            <w:tcW w:w="542" w:type="dxa"/>
            <w:vAlign w:val="center"/>
          </w:tcPr>
          <w:p w14:paraId="22B3668B" w14:textId="77777777" w:rsidR="00E452C9" w:rsidRDefault="00E452C9" w:rsidP="00726475">
            <w:pPr>
              <w:jc w:val="center"/>
              <w:rPr>
                <w:rFonts w:asciiTheme="minorHAnsi" w:hAnsiTheme="minorHAnsi"/>
                <w:sz w:val="18"/>
                <w:szCs w:val="18"/>
              </w:rPr>
            </w:pPr>
            <w:r>
              <w:rPr>
                <w:rFonts w:asciiTheme="minorHAnsi" w:hAnsiTheme="minorHAnsi"/>
                <w:sz w:val="18"/>
                <w:szCs w:val="18"/>
              </w:rPr>
              <w:t>04</w:t>
            </w:r>
          </w:p>
        </w:tc>
        <w:tc>
          <w:tcPr>
            <w:tcW w:w="4673" w:type="dxa"/>
            <w:vAlign w:val="center"/>
          </w:tcPr>
          <w:p w14:paraId="5771ADF3" w14:textId="77777777" w:rsidR="00E452C9" w:rsidRDefault="00E452C9" w:rsidP="00726475">
            <w:pPr>
              <w:rPr>
                <w:rFonts w:asciiTheme="minorHAnsi" w:hAnsiTheme="minorHAnsi"/>
                <w:sz w:val="18"/>
                <w:szCs w:val="18"/>
              </w:rPr>
            </w:pPr>
            <w:r>
              <w:rPr>
                <w:rFonts w:asciiTheme="minorHAnsi" w:hAnsiTheme="minorHAnsi"/>
                <w:sz w:val="18"/>
                <w:szCs w:val="18"/>
              </w:rPr>
              <w:t>Required Minimum Capture Efficiency (</w:t>
            </w:r>
            <w:r w:rsidRPr="0055702B">
              <w:rPr>
                <w:rFonts w:asciiTheme="minorHAnsi" w:hAnsiTheme="minorHAnsi"/>
                <w:i/>
                <w:iCs/>
                <w:sz w:val="18"/>
                <w:szCs w:val="18"/>
              </w:rPr>
              <w:t>Table 150.0-G</w:t>
            </w:r>
            <w:r>
              <w:rPr>
                <w:rFonts w:asciiTheme="minorHAnsi" w:hAnsiTheme="minorHAnsi"/>
                <w:sz w:val="18"/>
                <w:szCs w:val="18"/>
              </w:rPr>
              <w:t>)</w:t>
            </w:r>
          </w:p>
        </w:tc>
        <w:tc>
          <w:tcPr>
            <w:tcW w:w="5575" w:type="dxa"/>
          </w:tcPr>
          <w:p w14:paraId="3F2B19BF" w14:textId="77777777" w:rsidR="00E452C9" w:rsidRDefault="00E452C9" w:rsidP="00726475">
            <w:pPr>
              <w:rPr>
                <w:rFonts w:asciiTheme="minorHAnsi" w:hAnsiTheme="minorHAnsi"/>
                <w:sz w:val="18"/>
                <w:szCs w:val="18"/>
              </w:rPr>
            </w:pPr>
          </w:p>
        </w:tc>
      </w:tr>
      <w:tr w:rsidR="00E452C9" w14:paraId="30122EFD" w14:textId="77777777" w:rsidTr="00726475">
        <w:tc>
          <w:tcPr>
            <w:tcW w:w="542" w:type="dxa"/>
            <w:vAlign w:val="center"/>
          </w:tcPr>
          <w:p w14:paraId="302EF25A" w14:textId="77777777" w:rsidR="00E452C9" w:rsidRDefault="00E452C9" w:rsidP="00726475">
            <w:pPr>
              <w:jc w:val="center"/>
              <w:rPr>
                <w:rFonts w:asciiTheme="minorHAnsi" w:hAnsiTheme="minorHAnsi"/>
                <w:sz w:val="18"/>
                <w:szCs w:val="18"/>
              </w:rPr>
            </w:pPr>
            <w:r>
              <w:rPr>
                <w:rFonts w:asciiTheme="minorHAnsi" w:hAnsiTheme="minorHAnsi"/>
                <w:sz w:val="18"/>
                <w:szCs w:val="18"/>
              </w:rPr>
              <w:t>05</w:t>
            </w:r>
          </w:p>
        </w:tc>
        <w:tc>
          <w:tcPr>
            <w:tcW w:w="4673" w:type="dxa"/>
            <w:vAlign w:val="center"/>
          </w:tcPr>
          <w:p w14:paraId="14142411" w14:textId="77777777" w:rsidR="00E452C9" w:rsidRDefault="00E452C9" w:rsidP="00726475">
            <w:pPr>
              <w:rPr>
                <w:rFonts w:asciiTheme="minorHAnsi" w:hAnsiTheme="minorHAnsi"/>
                <w:sz w:val="18"/>
                <w:szCs w:val="18"/>
              </w:rPr>
            </w:pPr>
            <w:r>
              <w:rPr>
                <w:rFonts w:asciiTheme="minorHAnsi" w:hAnsiTheme="minorHAnsi"/>
                <w:sz w:val="18"/>
                <w:szCs w:val="18"/>
              </w:rPr>
              <w:t>Compliance Statement</w:t>
            </w:r>
          </w:p>
        </w:tc>
        <w:tc>
          <w:tcPr>
            <w:tcW w:w="5575" w:type="dxa"/>
          </w:tcPr>
          <w:p w14:paraId="63B84A95" w14:textId="77777777" w:rsidR="00E452C9" w:rsidRDefault="00E452C9" w:rsidP="00726475">
            <w:pPr>
              <w:rPr>
                <w:rFonts w:asciiTheme="minorHAnsi" w:hAnsiTheme="minorHAnsi"/>
                <w:sz w:val="18"/>
                <w:szCs w:val="18"/>
              </w:rPr>
            </w:pPr>
          </w:p>
        </w:tc>
      </w:tr>
    </w:tbl>
    <w:p w14:paraId="36B29052" w14:textId="77777777" w:rsidR="00310D9A" w:rsidRDefault="00310D9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9A590F" w14:paraId="63A99C22"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814C11F" w14:textId="19BE5CE0" w:rsidR="009A590F" w:rsidRPr="003707C5" w:rsidRDefault="00FD11ED" w:rsidP="00857191">
            <w:pPr>
              <w:keepNext/>
              <w:rPr>
                <w:rFonts w:asciiTheme="minorHAnsi" w:hAnsiTheme="minorHAnsi"/>
                <w:b/>
                <w:szCs w:val="18"/>
              </w:rPr>
            </w:pPr>
            <w:r>
              <w:rPr>
                <w:rFonts w:asciiTheme="minorHAnsi" w:hAnsiTheme="minorHAnsi"/>
                <w:b/>
                <w:szCs w:val="18"/>
              </w:rPr>
              <w:t>D</w:t>
            </w:r>
            <w:r w:rsidR="009A590F" w:rsidRPr="003707C5">
              <w:rPr>
                <w:rFonts w:asciiTheme="minorHAnsi" w:hAnsiTheme="minorHAnsi"/>
                <w:b/>
                <w:szCs w:val="18"/>
              </w:rPr>
              <w:t>. Determination of HERS Verification Compliance</w:t>
            </w:r>
          </w:p>
          <w:p w14:paraId="0F41A026" w14:textId="77777777" w:rsidR="009A590F" w:rsidRPr="00E903F8" w:rsidRDefault="009A590F" w:rsidP="00857191">
            <w:pPr>
              <w:keepNext/>
              <w:rPr>
                <w:rFonts w:asciiTheme="minorHAnsi" w:hAnsiTheme="minorHAnsi"/>
                <w:sz w:val="18"/>
                <w:szCs w:val="18"/>
              </w:rPr>
            </w:pPr>
            <w:r w:rsidRPr="00E903F8">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9A590F" w14:paraId="60E0A400"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7CD7A561" w14:textId="77777777" w:rsidR="009A590F" w:rsidRDefault="009A590F"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77F0830E" w14:textId="132D9B32" w:rsidR="009A590F" w:rsidRPr="00F26A73" w:rsidRDefault="009A590F">
            <w:pPr>
              <w:keepNext/>
              <w:rPr>
                <w:rFonts w:asciiTheme="minorHAnsi" w:hAnsiTheme="minorHAnsi"/>
                <w:sz w:val="18"/>
                <w:szCs w:val="18"/>
              </w:rPr>
            </w:pPr>
          </w:p>
        </w:tc>
      </w:tr>
    </w:tbl>
    <w:p w14:paraId="5DD3C5D7" w14:textId="77777777" w:rsidR="00310D9A" w:rsidRDefault="00310D9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100EDD" w:rsidRPr="00100EDD" w14:paraId="70D7DAA5"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75985A94"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100EDD">
              <w:rPr>
                <w:rFonts w:asciiTheme="minorHAnsi" w:eastAsiaTheme="minorEastAsia" w:hAnsiTheme="minorHAnsi" w:cs="Arial"/>
                <w:b/>
                <w:caps/>
                <w:sz w:val="18"/>
                <w:szCs w:val="18"/>
              </w:rPr>
              <w:lastRenderedPageBreak/>
              <w:t>Documentation Author's Declaration Statement</w:t>
            </w:r>
          </w:p>
        </w:tc>
      </w:tr>
      <w:tr w:rsidR="00100EDD" w:rsidRPr="00100EDD" w14:paraId="2C2E206F"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23EBE7F3" w14:textId="77777777" w:rsidR="00100EDD" w:rsidRPr="00100EDD" w:rsidRDefault="00100EDD" w:rsidP="00100EDD">
            <w:pPr>
              <w:numPr>
                <w:ilvl w:val="0"/>
                <w:numId w:val="34"/>
              </w:numPr>
              <w:spacing w:after="200" w:line="276" w:lineRule="auto"/>
              <w:ind w:left="271" w:hanging="270"/>
              <w:rPr>
                <w:rFonts w:asciiTheme="minorHAnsi" w:eastAsiaTheme="minorEastAsia" w:hAnsiTheme="minorHAnsi" w:cstheme="minorBidi"/>
                <w:sz w:val="18"/>
                <w:szCs w:val="18"/>
              </w:rPr>
            </w:pPr>
            <w:r w:rsidRPr="00100EDD">
              <w:rPr>
                <w:rFonts w:asciiTheme="minorHAnsi" w:eastAsiaTheme="minorEastAsia" w:hAnsiTheme="minorHAnsi" w:cstheme="minorBidi"/>
                <w:sz w:val="18"/>
                <w:szCs w:val="18"/>
              </w:rPr>
              <w:t>I certify that this Certificate of Verification documentation is accurate and complete.</w:t>
            </w:r>
          </w:p>
        </w:tc>
      </w:tr>
      <w:tr w:rsidR="00100EDD" w:rsidRPr="00100EDD" w14:paraId="7F302F71"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009EFCEC"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6E599EDB"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Documentation Author Signature:</w:t>
            </w:r>
          </w:p>
        </w:tc>
      </w:tr>
      <w:tr w:rsidR="00100EDD" w:rsidRPr="00100EDD" w14:paraId="7FAF7701"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7698FF67"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668B0E46"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Date Signed:</w:t>
            </w:r>
          </w:p>
        </w:tc>
      </w:tr>
      <w:tr w:rsidR="00100EDD" w:rsidRPr="00100EDD" w14:paraId="5A98004E"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097570EE"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797A0ED5"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CEA/HERS Certification Information (if applicable):</w:t>
            </w:r>
          </w:p>
        </w:tc>
      </w:tr>
      <w:tr w:rsidR="00100EDD" w:rsidRPr="00100EDD" w14:paraId="4AAC2BD8"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1450A527"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74DC8376" w14:textId="77777777" w:rsidR="00100EDD" w:rsidRPr="00100EDD" w:rsidRDefault="00100EDD" w:rsidP="00100EDD">
            <w:pPr>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Phone:</w:t>
            </w:r>
          </w:p>
        </w:tc>
      </w:tr>
      <w:tr w:rsidR="00100EDD" w:rsidRPr="00100EDD" w14:paraId="03FEF526" w14:textId="77777777" w:rsidTr="00835A47">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A1ADF8D"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100EDD">
              <w:rPr>
                <w:rFonts w:asciiTheme="minorHAnsi" w:eastAsiaTheme="minorEastAsia" w:hAnsiTheme="minorHAnsi" w:cs="Arial"/>
                <w:b/>
                <w:caps/>
                <w:sz w:val="18"/>
                <w:szCs w:val="18"/>
              </w:rPr>
              <w:t xml:space="preserve">Responsible Person's Declaration statement </w:t>
            </w:r>
          </w:p>
        </w:tc>
      </w:tr>
      <w:tr w:rsidR="00100EDD" w:rsidRPr="00100EDD" w14:paraId="08273A8D" w14:textId="77777777" w:rsidTr="00835A47">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70F6CDF" w14:textId="77777777" w:rsidR="00100EDD" w:rsidRPr="00100EDD" w:rsidRDefault="00100EDD" w:rsidP="00971374">
            <w:pPr>
              <w:spacing w:line="276" w:lineRule="auto"/>
              <w:rPr>
                <w:rFonts w:asciiTheme="minorHAnsi" w:eastAsiaTheme="minorEastAsia" w:hAnsiTheme="minorHAnsi" w:cstheme="minorBidi"/>
                <w:sz w:val="18"/>
                <w:szCs w:val="18"/>
              </w:rPr>
            </w:pPr>
            <w:r w:rsidRPr="00100EDD">
              <w:rPr>
                <w:rFonts w:asciiTheme="minorHAnsi" w:eastAsiaTheme="minorEastAsia" w:hAnsiTheme="minorHAnsi" w:cstheme="minorBidi"/>
                <w:sz w:val="18"/>
                <w:szCs w:val="18"/>
              </w:rPr>
              <w:t xml:space="preserve">I certify the following under penalty of perjury, under the laws of the State of California: </w:t>
            </w:r>
          </w:p>
          <w:p w14:paraId="55D09E72" w14:textId="77777777" w:rsidR="00100EDD" w:rsidRPr="00100EDD" w:rsidRDefault="00100EDD" w:rsidP="00971374">
            <w:pPr>
              <w:numPr>
                <w:ilvl w:val="0"/>
                <w:numId w:val="35"/>
              </w:numPr>
              <w:spacing w:line="276" w:lineRule="auto"/>
              <w:ind w:left="783" w:hanging="270"/>
              <w:contextualSpacing/>
              <w:rPr>
                <w:rFonts w:ascii="Calibri" w:eastAsiaTheme="minorEastAsia" w:hAnsi="Calibri" w:cstheme="minorBidi"/>
              </w:rPr>
            </w:pPr>
            <w:bookmarkStart w:id="0" w:name="_Hlk104562088"/>
            <w:r w:rsidRPr="00100EDD">
              <w:rPr>
                <w:rFonts w:ascii="Calibri" w:eastAsiaTheme="minorEastAsia" w:hAnsi="Calibri" w:cstheme="minorBidi"/>
              </w:rPr>
              <w:t>The information provided on this Certificate of Verification is true and correct.</w:t>
            </w:r>
          </w:p>
          <w:p w14:paraId="3F5B69C9" w14:textId="77777777" w:rsidR="00100EDD" w:rsidRPr="00100EDD" w:rsidRDefault="00100EDD" w:rsidP="00971374">
            <w:pPr>
              <w:numPr>
                <w:ilvl w:val="0"/>
                <w:numId w:val="35"/>
              </w:numPr>
              <w:spacing w:after="200" w:line="276" w:lineRule="auto"/>
              <w:ind w:left="783" w:hanging="270"/>
              <w:contextualSpacing/>
              <w:rPr>
                <w:rFonts w:ascii="Calibri" w:eastAsiaTheme="minorEastAsia" w:hAnsi="Calibri" w:cstheme="minorBidi"/>
              </w:rPr>
            </w:pPr>
            <w:r w:rsidRPr="00100EDD">
              <w:rPr>
                <w:rFonts w:ascii="Calibri" w:eastAsiaTheme="minorEastAsia" w:hAnsi="Calibri" w:cstheme="minorBidi"/>
              </w:rPr>
              <w:t>I am the certified HERS Rater who performed the verification identified and reported on this Certificate of Verification (responsible rater).</w:t>
            </w:r>
          </w:p>
          <w:p w14:paraId="30F60CDA" w14:textId="77777777" w:rsidR="00100EDD" w:rsidRPr="00100EDD" w:rsidRDefault="00100EDD" w:rsidP="00971374">
            <w:pPr>
              <w:numPr>
                <w:ilvl w:val="0"/>
                <w:numId w:val="35"/>
              </w:numPr>
              <w:spacing w:after="200" w:line="276" w:lineRule="auto"/>
              <w:ind w:left="783" w:hanging="270"/>
              <w:contextualSpacing/>
              <w:rPr>
                <w:rFonts w:ascii="Calibri" w:eastAsiaTheme="minorEastAsia" w:hAnsi="Calibri" w:cstheme="minorBidi"/>
              </w:rPr>
            </w:pPr>
            <w:r w:rsidRPr="00100EDD">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A57CFF3" w14:textId="77777777" w:rsidR="00100EDD" w:rsidRPr="00100EDD" w:rsidRDefault="00100EDD" w:rsidP="00971374">
            <w:pPr>
              <w:numPr>
                <w:ilvl w:val="0"/>
                <w:numId w:val="35"/>
              </w:numPr>
              <w:spacing w:after="200" w:line="276" w:lineRule="auto"/>
              <w:ind w:left="783" w:hanging="270"/>
              <w:contextualSpacing/>
              <w:rPr>
                <w:rFonts w:ascii="Calibri" w:eastAsiaTheme="minorEastAsia" w:hAnsi="Calibri" w:cstheme="minorBidi"/>
              </w:rPr>
            </w:pPr>
            <w:r w:rsidRPr="00100EDD">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5D1856D" w14:textId="77777777" w:rsidR="00100EDD" w:rsidRPr="00100EDD" w:rsidRDefault="00100EDD" w:rsidP="00971374">
            <w:pPr>
              <w:numPr>
                <w:ilvl w:val="0"/>
                <w:numId w:val="35"/>
              </w:numPr>
              <w:spacing w:after="200" w:line="276" w:lineRule="auto"/>
              <w:ind w:left="783" w:hanging="270"/>
              <w:contextualSpacing/>
              <w:rPr>
                <w:rFonts w:ascii="Calibri" w:eastAsiaTheme="minorEastAsia" w:hAnsi="Calibri" w:cstheme="minorBidi"/>
              </w:rPr>
            </w:pPr>
            <w:r w:rsidRPr="00100EDD">
              <w:rPr>
                <w:rFonts w:ascii="Calibri" w:eastAsiaTheme="minorEastAsia" w:hAnsi="Calibri" w:cstheme="minorBidi"/>
              </w:rPr>
              <w:t xml:space="preserve">I </w:t>
            </w:r>
            <w:bookmarkStart w:id="1" w:name="_Hlk104572720"/>
            <w:r w:rsidRPr="00100EDD">
              <w:rPr>
                <w:rFonts w:ascii="Calibri" w:eastAsiaTheme="minorEastAsia" w:hAnsi="Calibri" w:cstheme="minorBidi"/>
              </w:rPr>
              <w:t>understand</w:t>
            </w:r>
            <w:bookmarkEnd w:id="1"/>
            <w:r w:rsidRPr="00100EDD">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11F892DF" w14:textId="77777777" w:rsidR="00100EDD" w:rsidRPr="00100EDD" w:rsidRDefault="00100EDD" w:rsidP="00971374">
            <w:pPr>
              <w:numPr>
                <w:ilvl w:val="0"/>
                <w:numId w:val="35"/>
              </w:numPr>
              <w:spacing w:after="200" w:line="276" w:lineRule="auto"/>
              <w:ind w:left="783" w:hanging="270"/>
              <w:contextualSpacing/>
              <w:rPr>
                <w:rFonts w:asciiTheme="minorHAnsi" w:eastAsiaTheme="minorEastAsia" w:hAnsiTheme="minorHAnsi" w:cstheme="minorBidi"/>
                <w:sz w:val="18"/>
                <w:szCs w:val="18"/>
              </w:rPr>
            </w:pPr>
            <w:bookmarkStart w:id="2" w:name="_Hlk104572805"/>
            <w:r w:rsidRPr="00100EDD">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100EDD" w:rsidRPr="00100EDD" w14:paraId="1C044FAC" w14:textId="77777777" w:rsidTr="00835A47">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3FDD5EA"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100EDD">
              <w:rPr>
                <w:rFonts w:asciiTheme="minorHAnsi" w:eastAsiaTheme="minorEastAsia" w:hAnsiTheme="minorHAnsi" w:cs="Arial"/>
                <w:b/>
                <w:caps/>
                <w:sz w:val="18"/>
                <w:szCs w:val="18"/>
              </w:rPr>
              <w:t>BUILDER OR INSTALLER INFORMATION AS SHOWN ON THE CERTIFICATE OF INSTALLATION</w:t>
            </w:r>
          </w:p>
        </w:tc>
      </w:tr>
      <w:tr w:rsidR="00100EDD" w:rsidRPr="00100EDD" w14:paraId="4D2167AD"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C712EE8"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Company Name (Installing Subcontractor, General Contractor, or Builder/Owner):</w:t>
            </w:r>
          </w:p>
        </w:tc>
      </w:tr>
      <w:tr w:rsidR="00100EDD" w:rsidRPr="00100EDD" w14:paraId="07E6DD22" w14:textId="77777777" w:rsidTr="00835A47">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593392F" w14:textId="77777777" w:rsidR="00100EDD" w:rsidRPr="00100EDD" w:rsidRDefault="00100EDD" w:rsidP="00100ED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C0571AD" w14:textId="77777777" w:rsidR="00100EDD" w:rsidRPr="00100EDD" w:rsidRDefault="00100EDD" w:rsidP="00100ED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CSLB License:</w:t>
            </w:r>
          </w:p>
        </w:tc>
      </w:tr>
      <w:tr w:rsidR="00100EDD" w:rsidRPr="00100EDD" w14:paraId="1B51D04A"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BE0851" w14:textId="77777777" w:rsidR="00100EDD" w:rsidRPr="00100EDD" w:rsidRDefault="00100EDD" w:rsidP="00100ED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00EDD">
              <w:rPr>
                <w:rFonts w:asciiTheme="minorHAnsi" w:eastAsiaTheme="minorEastAsia" w:hAnsiTheme="minorHAnsi" w:cs="Arial"/>
                <w:b/>
                <w:caps/>
                <w:sz w:val="18"/>
                <w:szCs w:val="18"/>
              </w:rPr>
              <w:t>HERS PROVIDER DATA REGISTRY INFORMATION</w:t>
            </w:r>
          </w:p>
        </w:tc>
      </w:tr>
      <w:tr w:rsidR="00100EDD" w:rsidRPr="00100EDD" w14:paraId="34E9F728"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B05796"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Sample Group Number (if applicable):</w:t>
            </w:r>
          </w:p>
          <w:p w14:paraId="041CF1E2"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781D27"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Dwelling Test Status in Sample Group (if applicable):</w:t>
            </w:r>
          </w:p>
          <w:p w14:paraId="4C0347E5" w14:textId="77777777" w:rsidR="00100EDD" w:rsidRPr="00100EDD" w:rsidRDefault="00100EDD" w:rsidP="00100ED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100EDD" w:rsidRPr="00100EDD" w14:paraId="4A42D584"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BB80A4" w14:textId="77777777" w:rsidR="00100EDD" w:rsidRPr="00100EDD" w:rsidRDefault="00100EDD" w:rsidP="00100ED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00EDD">
              <w:rPr>
                <w:rFonts w:asciiTheme="minorHAnsi" w:eastAsiaTheme="minorEastAsia" w:hAnsiTheme="minorHAnsi" w:cs="Arial"/>
                <w:b/>
                <w:caps/>
                <w:sz w:val="18"/>
                <w:szCs w:val="18"/>
              </w:rPr>
              <w:t>HERS RATER INFORMATION</w:t>
            </w:r>
          </w:p>
        </w:tc>
      </w:tr>
      <w:tr w:rsidR="00100EDD" w:rsidRPr="00100EDD" w14:paraId="2A108603"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05FCCD" w14:textId="77777777" w:rsidR="00100EDD" w:rsidRPr="00100EDD" w:rsidRDefault="00100EDD" w:rsidP="00100ED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HERS Rater Company Name:</w:t>
            </w:r>
          </w:p>
          <w:p w14:paraId="5DC001C3" w14:textId="77777777" w:rsidR="00100EDD" w:rsidRPr="00100EDD" w:rsidRDefault="00100EDD" w:rsidP="00100ED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100EDD" w:rsidRPr="00100EDD" w14:paraId="614520BC"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F1DCCE" w14:textId="77777777" w:rsidR="00100EDD" w:rsidRPr="00100EDD" w:rsidRDefault="00100EDD" w:rsidP="00100ED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B0C220" w14:textId="77777777" w:rsidR="00100EDD" w:rsidRPr="00100EDD" w:rsidRDefault="00100EDD" w:rsidP="00100ED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Responsible Rater Signature:</w:t>
            </w:r>
          </w:p>
          <w:p w14:paraId="7313FFB1" w14:textId="77777777" w:rsidR="00100EDD" w:rsidRPr="00100EDD" w:rsidRDefault="00100EDD" w:rsidP="00100ED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100EDD" w:rsidRPr="00100EDD" w14:paraId="60F2FF2D"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05BAD1" w14:textId="77777777" w:rsidR="00100EDD" w:rsidRPr="00100EDD" w:rsidRDefault="00100EDD" w:rsidP="00100ED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DCBAB1" w14:textId="77777777" w:rsidR="00100EDD" w:rsidRPr="00100EDD" w:rsidRDefault="00100EDD" w:rsidP="00100ED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00EDD">
              <w:rPr>
                <w:rFonts w:asciiTheme="minorHAnsi" w:eastAsiaTheme="minorEastAsia" w:hAnsiTheme="minorHAnsi" w:cstheme="minorBidi"/>
                <w:sz w:val="14"/>
                <w:szCs w:val="14"/>
              </w:rPr>
              <w:t>Date Signed:</w:t>
            </w:r>
          </w:p>
        </w:tc>
      </w:tr>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DDFB596" w14:textId="7DB526BF"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w:t>
      </w:r>
      <w:r w:rsidR="00FD11ED">
        <w:rPr>
          <w:rFonts w:asciiTheme="minorHAnsi" w:hAnsiTheme="minorHAnsi"/>
          <w:b/>
          <w:szCs w:val="18"/>
        </w:rPr>
        <w:t>3</w:t>
      </w:r>
      <w:r w:rsidRPr="0029047D">
        <w:rPr>
          <w:rFonts w:asciiTheme="minorHAnsi" w:hAnsiTheme="minorHAnsi"/>
          <w:b/>
          <w:szCs w:val="18"/>
        </w:rPr>
        <w:t>R-MCH-</w:t>
      </w:r>
      <w:r w:rsidR="00FD4671">
        <w:rPr>
          <w:rFonts w:asciiTheme="minorHAnsi" w:hAnsiTheme="minorHAnsi"/>
          <w:b/>
          <w:szCs w:val="18"/>
        </w:rPr>
        <w:t>32</w:t>
      </w:r>
      <w:r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3E8418BD"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Building Type: This field is filled out automatically and referenced from the CF1R.</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5C4F6DFF"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6E3BBCCE" w14:textId="20607987" w:rsidR="00071062" w:rsidRDefault="00071062"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 xml:space="preserve">Dwelling Unit Total Floor Area: This field is </w:t>
      </w:r>
      <w:r w:rsidR="00AB3C6D">
        <w:rPr>
          <w:rFonts w:asciiTheme="minorHAnsi" w:eastAsia="Cambria" w:hAnsiTheme="minorHAnsi"/>
          <w:sz w:val="18"/>
          <w:szCs w:val="18"/>
        </w:rPr>
        <w:t xml:space="preserve">filled out </w:t>
      </w:r>
      <w:r>
        <w:rPr>
          <w:rFonts w:asciiTheme="minorHAnsi" w:eastAsia="Cambria" w:hAnsiTheme="minorHAnsi"/>
          <w:sz w:val="18"/>
          <w:szCs w:val="18"/>
        </w:rPr>
        <w:t xml:space="preserve">automatically </w:t>
      </w:r>
      <w:r w:rsidR="00AB3C6D">
        <w:rPr>
          <w:rFonts w:asciiTheme="minorHAnsi" w:eastAsia="Cambria" w:hAnsiTheme="minorHAnsi"/>
          <w:sz w:val="18"/>
          <w:szCs w:val="18"/>
        </w:rPr>
        <w:t>and referenced from the MCH-01.</w:t>
      </w:r>
    </w:p>
    <w:p w14:paraId="3022FE58" w14:textId="002D38F0" w:rsidR="00AB3C6D" w:rsidRDefault="00AB3C6D"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Range Fuel Type: Select the fuel type of the kitchen range</w:t>
      </w:r>
      <w:r w:rsidR="00D7662B">
        <w:rPr>
          <w:rFonts w:asciiTheme="minorHAnsi" w:eastAsia="Cambria" w:hAnsiTheme="minorHAnsi"/>
          <w:sz w:val="18"/>
          <w:szCs w:val="18"/>
        </w:rPr>
        <w:t>: natural gas or electric.</w:t>
      </w:r>
    </w:p>
    <w:p w14:paraId="4A1B0C54" w14:textId="1CD8078C" w:rsidR="001C2576" w:rsidRDefault="001C2576" w:rsidP="00604BA7">
      <w:pPr>
        <w:rPr>
          <w:rFonts w:asciiTheme="minorHAnsi" w:eastAsia="Cambria" w:hAnsiTheme="minorHAnsi"/>
          <w:sz w:val="18"/>
          <w:szCs w:val="18"/>
        </w:rPr>
      </w:pPr>
    </w:p>
    <w:p w14:paraId="5193E146" w14:textId="71B7A514"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B</w:t>
      </w:r>
      <w:r w:rsidRPr="00C803C2">
        <w:rPr>
          <w:rFonts w:asciiTheme="minorHAnsi" w:eastAsia="Cambria" w:hAnsiTheme="minorHAnsi"/>
          <w:b/>
          <w:sz w:val="18"/>
          <w:szCs w:val="18"/>
        </w:rPr>
        <w:t>.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0D8A14CB"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025FB3FF"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Rated Airflow:</w:t>
      </w:r>
      <w:r w:rsidR="00767718">
        <w:rPr>
          <w:rFonts w:asciiTheme="minorHAnsi" w:eastAsia="Cambria" w:hAnsiTheme="minorHAnsi"/>
          <w:sz w:val="18"/>
          <w:szCs w:val="18"/>
        </w:rPr>
        <w:t xml:space="preserve"> Enter the rated airflow listed in the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7C5BF285"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982808">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Enter the sound rating listed in the HVI</w:t>
      </w:r>
      <w:r w:rsidR="00982808">
        <w:rPr>
          <w:rFonts w:asciiTheme="minorHAnsi" w:eastAsia="Cambria" w:hAnsiTheme="minorHAnsi"/>
          <w:sz w:val="18"/>
          <w:szCs w:val="18"/>
        </w:rPr>
        <w:t xml:space="preserve"> or AHAM</w:t>
      </w:r>
      <w:r w:rsidR="00767718" w:rsidRPr="00767718">
        <w:rPr>
          <w:rFonts w:asciiTheme="minorHAnsi" w:eastAsia="Cambria" w:hAnsiTheme="minorHAnsi"/>
          <w:sz w:val="18"/>
          <w:szCs w:val="18"/>
        </w:rPr>
        <w:t xml:space="preserve"> directory for the above model number.</w:t>
      </w:r>
    </w:p>
    <w:p w14:paraId="69497FA4" w14:textId="480F25D2"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11BE6072"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4F86B5B4" w14:textId="6376BF77" w:rsidR="00D7662B" w:rsidRPr="00162FFB" w:rsidRDefault="00E40485" w:rsidP="00162FFB">
      <w:pPr>
        <w:ind w:left="360"/>
        <w:rPr>
          <w:rFonts w:asciiTheme="minorHAnsi" w:eastAsia="Cambria" w:hAnsiTheme="minorHAnsi"/>
          <w:sz w:val="18"/>
          <w:szCs w:val="18"/>
        </w:rPr>
      </w:pPr>
      <w:r>
        <w:rPr>
          <w:rFonts w:asciiTheme="minorHAnsi" w:eastAsia="Cambria" w:hAnsiTheme="minorHAnsi"/>
          <w:sz w:val="18"/>
          <w:szCs w:val="18"/>
        </w:rPr>
        <w:t>9a.</w:t>
      </w:r>
      <w:r>
        <w:rPr>
          <w:rFonts w:asciiTheme="minorHAnsi" w:eastAsia="Cambria" w:hAnsiTheme="minorHAnsi"/>
          <w:sz w:val="18"/>
          <w:szCs w:val="18"/>
        </w:rPr>
        <w:tab/>
        <w:t>Method of Compliance: Select the method of compliance. Options are airflow and capture efficiency.</w:t>
      </w:r>
    </w:p>
    <w:p w14:paraId="697EEB9B" w14:textId="77777777" w:rsidR="006A1A82" w:rsidRPr="00162FFB"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r w:rsidR="00A36719">
        <w:rPr>
          <w:rFonts w:asciiTheme="minorHAnsi" w:eastAsia="Cambria" w:hAnsiTheme="minorHAnsi"/>
          <w:sz w:val="18"/>
          <w:szCs w:val="18"/>
        </w:rPr>
        <w:t>, and Table 150.0-E and Table 150.0-G</w:t>
      </w:r>
      <w:r w:rsidR="00D26D15">
        <w:rPr>
          <w:rFonts w:asciiTheme="minorHAnsi" w:eastAsia="Cambria" w:hAnsiTheme="minorHAnsi"/>
          <w:sz w:val="18"/>
          <w:szCs w:val="18"/>
        </w:rPr>
        <w:t>. This field is only used for demand control exhaust systems. Continuous exhaust required minimum ventilation rate is determined in Section D.</w:t>
      </w:r>
      <w:r w:rsidR="006A1A82" w:rsidRPr="006A1A82">
        <w:t xml:space="preserve"> </w:t>
      </w:r>
    </w:p>
    <w:p w14:paraId="3C8A331B" w14:textId="2057F5D7" w:rsidR="00417094" w:rsidRPr="00162FFB" w:rsidRDefault="006A1A82" w:rsidP="00162FFB">
      <w:pPr>
        <w:ind w:left="360"/>
        <w:rPr>
          <w:rFonts w:asciiTheme="minorHAnsi" w:eastAsia="Cambria" w:hAnsiTheme="minorHAnsi"/>
          <w:sz w:val="18"/>
          <w:szCs w:val="18"/>
        </w:rPr>
      </w:pPr>
      <w:r w:rsidRPr="00162FFB">
        <w:rPr>
          <w:rFonts w:asciiTheme="minorHAnsi" w:eastAsia="Cambria" w:hAnsiTheme="minorHAnsi"/>
          <w:sz w:val="18"/>
          <w:szCs w:val="18"/>
        </w:rPr>
        <w:t>10a.</w:t>
      </w:r>
      <w:r w:rsidRPr="00162FFB">
        <w:rPr>
          <w:rFonts w:asciiTheme="minorHAnsi" w:eastAsia="Cambria" w:hAnsiTheme="minorHAnsi"/>
          <w:sz w:val="18"/>
          <w:szCs w:val="18"/>
        </w:rPr>
        <w:tab/>
        <w:t>Exception to Maximum Sound Rating: User select: No Exception or Remote mounted fan with min. 4-ft of duct between fan and intake grille.</w:t>
      </w:r>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09B5B1E2" w14:textId="157C38D2" w:rsidR="00D326F9"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Compliance Statement</w:t>
      </w:r>
      <w:r w:rsidR="007F4B20">
        <w:rPr>
          <w:rFonts w:asciiTheme="minorHAnsi" w:eastAsia="Cambria" w:hAnsiTheme="minorHAnsi"/>
          <w:sz w:val="18"/>
          <w:szCs w:val="18"/>
        </w:rPr>
        <w:t xml:space="preserve"> for Airflow</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listed airflow rate </w:t>
      </w:r>
      <w:r w:rsidR="00B16902">
        <w:rPr>
          <w:rFonts w:asciiTheme="minorHAnsi" w:eastAsia="Cambria" w:hAnsiTheme="minorHAnsi"/>
          <w:sz w:val="18"/>
          <w:szCs w:val="18"/>
        </w:rPr>
        <w:t xml:space="preserve">and </w:t>
      </w:r>
      <w:r w:rsidR="00767718">
        <w:rPr>
          <w:rFonts w:asciiTheme="minorHAnsi" w:eastAsia="Cambria" w:hAnsiTheme="minorHAnsi"/>
          <w:sz w:val="18"/>
          <w:szCs w:val="18"/>
        </w:rPr>
        <w:t>minimum required ventilation rate</w:t>
      </w:r>
      <w:r w:rsidR="00D326F9">
        <w:rPr>
          <w:rFonts w:asciiTheme="minorHAnsi" w:eastAsia="Cambria" w:hAnsiTheme="minorHAnsi"/>
          <w:sz w:val="18"/>
          <w:szCs w:val="18"/>
        </w:rPr>
        <w:t xml:space="preserve">. </w:t>
      </w:r>
      <w:r w:rsidR="00B16902">
        <w:rPr>
          <w:rFonts w:asciiTheme="minorHAnsi" w:eastAsia="Cambria" w:hAnsiTheme="minorHAnsi"/>
          <w:sz w:val="18"/>
          <w:szCs w:val="18"/>
        </w:rPr>
        <w:t>T</w:t>
      </w:r>
      <w:r w:rsidR="00D326F9">
        <w:rPr>
          <w:rFonts w:asciiTheme="minorHAnsi" w:eastAsia="Cambria" w:hAnsiTheme="minorHAnsi"/>
          <w:sz w:val="18"/>
          <w:szCs w:val="18"/>
        </w:rPr>
        <w:t xml:space="preserve">his field only determines compliance </w:t>
      </w:r>
      <w:r w:rsidR="00B16902">
        <w:rPr>
          <w:rFonts w:asciiTheme="minorHAnsi" w:eastAsia="Cambria" w:hAnsiTheme="minorHAnsi"/>
          <w:sz w:val="18"/>
          <w:szCs w:val="18"/>
        </w:rPr>
        <w:t>using airflow ratings for demand-controlled kitchen exhaust systems</w:t>
      </w:r>
      <w:r w:rsidR="00D326F9">
        <w:rPr>
          <w:rFonts w:asciiTheme="minorHAnsi" w:eastAsia="Cambria" w:hAnsiTheme="minorHAnsi"/>
          <w:sz w:val="18"/>
          <w:szCs w:val="18"/>
        </w:rPr>
        <w:t>. Continuous system ventilation rate compliance is determined in Section D.</w:t>
      </w:r>
      <w:r w:rsidR="008331A6">
        <w:rPr>
          <w:rFonts w:asciiTheme="minorHAnsi" w:eastAsia="Cambria" w:hAnsiTheme="minorHAnsi"/>
          <w:sz w:val="18"/>
          <w:szCs w:val="18"/>
        </w:rPr>
        <w:t xml:space="preserve"> Vented range hoods utilizing the capture efficiency rating for compliance is determined in Section E.</w:t>
      </w:r>
    </w:p>
    <w:p w14:paraId="7AD4FB98" w14:textId="0B5C9BE6" w:rsidR="008331A6" w:rsidRDefault="008331A6"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Compliance Statement </w:t>
      </w:r>
      <w:r w:rsidR="00C15EEF">
        <w:rPr>
          <w:rFonts w:asciiTheme="minorHAnsi" w:eastAsia="Cambria" w:hAnsiTheme="minorHAnsi"/>
          <w:sz w:val="18"/>
          <w:szCs w:val="18"/>
        </w:rPr>
        <w:t>for Sound. This field is filled out automatically based on the installed system listed sound rating and maximum sound rating allowed.</w:t>
      </w:r>
    </w:p>
    <w:p w14:paraId="42B696E7" w14:textId="77777777" w:rsidR="00D326F9" w:rsidRDefault="00D326F9" w:rsidP="003707C5">
      <w:pPr>
        <w:rPr>
          <w:rFonts w:asciiTheme="minorHAnsi" w:eastAsia="Cambria" w:hAnsiTheme="minorHAnsi"/>
          <w:sz w:val="18"/>
          <w:szCs w:val="18"/>
        </w:rPr>
      </w:pPr>
    </w:p>
    <w:p w14:paraId="6AF35430" w14:textId="0E1EAB53"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C</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43C1E750" w:rsidR="00D326F9" w:rsidRDefault="00D326F9" w:rsidP="003707C5">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uous Ventilation Airflow: This field is filled out automatically and is equal to the sum of the HVI listed airflow for all continuously operated kitchen exhaust systems.</w:t>
      </w:r>
    </w:p>
    <w:p w14:paraId="17F5066E" w14:textId="537A1CA3" w:rsidR="00D326F9"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351EDA17" w:rsidR="00417094" w:rsidRPr="003707C5"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BD2BB2E" w14:textId="77777777" w:rsidR="0014644D" w:rsidRDefault="0014644D" w:rsidP="0014644D">
      <w:pPr>
        <w:rPr>
          <w:rFonts w:asciiTheme="minorHAnsi" w:eastAsia="Cambria" w:hAnsiTheme="minorHAnsi"/>
          <w:b/>
          <w:sz w:val="18"/>
          <w:szCs w:val="18"/>
        </w:rPr>
      </w:pPr>
    </w:p>
    <w:p w14:paraId="7CBC05A3" w14:textId="599C7AFF" w:rsidR="0014644D" w:rsidRDefault="0014644D" w:rsidP="0014644D">
      <w:pPr>
        <w:rPr>
          <w:rFonts w:asciiTheme="minorHAnsi" w:eastAsia="Cambria" w:hAnsiTheme="minorHAnsi"/>
          <w:b/>
          <w:sz w:val="18"/>
          <w:szCs w:val="18"/>
        </w:rPr>
      </w:pPr>
      <w:r>
        <w:rPr>
          <w:rFonts w:asciiTheme="minorHAnsi" w:eastAsia="Cambria" w:hAnsiTheme="minorHAnsi"/>
          <w:b/>
          <w:sz w:val="18"/>
          <w:szCs w:val="18"/>
        </w:rPr>
        <w:t xml:space="preserve">Section </w:t>
      </w:r>
      <w:r w:rsidR="007C4CE6">
        <w:rPr>
          <w:rFonts w:asciiTheme="minorHAnsi" w:eastAsia="Cambria" w:hAnsiTheme="minorHAnsi"/>
          <w:b/>
          <w:sz w:val="18"/>
          <w:szCs w:val="18"/>
        </w:rPr>
        <w:t>C2</w:t>
      </w:r>
      <w:r>
        <w:rPr>
          <w:rFonts w:asciiTheme="minorHAnsi" w:eastAsia="Cambria" w:hAnsiTheme="minorHAnsi"/>
          <w:b/>
          <w:sz w:val="18"/>
          <w:szCs w:val="18"/>
        </w:rPr>
        <w:t>. Kitchen Range Hood Capture Efficiency Option</w:t>
      </w:r>
    </w:p>
    <w:p w14:paraId="54314B87" w14:textId="77777777" w:rsidR="0014644D" w:rsidRDefault="0014644D" w:rsidP="0014644D">
      <w:pPr>
        <w:ind w:left="720"/>
        <w:rPr>
          <w:rFonts w:asciiTheme="minorHAnsi" w:eastAsia="Cambria" w:hAnsiTheme="minorHAnsi"/>
          <w:b/>
          <w:sz w:val="18"/>
          <w:szCs w:val="18"/>
        </w:rPr>
      </w:pPr>
      <w:r>
        <w:rPr>
          <w:rFonts w:asciiTheme="minorHAnsi" w:eastAsia="Cambria" w:hAnsiTheme="minorHAnsi"/>
          <w:b/>
          <w:sz w:val="18"/>
          <w:szCs w:val="18"/>
        </w:rPr>
        <w:t>Note: This table is used only when complying with local exhaust requirements by utilizing the capture efficiency rating instead of the airflow rating.</w:t>
      </w:r>
    </w:p>
    <w:p w14:paraId="022B6A11"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range hood.</w:t>
      </w:r>
    </w:p>
    <w:p w14:paraId="5690B07E"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CEC-Approved Directory Listed Model Number: Enter the kitchen range hood model number matching the installed equipment and a CEC-approved directory listing.</w:t>
      </w:r>
    </w:p>
    <w:p w14:paraId="07CFB2F6"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CEC-Approved Directory Listed Rated Capture Efficiency: Enter the rated capture efficiency in the CEC-approved directory for the above model number.</w:t>
      </w:r>
    </w:p>
    <w:p w14:paraId="46114209"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Required Minimum Capture Efficiency: This field is filled out automatically and is determined by the dwelling unit square footage, kitchen range fuel type, and Table 150.0-G.</w:t>
      </w:r>
    </w:p>
    <w:p w14:paraId="1F1F35BA" w14:textId="59C82DE9" w:rsidR="004A072A"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Compliance Statement. This field is filled out automatically based on the installed system listed capture efficiency rating and required minimum capture efficiency.</w:t>
      </w:r>
    </w:p>
    <w:p w14:paraId="0FFD1922" w14:textId="79CFBFBC"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t xml:space="preserve">Section </w:t>
      </w:r>
      <w:r w:rsidR="009417DB">
        <w:rPr>
          <w:rFonts w:asciiTheme="minorHAnsi" w:eastAsia="Cambria" w:hAnsiTheme="minorHAnsi"/>
          <w:b/>
          <w:sz w:val="18"/>
          <w:szCs w:val="18"/>
        </w:rPr>
        <w:t>D</w:t>
      </w:r>
      <w:r w:rsidRPr="00BF3503">
        <w:rPr>
          <w:rFonts w:asciiTheme="minorHAnsi" w:eastAsia="Cambria" w:hAnsiTheme="minorHAnsi"/>
          <w:b/>
          <w:sz w:val="18"/>
          <w:szCs w:val="18"/>
        </w:rPr>
        <w:t xml:space="preserve">. </w:t>
      </w:r>
      <w:r w:rsidR="009417DB">
        <w:rPr>
          <w:rFonts w:asciiTheme="minorHAnsi" w:eastAsia="Cambria" w:hAnsiTheme="minorHAnsi"/>
          <w:b/>
          <w:sz w:val="18"/>
          <w:szCs w:val="18"/>
        </w:rPr>
        <w:t>Determination of HERS Verification Compliance</w:t>
      </w:r>
    </w:p>
    <w:p w14:paraId="4FA59164" w14:textId="199200B3" w:rsidR="00BF3503" w:rsidRPr="00C62500" w:rsidRDefault="00BF3503" w:rsidP="00BF3503">
      <w:pPr>
        <w:numPr>
          <w:ilvl w:val="0"/>
          <w:numId w:val="23"/>
        </w:numPr>
        <w:rPr>
          <w:rFonts w:asciiTheme="minorHAnsi" w:hAnsiTheme="minorHAnsi"/>
        </w:rPr>
      </w:pPr>
      <w:r w:rsidRPr="00714E84">
        <w:rPr>
          <w:rFonts w:asciiTheme="minorHAnsi" w:hAnsiTheme="minorHAnsi"/>
        </w:rPr>
        <w:t xml:space="preserve">This field </w:t>
      </w:r>
      <w:r w:rsidR="009417DB">
        <w:rPr>
          <w:rFonts w:asciiTheme="minorHAnsi" w:hAnsiTheme="minorHAnsi"/>
        </w:rPr>
        <w:t>is filled out automatically based on all verification protocol requirements in this document showing compliance.</w:t>
      </w:r>
    </w:p>
    <w:p w14:paraId="79787043" w14:textId="4391A9F0" w:rsidR="008C4039" w:rsidRDefault="008C4039">
      <w:pPr>
        <w:rPr>
          <w:rFonts w:asciiTheme="minorHAnsi" w:hAnsiTheme="minorHAnsi"/>
          <w:b/>
          <w:sz w:val="18"/>
          <w:szCs w:val="18"/>
        </w:rPr>
      </w:pPr>
      <w:r>
        <w:rPr>
          <w:rFonts w:asciiTheme="minorHAnsi" w:hAnsiTheme="minorHAnsi"/>
          <w:b/>
          <w:sz w:val="18"/>
          <w:szCs w:val="18"/>
        </w:rPr>
        <w:br w:type="page"/>
      </w: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09E49D5C" w:rsidR="0096325C" w:rsidRDefault="0096325C" w:rsidP="0005248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D70078">
              <w:rPr>
                <w:rFonts w:asciiTheme="minorHAnsi" w:hAnsiTheme="minorHAnsi" w:cs="font78"/>
                <w:sz w:val="18"/>
                <w:szCs w:val="18"/>
              </w:rPr>
              <w:t xml:space="preserve"> </w:t>
            </w:r>
            <w:r w:rsidRPr="00CB00C9">
              <w:rPr>
                <w:rFonts w:asciiTheme="minorHAnsi" w:hAnsiTheme="minorHAnsi" w:cs="font78"/>
                <w:sz w:val="18"/>
                <w:szCs w:val="18"/>
              </w:rPr>
              <w:t>62.2. Ventilation and Acceptable Indoor Air Quality in Low-Rise Residential Buildings</w:t>
            </w:r>
            <w:r w:rsidR="00052480">
              <w:rPr>
                <w:rFonts w:asciiTheme="minorHAnsi" w:hAnsiTheme="minorHAnsi" w:cs="font78"/>
                <w:sz w:val="18"/>
                <w:szCs w:val="18"/>
              </w:rPr>
              <w:t xml:space="preserve"> subject to the amendments specified by Title 24, Part 6, Section 150.0(o)1. </w:t>
            </w:r>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00F26A73">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00E922E3">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14B72CEE" w:rsidR="005D17AE" w:rsidRPr="007A5D38" w:rsidRDefault="005D17AE" w:rsidP="00604BA7">
            <w:pPr>
              <w:rPr>
                <w:rFonts w:asciiTheme="minorHAnsi" w:hAnsiTheme="minorHAnsi" w:cstheme="minorHAnsi"/>
                <w:sz w:val="18"/>
                <w:szCs w:val="18"/>
              </w:rPr>
            </w:pPr>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Dwelling Unit Name</w:t>
            </w:r>
            <w:r>
              <w:rPr>
                <w:rFonts w:asciiTheme="minorHAnsi" w:hAnsiTheme="minorHAnsi" w:cstheme="minorHAnsi"/>
                <w:sz w:val="18"/>
                <w:szCs w:val="18"/>
              </w:rPr>
              <w:t>” (A01)</w:t>
            </w:r>
            <w:ins w:id="3" w:author="Alhabibi, Haider@Energy" w:date="2022-08-11T17:42:00Z">
              <w:r w:rsidR="00460A4E" w:rsidRPr="00460A4E">
                <w:rPr>
                  <w:rFonts w:ascii="Calibri" w:hAnsi="Calibri" w:cs="Calibri"/>
                  <w:color w:val="201F1E"/>
                  <w:sz w:val="22"/>
                  <w:szCs w:val="22"/>
                  <w:shd w:val="clear" w:color="auto" w:fill="FFFFFF"/>
                </w:rPr>
                <w:t xml:space="preserve"> </w:t>
              </w:r>
              <w:r w:rsidR="00460A4E" w:rsidRPr="00460A4E">
                <w:rPr>
                  <w:rFonts w:asciiTheme="minorHAnsi" w:hAnsiTheme="minorHAnsi" w:cstheme="minorHAnsi"/>
                  <w:sz w:val="18"/>
                  <w:szCs w:val="18"/>
                </w:rPr>
                <w:t>or Prescriptive</w:t>
              </w:r>
            </w:ins>
            <w:ins w:id="4" w:author="Alhabibi, Haider@Energy" w:date="2022-08-11T17:43:00Z">
              <w:r w:rsidR="00460A4E">
                <w:rPr>
                  <w:rFonts w:asciiTheme="minorHAnsi" w:hAnsiTheme="minorHAnsi" w:cstheme="minorHAnsi"/>
                  <w:sz w:val="18"/>
                  <w:szCs w:val="18"/>
                </w:rPr>
                <w:t xml:space="preserve"> </w:t>
              </w:r>
            </w:ins>
            <w:r w:rsidRPr="00F5715E" w:rsidDel="00B47A76">
              <w:rPr>
                <w:rFonts w:asciiTheme="minorHAnsi" w:hAnsiTheme="minorHAnsi"/>
                <w:sz w:val="18"/>
                <w:szCs w:val="18"/>
              </w:rPr>
              <w:t>CF1R</w:t>
            </w:r>
            <w:ins w:id="5" w:author="Haider Alhabibi" w:date="2022-10-14T13:44:00Z">
              <w:r w:rsidR="00A47826" w:rsidRPr="00A47826">
                <w:rPr>
                  <w:rFonts w:asciiTheme="minorHAnsi" w:hAnsiTheme="minorHAnsi"/>
                  <w:sz w:val="18"/>
                  <w:szCs w:val="18"/>
                </w:rPr>
                <w:t>; else if information is not available then allow user input</w:t>
              </w:r>
            </w:ins>
            <w:r w:rsidRPr="00F5715E">
              <w:rPr>
                <w:rFonts w:asciiTheme="minorHAnsi" w:hAnsiTheme="minorHAnsi"/>
                <w:sz w:val="18"/>
                <w:szCs w:val="18"/>
              </w:rPr>
              <w:t>.</w:t>
            </w:r>
            <w:r>
              <w:rPr>
                <w:rFonts w:asciiTheme="minorHAnsi" w:hAnsiTheme="minorHAnsi"/>
                <w:sz w:val="18"/>
                <w:szCs w:val="18"/>
              </w:rPr>
              <w:t>&gt;&gt;</w:t>
            </w:r>
          </w:p>
        </w:tc>
      </w:tr>
      <w:tr w:rsidR="00192313" w:rsidRPr="007A5D38" w14:paraId="3E6215D8" w14:textId="77777777" w:rsidTr="00E922E3">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745C86CD" w14:textId="22E139EA" w:rsidR="00166D3B" w:rsidRDefault="00C56E30" w:rsidP="00604BA7">
            <w:pPr>
              <w:rPr>
                <w:ins w:id="6" w:author="Alhabibi, Haider@Energy" w:date="2022-06-21T16:33:00Z"/>
                <w:rFonts w:asciiTheme="minorHAnsi" w:hAnsiTheme="minorHAnsi" w:cstheme="minorHAnsi"/>
                <w:sz w:val="18"/>
                <w:szCs w:val="18"/>
              </w:rPr>
            </w:pPr>
            <w:r w:rsidRPr="007A5D38">
              <w:rPr>
                <w:rFonts w:asciiTheme="minorHAnsi" w:hAnsiTheme="minorHAnsi" w:cstheme="minorHAnsi"/>
                <w:sz w:val="18"/>
                <w:szCs w:val="18"/>
              </w:rPr>
              <w:t>&lt;&lt;</w:t>
            </w:r>
            <w:r w:rsidR="009062EA" w:rsidRPr="007A5D38">
              <w:rPr>
                <w:rFonts w:asciiTheme="minorHAnsi" w:hAnsiTheme="minorHAnsi" w:cstheme="minorHAnsi"/>
                <w:sz w:val="18"/>
                <w:szCs w:val="18"/>
              </w:rPr>
              <w:t xml:space="preserve"> </w:t>
            </w:r>
            <w:ins w:id="7" w:author="Alhabibi, Haider@Energy" w:date="2022-06-21T16:33:00Z">
              <w:r w:rsidR="009D6A65" w:rsidRPr="00FA46D8">
                <w:rPr>
                  <w:rFonts w:asciiTheme="minorHAnsi" w:hAnsiTheme="minorHAnsi" w:cstheme="minorHAnsi"/>
                  <w:sz w:val="18"/>
                  <w:szCs w:val="18"/>
                </w:rPr>
                <w:t>reference data from CF1R</w:t>
              </w:r>
            </w:ins>
            <w:ins w:id="8" w:author="Haider Alhabibi" w:date="2022-10-14T13:42:00Z">
              <w:r w:rsidR="00C46833">
                <w:rPr>
                  <w:rFonts w:asciiTheme="minorHAnsi" w:hAnsiTheme="minorHAnsi" w:cstheme="minorHAnsi"/>
                  <w:sz w:val="18"/>
                  <w:szCs w:val="18"/>
                </w:rPr>
                <w:t>;</w:t>
              </w:r>
            </w:ins>
            <w:ins w:id="9" w:author="Haider Alhabibi" w:date="2022-10-14T13:43:00Z">
              <w:r w:rsidR="00C52531">
                <w:rPr>
                  <w:rFonts w:asciiTheme="minorHAnsi" w:hAnsiTheme="minorHAnsi" w:cstheme="minorHAnsi"/>
                  <w:sz w:val="18"/>
                  <w:szCs w:val="18"/>
                </w:rPr>
                <w:t xml:space="preserve"> else</w:t>
              </w:r>
            </w:ins>
            <w:ins w:id="10" w:author="Alhabibi, Haider@Energy" w:date="2022-06-21T16:33:00Z">
              <w:r w:rsidR="009D6A65" w:rsidRPr="00FA46D8">
                <w:rPr>
                  <w:rFonts w:asciiTheme="minorHAnsi" w:hAnsiTheme="minorHAnsi" w:cstheme="minorHAnsi"/>
                  <w:sz w:val="18"/>
                  <w:szCs w:val="18"/>
                </w:rPr>
                <w:t xml:space="preserve"> if information is not available then allow user input.</w:t>
              </w:r>
            </w:ins>
          </w:p>
          <w:p w14:paraId="7DA858C2" w14:textId="4B9744B5" w:rsidR="00192313" w:rsidRPr="007A5D38" w:rsidRDefault="009062EA" w:rsidP="00604BA7">
            <w:pPr>
              <w:rPr>
                <w:rFonts w:asciiTheme="minorHAnsi" w:hAnsiTheme="minorHAnsi" w:cstheme="minorHAnsi"/>
                <w:sz w:val="18"/>
                <w:szCs w:val="18"/>
              </w:rPr>
            </w:pPr>
            <w:del w:id="11" w:author="Alhabibi, Haider@Energy" w:date="2022-06-21T16:33:00Z">
              <w:r w:rsidRPr="007A5D38" w:rsidDel="009D6A65">
                <w:rPr>
                  <w:rFonts w:asciiTheme="minorHAnsi" w:hAnsiTheme="minorHAnsi" w:cstheme="minorHAnsi"/>
                  <w:sz w:val="18"/>
                  <w:szCs w:val="18"/>
                </w:rPr>
                <w:delText xml:space="preserve">calculated field, referenced data from CF1R, allowed </w:delText>
              </w:r>
            </w:del>
            <w:ins w:id="12" w:author="Alhabibi, Haider@Energy" w:date="2022-06-21T16:33:00Z">
              <w:r w:rsidR="009D6A65">
                <w:rPr>
                  <w:rFonts w:asciiTheme="minorHAnsi" w:hAnsiTheme="minorHAnsi" w:cstheme="minorHAnsi"/>
                  <w:sz w:val="18"/>
                  <w:szCs w:val="18"/>
                </w:rPr>
                <w:t xml:space="preserve">Allowed </w:t>
              </w:r>
            </w:ins>
            <w:r w:rsidRPr="007A5D38">
              <w:rPr>
                <w:rFonts w:asciiTheme="minorHAnsi" w:hAnsiTheme="minorHAnsi" w:cstheme="minorHAnsi"/>
                <w:sz w:val="18"/>
                <w:szCs w:val="18"/>
              </w:rPr>
              <w:t xml:space="preserve">values = </w:t>
            </w:r>
            <w:del w:id="13" w:author="Alhabibi, Haider@Energy" w:date="2022-06-21T12:51:00Z">
              <w:r w:rsidRPr="007A5D38" w:rsidDel="00BA48A6">
                <w:rPr>
                  <w:rFonts w:asciiTheme="minorHAnsi" w:hAnsiTheme="minorHAnsi" w:cstheme="minorHAnsi"/>
                  <w:sz w:val="18"/>
                  <w:szCs w:val="18"/>
                </w:rPr>
                <w:delText>multifamily,</w:delText>
              </w:r>
              <w:r w:rsidR="00F52A83" w:rsidRPr="007A5D38" w:rsidDel="00BA48A6">
                <w:rPr>
                  <w:rFonts w:asciiTheme="minorHAnsi" w:hAnsiTheme="minorHAnsi" w:cstheme="minorHAnsi"/>
                  <w:sz w:val="18"/>
                  <w:szCs w:val="18"/>
                </w:rPr>
                <w:delText xml:space="preserve"> </w:delText>
              </w:r>
            </w:del>
            <w:r w:rsidRPr="007A5D38">
              <w:rPr>
                <w:rFonts w:asciiTheme="minorHAnsi" w:hAnsiTheme="minorHAnsi" w:cstheme="minorHAnsi"/>
                <w:sz w:val="18"/>
                <w:szCs w:val="18"/>
              </w:rPr>
              <w:t>single family detached</w:t>
            </w:r>
            <w:r w:rsidR="00E842BD" w:rsidRPr="007A5D38">
              <w:rPr>
                <w:rFonts w:asciiTheme="minorHAnsi" w:hAnsiTheme="minorHAnsi" w:cstheme="minorHAnsi"/>
                <w:sz w:val="18"/>
                <w:szCs w:val="18"/>
              </w:rPr>
              <w:t>,</w:t>
            </w:r>
            <w:r w:rsidR="00E842BD">
              <w:rPr>
                <w:rFonts w:asciiTheme="minorHAnsi" w:hAnsiTheme="minorHAnsi" w:cstheme="minorHAnsi"/>
                <w:sz w:val="18"/>
                <w:szCs w:val="18"/>
              </w:rPr>
              <w:t xml:space="preserve"> or </w:t>
            </w:r>
            <w:r w:rsidRPr="007A5D38">
              <w:rPr>
                <w:rFonts w:asciiTheme="minorHAnsi" w:hAnsiTheme="minorHAnsi" w:cstheme="minorHAnsi"/>
                <w:sz w:val="18"/>
                <w:szCs w:val="18"/>
              </w:rPr>
              <w:t>single family attached&gt;&gt;</w:t>
            </w:r>
          </w:p>
        </w:tc>
      </w:tr>
      <w:tr w:rsidR="00192313" w:rsidRPr="007A5D38" w14:paraId="686EC465" w14:textId="77777777" w:rsidTr="00E922E3">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58B7CDC3" w:rsidR="00192313" w:rsidRPr="007A5D38" w:rsidRDefault="00103283" w:rsidP="00D54FC9">
            <w:pPr>
              <w:rPr>
                <w:rFonts w:asciiTheme="minorHAnsi" w:hAnsiTheme="minorHAnsi" w:cstheme="minorHAnsi"/>
                <w:sz w:val="18"/>
                <w:szCs w:val="18"/>
              </w:rPr>
            </w:pPr>
            <w:r w:rsidRPr="007A5D38">
              <w:rPr>
                <w:rFonts w:asciiTheme="minorHAnsi" w:hAnsiTheme="minorHAnsi" w:cstheme="minorHAnsi"/>
                <w:sz w:val="18"/>
                <w:szCs w:val="18"/>
              </w:rPr>
              <w:t>&lt;&lt;</w:t>
            </w:r>
            <w:r w:rsidR="000A5B2C">
              <w:rPr>
                <w:rFonts w:asciiTheme="minorHAnsi" w:hAnsiTheme="minorHAnsi" w:cstheme="minorHAnsi"/>
                <w:sz w:val="18"/>
                <w:szCs w:val="18"/>
              </w:rPr>
              <w:t xml:space="preserve">User Entered </w:t>
            </w:r>
            <w:r w:rsidR="000A5B2C" w:rsidRPr="00604BA7">
              <w:rPr>
                <w:rFonts w:asciiTheme="minorHAnsi" w:hAnsiTheme="minorHAnsi" w:cstheme="minorHAnsi"/>
                <w:sz w:val="18"/>
                <w:szCs w:val="18"/>
              </w:rPr>
              <w:t>Value</w:t>
            </w:r>
            <w:r w:rsidR="001C2576">
              <w:rPr>
                <w:rFonts w:asciiTheme="minorHAnsi" w:hAnsiTheme="minorHAnsi" w:cstheme="minorHAnsi"/>
                <w:sz w:val="18"/>
                <w:szCs w:val="18"/>
              </w:rPr>
              <w:t xml:space="preserve"> </w:t>
            </w:r>
            <w:r w:rsidR="000A5B2C" w:rsidRPr="00604BA7">
              <w:rPr>
                <w:rFonts w:asciiTheme="minorHAnsi" w:hAnsiTheme="minorHAnsi" w:cstheme="minorHAnsi"/>
                <w:sz w:val="18"/>
                <w:szCs w:val="18"/>
              </w:rPr>
              <w:t>(XX.XX</w:t>
            </w:r>
            <w:r w:rsidR="000A5B2C" w:rsidRPr="00F26A73">
              <w:rPr>
                <w:rFonts w:asciiTheme="minorHAnsi" w:hAnsiTheme="minorHAnsi" w:cstheme="minorHAnsi"/>
                <w:sz w:val="18"/>
                <w:szCs w:val="18"/>
              </w:rPr>
              <w:t>)</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C03 = VentedRangeHood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Pr="00604BA7">
              <w:rPr>
                <w:rFonts w:asciiTheme="minorHAnsi" w:hAnsiTheme="minorHAnsi" w:cstheme="minorHAnsi"/>
                <w:sz w:val="18"/>
                <w:szCs w:val="18"/>
              </w:rPr>
              <w:t>&gt;&gt;</w:t>
            </w:r>
          </w:p>
        </w:tc>
      </w:tr>
      <w:tr w:rsidR="00D434B0" w:rsidRPr="007A5D38" w14:paraId="3EA20B02" w14:textId="77777777" w:rsidTr="00E922E3">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42E5E51D" w:rsidR="00D434B0" w:rsidRPr="007A5D38" w:rsidRDefault="00D434B0" w:rsidP="00D54FC9">
            <w:pPr>
              <w:rPr>
                <w:rFonts w:asciiTheme="minorHAnsi" w:hAnsiTheme="minorHAnsi" w:cstheme="minorHAnsi"/>
                <w:sz w:val="18"/>
                <w:szCs w:val="18"/>
              </w:rPr>
            </w:pPr>
            <w:r w:rsidRPr="007A5D38">
              <w:rPr>
                <w:rFonts w:asciiTheme="minorHAnsi" w:hAnsiTheme="minorHAnsi" w:cstheme="minorHAnsi"/>
                <w:sz w:val="18"/>
                <w:szCs w:val="18"/>
              </w:rPr>
              <w:t>&lt;&lt;</w:t>
            </w:r>
            <w:r w:rsidR="005D17AE">
              <w:rPr>
                <w:rFonts w:asciiTheme="minorHAnsi" w:hAnsiTheme="minorHAnsi" w:cstheme="minorHAnsi"/>
                <w:sz w:val="18"/>
                <w:szCs w:val="18"/>
              </w:rPr>
              <w:t xml:space="preserve">User Entered Value </w:t>
            </w:r>
            <w:r w:rsidR="00D25693" w:rsidRPr="007A5D38">
              <w:rPr>
                <w:rFonts w:asciiTheme="minorHAnsi" w:hAnsiTheme="minorHAnsi" w:cstheme="minorHAnsi"/>
                <w:sz w:val="18"/>
                <w:szCs w:val="18"/>
              </w:rPr>
              <w:t>(</w:t>
            </w:r>
            <w:r w:rsidR="006F1E84">
              <w:rPr>
                <w:rFonts w:asciiTheme="minorHAnsi" w:hAnsiTheme="minorHAnsi" w:cstheme="minorHAnsi"/>
                <w:sz w:val="18"/>
                <w:szCs w:val="18"/>
              </w:rPr>
              <w:t>X</w:t>
            </w:r>
            <w:r w:rsidR="00D25693" w:rsidRPr="007A5D38">
              <w:rPr>
                <w:rFonts w:asciiTheme="minorHAnsi" w:hAnsiTheme="minorHAnsi" w:cstheme="minorHAnsi"/>
                <w:sz w:val="18"/>
                <w:szCs w:val="18"/>
              </w:rPr>
              <w:t>X.XX)</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C03 = VentedRangeHood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005D17AE">
              <w:rPr>
                <w:rFonts w:asciiTheme="minorHAnsi" w:hAnsiTheme="minorHAnsi" w:cstheme="minorHAnsi"/>
                <w:sz w:val="18"/>
                <w:szCs w:val="18"/>
              </w:rPr>
              <w:t>&gt;&gt;</w:t>
            </w:r>
          </w:p>
        </w:tc>
      </w:tr>
      <w:tr w:rsidR="00D434B0" w:rsidRPr="007A5D38" w14:paraId="260EDFE7" w14:textId="77777777" w:rsidTr="00E922E3">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9E9A31A" w:rsidR="00D434B0" w:rsidRPr="007A5D38" w:rsidRDefault="00D434B0">
            <w:pPr>
              <w:rPr>
                <w:rFonts w:asciiTheme="minorHAnsi" w:hAnsiTheme="minorHAnsi" w:cstheme="minorHAnsi"/>
                <w:sz w:val="18"/>
                <w:szCs w:val="18"/>
              </w:rPr>
            </w:pPr>
            <w:r w:rsidRPr="007A5D38">
              <w:rPr>
                <w:rFonts w:asciiTheme="minorHAnsi" w:hAnsiTheme="minorHAnsi" w:cstheme="minorHAnsi"/>
                <w:sz w:val="18"/>
                <w:szCs w:val="18"/>
              </w:rPr>
              <w:t>&lt;&lt;calculated value, “</w:t>
            </w:r>
            <w:r w:rsidR="003D40CF">
              <w:rPr>
                <w:rFonts w:asciiTheme="minorHAnsi" w:hAnsiTheme="minorHAnsi" w:cstheme="minorHAnsi"/>
                <w:sz w:val="18"/>
                <w:szCs w:val="18"/>
              </w:rPr>
              <w:t>Kitchen</w:t>
            </w:r>
            <w:r w:rsidRPr="007A5D38">
              <w:rPr>
                <w:rFonts w:asciiTheme="minorHAnsi" w:hAnsiTheme="minorHAnsi" w:cstheme="minorHAnsi"/>
                <w:sz w:val="18"/>
                <w:szCs w:val="18"/>
              </w:rPr>
              <w:t xml:space="preserve"> Floor Area (A0</w:t>
            </w:r>
            <w:r w:rsidR="00C51E0F">
              <w:rPr>
                <w:rFonts w:asciiTheme="minorHAnsi" w:hAnsiTheme="minorHAnsi" w:cstheme="minorHAnsi"/>
                <w:sz w:val="18"/>
                <w:szCs w:val="18"/>
              </w:rPr>
              <w:t>3</w:t>
            </w:r>
            <w:r w:rsidRPr="007A5D38">
              <w:rPr>
                <w:rFonts w:asciiTheme="minorHAnsi" w:hAnsiTheme="minorHAnsi" w:cstheme="minorHAnsi"/>
                <w:sz w:val="18"/>
                <w:szCs w:val="18"/>
              </w:rPr>
              <w:t>)” * “</w:t>
            </w:r>
            <w:r w:rsidR="003D40CF">
              <w:rPr>
                <w:rFonts w:asciiTheme="minorHAnsi" w:hAnsiTheme="minorHAnsi" w:cstheme="minorHAnsi"/>
                <w:sz w:val="18"/>
                <w:szCs w:val="18"/>
              </w:rPr>
              <w:t xml:space="preserve">Kitchen </w:t>
            </w:r>
            <w:r w:rsidRPr="007A5D38">
              <w:rPr>
                <w:rFonts w:asciiTheme="minorHAnsi" w:hAnsiTheme="minorHAnsi" w:cstheme="minorHAnsi"/>
                <w:sz w:val="18"/>
                <w:szCs w:val="18"/>
              </w:rPr>
              <w:t xml:space="preserve">Average Ceiling Height” </w:t>
            </w:r>
            <w:r w:rsidR="00D25693" w:rsidRPr="007A5D38">
              <w:rPr>
                <w:rFonts w:asciiTheme="minorHAnsi" w:hAnsiTheme="minorHAnsi" w:cstheme="minorHAnsi"/>
                <w:sz w:val="18"/>
                <w:szCs w:val="18"/>
              </w:rPr>
              <w:t>(A0</w:t>
            </w:r>
            <w:r w:rsidR="00C51E0F">
              <w:rPr>
                <w:rFonts w:asciiTheme="minorHAnsi" w:hAnsiTheme="minorHAnsi" w:cstheme="minorHAnsi"/>
                <w:sz w:val="18"/>
                <w:szCs w:val="18"/>
              </w:rPr>
              <w:t>4</w:t>
            </w:r>
            <w:r w:rsidR="00D25693" w:rsidRPr="007A5D38">
              <w:rPr>
                <w:rFonts w:asciiTheme="minorHAnsi" w:hAnsiTheme="minorHAnsi" w:cstheme="minorHAnsi"/>
                <w:sz w:val="18"/>
                <w:szCs w:val="18"/>
              </w:rPr>
              <w:t>)</w:t>
            </w:r>
            <w:r w:rsidR="00111C8E">
              <w:rPr>
                <w:rFonts w:asciiTheme="minorHAnsi" w:hAnsiTheme="minorHAnsi" w:cstheme="minorHAnsi"/>
                <w:sz w:val="18"/>
                <w:szCs w:val="18"/>
              </w:rPr>
              <w:t xml:space="preserve"> (XX.XX)</w:t>
            </w:r>
            <w:r w:rsidR="00E922E3">
              <w:rPr>
                <w:rFonts w:asciiTheme="minorHAnsi" w:hAnsiTheme="minorHAnsi" w:cstheme="minorHAnsi"/>
                <w:sz w:val="18"/>
                <w:szCs w:val="18"/>
              </w:rPr>
              <w:t xml:space="preserve">; else </w:t>
            </w:r>
            <w:r w:rsidR="00E922E3" w:rsidRPr="00E516CF">
              <w:rPr>
                <w:rFonts w:ascii="Calibri-Light" w:hAnsi="Calibri-Light" w:cs="Calibri-Light"/>
                <w:sz w:val="18"/>
                <w:szCs w:val="18"/>
              </w:rPr>
              <w:t xml:space="preserve">if </w:t>
            </w:r>
            <w:r w:rsidR="00E922E3">
              <w:rPr>
                <w:rFonts w:ascii="Calibri-Light" w:hAnsi="Calibri-Light" w:cs="Calibri-Light"/>
                <w:sz w:val="18"/>
                <w:szCs w:val="18"/>
              </w:rPr>
              <w:t>A03 or A04 = N/A,</w:t>
            </w:r>
            <w:r w:rsidR="00E922E3" w:rsidRPr="00E516CF">
              <w:rPr>
                <w:rFonts w:ascii="Calibri-Light" w:hAnsi="Calibri-Light" w:cs="Calibri-Light"/>
                <w:sz w:val="18"/>
                <w:szCs w:val="18"/>
              </w:rPr>
              <w:t xml:space="preserve"> then </w:t>
            </w:r>
            <w:r w:rsidR="00E922E3">
              <w:rPr>
                <w:rFonts w:ascii="Calibri-Light" w:hAnsi="Calibri-Light" w:cs="Calibri-Light"/>
                <w:sz w:val="18"/>
                <w:szCs w:val="18"/>
              </w:rPr>
              <w:t xml:space="preserve">value = </w:t>
            </w:r>
            <w:r w:rsidR="00E922E3" w:rsidRPr="00E516CF">
              <w:rPr>
                <w:rFonts w:ascii="Calibri-Light" w:hAnsi="Calibri-Light" w:cs="Calibri-Light"/>
                <w:sz w:val="18"/>
                <w:szCs w:val="18"/>
              </w:rPr>
              <w:t>N/A</w:t>
            </w:r>
            <w:r w:rsidR="00E842BD">
              <w:rPr>
                <w:rFonts w:asciiTheme="minorHAnsi" w:hAnsiTheme="minorHAnsi" w:cstheme="minorHAnsi"/>
                <w:sz w:val="18"/>
                <w:szCs w:val="18"/>
              </w:rPr>
              <w:t>&gt;&gt;</w:t>
            </w:r>
          </w:p>
        </w:tc>
      </w:tr>
      <w:tr w:rsidR="00237379" w:rsidRPr="007A5D38" w14:paraId="2C2BE142" w14:textId="77777777" w:rsidTr="00E922E3">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7A5D38" w:rsidRDefault="00B4489D">
            <w:pPr>
              <w:rPr>
                <w:rFonts w:asciiTheme="minorHAnsi" w:hAnsiTheme="minorHAnsi" w:cstheme="minorHAnsi"/>
                <w:sz w:val="18"/>
                <w:szCs w:val="18"/>
              </w:rPr>
            </w:pPr>
            <w:r>
              <w:rPr>
                <w:rFonts w:asciiTheme="minorHAnsi" w:hAnsiTheme="minorHAnsi" w:cstheme="minorHAnsi"/>
                <w:sz w:val="18"/>
                <w:szCs w:val="18"/>
              </w:rPr>
              <w:t>User Entry, selections (</w:t>
            </w:r>
            <w:r w:rsidR="004C0E44">
              <w:rPr>
                <w:rFonts w:asciiTheme="minorHAnsi" w:hAnsiTheme="minorHAnsi" w:cstheme="minorHAnsi"/>
                <w:sz w:val="18"/>
                <w:szCs w:val="18"/>
              </w:rPr>
              <w:t>E</w:t>
            </w:r>
            <w:r w:rsidR="00DB0685">
              <w:rPr>
                <w:rFonts w:asciiTheme="minorHAnsi" w:hAnsiTheme="minorHAnsi" w:cstheme="minorHAnsi"/>
                <w:sz w:val="18"/>
                <w:szCs w:val="18"/>
              </w:rPr>
              <w:t>nclosed</w:t>
            </w:r>
            <w:r>
              <w:rPr>
                <w:rFonts w:asciiTheme="minorHAnsi" w:hAnsiTheme="minorHAnsi" w:cstheme="minorHAnsi"/>
                <w:sz w:val="18"/>
                <w:szCs w:val="18"/>
              </w:rPr>
              <w:t xml:space="preserve"> or </w:t>
            </w:r>
            <w:r w:rsidR="00DB0685">
              <w:rPr>
                <w:rFonts w:asciiTheme="minorHAnsi" w:hAnsiTheme="minorHAnsi" w:cstheme="minorHAnsi"/>
                <w:sz w:val="18"/>
                <w:szCs w:val="18"/>
              </w:rPr>
              <w:t>Non-Enclosed</w:t>
            </w:r>
            <w:r w:rsidR="00E842BD">
              <w:rPr>
                <w:rFonts w:asciiTheme="minorHAnsi" w:hAnsiTheme="minorHAnsi" w:cstheme="minorHAnsi"/>
                <w:sz w:val="18"/>
                <w:szCs w:val="18"/>
              </w:rPr>
              <w:t>)</w:t>
            </w:r>
          </w:p>
        </w:tc>
      </w:tr>
      <w:tr w:rsidR="0014644D" w:rsidRPr="007A5D38" w14:paraId="5E3C4A2A" w14:textId="77777777" w:rsidTr="00E922E3">
        <w:trPr>
          <w:trHeight w:val="158"/>
        </w:trPr>
        <w:tc>
          <w:tcPr>
            <w:tcW w:w="626" w:type="dxa"/>
            <w:vAlign w:val="center"/>
          </w:tcPr>
          <w:p w14:paraId="23072816" w14:textId="2B0B0425" w:rsidR="0014644D" w:rsidRDefault="0014644D" w:rsidP="003D0A5A">
            <w:pPr>
              <w:jc w:val="center"/>
              <w:rPr>
                <w:rFonts w:asciiTheme="minorHAnsi" w:hAnsiTheme="minorHAnsi" w:cstheme="minorHAnsi"/>
                <w:sz w:val="18"/>
                <w:szCs w:val="18"/>
              </w:rPr>
            </w:pPr>
            <w:r>
              <w:rPr>
                <w:rFonts w:asciiTheme="minorHAnsi" w:hAnsiTheme="minorHAnsi" w:cstheme="minorHAnsi"/>
                <w:sz w:val="18"/>
                <w:szCs w:val="18"/>
              </w:rPr>
              <w:t>07</w:t>
            </w:r>
          </w:p>
        </w:tc>
        <w:tc>
          <w:tcPr>
            <w:tcW w:w="4499" w:type="dxa"/>
            <w:vAlign w:val="center"/>
          </w:tcPr>
          <w:p w14:paraId="64999D58" w14:textId="73E70D30" w:rsidR="0014644D" w:rsidRDefault="0014644D" w:rsidP="00A635C0">
            <w:pPr>
              <w:rPr>
                <w:rFonts w:asciiTheme="minorHAnsi" w:hAnsiTheme="minorHAnsi" w:cstheme="minorHAnsi"/>
                <w:sz w:val="18"/>
                <w:szCs w:val="18"/>
              </w:rPr>
            </w:pPr>
            <w:r>
              <w:rPr>
                <w:rFonts w:asciiTheme="minorHAnsi" w:hAnsiTheme="minorHAnsi" w:cstheme="minorHAnsi"/>
                <w:sz w:val="18"/>
                <w:szCs w:val="18"/>
              </w:rPr>
              <w:t>Dwelling Unit Total Floor Area</w:t>
            </w:r>
          </w:p>
        </w:tc>
        <w:tc>
          <w:tcPr>
            <w:tcW w:w="5665" w:type="dxa"/>
          </w:tcPr>
          <w:p w14:paraId="74363280" w14:textId="33064BF9" w:rsidR="0014644D" w:rsidRDefault="002F40A2">
            <w:pPr>
              <w:rPr>
                <w:rFonts w:asciiTheme="minorHAnsi" w:hAnsiTheme="minorHAnsi" w:cstheme="minorHAnsi"/>
                <w:sz w:val="18"/>
                <w:szCs w:val="18"/>
              </w:rPr>
            </w:pPr>
            <w:r>
              <w:rPr>
                <w:rFonts w:asciiTheme="minorHAnsi" w:hAnsiTheme="minorHAnsi" w:cstheme="minorHAnsi"/>
                <w:sz w:val="18"/>
                <w:szCs w:val="18"/>
              </w:rPr>
              <w:t>&lt;&lt;Calculated field, referenced data from MCH-01</w:t>
            </w:r>
            <w:r w:rsidR="00DB0C92">
              <w:rPr>
                <w:rFonts w:asciiTheme="minorHAnsi" w:hAnsiTheme="minorHAnsi" w:cstheme="minorHAnsi"/>
                <w:sz w:val="18"/>
                <w:szCs w:val="18"/>
              </w:rPr>
              <w:t>, “Dwelling Unit Total Conditioned Floor Area” (field A03)</w:t>
            </w:r>
            <w:ins w:id="14" w:author="Alhabibi, Haider@Energy" w:date="2022-08-11T17:43:00Z">
              <w:r w:rsidR="00460A4E">
                <w:rPr>
                  <w:rFonts w:asciiTheme="minorHAnsi" w:hAnsiTheme="minorHAnsi" w:cstheme="minorHAnsi"/>
                  <w:sz w:val="18"/>
                  <w:szCs w:val="18"/>
                </w:rPr>
                <w:t xml:space="preserve"> </w:t>
              </w:r>
              <w:r w:rsidR="00460A4E" w:rsidRPr="00460A4E">
                <w:rPr>
                  <w:rFonts w:asciiTheme="minorHAnsi" w:hAnsiTheme="minorHAnsi" w:cstheme="minorHAnsi"/>
                  <w:sz w:val="18"/>
                  <w:szCs w:val="18"/>
                </w:rPr>
                <w:t>or Prescriptive CF1R</w:t>
              </w:r>
            </w:ins>
            <w:ins w:id="15" w:author="Haider Alhabibi" w:date="2022-10-14T13:41:00Z">
              <w:r w:rsidR="001F3137" w:rsidRPr="001F3137">
                <w:rPr>
                  <w:rFonts w:asciiTheme="minorHAnsi" w:hAnsiTheme="minorHAnsi" w:cstheme="minorHAnsi"/>
                  <w:sz w:val="18"/>
                  <w:szCs w:val="18"/>
                </w:rPr>
                <w:t>; else if information is not available then allow user input</w:t>
              </w:r>
              <w:r w:rsidR="001F3137" w:rsidRPr="001F3137">
                <w:rPr>
                  <w:rFonts w:asciiTheme="minorHAnsi" w:hAnsiTheme="minorHAnsi" w:cstheme="minorHAnsi"/>
                  <w:sz w:val="18"/>
                  <w:szCs w:val="18"/>
                </w:rPr>
                <w:t xml:space="preserve"> </w:t>
              </w:r>
            </w:ins>
            <w:r w:rsidR="00DB0C92">
              <w:rPr>
                <w:rFonts w:asciiTheme="minorHAnsi" w:hAnsiTheme="minorHAnsi" w:cstheme="minorHAnsi"/>
                <w:sz w:val="18"/>
                <w:szCs w:val="18"/>
              </w:rPr>
              <w:t>&gt;&gt;</w:t>
            </w:r>
          </w:p>
        </w:tc>
      </w:tr>
      <w:tr w:rsidR="0014644D" w:rsidRPr="007A5D38" w14:paraId="00DD019F" w14:textId="77777777" w:rsidTr="00E922E3">
        <w:trPr>
          <w:trHeight w:val="158"/>
        </w:trPr>
        <w:tc>
          <w:tcPr>
            <w:tcW w:w="626" w:type="dxa"/>
            <w:vAlign w:val="center"/>
          </w:tcPr>
          <w:p w14:paraId="1250BEB2" w14:textId="7DC6E3DF" w:rsidR="0014644D" w:rsidRDefault="0014644D" w:rsidP="003D0A5A">
            <w:pPr>
              <w:jc w:val="center"/>
              <w:rPr>
                <w:rFonts w:asciiTheme="minorHAnsi" w:hAnsiTheme="minorHAnsi" w:cstheme="minorHAnsi"/>
                <w:sz w:val="18"/>
                <w:szCs w:val="18"/>
              </w:rPr>
            </w:pPr>
            <w:r>
              <w:rPr>
                <w:rFonts w:asciiTheme="minorHAnsi" w:hAnsiTheme="minorHAnsi" w:cstheme="minorHAnsi"/>
                <w:sz w:val="18"/>
                <w:szCs w:val="18"/>
              </w:rPr>
              <w:t>08</w:t>
            </w:r>
          </w:p>
        </w:tc>
        <w:tc>
          <w:tcPr>
            <w:tcW w:w="4499" w:type="dxa"/>
            <w:vAlign w:val="center"/>
          </w:tcPr>
          <w:p w14:paraId="3EB07A5F" w14:textId="1E98E9AD" w:rsidR="0014644D" w:rsidRDefault="0014644D" w:rsidP="00A635C0">
            <w:pPr>
              <w:rPr>
                <w:rFonts w:asciiTheme="minorHAnsi" w:hAnsiTheme="minorHAnsi" w:cstheme="minorHAnsi"/>
                <w:sz w:val="18"/>
                <w:szCs w:val="18"/>
              </w:rPr>
            </w:pPr>
            <w:r>
              <w:rPr>
                <w:rFonts w:asciiTheme="minorHAnsi" w:hAnsiTheme="minorHAnsi" w:cstheme="minorHAnsi"/>
                <w:sz w:val="18"/>
                <w:szCs w:val="18"/>
              </w:rPr>
              <w:t>Kitchen Range (Cooking Stove) Fuel Type</w:t>
            </w:r>
          </w:p>
        </w:tc>
        <w:tc>
          <w:tcPr>
            <w:tcW w:w="5665" w:type="dxa"/>
          </w:tcPr>
          <w:p w14:paraId="135361D6" w14:textId="126B4DA6" w:rsidR="0014644D" w:rsidRDefault="00DB0C92">
            <w:pPr>
              <w:rPr>
                <w:rFonts w:asciiTheme="minorHAnsi" w:hAnsiTheme="minorHAnsi" w:cstheme="minorHAnsi"/>
                <w:sz w:val="18"/>
                <w:szCs w:val="18"/>
              </w:rPr>
            </w:pPr>
            <w:r>
              <w:rPr>
                <w:rFonts w:asciiTheme="minorHAnsi" w:hAnsiTheme="minorHAnsi" w:cstheme="minorHAnsi"/>
                <w:sz w:val="18"/>
                <w:szCs w:val="18"/>
              </w:rPr>
              <w:t xml:space="preserve">&lt;&lt;User </w:t>
            </w:r>
            <w:r w:rsidR="00454065">
              <w:rPr>
                <w:rFonts w:asciiTheme="minorHAnsi" w:hAnsiTheme="minorHAnsi" w:cstheme="minorHAnsi"/>
                <w:sz w:val="18"/>
                <w:szCs w:val="18"/>
              </w:rPr>
              <w:t>Entered Value; Selections = (Electric, Natural Gas)&gt;&gt;</w:t>
            </w:r>
          </w:p>
        </w:tc>
      </w:tr>
    </w:tbl>
    <w:p w14:paraId="218E762D" w14:textId="264DB69A" w:rsidR="005A2B97" w:rsidRDefault="005A2B97" w:rsidP="00D65FA1">
      <w:pPr>
        <w:rPr>
          <w:rFonts w:asciiTheme="minorHAnsi" w:hAnsiTheme="minorHAnsi"/>
          <w:szCs w:val="18"/>
        </w:rPr>
      </w:pPr>
    </w:p>
    <w:tbl>
      <w:tblPr>
        <w:tblStyle w:val="TableGrid"/>
        <w:tblW w:w="10796" w:type="dxa"/>
        <w:tblLayout w:type="fixed"/>
        <w:tblLook w:val="04A0" w:firstRow="1" w:lastRow="0" w:firstColumn="1" w:lastColumn="0" w:noHBand="0" w:noVBand="1"/>
      </w:tblPr>
      <w:tblGrid>
        <w:gridCol w:w="770"/>
        <w:gridCol w:w="770"/>
        <w:gridCol w:w="770"/>
        <w:gridCol w:w="770"/>
        <w:gridCol w:w="770"/>
        <w:gridCol w:w="770"/>
        <w:gridCol w:w="770"/>
        <w:gridCol w:w="770"/>
        <w:gridCol w:w="770"/>
        <w:gridCol w:w="770"/>
        <w:gridCol w:w="770"/>
        <w:gridCol w:w="770"/>
        <w:gridCol w:w="770"/>
        <w:gridCol w:w="786"/>
      </w:tblGrid>
      <w:tr w:rsidR="00902B3B" w14:paraId="081BFF94" w14:textId="2E6F253B" w:rsidTr="00162FFB">
        <w:trPr>
          <w:cantSplit/>
          <w:trHeight w:val="300"/>
        </w:trPr>
        <w:tc>
          <w:tcPr>
            <w:tcW w:w="10796" w:type="dxa"/>
            <w:gridSpan w:val="14"/>
          </w:tcPr>
          <w:p w14:paraId="78F40BB7" w14:textId="1D9BDEBD" w:rsidR="00902B3B" w:rsidRDefault="00902B3B" w:rsidP="003707C5">
            <w:pPr>
              <w:rPr>
                <w:rFonts w:asciiTheme="minorHAnsi" w:hAnsiTheme="minorHAnsi"/>
                <w:b/>
                <w:szCs w:val="18"/>
              </w:rPr>
            </w:pPr>
            <w:r>
              <w:rPr>
                <w:rFonts w:asciiTheme="minorHAnsi" w:hAnsiTheme="minorHAnsi"/>
                <w:b/>
                <w:szCs w:val="18"/>
              </w:rPr>
              <w:t>B</w:t>
            </w:r>
            <w:r w:rsidRPr="003707C5">
              <w:rPr>
                <w:rFonts w:asciiTheme="minorHAnsi" w:hAnsiTheme="minorHAnsi"/>
                <w:b/>
                <w:szCs w:val="18"/>
              </w:rPr>
              <w:t>. Kitchen Exhaust System</w:t>
            </w:r>
            <w:r>
              <w:rPr>
                <w:rFonts w:asciiTheme="minorHAnsi" w:hAnsiTheme="minorHAnsi"/>
                <w:b/>
                <w:szCs w:val="18"/>
              </w:rPr>
              <w:t>s</w:t>
            </w:r>
          </w:p>
        </w:tc>
      </w:tr>
      <w:tr w:rsidR="003B4B94" w14:paraId="350490DE" w14:textId="14B329CF" w:rsidTr="00162FFB">
        <w:trPr>
          <w:cantSplit/>
          <w:trHeight w:val="300"/>
        </w:trPr>
        <w:tc>
          <w:tcPr>
            <w:tcW w:w="770" w:type="dxa"/>
            <w:vAlign w:val="center"/>
          </w:tcPr>
          <w:p w14:paraId="62BE2F05" w14:textId="1108E72E" w:rsidR="003B4B94" w:rsidRDefault="003B4B94" w:rsidP="00454065">
            <w:pPr>
              <w:jc w:val="center"/>
              <w:rPr>
                <w:rFonts w:asciiTheme="minorHAnsi" w:hAnsiTheme="minorHAnsi"/>
                <w:sz w:val="18"/>
                <w:szCs w:val="18"/>
              </w:rPr>
            </w:pPr>
            <w:r>
              <w:rPr>
                <w:rFonts w:asciiTheme="minorHAnsi" w:hAnsiTheme="minorHAnsi"/>
                <w:sz w:val="18"/>
                <w:szCs w:val="18"/>
              </w:rPr>
              <w:t>01</w:t>
            </w:r>
          </w:p>
        </w:tc>
        <w:tc>
          <w:tcPr>
            <w:tcW w:w="770" w:type="dxa"/>
            <w:vAlign w:val="center"/>
          </w:tcPr>
          <w:p w14:paraId="351EB26D" w14:textId="74492FE3" w:rsidR="003B4B94" w:rsidRDefault="003B4B94" w:rsidP="00454065">
            <w:pPr>
              <w:jc w:val="center"/>
              <w:rPr>
                <w:rFonts w:asciiTheme="minorHAnsi" w:hAnsiTheme="minorHAnsi"/>
                <w:sz w:val="18"/>
                <w:szCs w:val="18"/>
              </w:rPr>
            </w:pPr>
            <w:r>
              <w:rPr>
                <w:rFonts w:asciiTheme="minorHAnsi" w:hAnsiTheme="minorHAnsi"/>
                <w:sz w:val="18"/>
                <w:szCs w:val="18"/>
              </w:rPr>
              <w:t>02</w:t>
            </w:r>
          </w:p>
        </w:tc>
        <w:tc>
          <w:tcPr>
            <w:tcW w:w="770" w:type="dxa"/>
            <w:vAlign w:val="center"/>
          </w:tcPr>
          <w:p w14:paraId="75AFD0BE" w14:textId="6D9514B1" w:rsidR="003B4B94" w:rsidRDefault="003B4B94" w:rsidP="00454065">
            <w:pPr>
              <w:jc w:val="center"/>
              <w:rPr>
                <w:rFonts w:asciiTheme="minorHAnsi" w:hAnsiTheme="minorHAnsi"/>
                <w:sz w:val="18"/>
                <w:szCs w:val="18"/>
              </w:rPr>
            </w:pPr>
            <w:r>
              <w:rPr>
                <w:rFonts w:asciiTheme="minorHAnsi" w:hAnsiTheme="minorHAnsi"/>
                <w:sz w:val="18"/>
                <w:szCs w:val="18"/>
              </w:rPr>
              <w:t>03</w:t>
            </w:r>
          </w:p>
        </w:tc>
        <w:tc>
          <w:tcPr>
            <w:tcW w:w="770" w:type="dxa"/>
            <w:vAlign w:val="center"/>
          </w:tcPr>
          <w:p w14:paraId="74E7FE5C" w14:textId="5FCDB534" w:rsidR="003B4B94" w:rsidRDefault="003B4B94" w:rsidP="00454065">
            <w:pPr>
              <w:jc w:val="center"/>
              <w:rPr>
                <w:rFonts w:asciiTheme="minorHAnsi" w:hAnsiTheme="minorHAnsi"/>
                <w:sz w:val="18"/>
                <w:szCs w:val="18"/>
              </w:rPr>
            </w:pPr>
            <w:r>
              <w:rPr>
                <w:rFonts w:asciiTheme="minorHAnsi" w:hAnsiTheme="minorHAnsi"/>
                <w:sz w:val="18"/>
                <w:szCs w:val="18"/>
              </w:rPr>
              <w:t>04</w:t>
            </w:r>
          </w:p>
        </w:tc>
        <w:tc>
          <w:tcPr>
            <w:tcW w:w="770" w:type="dxa"/>
            <w:vAlign w:val="center"/>
          </w:tcPr>
          <w:p w14:paraId="0315FAA6" w14:textId="25DE7BE6" w:rsidR="003B4B94" w:rsidRDefault="003B4B94" w:rsidP="00EB04B2">
            <w:pPr>
              <w:jc w:val="center"/>
              <w:rPr>
                <w:rFonts w:asciiTheme="minorHAnsi" w:hAnsiTheme="minorHAnsi"/>
                <w:sz w:val="18"/>
                <w:szCs w:val="18"/>
              </w:rPr>
            </w:pPr>
            <w:r>
              <w:rPr>
                <w:rFonts w:asciiTheme="minorHAnsi" w:hAnsiTheme="minorHAnsi"/>
                <w:sz w:val="18"/>
                <w:szCs w:val="18"/>
              </w:rPr>
              <w:t>05</w:t>
            </w:r>
          </w:p>
        </w:tc>
        <w:tc>
          <w:tcPr>
            <w:tcW w:w="770" w:type="dxa"/>
            <w:vAlign w:val="center"/>
          </w:tcPr>
          <w:p w14:paraId="7D3D6314" w14:textId="41A4D2D7" w:rsidR="003B4B94" w:rsidRDefault="003B4B94" w:rsidP="00284FB5">
            <w:pPr>
              <w:jc w:val="center"/>
              <w:rPr>
                <w:rFonts w:asciiTheme="minorHAnsi" w:hAnsiTheme="minorHAnsi"/>
                <w:sz w:val="18"/>
                <w:szCs w:val="18"/>
              </w:rPr>
            </w:pPr>
            <w:r>
              <w:rPr>
                <w:rFonts w:asciiTheme="minorHAnsi" w:hAnsiTheme="minorHAnsi"/>
                <w:sz w:val="18"/>
                <w:szCs w:val="18"/>
              </w:rPr>
              <w:t>06</w:t>
            </w:r>
          </w:p>
        </w:tc>
        <w:tc>
          <w:tcPr>
            <w:tcW w:w="770" w:type="dxa"/>
            <w:vAlign w:val="center"/>
          </w:tcPr>
          <w:p w14:paraId="370EFFFD" w14:textId="62965D71" w:rsidR="003B4B94" w:rsidRDefault="003B4B94">
            <w:pPr>
              <w:jc w:val="center"/>
              <w:rPr>
                <w:rFonts w:asciiTheme="minorHAnsi" w:hAnsiTheme="minorHAnsi"/>
                <w:sz w:val="18"/>
                <w:szCs w:val="18"/>
              </w:rPr>
            </w:pPr>
            <w:r>
              <w:rPr>
                <w:rFonts w:asciiTheme="minorHAnsi" w:hAnsiTheme="minorHAnsi"/>
                <w:sz w:val="18"/>
                <w:szCs w:val="18"/>
              </w:rPr>
              <w:t>07</w:t>
            </w:r>
          </w:p>
        </w:tc>
        <w:tc>
          <w:tcPr>
            <w:tcW w:w="770" w:type="dxa"/>
            <w:vAlign w:val="center"/>
          </w:tcPr>
          <w:p w14:paraId="557F51EB" w14:textId="5A7ED6DF" w:rsidR="003B4B94" w:rsidRDefault="003B4B94">
            <w:pPr>
              <w:jc w:val="center"/>
              <w:rPr>
                <w:rFonts w:asciiTheme="minorHAnsi" w:hAnsiTheme="minorHAnsi"/>
                <w:sz w:val="18"/>
                <w:szCs w:val="18"/>
              </w:rPr>
            </w:pPr>
            <w:r>
              <w:rPr>
                <w:rFonts w:asciiTheme="minorHAnsi" w:hAnsiTheme="minorHAnsi"/>
                <w:sz w:val="18"/>
                <w:szCs w:val="18"/>
              </w:rPr>
              <w:t>08</w:t>
            </w:r>
          </w:p>
        </w:tc>
        <w:tc>
          <w:tcPr>
            <w:tcW w:w="770" w:type="dxa"/>
            <w:vAlign w:val="center"/>
          </w:tcPr>
          <w:p w14:paraId="4A7C5B42" w14:textId="4CC948B8" w:rsidR="003B4B94" w:rsidRDefault="003B4B94">
            <w:pPr>
              <w:jc w:val="center"/>
              <w:rPr>
                <w:rFonts w:asciiTheme="minorHAnsi" w:hAnsiTheme="minorHAnsi"/>
                <w:sz w:val="18"/>
                <w:szCs w:val="18"/>
              </w:rPr>
            </w:pPr>
            <w:r>
              <w:rPr>
                <w:rFonts w:asciiTheme="minorHAnsi" w:hAnsiTheme="minorHAnsi"/>
                <w:sz w:val="18"/>
                <w:szCs w:val="18"/>
              </w:rPr>
              <w:t>09a</w:t>
            </w:r>
          </w:p>
        </w:tc>
        <w:tc>
          <w:tcPr>
            <w:tcW w:w="770" w:type="dxa"/>
            <w:vAlign w:val="center"/>
          </w:tcPr>
          <w:p w14:paraId="10768961" w14:textId="5BA455CC" w:rsidR="003B4B94" w:rsidRDefault="003B4B94">
            <w:pPr>
              <w:jc w:val="center"/>
              <w:rPr>
                <w:rFonts w:asciiTheme="minorHAnsi" w:hAnsiTheme="minorHAnsi"/>
                <w:sz w:val="18"/>
                <w:szCs w:val="18"/>
              </w:rPr>
            </w:pPr>
            <w:r>
              <w:rPr>
                <w:rFonts w:asciiTheme="minorHAnsi" w:hAnsiTheme="minorHAnsi"/>
                <w:sz w:val="18"/>
                <w:szCs w:val="18"/>
              </w:rPr>
              <w:t>09</w:t>
            </w:r>
          </w:p>
        </w:tc>
        <w:tc>
          <w:tcPr>
            <w:tcW w:w="770" w:type="dxa"/>
          </w:tcPr>
          <w:p w14:paraId="0465EDDC" w14:textId="4DBD6220" w:rsidR="003B4B94" w:rsidRDefault="003B4B94">
            <w:pPr>
              <w:jc w:val="center"/>
              <w:rPr>
                <w:rFonts w:asciiTheme="minorHAnsi" w:hAnsiTheme="minorHAnsi"/>
                <w:sz w:val="18"/>
                <w:szCs w:val="18"/>
              </w:rPr>
            </w:pPr>
            <w:r>
              <w:rPr>
                <w:rFonts w:asciiTheme="minorHAnsi" w:hAnsiTheme="minorHAnsi"/>
                <w:sz w:val="18"/>
                <w:szCs w:val="18"/>
              </w:rPr>
              <w:t>10a</w:t>
            </w:r>
          </w:p>
        </w:tc>
        <w:tc>
          <w:tcPr>
            <w:tcW w:w="770" w:type="dxa"/>
            <w:vAlign w:val="center"/>
          </w:tcPr>
          <w:p w14:paraId="2E80FC05" w14:textId="2E1F5E00" w:rsidR="003B4B94" w:rsidRDefault="003B4B94">
            <w:pPr>
              <w:jc w:val="center"/>
              <w:rPr>
                <w:rFonts w:asciiTheme="minorHAnsi" w:hAnsiTheme="minorHAnsi"/>
                <w:sz w:val="18"/>
                <w:szCs w:val="18"/>
              </w:rPr>
            </w:pPr>
            <w:r>
              <w:rPr>
                <w:rFonts w:asciiTheme="minorHAnsi" w:hAnsiTheme="minorHAnsi"/>
                <w:sz w:val="18"/>
                <w:szCs w:val="18"/>
              </w:rPr>
              <w:t>10</w:t>
            </w:r>
          </w:p>
        </w:tc>
        <w:tc>
          <w:tcPr>
            <w:tcW w:w="770" w:type="dxa"/>
            <w:vAlign w:val="center"/>
          </w:tcPr>
          <w:p w14:paraId="255124FC" w14:textId="0CFB646E" w:rsidR="003B4B94" w:rsidRDefault="003B4B94">
            <w:pPr>
              <w:jc w:val="center"/>
              <w:rPr>
                <w:rFonts w:asciiTheme="minorHAnsi" w:hAnsiTheme="minorHAnsi"/>
                <w:sz w:val="18"/>
                <w:szCs w:val="18"/>
              </w:rPr>
            </w:pPr>
            <w:r>
              <w:rPr>
                <w:rFonts w:asciiTheme="minorHAnsi" w:hAnsiTheme="minorHAnsi"/>
                <w:sz w:val="18"/>
                <w:szCs w:val="18"/>
              </w:rPr>
              <w:t>11</w:t>
            </w:r>
          </w:p>
        </w:tc>
        <w:tc>
          <w:tcPr>
            <w:tcW w:w="785" w:type="dxa"/>
            <w:vAlign w:val="center"/>
          </w:tcPr>
          <w:p w14:paraId="3857A3AC" w14:textId="713EE21C" w:rsidR="003B4B94" w:rsidRDefault="003B4B94">
            <w:pPr>
              <w:jc w:val="center"/>
              <w:rPr>
                <w:rFonts w:asciiTheme="minorHAnsi" w:hAnsiTheme="minorHAnsi"/>
                <w:sz w:val="18"/>
                <w:szCs w:val="18"/>
              </w:rPr>
            </w:pPr>
            <w:r>
              <w:rPr>
                <w:rFonts w:asciiTheme="minorHAnsi" w:hAnsiTheme="minorHAnsi"/>
                <w:sz w:val="18"/>
                <w:szCs w:val="18"/>
              </w:rPr>
              <w:t>12</w:t>
            </w:r>
          </w:p>
        </w:tc>
      </w:tr>
      <w:tr w:rsidR="003B4B94" w14:paraId="330A22C5" w14:textId="7C828832" w:rsidTr="00162FFB">
        <w:trPr>
          <w:cantSplit/>
          <w:trHeight w:val="1629"/>
        </w:trPr>
        <w:tc>
          <w:tcPr>
            <w:tcW w:w="770" w:type="dxa"/>
            <w:textDirection w:val="btLr"/>
            <w:vAlign w:val="center"/>
          </w:tcPr>
          <w:p w14:paraId="28ECE449" w14:textId="59341174" w:rsidR="003B4B94" w:rsidRDefault="003B4B94" w:rsidP="003707C5">
            <w:pPr>
              <w:ind w:left="113" w:right="113"/>
              <w:jc w:val="center"/>
              <w:rPr>
                <w:rFonts w:asciiTheme="minorHAnsi" w:hAnsiTheme="minorHAnsi"/>
                <w:sz w:val="18"/>
                <w:szCs w:val="18"/>
              </w:rPr>
            </w:pPr>
            <w:r>
              <w:rPr>
                <w:rFonts w:asciiTheme="minorHAnsi" w:hAnsiTheme="minorHAnsi"/>
                <w:sz w:val="18"/>
                <w:szCs w:val="18"/>
              </w:rPr>
              <w:t>System Name</w:t>
            </w:r>
          </w:p>
        </w:tc>
        <w:tc>
          <w:tcPr>
            <w:tcW w:w="770" w:type="dxa"/>
            <w:textDirection w:val="btLr"/>
            <w:vAlign w:val="center"/>
          </w:tcPr>
          <w:p w14:paraId="22FE8C3A" w14:textId="1340EC5A" w:rsidR="003B4B94" w:rsidRDefault="003B4B94" w:rsidP="003707C5">
            <w:pPr>
              <w:ind w:left="113" w:right="113"/>
              <w:jc w:val="center"/>
              <w:rPr>
                <w:rFonts w:asciiTheme="minorHAnsi" w:hAnsiTheme="minorHAnsi"/>
                <w:sz w:val="18"/>
                <w:szCs w:val="18"/>
              </w:rPr>
            </w:pPr>
            <w:r>
              <w:rPr>
                <w:rFonts w:asciiTheme="minorHAnsi" w:hAnsiTheme="minorHAnsi"/>
                <w:sz w:val="18"/>
                <w:szCs w:val="18"/>
              </w:rPr>
              <w:t>Manufacturer Name</w:t>
            </w:r>
          </w:p>
        </w:tc>
        <w:tc>
          <w:tcPr>
            <w:tcW w:w="770" w:type="dxa"/>
            <w:textDirection w:val="btLr"/>
            <w:vAlign w:val="center"/>
          </w:tcPr>
          <w:p w14:paraId="1A566065" w14:textId="6D468A3A" w:rsidR="003B4B94" w:rsidRDefault="003B4B94" w:rsidP="003707C5">
            <w:pPr>
              <w:ind w:left="113" w:right="113"/>
              <w:jc w:val="center"/>
              <w:rPr>
                <w:rFonts w:asciiTheme="minorHAnsi" w:hAnsiTheme="minorHAnsi"/>
                <w:sz w:val="18"/>
                <w:szCs w:val="18"/>
              </w:rPr>
            </w:pPr>
            <w:r>
              <w:rPr>
                <w:rFonts w:asciiTheme="minorHAnsi" w:hAnsiTheme="minorHAnsi"/>
                <w:sz w:val="18"/>
                <w:szCs w:val="18"/>
              </w:rPr>
              <w:t>System Type</w:t>
            </w:r>
          </w:p>
        </w:tc>
        <w:tc>
          <w:tcPr>
            <w:tcW w:w="770" w:type="dxa"/>
            <w:textDirection w:val="btLr"/>
            <w:vAlign w:val="center"/>
          </w:tcPr>
          <w:p w14:paraId="7EBCB590" w14:textId="73DF9096" w:rsidR="003B4B94" w:rsidRDefault="003B4B94" w:rsidP="003707C5">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0" w:type="dxa"/>
            <w:textDirection w:val="btLr"/>
            <w:vAlign w:val="center"/>
          </w:tcPr>
          <w:p w14:paraId="288E6254" w14:textId="187AAB15" w:rsidR="003B4B94" w:rsidRDefault="003B4B94" w:rsidP="003707C5">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0" w:type="dxa"/>
            <w:textDirection w:val="btLr"/>
            <w:vAlign w:val="center"/>
          </w:tcPr>
          <w:p w14:paraId="795F04A8" w14:textId="6AE5760B" w:rsidR="003B4B94" w:rsidRDefault="003B4B94" w:rsidP="003707C5">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0" w:type="dxa"/>
            <w:textDirection w:val="btLr"/>
            <w:vAlign w:val="center"/>
          </w:tcPr>
          <w:p w14:paraId="4D42A08F" w14:textId="5191F30F" w:rsidR="003B4B94" w:rsidRDefault="003B4B94" w:rsidP="003707C5">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0" w:type="dxa"/>
            <w:textDirection w:val="btLr"/>
            <w:vAlign w:val="center"/>
          </w:tcPr>
          <w:p w14:paraId="10166DC9" w14:textId="2ED3D012" w:rsidR="003B4B94" w:rsidRDefault="003B4B94" w:rsidP="003707C5">
            <w:pPr>
              <w:ind w:left="113" w:right="113"/>
              <w:jc w:val="center"/>
              <w:rPr>
                <w:rFonts w:asciiTheme="minorHAnsi" w:hAnsiTheme="minorHAnsi"/>
                <w:sz w:val="18"/>
                <w:szCs w:val="18"/>
              </w:rPr>
            </w:pPr>
            <w:r>
              <w:rPr>
                <w:rFonts w:asciiTheme="minorHAnsi" w:hAnsiTheme="minorHAnsi"/>
                <w:sz w:val="18"/>
                <w:szCs w:val="18"/>
              </w:rPr>
              <w:t>Operation Schedule</w:t>
            </w:r>
          </w:p>
        </w:tc>
        <w:tc>
          <w:tcPr>
            <w:tcW w:w="770" w:type="dxa"/>
            <w:textDirection w:val="btLr"/>
          </w:tcPr>
          <w:p w14:paraId="44A59590" w14:textId="2FCDF0A6" w:rsidR="003B4B94" w:rsidRDefault="003B4B94" w:rsidP="003707C5">
            <w:pPr>
              <w:ind w:left="113" w:right="113"/>
              <w:jc w:val="center"/>
              <w:rPr>
                <w:rFonts w:asciiTheme="minorHAnsi" w:hAnsiTheme="minorHAnsi"/>
                <w:sz w:val="18"/>
                <w:szCs w:val="18"/>
              </w:rPr>
            </w:pPr>
            <w:r>
              <w:rPr>
                <w:rFonts w:asciiTheme="minorHAnsi" w:hAnsiTheme="minorHAnsi"/>
                <w:sz w:val="18"/>
                <w:szCs w:val="18"/>
              </w:rPr>
              <w:t>Method of Compliance</w:t>
            </w:r>
          </w:p>
        </w:tc>
        <w:tc>
          <w:tcPr>
            <w:tcW w:w="770" w:type="dxa"/>
            <w:textDirection w:val="btLr"/>
            <w:vAlign w:val="center"/>
          </w:tcPr>
          <w:p w14:paraId="477E77B5" w14:textId="4ADA72F4" w:rsidR="003B4B94" w:rsidRDefault="003B4B94" w:rsidP="003707C5">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p>
        </w:tc>
        <w:tc>
          <w:tcPr>
            <w:tcW w:w="770" w:type="dxa"/>
            <w:textDirection w:val="btLr"/>
          </w:tcPr>
          <w:p w14:paraId="191FC5AB" w14:textId="6C104DD0" w:rsidR="003B4B94" w:rsidRDefault="00E32C4F" w:rsidP="003707C5">
            <w:pPr>
              <w:ind w:left="113" w:right="113"/>
              <w:jc w:val="center"/>
              <w:rPr>
                <w:rFonts w:asciiTheme="minorHAnsi" w:hAnsiTheme="minorHAnsi"/>
                <w:sz w:val="18"/>
                <w:szCs w:val="18"/>
              </w:rPr>
            </w:pPr>
            <w:r w:rsidRPr="00E32C4F">
              <w:rPr>
                <w:rFonts w:asciiTheme="minorHAnsi" w:hAnsiTheme="minorHAnsi"/>
                <w:sz w:val="18"/>
                <w:szCs w:val="18"/>
              </w:rPr>
              <w:t>Exception to Maximum Sound Rating</w:t>
            </w:r>
          </w:p>
        </w:tc>
        <w:tc>
          <w:tcPr>
            <w:tcW w:w="770" w:type="dxa"/>
            <w:textDirection w:val="btLr"/>
            <w:vAlign w:val="center"/>
          </w:tcPr>
          <w:p w14:paraId="6B854EFC" w14:textId="76B50222" w:rsidR="003B4B94" w:rsidRDefault="003B4B94" w:rsidP="003707C5">
            <w:pPr>
              <w:ind w:left="113" w:right="113"/>
              <w:jc w:val="center"/>
              <w:rPr>
                <w:rFonts w:asciiTheme="minorHAnsi" w:hAnsiTheme="minorHAnsi"/>
                <w:sz w:val="18"/>
                <w:szCs w:val="18"/>
              </w:rPr>
            </w:pPr>
            <w:r>
              <w:rPr>
                <w:rFonts w:asciiTheme="minorHAnsi" w:hAnsiTheme="minorHAnsi"/>
                <w:sz w:val="18"/>
                <w:szCs w:val="18"/>
              </w:rPr>
              <w:t>Maximum Sound Rating</w:t>
            </w:r>
          </w:p>
        </w:tc>
        <w:tc>
          <w:tcPr>
            <w:tcW w:w="770" w:type="dxa"/>
            <w:textDirection w:val="btLr"/>
            <w:vAlign w:val="center"/>
          </w:tcPr>
          <w:p w14:paraId="59C343BA" w14:textId="37A0B587" w:rsidR="003B4B94" w:rsidRDefault="003B4B94" w:rsidP="003707C5">
            <w:pPr>
              <w:ind w:left="113" w:right="113"/>
              <w:jc w:val="center"/>
              <w:rPr>
                <w:rFonts w:asciiTheme="minorHAnsi" w:hAnsiTheme="minorHAnsi"/>
                <w:sz w:val="18"/>
                <w:szCs w:val="18"/>
              </w:rPr>
            </w:pPr>
            <w:r>
              <w:rPr>
                <w:rFonts w:asciiTheme="minorHAnsi" w:hAnsiTheme="minorHAnsi"/>
                <w:sz w:val="18"/>
                <w:szCs w:val="18"/>
              </w:rPr>
              <w:t>Compliance Statement for Airflow</w:t>
            </w:r>
          </w:p>
        </w:tc>
        <w:tc>
          <w:tcPr>
            <w:tcW w:w="785" w:type="dxa"/>
            <w:textDirection w:val="btLr"/>
          </w:tcPr>
          <w:p w14:paraId="36AFF175" w14:textId="50B3A904" w:rsidR="003B4B94" w:rsidRDefault="003B4B94" w:rsidP="003707C5">
            <w:pPr>
              <w:ind w:left="113" w:right="113"/>
              <w:jc w:val="center"/>
              <w:rPr>
                <w:rFonts w:asciiTheme="minorHAnsi" w:hAnsiTheme="minorHAnsi"/>
                <w:sz w:val="18"/>
                <w:szCs w:val="18"/>
              </w:rPr>
            </w:pPr>
            <w:r>
              <w:rPr>
                <w:rFonts w:asciiTheme="minorHAnsi" w:hAnsiTheme="minorHAnsi"/>
                <w:sz w:val="18"/>
                <w:szCs w:val="18"/>
              </w:rPr>
              <w:t>Compliance Statement for Sound</w:t>
            </w:r>
          </w:p>
        </w:tc>
      </w:tr>
      <w:tr w:rsidR="003B4B94" w14:paraId="1F56676E" w14:textId="7174F355" w:rsidTr="00162FFB">
        <w:trPr>
          <w:trHeight w:val="5831"/>
        </w:trPr>
        <w:tc>
          <w:tcPr>
            <w:tcW w:w="770" w:type="dxa"/>
          </w:tcPr>
          <w:p w14:paraId="26E49E22" w14:textId="048BA7C6" w:rsidR="003B4B94" w:rsidRDefault="003B4B94" w:rsidP="004B6E84">
            <w:pPr>
              <w:rPr>
                <w:rFonts w:asciiTheme="minorHAnsi" w:hAnsiTheme="minorHAnsi"/>
                <w:sz w:val="18"/>
                <w:szCs w:val="18"/>
              </w:rPr>
            </w:pPr>
            <w:r>
              <w:rPr>
                <w:rFonts w:asciiTheme="minorHAnsi" w:hAnsiTheme="minorHAnsi"/>
                <w:sz w:val="18"/>
                <w:szCs w:val="18"/>
              </w:rPr>
              <w:lastRenderedPageBreak/>
              <w:t>&lt;&lt;User Entered Value up to 50 characters&gt;&gt;</w:t>
            </w:r>
          </w:p>
        </w:tc>
        <w:tc>
          <w:tcPr>
            <w:tcW w:w="770" w:type="dxa"/>
          </w:tcPr>
          <w:p w14:paraId="2B934B87" w14:textId="35A2BD37" w:rsidR="003B4B94" w:rsidRDefault="003B4B94" w:rsidP="004B6E84">
            <w:pPr>
              <w:rPr>
                <w:rFonts w:asciiTheme="minorHAnsi" w:hAnsiTheme="minorHAnsi"/>
                <w:sz w:val="18"/>
                <w:szCs w:val="18"/>
              </w:rPr>
            </w:pPr>
            <w:r>
              <w:rPr>
                <w:rFonts w:asciiTheme="minorHAnsi" w:hAnsiTheme="minorHAnsi"/>
                <w:sz w:val="18"/>
                <w:szCs w:val="18"/>
              </w:rPr>
              <w:t>&lt;&lt;User Entered Value up to 50 characters&gt;&gt;</w:t>
            </w:r>
          </w:p>
        </w:tc>
        <w:tc>
          <w:tcPr>
            <w:tcW w:w="770" w:type="dxa"/>
          </w:tcPr>
          <w:p w14:paraId="4CC55754" w14:textId="53C9337A" w:rsidR="003B4B94" w:rsidRDefault="003B4B94" w:rsidP="004B6E84">
            <w:pPr>
              <w:rPr>
                <w:rFonts w:asciiTheme="minorHAnsi" w:hAnsiTheme="minorHAnsi"/>
                <w:sz w:val="18"/>
                <w:szCs w:val="18"/>
              </w:rPr>
            </w:pPr>
            <w:r>
              <w:rPr>
                <w:rFonts w:asciiTheme="minorHAnsi" w:hAnsiTheme="minorHAnsi"/>
                <w:sz w:val="18"/>
                <w:szCs w:val="18"/>
              </w:rPr>
              <w:t>&lt;&lt;User Entered Value; Selections = (Vented Range Hood, Downdraft, Other)&gt;&gt;</w:t>
            </w:r>
          </w:p>
        </w:tc>
        <w:tc>
          <w:tcPr>
            <w:tcW w:w="770" w:type="dxa"/>
          </w:tcPr>
          <w:p w14:paraId="49B410D3" w14:textId="71AB1F99" w:rsidR="003B4B94" w:rsidRDefault="003B4B94" w:rsidP="004B6E84">
            <w:pPr>
              <w:rPr>
                <w:rFonts w:asciiTheme="minorHAnsi" w:hAnsiTheme="minorHAnsi"/>
                <w:sz w:val="18"/>
                <w:szCs w:val="18"/>
              </w:rPr>
            </w:pPr>
            <w:r>
              <w:rPr>
                <w:rFonts w:asciiTheme="minorHAnsi" w:hAnsiTheme="minorHAnsi"/>
                <w:sz w:val="18"/>
                <w:szCs w:val="18"/>
              </w:rPr>
              <w:t>&lt;&lt;User Entered Value up to 50 characters&gt;&gt;</w:t>
            </w:r>
          </w:p>
        </w:tc>
        <w:tc>
          <w:tcPr>
            <w:tcW w:w="770" w:type="dxa"/>
          </w:tcPr>
          <w:p w14:paraId="1BF64A4B" w14:textId="672655DF" w:rsidR="003B4B94" w:rsidRDefault="003B4B94" w:rsidP="002E47B0">
            <w:pPr>
              <w:rPr>
                <w:rFonts w:asciiTheme="minorHAnsi" w:hAnsiTheme="minorHAnsi"/>
                <w:sz w:val="18"/>
                <w:szCs w:val="18"/>
              </w:rPr>
            </w:pPr>
            <w:r>
              <w:rPr>
                <w:rFonts w:asciiTheme="minorHAnsi" w:hAnsiTheme="minorHAnsi"/>
                <w:sz w:val="18"/>
                <w:szCs w:val="18"/>
              </w:rPr>
              <w:t>&lt;&lt;User Entered Value; (XXXX.XX)&gt;&gt;</w:t>
            </w:r>
          </w:p>
        </w:tc>
        <w:tc>
          <w:tcPr>
            <w:tcW w:w="770" w:type="dxa"/>
          </w:tcPr>
          <w:p w14:paraId="528CD857" w14:textId="201A4B3E" w:rsidR="003B4B94" w:rsidRDefault="003B4B94" w:rsidP="004B6E84">
            <w:pPr>
              <w:rPr>
                <w:rFonts w:asciiTheme="minorHAnsi" w:hAnsiTheme="minorHAnsi"/>
                <w:sz w:val="18"/>
                <w:szCs w:val="18"/>
              </w:rPr>
            </w:pPr>
            <w:r>
              <w:rPr>
                <w:rFonts w:asciiTheme="minorHAnsi" w:hAnsiTheme="minorHAnsi"/>
                <w:sz w:val="18"/>
                <w:szCs w:val="18"/>
              </w:rPr>
              <w:t>&lt;&lt;User Entered Value; (XX.XX)&gt;&gt;</w:t>
            </w:r>
          </w:p>
        </w:tc>
        <w:tc>
          <w:tcPr>
            <w:tcW w:w="770" w:type="dxa"/>
          </w:tcPr>
          <w:p w14:paraId="4D3FEA2D" w14:textId="11074A2D" w:rsidR="003B4B94" w:rsidRDefault="003B4B94" w:rsidP="00DE3DC8">
            <w:pPr>
              <w:keepNext/>
              <w:rPr>
                <w:rFonts w:asciiTheme="minorHAnsi" w:hAnsiTheme="minorHAnsi"/>
                <w:sz w:val="18"/>
                <w:szCs w:val="18"/>
              </w:rPr>
            </w:pPr>
            <w:r>
              <w:rPr>
                <w:rFonts w:asciiTheme="minorHAnsi" w:hAnsiTheme="minorHAnsi"/>
                <w:sz w:val="18"/>
                <w:szCs w:val="18"/>
              </w:rPr>
              <w:t xml:space="preserve">&lt;&lt;Defaults to B05 </w:t>
            </w:r>
          </w:p>
          <w:p w14:paraId="00546B2F" w14:textId="4C51C0D2" w:rsidR="003B4B94" w:rsidRDefault="003B4B94">
            <w:pPr>
              <w:rPr>
                <w:rFonts w:asciiTheme="minorHAnsi" w:hAnsiTheme="minorHAnsi"/>
                <w:sz w:val="18"/>
                <w:szCs w:val="18"/>
              </w:rPr>
            </w:pPr>
            <w:r>
              <w:rPr>
                <w:rFonts w:asciiTheme="minorHAnsi" w:hAnsiTheme="minorHAnsi"/>
                <w:sz w:val="18"/>
                <w:szCs w:val="18"/>
              </w:rPr>
              <w:t>otherwise, User Entered Value; (XXXX.XX); Not to exceed B05 (rated airflow)&gt;&gt;</w:t>
            </w:r>
          </w:p>
        </w:tc>
        <w:tc>
          <w:tcPr>
            <w:tcW w:w="770" w:type="dxa"/>
          </w:tcPr>
          <w:p w14:paraId="41A09AED" w14:textId="5130C24F" w:rsidR="003B4B94" w:rsidRDefault="003B4B94" w:rsidP="004B6E84">
            <w:pPr>
              <w:rPr>
                <w:rFonts w:asciiTheme="minorHAnsi" w:hAnsiTheme="minorHAnsi"/>
                <w:sz w:val="18"/>
                <w:szCs w:val="18"/>
              </w:rPr>
            </w:pPr>
            <w:r>
              <w:rPr>
                <w:rFonts w:asciiTheme="minorHAnsi" w:hAnsiTheme="minorHAnsi"/>
                <w:sz w:val="18"/>
                <w:szCs w:val="18"/>
              </w:rPr>
              <w:t>&lt;&lt;User Entry; Selections = (Demand Control, Continuous)&gt;&gt;</w:t>
            </w:r>
          </w:p>
        </w:tc>
        <w:tc>
          <w:tcPr>
            <w:tcW w:w="770" w:type="dxa"/>
          </w:tcPr>
          <w:p w14:paraId="496B289D" w14:textId="56019B83" w:rsidR="003B4B94" w:rsidRDefault="003B4B94" w:rsidP="00DE3DC8">
            <w:pPr>
              <w:keepNext/>
              <w:rPr>
                <w:rFonts w:asciiTheme="minorHAnsi" w:hAnsiTheme="minorHAnsi"/>
                <w:sz w:val="18"/>
                <w:szCs w:val="18"/>
              </w:rPr>
            </w:pPr>
            <w:r>
              <w:rPr>
                <w:rFonts w:asciiTheme="minorHAnsi" w:hAnsiTheme="minorHAnsi"/>
                <w:sz w:val="18"/>
                <w:szCs w:val="18"/>
              </w:rPr>
              <w:t>&lt;&lt;If B08=Continuous, then report N/A;</w:t>
            </w:r>
          </w:p>
          <w:p w14:paraId="4DC6C2A1" w14:textId="77777777" w:rsidR="003B4B94" w:rsidRDefault="003B4B94" w:rsidP="00DE3DC8">
            <w:pPr>
              <w:keepNext/>
              <w:rPr>
                <w:rFonts w:asciiTheme="minorHAnsi" w:hAnsiTheme="minorHAnsi"/>
                <w:sz w:val="18"/>
                <w:szCs w:val="18"/>
              </w:rPr>
            </w:pPr>
          </w:p>
          <w:p w14:paraId="751BC1F5" w14:textId="77777777" w:rsidR="003B4B94" w:rsidRDefault="003B4B94" w:rsidP="00DE3DC8">
            <w:pPr>
              <w:keepNext/>
              <w:rPr>
                <w:rFonts w:asciiTheme="minorHAnsi" w:hAnsiTheme="minorHAnsi"/>
                <w:sz w:val="18"/>
                <w:szCs w:val="18"/>
              </w:rPr>
            </w:pPr>
            <w:r>
              <w:rPr>
                <w:rFonts w:asciiTheme="minorHAnsi" w:hAnsiTheme="minorHAnsi"/>
                <w:sz w:val="18"/>
                <w:szCs w:val="18"/>
              </w:rPr>
              <w:t>Else user select from list: *Airflow; or</w:t>
            </w:r>
          </w:p>
          <w:p w14:paraId="01EEA4A3" w14:textId="340CA287" w:rsidR="003B4B94" w:rsidRDefault="003B4B94" w:rsidP="00DE3DC8">
            <w:pPr>
              <w:keepNext/>
              <w:rPr>
                <w:rFonts w:asciiTheme="minorHAnsi" w:hAnsiTheme="minorHAnsi"/>
                <w:sz w:val="18"/>
                <w:szCs w:val="18"/>
              </w:rPr>
            </w:pPr>
            <w:r>
              <w:rPr>
                <w:rFonts w:asciiTheme="minorHAnsi" w:hAnsiTheme="minorHAnsi"/>
                <w:sz w:val="18"/>
                <w:szCs w:val="18"/>
              </w:rPr>
              <w:t>*Capture Efficiency&gt;&gt;</w:t>
            </w:r>
          </w:p>
        </w:tc>
        <w:tc>
          <w:tcPr>
            <w:tcW w:w="770" w:type="dxa"/>
          </w:tcPr>
          <w:p w14:paraId="49D10A14" w14:textId="3978C99E" w:rsidR="003B4B94" w:rsidRDefault="003B4B94" w:rsidP="00FD6CA3">
            <w:pPr>
              <w:keepNext/>
              <w:rPr>
                <w:rFonts w:asciiTheme="minorHAnsi" w:hAnsiTheme="minorHAnsi"/>
                <w:sz w:val="18"/>
                <w:szCs w:val="18"/>
              </w:rPr>
            </w:pPr>
            <w:r>
              <w:rPr>
                <w:rFonts w:asciiTheme="minorHAnsi" w:hAnsiTheme="minorHAnsi"/>
                <w:sz w:val="18"/>
                <w:szCs w:val="18"/>
              </w:rPr>
              <w:t xml:space="preserve">&lt;&lt;if B09a = Capture Efficiency, then result = “NA – See Table </w:t>
            </w:r>
            <w:r w:rsidR="00902B3B">
              <w:rPr>
                <w:rFonts w:asciiTheme="minorHAnsi" w:hAnsiTheme="minorHAnsi"/>
                <w:sz w:val="18"/>
                <w:szCs w:val="18"/>
              </w:rPr>
              <w:t>C2</w:t>
            </w:r>
            <w:r>
              <w:rPr>
                <w:rFonts w:asciiTheme="minorHAnsi" w:hAnsiTheme="minorHAnsi"/>
                <w:sz w:val="18"/>
                <w:szCs w:val="18"/>
              </w:rPr>
              <w:t xml:space="preserve">.”; </w:t>
            </w:r>
          </w:p>
          <w:p w14:paraId="737C7256" w14:textId="34510AD9" w:rsidR="003B4B94" w:rsidRDefault="003B4B94" w:rsidP="00FD6CA3">
            <w:pPr>
              <w:keepNext/>
              <w:rPr>
                <w:rFonts w:asciiTheme="minorHAnsi" w:hAnsiTheme="minorHAnsi"/>
                <w:sz w:val="18"/>
                <w:szCs w:val="18"/>
              </w:rPr>
            </w:pPr>
            <w:r>
              <w:rPr>
                <w:rFonts w:asciiTheme="minorHAnsi" w:hAnsiTheme="minorHAnsi"/>
                <w:sz w:val="18"/>
                <w:szCs w:val="18"/>
              </w:rPr>
              <w:t>Elseif B09a = Airflow, then calculate the following as default:</w:t>
            </w:r>
          </w:p>
          <w:p w14:paraId="083B3B9E" w14:textId="06CF94BD" w:rsidR="003B4B94" w:rsidRDefault="003B4B94" w:rsidP="00FD6CA3">
            <w:pPr>
              <w:keepNext/>
              <w:rPr>
                <w:rFonts w:asciiTheme="minorHAnsi" w:hAnsiTheme="minorHAnsi"/>
                <w:sz w:val="18"/>
                <w:szCs w:val="18"/>
              </w:rPr>
            </w:pPr>
            <w:r>
              <w:rPr>
                <w:rFonts w:asciiTheme="minorHAnsi" w:hAnsiTheme="minorHAnsi"/>
                <w:sz w:val="18"/>
                <w:szCs w:val="18"/>
              </w:rPr>
              <w:t>If the following three conditions are met: (1) B08=Demand Control, (2) B03=Vent Range Hood, and (3) A08=Electric, AND</w:t>
            </w:r>
          </w:p>
          <w:p w14:paraId="636ABEF0" w14:textId="77777777" w:rsidR="003B4B94" w:rsidRDefault="003B4B94" w:rsidP="00FD6CA3">
            <w:pPr>
              <w:keepNext/>
              <w:rPr>
                <w:rFonts w:asciiTheme="minorHAnsi" w:hAnsiTheme="minorHAnsi"/>
                <w:sz w:val="18"/>
                <w:szCs w:val="18"/>
              </w:rPr>
            </w:pPr>
            <w:r>
              <w:rPr>
                <w:rFonts w:asciiTheme="minorHAnsi" w:hAnsiTheme="minorHAnsi"/>
                <w:sz w:val="18"/>
                <w:szCs w:val="18"/>
              </w:rPr>
              <w:t>If A07 &gt; 1500, then result = 110;</w:t>
            </w:r>
          </w:p>
          <w:p w14:paraId="112BF347" w14:textId="77777777" w:rsidR="003B4B94" w:rsidRDefault="003B4B94" w:rsidP="00FD6CA3">
            <w:pPr>
              <w:keepNext/>
              <w:rPr>
                <w:rFonts w:asciiTheme="minorHAnsi" w:hAnsiTheme="minorHAnsi"/>
                <w:sz w:val="18"/>
                <w:szCs w:val="18"/>
              </w:rPr>
            </w:pPr>
            <w:r>
              <w:rPr>
                <w:rFonts w:asciiTheme="minorHAnsi" w:hAnsiTheme="minorHAnsi"/>
                <w:sz w:val="18"/>
                <w:szCs w:val="18"/>
              </w:rPr>
              <w:t>Elseif A07 = 1,000-1,500, then result = 110;</w:t>
            </w:r>
          </w:p>
          <w:p w14:paraId="5E20A875" w14:textId="77777777" w:rsidR="003B4B94" w:rsidRDefault="003B4B94" w:rsidP="00FD6CA3">
            <w:pPr>
              <w:keepNext/>
              <w:rPr>
                <w:rFonts w:asciiTheme="minorHAnsi" w:hAnsiTheme="minorHAnsi"/>
                <w:sz w:val="18"/>
                <w:szCs w:val="18"/>
              </w:rPr>
            </w:pPr>
            <w:r>
              <w:rPr>
                <w:rFonts w:asciiTheme="minorHAnsi" w:hAnsiTheme="minorHAnsi"/>
                <w:sz w:val="18"/>
                <w:szCs w:val="18"/>
              </w:rPr>
              <w:t xml:space="preserve">Elseif A07 = 750-1,000, then result = 130; </w:t>
            </w:r>
            <w:r>
              <w:rPr>
                <w:rFonts w:asciiTheme="minorHAnsi" w:hAnsiTheme="minorHAnsi"/>
                <w:sz w:val="18"/>
                <w:szCs w:val="18"/>
              </w:rPr>
              <w:lastRenderedPageBreak/>
              <w:t>ElseifA07 = &lt; 750, then result = 160; End if;</w:t>
            </w:r>
          </w:p>
          <w:p w14:paraId="25EB7D27" w14:textId="77777777" w:rsidR="003B4B94" w:rsidRDefault="003B4B94" w:rsidP="00FD6CA3">
            <w:pPr>
              <w:keepNext/>
              <w:rPr>
                <w:rFonts w:asciiTheme="minorHAnsi" w:hAnsiTheme="minorHAnsi"/>
                <w:sz w:val="18"/>
                <w:szCs w:val="18"/>
              </w:rPr>
            </w:pPr>
          </w:p>
          <w:p w14:paraId="562D032E" w14:textId="08A9E61C" w:rsidR="003B4B94" w:rsidRDefault="003B4B94" w:rsidP="00FD6CA3">
            <w:pPr>
              <w:keepNext/>
              <w:rPr>
                <w:rFonts w:asciiTheme="minorHAnsi" w:hAnsiTheme="minorHAnsi"/>
                <w:sz w:val="18"/>
                <w:szCs w:val="18"/>
              </w:rPr>
            </w:pPr>
            <w:r>
              <w:rPr>
                <w:rFonts w:asciiTheme="minorHAnsi" w:hAnsiTheme="minorHAnsi"/>
                <w:sz w:val="18"/>
                <w:szCs w:val="18"/>
              </w:rPr>
              <w:t>Elseif the following three conditions are met: (1) B08=Demand Control, (2) B03=Vent Range Hood, and (3) A08 = Natural Gas, AND</w:t>
            </w:r>
          </w:p>
          <w:p w14:paraId="17DFD687" w14:textId="77777777" w:rsidR="003B4B94" w:rsidRDefault="003B4B94" w:rsidP="00FD6CA3">
            <w:pPr>
              <w:keepNext/>
              <w:rPr>
                <w:rFonts w:asciiTheme="minorHAnsi" w:hAnsiTheme="minorHAnsi"/>
                <w:sz w:val="18"/>
                <w:szCs w:val="18"/>
              </w:rPr>
            </w:pPr>
            <w:r>
              <w:rPr>
                <w:rFonts w:asciiTheme="minorHAnsi" w:hAnsiTheme="minorHAnsi"/>
                <w:sz w:val="18"/>
                <w:szCs w:val="18"/>
              </w:rPr>
              <w:t>If A07 &gt; 1,500, then result = 180;</w:t>
            </w:r>
          </w:p>
          <w:p w14:paraId="0135B238" w14:textId="77777777" w:rsidR="003B4B94" w:rsidRDefault="003B4B94" w:rsidP="00FD6CA3">
            <w:pPr>
              <w:keepNext/>
              <w:rPr>
                <w:rFonts w:asciiTheme="minorHAnsi" w:hAnsiTheme="minorHAnsi"/>
                <w:sz w:val="18"/>
                <w:szCs w:val="18"/>
              </w:rPr>
            </w:pPr>
            <w:r>
              <w:rPr>
                <w:rFonts w:asciiTheme="minorHAnsi" w:hAnsiTheme="minorHAnsi"/>
                <w:sz w:val="18"/>
                <w:szCs w:val="18"/>
              </w:rPr>
              <w:t>Elseif A07=1,000-1,500, then result = 250;</w:t>
            </w:r>
          </w:p>
          <w:p w14:paraId="0402B22A" w14:textId="0C7FEA89" w:rsidR="003B4B94" w:rsidRDefault="003B4B94" w:rsidP="00FD6CA3">
            <w:pPr>
              <w:keepNext/>
              <w:rPr>
                <w:rFonts w:asciiTheme="minorHAnsi" w:hAnsiTheme="minorHAnsi"/>
                <w:sz w:val="18"/>
                <w:szCs w:val="18"/>
              </w:rPr>
            </w:pPr>
            <w:r>
              <w:rPr>
                <w:rFonts w:asciiTheme="minorHAnsi" w:hAnsiTheme="minorHAnsi"/>
                <w:sz w:val="18"/>
                <w:szCs w:val="18"/>
              </w:rPr>
              <w:t xml:space="preserve">Elseif A07 = 750-1,000, then result = 280; </w:t>
            </w:r>
            <w:ins w:id="16" w:author="Alhabibi, Haider@Energy" w:date="2022-06-21T12:51:00Z">
              <w:r w:rsidR="00770A8D" w:rsidRPr="00770A8D">
                <w:rPr>
                  <w:rFonts w:asciiTheme="minorHAnsi" w:hAnsiTheme="minorHAnsi"/>
                  <w:i/>
                  <w:iCs/>
                  <w:sz w:val="18"/>
                  <w:szCs w:val="18"/>
                </w:rPr>
                <w:t xml:space="preserve">Elseif A07 = &lt;750, then result = 280; </w:t>
              </w:r>
            </w:ins>
            <w:r>
              <w:rPr>
                <w:rFonts w:asciiTheme="minorHAnsi" w:hAnsiTheme="minorHAnsi"/>
                <w:sz w:val="18"/>
                <w:szCs w:val="18"/>
              </w:rPr>
              <w:t>End if;</w:t>
            </w:r>
          </w:p>
          <w:p w14:paraId="7679A1FD" w14:textId="77777777" w:rsidR="003B4B94" w:rsidRDefault="003B4B94" w:rsidP="00FD6CA3">
            <w:pPr>
              <w:keepNext/>
              <w:rPr>
                <w:rFonts w:asciiTheme="minorHAnsi" w:hAnsiTheme="minorHAnsi"/>
                <w:sz w:val="18"/>
                <w:szCs w:val="18"/>
              </w:rPr>
            </w:pPr>
          </w:p>
          <w:p w14:paraId="33485D1B" w14:textId="476E7886" w:rsidR="003B4B94" w:rsidRDefault="003B4B94" w:rsidP="00FD6CA3">
            <w:pPr>
              <w:keepNext/>
              <w:rPr>
                <w:rFonts w:asciiTheme="minorHAnsi" w:hAnsiTheme="minorHAnsi"/>
                <w:sz w:val="18"/>
                <w:szCs w:val="18"/>
              </w:rPr>
            </w:pPr>
            <w:r>
              <w:rPr>
                <w:rFonts w:asciiTheme="minorHAnsi" w:hAnsiTheme="minorHAnsi"/>
                <w:sz w:val="18"/>
                <w:szCs w:val="18"/>
              </w:rPr>
              <w:t>Elseif the followi</w:t>
            </w:r>
            <w:r>
              <w:rPr>
                <w:rFonts w:asciiTheme="minorHAnsi" w:hAnsiTheme="minorHAnsi"/>
                <w:sz w:val="18"/>
                <w:szCs w:val="18"/>
              </w:rPr>
              <w:lastRenderedPageBreak/>
              <w:t>ng three conditions are met: (1) B08=Demand Control, (2) A06 = Enclosed, and B03 = Other or Downdraft, then result is the lesser of 300 cfm or (5*(A05/60));</w:t>
            </w:r>
          </w:p>
          <w:p w14:paraId="7A28A880" w14:textId="77777777" w:rsidR="003B4B94" w:rsidRDefault="003B4B94" w:rsidP="00FD6CA3">
            <w:pPr>
              <w:keepNext/>
              <w:rPr>
                <w:rFonts w:asciiTheme="minorHAnsi" w:hAnsiTheme="minorHAnsi"/>
                <w:sz w:val="18"/>
                <w:szCs w:val="18"/>
              </w:rPr>
            </w:pPr>
          </w:p>
          <w:p w14:paraId="04D53296" w14:textId="23D021D8" w:rsidR="003B4B94" w:rsidRDefault="003B4B94" w:rsidP="00FD6CA3">
            <w:pPr>
              <w:keepNext/>
              <w:rPr>
                <w:rFonts w:asciiTheme="minorHAnsi" w:hAnsiTheme="minorHAnsi"/>
                <w:sz w:val="18"/>
                <w:szCs w:val="18"/>
              </w:rPr>
            </w:pPr>
            <w:r>
              <w:rPr>
                <w:rFonts w:asciiTheme="minorHAnsi" w:hAnsiTheme="minorHAnsi"/>
                <w:sz w:val="18"/>
                <w:szCs w:val="18"/>
              </w:rPr>
              <w:t>Elseif the following three conditions are met: (1) B08=Demand Control, (2) A06 = Nonenclosed, and (3) B03 = Other or Downdraft, then result = 300;</w:t>
            </w:r>
          </w:p>
          <w:p w14:paraId="0202502E" w14:textId="77777777" w:rsidR="003B4B94" w:rsidRDefault="003B4B94" w:rsidP="00FD6CA3">
            <w:pPr>
              <w:keepNext/>
              <w:rPr>
                <w:rFonts w:asciiTheme="minorHAnsi" w:hAnsiTheme="minorHAnsi"/>
                <w:sz w:val="18"/>
                <w:szCs w:val="18"/>
              </w:rPr>
            </w:pPr>
          </w:p>
          <w:p w14:paraId="2DCAA438" w14:textId="69DB771B" w:rsidR="003B4B94" w:rsidRDefault="003B4B94" w:rsidP="00FD6CA3">
            <w:pPr>
              <w:keepNext/>
              <w:rPr>
                <w:rFonts w:asciiTheme="minorHAnsi" w:hAnsiTheme="minorHAnsi"/>
                <w:sz w:val="18"/>
                <w:szCs w:val="18"/>
              </w:rPr>
            </w:pPr>
            <w:r>
              <w:rPr>
                <w:rFonts w:asciiTheme="minorHAnsi" w:hAnsiTheme="minorHAnsi"/>
                <w:sz w:val="18"/>
                <w:szCs w:val="18"/>
              </w:rPr>
              <w:t xml:space="preserve">Else result = “N/A – See Table </w:t>
            </w:r>
            <w:r w:rsidR="006E22CA">
              <w:rPr>
                <w:rFonts w:asciiTheme="minorHAnsi" w:hAnsiTheme="minorHAnsi"/>
                <w:sz w:val="18"/>
                <w:szCs w:val="18"/>
              </w:rPr>
              <w:t>C</w:t>
            </w:r>
            <w:r>
              <w:rPr>
                <w:rFonts w:asciiTheme="minorHAnsi" w:hAnsiTheme="minorHAnsi"/>
                <w:sz w:val="18"/>
                <w:szCs w:val="18"/>
              </w:rPr>
              <w:t>.”</w:t>
            </w:r>
          </w:p>
          <w:p w14:paraId="4964606C" w14:textId="77777777" w:rsidR="003B4B94" w:rsidRDefault="003B4B94" w:rsidP="004B6E84">
            <w:pPr>
              <w:rPr>
                <w:rFonts w:asciiTheme="minorHAnsi" w:hAnsiTheme="minorHAnsi"/>
                <w:sz w:val="18"/>
                <w:szCs w:val="18"/>
              </w:rPr>
            </w:pPr>
          </w:p>
        </w:tc>
        <w:tc>
          <w:tcPr>
            <w:tcW w:w="770" w:type="dxa"/>
          </w:tcPr>
          <w:p w14:paraId="4B692A91" w14:textId="77777777" w:rsidR="009A3A53" w:rsidRPr="009A3A53" w:rsidRDefault="009A3A53" w:rsidP="009A3A53">
            <w:pPr>
              <w:keepNext/>
              <w:rPr>
                <w:rFonts w:asciiTheme="minorHAnsi" w:hAnsiTheme="minorHAnsi"/>
                <w:sz w:val="18"/>
                <w:szCs w:val="18"/>
              </w:rPr>
            </w:pPr>
            <w:r w:rsidRPr="009A3A53">
              <w:rPr>
                <w:rFonts w:asciiTheme="minorHAnsi" w:hAnsiTheme="minorHAnsi"/>
                <w:sz w:val="18"/>
                <w:szCs w:val="18"/>
              </w:rPr>
              <w:lastRenderedPageBreak/>
              <w:t xml:space="preserve">&lt;&lt;default value = No Exception, but allow user to override and select: </w:t>
            </w:r>
          </w:p>
          <w:p w14:paraId="6907B31A" w14:textId="1C92CDC0" w:rsidR="003B4B94" w:rsidRPr="003255BF" w:rsidRDefault="009A3A53" w:rsidP="009A3A53">
            <w:pPr>
              <w:keepNext/>
              <w:rPr>
                <w:rFonts w:asciiTheme="minorHAnsi" w:hAnsiTheme="minorHAnsi"/>
                <w:sz w:val="18"/>
                <w:szCs w:val="18"/>
              </w:rPr>
            </w:pPr>
            <w:r w:rsidRPr="009A3A53">
              <w:rPr>
                <w:rFonts w:asciiTheme="minorHAnsi" w:hAnsiTheme="minorHAnsi"/>
                <w:sz w:val="18"/>
                <w:szCs w:val="18"/>
              </w:rPr>
              <w:t>*Remote mounted fan with min. 4-ft of duct between fan and intake grille&gt;&gt;</w:t>
            </w:r>
          </w:p>
        </w:tc>
        <w:tc>
          <w:tcPr>
            <w:tcW w:w="770" w:type="dxa"/>
          </w:tcPr>
          <w:p w14:paraId="51E85779" w14:textId="5A8FB8E3" w:rsidR="003B4B94" w:rsidRDefault="003B4B94" w:rsidP="00DE3DC8">
            <w:pPr>
              <w:keepNext/>
              <w:rPr>
                <w:rFonts w:asciiTheme="minorHAnsi" w:hAnsiTheme="minorHAnsi"/>
                <w:sz w:val="18"/>
                <w:szCs w:val="18"/>
              </w:rPr>
            </w:pPr>
            <w:r w:rsidRPr="003255BF">
              <w:rPr>
                <w:rFonts w:asciiTheme="minorHAnsi" w:hAnsiTheme="minorHAnsi"/>
                <w:sz w:val="18"/>
                <w:szCs w:val="18"/>
              </w:rPr>
              <w:t>&lt;&lt;</w:t>
            </w:r>
            <w:r w:rsidR="00A94876" w:rsidRPr="00A94876">
              <w:rPr>
                <w:rFonts w:asciiTheme="minorHAnsi" w:hAnsiTheme="minorHAnsi"/>
                <w:sz w:val="18"/>
                <w:szCs w:val="18"/>
              </w:rPr>
              <w:t>If C10a = No Exception, then value = N/A; Else</w:t>
            </w:r>
            <w:r w:rsidRPr="003255BF">
              <w:rPr>
                <w:rFonts w:asciiTheme="minorHAnsi" w:hAnsiTheme="minorHAnsi"/>
                <w:sz w:val="18"/>
                <w:szCs w:val="18"/>
              </w:rPr>
              <w:t xml:space="preserve">If Continuous, </w:t>
            </w:r>
            <w:r>
              <w:rPr>
                <w:rFonts w:asciiTheme="minorHAnsi" w:hAnsiTheme="minorHAnsi"/>
                <w:sz w:val="18"/>
                <w:szCs w:val="18"/>
              </w:rPr>
              <w:t xml:space="preserve">then value = </w:t>
            </w:r>
            <w:r w:rsidRPr="003255BF">
              <w:rPr>
                <w:rFonts w:asciiTheme="minorHAnsi" w:hAnsiTheme="minorHAnsi"/>
                <w:sz w:val="18"/>
                <w:szCs w:val="18"/>
              </w:rPr>
              <w:t>“1 sone”</w:t>
            </w:r>
            <w:r>
              <w:rPr>
                <w:rFonts w:asciiTheme="minorHAnsi" w:hAnsiTheme="minorHAnsi"/>
                <w:sz w:val="18"/>
                <w:szCs w:val="18"/>
              </w:rPr>
              <w:t>;</w:t>
            </w:r>
          </w:p>
          <w:p w14:paraId="5970979E" w14:textId="282CAC8A" w:rsidR="003B4B94" w:rsidRDefault="003B4B94" w:rsidP="00DE3DC8">
            <w:pPr>
              <w:keepNext/>
              <w:rPr>
                <w:rFonts w:asciiTheme="minorHAnsi" w:hAnsiTheme="minorHAnsi"/>
                <w:sz w:val="18"/>
                <w:szCs w:val="18"/>
              </w:rPr>
            </w:pPr>
            <w:r w:rsidRPr="003255BF">
              <w:rPr>
                <w:rFonts w:asciiTheme="minorHAnsi" w:hAnsiTheme="minorHAnsi"/>
                <w:sz w:val="18"/>
                <w:szCs w:val="18"/>
              </w:rPr>
              <w:t xml:space="preserve">ElseIf Demand Control and </w:t>
            </w:r>
            <w:r>
              <w:rPr>
                <w:rFonts w:asciiTheme="minorHAnsi" w:hAnsiTheme="minorHAnsi"/>
                <w:sz w:val="18"/>
                <w:szCs w:val="18"/>
              </w:rPr>
              <w:t>B</w:t>
            </w:r>
            <w:r w:rsidRPr="003255BF">
              <w:rPr>
                <w:rFonts w:asciiTheme="minorHAnsi" w:hAnsiTheme="minorHAnsi"/>
                <w:sz w:val="18"/>
                <w:szCs w:val="18"/>
              </w:rPr>
              <w:t>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value =</w:t>
            </w:r>
            <w:r w:rsidRPr="003255BF">
              <w:rPr>
                <w:rFonts w:asciiTheme="minorHAnsi" w:hAnsiTheme="minorHAnsi"/>
                <w:sz w:val="18"/>
                <w:szCs w:val="18"/>
              </w:rPr>
              <w:t xml:space="preserve"> “3 sone”</w:t>
            </w:r>
            <w:r>
              <w:rPr>
                <w:rFonts w:asciiTheme="minorHAnsi" w:hAnsiTheme="minorHAnsi"/>
                <w:sz w:val="18"/>
                <w:szCs w:val="18"/>
              </w:rPr>
              <w:t>;</w:t>
            </w:r>
          </w:p>
          <w:p w14:paraId="08D345B8" w14:textId="4F75805C" w:rsidR="003B4B94" w:rsidRDefault="003B4B94" w:rsidP="00DE3DC8">
            <w:pPr>
              <w:rPr>
                <w:rFonts w:asciiTheme="minorHAnsi" w:hAnsiTheme="minorHAnsi"/>
                <w:sz w:val="18"/>
                <w:szCs w:val="18"/>
              </w:rPr>
            </w:pPr>
            <w:r>
              <w:rPr>
                <w:rFonts w:asciiTheme="minorHAnsi" w:hAnsiTheme="minorHAnsi"/>
                <w:sz w:val="18"/>
                <w:szCs w:val="18"/>
              </w:rPr>
              <w:t>Else value = “N/A”&gt;&gt;</w:t>
            </w:r>
          </w:p>
        </w:tc>
        <w:tc>
          <w:tcPr>
            <w:tcW w:w="770" w:type="dxa"/>
          </w:tcPr>
          <w:p w14:paraId="6F0BECF4" w14:textId="66779832" w:rsidR="003B4B94" w:rsidRDefault="003B4B94">
            <w:pPr>
              <w:rPr>
                <w:rFonts w:asciiTheme="minorHAnsi" w:hAnsiTheme="minorHAnsi"/>
                <w:sz w:val="18"/>
                <w:szCs w:val="18"/>
              </w:rPr>
            </w:pPr>
            <w:r>
              <w:rPr>
                <w:rFonts w:asciiTheme="minorHAnsi" w:hAnsiTheme="minorHAnsi"/>
                <w:sz w:val="18"/>
                <w:szCs w:val="18"/>
              </w:rPr>
              <w:t>&lt;&lt;If B09a = Capture Efficiency, then result = N/A;</w:t>
            </w:r>
          </w:p>
          <w:p w14:paraId="4A570C2D" w14:textId="77777777" w:rsidR="003B4B94" w:rsidRDefault="003B4B94">
            <w:pPr>
              <w:rPr>
                <w:rFonts w:asciiTheme="minorHAnsi" w:hAnsiTheme="minorHAnsi"/>
                <w:sz w:val="18"/>
                <w:szCs w:val="18"/>
              </w:rPr>
            </w:pPr>
          </w:p>
          <w:p w14:paraId="13781DF2" w14:textId="716EC88E" w:rsidR="003B4B94" w:rsidRDefault="003B4B94">
            <w:pPr>
              <w:rPr>
                <w:rFonts w:asciiTheme="minorHAnsi" w:hAnsiTheme="minorHAnsi"/>
                <w:sz w:val="18"/>
                <w:szCs w:val="18"/>
              </w:rPr>
            </w:pPr>
            <w:r>
              <w:rPr>
                <w:rFonts w:asciiTheme="minorHAnsi" w:hAnsiTheme="minorHAnsi"/>
                <w:sz w:val="18"/>
                <w:szCs w:val="18"/>
              </w:rPr>
              <w:t>ElseIf B08 = ‘Demand Control’,</w:t>
            </w:r>
          </w:p>
          <w:p w14:paraId="79C9F32C" w14:textId="77777777" w:rsidR="003B4B94" w:rsidRDefault="003B4B94">
            <w:pPr>
              <w:rPr>
                <w:rFonts w:asciiTheme="minorHAnsi" w:hAnsiTheme="minorHAnsi"/>
                <w:sz w:val="18"/>
                <w:szCs w:val="18"/>
              </w:rPr>
            </w:pPr>
          </w:p>
          <w:p w14:paraId="3636C1EB" w14:textId="2779C833" w:rsidR="003B4B94" w:rsidRDefault="003B4B94">
            <w:pPr>
              <w:rPr>
                <w:rFonts w:asciiTheme="minorHAnsi" w:hAnsiTheme="minorHAnsi"/>
                <w:sz w:val="18"/>
                <w:szCs w:val="18"/>
              </w:rPr>
            </w:pPr>
            <w:r>
              <w:rPr>
                <w:rFonts w:asciiTheme="minorHAnsi" w:hAnsiTheme="minorHAnsi"/>
                <w:sz w:val="18"/>
                <w:szCs w:val="18"/>
              </w:rPr>
              <w:t xml:space="preserve">and B05 (HVI Directory Listed Rated Airflow) </w:t>
            </w:r>
            <w:r>
              <w:rPr>
                <w:rFonts w:asciiTheme="minorHAnsi" w:hAnsiTheme="minorHAnsi" w:cstheme="minorHAnsi"/>
                <w:sz w:val="18"/>
                <w:szCs w:val="18"/>
              </w:rPr>
              <w:t>≥</w:t>
            </w:r>
            <w:r>
              <w:rPr>
                <w:rFonts w:asciiTheme="minorHAnsi" w:hAnsiTheme="minorHAnsi"/>
                <w:sz w:val="18"/>
                <w:szCs w:val="18"/>
              </w:rPr>
              <w:t xml:space="preserve"> B09 (Required Minimum Ventilation Rate), </w:t>
            </w:r>
          </w:p>
          <w:p w14:paraId="415D23E3" w14:textId="4D54BEE8" w:rsidR="003B4B94" w:rsidRDefault="003B4B94">
            <w:pPr>
              <w:rPr>
                <w:rFonts w:asciiTheme="minorHAnsi" w:hAnsiTheme="minorHAnsi"/>
                <w:sz w:val="18"/>
                <w:szCs w:val="18"/>
              </w:rPr>
            </w:pPr>
            <w:r>
              <w:rPr>
                <w:rFonts w:asciiTheme="minorHAnsi" w:hAnsiTheme="minorHAnsi"/>
                <w:sz w:val="18"/>
                <w:szCs w:val="18"/>
              </w:rPr>
              <w:t xml:space="preserve">then display text: "Complies”; </w:t>
            </w:r>
          </w:p>
          <w:p w14:paraId="1CAB2F07" w14:textId="77777777" w:rsidR="003B4B94" w:rsidRDefault="003B4B94">
            <w:pPr>
              <w:rPr>
                <w:rFonts w:asciiTheme="minorHAnsi" w:hAnsiTheme="minorHAnsi"/>
                <w:sz w:val="18"/>
                <w:szCs w:val="18"/>
              </w:rPr>
            </w:pPr>
          </w:p>
          <w:p w14:paraId="17EB75EB" w14:textId="463FC159" w:rsidR="003B4B94" w:rsidRDefault="003B4B94">
            <w:pPr>
              <w:rPr>
                <w:rFonts w:asciiTheme="minorHAnsi" w:hAnsiTheme="minorHAnsi"/>
                <w:sz w:val="18"/>
                <w:szCs w:val="18"/>
              </w:rPr>
            </w:pPr>
            <w:r>
              <w:rPr>
                <w:rFonts w:asciiTheme="minorHAnsi" w:hAnsiTheme="minorHAnsi"/>
                <w:sz w:val="18"/>
                <w:szCs w:val="18"/>
              </w:rPr>
              <w:t>ElseIf B08 = Continuous,</w:t>
            </w:r>
          </w:p>
          <w:p w14:paraId="5CB286DA" w14:textId="16E941EF" w:rsidR="003B4B94" w:rsidRDefault="003B4B94">
            <w:pPr>
              <w:rPr>
                <w:rFonts w:asciiTheme="minorHAnsi" w:hAnsiTheme="minorHAnsi"/>
                <w:sz w:val="18"/>
                <w:szCs w:val="18"/>
              </w:rPr>
            </w:pPr>
            <w:r w:rsidRPr="00E06ED1">
              <w:rPr>
                <w:rFonts w:asciiTheme="minorHAnsi" w:hAnsiTheme="minorHAnsi"/>
                <w:sz w:val="18"/>
                <w:szCs w:val="18"/>
              </w:rPr>
              <w:t>then display text: "</w:t>
            </w:r>
            <w:r>
              <w:rPr>
                <w:rFonts w:asciiTheme="minorHAnsi" w:hAnsiTheme="minorHAnsi"/>
                <w:sz w:val="18"/>
                <w:szCs w:val="18"/>
              </w:rPr>
              <w:t>N/A</w:t>
            </w:r>
            <w:r w:rsidRPr="00E06ED1">
              <w:rPr>
                <w:rFonts w:asciiTheme="minorHAnsi" w:hAnsiTheme="minorHAnsi"/>
                <w:sz w:val="18"/>
                <w:szCs w:val="18"/>
              </w:rPr>
              <w:t xml:space="preserve">”; </w:t>
            </w:r>
          </w:p>
          <w:p w14:paraId="1D488E1F" w14:textId="77777777" w:rsidR="003B4B94" w:rsidRDefault="003B4B94">
            <w:pPr>
              <w:rPr>
                <w:rFonts w:asciiTheme="minorHAnsi" w:hAnsiTheme="minorHAnsi"/>
                <w:sz w:val="18"/>
                <w:szCs w:val="18"/>
              </w:rPr>
            </w:pPr>
          </w:p>
          <w:p w14:paraId="0E98EABF" w14:textId="77777777" w:rsidR="003B4B94" w:rsidRDefault="003B4B94" w:rsidP="00A4543E">
            <w:pPr>
              <w:rPr>
                <w:rFonts w:asciiTheme="minorHAnsi" w:hAnsiTheme="minorHAnsi"/>
                <w:sz w:val="18"/>
                <w:szCs w:val="18"/>
              </w:rPr>
            </w:pPr>
            <w:r>
              <w:rPr>
                <w:rFonts w:asciiTheme="minorHAnsi" w:hAnsiTheme="minorHAnsi"/>
                <w:sz w:val="18"/>
                <w:szCs w:val="18"/>
              </w:rPr>
              <w:t>else display text: "Does Not Comply"</w:t>
            </w:r>
          </w:p>
          <w:p w14:paraId="2AD3EDCC" w14:textId="49B4AB1F" w:rsidR="003B4B94" w:rsidRDefault="003B4B94">
            <w:pPr>
              <w:rPr>
                <w:rFonts w:asciiTheme="minorHAnsi" w:hAnsiTheme="minorHAnsi"/>
                <w:sz w:val="18"/>
                <w:szCs w:val="18"/>
              </w:rPr>
            </w:pPr>
            <w:r>
              <w:rPr>
                <w:rFonts w:asciiTheme="minorHAnsi" w:hAnsiTheme="minorHAnsi"/>
                <w:sz w:val="18"/>
                <w:szCs w:val="18"/>
              </w:rPr>
              <w:t>&gt;&gt;</w:t>
            </w:r>
          </w:p>
        </w:tc>
        <w:tc>
          <w:tcPr>
            <w:tcW w:w="785" w:type="dxa"/>
          </w:tcPr>
          <w:p w14:paraId="301BE299" w14:textId="47204075" w:rsidR="003B4B94" w:rsidRDefault="003B4B94" w:rsidP="00FE557D">
            <w:pPr>
              <w:rPr>
                <w:rFonts w:asciiTheme="minorHAnsi" w:hAnsiTheme="minorHAnsi"/>
                <w:sz w:val="18"/>
                <w:szCs w:val="18"/>
              </w:rPr>
            </w:pPr>
            <w:r>
              <w:rPr>
                <w:rFonts w:asciiTheme="minorHAnsi" w:hAnsiTheme="minorHAnsi"/>
                <w:sz w:val="18"/>
                <w:szCs w:val="18"/>
              </w:rPr>
              <w:t xml:space="preserve">&lt;&lt;If B06 </w:t>
            </w:r>
            <w:r>
              <w:rPr>
                <w:rFonts w:asciiTheme="minorHAnsi" w:hAnsiTheme="minorHAnsi" w:cstheme="minorHAnsi"/>
                <w:sz w:val="18"/>
                <w:szCs w:val="18"/>
              </w:rPr>
              <w:t>≤ B10 or B10 = N/A,</w:t>
            </w:r>
          </w:p>
          <w:p w14:paraId="38D0D8A8" w14:textId="77777777" w:rsidR="003B4B94" w:rsidRDefault="003B4B94" w:rsidP="00FE557D">
            <w:pPr>
              <w:rPr>
                <w:rFonts w:asciiTheme="minorHAnsi" w:hAnsiTheme="minorHAnsi"/>
                <w:sz w:val="18"/>
                <w:szCs w:val="18"/>
              </w:rPr>
            </w:pPr>
          </w:p>
          <w:p w14:paraId="3F146D0A" w14:textId="77777777" w:rsidR="003B4B94" w:rsidRDefault="003B4B94" w:rsidP="00FE557D">
            <w:pPr>
              <w:rPr>
                <w:rFonts w:asciiTheme="minorHAnsi" w:hAnsiTheme="minorHAnsi"/>
                <w:sz w:val="18"/>
                <w:szCs w:val="18"/>
              </w:rPr>
            </w:pPr>
            <w:r>
              <w:rPr>
                <w:rFonts w:asciiTheme="minorHAnsi" w:hAnsiTheme="minorHAnsi"/>
                <w:sz w:val="18"/>
                <w:szCs w:val="18"/>
              </w:rPr>
              <w:t xml:space="preserve">then display text: "Complies”; </w:t>
            </w:r>
          </w:p>
          <w:p w14:paraId="0DA7E177" w14:textId="77777777" w:rsidR="003B4B94" w:rsidRDefault="003B4B94" w:rsidP="00FE557D">
            <w:pPr>
              <w:rPr>
                <w:rFonts w:asciiTheme="minorHAnsi" w:hAnsiTheme="minorHAnsi"/>
                <w:sz w:val="18"/>
                <w:szCs w:val="18"/>
              </w:rPr>
            </w:pPr>
          </w:p>
          <w:p w14:paraId="7C815AFC" w14:textId="77777777" w:rsidR="003B4B94" w:rsidRDefault="003B4B94" w:rsidP="00FE557D">
            <w:pPr>
              <w:rPr>
                <w:rFonts w:asciiTheme="minorHAnsi" w:hAnsiTheme="minorHAnsi"/>
                <w:sz w:val="18"/>
                <w:szCs w:val="18"/>
              </w:rPr>
            </w:pPr>
            <w:r>
              <w:rPr>
                <w:rFonts w:asciiTheme="minorHAnsi" w:hAnsiTheme="minorHAnsi"/>
                <w:sz w:val="18"/>
                <w:szCs w:val="18"/>
              </w:rPr>
              <w:t>else display text: "Does Not Comply"</w:t>
            </w:r>
          </w:p>
          <w:p w14:paraId="2EA80641" w14:textId="098C5DB3" w:rsidR="003B4B94" w:rsidRDefault="003B4B94" w:rsidP="00FE557D">
            <w:pPr>
              <w:rPr>
                <w:rFonts w:asciiTheme="minorHAnsi" w:hAnsiTheme="minorHAnsi"/>
                <w:sz w:val="18"/>
                <w:szCs w:val="18"/>
              </w:rPr>
            </w:pPr>
            <w:r>
              <w:rPr>
                <w:rFonts w:asciiTheme="minorHAnsi" w:hAnsiTheme="minorHAnsi"/>
                <w:sz w:val="18"/>
                <w:szCs w:val="18"/>
              </w:rPr>
              <w:t>&gt;&gt;</w:t>
            </w:r>
          </w:p>
        </w:tc>
      </w:tr>
      <w:tr w:rsidR="003B4B94" w14:paraId="3820D068" w14:textId="3B99CE0A" w:rsidTr="00162FFB">
        <w:trPr>
          <w:trHeight w:val="211"/>
        </w:trPr>
        <w:tc>
          <w:tcPr>
            <w:tcW w:w="770" w:type="dxa"/>
          </w:tcPr>
          <w:p w14:paraId="50CAA2E7" w14:textId="77777777" w:rsidR="003B4B94" w:rsidRDefault="003B4B94" w:rsidP="004B6E84">
            <w:pPr>
              <w:rPr>
                <w:rFonts w:asciiTheme="minorHAnsi" w:hAnsiTheme="minorHAnsi"/>
                <w:sz w:val="18"/>
                <w:szCs w:val="18"/>
              </w:rPr>
            </w:pPr>
          </w:p>
        </w:tc>
        <w:tc>
          <w:tcPr>
            <w:tcW w:w="770" w:type="dxa"/>
          </w:tcPr>
          <w:p w14:paraId="08D85DC0" w14:textId="77777777" w:rsidR="003B4B94" w:rsidRDefault="003B4B94" w:rsidP="004B6E84">
            <w:pPr>
              <w:rPr>
                <w:rFonts w:asciiTheme="minorHAnsi" w:hAnsiTheme="minorHAnsi"/>
                <w:sz w:val="18"/>
                <w:szCs w:val="18"/>
              </w:rPr>
            </w:pPr>
          </w:p>
        </w:tc>
        <w:tc>
          <w:tcPr>
            <w:tcW w:w="770" w:type="dxa"/>
          </w:tcPr>
          <w:p w14:paraId="6F913C74" w14:textId="77777777" w:rsidR="003B4B94" w:rsidRDefault="003B4B94" w:rsidP="004B6E84">
            <w:pPr>
              <w:rPr>
                <w:rFonts w:asciiTheme="minorHAnsi" w:hAnsiTheme="minorHAnsi"/>
                <w:sz w:val="18"/>
                <w:szCs w:val="18"/>
              </w:rPr>
            </w:pPr>
          </w:p>
        </w:tc>
        <w:tc>
          <w:tcPr>
            <w:tcW w:w="770" w:type="dxa"/>
          </w:tcPr>
          <w:p w14:paraId="31C926B4" w14:textId="77777777" w:rsidR="003B4B94" w:rsidRDefault="003B4B94" w:rsidP="004B6E84">
            <w:pPr>
              <w:rPr>
                <w:rFonts w:asciiTheme="minorHAnsi" w:hAnsiTheme="minorHAnsi"/>
                <w:sz w:val="18"/>
                <w:szCs w:val="18"/>
              </w:rPr>
            </w:pPr>
          </w:p>
        </w:tc>
        <w:tc>
          <w:tcPr>
            <w:tcW w:w="770" w:type="dxa"/>
          </w:tcPr>
          <w:p w14:paraId="0CDE84E9" w14:textId="77777777" w:rsidR="003B4B94" w:rsidRDefault="003B4B94" w:rsidP="004B6E84">
            <w:pPr>
              <w:rPr>
                <w:rFonts w:asciiTheme="minorHAnsi" w:hAnsiTheme="minorHAnsi"/>
                <w:sz w:val="18"/>
                <w:szCs w:val="18"/>
              </w:rPr>
            </w:pPr>
          </w:p>
        </w:tc>
        <w:tc>
          <w:tcPr>
            <w:tcW w:w="770" w:type="dxa"/>
          </w:tcPr>
          <w:p w14:paraId="4F9D96FD" w14:textId="77777777" w:rsidR="003B4B94" w:rsidRDefault="003B4B94" w:rsidP="004B6E84">
            <w:pPr>
              <w:rPr>
                <w:rFonts w:asciiTheme="minorHAnsi" w:hAnsiTheme="minorHAnsi"/>
                <w:sz w:val="18"/>
                <w:szCs w:val="18"/>
              </w:rPr>
            </w:pPr>
          </w:p>
        </w:tc>
        <w:tc>
          <w:tcPr>
            <w:tcW w:w="770" w:type="dxa"/>
          </w:tcPr>
          <w:p w14:paraId="6BB65886" w14:textId="77777777" w:rsidR="003B4B94" w:rsidRDefault="003B4B94" w:rsidP="004B6E84">
            <w:pPr>
              <w:rPr>
                <w:rFonts w:asciiTheme="minorHAnsi" w:hAnsiTheme="minorHAnsi"/>
                <w:sz w:val="18"/>
                <w:szCs w:val="18"/>
              </w:rPr>
            </w:pPr>
          </w:p>
        </w:tc>
        <w:tc>
          <w:tcPr>
            <w:tcW w:w="770" w:type="dxa"/>
          </w:tcPr>
          <w:p w14:paraId="4D6F0D1B" w14:textId="77777777" w:rsidR="003B4B94" w:rsidRDefault="003B4B94" w:rsidP="004B6E84">
            <w:pPr>
              <w:rPr>
                <w:rFonts w:asciiTheme="minorHAnsi" w:hAnsiTheme="minorHAnsi"/>
                <w:sz w:val="18"/>
                <w:szCs w:val="18"/>
              </w:rPr>
            </w:pPr>
          </w:p>
        </w:tc>
        <w:tc>
          <w:tcPr>
            <w:tcW w:w="770" w:type="dxa"/>
          </w:tcPr>
          <w:p w14:paraId="5825FCE7" w14:textId="77777777" w:rsidR="003B4B94" w:rsidRDefault="003B4B94" w:rsidP="004B6E84">
            <w:pPr>
              <w:rPr>
                <w:rFonts w:asciiTheme="minorHAnsi" w:hAnsiTheme="minorHAnsi"/>
                <w:sz w:val="18"/>
                <w:szCs w:val="18"/>
              </w:rPr>
            </w:pPr>
          </w:p>
        </w:tc>
        <w:tc>
          <w:tcPr>
            <w:tcW w:w="770" w:type="dxa"/>
          </w:tcPr>
          <w:p w14:paraId="3856AB89" w14:textId="549E4E12" w:rsidR="003B4B94" w:rsidRDefault="003B4B94" w:rsidP="004B6E84">
            <w:pPr>
              <w:rPr>
                <w:rFonts w:asciiTheme="minorHAnsi" w:hAnsiTheme="minorHAnsi"/>
                <w:sz w:val="18"/>
                <w:szCs w:val="18"/>
              </w:rPr>
            </w:pPr>
          </w:p>
        </w:tc>
        <w:tc>
          <w:tcPr>
            <w:tcW w:w="770" w:type="dxa"/>
          </w:tcPr>
          <w:p w14:paraId="7785CD3C" w14:textId="77777777" w:rsidR="003B4B94" w:rsidRDefault="003B4B94" w:rsidP="004B6E84">
            <w:pPr>
              <w:rPr>
                <w:rFonts w:asciiTheme="minorHAnsi" w:hAnsiTheme="minorHAnsi"/>
                <w:sz w:val="18"/>
                <w:szCs w:val="18"/>
              </w:rPr>
            </w:pPr>
          </w:p>
        </w:tc>
        <w:tc>
          <w:tcPr>
            <w:tcW w:w="770" w:type="dxa"/>
          </w:tcPr>
          <w:p w14:paraId="5383D265" w14:textId="5A54852C" w:rsidR="003B4B94" w:rsidRDefault="003B4B94" w:rsidP="004B6E84">
            <w:pPr>
              <w:rPr>
                <w:rFonts w:asciiTheme="minorHAnsi" w:hAnsiTheme="minorHAnsi"/>
                <w:sz w:val="18"/>
                <w:szCs w:val="18"/>
              </w:rPr>
            </w:pPr>
          </w:p>
        </w:tc>
        <w:tc>
          <w:tcPr>
            <w:tcW w:w="770" w:type="dxa"/>
          </w:tcPr>
          <w:p w14:paraId="6FFF81BB" w14:textId="2C264723" w:rsidR="003B4B94" w:rsidRDefault="003B4B94" w:rsidP="004B6E84">
            <w:pPr>
              <w:rPr>
                <w:rFonts w:asciiTheme="minorHAnsi" w:hAnsiTheme="minorHAnsi"/>
                <w:sz w:val="18"/>
                <w:szCs w:val="18"/>
              </w:rPr>
            </w:pPr>
          </w:p>
        </w:tc>
        <w:tc>
          <w:tcPr>
            <w:tcW w:w="785" w:type="dxa"/>
          </w:tcPr>
          <w:p w14:paraId="16823C5D" w14:textId="77777777" w:rsidR="003B4B94" w:rsidRDefault="003B4B94" w:rsidP="004B6E84">
            <w:pPr>
              <w:rPr>
                <w:rFonts w:asciiTheme="minorHAnsi" w:hAnsiTheme="minorHAnsi"/>
                <w:sz w:val="18"/>
                <w:szCs w:val="18"/>
              </w:rPr>
            </w:pPr>
          </w:p>
        </w:tc>
      </w:tr>
    </w:tbl>
    <w:p w14:paraId="53EBD2D6" w14:textId="77777777" w:rsidR="008607B1" w:rsidRDefault="008607B1" w:rsidP="004B6E84">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A4543E" w14:paraId="0601D390" w14:textId="77777777" w:rsidTr="004809E4">
        <w:tc>
          <w:tcPr>
            <w:tcW w:w="10790" w:type="dxa"/>
            <w:gridSpan w:val="3"/>
          </w:tcPr>
          <w:p w14:paraId="6B1B00FD" w14:textId="156823ED" w:rsidR="00A4543E" w:rsidRDefault="001E3CED">
            <w:pPr>
              <w:rPr>
                <w:rFonts w:asciiTheme="minorHAnsi" w:hAnsiTheme="minorHAnsi"/>
                <w:sz w:val="18"/>
                <w:szCs w:val="18"/>
              </w:rPr>
            </w:pPr>
            <w:r>
              <w:rPr>
                <w:rFonts w:asciiTheme="minorHAnsi" w:hAnsiTheme="minorHAnsi"/>
                <w:b/>
                <w:szCs w:val="18"/>
              </w:rPr>
              <w:t>C</w:t>
            </w:r>
            <w:r w:rsidR="00A4543E" w:rsidRPr="003707C5">
              <w:rPr>
                <w:rFonts w:asciiTheme="minorHAnsi" w:hAnsiTheme="minorHAnsi"/>
                <w:b/>
                <w:szCs w:val="18"/>
              </w:rPr>
              <w:t>. Continuous Kitchen Exhaust</w:t>
            </w:r>
          </w:p>
        </w:tc>
      </w:tr>
      <w:tr w:rsidR="008607B1" w14:paraId="1C87F08A" w14:textId="77777777" w:rsidTr="003707C5">
        <w:tc>
          <w:tcPr>
            <w:tcW w:w="715" w:type="dxa"/>
            <w:vAlign w:val="center"/>
          </w:tcPr>
          <w:p w14:paraId="7C3799FC" w14:textId="7B74A894" w:rsidR="00A4543E" w:rsidRDefault="00A4543E" w:rsidP="003707C5">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7C1B529A" w14:textId="4CC177D7" w:rsidR="008607B1" w:rsidRDefault="008607B1" w:rsidP="00264BE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066AF4C0" w14:textId="7453CD93" w:rsidR="00105871" w:rsidRDefault="00A4543E">
            <w:pPr>
              <w:rPr>
                <w:rFonts w:asciiTheme="minorHAnsi" w:hAnsiTheme="minorHAnsi"/>
                <w:sz w:val="18"/>
                <w:szCs w:val="18"/>
              </w:rPr>
            </w:pPr>
            <w:r>
              <w:rPr>
                <w:rFonts w:asciiTheme="minorHAnsi" w:hAnsiTheme="minorHAnsi"/>
                <w:sz w:val="18"/>
                <w:szCs w:val="18"/>
              </w:rPr>
              <w:t>&lt;&lt;Result = Sum(</w:t>
            </w:r>
            <w:r w:rsidR="00B33AFC">
              <w:rPr>
                <w:rFonts w:asciiTheme="minorHAnsi" w:hAnsiTheme="minorHAnsi"/>
                <w:sz w:val="18"/>
                <w:szCs w:val="18"/>
              </w:rPr>
              <w:t>B</w:t>
            </w:r>
            <w:r>
              <w:rPr>
                <w:rFonts w:asciiTheme="minorHAnsi" w:hAnsiTheme="minorHAnsi"/>
                <w:sz w:val="18"/>
                <w:szCs w:val="18"/>
              </w:rPr>
              <w:t xml:space="preserve">05 for all </w:t>
            </w:r>
            <w:r w:rsidR="00B33AFC">
              <w:rPr>
                <w:rFonts w:asciiTheme="minorHAnsi" w:hAnsiTheme="minorHAnsi"/>
                <w:sz w:val="18"/>
                <w:szCs w:val="18"/>
              </w:rPr>
              <w:t>B</w:t>
            </w:r>
            <w:r>
              <w:rPr>
                <w:rFonts w:asciiTheme="minorHAnsi" w:hAnsiTheme="minorHAnsi"/>
                <w:sz w:val="18"/>
                <w:szCs w:val="18"/>
              </w:rPr>
              <w:t>08 = Continuous</w:t>
            </w:r>
            <w:r w:rsidR="00A209C7">
              <w:rPr>
                <w:rFonts w:asciiTheme="minorHAnsi" w:hAnsiTheme="minorHAnsi"/>
                <w:sz w:val="18"/>
                <w:szCs w:val="18"/>
              </w:rPr>
              <w:t xml:space="preserve">) {sum </w:t>
            </w:r>
            <w:r>
              <w:rPr>
                <w:rFonts w:asciiTheme="minorHAnsi" w:hAnsiTheme="minorHAnsi"/>
                <w:sz w:val="18"/>
                <w:szCs w:val="18"/>
              </w:rPr>
              <w:t>‘listed rated airflow’ for all continuously operated fans}</w:t>
            </w:r>
            <w:r w:rsidR="00105871">
              <w:rPr>
                <w:rFonts w:asciiTheme="minorHAnsi" w:hAnsiTheme="minorHAnsi"/>
                <w:sz w:val="18"/>
                <w:szCs w:val="18"/>
              </w:rPr>
              <w:t xml:space="preserve">; </w:t>
            </w:r>
          </w:p>
          <w:p w14:paraId="7A184678" w14:textId="77777777" w:rsidR="00105871" w:rsidRDefault="00105871">
            <w:pPr>
              <w:rPr>
                <w:rFonts w:asciiTheme="minorHAnsi" w:hAnsiTheme="minorHAnsi"/>
                <w:sz w:val="18"/>
                <w:szCs w:val="18"/>
              </w:rPr>
            </w:pPr>
          </w:p>
          <w:p w14:paraId="3F3CDA1A" w14:textId="67A9204E" w:rsidR="008607B1" w:rsidRDefault="00105871">
            <w:pPr>
              <w:rPr>
                <w:rFonts w:asciiTheme="minorHAnsi" w:hAnsiTheme="minorHAnsi"/>
                <w:sz w:val="18"/>
                <w:szCs w:val="18"/>
              </w:rPr>
            </w:pPr>
            <w:r>
              <w:rPr>
                <w:rFonts w:asciiTheme="minorHAnsi" w:hAnsiTheme="minorHAnsi"/>
                <w:sz w:val="18"/>
                <w:szCs w:val="18"/>
              </w:rPr>
              <w:t>Else result = “N/A”</w:t>
            </w:r>
            <w:r w:rsidR="00A4543E">
              <w:rPr>
                <w:rFonts w:asciiTheme="minorHAnsi" w:hAnsiTheme="minorHAnsi"/>
                <w:sz w:val="18"/>
                <w:szCs w:val="18"/>
              </w:rPr>
              <w:t>&gt;&gt;</w:t>
            </w:r>
            <w:r w:rsidR="00A209C7">
              <w:rPr>
                <w:rFonts w:asciiTheme="minorHAnsi" w:hAnsiTheme="minorHAnsi"/>
                <w:sz w:val="18"/>
                <w:szCs w:val="18"/>
              </w:rPr>
              <w:t xml:space="preserve"> {want this entry to be N/A if there are no continuously operated fans}</w:t>
            </w:r>
          </w:p>
        </w:tc>
      </w:tr>
      <w:tr w:rsidR="008607B1" w14:paraId="6D7BD3F9" w14:textId="77777777" w:rsidTr="003707C5">
        <w:tc>
          <w:tcPr>
            <w:tcW w:w="715" w:type="dxa"/>
            <w:vAlign w:val="center"/>
          </w:tcPr>
          <w:p w14:paraId="028762D5" w14:textId="7D1FD31C" w:rsidR="008607B1" w:rsidRDefault="00A4543E" w:rsidP="003707C5">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EE727A0" w14:textId="66843790" w:rsidR="008607B1" w:rsidRDefault="008607B1"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3618E565" w14:textId="4E0286F9" w:rsidR="00105871" w:rsidRDefault="00B06019">
            <w:pPr>
              <w:rPr>
                <w:rFonts w:asciiTheme="minorHAnsi" w:hAnsiTheme="minorHAnsi" w:cstheme="minorHAnsi"/>
                <w:sz w:val="18"/>
                <w:szCs w:val="18"/>
              </w:rPr>
            </w:pPr>
            <w:r>
              <w:rPr>
                <w:rFonts w:asciiTheme="minorHAnsi" w:hAnsiTheme="minorHAnsi"/>
                <w:sz w:val="18"/>
                <w:szCs w:val="18"/>
              </w:rPr>
              <w:t>&lt;&lt;</w:t>
            </w:r>
            <w:r w:rsidR="00105871">
              <w:rPr>
                <w:rFonts w:asciiTheme="minorHAnsi" w:hAnsiTheme="minorHAnsi"/>
                <w:sz w:val="18"/>
                <w:szCs w:val="18"/>
              </w:rPr>
              <w:t xml:space="preserve">If </w:t>
            </w:r>
            <w:r w:rsidR="00B33AFC">
              <w:rPr>
                <w:rFonts w:asciiTheme="minorHAnsi" w:hAnsiTheme="minorHAnsi"/>
                <w:sz w:val="18"/>
                <w:szCs w:val="18"/>
              </w:rPr>
              <w:t>C</w:t>
            </w:r>
            <w:r w:rsidR="00105871">
              <w:rPr>
                <w:rFonts w:asciiTheme="minorHAnsi" w:hAnsiTheme="minorHAnsi"/>
                <w:sz w:val="18"/>
                <w:szCs w:val="18"/>
              </w:rPr>
              <w:t xml:space="preserve">01 </w:t>
            </w:r>
            <w:r w:rsidR="00105871">
              <w:rPr>
                <w:rFonts w:asciiTheme="minorHAnsi" w:hAnsiTheme="minorHAnsi" w:cstheme="minorHAnsi"/>
                <w:sz w:val="18"/>
                <w:szCs w:val="18"/>
              </w:rPr>
              <w:t xml:space="preserve">= N/A, then result = “N/A”, </w:t>
            </w:r>
          </w:p>
          <w:p w14:paraId="0D114892" w14:textId="77777777" w:rsidR="00105871" w:rsidRDefault="00105871">
            <w:pPr>
              <w:rPr>
                <w:rFonts w:asciiTheme="minorHAnsi" w:hAnsiTheme="minorHAnsi" w:cstheme="minorHAnsi"/>
                <w:sz w:val="18"/>
                <w:szCs w:val="18"/>
              </w:rPr>
            </w:pPr>
          </w:p>
          <w:p w14:paraId="24E7D8FB" w14:textId="5CB390DA" w:rsidR="008607B1" w:rsidRDefault="00105871">
            <w:pPr>
              <w:rPr>
                <w:rFonts w:asciiTheme="minorHAnsi" w:hAnsiTheme="minorHAnsi"/>
                <w:sz w:val="18"/>
                <w:szCs w:val="18"/>
              </w:rPr>
            </w:pPr>
            <w:r>
              <w:rPr>
                <w:rFonts w:asciiTheme="minorHAnsi" w:hAnsiTheme="minorHAnsi" w:cstheme="minorHAnsi"/>
                <w:sz w:val="18"/>
                <w:szCs w:val="18"/>
              </w:rPr>
              <w:t>Else r</w:t>
            </w:r>
            <w:r w:rsidR="00B06019">
              <w:rPr>
                <w:rFonts w:asciiTheme="minorHAnsi" w:hAnsiTheme="minorHAnsi"/>
                <w:sz w:val="18"/>
                <w:szCs w:val="18"/>
              </w:rPr>
              <w:t>esult = 5*A05</w:t>
            </w:r>
            <w:r w:rsidR="00423CBE">
              <w:rPr>
                <w:rFonts w:asciiTheme="minorHAnsi" w:hAnsiTheme="minorHAnsi"/>
                <w:sz w:val="18"/>
                <w:szCs w:val="18"/>
              </w:rPr>
              <w:t>/60</w:t>
            </w:r>
            <w:r w:rsidR="00B06019">
              <w:rPr>
                <w:rFonts w:asciiTheme="minorHAnsi" w:hAnsiTheme="minorHAnsi"/>
                <w:sz w:val="18"/>
                <w:szCs w:val="18"/>
              </w:rPr>
              <w:t>&gt;&gt;</w:t>
            </w:r>
          </w:p>
        </w:tc>
      </w:tr>
      <w:tr w:rsidR="008607B1" w14:paraId="0250FD82" w14:textId="77777777" w:rsidTr="003707C5">
        <w:tc>
          <w:tcPr>
            <w:tcW w:w="715" w:type="dxa"/>
            <w:vAlign w:val="center"/>
          </w:tcPr>
          <w:p w14:paraId="2F50856E" w14:textId="75639935" w:rsidR="008607B1" w:rsidRDefault="00A4543E" w:rsidP="003707C5">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3F1B8AED" w14:textId="65BD8EE2" w:rsidR="008607B1" w:rsidRDefault="008607B1" w:rsidP="00264BE7">
            <w:pPr>
              <w:rPr>
                <w:rFonts w:asciiTheme="minorHAnsi" w:hAnsiTheme="minorHAnsi"/>
                <w:sz w:val="18"/>
                <w:szCs w:val="18"/>
              </w:rPr>
            </w:pPr>
            <w:r>
              <w:rPr>
                <w:rFonts w:asciiTheme="minorHAnsi" w:hAnsiTheme="minorHAnsi"/>
                <w:sz w:val="18"/>
                <w:szCs w:val="18"/>
              </w:rPr>
              <w:t>Compliance Statement</w:t>
            </w:r>
          </w:p>
        </w:tc>
        <w:tc>
          <w:tcPr>
            <w:tcW w:w="5575" w:type="dxa"/>
          </w:tcPr>
          <w:p w14:paraId="494E94DF" w14:textId="5200E0FD" w:rsidR="00105871" w:rsidRDefault="00105871">
            <w:pPr>
              <w:rPr>
                <w:rFonts w:asciiTheme="minorHAnsi" w:hAnsiTheme="minorHAnsi"/>
                <w:sz w:val="18"/>
                <w:szCs w:val="18"/>
              </w:rPr>
            </w:pPr>
            <w:r>
              <w:rPr>
                <w:rFonts w:asciiTheme="minorHAnsi" w:hAnsiTheme="minorHAnsi"/>
                <w:sz w:val="18"/>
                <w:szCs w:val="18"/>
              </w:rPr>
              <w:t xml:space="preserve">&lt;&lt;If </w:t>
            </w:r>
            <w:r w:rsidR="00B33AFC">
              <w:rPr>
                <w:rFonts w:asciiTheme="minorHAnsi" w:hAnsiTheme="minorHAnsi"/>
                <w:sz w:val="18"/>
                <w:szCs w:val="18"/>
              </w:rPr>
              <w:t>C</w:t>
            </w:r>
            <w:r>
              <w:rPr>
                <w:rFonts w:asciiTheme="minorHAnsi" w:hAnsiTheme="minorHAnsi"/>
                <w:sz w:val="18"/>
                <w:szCs w:val="18"/>
              </w:rPr>
              <w:t xml:space="preserve">01 = N/A, then result = “N/A”; </w:t>
            </w:r>
          </w:p>
          <w:p w14:paraId="3112CAE7" w14:textId="77777777" w:rsidR="00105871" w:rsidRDefault="00105871">
            <w:pPr>
              <w:rPr>
                <w:rFonts w:asciiTheme="minorHAnsi" w:hAnsiTheme="minorHAnsi"/>
                <w:sz w:val="18"/>
                <w:szCs w:val="18"/>
              </w:rPr>
            </w:pPr>
          </w:p>
          <w:p w14:paraId="1EAD8842" w14:textId="2CCA77DD" w:rsidR="008607B1" w:rsidRDefault="00105871">
            <w:pPr>
              <w:rPr>
                <w:rFonts w:asciiTheme="minorHAnsi" w:hAnsiTheme="minorHAnsi"/>
                <w:sz w:val="18"/>
                <w:szCs w:val="18"/>
              </w:rPr>
            </w:pPr>
            <w:r>
              <w:rPr>
                <w:rFonts w:asciiTheme="minorHAnsi" w:hAnsiTheme="minorHAnsi"/>
                <w:sz w:val="18"/>
                <w:szCs w:val="18"/>
              </w:rPr>
              <w:t xml:space="preserve">Else if </w:t>
            </w:r>
            <w:r w:rsidR="00B33AFC">
              <w:rPr>
                <w:rFonts w:asciiTheme="minorHAnsi" w:hAnsiTheme="minorHAnsi"/>
                <w:sz w:val="18"/>
                <w:szCs w:val="18"/>
              </w:rPr>
              <w:t>C</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B33AFC">
              <w:rPr>
                <w:rFonts w:asciiTheme="minorHAnsi" w:hAnsiTheme="minorHAnsi"/>
                <w:sz w:val="18"/>
                <w:szCs w:val="18"/>
              </w:rPr>
              <w:t>C</w:t>
            </w:r>
            <w:r>
              <w:rPr>
                <w:rFonts w:asciiTheme="minorHAnsi" w:hAnsiTheme="minorHAnsi"/>
                <w:sz w:val="18"/>
                <w:szCs w:val="18"/>
              </w:rPr>
              <w:t>02 then result = “Complies”, else result = “Does Not Comply”</w:t>
            </w:r>
          </w:p>
        </w:tc>
      </w:tr>
    </w:tbl>
    <w:p w14:paraId="44A9AA31" w14:textId="77777777" w:rsidR="00EB04B2" w:rsidRDefault="00EB04B2"/>
    <w:tbl>
      <w:tblPr>
        <w:tblStyle w:val="TableGrid2"/>
        <w:tblW w:w="0" w:type="auto"/>
        <w:tblLook w:val="04A0" w:firstRow="1" w:lastRow="0" w:firstColumn="1" w:lastColumn="0" w:noHBand="0" w:noVBand="1"/>
      </w:tblPr>
      <w:tblGrid>
        <w:gridCol w:w="542"/>
        <w:gridCol w:w="4673"/>
        <w:gridCol w:w="2790"/>
        <w:gridCol w:w="2785"/>
      </w:tblGrid>
      <w:tr w:rsidR="00EB04B2" w:rsidRPr="0055702B" w14:paraId="2D0B2F50" w14:textId="77777777" w:rsidTr="00726475">
        <w:tc>
          <w:tcPr>
            <w:tcW w:w="10790" w:type="dxa"/>
            <w:gridSpan w:val="4"/>
          </w:tcPr>
          <w:p w14:paraId="44B9067D" w14:textId="38A12AA9" w:rsidR="00EB04B2" w:rsidRDefault="00EE50D6" w:rsidP="00726475">
            <w:pPr>
              <w:rPr>
                <w:rFonts w:asciiTheme="minorHAnsi" w:hAnsiTheme="minorHAnsi"/>
                <w:b/>
                <w:szCs w:val="18"/>
              </w:rPr>
            </w:pPr>
            <w:r>
              <w:rPr>
                <w:rFonts w:asciiTheme="minorHAnsi" w:hAnsiTheme="minorHAnsi"/>
                <w:b/>
                <w:szCs w:val="18"/>
              </w:rPr>
              <w:t>C2</w:t>
            </w:r>
            <w:r w:rsidR="00EB04B2" w:rsidRPr="006A6F35">
              <w:rPr>
                <w:rFonts w:asciiTheme="minorHAnsi" w:hAnsiTheme="minorHAnsi"/>
                <w:b/>
                <w:szCs w:val="18"/>
              </w:rPr>
              <w:t xml:space="preserve">. </w:t>
            </w:r>
            <w:r w:rsidR="00EB04B2">
              <w:rPr>
                <w:rFonts w:asciiTheme="minorHAnsi" w:hAnsiTheme="minorHAnsi"/>
                <w:b/>
                <w:szCs w:val="18"/>
              </w:rPr>
              <w:t xml:space="preserve">Kitchen Range Hood Capture Efficiency Option </w:t>
            </w:r>
          </w:p>
          <w:p w14:paraId="093ABA56" w14:textId="7E3209DF" w:rsidR="00EB04B2" w:rsidRPr="0055702B" w:rsidRDefault="00EB04B2" w:rsidP="00726475">
            <w:pPr>
              <w:rPr>
                <w:rFonts w:asciiTheme="minorHAnsi" w:hAnsiTheme="minorHAnsi"/>
                <w:bCs/>
                <w:szCs w:val="18"/>
              </w:rPr>
            </w:pPr>
            <w:r>
              <w:rPr>
                <w:rFonts w:asciiTheme="minorHAnsi" w:hAnsiTheme="minorHAnsi"/>
                <w:bCs/>
                <w:szCs w:val="18"/>
              </w:rPr>
              <w:t>&lt;&lt; if B09a = Capture Efficiency</w:t>
            </w:r>
            <w:r>
              <w:rPr>
                <w:rFonts w:asciiTheme="minorHAnsi" w:eastAsia="Cambria" w:hAnsiTheme="minorHAnsi"/>
              </w:rPr>
              <w:t>, then display table; else display section header and standard “this section does not apply” message&gt;&gt;</w:t>
            </w:r>
          </w:p>
        </w:tc>
      </w:tr>
      <w:tr w:rsidR="00EB04B2" w14:paraId="0ACEC71E" w14:textId="77777777" w:rsidTr="00726475">
        <w:tc>
          <w:tcPr>
            <w:tcW w:w="542" w:type="dxa"/>
            <w:vAlign w:val="center"/>
          </w:tcPr>
          <w:p w14:paraId="2122E123" w14:textId="77777777" w:rsidR="00EB04B2" w:rsidRDefault="00EB04B2" w:rsidP="00726475">
            <w:pPr>
              <w:jc w:val="center"/>
              <w:rPr>
                <w:rFonts w:asciiTheme="minorHAnsi" w:hAnsiTheme="minorHAnsi"/>
                <w:sz w:val="18"/>
                <w:szCs w:val="18"/>
              </w:rPr>
            </w:pPr>
            <w:r>
              <w:rPr>
                <w:rFonts w:asciiTheme="minorHAnsi" w:hAnsiTheme="minorHAnsi"/>
                <w:sz w:val="18"/>
                <w:szCs w:val="18"/>
              </w:rPr>
              <w:t>01</w:t>
            </w:r>
          </w:p>
        </w:tc>
        <w:tc>
          <w:tcPr>
            <w:tcW w:w="4673" w:type="dxa"/>
            <w:vAlign w:val="center"/>
          </w:tcPr>
          <w:p w14:paraId="5223C3B8" w14:textId="77777777" w:rsidR="00EB04B2" w:rsidRDefault="00EB04B2" w:rsidP="00726475">
            <w:pPr>
              <w:rPr>
                <w:rFonts w:asciiTheme="minorHAnsi" w:hAnsiTheme="minorHAnsi"/>
                <w:sz w:val="18"/>
                <w:szCs w:val="18"/>
              </w:rPr>
            </w:pPr>
            <w:r>
              <w:rPr>
                <w:rFonts w:asciiTheme="minorHAnsi" w:hAnsiTheme="minorHAnsi"/>
                <w:sz w:val="18"/>
                <w:szCs w:val="18"/>
              </w:rPr>
              <w:t>Manufacturer Name</w:t>
            </w:r>
          </w:p>
        </w:tc>
        <w:tc>
          <w:tcPr>
            <w:tcW w:w="2790" w:type="dxa"/>
          </w:tcPr>
          <w:p w14:paraId="4118590A" w14:textId="77777777" w:rsidR="00EB04B2" w:rsidRDefault="00EB04B2" w:rsidP="00726475">
            <w:pPr>
              <w:rPr>
                <w:rFonts w:asciiTheme="minorHAnsi" w:hAnsiTheme="minorHAnsi"/>
                <w:sz w:val="18"/>
                <w:szCs w:val="18"/>
              </w:rPr>
            </w:pPr>
            <w:r>
              <w:rPr>
                <w:rFonts w:asciiTheme="minorHAnsi" w:hAnsiTheme="minorHAnsi"/>
                <w:sz w:val="18"/>
                <w:szCs w:val="18"/>
              </w:rPr>
              <w:t>&lt;&lt;User Entered Value up to 50 characters&gt;&gt;</w:t>
            </w:r>
          </w:p>
        </w:tc>
        <w:tc>
          <w:tcPr>
            <w:tcW w:w="2785" w:type="dxa"/>
          </w:tcPr>
          <w:p w14:paraId="5E1C9D63" w14:textId="77777777" w:rsidR="00EB04B2" w:rsidRDefault="00EB04B2" w:rsidP="00726475">
            <w:pPr>
              <w:rPr>
                <w:rFonts w:asciiTheme="minorHAnsi" w:hAnsiTheme="minorHAnsi"/>
                <w:sz w:val="18"/>
                <w:szCs w:val="18"/>
              </w:rPr>
            </w:pPr>
            <w:r>
              <w:rPr>
                <w:rFonts w:asciiTheme="minorHAnsi" w:hAnsiTheme="minorHAnsi"/>
                <w:sz w:val="18"/>
                <w:szCs w:val="18"/>
              </w:rPr>
              <w:t>*</w:t>
            </w:r>
          </w:p>
        </w:tc>
      </w:tr>
      <w:tr w:rsidR="00EB04B2" w14:paraId="1CC43F00" w14:textId="77777777" w:rsidTr="00726475">
        <w:tc>
          <w:tcPr>
            <w:tcW w:w="542" w:type="dxa"/>
            <w:vAlign w:val="center"/>
          </w:tcPr>
          <w:p w14:paraId="39B98FCF" w14:textId="77777777" w:rsidR="00EB04B2" w:rsidRDefault="00EB04B2" w:rsidP="00726475">
            <w:pPr>
              <w:jc w:val="center"/>
              <w:rPr>
                <w:rFonts w:asciiTheme="minorHAnsi" w:hAnsiTheme="minorHAnsi"/>
                <w:sz w:val="18"/>
                <w:szCs w:val="18"/>
              </w:rPr>
            </w:pPr>
            <w:r>
              <w:rPr>
                <w:rFonts w:asciiTheme="minorHAnsi" w:hAnsiTheme="minorHAnsi"/>
                <w:sz w:val="18"/>
                <w:szCs w:val="18"/>
              </w:rPr>
              <w:t>02</w:t>
            </w:r>
          </w:p>
        </w:tc>
        <w:tc>
          <w:tcPr>
            <w:tcW w:w="4673" w:type="dxa"/>
            <w:vAlign w:val="center"/>
          </w:tcPr>
          <w:p w14:paraId="1ECEBDBC" w14:textId="77777777" w:rsidR="00EB04B2" w:rsidRDefault="00EB04B2" w:rsidP="00726475">
            <w:pPr>
              <w:rPr>
                <w:rFonts w:asciiTheme="minorHAnsi" w:hAnsiTheme="minorHAnsi"/>
                <w:sz w:val="18"/>
                <w:szCs w:val="18"/>
              </w:rPr>
            </w:pPr>
            <w:r>
              <w:rPr>
                <w:rFonts w:asciiTheme="minorHAnsi" w:hAnsiTheme="minorHAnsi"/>
                <w:sz w:val="18"/>
                <w:szCs w:val="18"/>
              </w:rPr>
              <w:t>CEC-Approved Directory Listed Model Number</w:t>
            </w:r>
          </w:p>
        </w:tc>
        <w:tc>
          <w:tcPr>
            <w:tcW w:w="2790" w:type="dxa"/>
          </w:tcPr>
          <w:p w14:paraId="7C519E59" w14:textId="77777777" w:rsidR="00EB04B2" w:rsidRDefault="00EB04B2" w:rsidP="00726475">
            <w:pPr>
              <w:rPr>
                <w:rFonts w:asciiTheme="minorHAnsi" w:hAnsiTheme="minorHAnsi"/>
                <w:sz w:val="18"/>
                <w:szCs w:val="18"/>
              </w:rPr>
            </w:pPr>
            <w:r>
              <w:rPr>
                <w:rFonts w:asciiTheme="minorHAnsi" w:hAnsiTheme="minorHAnsi"/>
                <w:sz w:val="18"/>
                <w:szCs w:val="18"/>
              </w:rPr>
              <w:t>&lt;&lt;User Entered Value up to 50 characters&gt;&gt;</w:t>
            </w:r>
          </w:p>
        </w:tc>
        <w:tc>
          <w:tcPr>
            <w:tcW w:w="2785" w:type="dxa"/>
          </w:tcPr>
          <w:p w14:paraId="6234C05B" w14:textId="77777777" w:rsidR="00EB04B2" w:rsidRDefault="00EB04B2" w:rsidP="00726475">
            <w:pPr>
              <w:rPr>
                <w:rFonts w:asciiTheme="minorHAnsi" w:hAnsiTheme="minorHAnsi"/>
                <w:sz w:val="18"/>
                <w:szCs w:val="18"/>
              </w:rPr>
            </w:pPr>
          </w:p>
        </w:tc>
      </w:tr>
      <w:tr w:rsidR="00EB04B2" w14:paraId="51448F50" w14:textId="77777777" w:rsidTr="00726475">
        <w:tc>
          <w:tcPr>
            <w:tcW w:w="542" w:type="dxa"/>
            <w:vAlign w:val="center"/>
          </w:tcPr>
          <w:p w14:paraId="2FB1919B" w14:textId="77777777" w:rsidR="00EB04B2" w:rsidRDefault="00EB04B2" w:rsidP="00726475">
            <w:pPr>
              <w:jc w:val="center"/>
              <w:rPr>
                <w:rFonts w:asciiTheme="minorHAnsi" w:hAnsiTheme="minorHAnsi"/>
                <w:sz w:val="18"/>
                <w:szCs w:val="18"/>
              </w:rPr>
            </w:pPr>
            <w:r>
              <w:rPr>
                <w:rFonts w:asciiTheme="minorHAnsi" w:hAnsiTheme="minorHAnsi"/>
                <w:sz w:val="18"/>
                <w:szCs w:val="18"/>
              </w:rPr>
              <w:t>03</w:t>
            </w:r>
          </w:p>
        </w:tc>
        <w:tc>
          <w:tcPr>
            <w:tcW w:w="4673" w:type="dxa"/>
            <w:vAlign w:val="center"/>
          </w:tcPr>
          <w:p w14:paraId="4A2BC066" w14:textId="77777777" w:rsidR="00EB04B2" w:rsidRDefault="00EB04B2" w:rsidP="00726475">
            <w:pPr>
              <w:rPr>
                <w:rFonts w:asciiTheme="minorHAnsi" w:hAnsiTheme="minorHAnsi"/>
                <w:sz w:val="18"/>
                <w:szCs w:val="18"/>
              </w:rPr>
            </w:pPr>
            <w:r>
              <w:rPr>
                <w:rFonts w:asciiTheme="minorHAnsi" w:hAnsiTheme="minorHAnsi"/>
                <w:sz w:val="18"/>
                <w:szCs w:val="18"/>
              </w:rPr>
              <w:t>CEC-Approved Directory Listed Rated Capture Efficiency (%)</w:t>
            </w:r>
          </w:p>
        </w:tc>
        <w:tc>
          <w:tcPr>
            <w:tcW w:w="2790" w:type="dxa"/>
          </w:tcPr>
          <w:p w14:paraId="0B80E1C6" w14:textId="77777777" w:rsidR="00EB04B2" w:rsidRDefault="00EB04B2" w:rsidP="00726475">
            <w:pPr>
              <w:rPr>
                <w:rFonts w:asciiTheme="minorHAnsi" w:hAnsiTheme="minorHAnsi"/>
                <w:sz w:val="18"/>
                <w:szCs w:val="18"/>
              </w:rPr>
            </w:pPr>
            <w:r>
              <w:rPr>
                <w:rFonts w:asciiTheme="minorHAnsi" w:hAnsiTheme="minorHAnsi"/>
                <w:sz w:val="18"/>
                <w:szCs w:val="18"/>
              </w:rPr>
              <w:t>&lt;&lt;User Entered Value; (XX.XX)&gt;&gt;</w:t>
            </w:r>
          </w:p>
        </w:tc>
        <w:tc>
          <w:tcPr>
            <w:tcW w:w="2785" w:type="dxa"/>
          </w:tcPr>
          <w:p w14:paraId="6A621ECD" w14:textId="77777777" w:rsidR="00EB04B2" w:rsidRDefault="00EB04B2" w:rsidP="00726475">
            <w:pPr>
              <w:rPr>
                <w:rFonts w:asciiTheme="minorHAnsi" w:hAnsiTheme="minorHAnsi"/>
                <w:sz w:val="18"/>
                <w:szCs w:val="18"/>
              </w:rPr>
            </w:pPr>
          </w:p>
        </w:tc>
      </w:tr>
      <w:tr w:rsidR="00EB04B2" w14:paraId="18B6377B" w14:textId="77777777" w:rsidTr="003E290C">
        <w:tc>
          <w:tcPr>
            <w:tcW w:w="542" w:type="dxa"/>
            <w:vAlign w:val="center"/>
          </w:tcPr>
          <w:p w14:paraId="4E3ADF08" w14:textId="77777777" w:rsidR="00EB04B2" w:rsidRDefault="00EB04B2" w:rsidP="00726475">
            <w:pPr>
              <w:jc w:val="center"/>
              <w:rPr>
                <w:rFonts w:asciiTheme="minorHAnsi" w:hAnsiTheme="minorHAnsi"/>
                <w:sz w:val="18"/>
                <w:szCs w:val="18"/>
              </w:rPr>
            </w:pPr>
            <w:r>
              <w:rPr>
                <w:rFonts w:asciiTheme="minorHAnsi" w:hAnsiTheme="minorHAnsi"/>
                <w:sz w:val="18"/>
                <w:szCs w:val="18"/>
              </w:rPr>
              <w:t>04</w:t>
            </w:r>
          </w:p>
        </w:tc>
        <w:tc>
          <w:tcPr>
            <w:tcW w:w="4673" w:type="dxa"/>
            <w:shd w:val="clear" w:color="auto" w:fill="auto"/>
            <w:vAlign w:val="center"/>
          </w:tcPr>
          <w:p w14:paraId="438B101F" w14:textId="77777777" w:rsidR="00EB04B2" w:rsidRPr="003E290C" w:rsidRDefault="00EB04B2" w:rsidP="00726475">
            <w:pPr>
              <w:rPr>
                <w:rFonts w:asciiTheme="minorHAnsi" w:hAnsiTheme="minorHAnsi"/>
                <w:sz w:val="18"/>
                <w:szCs w:val="18"/>
              </w:rPr>
            </w:pPr>
            <w:r w:rsidRPr="003E290C">
              <w:rPr>
                <w:rFonts w:asciiTheme="minorHAnsi" w:hAnsiTheme="minorHAnsi"/>
                <w:sz w:val="18"/>
                <w:szCs w:val="18"/>
              </w:rPr>
              <w:t>Required Minimum Capture Efficiency (%)</w:t>
            </w:r>
          </w:p>
        </w:tc>
        <w:tc>
          <w:tcPr>
            <w:tcW w:w="2790" w:type="dxa"/>
            <w:shd w:val="clear" w:color="auto" w:fill="auto"/>
          </w:tcPr>
          <w:p w14:paraId="48F64369" w14:textId="77777777" w:rsidR="00EB04B2" w:rsidRPr="003E290C" w:rsidRDefault="00EB04B2" w:rsidP="00726475">
            <w:pPr>
              <w:keepNext/>
              <w:rPr>
                <w:rFonts w:asciiTheme="minorHAnsi" w:hAnsiTheme="minorHAnsi"/>
                <w:sz w:val="18"/>
                <w:szCs w:val="18"/>
              </w:rPr>
            </w:pPr>
            <w:r w:rsidRPr="003E290C">
              <w:rPr>
                <w:rFonts w:asciiTheme="minorHAnsi" w:hAnsiTheme="minorHAnsi"/>
                <w:sz w:val="18"/>
                <w:szCs w:val="18"/>
              </w:rPr>
              <w:t>&lt;&lt;Result = “50” for A08 = Electric and A07 &gt; 1500; “50” for A08 = Electric and A07 is 1000 – 1500; “55” for A08 = Electric and A07 is 750 – 1000; “65” for A08 = Electric and A07 &lt; 750; “70” for A08 = Natural Gas and A07 &gt; 1500; “80” for A08 = Natural Gas and A07 is 1000 – 1500; “85” for A08 = Natural Gas and A07 is 750 – 1000; “85” for A08 = Natural Gas and A07 &lt; 750&gt;&gt;</w:t>
            </w:r>
          </w:p>
          <w:p w14:paraId="2A84FE4B" w14:textId="77777777" w:rsidR="00EB04B2" w:rsidRPr="003E290C" w:rsidRDefault="00EB04B2" w:rsidP="00726475">
            <w:pPr>
              <w:rPr>
                <w:rFonts w:asciiTheme="minorHAnsi" w:hAnsiTheme="minorHAnsi"/>
                <w:sz w:val="18"/>
                <w:szCs w:val="18"/>
              </w:rPr>
            </w:pPr>
          </w:p>
        </w:tc>
        <w:tc>
          <w:tcPr>
            <w:tcW w:w="2785" w:type="dxa"/>
          </w:tcPr>
          <w:p w14:paraId="4B1C5358" w14:textId="77777777" w:rsidR="00EB04B2" w:rsidRDefault="00EB04B2" w:rsidP="00726475">
            <w:pPr>
              <w:keepNext/>
              <w:rPr>
                <w:rFonts w:asciiTheme="minorHAnsi" w:hAnsiTheme="minorHAnsi"/>
                <w:sz w:val="18"/>
                <w:szCs w:val="18"/>
              </w:rPr>
            </w:pPr>
          </w:p>
        </w:tc>
      </w:tr>
      <w:tr w:rsidR="00EB04B2" w14:paraId="3316C25B" w14:textId="77777777" w:rsidTr="00726475">
        <w:tc>
          <w:tcPr>
            <w:tcW w:w="542" w:type="dxa"/>
            <w:vAlign w:val="center"/>
          </w:tcPr>
          <w:p w14:paraId="217B1B5D" w14:textId="77777777" w:rsidR="00EB04B2" w:rsidRDefault="00EB04B2" w:rsidP="00726475">
            <w:pPr>
              <w:jc w:val="center"/>
              <w:rPr>
                <w:rFonts w:asciiTheme="minorHAnsi" w:hAnsiTheme="minorHAnsi"/>
                <w:sz w:val="18"/>
                <w:szCs w:val="18"/>
              </w:rPr>
            </w:pPr>
            <w:r>
              <w:rPr>
                <w:rFonts w:asciiTheme="minorHAnsi" w:hAnsiTheme="minorHAnsi"/>
                <w:sz w:val="18"/>
                <w:szCs w:val="18"/>
              </w:rPr>
              <w:t>05</w:t>
            </w:r>
          </w:p>
        </w:tc>
        <w:tc>
          <w:tcPr>
            <w:tcW w:w="4673" w:type="dxa"/>
            <w:vAlign w:val="center"/>
          </w:tcPr>
          <w:p w14:paraId="0AD582AC" w14:textId="77777777" w:rsidR="00EB04B2" w:rsidRDefault="00EB04B2" w:rsidP="00726475">
            <w:pPr>
              <w:rPr>
                <w:rFonts w:asciiTheme="minorHAnsi" w:hAnsiTheme="minorHAnsi"/>
                <w:sz w:val="18"/>
                <w:szCs w:val="18"/>
              </w:rPr>
            </w:pPr>
            <w:r>
              <w:rPr>
                <w:rFonts w:asciiTheme="minorHAnsi" w:hAnsiTheme="minorHAnsi"/>
                <w:sz w:val="18"/>
                <w:szCs w:val="18"/>
              </w:rPr>
              <w:t>Compliance Statement</w:t>
            </w:r>
          </w:p>
        </w:tc>
        <w:tc>
          <w:tcPr>
            <w:tcW w:w="2790" w:type="dxa"/>
          </w:tcPr>
          <w:p w14:paraId="3C02C9B1" w14:textId="3E00D00F" w:rsidR="00EB04B2" w:rsidRDefault="00EB04B2" w:rsidP="00726475">
            <w:pPr>
              <w:rPr>
                <w:rFonts w:asciiTheme="minorHAnsi" w:hAnsiTheme="minorHAnsi"/>
                <w:sz w:val="18"/>
                <w:szCs w:val="18"/>
              </w:rPr>
            </w:pPr>
            <w:r>
              <w:rPr>
                <w:rFonts w:asciiTheme="minorHAnsi" w:hAnsiTheme="minorHAnsi"/>
                <w:sz w:val="18"/>
                <w:szCs w:val="18"/>
              </w:rPr>
              <w:t xml:space="preserve">&lt;&lt;If C2-03 </w:t>
            </w:r>
            <w:r>
              <w:rPr>
                <w:rFonts w:asciiTheme="minorHAnsi" w:hAnsiTheme="minorHAnsi" w:cstheme="minorHAnsi"/>
                <w:sz w:val="18"/>
                <w:szCs w:val="18"/>
              </w:rPr>
              <w:t>≥ C2-04,</w:t>
            </w:r>
          </w:p>
          <w:p w14:paraId="52005089" w14:textId="77777777" w:rsidR="00EB04B2" w:rsidRDefault="00EB04B2" w:rsidP="00726475">
            <w:pPr>
              <w:rPr>
                <w:rFonts w:asciiTheme="minorHAnsi" w:hAnsiTheme="minorHAnsi"/>
                <w:sz w:val="18"/>
                <w:szCs w:val="18"/>
              </w:rPr>
            </w:pPr>
            <w:r>
              <w:rPr>
                <w:rFonts w:asciiTheme="minorHAnsi" w:hAnsiTheme="minorHAnsi"/>
                <w:sz w:val="18"/>
                <w:szCs w:val="18"/>
              </w:rPr>
              <w:t xml:space="preserve">then display text: "Complies”; </w:t>
            </w:r>
          </w:p>
          <w:p w14:paraId="711E6B50" w14:textId="77777777" w:rsidR="00EB04B2" w:rsidRDefault="00EB04B2" w:rsidP="00726475">
            <w:pPr>
              <w:rPr>
                <w:rFonts w:asciiTheme="minorHAnsi" w:hAnsiTheme="minorHAnsi"/>
                <w:sz w:val="18"/>
                <w:szCs w:val="18"/>
              </w:rPr>
            </w:pPr>
            <w:r>
              <w:rPr>
                <w:rFonts w:asciiTheme="minorHAnsi" w:hAnsiTheme="minorHAnsi"/>
                <w:sz w:val="18"/>
                <w:szCs w:val="18"/>
              </w:rPr>
              <w:t>else display text: "Does Not Comply"</w:t>
            </w:r>
          </w:p>
          <w:p w14:paraId="3707CA35" w14:textId="77777777" w:rsidR="00EB04B2" w:rsidRDefault="00EB04B2" w:rsidP="00726475">
            <w:pPr>
              <w:rPr>
                <w:rFonts w:asciiTheme="minorHAnsi" w:hAnsiTheme="minorHAnsi"/>
                <w:sz w:val="18"/>
                <w:szCs w:val="18"/>
              </w:rPr>
            </w:pPr>
            <w:r>
              <w:rPr>
                <w:rFonts w:asciiTheme="minorHAnsi" w:hAnsiTheme="minorHAnsi"/>
                <w:sz w:val="18"/>
                <w:szCs w:val="18"/>
              </w:rPr>
              <w:t>&gt;&gt;</w:t>
            </w:r>
          </w:p>
        </w:tc>
        <w:tc>
          <w:tcPr>
            <w:tcW w:w="2785" w:type="dxa"/>
          </w:tcPr>
          <w:p w14:paraId="40E52DB1" w14:textId="77777777" w:rsidR="00EB04B2" w:rsidRDefault="00EB04B2" w:rsidP="00726475">
            <w:pPr>
              <w:rPr>
                <w:rFonts w:asciiTheme="minorHAnsi" w:hAnsiTheme="minorHAnsi"/>
                <w:sz w:val="18"/>
                <w:szCs w:val="18"/>
              </w:rPr>
            </w:pPr>
          </w:p>
        </w:tc>
      </w:tr>
    </w:tbl>
    <w:p w14:paraId="3D8AF59D" w14:textId="38445973" w:rsidR="00652777" w:rsidRDefault="00652777"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B33AFC" w14:paraId="745A85AF"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608AC" w14:textId="43DB613B" w:rsidR="00B33AFC" w:rsidRPr="003404FF" w:rsidRDefault="001E3CED" w:rsidP="00857191">
            <w:pPr>
              <w:keepNext/>
              <w:rPr>
                <w:rFonts w:asciiTheme="minorHAnsi" w:hAnsiTheme="minorHAnsi"/>
                <w:b/>
                <w:szCs w:val="18"/>
              </w:rPr>
            </w:pPr>
            <w:r>
              <w:rPr>
                <w:rFonts w:asciiTheme="minorHAnsi" w:hAnsiTheme="minorHAnsi"/>
                <w:b/>
                <w:szCs w:val="18"/>
              </w:rPr>
              <w:t>D</w:t>
            </w:r>
            <w:r w:rsidR="00B33AFC" w:rsidRPr="003404FF">
              <w:rPr>
                <w:rFonts w:asciiTheme="minorHAnsi" w:hAnsiTheme="minorHAnsi"/>
                <w:b/>
                <w:szCs w:val="18"/>
              </w:rPr>
              <w:t>. Determination of HERS Verification Compliance</w:t>
            </w:r>
          </w:p>
          <w:p w14:paraId="56F79D4D" w14:textId="77777777" w:rsidR="00B33AFC" w:rsidRPr="00E903F8" w:rsidRDefault="00B33AFC" w:rsidP="00857191">
            <w:pPr>
              <w:keepNext/>
              <w:rPr>
                <w:rFonts w:asciiTheme="minorHAnsi" w:hAnsiTheme="minorHAnsi"/>
                <w:sz w:val="18"/>
                <w:szCs w:val="18"/>
              </w:rPr>
            </w:pPr>
            <w:r w:rsidRPr="00E903F8">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B33AFC" w14:paraId="77619EB8"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4FC78E4C" w14:textId="77777777" w:rsidR="00B33AFC" w:rsidRDefault="00B33AFC"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35AAE00A" w14:textId="2C1AD246" w:rsidR="00B33AFC" w:rsidRPr="00F26A73" w:rsidRDefault="00B33AFC">
            <w:pPr>
              <w:keepNext/>
              <w:rPr>
                <w:rFonts w:asciiTheme="minorHAnsi" w:hAnsiTheme="minorHAnsi"/>
                <w:sz w:val="18"/>
                <w:szCs w:val="18"/>
              </w:rPr>
            </w:pPr>
            <w:r w:rsidRPr="00B33AFC">
              <w:rPr>
                <w:rFonts w:asciiTheme="minorHAnsi" w:hAnsiTheme="minorHAnsi"/>
                <w:sz w:val="18"/>
                <w:szCs w:val="18"/>
              </w:rPr>
              <w:t xml:space="preserve">&lt;&lt;if </w:t>
            </w:r>
            <w:r w:rsidR="008A0098">
              <w:rPr>
                <w:rFonts w:asciiTheme="minorHAnsi" w:hAnsiTheme="minorHAnsi"/>
                <w:sz w:val="18"/>
                <w:szCs w:val="18"/>
              </w:rPr>
              <w:t>(1)</w:t>
            </w:r>
            <w:r w:rsidR="001E3CED">
              <w:rPr>
                <w:rFonts w:asciiTheme="minorHAnsi" w:hAnsiTheme="minorHAnsi"/>
                <w:sz w:val="18"/>
                <w:szCs w:val="18"/>
              </w:rPr>
              <w:t>B</w:t>
            </w:r>
            <w:r>
              <w:rPr>
                <w:rFonts w:asciiTheme="minorHAnsi" w:hAnsiTheme="minorHAnsi"/>
                <w:sz w:val="18"/>
                <w:szCs w:val="18"/>
              </w:rPr>
              <w:t>1</w:t>
            </w:r>
            <w:r w:rsidR="00FD202F">
              <w:rPr>
                <w:rFonts w:asciiTheme="minorHAnsi" w:hAnsiTheme="minorHAnsi"/>
                <w:sz w:val="18"/>
                <w:szCs w:val="18"/>
              </w:rPr>
              <w:t>2</w:t>
            </w:r>
            <w:r>
              <w:rPr>
                <w:rFonts w:asciiTheme="minorHAnsi" w:hAnsiTheme="minorHAnsi"/>
                <w:sz w:val="18"/>
                <w:szCs w:val="18"/>
              </w:rPr>
              <w:t xml:space="preserve"> = complies for all rows (exhaust systems), and </w:t>
            </w:r>
            <w:r w:rsidR="008A0098">
              <w:rPr>
                <w:rFonts w:asciiTheme="minorHAnsi" w:hAnsiTheme="minorHAnsi"/>
                <w:sz w:val="18"/>
                <w:szCs w:val="18"/>
              </w:rPr>
              <w:t xml:space="preserve">(2) </w:t>
            </w:r>
            <w:r w:rsidR="005E0822">
              <w:rPr>
                <w:rFonts w:asciiTheme="minorHAnsi" w:hAnsiTheme="minorHAnsi"/>
                <w:sz w:val="18"/>
                <w:szCs w:val="18"/>
              </w:rPr>
              <w:t xml:space="preserve">if </w:t>
            </w:r>
            <w:r w:rsidR="00E00776">
              <w:rPr>
                <w:rFonts w:asciiTheme="minorHAnsi" w:hAnsiTheme="minorHAnsi"/>
                <w:sz w:val="18"/>
                <w:szCs w:val="18"/>
              </w:rPr>
              <w:t>B11</w:t>
            </w:r>
            <w:r w:rsidR="00352200">
              <w:rPr>
                <w:rFonts w:asciiTheme="minorHAnsi" w:hAnsiTheme="minorHAnsi"/>
                <w:sz w:val="18"/>
                <w:szCs w:val="18"/>
              </w:rPr>
              <w:t>, C03</w:t>
            </w:r>
            <w:r w:rsidR="00AF130F">
              <w:rPr>
                <w:rFonts w:asciiTheme="minorHAnsi" w:hAnsiTheme="minorHAnsi"/>
                <w:sz w:val="18"/>
                <w:szCs w:val="18"/>
              </w:rPr>
              <w:t xml:space="preserve"> or C2-05 = complies, </w:t>
            </w:r>
            <w:r>
              <w:rPr>
                <w:rFonts w:asciiTheme="minorHAnsi" w:hAnsiTheme="minorHAnsi"/>
                <w:sz w:val="18"/>
                <w:szCs w:val="18"/>
              </w:rPr>
              <w:t>then Result = “</w:t>
            </w:r>
            <w:r w:rsidRPr="00B33AFC">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B33AFC">
              <w:rPr>
                <w:rFonts w:asciiTheme="minorHAnsi" w:hAnsiTheme="minorHAnsi"/>
                <w:sz w:val="18"/>
                <w:szCs w:val="18"/>
              </w:rPr>
              <w:t xml:space="preserve">; else </w:t>
            </w:r>
            <w:r>
              <w:rPr>
                <w:rFonts w:asciiTheme="minorHAnsi" w:hAnsiTheme="minorHAnsi"/>
                <w:sz w:val="18"/>
                <w:szCs w:val="18"/>
              </w:rPr>
              <w:t>Result = “</w:t>
            </w:r>
            <w:r w:rsidRPr="00B33AFC">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B33AFC">
              <w:rPr>
                <w:rFonts w:asciiTheme="minorHAnsi" w:hAnsiTheme="minorHAnsi"/>
                <w:sz w:val="18"/>
                <w:szCs w:val="18"/>
              </w:rPr>
              <w:t>&gt;&gt;</w:t>
            </w:r>
          </w:p>
        </w:tc>
      </w:tr>
    </w:tbl>
    <w:p w14:paraId="2C7BC2D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9A590F" w:rsidRPr="0070757D" w14:paraId="3A5C7774" w14:textId="77777777" w:rsidTr="009A590F">
        <w:trPr>
          <w:trHeight w:val="288"/>
        </w:trPr>
        <w:tc>
          <w:tcPr>
            <w:tcW w:w="10768" w:type="dxa"/>
            <w:gridSpan w:val="4"/>
            <w:vAlign w:val="center"/>
          </w:tcPr>
          <w:p w14:paraId="1F1316C0"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0757D">
              <w:rPr>
                <w:rFonts w:ascii="Calibri" w:hAnsi="Calibri" w:cs="Arial"/>
                <w:b/>
                <w:caps/>
                <w:sz w:val="18"/>
                <w:szCs w:val="18"/>
              </w:rPr>
              <w:lastRenderedPageBreak/>
              <w:t>Documentation Author's Declaration Statement</w:t>
            </w:r>
          </w:p>
        </w:tc>
      </w:tr>
      <w:tr w:rsidR="009A590F" w:rsidRPr="0070757D" w14:paraId="4D8D3916" w14:textId="77777777" w:rsidTr="009A590F">
        <w:trPr>
          <w:trHeight w:val="278"/>
        </w:trPr>
        <w:tc>
          <w:tcPr>
            <w:tcW w:w="10768" w:type="dxa"/>
            <w:gridSpan w:val="4"/>
            <w:vAlign w:val="center"/>
          </w:tcPr>
          <w:p w14:paraId="085F5D5C" w14:textId="77777777" w:rsidR="009A590F" w:rsidRPr="001D2D78" w:rsidRDefault="009A590F" w:rsidP="001D2D78">
            <w:pPr>
              <w:pStyle w:val="ListParagraph"/>
              <w:numPr>
                <w:ilvl w:val="0"/>
                <w:numId w:val="30"/>
              </w:numPr>
              <w:rPr>
                <w:rFonts w:ascii="Calibri" w:hAnsi="Calibri"/>
                <w:sz w:val="18"/>
                <w:szCs w:val="18"/>
              </w:rPr>
            </w:pPr>
            <w:r w:rsidRPr="001D2D78">
              <w:rPr>
                <w:rFonts w:ascii="Calibri" w:hAnsi="Calibri"/>
                <w:sz w:val="18"/>
                <w:szCs w:val="18"/>
              </w:rPr>
              <w:t>I certify that this Certificate of Verification documentation is accurate and complete.</w:t>
            </w:r>
          </w:p>
        </w:tc>
      </w:tr>
      <w:tr w:rsidR="009A590F" w:rsidRPr="0070757D" w14:paraId="6923B66B" w14:textId="77777777" w:rsidTr="009A590F">
        <w:trPr>
          <w:trHeight w:val="360"/>
        </w:trPr>
        <w:tc>
          <w:tcPr>
            <w:tcW w:w="5344" w:type="dxa"/>
          </w:tcPr>
          <w:p w14:paraId="3DD3D057"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Name:</w:t>
            </w:r>
          </w:p>
        </w:tc>
        <w:tc>
          <w:tcPr>
            <w:tcW w:w="5424" w:type="dxa"/>
            <w:gridSpan w:val="3"/>
          </w:tcPr>
          <w:p w14:paraId="01EC8129" w14:textId="77777777" w:rsidR="009A590F" w:rsidRPr="0070757D" w:rsidRDefault="009A590F" w:rsidP="00857191">
            <w:pPr>
              <w:rPr>
                <w:rFonts w:ascii="Calibri" w:hAnsi="Calibri"/>
                <w:sz w:val="14"/>
                <w:szCs w:val="14"/>
              </w:rPr>
            </w:pPr>
            <w:r w:rsidRPr="0070757D">
              <w:rPr>
                <w:rFonts w:ascii="Calibri" w:hAnsi="Calibri"/>
                <w:sz w:val="14"/>
                <w:szCs w:val="14"/>
              </w:rPr>
              <w:t>Documentation Author Signature:</w:t>
            </w:r>
          </w:p>
        </w:tc>
      </w:tr>
      <w:tr w:rsidR="009A590F" w:rsidRPr="0070757D" w14:paraId="6C7DD997" w14:textId="77777777" w:rsidTr="009A590F">
        <w:trPr>
          <w:trHeight w:val="360"/>
        </w:trPr>
        <w:tc>
          <w:tcPr>
            <w:tcW w:w="5344" w:type="dxa"/>
          </w:tcPr>
          <w:p w14:paraId="1A1A0D61" w14:textId="77777777" w:rsidR="009A590F" w:rsidRPr="0070757D" w:rsidRDefault="009A590F" w:rsidP="00857191">
            <w:pPr>
              <w:rPr>
                <w:rFonts w:ascii="Calibri" w:hAnsi="Calibri"/>
                <w:sz w:val="14"/>
                <w:szCs w:val="14"/>
              </w:rPr>
            </w:pPr>
            <w:r w:rsidRPr="0070757D">
              <w:rPr>
                <w:rFonts w:ascii="Calibri" w:hAnsi="Calibri"/>
                <w:sz w:val="14"/>
                <w:szCs w:val="14"/>
              </w:rPr>
              <w:t>Company:</w:t>
            </w:r>
          </w:p>
        </w:tc>
        <w:tc>
          <w:tcPr>
            <w:tcW w:w="5424" w:type="dxa"/>
            <w:gridSpan w:val="3"/>
          </w:tcPr>
          <w:p w14:paraId="747FF8EF" w14:textId="77777777" w:rsidR="009A590F" w:rsidRPr="0070757D" w:rsidRDefault="009A590F" w:rsidP="00857191">
            <w:pPr>
              <w:rPr>
                <w:rFonts w:ascii="Calibri" w:hAnsi="Calibri"/>
                <w:sz w:val="14"/>
                <w:szCs w:val="14"/>
              </w:rPr>
            </w:pPr>
            <w:r w:rsidRPr="0070757D">
              <w:rPr>
                <w:rFonts w:ascii="Calibri" w:hAnsi="Calibri"/>
                <w:sz w:val="14"/>
                <w:szCs w:val="14"/>
              </w:rPr>
              <w:t>Date Signed:</w:t>
            </w:r>
          </w:p>
        </w:tc>
      </w:tr>
      <w:tr w:rsidR="009A590F" w:rsidRPr="0070757D" w14:paraId="7E5600BA" w14:textId="77777777" w:rsidTr="009A590F">
        <w:trPr>
          <w:trHeight w:val="360"/>
        </w:trPr>
        <w:tc>
          <w:tcPr>
            <w:tcW w:w="5344" w:type="dxa"/>
          </w:tcPr>
          <w:p w14:paraId="33115DEF" w14:textId="77777777" w:rsidR="009A590F" w:rsidRPr="0070757D" w:rsidRDefault="009A590F" w:rsidP="00857191">
            <w:pPr>
              <w:rPr>
                <w:rFonts w:ascii="Calibri" w:hAnsi="Calibri"/>
                <w:sz w:val="14"/>
                <w:szCs w:val="14"/>
              </w:rPr>
            </w:pPr>
            <w:r w:rsidRPr="0070757D">
              <w:rPr>
                <w:rFonts w:ascii="Calibri" w:hAnsi="Calibri"/>
                <w:sz w:val="14"/>
                <w:szCs w:val="14"/>
              </w:rPr>
              <w:t>Address:</w:t>
            </w:r>
          </w:p>
        </w:tc>
        <w:tc>
          <w:tcPr>
            <w:tcW w:w="5424" w:type="dxa"/>
            <w:gridSpan w:val="3"/>
          </w:tcPr>
          <w:p w14:paraId="3C4D58D7" w14:textId="77777777" w:rsidR="009A590F" w:rsidRPr="0070757D" w:rsidRDefault="009A590F" w:rsidP="00857191">
            <w:pPr>
              <w:rPr>
                <w:rFonts w:ascii="Calibri" w:hAnsi="Calibri"/>
                <w:sz w:val="14"/>
                <w:szCs w:val="14"/>
              </w:rPr>
            </w:pPr>
            <w:r w:rsidRPr="0070757D">
              <w:rPr>
                <w:rFonts w:ascii="Calibri" w:hAnsi="Calibri"/>
                <w:sz w:val="14"/>
                <w:szCs w:val="14"/>
              </w:rPr>
              <w:t>CEA/HERS Certification Information (if applicable):</w:t>
            </w:r>
          </w:p>
        </w:tc>
      </w:tr>
      <w:tr w:rsidR="009A590F" w:rsidRPr="0070757D" w14:paraId="7A6ED441" w14:textId="77777777" w:rsidTr="009A590F">
        <w:trPr>
          <w:trHeight w:val="360"/>
        </w:trPr>
        <w:tc>
          <w:tcPr>
            <w:tcW w:w="5344" w:type="dxa"/>
          </w:tcPr>
          <w:p w14:paraId="4466CA7E" w14:textId="77777777" w:rsidR="009A590F" w:rsidRPr="0070757D" w:rsidRDefault="009A590F" w:rsidP="00857191">
            <w:pPr>
              <w:rPr>
                <w:rFonts w:ascii="Calibri" w:hAnsi="Calibri"/>
                <w:sz w:val="14"/>
                <w:szCs w:val="14"/>
              </w:rPr>
            </w:pPr>
            <w:r w:rsidRPr="0070757D">
              <w:rPr>
                <w:rFonts w:ascii="Calibri" w:hAnsi="Calibri"/>
                <w:sz w:val="14"/>
                <w:szCs w:val="14"/>
              </w:rPr>
              <w:t>City/State/Zip:</w:t>
            </w:r>
          </w:p>
        </w:tc>
        <w:tc>
          <w:tcPr>
            <w:tcW w:w="5424" w:type="dxa"/>
            <w:gridSpan w:val="3"/>
          </w:tcPr>
          <w:p w14:paraId="36732568" w14:textId="77777777" w:rsidR="009A590F" w:rsidRPr="0070757D" w:rsidRDefault="009A590F" w:rsidP="00857191">
            <w:pPr>
              <w:rPr>
                <w:rFonts w:ascii="Calibri" w:hAnsi="Calibri"/>
                <w:sz w:val="14"/>
                <w:szCs w:val="14"/>
              </w:rPr>
            </w:pPr>
            <w:r w:rsidRPr="0070757D">
              <w:rPr>
                <w:rFonts w:ascii="Calibri" w:hAnsi="Calibri"/>
                <w:sz w:val="14"/>
                <w:szCs w:val="14"/>
              </w:rPr>
              <w:t>Phone:</w:t>
            </w:r>
          </w:p>
        </w:tc>
      </w:tr>
      <w:tr w:rsidR="009A590F" w:rsidRPr="0070757D" w14:paraId="70F70CD4" w14:textId="77777777" w:rsidTr="009A590F">
        <w:tblPrEx>
          <w:tblCellMar>
            <w:left w:w="115" w:type="dxa"/>
            <w:right w:w="115" w:type="dxa"/>
          </w:tblCellMar>
        </w:tblPrEx>
        <w:trPr>
          <w:trHeight w:val="296"/>
        </w:trPr>
        <w:tc>
          <w:tcPr>
            <w:tcW w:w="10768" w:type="dxa"/>
            <w:gridSpan w:val="4"/>
            <w:vAlign w:val="center"/>
          </w:tcPr>
          <w:p w14:paraId="08D1BAC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0757D">
              <w:rPr>
                <w:rFonts w:ascii="Calibri" w:hAnsi="Calibri" w:cs="Arial"/>
                <w:b/>
                <w:caps/>
                <w:sz w:val="18"/>
                <w:szCs w:val="18"/>
              </w:rPr>
              <w:t xml:space="preserve">Responsible Person's Declaration statement </w:t>
            </w:r>
          </w:p>
        </w:tc>
      </w:tr>
      <w:tr w:rsidR="009A590F" w:rsidRPr="0070757D" w14:paraId="7F1A4CCA" w14:textId="77777777" w:rsidTr="009A590F">
        <w:tblPrEx>
          <w:tblCellMar>
            <w:left w:w="115" w:type="dxa"/>
            <w:right w:w="115" w:type="dxa"/>
          </w:tblCellMar>
        </w:tblPrEx>
        <w:trPr>
          <w:trHeight w:val="504"/>
        </w:trPr>
        <w:tc>
          <w:tcPr>
            <w:tcW w:w="10768" w:type="dxa"/>
            <w:gridSpan w:val="4"/>
          </w:tcPr>
          <w:p w14:paraId="50B4051E" w14:textId="77777777" w:rsidR="009A590F" w:rsidRPr="0070757D" w:rsidRDefault="009A590F" w:rsidP="00857191">
            <w:pPr>
              <w:keepNext/>
              <w:widowControl w:val="0"/>
              <w:ind w:right="90"/>
              <w:rPr>
                <w:rFonts w:ascii="Calibri" w:hAnsi="Calibri"/>
                <w:sz w:val="18"/>
                <w:szCs w:val="18"/>
              </w:rPr>
            </w:pPr>
            <w:r w:rsidRPr="0070757D">
              <w:rPr>
                <w:rFonts w:ascii="Calibri" w:hAnsi="Calibri"/>
                <w:sz w:val="18"/>
                <w:szCs w:val="18"/>
              </w:rPr>
              <w:t xml:space="preserve">I certify the following under penalty of perjury, under the laws of the State of California: </w:t>
            </w:r>
          </w:p>
          <w:p w14:paraId="25354384"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provided on this Certificate of Verification is true and correct.</w:t>
            </w:r>
          </w:p>
          <w:p w14:paraId="076BDCD9"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I am the certified HERS Rater who performed the verification identified and reported on this Certificate of Verification (responsible rater).</w:t>
            </w:r>
          </w:p>
          <w:p w14:paraId="500425A8"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257A0B" w14:textId="16973373"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AC7D3F0" w14:textId="77777777" w:rsidR="009A590F" w:rsidRPr="001D2D78" w:rsidRDefault="009A590F" w:rsidP="001D2D78">
            <w:pPr>
              <w:pStyle w:val="ListParagraph"/>
              <w:keepNext/>
              <w:widowControl w:val="0"/>
              <w:numPr>
                <w:ilvl w:val="0"/>
                <w:numId w:val="31"/>
              </w:numPr>
              <w:ind w:right="90"/>
              <w:rPr>
                <w:rFonts w:ascii="Calibri" w:hAnsi="Calibri"/>
                <w:sz w:val="18"/>
                <w:szCs w:val="18"/>
              </w:rPr>
            </w:pPr>
            <w:r w:rsidRPr="001D2D78">
              <w:rPr>
                <w:rFonts w:ascii="Calibri" w:hAnsi="Calibr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590F" w:rsidRPr="0070757D" w14:paraId="4FBE4A88" w14:textId="77777777" w:rsidTr="009A590F">
        <w:tblPrEx>
          <w:tblCellMar>
            <w:left w:w="115" w:type="dxa"/>
            <w:right w:w="115" w:type="dxa"/>
          </w:tblCellMar>
        </w:tblPrEx>
        <w:trPr>
          <w:trHeight w:val="278"/>
        </w:trPr>
        <w:tc>
          <w:tcPr>
            <w:tcW w:w="10768" w:type="dxa"/>
            <w:gridSpan w:val="4"/>
            <w:vAlign w:val="center"/>
          </w:tcPr>
          <w:p w14:paraId="2F00E0D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70757D">
              <w:rPr>
                <w:rFonts w:ascii="Calibri" w:hAnsi="Calibri" w:cs="Arial"/>
                <w:b/>
                <w:caps/>
                <w:sz w:val="18"/>
                <w:szCs w:val="18"/>
              </w:rPr>
              <w:t>BUILDER OR INSTALLER INFORMATION AS SHOWN ON THE CERTIFICATE OF INSTALLATION</w:t>
            </w:r>
          </w:p>
        </w:tc>
      </w:tr>
      <w:tr w:rsidR="009A590F" w:rsidRPr="0070757D" w14:paraId="355C1B65" w14:textId="77777777" w:rsidTr="009A590F">
        <w:tblPrEx>
          <w:tblCellMar>
            <w:left w:w="115" w:type="dxa"/>
            <w:right w:w="115" w:type="dxa"/>
          </w:tblCellMar>
        </w:tblPrEx>
        <w:trPr>
          <w:trHeight w:hRule="exact" w:val="360"/>
        </w:trPr>
        <w:tc>
          <w:tcPr>
            <w:tcW w:w="10768" w:type="dxa"/>
            <w:gridSpan w:val="4"/>
            <w:vAlign w:val="center"/>
          </w:tcPr>
          <w:p w14:paraId="523E269C"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Company Name (Installing Subcontractor, General Contractor, or Builder/Owner):</w:t>
            </w:r>
          </w:p>
        </w:tc>
      </w:tr>
      <w:tr w:rsidR="009A590F" w:rsidRPr="0070757D" w14:paraId="2EB7B142" w14:textId="77777777" w:rsidTr="009A590F">
        <w:tblPrEx>
          <w:tblCellMar>
            <w:left w:w="115" w:type="dxa"/>
            <w:right w:w="115" w:type="dxa"/>
          </w:tblCellMar>
        </w:tblPrEx>
        <w:trPr>
          <w:trHeight w:hRule="exact" w:val="360"/>
        </w:trPr>
        <w:tc>
          <w:tcPr>
            <w:tcW w:w="5384" w:type="dxa"/>
            <w:gridSpan w:val="2"/>
          </w:tcPr>
          <w:p w14:paraId="2993BAAC"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70757D">
              <w:rPr>
                <w:rFonts w:ascii="Calibri" w:hAnsi="Calibri"/>
                <w:sz w:val="14"/>
                <w:szCs w:val="14"/>
              </w:rPr>
              <w:t>Responsible Builder or Installer Name:</w:t>
            </w:r>
          </w:p>
        </w:tc>
        <w:tc>
          <w:tcPr>
            <w:tcW w:w="5384" w:type="dxa"/>
            <w:gridSpan w:val="2"/>
          </w:tcPr>
          <w:p w14:paraId="236D2F2E" w14:textId="77777777" w:rsidR="009A590F" w:rsidRPr="0070757D" w:rsidRDefault="009A590F" w:rsidP="0085719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CSLB License:</w:t>
            </w:r>
          </w:p>
        </w:tc>
      </w:tr>
      <w:tr w:rsidR="009A590F" w:rsidRPr="0070757D" w14:paraId="2A83E6B5" w14:textId="77777777" w:rsidTr="009A590F">
        <w:tblPrEx>
          <w:tblCellMar>
            <w:left w:w="108" w:type="dxa"/>
            <w:right w:w="108" w:type="dxa"/>
          </w:tblCellMar>
        </w:tblPrEx>
        <w:trPr>
          <w:trHeight w:hRule="exact" w:val="288"/>
        </w:trPr>
        <w:tc>
          <w:tcPr>
            <w:tcW w:w="10768" w:type="dxa"/>
            <w:gridSpan w:val="4"/>
            <w:vAlign w:val="center"/>
          </w:tcPr>
          <w:p w14:paraId="5817F7A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PROVIDER DATA REGISTRY INFORMATION</w:t>
            </w:r>
          </w:p>
        </w:tc>
      </w:tr>
      <w:tr w:rsidR="009A590F" w:rsidRPr="0070757D" w14:paraId="7217DBDC" w14:textId="77777777" w:rsidTr="009A590F">
        <w:tblPrEx>
          <w:tblCellMar>
            <w:left w:w="108" w:type="dxa"/>
            <w:right w:w="108" w:type="dxa"/>
          </w:tblCellMar>
        </w:tblPrEx>
        <w:trPr>
          <w:trHeight w:hRule="exact" w:val="360"/>
        </w:trPr>
        <w:tc>
          <w:tcPr>
            <w:tcW w:w="5391" w:type="dxa"/>
            <w:gridSpan w:val="3"/>
          </w:tcPr>
          <w:p w14:paraId="213673F7"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Sample Group Number (if applicable):</w:t>
            </w:r>
          </w:p>
        </w:tc>
        <w:tc>
          <w:tcPr>
            <w:tcW w:w="5377" w:type="dxa"/>
          </w:tcPr>
          <w:p w14:paraId="410B85C6" w14:textId="77777777" w:rsidR="009A590F" w:rsidRPr="0070757D" w:rsidRDefault="009A590F" w:rsidP="0085719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70757D">
              <w:rPr>
                <w:rFonts w:ascii="Calibri" w:hAnsi="Calibri"/>
                <w:sz w:val="14"/>
                <w:szCs w:val="14"/>
              </w:rPr>
              <w:t>Dwelling Test Status in Sample Group (if applicable)</w:t>
            </w:r>
          </w:p>
        </w:tc>
      </w:tr>
      <w:tr w:rsidR="009A590F" w:rsidRPr="0070757D" w14:paraId="64CABF43" w14:textId="77777777" w:rsidTr="009A590F">
        <w:tblPrEx>
          <w:tblCellMar>
            <w:left w:w="108" w:type="dxa"/>
            <w:right w:w="108" w:type="dxa"/>
          </w:tblCellMar>
        </w:tblPrEx>
        <w:trPr>
          <w:trHeight w:val="288"/>
        </w:trPr>
        <w:tc>
          <w:tcPr>
            <w:tcW w:w="10768" w:type="dxa"/>
            <w:gridSpan w:val="4"/>
            <w:vAlign w:val="center"/>
          </w:tcPr>
          <w:p w14:paraId="185A8C72"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cs="Arial"/>
                <w:b/>
                <w:caps/>
                <w:sz w:val="18"/>
                <w:szCs w:val="18"/>
              </w:rPr>
              <w:t>HERS RATER INFORMATION</w:t>
            </w:r>
          </w:p>
        </w:tc>
      </w:tr>
      <w:tr w:rsidR="009A590F" w:rsidRPr="0070757D" w14:paraId="2F99F167" w14:textId="77777777" w:rsidTr="009A590F">
        <w:tblPrEx>
          <w:tblCellMar>
            <w:left w:w="108" w:type="dxa"/>
            <w:right w:w="108" w:type="dxa"/>
          </w:tblCellMar>
        </w:tblPrEx>
        <w:trPr>
          <w:trHeight w:hRule="exact" w:val="360"/>
        </w:trPr>
        <w:tc>
          <w:tcPr>
            <w:tcW w:w="10768" w:type="dxa"/>
            <w:gridSpan w:val="4"/>
          </w:tcPr>
          <w:p w14:paraId="511862FA" w14:textId="77777777" w:rsidR="009A590F" w:rsidRPr="0070757D" w:rsidRDefault="009A590F" w:rsidP="0085719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HERS Rater Company Name:</w:t>
            </w:r>
          </w:p>
        </w:tc>
      </w:tr>
      <w:tr w:rsidR="009A590F" w:rsidRPr="0070757D" w14:paraId="01A20B27" w14:textId="77777777" w:rsidTr="009A590F">
        <w:tblPrEx>
          <w:tblCellMar>
            <w:left w:w="108" w:type="dxa"/>
            <w:right w:w="108" w:type="dxa"/>
          </w:tblCellMar>
        </w:tblPrEx>
        <w:trPr>
          <w:trHeight w:hRule="exact" w:val="360"/>
        </w:trPr>
        <w:tc>
          <w:tcPr>
            <w:tcW w:w="5391" w:type="dxa"/>
            <w:gridSpan w:val="3"/>
          </w:tcPr>
          <w:p w14:paraId="3FCEDB6D"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Name:</w:t>
            </w:r>
          </w:p>
        </w:tc>
        <w:tc>
          <w:tcPr>
            <w:tcW w:w="5377" w:type="dxa"/>
          </w:tcPr>
          <w:p w14:paraId="7DC4CAB9"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Signature:</w:t>
            </w:r>
          </w:p>
        </w:tc>
      </w:tr>
      <w:tr w:rsidR="009A590F" w:rsidRPr="0070757D" w14:paraId="1829AFE6" w14:textId="77777777" w:rsidTr="009A590F">
        <w:tblPrEx>
          <w:tblCellMar>
            <w:left w:w="108" w:type="dxa"/>
            <w:right w:w="108" w:type="dxa"/>
          </w:tblCellMar>
        </w:tblPrEx>
        <w:trPr>
          <w:trHeight w:hRule="exact" w:val="360"/>
        </w:trPr>
        <w:tc>
          <w:tcPr>
            <w:tcW w:w="5391" w:type="dxa"/>
            <w:gridSpan w:val="3"/>
          </w:tcPr>
          <w:p w14:paraId="4092990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Responsible Rater Certification Number w/ this HERS Provider:</w:t>
            </w:r>
          </w:p>
        </w:tc>
        <w:tc>
          <w:tcPr>
            <w:tcW w:w="5377" w:type="dxa"/>
          </w:tcPr>
          <w:p w14:paraId="530594C8" w14:textId="77777777" w:rsidR="009A590F" w:rsidRPr="0070757D" w:rsidRDefault="009A590F" w:rsidP="0085719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0757D">
              <w:rPr>
                <w:rFonts w:ascii="Calibri" w:hAnsi="Calibri"/>
                <w:sz w:val="14"/>
                <w:szCs w:val="14"/>
              </w:rPr>
              <w:t>Date Signed:</w:t>
            </w:r>
          </w:p>
        </w:tc>
      </w:tr>
    </w:tbl>
    <w:p w14:paraId="277BD873" w14:textId="77777777" w:rsidR="00202E7F" w:rsidRDefault="00202E7F" w:rsidP="00D65FA1">
      <w:pPr>
        <w:rPr>
          <w:rFonts w:asciiTheme="minorHAnsi" w:hAnsiTheme="minorHAnsi"/>
          <w:sz w:val="18"/>
          <w:szCs w:val="18"/>
        </w:rPr>
      </w:pPr>
    </w:p>
    <w:p w14:paraId="552B7B55" w14:textId="77777777" w:rsidR="00202E7F" w:rsidRDefault="00202E7F">
      <w:pPr>
        <w:rPr>
          <w:rFonts w:asciiTheme="minorHAnsi" w:hAnsiTheme="minorHAnsi"/>
          <w:sz w:val="18"/>
          <w:szCs w:val="18"/>
        </w:rPr>
      </w:pPr>
    </w:p>
    <w:sectPr w:rsidR="00202E7F"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4686D" w14:textId="77777777" w:rsidR="00264544" w:rsidRDefault="00264544">
      <w:r>
        <w:separator/>
      </w:r>
    </w:p>
  </w:endnote>
  <w:endnote w:type="continuationSeparator" w:id="0">
    <w:p w14:paraId="59AEA311" w14:textId="77777777" w:rsidR="00264544" w:rsidRDefault="00264544">
      <w:r>
        <w:continuationSeparator/>
      </w:r>
    </w:p>
  </w:endnote>
  <w:endnote w:type="continuationNotice" w:id="1">
    <w:p w14:paraId="30665B4C" w14:textId="77777777" w:rsidR="00264544" w:rsidRDefault="002645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024A2C" w:rsidRPr="009213E6" w:rsidRDefault="00024A2C" w:rsidP="009213E6">
    <w:pPr>
      <w:pStyle w:val="Footer"/>
      <w:rPr>
        <w:b/>
      </w:rPr>
    </w:pPr>
    <w:r w:rsidRPr="009213E6">
      <w:t xml:space="preserve">Registration Number:                                            Registration Date/Time:                                                    HERS Provider:                                   </w:t>
    </w:r>
  </w:p>
  <w:p w14:paraId="4E999095" w14:textId="06565B2E" w:rsidR="00024A2C" w:rsidRPr="009213E6" w:rsidRDefault="00024A2C" w:rsidP="009213E6">
    <w:pPr>
      <w:pStyle w:val="Footer"/>
    </w:pPr>
    <w:r w:rsidRPr="009213E6">
      <w:t>CA Building Energy Efficiency Standards - 20</w:t>
    </w:r>
    <w:r w:rsidR="00777430">
      <w:t>22</w:t>
    </w:r>
    <w:r w:rsidRPr="009213E6">
      <w:t xml:space="preserve"> Residential Compliance</w:t>
    </w:r>
    <w:r w:rsidRPr="009213E6">
      <w:tab/>
    </w:r>
    <w:r w:rsidR="000303F6">
      <w:t>March 20</w:t>
    </w:r>
    <w:r w:rsidR="0077743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118FC890" w:rsidR="00024A2C" w:rsidRPr="00A165EE" w:rsidRDefault="00024A2C" w:rsidP="009213E6">
    <w:pPr>
      <w:pStyle w:val="Footer"/>
      <w:rPr>
        <w:b/>
      </w:rPr>
    </w:pPr>
    <w:r w:rsidRPr="00A165EE">
      <w:t>CA Building Energy Efficiency Standards - 20</w:t>
    </w:r>
    <w:r w:rsidR="00777430">
      <w:t>22</w:t>
    </w:r>
    <w:r w:rsidRPr="00A165EE">
      <w:t xml:space="preserve"> Residential Compliance</w:t>
    </w:r>
    <w:r w:rsidRPr="00A165EE">
      <w:tab/>
    </w:r>
    <w:r w:rsidR="000303F6">
      <w:t>March 20</w:t>
    </w:r>
    <w:r w:rsidR="00777430">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42FCA" w14:textId="77777777" w:rsidR="00264544" w:rsidRDefault="00264544">
      <w:r>
        <w:separator/>
      </w:r>
    </w:p>
  </w:footnote>
  <w:footnote w:type="continuationSeparator" w:id="0">
    <w:p w14:paraId="461EC9A1" w14:textId="77777777" w:rsidR="00264544" w:rsidRDefault="00264544">
      <w:r>
        <w:continuationSeparator/>
      </w:r>
    </w:p>
  </w:footnote>
  <w:footnote w:type="continuationNotice" w:id="1">
    <w:p w14:paraId="3354D547" w14:textId="77777777" w:rsidR="00264544" w:rsidRDefault="002645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7777777" w:rsidR="00024A2C" w:rsidRDefault="00000000">
    <w:pPr>
      <w:pStyle w:val="Header"/>
    </w:pPr>
    <w:r>
      <w:rPr>
        <w:noProof/>
      </w:rPr>
      <w:pict w14:anchorId="58F57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993F2" w14:textId="77777777" w:rsidR="00940529" w:rsidRPr="00940529" w:rsidRDefault="00940529" w:rsidP="00940529">
    <w:pPr>
      <w:tabs>
        <w:tab w:val="center" w:pos="4320"/>
        <w:tab w:val="right" w:pos="8640"/>
      </w:tabs>
      <w:ind w:left="360"/>
      <w:jc w:val="center"/>
      <w:rPr>
        <w:rFonts w:ascii="Arial" w:hAnsi="Arial" w:cs="Arial"/>
        <w:b/>
        <w:bCs/>
        <w:sz w:val="24"/>
        <w:szCs w:val="24"/>
      </w:rPr>
    </w:pPr>
    <w:r w:rsidRPr="00940529">
      <w:rPr>
        <w:rFonts w:ascii="Calibri" w:hAnsi="Calibri" w:cs="Calibri"/>
        <w:b/>
        <w:bCs/>
        <w:noProof/>
        <w:sz w:val="28"/>
        <w:szCs w:val="28"/>
      </w:rPr>
      <w:drawing>
        <wp:anchor distT="0" distB="0" distL="114300" distR="114300" simplePos="0" relativeHeight="251660296" behindDoc="0" locked="0" layoutInCell="1" allowOverlap="1" wp14:anchorId="36E1042C" wp14:editId="7169D902">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40529">
      <w:rPr>
        <w:rFonts w:ascii="Arial" w:hAnsi="Arial" w:cs="Arial"/>
        <w:b/>
        <w:bCs/>
        <w:sz w:val="24"/>
        <w:szCs w:val="24"/>
      </w:rPr>
      <w:t>LOCAL MECHANICAL EXHAUST</w:t>
    </w:r>
  </w:p>
  <w:p w14:paraId="085D9B89" w14:textId="77777777" w:rsidR="00940529" w:rsidRPr="00940529" w:rsidRDefault="00940529" w:rsidP="00940529">
    <w:pPr>
      <w:tabs>
        <w:tab w:val="center" w:pos="4320"/>
        <w:tab w:val="right" w:pos="8640"/>
      </w:tabs>
      <w:ind w:left="360"/>
      <w:rPr>
        <w:rFonts w:ascii="Arial" w:hAnsi="Arial" w:cs="Arial"/>
        <w:sz w:val="24"/>
        <w:szCs w:val="24"/>
      </w:rPr>
    </w:pPr>
    <w:r w:rsidRPr="00940529">
      <w:rPr>
        <w:rFonts w:ascii="Arial" w:hAnsi="Arial" w:cs="Arial"/>
        <w:sz w:val="24"/>
        <w:szCs w:val="24"/>
      </w:rPr>
      <w:ptab w:relativeTo="margin" w:alignment="center" w:leader="none"/>
    </w:r>
    <w:r w:rsidRPr="00940529">
      <w:rPr>
        <w:rFonts w:ascii="Arial" w:hAnsi="Arial" w:cs="Arial"/>
        <w:sz w:val="24"/>
        <w:szCs w:val="24"/>
      </w:rPr>
      <w:ptab w:relativeTo="margin" w:alignment="right" w:leader="none"/>
    </w:r>
    <w:r w:rsidRPr="00940529">
      <w:rPr>
        <w:rFonts w:ascii="Calibri" w:hAnsi="Calibri" w:cs="Calibri"/>
        <w:sz w:val="28"/>
        <w:szCs w:val="28"/>
      </w:rPr>
      <w:t>CEC-CF2R-MCH-32-H</w:t>
    </w:r>
  </w:p>
  <w:p w14:paraId="3B296339" w14:textId="496955E7" w:rsidR="00D67618" w:rsidRPr="00940529" w:rsidRDefault="00940529" w:rsidP="00940529">
    <w:pPr>
      <w:spacing w:after="160" w:line="259" w:lineRule="auto"/>
      <w:ind w:left="360"/>
      <w:rPr>
        <w:rFonts w:eastAsia="Calibri"/>
      </w:rPr>
    </w:pPr>
    <w:r w:rsidRPr="00940529">
      <w:rPr>
        <w:rFonts w:ascii="Arial" w:eastAsia="Calibri" w:hAnsi="Arial" w:cs="Arial"/>
        <w:sz w:val="24"/>
        <w:szCs w:val="22"/>
      </w:rPr>
      <w:ptab w:relativeTo="margin" w:alignment="center" w:leader="none"/>
    </w:r>
    <w:r w:rsidRPr="00940529">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77777777" w:rsidR="00024A2C" w:rsidRDefault="00000000">
    <w:pPr>
      <w:pStyle w:val="Header"/>
    </w:pPr>
    <w:r>
      <w:rPr>
        <w:noProof/>
      </w:rPr>
      <w:pict w14:anchorId="0E16F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77777777" w:rsidR="00024A2C" w:rsidRDefault="00000000">
    <w:pPr>
      <w:pStyle w:val="Header"/>
    </w:pPr>
    <w:r>
      <w:rPr>
        <w:noProof/>
      </w:rPr>
      <w:pict w14:anchorId="3459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024A2C" w:rsidRPr="00D65FA1" w:rsidRDefault="00024A2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5AF8E424" w:rsidR="00024A2C" w:rsidRPr="00D65FA1" w:rsidRDefault="00024A2C">
          <w:pPr>
            <w:pStyle w:val="Style18"/>
            <w:rPr>
              <w:b/>
              <w:sz w:val="20"/>
            </w:rPr>
          </w:pPr>
          <w:r w:rsidRPr="00D65FA1">
            <w:rPr>
              <w:sz w:val="20"/>
            </w:rPr>
            <w:t>CF</w:t>
          </w:r>
          <w:r>
            <w:rPr>
              <w:sz w:val="20"/>
            </w:rPr>
            <w:t>3</w:t>
          </w:r>
          <w:r w:rsidRPr="00D65FA1">
            <w:rPr>
              <w:sz w:val="20"/>
            </w:rPr>
            <w:t>R-MCH-</w:t>
          </w:r>
          <w:r>
            <w:rPr>
              <w:sz w:val="20"/>
            </w:rPr>
            <w:t>32-H</w:t>
          </w:r>
        </w:p>
      </w:tc>
    </w:tr>
    <w:tr w:rsidR="00024A2C" w:rsidRPr="00F85124" w14:paraId="3C98AFA6" w14:textId="77777777" w:rsidTr="00023A98">
      <w:trPr>
        <w:cantSplit/>
        <w:trHeight w:val="288"/>
      </w:trPr>
      <w:tc>
        <w:tcPr>
          <w:tcW w:w="2285" w:type="pct"/>
          <w:tcBorders>
            <w:right w:val="nil"/>
          </w:tcBorders>
        </w:tcPr>
        <w:p w14:paraId="2696ED26" w14:textId="7DE33BEA" w:rsidR="00024A2C" w:rsidRPr="00F85124" w:rsidRDefault="00024A2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130F3AEF"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A47826">
            <w:rPr>
              <w:rFonts w:asciiTheme="minorHAnsi" w:hAnsiTheme="minorHAnsi"/>
              <w:bCs/>
              <w:noProof/>
            </w:rPr>
            <w:t>7</w:t>
          </w:r>
          <w:r>
            <w:rPr>
              <w:rFonts w:asciiTheme="minorHAnsi" w:hAnsiTheme="minorHAnsi"/>
              <w:bCs/>
              <w:noProof/>
            </w:rPr>
            <w:fldChar w:fldCharType="end"/>
          </w:r>
          <w:r w:rsidRPr="00F85124">
            <w:rPr>
              <w:rFonts w:asciiTheme="minorHAnsi" w:hAnsiTheme="minorHAnsi"/>
              <w:bCs/>
            </w:rPr>
            <w:t>)</w:t>
          </w:r>
        </w:p>
      </w:tc>
    </w:tr>
  </w:tbl>
  <w:p w14:paraId="489758FB" w14:textId="77777777" w:rsidR="00024A2C" w:rsidRDefault="00000000" w:rsidP="007F6151">
    <w:pPr>
      <w:pStyle w:val="Header"/>
    </w:pPr>
    <w:r>
      <w:rPr>
        <w:noProof/>
      </w:rPr>
      <w:pict w14:anchorId="5BB2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77777777" w:rsidR="00024A2C" w:rsidRDefault="00000000">
    <w:pPr>
      <w:pStyle w:val="Header"/>
    </w:pPr>
    <w:r>
      <w:rPr>
        <w:noProof/>
      </w:rPr>
      <w:pict w14:anchorId="6F862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B3646"/>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C1A5C"/>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E3FC3"/>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8"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3"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F872178"/>
    <w:multiLevelType w:val="hybridMultilevel"/>
    <w:tmpl w:val="7A12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7736672">
    <w:abstractNumId w:val="12"/>
  </w:num>
  <w:num w:numId="2" w16cid:durableId="423116190">
    <w:abstractNumId w:val="5"/>
  </w:num>
  <w:num w:numId="3" w16cid:durableId="149105700">
    <w:abstractNumId w:val="20"/>
  </w:num>
  <w:num w:numId="4" w16cid:durableId="375084894">
    <w:abstractNumId w:val="1"/>
  </w:num>
  <w:num w:numId="5" w16cid:durableId="1506550412">
    <w:abstractNumId w:val="0"/>
  </w:num>
  <w:num w:numId="6" w16cid:durableId="1964647692">
    <w:abstractNumId w:val="11"/>
  </w:num>
  <w:num w:numId="7" w16cid:durableId="2126728478">
    <w:abstractNumId w:val="21"/>
  </w:num>
  <w:num w:numId="8" w16cid:durableId="781458424">
    <w:abstractNumId w:val="24"/>
  </w:num>
  <w:num w:numId="9" w16cid:durableId="1789004891">
    <w:abstractNumId w:val="10"/>
  </w:num>
  <w:num w:numId="10" w16cid:durableId="1962875717">
    <w:abstractNumId w:val="16"/>
  </w:num>
  <w:num w:numId="11" w16cid:durableId="1234581983">
    <w:abstractNumId w:val="27"/>
  </w:num>
  <w:num w:numId="12" w16cid:durableId="699551681">
    <w:abstractNumId w:val="17"/>
  </w:num>
  <w:num w:numId="13" w16cid:durableId="1425034953">
    <w:abstractNumId w:val="13"/>
  </w:num>
  <w:num w:numId="14" w16cid:durableId="1297955786">
    <w:abstractNumId w:val="19"/>
  </w:num>
  <w:num w:numId="15" w16cid:durableId="116820986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062853">
    <w:abstractNumId w:val="11"/>
  </w:num>
  <w:num w:numId="17" w16cid:durableId="1348874084">
    <w:abstractNumId w:val="11"/>
  </w:num>
  <w:num w:numId="18" w16cid:durableId="1996176831">
    <w:abstractNumId w:val="6"/>
  </w:num>
  <w:num w:numId="19" w16cid:durableId="319188821">
    <w:abstractNumId w:val="8"/>
  </w:num>
  <w:num w:numId="20" w16cid:durableId="117576382">
    <w:abstractNumId w:val="28"/>
  </w:num>
  <w:num w:numId="21" w16cid:durableId="1485008211">
    <w:abstractNumId w:val="7"/>
  </w:num>
  <w:num w:numId="22" w16cid:durableId="1580676409">
    <w:abstractNumId w:val="9"/>
  </w:num>
  <w:num w:numId="23" w16cid:durableId="1423188149">
    <w:abstractNumId w:val="30"/>
  </w:num>
  <w:num w:numId="24" w16cid:durableId="1528983977">
    <w:abstractNumId w:val="25"/>
  </w:num>
  <w:num w:numId="25" w16cid:durableId="862943388">
    <w:abstractNumId w:val="18"/>
  </w:num>
  <w:num w:numId="26" w16cid:durableId="838469025">
    <w:abstractNumId w:val="14"/>
  </w:num>
  <w:num w:numId="27" w16cid:durableId="1087772258">
    <w:abstractNumId w:val="2"/>
  </w:num>
  <w:num w:numId="28" w16cid:durableId="769470732">
    <w:abstractNumId w:val="29"/>
  </w:num>
  <w:num w:numId="29" w16cid:durableId="1644584622">
    <w:abstractNumId w:val="15"/>
  </w:num>
  <w:num w:numId="30" w16cid:durableId="255019737">
    <w:abstractNumId w:val="3"/>
  </w:num>
  <w:num w:numId="31" w16cid:durableId="1201361828">
    <w:abstractNumId w:val="4"/>
  </w:num>
  <w:num w:numId="32" w16cid:durableId="1194802517">
    <w:abstractNumId w:val="23"/>
  </w:num>
  <w:num w:numId="33" w16cid:durableId="1905605068">
    <w:abstractNumId w:val="26"/>
  </w:num>
  <w:num w:numId="34" w16cid:durableId="264314577">
    <w:abstractNumId w:val="21"/>
    <w:lvlOverride w:ilvl="0">
      <w:startOverride w:val="1"/>
    </w:lvlOverride>
    <w:lvlOverride w:ilvl="1"/>
    <w:lvlOverride w:ilvl="2"/>
    <w:lvlOverride w:ilvl="3"/>
    <w:lvlOverride w:ilvl="4"/>
    <w:lvlOverride w:ilvl="5"/>
    <w:lvlOverride w:ilvl="6"/>
    <w:lvlOverride w:ilvl="7"/>
    <w:lvlOverride w:ilvl="8"/>
  </w:num>
  <w:num w:numId="35" w16cid:durableId="464861047">
    <w:abstractNumId w:val="2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7F3"/>
    <w:rsid w:val="00002EE0"/>
    <w:rsid w:val="00005E16"/>
    <w:rsid w:val="0001052E"/>
    <w:rsid w:val="00010C95"/>
    <w:rsid w:val="00011AEC"/>
    <w:rsid w:val="000165F9"/>
    <w:rsid w:val="00023A98"/>
    <w:rsid w:val="00024A2C"/>
    <w:rsid w:val="00026B59"/>
    <w:rsid w:val="000303F6"/>
    <w:rsid w:val="00031FF2"/>
    <w:rsid w:val="00035135"/>
    <w:rsid w:val="00037F93"/>
    <w:rsid w:val="000447F3"/>
    <w:rsid w:val="000452DE"/>
    <w:rsid w:val="00045AF9"/>
    <w:rsid w:val="00052480"/>
    <w:rsid w:val="000612BB"/>
    <w:rsid w:val="0006136B"/>
    <w:rsid w:val="0006325B"/>
    <w:rsid w:val="00067802"/>
    <w:rsid w:val="00070E18"/>
    <w:rsid w:val="00071062"/>
    <w:rsid w:val="00074257"/>
    <w:rsid w:val="000753FB"/>
    <w:rsid w:val="00086EF9"/>
    <w:rsid w:val="0009315E"/>
    <w:rsid w:val="00093A7F"/>
    <w:rsid w:val="00094357"/>
    <w:rsid w:val="00096957"/>
    <w:rsid w:val="00097FDE"/>
    <w:rsid w:val="000A01E6"/>
    <w:rsid w:val="000A3DD6"/>
    <w:rsid w:val="000A5B2C"/>
    <w:rsid w:val="000A6716"/>
    <w:rsid w:val="000A7A62"/>
    <w:rsid w:val="000B1B45"/>
    <w:rsid w:val="000C0B3F"/>
    <w:rsid w:val="000C4D97"/>
    <w:rsid w:val="000C6B12"/>
    <w:rsid w:val="000D01A4"/>
    <w:rsid w:val="000D065E"/>
    <w:rsid w:val="000D0C09"/>
    <w:rsid w:val="000D4776"/>
    <w:rsid w:val="000E0347"/>
    <w:rsid w:val="000E2FAB"/>
    <w:rsid w:val="000E7B7C"/>
    <w:rsid w:val="000F2727"/>
    <w:rsid w:val="000F3711"/>
    <w:rsid w:val="000F6562"/>
    <w:rsid w:val="000F685B"/>
    <w:rsid w:val="000F713F"/>
    <w:rsid w:val="000F7AAF"/>
    <w:rsid w:val="00100EDD"/>
    <w:rsid w:val="00102D8C"/>
    <w:rsid w:val="00103283"/>
    <w:rsid w:val="001051B9"/>
    <w:rsid w:val="00105871"/>
    <w:rsid w:val="001108FE"/>
    <w:rsid w:val="00111C8E"/>
    <w:rsid w:val="00121986"/>
    <w:rsid w:val="00121AEA"/>
    <w:rsid w:val="001263BF"/>
    <w:rsid w:val="00127A5E"/>
    <w:rsid w:val="0013183D"/>
    <w:rsid w:val="00131E30"/>
    <w:rsid w:val="0013395F"/>
    <w:rsid w:val="00135299"/>
    <w:rsid w:val="00141821"/>
    <w:rsid w:val="001456B0"/>
    <w:rsid w:val="0014582E"/>
    <w:rsid w:val="0014644D"/>
    <w:rsid w:val="00162FFB"/>
    <w:rsid w:val="00163FB5"/>
    <w:rsid w:val="00163FD2"/>
    <w:rsid w:val="00164B1B"/>
    <w:rsid w:val="00166D3B"/>
    <w:rsid w:val="00170A93"/>
    <w:rsid w:val="00174B78"/>
    <w:rsid w:val="001837A7"/>
    <w:rsid w:val="001844F5"/>
    <w:rsid w:val="00186CD3"/>
    <w:rsid w:val="00192313"/>
    <w:rsid w:val="0019479D"/>
    <w:rsid w:val="001947AA"/>
    <w:rsid w:val="001A11AA"/>
    <w:rsid w:val="001A15FE"/>
    <w:rsid w:val="001A6444"/>
    <w:rsid w:val="001B165D"/>
    <w:rsid w:val="001B335E"/>
    <w:rsid w:val="001B37A2"/>
    <w:rsid w:val="001B6972"/>
    <w:rsid w:val="001B7A40"/>
    <w:rsid w:val="001C0809"/>
    <w:rsid w:val="001C2576"/>
    <w:rsid w:val="001C4226"/>
    <w:rsid w:val="001C624C"/>
    <w:rsid w:val="001D01EC"/>
    <w:rsid w:val="001D07F3"/>
    <w:rsid w:val="001D2D78"/>
    <w:rsid w:val="001D331F"/>
    <w:rsid w:val="001D3DAC"/>
    <w:rsid w:val="001E3C1B"/>
    <w:rsid w:val="001E3CED"/>
    <w:rsid w:val="001F3137"/>
    <w:rsid w:val="001F4A5C"/>
    <w:rsid w:val="002011BC"/>
    <w:rsid w:val="00202A63"/>
    <w:rsid w:val="00202E7F"/>
    <w:rsid w:val="00204C45"/>
    <w:rsid w:val="00207977"/>
    <w:rsid w:val="0021359B"/>
    <w:rsid w:val="00213B87"/>
    <w:rsid w:val="00214F16"/>
    <w:rsid w:val="00215D48"/>
    <w:rsid w:val="002233E9"/>
    <w:rsid w:val="00223BFD"/>
    <w:rsid w:val="00232C1C"/>
    <w:rsid w:val="00237379"/>
    <w:rsid w:val="00246307"/>
    <w:rsid w:val="002477FB"/>
    <w:rsid w:val="00247D7F"/>
    <w:rsid w:val="00260F33"/>
    <w:rsid w:val="00264544"/>
    <w:rsid w:val="00264BE7"/>
    <w:rsid w:val="0026531F"/>
    <w:rsid w:val="002679C3"/>
    <w:rsid w:val="0027059B"/>
    <w:rsid w:val="00272246"/>
    <w:rsid w:val="00276E1F"/>
    <w:rsid w:val="00284FB5"/>
    <w:rsid w:val="0029047D"/>
    <w:rsid w:val="00290950"/>
    <w:rsid w:val="0029154A"/>
    <w:rsid w:val="00294334"/>
    <w:rsid w:val="002A3EBD"/>
    <w:rsid w:val="002A4574"/>
    <w:rsid w:val="002B29C8"/>
    <w:rsid w:val="002C03F1"/>
    <w:rsid w:val="002C2712"/>
    <w:rsid w:val="002C4695"/>
    <w:rsid w:val="002C490A"/>
    <w:rsid w:val="002D0D46"/>
    <w:rsid w:val="002D1237"/>
    <w:rsid w:val="002D69FC"/>
    <w:rsid w:val="002E47B0"/>
    <w:rsid w:val="002F25BB"/>
    <w:rsid w:val="002F40A2"/>
    <w:rsid w:val="002F5EFB"/>
    <w:rsid w:val="002F679F"/>
    <w:rsid w:val="0030200E"/>
    <w:rsid w:val="00306CAA"/>
    <w:rsid w:val="00307737"/>
    <w:rsid w:val="00310D9A"/>
    <w:rsid w:val="0032216A"/>
    <w:rsid w:val="00324825"/>
    <w:rsid w:val="003255BF"/>
    <w:rsid w:val="00327A9C"/>
    <w:rsid w:val="00332461"/>
    <w:rsid w:val="003363E8"/>
    <w:rsid w:val="003419C3"/>
    <w:rsid w:val="00341C52"/>
    <w:rsid w:val="00341EBD"/>
    <w:rsid w:val="003426B7"/>
    <w:rsid w:val="00350756"/>
    <w:rsid w:val="00352200"/>
    <w:rsid w:val="00352336"/>
    <w:rsid w:val="00353923"/>
    <w:rsid w:val="00353AD6"/>
    <w:rsid w:val="00354C00"/>
    <w:rsid w:val="00355739"/>
    <w:rsid w:val="00355C2A"/>
    <w:rsid w:val="003563E7"/>
    <w:rsid w:val="00360CDE"/>
    <w:rsid w:val="00362ECD"/>
    <w:rsid w:val="003707C5"/>
    <w:rsid w:val="00370F90"/>
    <w:rsid w:val="0037448D"/>
    <w:rsid w:val="00377144"/>
    <w:rsid w:val="00380853"/>
    <w:rsid w:val="0038173A"/>
    <w:rsid w:val="003837C9"/>
    <w:rsid w:val="00390CE1"/>
    <w:rsid w:val="003A3A65"/>
    <w:rsid w:val="003A3D8D"/>
    <w:rsid w:val="003A6A70"/>
    <w:rsid w:val="003B01D2"/>
    <w:rsid w:val="003B4B94"/>
    <w:rsid w:val="003B6CB0"/>
    <w:rsid w:val="003B758D"/>
    <w:rsid w:val="003C565D"/>
    <w:rsid w:val="003D0A5A"/>
    <w:rsid w:val="003D30A5"/>
    <w:rsid w:val="003D40CF"/>
    <w:rsid w:val="003D5DA1"/>
    <w:rsid w:val="003D6150"/>
    <w:rsid w:val="003E290C"/>
    <w:rsid w:val="003E3948"/>
    <w:rsid w:val="003E7373"/>
    <w:rsid w:val="003E7FF4"/>
    <w:rsid w:val="003F2391"/>
    <w:rsid w:val="003F49B9"/>
    <w:rsid w:val="004152D0"/>
    <w:rsid w:val="00417094"/>
    <w:rsid w:val="00423CBE"/>
    <w:rsid w:val="00423E8B"/>
    <w:rsid w:val="00431F8D"/>
    <w:rsid w:val="004351D2"/>
    <w:rsid w:val="00444E93"/>
    <w:rsid w:val="00445E71"/>
    <w:rsid w:val="0045236C"/>
    <w:rsid w:val="00454065"/>
    <w:rsid w:val="004575B2"/>
    <w:rsid w:val="00460A4E"/>
    <w:rsid w:val="00465DA8"/>
    <w:rsid w:val="00467A82"/>
    <w:rsid w:val="00471B21"/>
    <w:rsid w:val="004726CC"/>
    <w:rsid w:val="004772E1"/>
    <w:rsid w:val="0047774E"/>
    <w:rsid w:val="004809E4"/>
    <w:rsid w:val="00484240"/>
    <w:rsid w:val="00490895"/>
    <w:rsid w:val="004913AF"/>
    <w:rsid w:val="004947F6"/>
    <w:rsid w:val="0049664A"/>
    <w:rsid w:val="004A072A"/>
    <w:rsid w:val="004A27C6"/>
    <w:rsid w:val="004A61C5"/>
    <w:rsid w:val="004B12CA"/>
    <w:rsid w:val="004B2A26"/>
    <w:rsid w:val="004B358A"/>
    <w:rsid w:val="004B6E84"/>
    <w:rsid w:val="004C0E44"/>
    <w:rsid w:val="004C3F98"/>
    <w:rsid w:val="004C4A09"/>
    <w:rsid w:val="004C4DA0"/>
    <w:rsid w:val="004C5AC8"/>
    <w:rsid w:val="004C65CB"/>
    <w:rsid w:val="004C73C4"/>
    <w:rsid w:val="004C748A"/>
    <w:rsid w:val="004D1B4B"/>
    <w:rsid w:val="004E4F83"/>
    <w:rsid w:val="004E5751"/>
    <w:rsid w:val="004E5DBA"/>
    <w:rsid w:val="004F0D78"/>
    <w:rsid w:val="004F2569"/>
    <w:rsid w:val="00502543"/>
    <w:rsid w:val="00502D64"/>
    <w:rsid w:val="00505A99"/>
    <w:rsid w:val="005066B1"/>
    <w:rsid w:val="00510FF3"/>
    <w:rsid w:val="00511464"/>
    <w:rsid w:val="00517C75"/>
    <w:rsid w:val="00521E1D"/>
    <w:rsid w:val="00534921"/>
    <w:rsid w:val="00537C0F"/>
    <w:rsid w:val="005405B0"/>
    <w:rsid w:val="005410ED"/>
    <w:rsid w:val="0054256A"/>
    <w:rsid w:val="00542FD3"/>
    <w:rsid w:val="00544727"/>
    <w:rsid w:val="00551740"/>
    <w:rsid w:val="005518CD"/>
    <w:rsid w:val="005521FB"/>
    <w:rsid w:val="00555A82"/>
    <w:rsid w:val="005633D3"/>
    <w:rsid w:val="005708C9"/>
    <w:rsid w:val="00573D96"/>
    <w:rsid w:val="00584D67"/>
    <w:rsid w:val="005A21B1"/>
    <w:rsid w:val="005A2B97"/>
    <w:rsid w:val="005A66DA"/>
    <w:rsid w:val="005C06AC"/>
    <w:rsid w:val="005D17AE"/>
    <w:rsid w:val="005D3827"/>
    <w:rsid w:val="005D3BD0"/>
    <w:rsid w:val="005D410F"/>
    <w:rsid w:val="005D51CC"/>
    <w:rsid w:val="005D57A5"/>
    <w:rsid w:val="005D66CB"/>
    <w:rsid w:val="005E0822"/>
    <w:rsid w:val="005E1615"/>
    <w:rsid w:val="005E1FE6"/>
    <w:rsid w:val="005E2135"/>
    <w:rsid w:val="005E243F"/>
    <w:rsid w:val="005E2F74"/>
    <w:rsid w:val="005F61B2"/>
    <w:rsid w:val="0060116F"/>
    <w:rsid w:val="00604BA7"/>
    <w:rsid w:val="00605833"/>
    <w:rsid w:val="00613729"/>
    <w:rsid w:val="0061493F"/>
    <w:rsid w:val="00615927"/>
    <w:rsid w:val="00623F41"/>
    <w:rsid w:val="006312CE"/>
    <w:rsid w:val="006368EF"/>
    <w:rsid w:val="00636F83"/>
    <w:rsid w:val="0064067F"/>
    <w:rsid w:val="00640CBD"/>
    <w:rsid w:val="00650F07"/>
    <w:rsid w:val="00652777"/>
    <w:rsid w:val="006610B8"/>
    <w:rsid w:val="0066221E"/>
    <w:rsid w:val="006622A5"/>
    <w:rsid w:val="00665B38"/>
    <w:rsid w:val="00665F31"/>
    <w:rsid w:val="00680EBD"/>
    <w:rsid w:val="00681623"/>
    <w:rsid w:val="0069162E"/>
    <w:rsid w:val="00697E52"/>
    <w:rsid w:val="006A1A82"/>
    <w:rsid w:val="006A206B"/>
    <w:rsid w:val="006A4533"/>
    <w:rsid w:val="006A5191"/>
    <w:rsid w:val="006D0675"/>
    <w:rsid w:val="006D09A3"/>
    <w:rsid w:val="006D0A26"/>
    <w:rsid w:val="006D5DF8"/>
    <w:rsid w:val="006D6FE1"/>
    <w:rsid w:val="006E0082"/>
    <w:rsid w:val="006E05A8"/>
    <w:rsid w:val="006E22CA"/>
    <w:rsid w:val="006E3552"/>
    <w:rsid w:val="006E4BEC"/>
    <w:rsid w:val="006F1E84"/>
    <w:rsid w:val="006F20AA"/>
    <w:rsid w:val="006F5261"/>
    <w:rsid w:val="00700F25"/>
    <w:rsid w:val="007043ED"/>
    <w:rsid w:val="00707DEC"/>
    <w:rsid w:val="0072157A"/>
    <w:rsid w:val="00726475"/>
    <w:rsid w:val="007277D4"/>
    <w:rsid w:val="00731786"/>
    <w:rsid w:val="00744E9A"/>
    <w:rsid w:val="00757E79"/>
    <w:rsid w:val="00761B95"/>
    <w:rsid w:val="00762E40"/>
    <w:rsid w:val="00767718"/>
    <w:rsid w:val="00770A8D"/>
    <w:rsid w:val="00771100"/>
    <w:rsid w:val="00777430"/>
    <w:rsid w:val="00777B2F"/>
    <w:rsid w:val="00786052"/>
    <w:rsid w:val="0078705F"/>
    <w:rsid w:val="00787DE8"/>
    <w:rsid w:val="0079128F"/>
    <w:rsid w:val="00791629"/>
    <w:rsid w:val="00795E0C"/>
    <w:rsid w:val="00797D33"/>
    <w:rsid w:val="007A093B"/>
    <w:rsid w:val="007A4BBF"/>
    <w:rsid w:val="007A5D38"/>
    <w:rsid w:val="007C4CE6"/>
    <w:rsid w:val="007C522D"/>
    <w:rsid w:val="007C6E42"/>
    <w:rsid w:val="007D3387"/>
    <w:rsid w:val="007D4CA3"/>
    <w:rsid w:val="007E127B"/>
    <w:rsid w:val="007E1719"/>
    <w:rsid w:val="007E5494"/>
    <w:rsid w:val="007E64C1"/>
    <w:rsid w:val="007F4B20"/>
    <w:rsid w:val="007F6151"/>
    <w:rsid w:val="00800C91"/>
    <w:rsid w:val="00802060"/>
    <w:rsid w:val="00802F5A"/>
    <w:rsid w:val="00806304"/>
    <w:rsid w:val="00812BD1"/>
    <w:rsid w:val="0082165D"/>
    <w:rsid w:val="008236A7"/>
    <w:rsid w:val="00827F4B"/>
    <w:rsid w:val="00830150"/>
    <w:rsid w:val="008331A6"/>
    <w:rsid w:val="00834B21"/>
    <w:rsid w:val="008378BF"/>
    <w:rsid w:val="00846618"/>
    <w:rsid w:val="008472E3"/>
    <w:rsid w:val="0085658C"/>
    <w:rsid w:val="00857191"/>
    <w:rsid w:val="008607B1"/>
    <w:rsid w:val="00861E71"/>
    <w:rsid w:val="00873389"/>
    <w:rsid w:val="00877D26"/>
    <w:rsid w:val="00883B90"/>
    <w:rsid w:val="00894CE4"/>
    <w:rsid w:val="008951AB"/>
    <w:rsid w:val="008978A7"/>
    <w:rsid w:val="008A0098"/>
    <w:rsid w:val="008A0EE5"/>
    <w:rsid w:val="008A45C5"/>
    <w:rsid w:val="008A46CE"/>
    <w:rsid w:val="008A77FE"/>
    <w:rsid w:val="008A7E28"/>
    <w:rsid w:val="008B40F7"/>
    <w:rsid w:val="008B7043"/>
    <w:rsid w:val="008B7B78"/>
    <w:rsid w:val="008C4039"/>
    <w:rsid w:val="008C5AD3"/>
    <w:rsid w:val="008C702A"/>
    <w:rsid w:val="008D037B"/>
    <w:rsid w:val="008D2AD1"/>
    <w:rsid w:val="008D7DBB"/>
    <w:rsid w:val="008E21F5"/>
    <w:rsid w:val="008E6549"/>
    <w:rsid w:val="008E74BE"/>
    <w:rsid w:val="008F5AD6"/>
    <w:rsid w:val="008F77B0"/>
    <w:rsid w:val="00901778"/>
    <w:rsid w:val="00902B3B"/>
    <w:rsid w:val="009062EA"/>
    <w:rsid w:val="009062F2"/>
    <w:rsid w:val="009075B5"/>
    <w:rsid w:val="0091285E"/>
    <w:rsid w:val="00912F68"/>
    <w:rsid w:val="009213E6"/>
    <w:rsid w:val="00925EA3"/>
    <w:rsid w:val="00932E1C"/>
    <w:rsid w:val="009335C5"/>
    <w:rsid w:val="009369F2"/>
    <w:rsid w:val="00940529"/>
    <w:rsid w:val="009417DB"/>
    <w:rsid w:val="00945EED"/>
    <w:rsid w:val="00951BB7"/>
    <w:rsid w:val="009528FF"/>
    <w:rsid w:val="00954811"/>
    <w:rsid w:val="00954E27"/>
    <w:rsid w:val="0095737E"/>
    <w:rsid w:val="0096325C"/>
    <w:rsid w:val="00963486"/>
    <w:rsid w:val="00964DAF"/>
    <w:rsid w:val="00971374"/>
    <w:rsid w:val="00972E73"/>
    <w:rsid w:val="00976D94"/>
    <w:rsid w:val="00982808"/>
    <w:rsid w:val="00992213"/>
    <w:rsid w:val="00992AE0"/>
    <w:rsid w:val="009A3A53"/>
    <w:rsid w:val="009A4F12"/>
    <w:rsid w:val="009A4F6D"/>
    <w:rsid w:val="009A590F"/>
    <w:rsid w:val="009A708E"/>
    <w:rsid w:val="009B1087"/>
    <w:rsid w:val="009C1248"/>
    <w:rsid w:val="009C3B3B"/>
    <w:rsid w:val="009C4F94"/>
    <w:rsid w:val="009C64FE"/>
    <w:rsid w:val="009C7275"/>
    <w:rsid w:val="009D4C4A"/>
    <w:rsid w:val="009D6A65"/>
    <w:rsid w:val="009D6D23"/>
    <w:rsid w:val="009E0E4F"/>
    <w:rsid w:val="009E7A29"/>
    <w:rsid w:val="009E7A2F"/>
    <w:rsid w:val="009F1934"/>
    <w:rsid w:val="009F41D2"/>
    <w:rsid w:val="009F4FC9"/>
    <w:rsid w:val="00A03A9B"/>
    <w:rsid w:val="00A062A4"/>
    <w:rsid w:val="00A064F6"/>
    <w:rsid w:val="00A106C7"/>
    <w:rsid w:val="00A10E82"/>
    <w:rsid w:val="00A209C7"/>
    <w:rsid w:val="00A26E22"/>
    <w:rsid w:val="00A31477"/>
    <w:rsid w:val="00A32F6D"/>
    <w:rsid w:val="00A35980"/>
    <w:rsid w:val="00A36719"/>
    <w:rsid w:val="00A377D9"/>
    <w:rsid w:val="00A4543E"/>
    <w:rsid w:val="00A4665D"/>
    <w:rsid w:val="00A47826"/>
    <w:rsid w:val="00A5332E"/>
    <w:rsid w:val="00A56F73"/>
    <w:rsid w:val="00A6101B"/>
    <w:rsid w:val="00A635C0"/>
    <w:rsid w:val="00A648E4"/>
    <w:rsid w:val="00A729CA"/>
    <w:rsid w:val="00A75619"/>
    <w:rsid w:val="00A94876"/>
    <w:rsid w:val="00AA157A"/>
    <w:rsid w:val="00AA23CF"/>
    <w:rsid w:val="00AA5382"/>
    <w:rsid w:val="00AA5BE8"/>
    <w:rsid w:val="00AA6710"/>
    <w:rsid w:val="00AA686E"/>
    <w:rsid w:val="00AA7267"/>
    <w:rsid w:val="00AB241A"/>
    <w:rsid w:val="00AB3C6D"/>
    <w:rsid w:val="00AB4A68"/>
    <w:rsid w:val="00AB4B57"/>
    <w:rsid w:val="00AB55F0"/>
    <w:rsid w:val="00AC0F91"/>
    <w:rsid w:val="00AC2089"/>
    <w:rsid w:val="00AC36B4"/>
    <w:rsid w:val="00AC53D5"/>
    <w:rsid w:val="00AC7866"/>
    <w:rsid w:val="00AC79A0"/>
    <w:rsid w:val="00AD0B90"/>
    <w:rsid w:val="00AD1127"/>
    <w:rsid w:val="00AD1A32"/>
    <w:rsid w:val="00AD1CB3"/>
    <w:rsid w:val="00AD7B71"/>
    <w:rsid w:val="00AE29FB"/>
    <w:rsid w:val="00AE5DAC"/>
    <w:rsid w:val="00AE6DE8"/>
    <w:rsid w:val="00AF130F"/>
    <w:rsid w:val="00B06019"/>
    <w:rsid w:val="00B16902"/>
    <w:rsid w:val="00B3284C"/>
    <w:rsid w:val="00B33AFC"/>
    <w:rsid w:val="00B34A97"/>
    <w:rsid w:val="00B37E3B"/>
    <w:rsid w:val="00B41FFD"/>
    <w:rsid w:val="00B431AB"/>
    <w:rsid w:val="00B4489D"/>
    <w:rsid w:val="00B461A4"/>
    <w:rsid w:val="00B573A6"/>
    <w:rsid w:val="00B61285"/>
    <w:rsid w:val="00B63078"/>
    <w:rsid w:val="00B71555"/>
    <w:rsid w:val="00B84849"/>
    <w:rsid w:val="00B866CA"/>
    <w:rsid w:val="00B86B49"/>
    <w:rsid w:val="00B9070D"/>
    <w:rsid w:val="00B91C90"/>
    <w:rsid w:val="00B92635"/>
    <w:rsid w:val="00B955E7"/>
    <w:rsid w:val="00B96332"/>
    <w:rsid w:val="00B97159"/>
    <w:rsid w:val="00BA3C37"/>
    <w:rsid w:val="00BA48A6"/>
    <w:rsid w:val="00BA4F7A"/>
    <w:rsid w:val="00BA4F86"/>
    <w:rsid w:val="00BB4971"/>
    <w:rsid w:val="00BB7005"/>
    <w:rsid w:val="00BC2AE6"/>
    <w:rsid w:val="00BC5080"/>
    <w:rsid w:val="00BC564F"/>
    <w:rsid w:val="00BD285F"/>
    <w:rsid w:val="00BE371B"/>
    <w:rsid w:val="00BE4740"/>
    <w:rsid w:val="00BF340F"/>
    <w:rsid w:val="00BF3503"/>
    <w:rsid w:val="00BF54E0"/>
    <w:rsid w:val="00C01E1A"/>
    <w:rsid w:val="00C03396"/>
    <w:rsid w:val="00C053EF"/>
    <w:rsid w:val="00C105A9"/>
    <w:rsid w:val="00C135F2"/>
    <w:rsid w:val="00C15EEF"/>
    <w:rsid w:val="00C1683E"/>
    <w:rsid w:val="00C16F33"/>
    <w:rsid w:val="00C16F9A"/>
    <w:rsid w:val="00C1794E"/>
    <w:rsid w:val="00C21469"/>
    <w:rsid w:val="00C23D5F"/>
    <w:rsid w:val="00C27BAB"/>
    <w:rsid w:val="00C3222B"/>
    <w:rsid w:val="00C42A31"/>
    <w:rsid w:val="00C44A28"/>
    <w:rsid w:val="00C44D97"/>
    <w:rsid w:val="00C46833"/>
    <w:rsid w:val="00C474C1"/>
    <w:rsid w:val="00C5055B"/>
    <w:rsid w:val="00C51E0F"/>
    <w:rsid w:val="00C52531"/>
    <w:rsid w:val="00C53F9A"/>
    <w:rsid w:val="00C56E30"/>
    <w:rsid w:val="00C62D48"/>
    <w:rsid w:val="00C64AD0"/>
    <w:rsid w:val="00C64DBF"/>
    <w:rsid w:val="00C76888"/>
    <w:rsid w:val="00C91598"/>
    <w:rsid w:val="00C9288D"/>
    <w:rsid w:val="00CA4FE4"/>
    <w:rsid w:val="00CA740A"/>
    <w:rsid w:val="00CB00C9"/>
    <w:rsid w:val="00CB14DD"/>
    <w:rsid w:val="00CB22EC"/>
    <w:rsid w:val="00CB49F9"/>
    <w:rsid w:val="00CB62E7"/>
    <w:rsid w:val="00CC5F3A"/>
    <w:rsid w:val="00CD6B8A"/>
    <w:rsid w:val="00CE23DA"/>
    <w:rsid w:val="00CE3D5B"/>
    <w:rsid w:val="00CF0F79"/>
    <w:rsid w:val="00CF4E00"/>
    <w:rsid w:val="00CF68AF"/>
    <w:rsid w:val="00D0257D"/>
    <w:rsid w:val="00D0506C"/>
    <w:rsid w:val="00D055B5"/>
    <w:rsid w:val="00D0728E"/>
    <w:rsid w:val="00D1405D"/>
    <w:rsid w:val="00D2532B"/>
    <w:rsid w:val="00D25693"/>
    <w:rsid w:val="00D26D15"/>
    <w:rsid w:val="00D26DCF"/>
    <w:rsid w:val="00D326F9"/>
    <w:rsid w:val="00D329E4"/>
    <w:rsid w:val="00D431C2"/>
    <w:rsid w:val="00D434B0"/>
    <w:rsid w:val="00D45E88"/>
    <w:rsid w:val="00D52AC5"/>
    <w:rsid w:val="00D52C1D"/>
    <w:rsid w:val="00D546E0"/>
    <w:rsid w:val="00D54DA1"/>
    <w:rsid w:val="00D54FC9"/>
    <w:rsid w:val="00D611EF"/>
    <w:rsid w:val="00D6244D"/>
    <w:rsid w:val="00D642FF"/>
    <w:rsid w:val="00D65FA1"/>
    <w:rsid w:val="00D67022"/>
    <w:rsid w:val="00D67618"/>
    <w:rsid w:val="00D67E5B"/>
    <w:rsid w:val="00D70078"/>
    <w:rsid w:val="00D71F67"/>
    <w:rsid w:val="00D7662B"/>
    <w:rsid w:val="00D82715"/>
    <w:rsid w:val="00D84059"/>
    <w:rsid w:val="00D85A3A"/>
    <w:rsid w:val="00D85C84"/>
    <w:rsid w:val="00D951D1"/>
    <w:rsid w:val="00DA445F"/>
    <w:rsid w:val="00DA6C5C"/>
    <w:rsid w:val="00DB0685"/>
    <w:rsid w:val="00DB0C92"/>
    <w:rsid w:val="00DB3BB0"/>
    <w:rsid w:val="00DC59D7"/>
    <w:rsid w:val="00DC7F00"/>
    <w:rsid w:val="00DD2592"/>
    <w:rsid w:val="00DD4B3B"/>
    <w:rsid w:val="00DD5C3E"/>
    <w:rsid w:val="00DE24F3"/>
    <w:rsid w:val="00DE3DC8"/>
    <w:rsid w:val="00DE4187"/>
    <w:rsid w:val="00DE4D94"/>
    <w:rsid w:val="00DE5C97"/>
    <w:rsid w:val="00DE79CE"/>
    <w:rsid w:val="00DF4E35"/>
    <w:rsid w:val="00E00776"/>
    <w:rsid w:val="00E01E27"/>
    <w:rsid w:val="00E0224C"/>
    <w:rsid w:val="00E04D85"/>
    <w:rsid w:val="00E06ED1"/>
    <w:rsid w:val="00E07402"/>
    <w:rsid w:val="00E168DF"/>
    <w:rsid w:val="00E17108"/>
    <w:rsid w:val="00E22DBA"/>
    <w:rsid w:val="00E2442F"/>
    <w:rsid w:val="00E326DF"/>
    <w:rsid w:val="00E32C4F"/>
    <w:rsid w:val="00E3328B"/>
    <w:rsid w:val="00E35A2C"/>
    <w:rsid w:val="00E37C19"/>
    <w:rsid w:val="00E40485"/>
    <w:rsid w:val="00E41E6B"/>
    <w:rsid w:val="00E452C9"/>
    <w:rsid w:val="00E5118D"/>
    <w:rsid w:val="00E53748"/>
    <w:rsid w:val="00E54A96"/>
    <w:rsid w:val="00E57F90"/>
    <w:rsid w:val="00E658A8"/>
    <w:rsid w:val="00E74FA7"/>
    <w:rsid w:val="00E84254"/>
    <w:rsid w:val="00E842BD"/>
    <w:rsid w:val="00E84F79"/>
    <w:rsid w:val="00E922E3"/>
    <w:rsid w:val="00E94DBE"/>
    <w:rsid w:val="00E968B2"/>
    <w:rsid w:val="00E9761F"/>
    <w:rsid w:val="00EB04B2"/>
    <w:rsid w:val="00EB1DEC"/>
    <w:rsid w:val="00EB3465"/>
    <w:rsid w:val="00EB40E3"/>
    <w:rsid w:val="00EB6EDA"/>
    <w:rsid w:val="00EC0A97"/>
    <w:rsid w:val="00EC36AD"/>
    <w:rsid w:val="00ED2264"/>
    <w:rsid w:val="00ED7383"/>
    <w:rsid w:val="00EE1876"/>
    <w:rsid w:val="00EE50D6"/>
    <w:rsid w:val="00EE6757"/>
    <w:rsid w:val="00EF05FF"/>
    <w:rsid w:val="00EF627B"/>
    <w:rsid w:val="00EF64A5"/>
    <w:rsid w:val="00F111F9"/>
    <w:rsid w:val="00F1220E"/>
    <w:rsid w:val="00F234BC"/>
    <w:rsid w:val="00F26A73"/>
    <w:rsid w:val="00F33AAA"/>
    <w:rsid w:val="00F4057B"/>
    <w:rsid w:val="00F464CD"/>
    <w:rsid w:val="00F52A83"/>
    <w:rsid w:val="00F545F3"/>
    <w:rsid w:val="00F557F6"/>
    <w:rsid w:val="00F56C2C"/>
    <w:rsid w:val="00F635DD"/>
    <w:rsid w:val="00F66DC5"/>
    <w:rsid w:val="00F712FC"/>
    <w:rsid w:val="00F735AD"/>
    <w:rsid w:val="00F75516"/>
    <w:rsid w:val="00F86E28"/>
    <w:rsid w:val="00F93E21"/>
    <w:rsid w:val="00F961DE"/>
    <w:rsid w:val="00FA76EA"/>
    <w:rsid w:val="00FB5CF1"/>
    <w:rsid w:val="00FB7C8C"/>
    <w:rsid w:val="00FC25CF"/>
    <w:rsid w:val="00FC3D48"/>
    <w:rsid w:val="00FC5CD6"/>
    <w:rsid w:val="00FD0B67"/>
    <w:rsid w:val="00FD11ED"/>
    <w:rsid w:val="00FD202F"/>
    <w:rsid w:val="00FD3D8F"/>
    <w:rsid w:val="00FD4671"/>
    <w:rsid w:val="00FD4D9A"/>
    <w:rsid w:val="00FD6CA3"/>
    <w:rsid w:val="00FE557D"/>
    <w:rsid w:val="00FF3140"/>
    <w:rsid w:val="00FF52AE"/>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78B7F"/>
  <w15:docId w15:val="{0B9C81B3-9EB2-412A-A9DA-65FA41F7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table" w:customStyle="1" w:styleId="TableGrid1">
    <w:name w:val="Table Grid1"/>
    <w:basedOn w:val="TableNormal"/>
    <w:next w:val="TableGrid"/>
    <w:rsid w:val="00E452C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EB04B2"/>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4B2A26"/>
    <w:rPr>
      <w:color w:val="605E5C"/>
      <w:shd w:val="clear" w:color="auto" w:fill="E1DFDD"/>
    </w:rPr>
  </w:style>
  <w:style w:type="character" w:styleId="Mention">
    <w:name w:val="Mention"/>
    <w:basedOn w:val="DefaultParagraphFont"/>
    <w:uiPriority w:val="99"/>
    <w:unhideWhenUsed/>
    <w:rsid w:val="004B2A26"/>
    <w:rPr>
      <w:color w:val="2B579A"/>
      <w:shd w:val="clear" w:color="auto" w:fill="E1DFDD"/>
    </w:rPr>
  </w:style>
  <w:style w:type="table" w:customStyle="1" w:styleId="TableGrid3">
    <w:name w:val="Table Grid3"/>
    <w:basedOn w:val="TableNormal"/>
    <w:next w:val="TableGrid"/>
    <w:uiPriority w:val="59"/>
    <w:rsid w:val="00AB241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4F2BFF-071A-4842-B817-B7550EC284B7}">
  <ds:schemaRefs>
    <ds:schemaRef ds:uri="http://schemas.openxmlformats.org/officeDocument/2006/bibliography"/>
  </ds:schemaRefs>
</ds:datastoreItem>
</file>

<file path=customXml/itemProps2.xml><?xml version="1.0" encoding="utf-8"?>
<ds:datastoreItem xmlns:ds="http://schemas.openxmlformats.org/officeDocument/2006/customXml" ds:itemID="{34502967-2C0A-4396-B668-5C1D32EFEDFE}">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852AFF26-A2AA-4225-9B40-957AB77EE475}">
  <ds:schemaRefs>
    <ds:schemaRef ds:uri="http://schemas.microsoft.com/sharepoint/v3/contenttype/forms"/>
  </ds:schemaRefs>
</ds:datastoreItem>
</file>

<file path=customXml/itemProps4.xml><?xml version="1.0" encoding="utf-8"?>
<ds:datastoreItem xmlns:ds="http://schemas.openxmlformats.org/officeDocument/2006/customXml" ds:itemID="{77D036E8-BAA5-4B78-953B-BC6FAFC43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9</Pages>
  <Words>2743</Words>
  <Characters>15640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18347</CharactersWithSpaces>
  <SharedDoc>false</SharedDoc>
  <HLinks>
    <vt:vector size="6" baseType="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Haider Alhabibi</cp:lastModifiedBy>
  <cp:revision>116</cp:revision>
  <cp:lastPrinted>2019-04-10T19:50:00Z</cp:lastPrinted>
  <dcterms:created xsi:type="dcterms:W3CDTF">2020-03-05T19:39:00Z</dcterms:created>
  <dcterms:modified xsi:type="dcterms:W3CDTF">2022-10-14T20:44:00Z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