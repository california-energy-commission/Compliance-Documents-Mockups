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04DD5" w14:textId="77777777" w:rsidR="00E77709" w:rsidRPr="00287292" w:rsidRDefault="00E77709" w:rsidP="00E77709">
      <w:pPr>
        <w:spacing w:line="259" w:lineRule="auto"/>
        <w:rPr>
          <w:rFonts w:ascii="Calibri" w:eastAsia="Calibri" w:hAnsi="Calibri" w:cs="Calibri"/>
          <w:b/>
          <w:bCs/>
          <w:color w:val="201F1E"/>
          <w:sz w:val="24"/>
          <w:szCs w:val="24"/>
        </w:rPr>
      </w:pPr>
      <w:r w:rsidRPr="00287292">
        <w:rPr>
          <w:rFonts w:asciiTheme="minorHAnsi" w:eastAsia="Calibri" w:hAnsiTheme="minorHAnsi" w:cstheme="minorBidi"/>
          <w:b/>
          <w:bCs/>
          <w:sz w:val="24"/>
          <w:szCs w:val="24"/>
        </w:rPr>
        <w:t xml:space="preserve">CERTIFICATE OF </w:t>
      </w:r>
      <w:r w:rsidRPr="00287292">
        <w:rPr>
          <w:rFonts w:ascii="Calibri" w:eastAsia="Calibri" w:hAnsi="Calibri" w:cs="Calibri"/>
          <w:b/>
          <w:bCs/>
          <w:color w:val="201F1E"/>
          <w:sz w:val="24"/>
          <w:szCs w:val="24"/>
        </w:rPr>
        <w:t>VERIFICATION</w:t>
      </w:r>
      <w:r w:rsidRPr="00287292">
        <w:br/>
      </w:r>
      <w:r w:rsidRPr="00287292">
        <w:rPr>
          <w:rFonts w:asciiTheme="minorHAnsi" w:eastAsia="Calibri" w:hAnsiTheme="minorHAnsi" w:cstheme="minorBidi"/>
          <w:b/>
          <w:bCs/>
          <w:sz w:val="24"/>
          <w:szCs w:val="24"/>
        </w:rPr>
        <w:t>Note:</w:t>
      </w:r>
      <w:r w:rsidRPr="00287292">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E77709" w:rsidRPr="00287292" w14:paraId="46C7962F" w14:textId="77777777" w:rsidTr="0042345D">
        <w:trPr>
          <w:trHeight w:val="288"/>
        </w:trPr>
        <w:tc>
          <w:tcPr>
            <w:tcW w:w="7177" w:type="dxa"/>
          </w:tcPr>
          <w:p w14:paraId="6C16C017" w14:textId="77777777" w:rsidR="00E77709" w:rsidRPr="00287292" w:rsidRDefault="00E77709" w:rsidP="0042345D">
            <w:pPr>
              <w:rPr>
                <w:rFonts w:asciiTheme="minorHAnsi" w:hAnsiTheme="minorHAnsi" w:cstheme="minorHAnsi"/>
                <w:sz w:val="24"/>
                <w:szCs w:val="24"/>
              </w:rPr>
            </w:pPr>
            <w:r w:rsidRPr="00287292">
              <w:rPr>
                <w:rFonts w:asciiTheme="minorHAnsi" w:hAnsiTheme="minorHAnsi" w:cstheme="minorHAnsi"/>
                <w:sz w:val="24"/>
                <w:szCs w:val="24"/>
              </w:rPr>
              <w:t>Project Name:</w:t>
            </w:r>
          </w:p>
        </w:tc>
        <w:tc>
          <w:tcPr>
            <w:tcW w:w="7201" w:type="dxa"/>
          </w:tcPr>
          <w:p w14:paraId="3FD418C8" w14:textId="77777777" w:rsidR="00E77709" w:rsidRPr="00287292" w:rsidRDefault="00E77709" w:rsidP="0042345D">
            <w:pPr>
              <w:rPr>
                <w:rFonts w:asciiTheme="minorHAnsi" w:hAnsiTheme="minorHAnsi" w:cstheme="minorHAnsi"/>
                <w:sz w:val="24"/>
                <w:szCs w:val="24"/>
              </w:rPr>
            </w:pPr>
            <w:r w:rsidRPr="00287292">
              <w:rPr>
                <w:rFonts w:asciiTheme="minorHAnsi" w:hAnsiTheme="minorHAnsi" w:cstheme="minorHAnsi"/>
                <w:sz w:val="24"/>
                <w:szCs w:val="24"/>
              </w:rPr>
              <w:t>Enforcement Agency:</w:t>
            </w:r>
          </w:p>
        </w:tc>
      </w:tr>
      <w:tr w:rsidR="00E77709" w:rsidRPr="00287292" w14:paraId="397407CA" w14:textId="77777777" w:rsidTr="0042345D">
        <w:trPr>
          <w:trHeight w:val="288"/>
        </w:trPr>
        <w:tc>
          <w:tcPr>
            <w:tcW w:w="7177" w:type="dxa"/>
          </w:tcPr>
          <w:p w14:paraId="71D967A2" w14:textId="77777777" w:rsidR="00E77709" w:rsidRPr="00287292" w:rsidRDefault="00E77709" w:rsidP="0042345D">
            <w:pPr>
              <w:rPr>
                <w:rFonts w:asciiTheme="minorHAnsi" w:hAnsiTheme="minorHAnsi" w:cstheme="minorHAnsi"/>
                <w:sz w:val="24"/>
                <w:szCs w:val="24"/>
                <w:vertAlign w:val="superscript"/>
              </w:rPr>
            </w:pPr>
            <w:r w:rsidRPr="00287292">
              <w:rPr>
                <w:rFonts w:asciiTheme="minorHAnsi" w:hAnsiTheme="minorHAnsi" w:cstheme="minorHAnsi"/>
                <w:sz w:val="24"/>
                <w:szCs w:val="24"/>
              </w:rPr>
              <w:t>Dwelling Address:</w:t>
            </w:r>
          </w:p>
        </w:tc>
        <w:tc>
          <w:tcPr>
            <w:tcW w:w="7201" w:type="dxa"/>
          </w:tcPr>
          <w:p w14:paraId="3C699488" w14:textId="77777777" w:rsidR="00E77709" w:rsidRPr="00287292" w:rsidRDefault="00E77709" w:rsidP="0042345D">
            <w:pPr>
              <w:rPr>
                <w:rFonts w:asciiTheme="minorHAnsi" w:hAnsiTheme="minorHAnsi" w:cstheme="minorHAnsi"/>
                <w:sz w:val="24"/>
                <w:szCs w:val="24"/>
                <w:vertAlign w:val="superscript"/>
              </w:rPr>
            </w:pPr>
            <w:r w:rsidRPr="00287292">
              <w:rPr>
                <w:rFonts w:asciiTheme="minorHAnsi" w:hAnsiTheme="minorHAnsi" w:cstheme="minorHAnsi"/>
                <w:sz w:val="24"/>
                <w:szCs w:val="24"/>
              </w:rPr>
              <w:t>Permit Number:</w:t>
            </w:r>
          </w:p>
        </w:tc>
      </w:tr>
      <w:tr w:rsidR="00E77709" w:rsidRPr="00287292" w14:paraId="61C326F2" w14:textId="77777777" w:rsidTr="0042345D">
        <w:trPr>
          <w:trHeight w:val="288"/>
        </w:trPr>
        <w:tc>
          <w:tcPr>
            <w:tcW w:w="7177" w:type="dxa"/>
          </w:tcPr>
          <w:p w14:paraId="335B96D1" w14:textId="77777777" w:rsidR="00E77709" w:rsidRPr="00287292" w:rsidRDefault="00E77709" w:rsidP="0042345D">
            <w:pPr>
              <w:rPr>
                <w:rFonts w:asciiTheme="minorHAnsi" w:hAnsiTheme="minorHAnsi" w:cstheme="minorHAnsi"/>
                <w:sz w:val="24"/>
                <w:szCs w:val="24"/>
              </w:rPr>
            </w:pPr>
            <w:r w:rsidRPr="00287292">
              <w:rPr>
                <w:rFonts w:asciiTheme="minorHAnsi" w:hAnsiTheme="minorHAnsi" w:cstheme="minorHAnsi"/>
                <w:sz w:val="24"/>
                <w:szCs w:val="24"/>
              </w:rPr>
              <w:t>City and Zip Code:</w:t>
            </w:r>
          </w:p>
        </w:tc>
        <w:tc>
          <w:tcPr>
            <w:tcW w:w="7201" w:type="dxa"/>
          </w:tcPr>
          <w:p w14:paraId="5BB59FDF" w14:textId="77777777" w:rsidR="00E77709" w:rsidRPr="00287292" w:rsidRDefault="00E77709" w:rsidP="0042345D">
            <w:pPr>
              <w:rPr>
                <w:rFonts w:asciiTheme="minorHAnsi" w:hAnsiTheme="minorHAnsi" w:cstheme="minorBidi"/>
                <w:sz w:val="24"/>
                <w:szCs w:val="24"/>
              </w:rPr>
            </w:pPr>
            <w:r w:rsidRPr="00287292">
              <w:rPr>
                <w:rFonts w:ascii="Calibri" w:eastAsia="Calibri" w:hAnsi="Calibri" w:cs="Calibri"/>
                <w:sz w:val="24"/>
                <w:szCs w:val="24"/>
              </w:rPr>
              <w:t>Permit Application Date</w:t>
            </w:r>
            <w:r w:rsidRPr="00287292">
              <w:rPr>
                <w:rFonts w:asciiTheme="minorHAnsi" w:hAnsiTheme="minorHAnsi" w:cstheme="minorBidi"/>
                <w:sz w:val="24"/>
                <w:szCs w:val="24"/>
              </w:rPr>
              <w:t>:</w:t>
            </w:r>
          </w:p>
        </w:tc>
      </w:tr>
    </w:tbl>
    <w:p w14:paraId="4951EF80" w14:textId="2D00FC78" w:rsidR="000E4F56" w:rsidRDefault="000E4F5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D83E48" w14:paraId="265677FA" w14:textId="77777777" w:rsidTr="000E4F56">
        <w:trPr>
          <w:cantSplit/>
          <w:trHeight w:val="144"/>
        </w:trPr>
        <w:tc>
          <w:tcPr>
            <w:tcW w:w="10790" w:type="dxa"/>
            <w:gridSpan w:val="3"/>
            <w:vAlign w:val="center"/>
          </w:tcPr>
          <w:p w14:paraId="265677F9" w14:textId="67948F7F" w:rsidR="009A39B9" w:rsidRPr="002E17DB" w:rsidRDefault="009A39B9" w:rsidP="00D60199">
            <w:pPr>
              <w:keepNext/>
              <w:rPr>
                <w:rFonts w:asciiTheme="minorHAnsi" w:hAnsiTheme="minorHAnsi"/>
                <w:b/>
                <w:sz w:val="18"/>
                <w:szCs w:val="18"/>
              </w:rPr>
            </w:pPr>
            <w:r w:rsidRPr="002E17DB">
              <w:rPr>
                <w:rFonts w:asciiTheme="minorHAnsi" w:hAnsiTheme="minorHAnsi"/>
                <w:sz w:val="18"/>
                <w:szCs w:val="18"/>
              </w:rPr>
              <w:br w:type="page"/>
            </w:r>
            <w:r w:rsidRPr="002E17DB">
              <w:rPr>
                <w:rFonts w:asciiTheme="minorHAnsi" w:hAnsiTheme="minorHAnsi"/>
                <w:sz w:val="18"/>
                <w:szCs w:val="18"/>
              </w:rPr>
              <w:br w:type="page"/>
            </w:r>
            <w:r w:rsidRPr="002E17DB">
              <w:rPr>
                <w:rFonts w:asciiTheme="minorHAnsi" w:hAnsiTheme="minorHAnsi"/>
                <w:b/>
                <w:sz w:val="18"/>
                <w:szCs w:val="18"/>
              </w:rPr>
              <w:t>A. Ducted Cooling System Information</w:t>
            </w:r>
          </w:p>
        </w:tc>
      </w:tr>
      <w:tr w:rsidR="005D047E" w:rsidRPr="00D83E48" w14:paraId="265677FE" w14:textId="77777777" w:rsidTr="000E4F56">
        <w:tblPrEx>
          <w:tblBorders>
            <w:top w:val="none" w:sz="0" w:space="0" w:color="auto"/>
          </w:tblBorders>
        </w:tblPrEx>
        <w:trPr>
          <w:cantSplit/>
          <w:trHeight w:val="144"/>
        </w:trPr>
        <w:tc>
          <w:tcPr>
            <w:tcW w:w="470" w:type="dxa"/>
            <w:vAlign w:val="center"/>
          </w:tcPr>
          <w:p w14:paraId="265677FB" w14:textId="77777777" w:rsidR="005D047E" w:rsidRPr="002E17DB" w:rsidRDefault="005D047E" w:rsidP="005D047E">
            <w:pPr>
              <w:pStyle w:val="FootnoteText"/>
              <w:jc w:val="center"/>
              <w:rPr>
                <w:rFonts w:asciiTheme="minorHAnsi" w:hAnsiTheme="minorHAnsi"/>
                <w:sz w:val="18"/>
                <w:szCs w:val="18"/>
              </w:rPr>
            </w:pPr>
            <w:r w:rsidRPr="002E17DB">
              <w:rPr>
                <w:rFonts w:asciiTheme="minorHAnsi" w:hAnsiTheme="minorHAnsi"/>
                <w:sz w:val="18"/>
                <w:szCs w:val="18"/>
              </w:rPr>
              <w:t>01</w:t>
            </w:r>
          </w:p>
        </w:tc>
        <w:tc>
          <w:tcPr>
            <w:tcW w:w="5807" w:type="dxa"/>
            <w:vAlign w:val="center"/>
          </w:tcPr>
          <w:p w14:paraId="265677FC" w14:textId="2415F0C2" w:rsidR="005D047E" w:rsidRPr="002E17DB" w:rsidRDefault="005D047E" w:rsidP="005D047E">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513" w:type="dxa"/>
            <w:vAlign w:val="center"/>
          </w:tcPr>
          <w:p w14:paraId="265677FD" w14:textId="77777777" w:rsidR="005D047E" w:rsidRPr="002E17DB" w:rsidRDefault="005D047E" w:rsidP="005D047E">
            <w:pPr>
              <w:rPr>
                <w:rFonts w:asciiTheme="minorHAnsi" w:hAnsiTheme="minorHAnsi"/>
                <w:color w:val="000000"/>
                <w:sz w:val="18"/>
                <w:szCs w:val="18"/>
                <w:highlight w:val="yellow"/>
              </w:rPr>
            </w:pPr>
          </w:p>
        </w:tc>
      </w:tr>
      <w:tr w:rsidR="005D047E" w:rsidRPr="00D83E48" w14:paraId="26567802" w14:textId="77777777" w:rsidTr="000E4F56">
        <w:tblPrEx>
          <w:tblBorders>
            <w:top w:val="none" w:sz="0" w:space="0" w:color="auto"/>
          </w:tblBorders>
        </w:tblPrEx>
        <w:trPr>
          <w:cantSplit/>
          <w:trHeight w:val="144"/>
        </w:trPr>
        <w:tc>
          <w:tcPr>
            <w:tcW w:w="470" w:type="dxa"/>
            <w:vAlign w:val="center"/>
          </w:tcPr>
          <w:p w14:paraId="265677FF" w14:textId="77777777" w:rsidR="005D047E" w:rsidRPr="002E17DB" w:rsidRDefault="005D047E" w:rsidP="005D047E">
            <w:pPr>
              <w:pStyle w:val="FootnoteText"/>
              <w:jc w:val="center"/>
              <w:rPr>
                <w:rFonts w:asciiTheme="minorHAnsi" w:hAnsiTheme="minorHAnsi"/>
                <w:sz w:val="18"/>
                <w:szCs w:val="18"/>
              </w:rPr>
            </w:pPr>
            <w:r w:rsidRPr="002E17DB">
              <w:rPr>
                <w:rFonts w:asciiTheme="minorHAnsi" w:hAnsiTheme="minorHAnsi"/>
                <w:sz w:val="18"/>
                <w:szCs w:val="18"/>
              </w:rPr>
              <w:t>02</w:t>
            </w:r>
          </w:p>
        </w:tc>
        <w:tc>
          <w:tcPr>
            <w:tcW w:w="5807" w:type="dxa"/>
            <w:vAlign w:val="center"/>
          </w:tcPr>
          <w:p w14:paraId="26567800" w14:textId="45C00F65" w:rsidR="005D047E" w:rsidRPr="002E17DB" w:rsidRDefault="005D047E" w:rsidP="005D047E">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513" w:type="dxa"/>
            <w:vAlign w:val="center"/>
          </w:tcPr>
          <w:p w14:paraId="26567801" w14:textId="77777777" w:rsidR="005D047E" w:rsidRPr="002E17DB" w:rsidRDefault="005D047E" w:rsidP="005D047E">
            <w:pPr>
              <w:rPr>
                <w:rFonts w:asciiTheme="minorHAnsi" w:hAnsiTheme="minorHAnsi"/>
                <w:sz w:val="18"/>
                <w:szCs w:val="18"/>
              </w:rPr>
            </w:pPr>
          </w:p>
        </w:tc>
      </w:tr>
      <w:tr w:rsidR="005D047E" w:rsidRPr="00D83E48" w14:paraId="35B0103E" w14:textId="77777777" w:rsidTr="000E4F56">
        <w:tblPrEx>
          <w:tblBorders>
            <w:top w:val="none" w:sz="0" w:space="0" w:color="auto"/>
          </w:tblBorders>
        </w:tblPrEx>
        <w:trPr>
          <w:cantSplit/>
          <w:trHeight w:val="144"/>
        </w:trPr>
        <w:tc>
          <w:tcPr>
            <w:tcW w:w="470" w:type="dxa"/>
            <w:vAlign w:val="center"/>
          </w:tcPr>
          <w:p w14:paraId="6E384CD6" w14:textId="58B19D28" w:rsidR="005D047E" w:rsidRPr="002E17DB" w:rsidRDefault="005D047E" w:rsidP="005D047E">
            <w:pPr>
              <w:pStyle w:val="FootnoteText"/>
              <w:jc w:val="center"/>
              <w:rPr>
                <w:rFonts w:asciiTheme="minorHAnsi" w:hAnsiTheme="minorHAnsi"/>
                <w:sz w:val="18"/>
                <w:szCs w:val="18"/>
              </w:rPr>
            </w:pPr>
            <w:r>
              <w:rPr>
                <w:rFonts w:asciiTheme="minorHAnsi" w:hAnsiTheme="minorHAnsi"/>
                <w:sz w:val="18"/>
                <w:szCs w:val="18"/>
              </w:rPr>
              <w:t>03</w:t>
            </w:r>
          </w:p>
        </w:tc>
        <w:tc>
          <w:tcPr>
            <w:tcW w:w="5807" w:type="dxa"/>
            <w:vAlign w:val="center"/>
          </w:tcPr>
          <w:p w14:paraId="00E89393" w14:textId="6906A692" w:rsidR="005D047E" w:rsidRDefault="005D047E" w:rsidP="005D047E">
            <w:pPr>
              <w:rPr>
                <w:rFonts w:asciiTheme="minorHAnsi" w:hAnsiTheme="minorHAnsi"/>
                <w:sz w:val="18"/>
                <w:szCs w:val="18"/>
              </w:rPr>
            </w:pPr>
            <w:r w:rsidRPr="00B2548D">
              <w:rPr>
                <w:rFonts w:asciiTheme="minorHAnsi" w:hAnsiTheme="minorHAnsi"/>
                <w:sz w:val="18"/>
                <w:szCs w:val="18"/>
              </w:rPr>
              <w:t>Indoor Unit Name</w:t>
            </w:r>
          </w:p>
        </w:tc>
        <w:tc>
          <w:tcPr>
            <w:tcW w:w="4513" w:type="dxa"/>
            <w:vAlign w:val="center"/>
          </w:tcPr>
          <w:p w14:paraId="75721C2E" w14:textId="77777777" w:rsidR="005D047E" w:rsidRPr="002E17DB" w:rsidRDefault="005D047E" w:rsidP="005D047E">
            <w:pPr>
              <w:rPr>
                <w:rFonts w:asciiTheme="minorHAnsi" w:hAnsiTheme="minorHAnsi"/>
                <w:sz w:val="18"/>
                <w:szCs w:val="18"/>
              </w:rPr>
            </w:pPr>
          </w:p>
        </w:tc>
      </w:tr>
      <w:tr w:rsidR="009A39B9" w:rsidRPr="00D83E48" w14:paraId="26567806" w14:textId="77777777" w:rsidTr="000E4F56">
        <w:tblPrEx>
          <w:tblBorders>
            <w:top w:val="none" w:sz="0" w:space="0" w:color="auto"/>
          </w:tblBorders>
        </w:tblPrEx>
        <w:trPr>
          <w:cantSplit/>
          <w:trHeight w:val="144"/>
        </w:trPr>
        <w:tc>
          <w:tcPr>
            <w:tcW w:w="470" w:type="dxa"/>
            <w:vAlign w:val="center"/>
          </w:tcPr>
          <w:p w14:paraId="26567803" w14:textId="741B809C"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4</w:t>
            </w:r>
          </w:p>
        </w:tc>
        <w:tc>
          <w:tcPr>
            <w:tcW w:w="5807" w:type="dxa"/>
            <w:vAlign w:val="center"/>
          </w:tcPr>
          <w:p w14:paraId="26567804" w14:textId="12CD3EB5"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Installation Type</w:t>
            </w:r>
          </w:p>
        </w:tc>
        <w:tc>
          <w:tcPr>
            <w:tcW w:w="4513" w:type="dxa"/>
            <w:vAlign w:val="center"/>
          </w:tcPr>
          <w:p w14:paraId="26567805" w14:textId="77777777" w:rsidR="009A39B9" w:rsidRPr="009A39B9" w:rsidRDefault="009A39B9" w:rsidP="009A39B9">
            <w:pPr>
              <w:rPr>
                <w:rFonts w:asciiTheme="minorHAnsi" w:hAnsiTheme="minorHAnsi"/>
                <w:sz w:val="18"/>
                <w:szCs w:val="18"/>
              </w:rPr>
            </w:pPr>
          </w:p>
        </w:tc>
      </w:tr>
      <w:tr w:rsidR="009A39B9" w:rsidRPr="00D83E48" w14:paraId="2656780A" w14:textId="77777777" w:rsidTr="000E4F56">
        <w:tblPrEx>
          <w:tblBorders>
            <w:top w:val="none" w:sz="0" w:space="0" w:color="auto"/>
          </w:tblBorders>
        </w:tblPrEx>
        <w:trPr>
          <w:cantSplit/>
          <w:trHeight w:val="144"/>
        </w:trPr>
        <w:tc>
          <w:tcPr>
            <w:tcW w:w="470" w:type="dxa"/>
            <w:vAlign w:val="center"/>
          </w:tcPr>
          <w:p w14:paraId="26567807" w14:textId="5E21E89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5</w:t>
            </w:r>
          </w:p>
        </w:tc>
        <w:tc>
          <w:tcPr>
            <w:tcW w:w="5807" w:type="dxa"/>
          </w:tcPr>
          <w:p w14:paraId="26567808" w14:textId="5BB9A9F4" w:rsidR="009A39B9" w:rsidRPr="002E17DB" w:rsidRDefault="009A39B9" w:rsidP="00CD0B3B">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Nominal Cooling Capacity (tons)</w:t>
            </w:r>
          </w:p>
        </w:tc>
        <w:tc>
          <w:tcPr>
            <w:tcW w:w="4513" w:type="dxa"/>
            <w:vAlign w:val="center"/>
          </w:tcPr>
          <w:p w14:paraId="26567809" w14:textId="77777777" w:rsidR="009A39B9" w:rsidRPr="002E17DB" w:rsidRDefault="009A39B9" w:rsidP="00D60199">
            <w:pPr>
              <w:rPr>
                <w:rFonts w:asciiTheme="minorHAnsi" w:hAnsiTheme="minorHAnsi"/>
                <w:sz w:val="18"/>
                <w:szCs w:val="18"/>
              </w:rPr>
            </w:pPr>
          </w:p>
        </w:tc>
      </w:tr>
      <w:tr w:rsidR="009A39B9" w:rsidRPr="00D83E48" w14:paraId="2656780E" w14:textId="77777777" w:rsidTr="000E4F56">
        <w:tblPrEx>
          <w:tblBorders>
            <w:top w:val="none" w:sz="0" w:space="0" w:color="auto"/>
          </w:tblBorders>
        </w:tblPrEx>
        <w:trPr>
          <w:cantSplit/>
          <w:trHeight w:val="144"/>
        </w:trPr>
        <w:tc>
          <w:tcPr>
            <w:tcW w:w="470" w:type="dxa"/>
            <w:vAlign w:val="center"/>
          </w:tcPr>
          <w:p w14:paraId="2656780B" w14:textId="55E4D5E0"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6</w:t>
            </w:r>
          </w:p>
        </w:tc>
        <w:tc>
          <w:tcPr>
            <w:tcW w:w="5807" w:type="dxa"/>
            <w:vAlign w:val="center"/>
          </w:tcPr>
          <w:p w14:paraId="2656780C" w14:textId="6C890C96"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Condenser Speed Type</w:t>
            </w:r>
          </w:p>
        </w:tc>
        <w:tc>
          <w:tcPr>
            <w:tcW w:w="4513" w:type="dxa"/>
            <w:vAlign w:val="center"/>
          </w:tcPr>
          <w:p w14:paraId="2656780D" w14:textId="77777777" w:rsidR="009A39B9" w:rsidRPr="002E17DB" w:rsidRDefault="009A39B9" w:rsidP="00D60199">
            <w:pPr>
              <w:rPr>
                <w:rFonts w:asciiTheme="minorHAnsi" w:hAnsiTheme="minorHAnsi"/>
                <w:sz w:val="18"/>
                <w:szCs w:val="18"/>
              </w:rPr>
            </w:pPr>
          </w:p>
        </w:tc>
      </w:tr>
      <w:tr w:rsidR="009A39B9" w:rsidRPr="00D83E48" w14:paraId="26567812" w14:textId="77777777" w:rsidTr="000E4F56">
        <w:tblPrEx>
          <w:tblBorders>
            <w:top w:val="none" w:sz="0" w:space="0" w:color="auto"/>
          </w:tblBorders>
        </w:tblPrEx>
        <w:trPr>
          <w:cantSplit/>
          <w:trHeight w:val="144"/>
        </w:trPr>
        <w:tc>
          <w:tcPr>
            <w:tcW w:w="470" w:type="dxa"/>
            <w:vAlign w:val="center"/>
          </w:tcPr>
          <w:p w14:paraId="2656780F" w14:textId="46EDD73A"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7</w:t>
            </w:r>
          </w:p>
        </w:tc>
        <w:tc>
          <w:tcPr>
            <w:tcW w:w="5807" w:type="dxa"/>
            <w:vAlign w:val="center"/>
          </w:tcPr>
          <w:p w14:paraId="26567810" w14:textId="60B4D771"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Cooling System Zonal Control Type</w:t>
            </w:r>
          </w:p>
        </w:tc>
        <w:tc>
          <w:tcPr>
            <w:tcW w:w="4513" w:type="dxa"/>
            <w:vAlign w:val="center"/>
          </w:tcPr>
          <w:p w14:paraId="26567811" w14:textId="77777777" w:rsidR="009A39B9" w:rsidRPr="002E17DB" w:rsidRDefault="009A39B9" w:rsidP="00D60199">
            <w:pPr>
              <w:rPr>
                <w:rFonts w:asciiTheme="minorHAnsi" w:hAnsiTheme="minorHAnsi"/>
                <w:sz w:val="18"/>
                <w:szCs w:val="18"/>
              </w:rPr>
            </w:pPr>
          </w:p>
        </w:tc>
      </w:tr>
      <w:tr w:rsidR="009A39B9" w:rsidRPr="00D83E48" w14:paraId="26567816" w14:textId="77777777" w:rsidTr="000E4F56">
        <w:tblPrEx>
          <w:tblBorders>
            <w:top w:val="none" w:sz="0" w:space="0" w:color="auto"/>
          </w:tblBorders>
        </w:tblPrEx>
        <w:trPr>
          <w:cantSplit/>
          <w:trHeight w:val="144"/>
        </w:trPr>
        <w:tc>
          <w:tcPr>
            <w:tcW w:w="470" w:type="dxa"/>
            <w:vAlign w:val="center"/>
          </w:tcPr>
          <w:p w14:paraId="26567813" w14:textId="2D66B8A5"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8</w:t>
            </w:r>
          </w:p>
        </w:tc>
        <w:tc>
          <w:tcPr>
            <w:tcW w:w="5807" w:type="dxa"/>
            <w:vAlign w:val="center"/>
          </w:tcPr>
          <w:p w14:paraId="26567814" w14:textId="14B9FB1F"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Central Fan Integrated (CFI) Ventilation System Status</w:t>
            </w:r>
          </w:p>
        </w:tc>
        <w:tc>
          <w:tcPr>
            <w:tcW w:w="4513" w:type="dxa"/>
            <w:vAlign w:val="center"/>
          </w:tcPr>
          <w:p w14:paraId="26567815" w14:textId="77777777" w:rsidR="009A39B9" w:rsidRPr="002E17DB" w:rsidRDefault="009A39B9" w:rsidP="00D60199">
            <w:pPr>
              <w:rPr>
                <w:rFonts w:asciiTheme="minorHAnsi" w:hAnsiTheme="minorHAnsi"/>
                <w:sz w:val="18"/>
                <w:szCs w:val="18"/>
              </w:rPr>
            </w:pPr>
          </w:p>
        </w:tc>
      </w:tr>
      <w:tr w:rsidR="009A39B9" w:rsidRPr="00D83E48" w14:paraId="2656781A" w14:textId="77777777" w:rsidTr="000E4F56">
        <w:tblPrEx>
          <w:tblBorders>
            <w:top w:val="none" w:sz="0" w:space="0" w:color="auto"/>
          </w:tblBorders>
        </w:tblPrEx>
        <w:trPr>
          <w:cantSplit/>
          <w:trHeight w:val="144"/>
        </w:trPr>
        <w:tc>
          <w:tcPr>
            <w:tcW w:w="470" w:type="dxa"/>
            <w:vAlign w:val="center"/>
          </w:tcPr>
          <w:p w14:paraId="26567817" w14:textId="58C64CFC"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w:t>
            </w:r>
            <w:r w:rsidR="002B39FE">
              <w:rPr>
                <w:rFonts w:asciiTheme="minorHAnsi" w:hAnsiTheme="minorHAnsi"/>
                <w:sz w:val="18"/>
                <w:szCs w:val="18"/>
              </w:rPr>
              <w:t>9</w:t>
            </w:r>
          </w:p>
        </w:tc>
        <w:tc>
          <w:tcPr>
            <w:tcW w:w="5807" w:type="dxa"/>
            <w:vAlign w:val="center"/>
          </w:tcPr>
          <w:p w14:paraId="26567818" w14:textId="3DE38B69"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System Bypass Duct Status</w:t>
            </w:r>
          </w:p>
        </w:tc>
        <w:tc>
          <w:tcPr>
            <w:tcW w:w="4513" w:type="dxa"/>
            <w:vAlign w:val="center"/>
          </w:tcPr>
          <w:p w14:paraId="26567819" w14:textId="77777777" w:rsidR="009A39B9" w:rsidRPr="009A39B9" w:rsidRDefault="009A39B9" w:rsidP="009A39B9">
            <w:pPr>
              <w:keepNext/>
              <w:rPr>
                <w:rFonts w:asciiTheme="minorHAnsi" w:hAnsiTheme="minorHAnsi"/>
                <w:sz w:val="18"/>
                <w:szCs w:val="18"/>
              </w:rPr>
            </w:pPr>
          </w:p>
        </w:tc>
      </w:tr>
      <w:tr w:rsidR="009A39B9" w:rsidRPr="00D83E48" w14:paraId="2656781E" w14:textId="77777777" w:rsidTr="000E4F56">
        <w:tblPrEx>
          <w:tblBorders>
            <w:top w:val="none" w:sz="0" w:space="0" w:color="auto"/>
          </w:tblBorders>
        </w:tblPrEx>
        <w:trPr>
          <w:cantSplit/>
          <w:trHeight w:val="144"/>
        </w:trPr>
        <w:tc>
          <w:tcPr>
            <w:tcW w:w="470" w:type="dxa"/>
            <w:vAlign w:val="center"/>
          </w:tcPr>
          <w:p w14:paraId="2656781B" w14:textId="4A843E7B" w:rsidR="009A39B9" w:rsidRPr="002E17DB" w:rsidRDefault="002B39FE" w:rsidP="00D60199">
            <w:pPr>
              <w:pStyle w:val="FootnoteText"/>
              <w:jc w:val="center"/>
              <w:rPr>
                <w:rFonts w:asciiTheme="minorHAnsi" w:hAnsiTheme="minorHAnsi"/>
                <w:sz w:val="18"/>
                <w:szCs w:val="18"/>
              </w:rPr>
            </w:pPr>
            <w:r>
              <w:rPr>
                <w:rFonts w:asciiTheme="minorHAnsi" w:hAnsiTheme="minorHAnsi"/>
                <w:sz w:val="18"/>
                <w:szCs w:val="18"/>
              </w:rPr>
              <w:t>10</w:t>
            </w:r>
          </w:p>
        </w:tc>
        <w:tc>
          <w:tcPr>
            <w:tcW w:w="5807" w:type="dxa"/>
            <w:vAlign w:val="center"/>
          </w:tcPr>
          <w:p w14:paraId="2656781C" w14:textId="5D6808FE"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Date of System Airflow Rate Measurement</w:t>
            </w:r>
          </w:p>
        </w:tc>
        <w:tc>
          <w:tcPr>
            <w:tcW w:w="4513" w:type="dxa"/>
            <w:vAlign w:val="center"/>
          </w:tcPr>
          <w:p w14:paraId="2656781D" w14:textId="77777777" w:rsidR="009A39B9" w:rsidRPr="002E17DB" w:rsidRDefault="009A39B9" w:rsidP="00D60199">
            <w:pPr>
              <w:keepNext/>
              <w:rPr>
                <w:rFonts w:asciiTheme="minorHAnsi" w:hAnsiTheme="minorHAnsi"/>
                <w:sz w:val="18"/>
                <w:szCs w:val="18"/>
              </w:rPr>
            </w:pPr>
          </w:p>
        </w:tc>
      </w:tr>
      <w:tr w:rsidR="009A39B9" w:rsidRPr="00D83E48" w14:paraId="26567822" w14:textId="77777777" w:rsidTr="000E4F56">
        <w:tblPrEx>
          <w:tblBorders>
            <w:top w:val="none" w:sz="0" w:space="0" w:color="auto"/>
          </w:tblBorders>
        </w:tblPrEx>
        <w:trPr>
          <w:cantSplit/>
          <w:trHeight w:val="144"/>
        </w:trPr>
        <w:tc>
          <w:tcPr>
            <w:tcW w:w="470" w:type="dxa"/>
            <w:vAlign w:val="center"/>
          </w:tcPr>
          <w:p w14:paraId="2656781F" w14:textId="4E5DD3D8" w:rsidR="009A39B9" w:rsidRPr="002E17DB" w:rsidDel="006E5AE2" w:rsidRDefault="00ED543C" w:rsidP="00D60199">
            <w:pPr>
              <w:pStyle w:val="FootnoteText"/>
              <w:jc w:val="center"/>
              <w:rPr>
                <w:rFonts w:asciiTheme="minorHAnsi" w:hAnsiTheme="minorHAnsi"/>
                <w:sz w:val="18"/>
                <w:szCs w:val="18"/>
              </w:rPr>
            </w:pPr>
            <w:r>
              <w:rPr>
                <w:rFonts w:asciiTheme="minorHAnsi" w:hAnsiTheme="minorHAnsi"/>
                <w:sz w:val="18"/>
                <w:szCs w:val="18"/>
              </w:rPr>
              <w:t>1</w:t>
            </w:r>
            <w:r w:rsidR="002B39FE">
              <w:rPr>
                <w:rFonts w:asciiTheme="minorHAnsi" w:hAnsiTheme="minorHAnsi"/>
                <w:sz w:val="18"/>
                <w:szCs w:val="18"/>
              </w:rPr>
              <w:t>1</w:t>
            </w:r>
          </w:p>
        </w:tc>
        <w:tc>
          <w:tcPr>
            <w:tcW w:w="5807" w:type="dxa"/>
            <w:vAlign w:val="center"/>
          </w:tcPr>
          <w:p w14:paraId="26567820" w14:textId="7B2DEDE8"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 xml:space="preserve">Airflow Rate Protocol </w:t>
            </w:r>
            <w:r w:rsidR="003A4CDD">
              <w:rPr>
                <w:rFonts w:asciiTheme="minorHAnsi" w:hAnsiTheme="minorHAnsi"/>
                <w:sz w:val="18"/>
                <w:szCs w:val="18"/>
              </w:rPr>
              <w:t>U</w:t>
            </w:r>
            <w:r w:rsidRPr="002E17DB">
              <w:rPr>
                <w:rFonts w:asciiTheme="minorHAnsi" w:hAnsiTheme="minorHAnsi"/>
                <w:sz w:val="18"/>
                <w:szCs w:val="18"/>
              </w:rPr>
              <w:t>tilized</w:t>
            </w:r>
          </w:p>
        </w:tc>
        <w:tc>
          <w:tcPr>
            <w:tcW w:w="4513" w:type="dxa"/>
            <w:vAlign w:val="center"/>
          </w:tcPr>
          <w:p w14:paraId="26567821" w14:textId="77777777" w:rsidR="009A39B9" w:rsidRPr="002E17DB" w:rsidRDefault="009A39B9" w:rsidP="00D60199">
            <w:pPr>
              <w:keepNext/>
              <w:rPr>
                <w:rFonts w:asciiTheme="minorHAnsi" w:hAnsiTheme="minorHAnsi"/>
                <w:sz w:val="18"/>
                <w:szCs w:val="18"/>
              </w:rPr>
            </w:pPr>
          </w:p>
        </w:tc>
      </w:tr>
      <w:tr w:rsidR="000676C8" w:rsidRPr="00D83E48" w14:paraId="0BBEBC0B" w14:textId="77777777" w:rsidTr="000E4F56">
        <w:tblPrEx>
          <w:tblBorders>
            <w:top w:val="none" w:sz="0" w:space="0" w:color="auto"/>
          </w:tblBorders>
        </w:tblPrEx>
        <w:trPr>
          <w:cantSplit/>
          <w:trHeight w:val="144"/>
        </w:trPr>
        <w:tc>
          <w:tcPr>
            <w:tcW w:w="470" w:type="dxa"/>
            <w:vAlign w:val="center"/>
          </w:tcPr>
          <w:p w14:paraId="449BBAF8" w14:textId="0094D32C" w:rsidR="000676C8" w:rsidRDefault="000676C8" w:rsidP="00D60199">
            <w:pPr>
              <w:pStyle w:val="FootnoteText"/>
              <w:jc w:val="center"/>
              <w:rPr>
                <w:rFonts w:asciiTheme="minorHAnsi" w:hAnsiTheme="minorHAnsi"/>
                <w:sz w:val="18"/>
                <w:szCs w:val="18"/>
              </w:rPr>
            </w:pPr>
            <w:r>
              <w:rPr>
                <w:rFonts w:asciiTheme="minorHAnsi" w:hAnsiTheme="minorHAnsi"/>
                <w:sz w:val="18"/>
                <w:szCs w:val="18"/>
              </w:rPr>
              <w:t>1</w:t>
            </w:r>
            <w:r w:rsidR="002B39FE">
              <w:rPr>
                <w:rFonts w:asciiTheme="minorHAnsi" w:hAnsiTheme="minorHAnsi"/>
                <w:sz w:val="18"/>
                <w:szCs w:val="18"/>
              </w:rPr>
              <w:t>2</w:t>
            </w:r>
          </w:p>
        </w:tc>
        <w:tc>
          <w:tcPr>
            <w:tcW w:w="5807" w:type="dxa"/>
            <w:vAlign w:val="center"/>
          </w:tcPr>
          <w:p w14:paraId="25608F6A" w14:textId="23E87E2A" w:rsidR="000676C8" w:rsidRPr="002E17DB" w:rsidRDefault="000676C8" w:rsidP="00D60199">
            <w:pPr>
              <w:keepNext/>
              <w:rPr>
                <w:rFonts w:asciiTheme="minorHAnsi" w:hAnsiTheme="minorHAnsi"/>
                <w:sz w:val="18"/>
                <w:szCs w:val="18"/>
              </w:rPr>
            </w:pPr>
            <w:r>
              <w:rPr>
                <w:rFonts w:asciiTheme="minorHAnsi" w:hAnsiTheme="minorHAnsi"/>
                <w:sz w:val="18"/>
                <w:szCs w:val="18"/>
              </w:rPr>
              <w:t>Central Fan Ventilation Cooling System Status</w:t>
            </w:r>
          </w:p>
        </w:tc>
        <w:tc>
          <w:tcPr>
            <w:tcW w:w="4513" w:type="dxa"/>
            <w:vAlign w:val="center"/>
          </w:tcPr>
          <w:p w14:paraId="046AAEC0" w14:textId="77777777" w:rsidR="000676C8" w:rsidRPr="002E17DB" w:rsidRDefault="000676C8" w:rsidP="00D60199">
            <w:pPr>
              <w:keepNext/>
              <w:rPr>
                <w:rFonts w:asciiTheme="minorHAnsi" w:hAnsiTheme="minorHAnsi"/>
                <w:sz w:val="18"/>
                <w:szCs w:val="18"/>
              </w:rPr>
            </w:pPr>
          </w:p>
        </w:tc>
      </w:tr>
    </w:tbl>
    <w:p w14:paraId="26567823" w14:textId="77777777" w:rsidR="00BF6BCB" w:rsidRPr="002B7725"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9A39B9" w:rsidRPr="00D83E48" w:rsidDel="001739A4" w14:paraId="26567826" w14:textId="77777777" w:rsidTr="00D60199">
        <w:trPr>
          <w:cantSplit/>
          <w:trHeight w:val="432"/>
        </w:trPr>
        <w:tc>
          <w:tcPr>
            <w:tcW w:w="11030" w:type="dxa"/>
            <w:gridSpan w:val="3"/>
            <w:vAlign w:val="center"/>
          </w:tcPr>
          <w:p w14:paraId="26567824" w14:textId="3850DBC9" w:rsidR="009A39B9" w:rsidRPr="007F7878" w:rsidRDefault="009A39B9" w:rsidP="00D60199">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825" w14:textId="77777777" w:rsidR="009A39B9" w:rsidRPr="003A4CDD" w:rsidRDefault="009A39B9" w:rsidP="00D60199">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9A39B9" w:rsidRPr="00D83E48" w:rsidDel="001739A4" w14:paraId="2656782A" w14:textId="77777777" w:rsidTr="006F1E17">
        <w:trPr>
          <w:cantSplit/>
          <w:trHeight w:val="432"/>
        </w:trPr>
        <w:tc>
          <w:tcPr>
            <w:tcW w:w="475" w:type="dxa"/>
            <w:vAlign w:val="center"/>
          </w:tcPr>
          <w:p w14:paraId="26567827" w14:textId="77777777" w:rsidR="009A39B9" w:rsidRPr="007F7878" w:rsidRDefault="009A39B9" w:rsidP="00D60199">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5940" w:type="dxa"/>
            <w:vAlign w:val="center"/>
          </w:tcPr>
          <w:p w14:paraId="26567828" w14:textId="2C0CE43B" w:rsidR="009A39B9" w:rsidRPr="007F7878" w:rsidRDefault="009A39B9" w:rsidP="002B7725">
            <w:pPr>
              <w:rPr>
                <w:rFonts w:asciiTheme="minorHAnsi" w:hAnsiTheme="minorHAnsi"/>
                <w:sz w:val="18"/>
                <w:szCs w:val="18"/>
              </w:rPr>
            </w:pPr>
            <w:r w:rsidRPr="007F7878">
              <w:rPr>
                <w:rFonts w:asciiTheme="minorHAnsi" w:hAnsiTheme="minorHAnsi"/>
                <w:sz w:val="18"/>
                <w:szCs w:val="18"/>
              </w:rPr>
              <w:t xml:space="preserve">Method </w:t>
            </w:r>
            <w:r w:rsidR="002B7725">
              <w:rPr>
                <w:rFonts w:asciiTheme="minorHAnsi" w:hAnsiTheme="minorHAnsi"/>
                <w:sz w:val="18"/>
                <w:szCs w:val="18"/>
              </w:rPr>
              <w:t>U</w:t>
            </w:r>
            <w:r w:rsidRPr="007F7878">
              <w:rPr>
                <w:rFonts w:asciiTheme="minorHAnsi" w:hAnsiTheme="minorHAnsi"/>
                <w:sz w:val="18"/>
                <w:szCs w:val="18"/>
              </w:rPr>
              <w:t xml:space="preserve">sed to </w:t>
            </w:r>
            <w:r w:rsidR="002B7725">
              <w:rPr>
                <w:rFonts w:asciiTheme="minorHAnsi" w:hAnsiTheme="minorHAnsi"/>
                <w:sz w:val="18"/>
                <w:szCs w:val="18"/>
              </w:rPr>
              <w:t>D</w:t>
            </w:r>
            <w:r w:rsidRPr="007F7878">
              <w:rPr>
                <w:rFonts w:asciiTheme="minorHAnsi" w:hAnsiTheme="minorHAnsi"/>
                <w:sz w:val="18"/>
                <w:szCs w:val="18"/>
              </w:rPr>
              <w:t xml:space="preserve">emonstrate </w:t>
            </w:r>
            <w:r w:rsidR="002B7725">
              <w:rPr>
                <w:rFonts w:asciiTheme="minorHAnsi" w:hAnsiTheme="minorHAnsi"/>
                <w:sz w:val="18"/>
                <w:szCs w:val="18"/>
              </w:rPr>
              <w:t>C</w:t>
            </w:r>
            <w:r w:rsidRPr="007F7878">
              <w:rPr>
                <w:rFonts w:asciiTheme="minorHAnsi" w:hAnsiTheme="minorHAnsi"/>
                <w:sz w:val="18"/>
                <w:szCs w:val="18"/>
              </w:rPr>
              <w:t xml:space="preserve">ompliance with the HSPP/PSPP </w:t>
            </w:r>
            <w:r w:rsidR="002B7725">
              <w:rPr>
                <w:rFonts w:asciiTheme="minorHAnsi" w:hAnsiTheme="minorHAnsi"/>
                <w:sz w:val="18"/>
                <w:szCs w:val="18"/>
              </w:rPr>
              <w:t>R</w:t>
            </w:r>
            <w:r w:rsidRPr="007F7878">
              <w:rPr>
                <w:rFonts w:asciiTheme="minorHAnsi" w:hAnsiTheme="minorHAnsi"/>
                <w:sz w:val="18"/>
                <w:szCs w:val="18"/>
              </w:rPr>
              <w:t>equirement</w:t>
            </w:r>
          </w:p>
        </w:tc>
        <w:tc>
          <w:tcPr>
            <w:tcW w:w="4615" w:type="dxa"/>
            <w:vAlign w:val="center"/>
          </w:tcPr>
          <w:p w14:paraId="26567829" w14:textId="77777777" w:rsidR="009A39B9" w:rsidRPr="007F7878" w:rsidRDefault="009A39B9" w:rsidP="00D60199">
            <w:pPr>
              <w:pStyle w:val="ListParagraph"/>
              <w:keepNext/>
              <w:ind w:left="0"/>
              <w:rPr>
                <w:rFonts w:asciiTheme="minorHAnsi" w:hAnsiTheme="minorHAnsi"/>
                <w:sz w:val="18"/>
                <w:szCs w:val="18"/>
              </w:rPr>
            </w:pPr>
          </w:p>
        </w:tc>
      </w:tr>
    </w:tbl>
    <w:p w14:paraId="2656782B" w14:textId="77777777" w:rsidR="009A39B9" w:rsidRPr="002B7725"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D83E48" w14:paraId="2656782E" w14:textId="77777777" w:rsidTr="009A39B9">
        <w:trPr>
          <w:cantSplit/>
          <w:trHeight w:val="144"/>
        </w:trPr>
        <w:tc>
          <w:tcPr>
            <w:tcW w:w="5000" w:type="pct"/>
            <w:gridSpan w:val="3"/>
            <w:vAlign w:val="center"/>
          </w:tcPr>
          <w:p w14:paraId="2656782C" w14:textId="28B719B5" w:rsidR="009A39B9" w:rsidRPr="002E17DB" w:rsidRDefault="009A39B9" w:rsidP="00D60199">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82D" w14:textId="77777777" w:rsidR="009A39B9" w:rsidRPr="003A4CDD" w:rsidRDefault="009A39B9" w:rsidP="00D60199">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810CDC" w:rsidRPr="00D83E48" w14:paraId="26567832" w14:textId="77777777" w:rsidTr="006F1E17">
        <w:trPr>
          <w:cantSplit/>
          <w:trHeight w:val="144"/>
        </w:trPr>
        <w:tc>
          <w:tcPr>
            <w:tcW w:w="212" w:type="pct"/>
            <w:vAlign w:val="center"/>
          </w:tcPr>
          <w:p w14:paraId="2656782F"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01</w:t>
            </w:r>
          </w:p>
        </w:tc>
        <w:tc>
          <w:tcPr>
            <w:tcW w:w="2697" w:type="pct"/>
            <w:vAlign w:val="center"/>
          </w:tcPr>
          <w:p w14:paraId="26567830" w14:textId="059C6429" w:rsidR="00810CDC" w:rsidRPr="002E17DB" w:rsidRDefault="00810CDC" w:rsidP="003A4CDD">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092" w:type="pct"/>
            <w:vAlign w:val="center"/>
          </w:tcPr>
          <w:p w14:paraId="26567831" w14:textId="77777777" w:rsidR="00810CDC" w:rsidRPr="00810CDC" w:rsidRDefault="00810CDC" w:rsidP="00810CDC">
            <w:pPr>
              <w:keepNext/>
              <w:rPr>
                <w:rFonts w:asciiTheme="minorHAnsi" w:hAnsiTheme="minorHAnsi"/>
                <w:sz w:val="18"/>
                <w:szCs w:val="18"/>
              </w:rPr>
            </w:pPr>
          </w:p>
        </w:tc>
      </w:tr>
      <w:tr w:rsidR="00810CDC" w:rsidRPr="00D83E48" w14:paraId="26567836" w14:textId="77777777" w:rsidTr="006F1E17">
        <w:trPr>
          <w:cantSplit/>
          <w:trHeight w:val="144"/>
        </w:trPr>
        <w:tc>
          <w:tcPr>
            <w:tcW w:w="212" w:type="pct"/>
            <w:vAlign w:val="center"/>
          </w:tcPr>
          <w:p w14:paraId="26567833"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02</w:t>
            </w:r>
          </w:p>
        </w:tc>
        <w:tc>
          <w:tcPr>
            <w:tcW w:w="2697" w:type="pct"/>
            <w:vAlign w:val="center"/>
          </w:tcPr>
          <w:p w14:paraId="26567834" w14:textId="5BBB1943"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092" w:type="pct"/>
            <w:vAlign w:val="center"/>
          </w:tcPr>
          <w:p w14:paraId="26567835" w14:textId="77777777" w:rsidR="00810CDC" w:rsidRPr="002E17DB" w:rsidRDefault="00810CDC" w:rsidP="00810CDC">
            <w:pPr>
              <w:keepNext/>
              <w:rPr>
                <w:rFonts w:asciiTheme="minorHAnsi" w:hAnsiTheme="minorHAnsi"/>
                <w:sz w:val="18"/>
                <w:szCs w:val="18"/>
              </w:rPr>
            </w:pPr>
          </w:p>
        </w:tc>
      </w:tr>
      <w:tr w:rsidR="00810CDC" w:rsidRPr="00D83E48" w14:paraId="2656783A" w14:textId="77777777" w:rsidTr="006F1E17">
        <w:trPr>
          <w:cantSplit/>
          <w:trHeight w:val="144"/>
        </w:trPr>
        <w:tc>
          <w:tcPr>
            <w:tcW w:w="212" w:type="pct"/>
            <w:vAlign w:val="center"/>
          </w:tcPr>
          <w:p w14:paraId="26567837"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03</w:t>
            </w:r>
          </w:p>
        </w:tc>
        <w:tc>
          <w:tcPr>
            <w:tcW w:w="2697" w:type="pct"/>
            <w:vAlign w:val="center"/>
          </w:tcPr>
          <w:p w14:paraId="26567838" w14:textId="33C50B2A"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092" w:type="pct"/>
            <w:vAlign w:val="center"/>
          </w:tcPr>
          <w:p w14:paraId="26567839" w14:textId="77777777" w:rsidR="00810CDC" w:rsidRPr="002E17DB" w:rsidRDefault="00810CDC" w:rsidP="00810CDC">
            <w:pPr>
              <w:keepNext/>
              <w:rPr>
                <w:rFonts w:asciiTheme="minorHAnsi" w:hAnsiTheme="minorHAnsi"/>
                <w:sz w:val="18"/>
                <w:szCs w:val="18"/>
              </w:rPr>
            </w:pPr>
          </w:p>
        </w:tc>
      </w:tr>
      <w:tr w:rsidR="00810CDC" w:rsidRPr="00D83E48" w14:paraId="2656783E" w14:textId="77777777" w:rsidTr="006F1E17">
        <w:trPr>
          <w:cantSplit/>
          <w:trHeight w:val="144"/>
        </w:trPr>
        <w:tc>
          <w:tcPr>
            <w:tcW w:w="212" w:type="pct"/>
            <w:vAlign w:val="center"/>
          </w:tcPr>
          <w:p w14:paraId="2656783B"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04</w:t>
            </w:r>
          </w:p>
        </w:tc>
        <w:tc>
          <w:tcPr>
            <w:tcW w:w="2697" w:type="pct"/>
            <w:vAlign w:val="center"/>
          </w:tcPr>
          <w:p w14:paraId="2656783C" w14:textId="294A0C59"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810CDC" w:rsidRDefault="00810CDC" w:rsidP="00810CDC">
            <w:pPr>
              <w:keepNext/>
              <w:rPr>
                <w:rFonts w:asciiTheme="minorHAnsi" w:hAnsiTheme="minorHAnsi"/>
                <w:sz w:val="18"/>
                <w:szCs w:val="18"/>
              </w:rPr>
            </w:pPr>
          </w:p>
        </w:tc>
      </w:tr>
    </w:tbl>
    <w:p w14:paraId="44BBF29D" w14:textId="77777777" w:rsidR="003A4CDD" w:rsidRPr="002B7725"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D83E48" w14:paraId="26567844" w14:textId="77777777" w:rsidTr="00D60199">
        <w:trPr>
          <w:cantSplit/>
          <w:trHeight w:val="144"/>
        </w:trPr>
        <w:tc>
          <w:tcPr>
            <w:tcW w:w="5000" w:type="pct"/>
            <w:vAlign w:val="center"/>
          </w:tcPr>
          <w:p w14:paraId="26567843" w14:textId="3BC7AEBC" w:rsidR="00CC077D" w:rsidRPr="002E17DB" w:rsidRDefault="009A39B9" w:rsidP="009A39B9">
            <w:pPr>
              <w:rPr>
                <w:rFonts w:asciiTheme="minorHAnsi" w:hAnsiTheme="minorHAnsi"/>
                <w:b/>
                <w:sz w:val="18"/>
                <w:szCs w:val="18"/>
              </w:rPr>
            </w:pPr>
            <w:r w:rsidRPr="00F3767A">
              <w:rPr>
                <w:rFonts w:asciiTheme="minorHAnsi" w:hAnsiTheme="minorHAnsi"/>
                <w:b/>
                <w:sz w:val="18"/>
                <w:szCs w:val="18"/>
              </w:rPr>
              <w:t>MCH-23d Forced Air System Airflow Rate Measurement –</w:t>
            </w:r>
            <w:del w:id="0" w:author="Alhabibi, Haider@Energy" w:date="2022-07-07T09:00:00Z">
              <w:r w:rsidRPr="00F3767A" w:rsidDel="00234214">
                <w:rPr>
                  <w:rFonts w:asciiTheme="minorHAnsi" w:hAnsiTheme="minorHAnsi"/>
                  <w:b/>
                  <w:sz w:val="18"/>
                  <w:szCs w:val="18"/>
                </w:rPr>
                <w:delText xml:space="preserve"> </w:delText>
              </w:r>
              <w:r w:rsidR="00365191" w:rsidDel="00234214">
                <w:rPr>
                  <w:rFonts w:asciiTheme="minorHAnsi" w:hAnsiTheme="minorHAnsi"/>
                  <w:b/>
                  <w:sz w:val="18"/>
                  <w:szCs w:val="18"/>
                </w:rPr>
                <w:delText xml:space="preserve">Heating Only </w:delText>
              </w:r>
            </w:del>
            <w:r w:rsidR="00365191" w:rsidRPr="00F01A91">
              <w:rPr>
                <w:rFonts w:asciiTheme="minorHAnsi" w:hAnsiTheme="minorHAnsi"/>
                <w:b/>
                <w:sz w:val="18"/>
                <w:szCs w:val="18"/>
              </w:rPr>
              <w:t xml:space="preserve">Newly Installed </w:t>
            </w:r>
            <w:ins w:id="1" w:author="Alhabibi, Haider@Energy" w:date="2022-07-07T09:00:00Z">
              <w:r w:rsidR="00234214">
                <w:rPr>
                  <w:rFonts w:asciiTheme="minorHAnsi" w:hAnsiTheme="minorHAnsi"/>
                  <w:b/>
                  <w:sz w:val="18"/>
                  <w:szCs w:val="18"/>
                </w:rPr>
                <w:t xml:space="preserve">Heating Only </w:t>
              </w:r>
            </w:ins>
            <w:r w:rsidR="00365191" w:rsidRPr="00F01A91">
              <w:rPr>
                <w:rFonts w:asciiTheme="minorHAnsi" w:hAnsiTheme="minorHAnsi"/>
                <w:b/>
                <w:sz w:val="18"/>
                <w:szCs w:val="18"/>
              </w:rPr>
              <w:t>Non-Zoned Systems or Zoned Multi-Speed Compressor Measurement Only – No Minimum Target Requirement</w:t>
            </w:r>
          </w:p>
        </w:tc>
      </w:tr>
    </w:tbl>
    <w:p w14:paraId="1B4FB5BA" w14:textId="77777777" w:rsidR="003A4CDD" w:rsidRPr="002B7725"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D83E48" w14:paraId="26567848" w14:textId="77777777" w:rsidTr="00810CDC">
        <w:trPr>
          <w:trHeight w:val="144"/>
        </w:trPr>
        <w:tc>
          <w:tcPr>
            <w:tcW w:w="5000" w:type="pct"/>
            <w:gridSpan w:val="3"/>
          </w:tcPr>
          <w:p w14:paraId="26567846" w14:textId="046375CB" w:rsidR="009A39B9" w:rsidRPr="00F01A91" w:rsidRDefault="009A39B9" w:rsidP="00D60199">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847" w14:textId="77777777" w:rsidR="009A39B9" w:rsidRPr="00741B8C" w:rsidRDefault="009A39B9" w:rsidP="00D60199">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9A39B9" w:rsidRPr="00D83E48"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01</w:t>
            </w:r>
          </w:p>
        </w:tc>
        <w:tc>
          <w:tcPr>
            <w:tcW w:w="2668" w:type="pct"/>
            <w:vAlign w:val="center"/>
          </w:tcPr>
          <w:p w14:paraId="2656784A" w14:textId="18C86DC1"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092" w:type="pct"/>
            <w:vAlign w:val="center"/>
          </w:tcPr>
          <w:p w14:paraId="2656784B" w14:textId="77777777" w:rsidR="009A39B9" w:rsidRPr="00F01A91" w:rsidRDefault="009A39B9" w:rsidP="00D60199">
            <w:pPr>
              <w:keepNext/>
              <w:rPr>
                <w:rFonts w:asciiTheme="minorHAnsi" w:hAnsiTheme="minorHAnsi"/>
                <w:sz w:val="18"/>
                <w:szCs w:val="18"/>
              </w:rPr>
            </w:pPr>
          </w:p>
        </w:tc>
      </w:tr>
    </w:tbl>
    <w:p w14:paraId="2656784D" w14:textId="7CEF7EFE" w:rsidR="009A39B9"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966F61" w14:paraId="4F16D0D2" w14:textId="77777777" w:rsidTr="00F4541B">
        <w:trPr>
          <w:trHeight w:val="144"/>
        </w:trPr>
        <w:tc>
          <w:tcPr>
            <w:tcW w:w="5000" w:type="pct"/>
            <w:gridSpan w:val="3"/>
          </w:tcPr>
          <w:p w14:paraId="4F967BB7" w14:textId="77777777" w:rsidR="000676C8" w:rsidRPr="00966F61" w:rsidRDefault="000676C8" w:rsidP="00F4541B">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5B14FC10" w14:textId="77777777" w:rsidR="000676C8" w:rsidRPr="00966F61" w:rsidRDefault="000676C8" w:rsidP="00F4541B">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0676C8" w:rsidRPr="00966F61" w14:paraId="29172B28" w14:textId="77777777" w:rsidTr="00F4541B">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30A84874" w14:textId="3FC08F6C" w:rsidR="000676C8" w:rsidRPr="00966F61" w:rsidRDefault="00225A39" w:rsidP="00F4541B">
            <w:pPr>
              <w:keepNext/>
              <w:rPr>
                <w:rFonts w:asciiTheme="minorHAnsi" w:hAnsiTheme="minorHAnsi"/>
                <w:sz w:val="18"/>
                <w:szCs w:val="18"/>
              </w:rPr>
            </w:pPr>
            <w:r>
              <w:rPr>
                <w:rFonts w:asciiTheme="minorHAnsi" w:hAnsiTheme="minorHAnsi"/>
                <w:sz w:val="18"/>
                <w:szCs w:val="18"/>
              </w:rPr>
              <w:t>Required</w:t>
            </w:r>
            <w:r w:rsidR="000676C8" w:rsidRPr="00966F61">
              <w:rPr>
                <w:rFonts w:asciiTheme="minorHAnsi" w:hAnsiTheme="minorHAnsi"/>
                <w:sz w:val="18"/>
                <w:szCs w:val="18"/>
              </w:rPr>
              <w:t xml:space="preserve"> </w:t>
            </w:r>
            <w:r w:rsidR="000676C8">
              <w:rPr>
                <w:rFonts w:asciiTheme="minorHAnsi" w:hAnsiTheme="minorHAnsi"/>
                <w:sz w:val="18"/>
                <w:szCs w:val="18"/>
              </w:rPr>
              <w:t xml:space="preserve">Ventilation </w:t>
            </w:r>
            <w:r w:rsidR="000676C8" w:rsidRPr="00966F61">
              <w:rPr>
                <w:rFonts w:asciiTheme="minorHAnsi" w:hAnsiTheme="minorHAnsi"/>
                <w:sz w:val="18"/>
                <w:szCs w:val="18"/>
              </w:rPr>
              <w:t>System Airflow Rate (cfm)</w:t>
            </w:r>
          </w:p>
        </w:tc>
        <w:tc>
          <w:tcPr>
            <w:tcW w:w="2541" w:type="pct"/>
            <w:vAlign w:val="center"/>
          </w:tcPr>
          <w:p w14:paraId="179ACF80" w14:textId="40042ECE" w:rsidR="000676C8" w:rsidRPr="00966F61" w:rsidRDefault="000676C8" w:rsidP="00F4541B">
            <w:pPr>
              <w:keepNext/>
              <w:rPr>
                <w:rFonts w:asciiTheme="minorHAnsi" w:hAnsiTheme="minorHAnsi"/>
                <w:sz w:val="18"/>
                <w:szCs w:val="18"/>
              </w:rPr>
            </w:pPr>
          </w:p>
        </w:tc>
      </w:tr>
      <w:tr w:rsidR="000676C8" w:rsidRPr="00966F61" w14:paraId="2BD8E9E5" w14:textId="77777777" w:rsidTr="00F4541B">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2D6106CD"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7E4EB093" w14:textId="7B845918" w:rsidR="000676C8" w:rsidRPr="00966F61" w:rsidRDefault="000676C8" w:rsidP="00F4541B">
            <w:pPr>
              <w:keepNext/>
              <w:rPr>
                <w:rFonts w:asciiTheme="minorHAnsi" w:hAnsiTheme="minorHAnsi"/>
                <w:sz w:val="18"/>
                <w:szCs w:val="18"/>
              </w:rPr>
            </w:pPr>
          </w:p>
        </w:tc>
      </w:tr>
      <w:tr w:rsidR="000676C8" w:rsidRPr="00966F61" w14:paraId="43FBDCB7" w14:textId="77777777" w:rsidTr="00F4541B">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614BB294"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300ED486" w14:textId="3753EDE4" w:rsidR="000676C8" w:rsidRPr="00966F61" w:rsidRDefault="000676C8" w:rsidP="00F4541B">
            <w:pPr>
              <w:keepNext/>
              <w:rPr>
                <w:rFonts w:asciiTheme="minorHAnsi" w:hAnsiTheme="minorHAnsi"/>
                <w:sz w:val="18"/>
                <w:szCs w:val="18"/>
              </w:rPr>
            </w:pPr>
          </w:p>
        </w:tc>
      </w:tr>
    </w:tbl>
    <w:p w14:paraId="7C9698D7" w14:textId="77777777" w:rsidR="000676C8" w:rsidRPr="002B7725"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800"/>
        <w:gridCol w:w="8730"/>
      </w:tblGrid>
      <w:tr w:rsidR="00763DCC" w:rsidRPr="00837C51" w14:paraId="2656784F" w14:textId="77777777" w:rsidTr="003641DF">
        <w:trPr>
          <w:trHeight w:val="144"/>
        </w:trPr>
        <w:tc>
          <w:tcPr>
            <w:tcW w:w="10998" w:type="dxa"/>
            <w:gridSpan w:val="3"/>
            <w:vAlign w:val="center"/>
          </w:tcPr>
          <w:p w14:paraId="2656784E" w14:textId="4906E9A1" w:rsidR="00763DCC" w:rsidRPr="00837C51" w:rsidRDefault="000676C8" w:rsidP="003641DF">
            <w:pPr>
              <w:keepNext/>
              <w:rPr>
                <w:rFonts w:asciiTheme="minorHAnsi" w:hAnsiTheme="minorHAnsi"/>
                <w:sz w:val="18"/>
                <w:szCs w:val="18"/>
              </w:rPr>
            </w:pPr>
            <w:r>
              <w:rPr>
                <w:rFonts w:asciiTheme="minorHAnsi" w:hAnsiTheme="minorHAnsi"/>
                <w:b/>
                <w:sz w:val="18"/>
                <w:szCs w:val="18"/>
              </w:rPr>
              <w:lastRenderedPageBreak/>
              <w:t>F</w:t>
            </w:r>
            <w:r w:rsidR="00763DCC" w:rsidRPr="00837C51">
              <w:rPr>
                <w:rFonts w:asciiTheme="minorHAnsi" w:hAnsiTheme="minorHAnsi"/>
                <w:b/>
                <w:sz w:val="18"/>
                <w:szCs w:val="18"/>
              </w:rPr>
              <w:t>. Additional Requirements</w:t>
            </w:r>
          </w:p>
        </w:tc>
      </w:tr>
      <w:tr w:rsidR="00763DCC" w:rsidRPr="00837C51" w14:paraId="26567852" w14:textId="77777777" w:rsidTr="003641DF">
        <w:trPr>
          <w:trHeight w:val="144"/>
        </w:trPr>
        <w:tc>
          <w:tcPr>
            <w:tcW w:w="468" w:type="dxa"/>
            <w:vAlign w:val="center"/>
          </w:tcPr>
          <w:p w14:paraId="26567850"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gridSpan w:val="2"/>
            <w:vAlign w:val="center"/>
          </w:tcPr>
          <w:p w14:paraId="26567851" w14:textId="5BB009B2"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837C51" w14:paraId="26567855" w14:textId="77777777" w:rsidTr="003641DF">
        <w:trPr>
          <w:trHeight w:val="144"/>
        </w:trPr>
        <w:tc>
          <w:tcPr>
            <w:tcW w:w="468" w:type="dxa"/>
            <w:vAlign w:val="center"/>
          </w:tcPr>
          <w:p w14:paraId="26567853"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gridSpan w:val="2"/>
            <w:vAlign w:val="center"/>
          </w:tcPr>
          <w:p w14:paraId="26567854"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837C51" w14:paraId="26567858" w14:textId="77777777" w:rsidTr="003641DF">
        <w:trPr>
          <w:trHeight w:val="144"/>
        </w:trPr>
        <w:tc>
          <w:tcPr>
            <w:tcW w:w="468" w:type="dxa"/>
            <w:vAlign w:val="center"/>
          </w:tcPr>
          <w:p w14:paraId="26567856"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03</w:t>
            </w:r>
          </w:p>
        </w:tc>
        <w:tc>
          <w:tcPr>
            <w:tcW w:w="10530" w:type="dxa"/>
            <w:gridSpan w:val="2"/>
            <w:vAlign w:val="center"/>
          </w:tcPr>
          <w:p w14:paraId="26567857"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763DCC" w:rsidRPr="00837C51" w14:paraId="2656785B" w14:textId="77777777" w:rsidTr="003641DF">
        <w:trPr>
          <w:trHeight w:val="144"/>
        </w:trPr>
        <w:tc>
          <w:tcPr>
            <w:tcW w:w="468" w:type="dxa"/>
            <w:vAlign w:val="center"/>
          </w:tcPr>
          <w:p w14:paraId="26567859"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04</w:t>
            </w:r>
          </w:p>
        </w:tc>
        <w:tc>
          <w:tcPr>
            <w:tcW w:w="10530" w:type="dxa"/>
            <w:gridSpan w:val="2"/>
            <w:vAlign w:val="center"/>
          </w:tcPr>
          <w:p w14:paraId="2656785A"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763DCC" w:rsidRPr="00837C51" w14:paraId="2656785E" w14:textId="77777777" w:rsidTr="003641DF">
        <w:trPr>
          <w:trHeight w:val="144"/>
        </w:trPr>
        <w:tc>
          <w:tcPr>
            <w:tcW w:w="468" w:type="dxa"/>
            <w:vAlign w:val="center"/>
          </w:tcPr>
          <w:p w14:paraId="2656785C"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05</w:t>
            </w:r>
          </w:p>
        </w:tc>
        <w:tc>
          <w:tcPr>
            <w:tcW w:w="10530" w:type="dxa"/>
            <w:gridSpan w:val="2"/>
            <w:vAlign w:val="center"/>
          </w:tcPr>
          <w:p w14:paraId="2656785D"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763DCC" w:rsidRPr="00837C51" w14:paraId="26567861" w14:textId="77777777" w:rsidTr="003641DF">
        <w:trPr>
          <w:trHeight w:val="144"/>
        </w:trPr>
        <w:tc>
          <w:tcPr>
            <w:tcW w:w="468" w:type="dxa"/>
            <w:vAlign w:val="center"/>
          </w:tcPr>
          <w:p w14:paraId="2656785F"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06</w:t>
            </w:r>
          </w:p>
        </w:tc>
        <w:tc>
          <w:tcPr>
            <w:tcW w:w="10530" w:type="dxa"/>
            <w:gridSpan w:val="2"/>
            <w:vAlign w:val="center"/>
          </w:tcPr>
          <w:p w14:paraId="26567860"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4541B" w:rsidRPr="00837C51" w14:paraId="43A3C43D" w14:textId="77777777" w:rsidTr="009764D7">
        <w:trPr>
          <w:trHeight w:val="144"/>
        </w:trPr>
        <w:tc>
          <w:tcPr>
            <w:tcW w:w="468" w:type="dxa"/>
            <w:vAlign w:val="center"/>
          </w:tcPr>
          <w:p w14:paraId="5ED0590B" w14:textId="531A14AB" w:rsidR="00F4541B" w:rsidRPr="00837C51" w:rsidRDefault="00F4541B" w:rsidP="00F4541B">
            <w:pPr>
              <w:pStyle w:val="FootnoteText"/>
              <w:keepNext/>
              <w:jc w:val="center"/>
              <w:rPr>
                <w:rFonts w:asciiTheme="minorHAnsi" w:hAnsiTheme="minorHAnsi"/>
                <w:sz w:val="18"/>
                <w:szCs w:val="18"/>
              </w:rPr>
            </w:pPr>
            <w:r w:rsidRPr="00E90488">
              <w:rPr>
                <w:rFonts w:asciiTheme="minorHAnsi" w:hAnsiTheme="minorHAnsi" w:cs="Calibri-Bold"/>
                <w:bCs/>
                <w:sz w:val="18"/>
                <w:szCs w:val="18"/>
              </w:rPr>
              <w:t>0</w:t>
            </w:r>
            <w:r>
              <w:rPr>
                <w:rFonts w:asciiTheme="minorHAnsi" w:hAnsiTheme="minorHAnsi" w:cs="Calibri-Bold"/>
                <w:bCs/>
                <w:sz w:val="18"/>
                <w:szCs w:val="18"/>
              </w:rPr>
              <w:t>7</w:t>
            </w:r>
          </w:p>
        </w:tc>
        <w:tc>
          <w:tcPr>
            <w:tcW w:w="1800" w:type="dxa"/>
            <w:vAlign w:val="center"/>
          </w:tcPr>
          <w:p w14:paraId="57D04536" w14:textId="2A97C42E" w:rsidR="00F4541B" w:rsidRPr="00837C51" w:rsidRDefault="00F4541B" w:rsidP="00F4541B">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730" w:type="dxa"/>
            <w:vAlign w:val="center"/>
          </w:tcPr>
          <w:p w14:paraId="1B4DED4F" w14:textId="77777777" w:rsidR="00F4541B" w:rsidRDefault="00F4541B" w:rsidP="00F4541B">
            <w:pPr>
              <w:pStyle w:val="ListParagraph"/>
              <w:keepNext/>
              <w:numPr>
                <w:ilvl w:val="0"/>
                <w:numId w:val="3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22508A4C" w14:textId="77777777" w:rsidR="00F4541B" w:rsidRPr="00F4541B" w:rsidRDefault="00F4541B">
            <w:pPr>
              <w:pStyle w:val="ListParagraph"/>
              <w:keepNext/>
              <w:numPr>
                <w:ilvl w:val="0"/>
                <w:numId w:val="39"/>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79F4E936" w14:textId="75F710E8" w:rsidR="00F4541B" w:rsidRPr="00837C51" w:rsidRDefault="00F4541B">
            <w:pPr>
              <w:pStyle w:val="ListParagraph"/>
              <w:keepNext/>
              <w:numPr>
                <w:ilvl w:val="0"/>
                <w:numId w:val="39"/>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F4541B" w:rsidRPr="00837C51" w14:paraId="15270256" w14:textId="77777777" w:rsidTr="009764D7">
        <w:trPr>
          <w:trHeight w:val="144"/>
        </w:trPr>
        <w:tc>
          <w:tcPr>
            <w:tcW w:w="468" w:type="dxa"/>
            <w:vAlign w:val="center"/>
          </w:tcPr>
          <w:p w14:paraId="1FA21EAB" w14:textId="638A3229" w:rsidR="00F4541B" w:rsidRPr="00837C51" w:rsidRDefault="00F4541B" w:rsidP="00F4541B">
            <w:pPr>
              <w:pStyle w:val="FootnoteText"/>
              <w:keepNext/>
              <w:jc w:val="center"/>
              <w:rPr>
                <w:rFonts w:asciiTheme="minorHAnsi" w:hAnsiTheme="minorHAnsi"/>
                <w:sz w:val="18"/>
                <w:szCs w:val="18"/>
              </w:rPr>
            </w:pPr>
            <w:r>
              <w:rPr>
                <w:rFonts w:asciiTheme="minorHAnsi" w:hAnsiTheme="minorHAnsi" w:cs="Calibri-Bold"/>
                <w:bCs/>
                <w:sz w:val="18"/>
                <w:szCs w:val="18"/>
              </w:rPr>
              <w:t>08</w:t>
            </w:r>
          </w:p>
        </w:tc>
        <w:tc>
          <w:tcPr>
            <w:tcW w:w="1800" w:type="dxa"/>
            <w:vAlign w:val="center"/>
          </w:tcPr>
          <w:p w14:paraId="1ADCC0D1" w14:textId="47B32AFB" w:rsidR="00F4541B" w:rsidRPr="00837C51" w:rsidRDefault="00F4541B" w:rsidP="00F4541B">
            <w:pPr>
              <w:pStyle w:val="FootnoteText"/>
              <w:keepNext/>
              <w:rPr>
                <w:rFonts w:asciiTheme="minorHAnsi" w:hAnsiTheme="minorHAnsi"/>
                <w:sz w:val="18"/>
                <w:szCs w:val="18"/>
              </w:rPr>
            </w:pPr>
            <w:r>
              <w:rPr>
                <w:rFonts w:ascii="Calibri" w:hAnsi="Calibri"/>
                <w:sz w:val="18"/>
              </w:rPr>
              <w:t>Correction Notes:</w:t>
            </w:r>
          </w:p>
        </w:tc>
        <w:tc>
          <w:tcPr>
            <w:tcW w:w="8730" w:type="dxa"/>
            <w:vAlign w:val="center"/>
          </w:tcPr>
          <w:p w14:paraId="297F5685" w14:textId="2AEB2AFC" w:rsidR="00F4541B" w:rsidRPr="00837C51" w:rsidRDefault="00F4541B" w:rsidP="00F4541B">
            <w:pPr>
              <w:pStyle w:val="FootnoteText"/>
              <w:keepNext/>
              <w:rPr>
                <w:rFonts w:asciiTheme="minorHAnsi" w:hAnsiTheme="minorHAnsi"/>
                <w:sz w:val="18"/>
                <w:szCs w:val="18"/>
              </w:rPr>
            </w:pPr>
          </w:p>
        </w:tc>
      </w:tr>
      <w:tr w:rsidR="00F4541B" w:rsidRPr="00837C51" w14:paraId="26567863" w14:textId="77777777" w:rsidTr="003641DF">
        <w:trPr>
          <w:trHeight w:val="144"/>
        </w:trPr>
        <w:tc>
          <w:tcPr>
            <w:tcW w:w="10998" w:type="dxa"/>
            <w:gridSpan w:val="3"/>
            <w:vAlign w:val="center"/>
          </w:tcPr>
          <w:p w14:paraId="26567862" w14:textId="3D525CF6" w:rsidR="00F4541B" w:rsidRPr="00837C51" w:rsidRDefault="00F4541B" w:rsidP="00F4541B">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26567864" w14:textId="77777777" w:rsidR="00763DCC" w:rsidRDefault="00763DCC"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F4541B" w:rsidRPr="00DF3F73" w14:paraId="60B8E2CA" w14:textId="77777777" w:rsidTr="00F4541B">
        <w:trPr>
          <w:cantSplit/>
          <w:trHeight w:val="432"/>
        </w:trPr>
        <w:tc>
          <w:tcPr>
            <w:tcW w:w="5000" w:type="pct"/>
            <w:gridSpan w:val="2"/>
            <w:vAlign w:val="center"/>
          </w:tcPr>
          <w:p w14:paraId="648058A5" w14:textId="772A4622" w:rsidR="00F4541B" w:rsidRPr="00DF3F73" w:rsidRDefault="00F4541B" w:rsidP="00F4541B">
            <w:pPr>
              <w:keepNext/>
              <w:rPr>
                <w:rFonts w:asciiTheme="minorHAnsi" w:hAnsiTheme="minorHAnsi"/>
                <w:b/>
                <w:sz w:val="18"/>
                <w:szCs w:val="18"/>
              </w:rPr>
            </w:pPr>
            <w:r>
              <w:rPr>
                <w:rFonts w:asciiTheme="minorHAnsi" w:hAnsiTheme="minorHAnsi"/>
                <w:b/>
                <w:sz w:val="18"/>
                <w:szCs w:val="18"/>
              </w:rPr>
              <w:t>G. Determination of HERS Verification Compliance</w:t>
            </w:r>
          </w:p>
          <w:p w14:paraId="2AD5A21C" w14:textId="77777777" w:rsidR="00F4541B" w:rsidRPr="00DF3F73" w:rsidRDefault="00F4541B" w:rsidP="00F4541B">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F4541B" w:rsidRPr="00DF3F73" w14:paraId="582398F0" w14:textId="77777777" w:rsidTr="00F4541B">
        <w:trPr>
          <w:cantSplit/>
          <w:trHeight w:val="432"/>
        </w:trPr>
        <w:tc>
          <w:tcPr>
            <w:tcW w:w="253" w:type="pct"/>
            <w:vAlign w:val="center"/>
          </w:tcPr>
          <w:p w14:paraId="2FE13853" w14:textId="77777777" w:rsidR="00F4541B" w:rsidRPr="00DF3F73" w:rsidDel="00C76C40" w:rsidRDefault="00F4541B" w:rsidP="00F4541B">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6E3A92EE" w14:textId="77777777" w:rsidR="00F4541B" w:rsidRPr="00DF3F73" w:rsidRDefault="00F4541B" w:rsidP="00F4541B">
            <w:pPr>
              <w:keepNext/>
              <w:rPr>
                <w:rFonts w:asciiTheme="minorHAnsi" w:hAnsiTheme="minorHAnsi"/>
                <w:sz w:val="18"/>
                <w:szCs w:val="18"/>
              </w:rPr>
            </w:pPr>
          </w:p>
        </w:tc>
      </w:tr>
    </w:tbl>
    <w:p w14:paraId="0199654A" w14:textId="77777777" w:rsidR="00F4541B" w:rsidRDefault="00F4541B">
      <w:pPr>
        <w:rPr>
          <w:rFonts w:asciiTheme="minorHAnsi" w:hAnsiTheme="minorHAnsi"/>
          <w:sz w:val="18"/>
          <w:szCs w:val="18"/>
        </w:rPr>
      </w:pPr>
    </w:p>
    <w:p w14:paraId="6E4A87FE" w14:textId="3CE58BDD" w:rsidR="001A104D" w:rsidRDefault="001A104D">
      <w:pPr>
        <w:rPr>
          <w:rFonts w:asciiTheme="minorHAnsi" w:hAnsiTheme="minorHAnsi"/>
          <w:sz w:val="18"/>
          <w:szCs w:val="18"/>
        </w:rPr>
      </w:pPr>
      <w:r>
        <w:rPr>
          <w:rFonts w:asciiTheme="minorHAnsi" w:hAnsiTheme="minorHAnsi"/>
          <w:sz w:val="18"/>
          <w:szCs w:val="18"/>
        </w:rPr>
        <w:br w:type="page"/>
      </w:r>
    </w:p>
    <w:p w14:paraId="4D338283" w14:textId="77777777" w:rsidR="00F4541B" w:rsidRDefault="00F4541B">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1A104D" w:rsidRPr="004943C0" w14:paraId="12DED8CA"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3FD98E1"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4943C0">
              <w:rPr>
                <w:rFonts w:asciiTheme="minorHAnsi" w:eastAsiaTheme="minorEastAsia" w:hAnsiTheme="minorHAnsi" w:cs="Arial"/>
                <w:b/>
                <w:caps/>
              </w:rPr>
              <w:t>Documentation Author's Declaration Statement</w:t>
            </w:r>
          </w:p>
        </w:tc>
      </w:tr>
      <w:tr w:rsidR="001A104D" w:rsidRPr="004943C0" w14:paraId="5CD50DE1"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A2F8A30" w14:textId="77777777" w:rsidR="001A104D" w:rsidRPr="004943C0" w:rsidRDefault="001A104D" w:rsidP="001A104D">
            <w:pPr>
              <w:numPr>
                <w:ilvl w:val="0"/>
                <w:numId w:val="41"/>
              </w:numPr>
              <w:spacing w:after="200" w:line="276" w:lineRule="auto"/>
              <w:ind w:left="271" w:hanging="270"/>
              <w:rPr>
                <w:rFonts w:asciiTheme="minorHAnsi" w:eastAsiaTheme="minorEastAsia" w:hAnsiTheme="minorHAnsi" w:cstheme="minorBidi"/>
              </w:rPr>
            </w:pPr>
            <w:r w:rsidRPr="004943C0">
              <w:rPr>
                <w:rFonts w:asciiTheme="minorHAnsi" w:eastAsiaTheme="minorEastAsia" w:hAnsiTheme="minorHAnsi" w:cstheme="minorBidi"/>
              </w:rPr>
              <w:t>I certify that this Certificate of Verification documentation is accurate and complete.</w:t>
            </w:r>
          </w:p>
        </w:tc>
      </w:tr>
      <w:tr w:rsidR="001A104D" w:rsidRPr="004943C0" w14:paraId="7154512D"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48264A6"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95C346F"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Documentation Author Signature:</w:t>
            </w:r>
          </w:p>
        </w:tc>
      </w:tr>
      <w:tr w:rsidR="001A104D" w:rsidRPr="004943C0" w14:paraId="1EF9039C"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ABB16CB"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66655DF"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Date Signed:</w:t>
            </w:r>
          </w:p>
        </w:tc>
      </w:tr>
      <w:tr w:rsidR="001A104D" w:rsidRPr="004943C0" w14:paraId="1E101C3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20C48F8"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C582F01"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CEA/HERS Certification Information (if applicable):</w:t>
            </w:r>
          </w:p>
        </w:tc>
      </w:tr>
      <w:tr w:rsidR="001A104D" w:rsidRPr="004943C0" w14:paraId="4B1FD406"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B16740B"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76EA795" w14:textId="77777777" w:rsidR="001A104D" w:rsidRPr="004943C0" w:rsidRDefault="001A104D" w:rsidP="0042345D">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Phone:</w:t>
            </w:r>
          </w:p>
        </w:tc>
      </w:tr>
      <w:tr w:rsidR="001A104D" w:rsidRPr="004943C0" w14:paraId="1FE5B2D0"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F15BC4E"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943C0">
              <w:rPr>
                <w:rFonts w:asciiTheme="minorHAnsi" w:eastAsiaTheme="minorEastAsia" w:hAnsiTheme="minorHAnsi" w:cs="Arial"/>
                <w:b/>
                <w:caps/>
              </w:rPr>
              <w:t xml:space="preserve">Responsible Person's Declaration statement </w:t>
            </w:r>
          </w:p>
        </w:tc>
      </w:tr>
      <w:tr w:rsidR="001A104D" w:rsidRPr="004943C0" w14:paraId="443691EE"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098B10" w14:textId="77777777" w:rsidR="001A104D" w:rsidRPr="004943C0" w:rsidRDefault="001A104D" w:rsidP="004943C0">
            <w:pPr>
              <w:spacing w:line="276" w:lineRule="auto"/>
              <w:rPr>
                <w:rFonts w:asciiTheme="minorHAnsi" w:eastAsiaTheme="minorEastAsia" w:hAnsiTheme="minorHAnsi" w:cstheme="minorBidi"/>
              </w:rPr>
            </w:pPr>
            <w:r w:rsidRPr="004943C0">
              <w:rPr>
                <w:rFonts w:asciiTheme="minorHAnsi" w:eastAsiaTheme="minorEastAsia" w:hAnsiTheme="minorHAnsi" w:cstheme="minorBidi"/>
              </w:rPr>
              <w:t xml:space="preserve">I certify the following under penalty of perjury, under the laws of the State of California: </w:t>
            </w:r>
          </w:p>
          <w:p w14:paraId="6B28B2CF" w14:textId="77777777" w:rsidR="001A104D" w:rsidRPr="004943C0" w:rsidRDefault="001A104D" w:rsidP="004943C0">
            <w:pPr>
              <w:numPr>
                <w:ilvl w:val="0"/>
                <w:numId w:val="42"/>
              </w:numPr>
              <w:spacing w:after="200" w:line="276" w:lineRule="auto"/>
              <w:ind w:left="697" w:hanging="270"/>
              <w:contextualSpacing/>
              <w:rPr>
                <w:rFonts w:ascii="Calibri" w:eastAsiaTheme="minorEastAsia" w:hAnsi="Calibri" w:cstheme="minorBidi"/>
              </w:rPr>
            </w:pPr>
            <w:bookmarkStart w:id="2" w:name="_Hlk104562088"/>
            <w:r w:rsidRPr="004943C0">
              <w:rPr>
                <w:rFonts w:ascii="Calibri" w:eastAsiaTheme="minorEastAsia" w:hAnsi="Calibri" w:cstheme="minorBidi"/>
              </w:rPr>
              <w:t>The information provided on this Certificate of Verification is true and correct.</w:t>
            </w:r>
          </w:p>
          <w:p w14:paraId="1360B2C7" w14:textId="77777777" w:rsidR="001A104D" w:rsidRPr="004943C0" w:rsidRDefault="001A104D" w:rsidP="004943C0">
            <w:pPr>
              <w:numPr>
                <w:ilvl w:val="0"/>
                <w:numId w:val="42"/>
              </w:numPr>
              <w:spacing w:after="200" w:line="276" w:lineRule="auto"/>
              <w:ind w:left="697" w:hanging="270"/>
              <w:contextualSpacing/>
              <w:rPr>
                <w:rFonts w:ascii="Calibri" w:eastAsiaTheme="minorEastAsia" w:hAnsi="Calibri" w:cstheme="minorBidi"/>
              </w:rPr>
            </w:pPr>
            <w:r w:rsidRPr="004943C0">
              <w:rPr>
                <w:rFonts w:ascii="Calibri" w:eastAsiaTheme="minorEastAsia" w:hAnsi="Calibri" w:cstheme="minorBidi"/>
              </w:rPr>
              <w:t>I am the certified HERS Rater who performed the verification identified and reported on this Certificate of Verification (responsible rater).</w:t>
            </w:r>
          </w:p>
          <w:p w14:paraId="7FB72E44" w14:textId="77777777" w:rsidR="001A104D" w:rsidRPr="004943C0" w:rsidRDefault="001A104D" w:rsidP="004943C0">
            <w:pPr>
              <w:numPr>
                <w:ilvl w:val="0"/>
                <w:numId w:val="42"/>
              </w:numPr>
              <w:spacing w:after="200" w:line="276" w:lineRule="auto"/>
              <w:ind w:left="697" w:hanging="270"/>
              <w:contextualSpacing/>
              <w:rPr>
                <w:rFonts w:ascii="Calibri" w:eastAsiaTheme="minorEastAsia" w:hAnsi="Calibri" w:cstheme="minorBidi"/>
              </w:rPr>
            </w:pPr>
            <w:r w:rsidRPr="004943C0">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176ECD3" w14:textId="77777777" w:rsidR="001A104D" w:rsidRPr="004943C0" w:rsidRDefault="001A104D" w:rsidP="004943C0">
            <w:pPr>
              <w:numPr>
                <w:ilvl w:val="0"/>
                <w:numId w:val="42"/>
              </w:numPr>
              <w:spacing w:after="200" w:line="276" w:lineRule="auto"/>
              <w:ind w:left="697" w:hanging="270"/>
              <w:contextualSpacing/>
              <w:rPr>
                <w:rFonts w:ascii="Calibri" w:eastAsiaTheme="minorEastAsia" w:hAnsi="Calibri" w:cstheme="minorBidi"/>
              </w:rPr>
            </w:pPr>
            <w:r w:rsidRPr="004943C0">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A6839E3" w14:textId="77777777" w:rsidR="001A104D" w:rsidRPr="004943C0" w:rsidRDefault="001A104D" w:rsidP="004943C0">
            <w:pPr>
              <w:numPr>
                <w:ilvl w:val="0"/>
                <w:numId w:val="42"/>
              </w:numPr>
              <w:spacing w:after="200" w:line="276" w:lineRule="auto"/>
              <w:ind w:left="697" w:hanging="270"/>
              <w:contextualSpacing/>
              <w:rPr>
                <w:rFonts w:ascii="Calibri" w:eastAsiaTheme="minorEastAsia" w:hAnsi="Calibri" w:cstheme="minorBidi"/>
              </w:rPr>
            </w:pPr>
            <w:r w:rsidRPr="004943C0">
              <w:rPr>
                <w:rFonts w:ascii="Calibri" w:eastAsiaTheme="minorEastAsia" w:hAnsi="Calibri" w:cstheme="minorBidi"/>
              </w:rPr>
              <w:t xml:space="preserve">I </w:t>
            </w:r>
            <w:bookmarkStart w:id="3" w:name="_Hlk104572720"/>
            <w:r w:rsidRPr="004943C0">
              <w:rPr>
                <w:rFonts w:ascii="Calibri" w:eastAsiaTheme="minorEastAsia" w:hAnsi="Calibri" w:cstheme="minorBidi"/>
              </w:rPr>
              <w:t>understand</w:t>
            </w:r>
            <w:bookmarkEnd w:id="3"/>
            <w:r w:rsidRPr="004943C0">
              <w:rPr>
                <w:rFonts w:ascii="Calibri" w:eastAsiaTheme="minorEastAsia" w:hAnsi="Calibri" w:cstheme="minorBidi"/>
              </w:rPr>
              <w:t xml:space="preserve"> that a registered copy of this Certificate of Verification shall be </w:t>
            </w:r>
            <w:proofErr w:type="gramStart"/>
            <w:r w:rsidRPr="004943C0">
              <w:rPr>
                <w:rFonts w:ascii="Calibri" w:eastAsiaTheme="minorEastAsia" w:hAnsi="Calibri" w:cstheme="minorBidi"/>
              </w:rPr>
              <w:t>posted, or</w:t>
            </w:r>
            <w:proofErr w:type="gramEnd"/>
            <w:r w:rsidRPr="004943C0">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4B818E22" w14:textId="77777777" w:rsidR="001A104D" w:rsidRPr="004943C0" w:rsidRDefault="001A104D" w:rsidP="004943C0">
            <w:pPr>
              <w:numPr>
                <w:ilvl w:val="0"/>
                <w:numId w:val="42"/>
              </w:numPr>
              <w:spacing w:after="200" w:line="276" w:lineRule="auto"/>
              <w:ind w:left="697" w:hanging="270"/>
              <w:contextualSpacing/>
              <w:rPr>
                <w:rFonts w:asciiTheme="minorHAnsi" w:eastAsiaTheme="minorEastAsia" w:hAnsiTheme="minorHAnsi" w:cstheme="minorBidi"/>
              </w:rPr>
            </w:pPr>
            <w:bookmarkStart w:id="4" w:name="_Hlk104572805"/>
            <w:r w:rsidRPr="004943C0">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2"/>
            <w:bookmarkEnd w:id="4"/>
          </w:p>
        </w:tc>
      </w:tr>
      <w:tr w:rsidR="001A104D" w:rsidRPr="004943C0" w14:paraId="38826E22"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C8940A8"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4943C0">
              <w:rPr>
                <w:rFonts w:asciiTheme="minorHAnsi" w:eastAsiaTheme="minorEastAsia" w:hAnsiTheme="minorHAnsi" w:cs="Arial"/>
                <w:b/>
                <w:caps/>
              </w:rPr>
              <w:t>BUILDER OR INSTALLER INFORMATION AS SHOWN ON THE CERTIFICATE OF INSTALLATION</w:t>
            </w:r>
          </w:p>
        </w:tc>
      </w:tr>
      <w:tr w:rsidR="001A104D" w:rsidRPr="004943C0" w14:paraId="55F5738A"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EC7E6FD"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943C0">
              <w:rPr>
                <w:rFonts w:asciiTheme="minorHAnsi" w:eastAsiaTheme="minorEastAsia" w:hAnsiTheme="minorHAnsi" w:cstheme="minorBidi"/>
              </w:rPr>
              <w:t>Company Name (Installing Subcontractor, General Contractor, or Builder/Owner):</w:t>
            </w:r>
          </w:p>
        </w:tc>
      </w:tr>
      <w:tr w:rsidR="001A104D" w:rsidRPr="004943C0" w14:paraId="3913F394"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45E6A3F" w14:textId="77777777" w:rsidR="001A104D" w:rsidRPr="004943C0" w:rsidRDefault="001A104D"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943C0">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51EC90D" w14:textId="77777777" w:rsidR="001A104D" w:rsidRPr="004943C0" w:rsidRDefault="001A104D"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943C0">
              <w:rPr>
                <w:rFonts w:asciiTheme="minorHAnsi" w:eastAsiaTheme="minorEastAsia" w:hAnsiTheme="minorHAnsi" w:cstheme="minorBidi"/>
              </w:rPr>
              <w:t>CSLB License:</w:t>
            </w:r>
          </w:p>
        </w:tc>
      </w:tr>
      <w:tr w:rsidR="001A104D" w:rsidRPr="004943C0" w14:paraId="036E112C"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745858" w14:textId="77777777" w:rsidR="001A104D" w:rsidRPr="004943C0" w:rsidRDefault="001A104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943C0">
              <w:rPr>
                <w:rFonts w:asciiTheme="minorHAnsi" w:eastAsiaTheme="minorEastAsia" w:hAnsiTheme="minorHAnsi" w:cs="Arial"/>
                <w:b/>
                <w:caps/>
              </w:rPr>
              <w:t>HERS PROVIDER DATA REGISTRY INFORMATION</w:t>
            </w:r>
          </w:p>
        </w:tc>
      </w:tr>
      <w:tr w:rsidR="001A104D" w:rsidRPr="004943C0" w14:paraId="17201956"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95795C"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943C0">
              <w:rPr>
                <w:rFonts w:asciiTheme="minorHAnsi" w:eastAsiaTheme="minorEastAsia" w:hAnsiTheme="minorHAnsi" w:cstheme="minorBidi"/>
              </w:rPr>
              <w:t>Sample Group Number (if applicable):</w:t>
            </w:r>
          </w:p>
          <w:p w14:paraId="715D96FC"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763636"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4943C0">
              <w:rPr>
                <w:rFonts w:asciiTheme="minorHAnsi" w:eastAsiaTheme="minorEastAsia" w:hAnsiTheme="minorHAnsi" w:cstheme="minorBidi"/>
              </w:rPr>
              <w:t>Dwelling Test Status in Sample Group (if applicable):</w:t>
            </w:r>
          </w:p>
          <w:p w14:paraId="080A886B" w14:textId="77777777" w:rsidR="001A104D" w:rsidRPr="004943C0" w:rsidRDefault="001A104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1A104D" w:rsidRPr="004943C0" w14:paraId="41DEFDD3"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578AF04" w14:textId="77777777" w:rsidR="001A104D" w:rsidRPr="004943C0" w:rsidRDefault="001A104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943C0">
              <w:rPr>
                <w:rFonts w:asciiTheme="minorHAnsi" w:eastAsiaTheme="minorEastAsia" w:hAnsiTheme="minorHAnsi" w:cs="Arial"/>
                <w:b/>
                <w:caps/>
              </w:rPr>
              <w:t>HERS RATER INFORMATION</w:t>
            </w:r>
          </w:p>
        </w:tc>
      </w:tr>
      <w:tr w:rsidR="001A104D" w:rsidRPr="004943C0" w14:paraId="1B948C28"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BC6B89" w14:textId="77777777" w:rsidR="001A104D" w:rsidRPr="004943C0" w:rsidRDefault="001A104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943C0">
              <w:rPr>
                <w:rFonts w:asciiTheme="minorHAnsi" w:eastAsiaTheme="minorEastAsia" w:hAnsiTheme="minorHAnsi" w:cstheme="minorBidi"/>
              </w:rPr>
              <w:t>HERS Rater Company Name:</w:t>
            </w:r>
          </w:p>
          <w:p w14:paraId="31761F1E" w14:textId="77777777" w:rsidR="001A104D" w:rsidRPr="004943C0" w:rsidRDefault="001A104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1A104D" w:rsidRPr="004943C0" w14:paraId="1AC18240"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D18E3C" w14:textId="77777777" w:rsidR="001A104D" w:rsidRPr="004943C0" w:rsidRDefault="001A104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943C0">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4A5402" w14:textId="77777777" w:rsidR="001A104D" w:rsidRPr="004943C0" w:rsidRDefault="001A104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4943C0">
              <w:rPr>
                <w:rFonts w:asciiTheme="minorHAnsi" w:eastAsiaTheme="minorEastAsia" w:hAnsiTheme="minorHAnsi" w:cstheme="minorBidi"/>
              </w:rPr>
              <w:t>Responsible Rater Signature:</w:t>
            </w:r>
          </w:p>
          <w:p w14:paraId="0485C41F" w14:textId="77777777" w:rsidR="001A104D" w:rsidRPr="004943C0" w:rsidRDefault="001A104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1A104D" w:rsidRPr="004943C0" w14:paraId="1FF3C6E8"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AE9271" w14:textId="77777777" w:rsidR="001A104D" w:rsidRPr="004943C0" w:rsidRDefault="001A104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943C0">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34AD94" w14:textId="77777777" w:rsidR="001A104D" w:rsidRPr="004943C0" w:rsidRDefault="001A104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4943C0">
              <w:rPr>
                <w:rFonts w:asciiTheme="minorHAnsi" w:eastAsiaTheme="minorEastAsia" w:hAnsiTheme="minorHAnsi" w:cstheme="minorBidi"/>
              </w:rPr>
              <w:t>Date Signed:</w:t>
            </w:r>
          </w:p>
        </w:tc>
      </w:tr>
    </w:tbl>
    <w:p w14:paraId="26567865" w14:textId="7AD8E809" w:rsidR="00763DCC" w:rsidRDefault="00763DCC">
      <w:pPr>
        <w:rPr>
          <w:rFonts w:asciiTheme="minorHAnsi" w:hAnsiTheme="minorHAnsi"/>
          <w:sz w:val="18"/>
          <w:szCs w:val="18"/>
        </w:rPr>
      </w:pPr>
      <w:r>
        <w:rPr>
          <w:rFonts w:asciiTheme="minorHAnsi" w:hAnsiTheme="minorHAnsi"/>
          <w:sz w:val="18"/>
          <w:szCs w:val="18"/>
        </w:rPr>
        <w:br w:type="page"/>
      </w:r>
    </w:p>
    <w:p w14:paraId="12CDCA54" w14:textId="77777777" w:rsidR="00F4541B" w:rsidRPr="00D83E48" w:rsidRDefault="00F4541B" w:rsidP="00DA2B2D">
      <w:pPr>
        <w:rPr>
          <w:rFonts w:ascii="Calibri" w:hAnsi="Calibri"/>
          <w:b/>
          <w:sz w:val="32"/>
          <w:szCs w:val="32"/>
        </w:rPr>
        <w:sectPr w:rsidR="00F4541B" w:rsidRPr="00D83E48" w:rsidSect="00FD28A1">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26567892" w14:textId="1B0745C2" w:rsidR="00BF6BCB" w:rsidRPr="002B7725" w:rsidRDefault="003A4CDD" w:rsidP="00741B8C">
      <w:pPr>
        <w:jc w:val="center"/>
        <w:rPr>
          <w:rFonts w:ascii="Calibri" w:hAnsi="Calibri"/>
          <w:b/>
        </w:rPr>
      </w:pPr>
      <w:r w:rsidRPr="002B7725">
        <w:rPr>
          <w:rFonts w:ascii="Calibri" w:hAnsi="Calibri"/>
          <w:b/>
        </w:rPr>
        <w:lastRenderedPageBreak/>
        <w:t>CF</w:t>
      </w:r>
      <w:r w:rsidR="00A70400">
        <w:rPr>
          <w:rFonts w:ascii="Calibri" w:hAnsi="Calibri"/>
          <w:b/>
        </w:rPr>
        <w:t>3</w:t>
      </w:r>
      <w:r w:rsidRPr="002B7725">
        <w:rPr>
          <w:rFonts w:ascii="Calibri" w:hAnsi="Calibri"/>
          <w:b/>
        </w:rPr>
        <w:t>R-MCH-23d-H User Instructions</w:t>
      </w:r>
    </w:p>
    <w:p w14:paraId="26567893" w14:textId="77777777" w:rsidR="00BF6BCB" w:rsidRDefault="00BF6BCB" w:rsidP="00DA2B2D">
      <w:pPr>
        <w:rPr>
          <w:rFonts w:ascii="Calibri" w:hAnsi="Calibri"/>
        </w:rPr>
      </w:pPr>
    </w:p>
    <w:p w14:paraId="26567894" w14:textId="1902CA1D" w:rsidR="008E38AD" w:rsidRPr="0015741B" w:rsidRDefault="008E38AD" w:rsidP="008E38AD">
      <w:pPr>
        <w:rPr>
          <w:rFonts w:ascii="Calibri" w:hAnsi="Calibri"/>
        </w:rPr>
      </w:pPr>
      <w:r>
        <w:rPr>
          <w:rFonts w:ascii="Calibri" w:hAnsi="Calibri"/>
          <w:b/>
        </w:rPr>
        <w:t>Section A. Ducted Cooling System Information</w:t>
      </w:r>
    </w:p>
    <w:p w14:paraId="26567895" w14:textId="2A0456E7" w:rsidR="008E38AD" w:rsidRPr="00464D76" w:rsidRDefault="00253426" w:rsidP="00E404D4">
      <w:pPr>
        <w:numPr>
          <w:ilvl w:val="0"/>
          <w:numId w:val="43"/>
        </w:numPr>
        <w:ind w:left="360" w:hanging="360"/>
        <w:rPr>
          <w:rFonts w:asciiTheme="minorHAnsi" w:hAnsiTheme="minorHAnsi"/>
        </w:rPr>
      </w:pPr>
      <w:r w:rsidRPr="00253426">
        <w:rPr>
          <w:rFonts w:asciiTheme="minorHAnsi" w:hAnsiTheme="minorHAnsi"/>
        </w:rPr>
        <w:t>System Identification or Name: This field is filled out automatically. It is referenced from the CF2R-MCH-01, which must be completed prior to this document.</w:t>
      </w:r>
    </w:p>
    <w:p w14:paraId="26567896" w14:textId="41F2D294" w:rsidR="008E38AD" w:rsidRDefault="00253426" w:rsidP="00E404D4">
      <w:pPr>
        <w:numPr>
          <w:ilvl w:val="0"/>
          <w:numId w:val="43"/>
        </w:numPr>
        <w:ind w:left="360" w:hanging="360"/>
        <w:rPr>
          <w:rFonts w:asciiTheme="minorHAnsi" w:hAnsiTheme="minorHAnsi"/>
        </w:rPr>
      </w:pPr>
      <w:r w:rsidRPr="00E404D4">
        <w:rPr>
          <w:rFonts w:asciiTheme="minorHAnsi" w:hAnsiTheme="minorHAnsi"/>
        </w:rPr>
        <w:t>System Location or Area Served:</w:t>
      </w:r>
      <w:r w:rsidRPr="00253426">
        <w:rPr>
          <w:rFonts w:asciiTheme="minorHAnsi" w:hAnsiTheme="minorHAnsi"/>
        </w:rPr>
        <w:t xml:space="preserve"> This field is filled out automatically. It is referenced from the CF2R-MCH-01, which must be completed prior to this document.</w:t>
      </w:r>
    </w:p>
    <w:p w14:paraId="1B855B33" w14:textId="0E0F8D12" w:rsidR="0050535B" w:rsidRPr="0050535B" w:rsidRDefault="0050535B" w:rsidP="00E404D4">
      <w:pPr>
        <w:numPr>
          <w:ilvl w:val="0"/>
          <w:numId w:val="43"/>
        </w:numPr>
        <w:ind w:left="360" w:hanging="360"/>
        <w:rPr>
          <w:rFonts w:asciiTheme="minorHAnsi" w:hAnsiTheme="minorHAnsi"/>
        </w:rPr>
      </w:pPr>
      <w:r w:rsidRPr="0050535B">
        <w:rPr>
          <w:rFonts w:asciiTheme="minorHAnsi" w:hAnsiTheme="minorHAnsi"/>
        </w:rPr>
        <w:t>Indoor Unit Name: This field is filled out automatically. It is referenced from the CF2R-MCH-01, which must be completed prior to this document.</w:t>
      </w:r>
    </w:p>
    <w:p w14:paraId="26567897" w14:textId="77777777" w:rsidR="008E38AD" w:rsidRPr="00464D76" w:rsidRDefault="00253426" w:rsidP="00E404D4">
      <w:pPr>
        <w:numPr>
          <w:ilvl w:val="0"/>
          <w:numId w:val="43"/>
        </w:numPr>
        <w:ind w:left="360" w:hanging="360"/>
        <w:rPr>
          <w:rFonts w:asciiTheme="minorHAnsi" w:hAnsiTheme="minorHAnsi"/>
        </w:rPr>
      </w:pPr>
      <w:r w:rsidRPr="00E404D4">
        <w:rPr>
          <w:rFonts w:asciiTheme="minorHAnsi" w:hAnsiTheme="minorHAnsi"/>
        </w:rPr>
        <w:t>System Installation Type:</w:t>
      </w:r>
      <w:r w:rsidRPr="00253426">
        <w:rPr>
          <w:rFonts w:asciiTheme="minorHAnsi" w:hAnsiTheme="minorHAnsi"/>
        </w:rPr>
        <w:t xml:space="preserve"> Select the appropriate System Installation Type from the following choices:</w:t>
      </w:r>
    </w:p>
    <w:p w14:paraId="26567898" w14:textId="2F92D304"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New:</w:t>
      </w:r>
      <w:r w:rsidR="003A4CDD">
        <w:rPr>
          <w:rFonts w:asciiTheme="minorHAnsi" w:hAnsiTheme="minorHAnsi" w:cs="Calibri"/>
          <w:szCs w:val="32"/>
        </w:rPr>
        <w:t xml:space="preserve"> </w:t>
      </w:r>
      <w:r w:rsidRPr="00253426">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Replacement:</w:t>
      </w:r>
      <w:r w:rsidR="003A4CDD">
        <w:rPr>
          <w:rFonts w:asciiTheme="minorHAnsi" w:hAnsiTheme="minorHAnsi" w:cs="Calibri"/>
          <w:szCs w:val="32"/>
        </w:rPr>
        <w:t xml:space="preserve"> </w:t>
      </w:r>
      <w:r w:rsidRPr="00253426">
        <w:rPr>
          <w:rFonts w:asciiTheme="minorHAnsi" w:hAnsiTheme="minorHAnsi" w:cs="Calibri"/>
          <w:szCs w:val="32"/>
        </w:rPr>
        <w:t>Use this choice if the system is a</w:t>
      </w:r>
      <w:r w:rsidRPr="00253426">
        <w:rPr>
          <w:rFonts w:asciiTheme="minorHAnsi" w:hAnsiTheme="minorHAnsi"/>
          <w:bCs/>
          <w:szCs w:val="26"/>
        </w:rPr>
        <w:t xml:space="preserve"> complete</w:t>
      </w:r>
      <w:r w:rsidR="003A4CDD">
        <w:rPr>
          <w:rFonts w:asciiTheme="minorHAnsi" w:hAnsiTheme="minorHAnsi"/>
          <w:bCs/>
          <w:szCs w:val="26"/>
        </w:rPr>
        <w:t xml:space="preserve"> </w:t>
      </w:r>
      <w:r w:rsidRPr="00253426">
        <w:rPr>
          <w:rFonts w:asciiTheme="minorHAnsi" w:hAnsiTheme="minorHAnsi"/>
          <w:bCs/>
          <w:szCs w:val="26"/>
        </w:rPr>
        <w:t>replacement</w:t>
      </w:r>
      <w:r w:rsidR="003A4CDD">
        <w:rPr>
          <w:rFonts w:asciiTheme="minorHAnsi" w:hAnsiTheme="minorHAnsi"/>
          <w:bCs/>
          <w:szCs w:val="26"/>
        </w:rPr>
        <w:t xml:space="preserve"> </w:t>
      </w:r>
      <w:r w:rsidRPr="00253426">
        <w:rPr>
          <w:rFonts w:asciiTheme="minorHAnsi" w:hAnsiTheme="minorHAnsi"/>
          <w:bCs/>
          <w:szCs w:val="26"/>
        </w:rPr>
        <w:t>space-conditioning system</w:t>
      </w:r>
      <w:r w:rsidR="003A4CDD">
        <w:rPr>
          <w:rFonts w:asciiTheme="minorHAnsi" w:hAnsiTheme="minorHAnsi"/>
          <w:bCs/>
          <w:szCs w:val="26"/>
        </w:rPr>
        <w:t xml:space="preserve"> </w:t>
      </w:r>
      <w:r w:rsidRPr="00253426">
        <w:rPr>
          <w:rFonts w:asciiTheme="minorHAnsi" w:hAnsiTheme="minorHAnsi"/>
          <w:szCs w:val="26"/>
        </w:rPr>
        <w:t>installed as part of an alteration,</w:t>
      </w:r>
      <w:r w:rsidRPr="00253426">
        <w:rPr>
          <w:rFonts w:asciiTheme="minorHAnsi" w:hAnsiTheme="minorHAnsi"/>
          <w:szCs w:val="32"/>
        </w:rPr>
        <w:t xml:space="preserve"> and </w:t>
      </w:r>
      <w:r w:rsidRPr="00253426">
        <w:rPr>
          <w:rFonts w:asciiTheme="minorHAnsi" w:hAnsiTheme="minorHAnsi"/>
          <w:szCs w:val="26"/>
        </w:rPr>
        <w:t>includes all the system heating or cooling equipment plus a replacement duct system</w:t>
      </w:r>
      <w:r w:rsidRPr="00253426">
        <w:rPr>
          <w:rFonts w:asciiTheme="minorHAnsi" w:hAnsiTheme="minorHAnsi"/>
          <w:szCs w:val="32"/>
        </w:rPr>
        <w:t xml:space="preserve"> </w:t>
      </w:r>
      <w:r w:rsidRPr="00253426">
        <w:rPr>
          <w:rFonts w:asciiTheme="minorHAnsi" w:hAnsiTheme="minorHAnsi"/>
          <w:szCs w:val="26"/>
        </w:rPr>
        <w:t xml:space="preserve">(150.2(b)1Diia) where </w:t>
      </w:r>
      <w:r w:rsidR="008E38AD" w:rsidRPr="00464D76">
        <w:rPr>
          <w:rFonts w:asciiTheme="minorHAnsi" w:hAnsiTheme="minorHAnsi"/>
        </w:rPr>
        <w:t>the ducts are at least 75</w:t>
      </w:r>
      <w:r w:rsidR="006F1E17">
        <w:rPr>
          <w:rFonts w:asciiTheme="minorHAnsi" w:hAnsiTheme="minorHAnsi"/>
        </w:rPr>
        <w:t>%</w:t>
      </w:r>
      <w:r w:rsidR="008E38AD" w:rsidRPr="00464D76">
        <w:rPr>
          <w:rFonts w:asciiTheme="minorHAnsi" w:hAnsiTheme="minorHAnsi"/>
        </w:rPr>
        <w:t xml:space="preserve"> or more newly installed duct material (up to 25</w:t>
      </w:r>
      <w:r w:rsidR="006F1E17">
        <w:rPr>
          <w:rFonts w:asciiTheme="minorHAnsi" w:hAnsiTheme="minorHAnsi"/>
        </w:rPr>
        <w:t>%</w:t>
      </w:r>
      <w:r w:rsidR="008E38AD" w:rsidRPr="00464D76">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53426">
        <w:rPr>
          <w:rFonts w:asciiTheme="minorHAnsi" w:hAnsiTheme="minorHAnsi"/>
          <w:szCs w:val="26"/>
        </w:rPr>
        <w:t>; plus a replacement air handler.</w:t>
      </w:r>
    </w:p>
    <w:p w14:paraId="2656789A" w14:textId="3E3E5C93"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Alteration:</w:t>
      </w:r>
      <w:r w:rsidR="003A4CDD">
        <w:rPr>
          <w:rFonts w:asciiTheme="minorHAnsi" w:hAnsiTheme="minorHAnsi" w:cs="Calibri"/>
          <w:szCs w:val="32"/>
        </w:rPr>
        <w:t xml:space="preserve"> </w:t>
      </w:r>
      <w:r w:rsidRPr="00253426">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40 feet</w:t>
      </w:r>
      <w:r w:rsidR="003A4CDD">
        <w:rPr>
          <w:rFonts w:asciiTheme="minorHAnsi" w:hAnsiTheme="minorHAnsi" w:cs="Calibri"/>
          <w:szCs w:val="32"/>
        </w:rPr>
        <w:t xml:space="preserve"> </w:t>
      </w:r>
      <w:r w:rsidRPr="00253426">
        <w:rPr>
          <w:rFonts w:asciiTheme="minorHAnsi" w:hAnsiTheme="minorHAnsi" w:cs="Calibri"/>
          <w:szCs w:val="32"/>
        </w:rPr>
        <w:t>or more</w:t>
      </w:r>
      <w:r w:rsidR="003A4CDD">
        <w:rPr>
          <w:rFonts w:asciiTheme="minorHAnsi" w:hAnsiTheme="minorHAnsi" w:cs="Calibri"/>
          <w:szCs w:val="32"/>
        </w:rPr>
        <w:t xml:space="preserve"> </w:t>
      </w:r>
      <w:r w:rsidRPr="00253426">
        <w:rPr>
          <w:rFonts w:asciiTheme="minorHAnsi" w:hAnsiTheme="minorHAnsi" w:cs="Calibri"/>
          <w:szCs w:val="32"/>
        </w:rPr>
        <w:t>of space-conditioning system ducts are installed in unconditioned space or indirectly conditioned space.</w:t>
      </w:r>
    </w:p>
    <w:p w14:paraId="2656789C"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conditioning or heat pump condenser</w:t>
      </w:r>
    </w:p>
    <w:p w14:paraId="2656789D"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Heating or cooling coil</w:t>
      </w:r>
    </w:p>
    <w:p w14:paraId="2656789E"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handler (e.g., furnace, fan coil, package unit)</w:t>
      </w:r>
    </w:p>
    <w:p w14:paraId="2656789F" w14:textId="77777777" w:rsidR="008E38AD" w:rsidRPr="00464D76" w:rsidRDefault="008E38AD" w:rsidP="008E38AD">
      <w:pPr>
        <w:numPr>
          <w:ilvl w:val="2"/>
          <w:numId w:val="30"/>
        </w:numPr>
        <w:spacing w:line="276" w:lineRule="auto"/>
        <w:rPr>
          <w:rFonts w:asciiTheme="minorHAnsi" w:hAnsiTheme="minorHAnsi"/>
        </w:rPr>
      </w:pPr>
      <w:r w:rsidRPr="00464D76">
        <w:rPr>
          <w:rFonts w:asciiTheme="minorHAnsi" w:hAnsiTheme="minorHAnsi"/>
        </w:rPr>
        <w:t>Air handler (e.g., furnace, fan coil, package unit)</w:t>
      </w:r>
      <w:r w:rsidR="00253426" w:rsidRPr="00253426">
        <w:rPr>
          <w:rFonts w:asciiTheme="minorHAnsi" w:hAnsiTheme="minorHAnsi"/>
        </w:rPr>
        <w:t xml:space="preserve"> </w:t>
      </w:r>
    </w:p>
    <w:p w14:paraId="1B44FDAE" w14:textId="77777777" w:rsidR="00CD0B3B" w:rsidRPr="00E404D4" w:rsidRDefault="00CD0B3B" w:rsidP="00E404D4">
      <w:pPr>
        <w:numPr>
          <w:ilvl w:val="0"/>
          <w:numId w:val="43"/>
        </w:numPr>
        <w:ind w:left="360" w:hanging="360"/>
        <w:rPr>
          <w:rFonts w:asciiTheme="minorHAnsi" w:hAnsiTheme="minorHAnsi"/>
        </w:rPr>
      </w:pPr>
      <w:r w:rsidRPr="00E404D4">
        <w:rPr>
          <w:rFonts w:asciiTheme="minorHAnsi" w:hAnsiTheme="minorHAnsi"/>
        </w:rPr>
        <w:t xml:space="preserve">Nominal Cooling Capacity (tons): This field is filled out automatically. It is referenced from the CF2R-MCH-01, which must be completed prior to this document. If the number of indoor units connected to the outdoor unit is equal to one or the system is a packaged </w:t>
      </w:r>
      <w:proofErr w:type="gramStart"/>
      <w:r w:rsidRPr="00E404D4">
        <w:rPr>
          <w:rFonts w:asciiTheme="minorHAnsi" w:hAnsiTheme="minorHAnsi"/>
        </w:rPr>
        <w:t>system</w:t>
      </w:r>
      <w:proofErr w:type="gramEnd"/>
      <w:r w:rsidRPr="00E404D4">
        <w:rPr>
          <w:rFonts w:asciiTheme="minorHAnsi" w:hAnsiTheme="minorHAns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27368A03" w:rsidR="008E38AD" w:rsidRPr="00464D76" w:rsidRDefault="00253426" w:rsidP="00E404D4">
      <w:pPr>
        <w:numPr>
          <w:ilvl w:val="0"/>
          <w:numId w:val="43"/>
        </w:numPr>
        <w:ind w:left="360" w:hanging="360"/>
        <w:rPr>
          <w:rFonts w:asciiTheme="minorHAnsi" w:hAnsiTheme="minorHAnsi"/>
        </w:rPr>
      </w:pPr>
      <w:r w:rsidRPr="00E404D4">
        <w:rPr>
          <w:rFonts w:asciiTheme="minorHAnsi" w:hAnsiTheme="minorHAnsi"/>
        </w:rPr>
        <w:t>Condenser Speed Type:</w:t>
      </w:r>
      <w:r w:rsidRPr="00253426">
        <w:rPr>
          <w:rFonts w:asciiTheme="minorHAnsi" w:hAnsiTheme="minorHAnsi"/>
        </w:rPr>
        <w:t xml:space="preserve"> This field is filled out automatically. It is referenced from the CF2R-MCH-01, which must be completed prior to this document.</w:t>
      </w:r>
    </w:p>
    <w:p w14:paraId="265678A2" w14:textId="2F99530D" w:rsidR="008E38AD" w:rsidRPr="00464D76" w:rsidRDefault="00253426" w:rsidP="00E404D4">
      <w:pPr>
        <w:numPr>
          <w:ilvl w:val="0"/>
          <w:numId w:val="43"/>
        </w:numPr>
        <w:ind w:left="360" w:hanging="360"/>
        <w:rPr>
          <w:rFonts w:asciiTheme="minorHAnsi" w:hAnsiTheme="minorHAnsi"/>
        </w:rPr>
      </w:pPr>
      <w:r w:rsidRPr="00E404D4">
        <w:rPr>
          <w:rFonts w:asciiTheme="minorHAnsi" w:hAnsiTheme="minorHAnsi"/>
        </w:rPr>
        <w:t>Cooling System Zonal Control Type:</w:t>
      </w:r>
      <w:r w:rsidRPr="00253426">
        <w:rPr>
          <w:rFonts w:asciiTheme="minorHAnsi" w:hAnsiTheme="minorHAnsi"/>
        </w:rPr>
        <w:t xml:space="preserve"> This field is filled out automatically. It is referenced from the CF2R-MCH-01, which must be completed prior to this document.</w:t>
      </w:r>
    </w:p>
    <w:p w14:paraId="265678A3" w14:textId="77777777" w:rsidR="008E38AD" w:rsidRPr="00464D76" w:rsidRDefault="00253426" w:rsidP="00E404D4">
      <w:pPr>
        <w:numPr>
          <w:ilvl w:val="0"/>
          <w:numId w:val="43"/>
        </w:numPr>
        <w:ind w:left="360" w:hanging="360"/>
        <w:rPr>
          <w:rFonts w:asciiTheme="minorHAnsi" w:hAnsiTheme="minorHAnsi"/>
        </w:rPr>
      </w:pPr>
      <w:r w:rsidRPr="00E404D4">
        <w:rPr>
          <w:rFonts w:asciiTheme="minorHAnsi" w:hAnsiTheme="minorHAnsi"/>
        </w:rPr>
        <w:t>Central Fan Integrated (CFI) Ventilation System Status:</w:t>
      </w:r>
      <w:r w:rsidRPr="00253426">
        <w:rPr>
          <w:rFonts w:asciiTheme="minorHAnsi" w:hAnsiTheme="minorHAnsi"/>
        </w:rPr>
        <w:t xml:space="preserve"> If the system has Central Fan Integrated System, then select “CFI System”, otherwise select “Not a CFI system”.</w:t>
      </w:r>
    </w:p>
    <w:p w14:paraId="265678A4" w14:textId="3A1748E4" w:rsidR="008E38AD" w:rsidRPr="00464D76" w:rsidRDefault="00253426" w:rsidP="00E404D4">
      <w:pPr>
        <w:numPr>
          <w:ilvl w:val="0"/>
          <w:numId w:val="43"/>
        </w:numPr>
        <w:ind w:left="360" w:hanging="360"/>
        <w:rPr>
          <w:rFonts w:asciiTheme="minorHAnsi" w:hAnsiTheme="minorHAnsi"/>
        </w:rPr>
      </w:pPr>
      <w:r w:rsidRPr="00E404D4">
        <w:rPr>
          <w:rFonts w:asciiTheme="minorHAnsi" w:hAnsiTheme="minorHAnsi"/>
        </w:rPr>
        <w:t>System Bypass Duct Status:</w:t>
      </w:r>
      <w:r w:rsidRPr="00253426">
        <w:rPr>
          <w:rFonts w:asciiTheme="minorHAnsi" w:hAnsiTheme="minorHAnsi"/>
        </w:rPr>
        <w:t xml:space="preserve"> This field is filled out automatically. It is referenced from the CF2R-MCH-01, which must be completed prior to this document.</w:t>
      </w:r>
    </w:p>
    <w:p w14:paraId="265678A5" w14:textId="77777777" w:rsidR="008E38AD" w:rsidRPr="00464D76" w:rsidRDefault="00253426" w:rsidP="00E404D4">
      <w:pPr>
        <w:numPr>
          <w:ilvl w:val="0"/>
          <w:numId w:val="43"/>
        </w:numPr>
        <w:ind w:left="360" w:hanging="360"/>
        <w:rPr>
          <w:rFonts w:asciiTheme="minorHAnsi" w:hAnsiTheme="minorHAnsi"/>
        </w:rPr>
      </w:pPr>
      <w:r w:rsidRPr="00E404D4">
        <w:rPr>
          <w:rFonts w:asciiTheme="minorHAnsi" w:hAnsiTheme="minorHAnsi"/>
        </w:rPr>
        <w:t>Date of System Airflow Rate Measurement:</w:t>
      </w:r>
      <w:r w:rsidRPr="00253426">
        <w:rPr>
          <w:rFonts w:asciiTheme="minorHAnsi" w:hAnsiTheme="minorHAnsi"/>
        </w:rPr>
        <w:t xml:space="preserve"> Enter the date that the airflow test was performed.</w:t>
      </w:r>
    </w:p>
    <w:p w14:paraId="265678A6" w14:textId="31E1862F" w:rsidR="008E38AD" w:rsidRDefault="00253426" w:rsidP="00E404D4">
      <w:pPr>
        <w:numPr>
          <w:ilvl w:val="0"/>
          <w:numId w:val="43"/>
        </w:numPr>
        <w:ind w:left="360" w:hanging="360"/>
        <w:rPr>
          <w:rFonts w:asciiTheme="minorHAnsi" w:hAnsiTheme="minorHAnsi"/>
        </w:rPr>
      </w:pPr>
      <w:r w:rsidRPr="00E404D4">
        <w:rPr>
          <w:rFonts w:asciiTheme="minorHAnsi" w:hAnsiTheme="minorHAnsi"/>
        </w:rPr>
        <w:t xml:space="preserve">Airflow Rate Protocol </w:t>
      </w:r>
      <w:r w:rsidR="003A4CDD" w:rsidRPr="00E404D4">
        <w:rPr>
          <w:rFonts w:asciiTheme="minorHAnsi" w:hAnsiTheme="minorHAnsi"/>
        </w:rPr>
        <w:t>U</w:t>
      </w:r>
      <w:r w:rsidRPr="00E404D4">
        <w:rPr>
          <w:rFonts w:asciiTheme="minorHAnsi" w:hAnsiTheme="minorHAnsi"/>
        </w:rPr>
        <w:t>tilized:</w:t>
      </w:r>
      <w:r w:rsidRPr="00253426">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Pr>
          <w:rFonts w:asciiTheme="minorHAnsi" w:hAnsiTheme="minorHAnsi"/>
        </w:rPr>
        <w:t>A</w:t>
      </w:r>
      <w:r w:rsidRPr="00253426">
        <w:rPr>
          <w:rFonts w:asciiTheme="minorHAnsi" w:hAnsiTheme="minorHAnsi"/>
        </w:rPr>
        <w:t>irflow) is an option for existing systems that may require substantial modification to improve the airflow.</w:t>
      </w:r>
    </w:p>
    <w:p w14:paraId="2EECCE90" w14:textId="7BC3D9E9" w:rsidR="00225A39" w:rsidRDefault="00225A39" w:rsidP="00E404D4">
      <w:pPr>
        <w:numPr>
          <w:ilvl w:val="0"/>
          <w:numId w:val="43"/>
        </w:numPr>
        <w:ind w:left="360" w:hanging="360"/>
        <w:rPr>
          <w:rFonts w:asciiTheme="minorHAnsi" w:hAnsiTheme="minorHAnsi"/>
        </w:rPr>
      </w:pPr>
      <w:r w:rsidRPr="00E404D4">
        <w:rPr>
          <w:rFonts w:asciiTheme="minorHAnsi" w:hAnsiTheme="minorHAnsi"/>
        </w:rPr>
        <w:t>Central Fan Ventilation Cooling System (CFVCS) Status: This field is filled out automatically. It is referenced from the CF2R-MCH-01, which must be</w:t>
      </w:r>
      <w:r>
        <w:rPr>
          <w:rFonts w:ascii="Calibri" w:hAnsi="Calibri"/>
        </w:rPr>
        <w:t xml:space="preserve"> completed prior to this document.</w:t>
      </w:r>
    </w:p>
    <w:p w14:paraId="265678A7" w14:textId="77777777" w:rsidR="008E38AD" w:rsidRPr="00464D76" w:rsidRDefault="008E38AD" w:rsidP="008E38AD">
      <w:pPr>
        <w:rPr>
          <w:rFonts w:asciiTheme="minorHAnsi" w:hAnsiTheme="minorHAnsi"/>
        </w:rPr>
      </w:pPr>
    </w:p>
    <w:p w14:paraId="265678A8" w14:textId="6AEF8B33" w:rsidR="008E38AD" w:rsidRPr="00464D76" w:rsidRDefault="008E38AD" w:rsidP="008E38AD">
      <w:pPr>
        <w:keepNext/>
        <w:rPr>
          <w:rFonts w:asciiTheme="minorHAnsi" w:hAnsiTheme="minorHAnsi"/>
          <w:b/>
          <w:szCs w:val="18"/>
        </w:rPr>
      </w:pPr>
      <w:r w:rsidRPr="00464D76">
        <w:rPr>
          <w:rFonts w:asciiTheme="minorHAnsi" w:hAnsiTheme="minorHAnsi"/>
          <w:b/>
          <w:szCs w:val="18"/>
        </w:rPr>
        <w:t xml:space="preserve">Section B. Hole for the </w:t>
      </w:r>
      <w:r w:rsidR="003A4CDD">
        <w:rPr>
          <w:rFonts w:asciiTheme="minorHAnsi" w:hAnsiTheme="minorHAnsi"/>
          <w:b/>
          <w:szCs w:val="18"/>
        </w:rPr>
        <w:t>P</w:t>
      </w:r>
      <w:r w:rsidRPr="00464D76">
        <w:rPr>
          <w:rFonts w:asciiTheme="minorHAnsi" w:hAnsiTheme="minorHAnsi"/>
          <w:b/>
          <w:szCs w:val="18"/>
        </w:rPr>
        <w:t xml:space="preserve">lacement of a Static Pressure Probe (HSPP), and Permanently </w:t>
      </w:r>
      <w:r w:rsidR="003A4CDD">
        <w:rPr>
          <w:rFonts w:asciiTheme="minorHAnsi" w:hAnsiTheme="minorHAnsi"/>
          <w:b/>
          <w:szCs w:val="18"/>
        </w:rPr>
        <w:t>I</w:t>
      </w:r>
      <w:r w:rsidRPr="00464D76">
        <w:rPr>
          <w:rFonts w:asciiTheme="minorHAnsi" w:hAnsiTheme="minorHAnsi"/>
          <w:b/>
          <w:szCs w:val="18"/>
        </w:rPr>
        <w:t xml:space="preserve">nstalled Static Pressure Probe (PSPP) in the </w:t>
      </w:r>
      <w:r w:rsidR="003A4CDD">
        <w:rPr>
          <w:rFonts w:asciiTheme="minorHAnsi" w:hAnsiTheme="minorHAnsi"/>
          <w:b/>
          <w:szCs w:val="18"/>
        </w:rPr>
        <w:t>S</w:t>
      </w:r>
      <w:r w:rsidRPr="00464D76">
        <w:rPr>
          <w:rFonts w:asciiTheme="minorHAnsi" w:hAnsiTheme="minorHAnsi"/>
          <w:b/>
          <w:szCs w:val="18"/>
        </w:rPr>
        <w:t xml:space="preserve">upply </w:t>
      </w:r>
      <w:r w:rsidR="003A4CDD">
        <w:rPr>
          <w:rFonts w:asciiTheme="minorHAnsi" w:hAnsiTheme="minorHAnsi"/>
          <w:b/>
          <w:szCs w:val="18"/>
        </w:rPr>
        <w:t>P</w:t>
      </w:r>
      <w:r w:rsidRPr="00464D76">
        <w:rPr>
          <w:rFonts w:asciiTheme="minorHAnsi" w:hAnsiTheme="minorHAnsi"/>
          <w:b/>
          <w:szCs w:val="18"/>
        </w:rPr>
        <w:t>lenum</w:t>
      </w:r>
    </w:p>
    <w:p w14:paraId="265678A9" w14:textId="018207FE" w:rsidR="008E38AD" w:rsidRPr="00E404D4" w:rsidRDefault="00A35E64" w:rsidP="00E404D4">
      <w:pPr>
        <w:pStyle w:val="ListParagraph"/>
        <w:numPr>
          <w:ilvl w:val="0"/>
          <w:numId w:val="44"/>
        </w:numPr>
        <w:ind w:left="360"/>
        <w:rPr>
          <w:rFonts w:asciiTheme="minorHAnsi" w:hAnsiTheme="minorHAnsi"/>
          <w:szCs w:val="18"/>
        </w:rPr>
      </w:pPr>
      <w:r w:rsidRPr="00E404D4">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 xml:space="preserve">If </w:t>
      </w:r>
      <w:proofErr w:type="gramStart"/>
      <w:r w:rsidRPr="00253426">
        <w:rPr>
          <w:rFonts w:asciiTheme="minorHAnsi" w:hAnsiTheme="minorHAnsi"/>
          <w:bCs/>
        </w:rPr>
        <w:t>an</w:t>
      </w:r>
      <w:proofErr w:type="gramEnd"/>
      <w:r w:rsidRPr="00253426">
        <w:rPr>
          <w:rFonts w:asciiTheme="minorHAnsi" w:hAnsiTheme="minorHAnsi"/>
          <w:bCs/>
        </w:rPr>
        <w:t xml:space="preserve"> Hole Static Pressure Probe is installed then select “HSPP Installed”</w:t>
      </w:r>
    </w:p>
    <w:p w14:paraId="265678AB"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 xml:space="preserve">If a Permanent Static Pressure Probe is </w:t>
      </w:r>
      <w:proofErr w:type="gramStart"/>
      <w:r w:rsidRPr="00253426">
        <w:rPr>
          <w:rFonts w:asciiTheme="minorHAnsi" w:hAnsiTheme="minorHAnsi"/>
          <w:bCs/>
        </w:rPr>
        <w:t>installed</w:t>
      </w:r>
      <w:proofErr w:type="gramEnd"/>
      <w:r w:rsidRPr="00253426">
        <w:rPr>
          <w:rFonts w:asciiTheme="minorHAnsi" w:hAnsiTheme="minorHAnsi"/>
          <w:bCs/>
        </w:rPr>
        <w:t xml:space="preserve"> then select “PSPP Installed”</w:t>
      </w:r>
    </w:p>
    <w:p w14:paraId="265678AC" w14:textId="27BBF26F"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lastRenderedPageBreak/>
        <w:t>If the system is such that an HSPP or PSPP is not applicable, select “HSPP/PSPP are not applicable to this system”.</w:t>
      </w:r>
    </w:p>
    <w:p w14:paraId="265678AE" w14:textId="77777777" w:rsidR="008E38AD" w:rsidRDefault="008E38AD" w:rsidP="008E38AD">
      <w:pPr>
        <w:ind w:left="720"/>
        <w:rPr>
          <w:rFonts w:asciiTheme="minorHAnsi" w:hAnsiTheme="minorHAnsi"/>
          <w:bCs/>
        </w:rPr>
      </w:pPr>
    </w:p>
    <w:p w14:paraId="4C9A9FA2" w14:textId="77777777" w:rsidR="003A4CDD" w:rsidRDefault="003A4CDD" w:rsidP="008E38AD">
      <w:pPr>
        <w:ind w:left="720"/>
        <w:rPr>
          <w:rFonts w:asciiTheme="minorHAnsi" w:hAnsiTheme="minorHAnsi"/>
          <w:bCs/>
        </w:rPr>
      </w:pPr>
    </w:p>
    <w:p w14:paraId="04A7E0AB" w14:textId="77777777" w:rsidR="003A4CDD" w:rsidRPr="00464D76" w:rsidRDefault="003A4CDD" w:rsidP="008E38AD">
      <w:pPr>
        <w:ind w:left="720"/>
        <w:rPr>
          <w:rFonts w:asciiTheme="minorHAnsi" w:hAnsiTheme="minorHAnsi"/>
          <w:bCs/>
        </w:rPr>
      </w:pPr>
    </w:p>
    <w:p w14:paraId="265678AF" w14:textId="57E03BCB" w:rsidR="008E38AD" w:rsidRPr="00464D76" w:rsidRDefault="00253426" w:rsidP="008E38AD">
      <w:pPr>
        <w:keepNext/>
        <w:rPr>
          <w:rFonts w:asciiTheme="minorHAnsi" w:hAnsiTheme="minorHAnsi"/>
          <w:b/>
          <w:szCs w:val="18"/>
        </w:rPr>
      </w:pPr>
      <w:r w:rsidRPr="00253426">
        <w:rPr>
          <w:rFonts w:asciiTheme="minorHAnsi" w:hAnsiTheme="minorHAnsi"/>
          <w:b/>
          <w:szCs w:val="18"/>
        </w:rPr>
        <w:t>Section C. Airflow Rate Measurement Apparatus and Procedure Information</w:t>
      </w:r>
    </w:p>
    <w:p w14:paraId="265678B1" w14:textId="230F28DA" w:rsidR="008E38AD" w:rsidRPr="00464D76" w:rsidDel="00E1065B" w:rsidRDefault="00253426" w:rsidP="008E38AD">
      <w:pPr>
        <w:numPr>
          <w:ilvl w:val="0"/>
          <w:numId w:val="32"/>
        </w:numPr>
        <w:ind w:left="360"/>
        <w:rPr>
          <w:rFonts w:asciiTheme="minorHAnsi" w:hAnsiTheme="minorHAnsi"/>
        </w:rPr>
      </w:pPr>
      <w:r w:rsidRPr="00253426">
        <w:rPr>
          <w:rFonts w:asciiTheme="minorHAnsi" w:hAnsiTheme="minorHAnsi"/>
          <w:szCs w:val="18"/>
        </w:rPr>
        <w:t xml:space="preserve">Airflow Rate Measurement Type </w:t>
      </w:r>
      <w:r w:rsidR="003A4CDD">
        <w:rPr>
          <w:rFonts w:asciiTheme="minorHAnsi" w:hAnsiTheme="minorHAnsi"/>
          <w:szCs w:val="18"/>
        </w:rPr>
        <w:t>U</w:t>
      </w:r>
      <w:r w:rsidRPr="00253426">
        <w:rPr>
          <w:rFonts w:asciiTheme="minorHAnsi" w:hAnsiTheme="minorHAnsi"/>
          <w:szCs w:val="18"/>
        </w:rPr>
        <w:t xml:space="preserve">sed for this </w:t>
      </w:r>
      <w:r w:rsidR="003A4CDD">
        <w:rPr>
          <w:rFonts w:asciiTheme="minorHAnsi" w:hAnsiTheme="minorHAnsi"/>
          <w:szCs w:val="18"/>
        </w:rPr>
        <w:t>A</w:t>
      </w:r>
      <w:r w:rsidRPr="00253426">
        <w:rPr>
          <w:rFonts w:asciiTheme="minorHAnsi" w:hAnsiTheme="minorHAnsi"/>
          <w:szCs w:val="18"/>
        </w:rPr>
        <w:t xml:space="preserve">irflow </w:t>
      </w:r>
      <w:r w:rsidR="003A4CDD">
        <w:rPr>
          <w:rFonts w:asciiTheme="minorHAnsi" w:hAnsiTheme="minorHAnsi"/>
          <w:szCs w:val="18"/>
        </w:rPr>
        <w:t>R</w:t>
      </w:r>
      <w:r w:rsidRPr="00253426">
        <w:rPr>
          <w:rFonts w:asciiTheme="minorHAnsi" w:hAnsiTheme="minorHAnsi"/>
          <w:szCs w:val="18"/>
        </w:rPr>
        <w:t xml:space="preserve">ate </w:t>
      </w:r>
      <w:r w:rsidR="003A4CDD">
        <w:rPr>
          <w:rFonts w:asciiTheme="minorHAnsi" w:hAnsiTheme="minorHAnsi"/>
          <w:szCs w:val="18"/>
        </w:rPr>
        <w:t>V</w:t>
      </w:r>
      <w:r w:rsidRPr="00253426">
        <w:rPr>
          <w:rFonts w:asciiTheme="minorHAnsi" w:hAnsiTheme="minorHAnsi"/>
          <w:szCs w:val="18"/>
        </w:rPr>
        <w:t>erification:</w:t>
      </w:r>
      <w:r w:rsidR="008E38AD" w:rsidRPr="00464D76">
        <w:rPr>
          <w:rFonts w:asciiTheme="minorHAnsi" w:hAnsiTheme="minorHAnsi"/>
          <w:szCs w:val="18"/>
        </w:rPr>
        <w:t xml:space="preserve"> </w:t>
      </w:r>
      <w:r w:rsidRPr="00253426">
        <w:rPr>
          <w:rFonts w:asciiTheme="minorHAnsi" w:hAnsiTheme="minorHAnsi"/>
        </w:rPr>
        <w:t>Select the appropriate airflow test procedure from the following options for the method used to determine actual fan air flow:</w:t>
      </w:r>
    </w:p>
    <w:p w14:paraId="265678B2"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Fan Flow Meter (aka Plenum Pressure Matching) according to the procedures in RA3.3.3.1.1</w:t>
      </w:r>
    </w:p>
    <w:p w14:paraId="265678B3"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Flow Grid Measurement according to the procedures in RA3.3.3.1.2</w:t>
      </w:r>
    </w:p>
    <w:p w14:paraId="265678B4"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Powered Flow Capture Hood according to the procedures in RA3.3.3.1.3</w:t>
      </w:r>
    </w:p>
    <w:p w14:paraId="265678B5" w14:textId="77777777" w:rsidR="008E38AD" w:rsidRPr="00464D76" w:rsidRDefault="00253426" w:rsidP="006F1E17">
      <w:pPr>
        <w:numPr>
          <w:ilvl w:val="1"/>
          <w:numId w:val="32"/>
        </w:numPr>
        <w:ind w:left="1080"/>
        <w:rPr>
          <w:rFonts w:asciiTheme="minorHAnsi" w:hAnsiTheme="minorHAnsi"/>
        </w:rPr>
      </w:pPr>
      <w:r w:rsidRPr="00253426">
        <w:rPr>
          <w:rFonts w:asciiTheme="minorHAnsi" w:hAnsiTheme="minorHAnsi"/>
        </w:rPr>
        <w:t>Diagnostic Fan Flow Using Traditional Flow Capture Hood according to the procedures in RA3.3.3.1.4</w:t>
      </w:r>
      <w:r w:rsidRPr="00253426">
        <w:rPr>
          <w:rFonts w:asciiTheme="minorHAnsi" w:hAnsiTheme="minorHAnsi"/>
        </w:rPr>
        <w:tab/>
      </w:r>
    </w:p>
    <w:p w14:paraId="265678B6"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Manufacturer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name of the m</w:t>
      </w:r>
      <w:r w:rsidR="00A35E64">
        <w:rPr>
          <w:rFonts w:asciiTheme="minorHAnsi" w:hAnsiTheme="minorHAnsi"/>
          <w:szCs w:val="18"/>
        </w:rPr>
        <w:t xml:space="preserve">anufacturer of the airflow measurement tool used to measure the airflow for this test. </w:t>
      </w:r>
    </w:p>
    <w:p w14:paraId="265678B7"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Model number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model number</w:t>
      </w:r>
      <w:r w:rsidR="00A35E64">
        <w:rPr>
          <w:rFonts w:asciiTheme="minorHAnsi" w:hAnsiTheme="minorHAnsi"/>
          <w:szCs w:val="18"/>
        </w:rPr>
        <w:t xml:space="preserve"> of the airflow measurement tool used to measure the airflow for this test.</w:t>
      </w:r>
      <w:r w:rsidRPr="00253426">
        <w:rPr>
          <w:rFonts w:asciiTheme="minorHAnsi" w:hAnsiTheme="minorHAnsi"/>
        </w:rPr>
        <w:t xml:space="preserve"> </w:t>
      </w:r>
    </w:p>
    <w:p w14:paraId="265678B8" w14:textId="3B4D8CF1" w:rsidR="008E38AD" w:rsidRPr="00464D76" w:rsidRDefault="00253426" w:rsidP="008E38AD">
      <w:pPr>
        <w:keepNext/>
        <w:numPr>
          <w:ilvl w:val="0"/>
          <w:numId w:val="32"/>
        </w:numPr>
        <w:ind w:left="360"/>
        <w:rPr>
          <w:rFonts w:asciiTheme="minorHAnsi" w:hAnsiTheme="minorHAnsi"/>
        </w:rPr>
      </w:pPr>
      <w:r w:rsidRPr="00253426">
        <w:rPr>
          <w:rFonts w:asciiTheme="minorHAnsi" w:hAnsiTheme="minorHAnsi"/>
          <w:szCs w:val="18"/>
        </w:rPr>
        <w:t xml:space="preserve">Certification Status of the Airflow Measurement Apparatus Accuracy: </w:t>
      </w:r>
      <w:r w:rsidR="008E38AD" w:rsidRPr="00464D76">
        <w:rPr>
          <w:rFonts w:asciiTheme="minorHAnsi" w:hAnsiTheme="minorHAnsi"/>
          <w:szCs w:val="18"/>
        </w:rPr>
        <w:t>The measurement apparatus used to perform airflow verification measurements must appear on the CEC list of approved devices found</w:t>
      </w:r>
      <w:r w:rsidR="00A35E64">
        <w:rPr>
          <w:rFonts w:asciiTheme="minorHAnsi" w:hAnsiTheme="minorHAnsi"/>
          <w:szCs w:val="18"/>
        </w:rPr>
        <w:t xml:space="preserve"> at </w:t>
      </w:r>
      <w:hyperlink r:id="rId16" w:history="1">
        <w:r w:rsidR="00A35E64">
          <w:rPr>
            <w:rStyle w:val="Hyperlink"/>
            <w:rFonts w:asciiTheme="minorHAnsi" w:hAnsiTheme="minorHAnsi"/>
            <w:szCs w:val="18"/>
          </w:rPr>
          <w:t>http://www.energy.ca.gov/title24/equipment_cert/ama_fas/index.html</w:t>
        </w:r>
      </w:hyperlink>
      <w:r w:rsidRPr="00253426">
        <w:rPr>
          <w:rFonts w:asciiTheme="minorHAnsi" w:hAnsiTheme="minorHAnsi"/>
          <w:szCs w:val="18"/>
        </w:rPr>
        <w:t>, if this is true, select “Certified”, otherwise select “Not Certified”. The latter choice will not allow the system to pass until a certified device is used.</w:t>
      </w:r>
      <w:r w:rsidRPr="00253426">
        <w:rPr>
          <w:rFonts w:asciiTheme="minorHAnsi" w:hAnsiTheme="minorHAnsi"/>
        </w:rPr>
        <w:t xml:space="preserve"> </w:t>
      </w:r>
    </w:p>
    <w:p w14:paraId="265678B9" w14:textId="77777777" w:rsidR="008E38AD" w:rsidRPr="00464D76" w:rsidRDefault="008E38AD" w:rsidP="008E38AD">
      <w:pPr>
        <w:rPr>
          <w:rFonts w:asciiTheme="minorHAnsi" w:hAnsiTheme="minorHAnsi"/>
          <w:b/>
          <w:bCs/>
        </w:rPr>
      </w:pPr>
    </w:p>
    <w:p w14:paraId="265678BA" w14:textId="7E1739CB" w:rsidR="008E38AD" w:rsidRPr="00464D76" w:rsidRDefault="00253426" w:rsidP="008E38AD">
      <w:pPr>
        <w:keepNext/>
        <w:rPr>
          <w:rFonts w:asciiTheme="minorHAnsi" w:hAnsiTheme="minorHAnsi"/>
          <w:b/>
          <w:szCs w:val="18"/>
        </w:rPr>
      </w:pPr>
      <w:r w:rsidRPr="00253426">
        <w:rPr>
          <w:rFonts w:asciiTheme="minorHAnsi" w:hAnsiTheme="minorHAnsi"/>
          <w:b/>
        </w:rPr>
        <w:t xml:space="preserve">Section </w:t>
      </w:r>
      <w:r w:rsidR="008E38AD" w:rsidRPr="00464D76">
        <w:rPr>
          <w:rFonts w:asciiTheme="minorHAnsi" w:hAnsiTheme="minorHAnsi"/>
          <w:b/>
          <w:szCs w:val="18"/>
        </w:rPr>
        <w:t>D. Forced Air System Airflow Rate Measurement</w:t>
      </w:r>
    </w:p>
    <w:p w14:paraId="265678BB" w14:textId="2CE0965E" w:rsidR="008E38AD" w:rsidRPr="00464D76" w:rsidRDefault="00253426" w:rsidP="008E38AD">
      <w:pPr>
        <w:numPr>
          <w:ilvl w:val="0"/>
          <w:numId w:val="33"/>
        </w:numPr>
        <w:rPr>
          <w:rFonts w:asciiTheme="minorHAnsi" w:hAnsiTheme="minorHAnsi"/>
        </w:rPr>
      </w:pPr>
      <w:r w:rsidRPr="00253426">
        <w:rPr>
          <w:rFonts w:asciiTheme="minorHAnsi" w:hAnsiTheme="minorHAnsi"/>
        </w:rPr>
        <w:t>Actual System Airflow Rate Measurement (cfm): Enter the actual tested value of the airflow measured using the apparatus specified above.</w:t>
      </w:r>
    </w:p>
    <w:p w14:paraId="265678BC" w14:textId="036A43AC" w:rsidR="008E38AD" w:rsidRDefault="008E38AD" w:rsidP="008E38AD">
      <w:pPr>
        <w:rPr>
          <w:rFonts w:asciiTheme="minorHAnsi" w:hAnsiTheme="minorHAnsi"/>
        </w:rPr>
      </w:pPr>
    </w:p>
    <w:p w14:paraId="12F43013" w14:textId="77777777" w:rsidR="00DC0C53" w:rsidRPr="00A2424F" w:rsidRDefault="00DC0C53" w:rsidP="00DC0C53">
      <w:pPr>
        <w:rPr>
          <w:rFonts w:ascii="Calibri" w:hAnsi="Calibri"/>
          <w:b/>
        </w:rPr>
      </w:pPr>
      <w:r w:rsidRPr="00A2424F">
        <w:rPr>
          <w:rFonts w:ascii="Calibri" w:hAnsi="Calibri"/>
          <w:b/>
        </w:rPr>
        <w:t>Section E. Central Fan Ventilation Cooling System Airflow Rate Measurement</w:t>
      </w:r>
    </w:p>
    <w:p w14:paraId="3CE4F749" w14:textId="1C5ED2CC" w:rsidR="00DC0C53" w:rsidRDefault="00225A39" w:rsidP="00DC0C53">
      <w:pPr>
        <w:pStyle w:val="ListParagraph"/>
        <w:numPr>
          <w:ilvl w:val="0"/>
          <w:numId w:val="38"/>
        </w:numPr>
        <w:ind w:left="360"/>
        <w:rPr>
          <w:rFonts w:ascii="Calibri" w:hAnsi="Calibri"/>
        </w:rPr>
      </w:pPr>
      <w:r>
        <w:rPr>
          <w:rFonts w:ascii="Calibri" w:hAnsi="Calibri"/>
        </w:rPr>
        <w:t>Required</w:t>
      </w:r>
      <w:r w:rsidR="00DC0C53">
        <w:rPr>
          <w:rFonts w:ascii="Calibri" w:hAnsi="Calibri"/>
        </w:rPr>
        <w:t xml:space="preserve"> Ventilation System Airflow Rate (cfm): This field is filled automatically. The target is based on the airflow rate specified on the CF2R-MCH-01.</w:t>
      </w:r>
    </w:p>
    <w:p w14:paraId="36EF86B5" w14:textId="77777777" w:rsidR="00DC0C53" w:rsidRDefault="00DC0C53" w:rsidP="00DC0C53">
      <w:pPr>
        <w:pStyle w:val="ListParagraph"/>
        <w:numPr>
          <w:ilvl w:val="0"/>
          <w:numId w:val="38"/>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1E0FA9C5" w14:textId="306F7D33" w:rsidR="00DC0C53" w:rsidRPr="00A2424F" w:rsidRDefault="00DC0C53">
      <w:pPr>
        <w:numPr>
          <w:ilvl w:val="0"/>
          <w:numId w:val="38"/>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4E05C417" w14:textId="77777777" w:rsidR="00DC0C53" w:rsidRPr="00464D76" w:rsidRDefault="00DC0C53" w:rsidP="008E38AD">
      <w:pPr>
        <w:rPr>
          <w:rFonts w:asciiTheme="minorHAnsi" w:hAnsiTheme="minorHAnsi"/>
        </w:rPr>
      </w:pPr>
    </w:p>
    <w:p w14:paraId="265678BD" w14:textId="75E16E8B" w:rsidR="008E38AD" w:rsidRPr="00464D76" w:rsidRDefault="00253426" w:rsidP="008E38AD">
      <w:pPr>
        <w:rPr>
          <w:rFonts w:asciiTheme="minorHAnsi" w:hAnsiTheme="minorHAnsi"/>
          <w:b/>
        </w:rPr>
      </w:pPr>
      <w:r w:rsidRPr="00253426">
        <w:rPr>
          <w:rFonts w:asciiTheme="minorHAnsi" w:hAnsiTheme="minorHAnsi"/>
          <w:b/>
          <w:szCs w:val="28"/>
        </w:rPr>
        <w:t xml:space="preserve">Section </w:t>
      </w:r>
      <w:r w:rsidR="000676C8">
        <w:rPr>
          <w:rFonts w:asciiTheme="minorHAnsi" w:hAnsiTheme="minorHAnsi"/>
          <w:b/>
          <w:szCs w:val="28"/>
        </w:rPr>
        <w:t>F</w:t>
      </w:r>
      <w:r w:rsidR="008E38AD" w:rsidRPr="00464D76">
        <w:rPr>
          <w:rFonts w:asciiTheme="minorHAnsi" w:hAnsiTheme="minorHAnsi"/>
          <w:b/>
          <w:szCs w:val="18"/>
        </w:rPr>
        <w:t>. Additional</w:t>
      </w:r>
      <w:r w:rsidRPr="00253426">
        <w:rPr>
          <w:rFonts w:asciiTheme="minorHAnsi" w:hAnsiTheme="minorHAnsi"/>
          <w:b/>
          <w:szCs w:val="18"/>
        </w:rPr>
        <w:t xml:space="preserve"> Requirements</w:t>
      </w:r>
      <w:r w:rsidRPr="00253426">
        <w:rPr>
          <w:rFonts w:asciiTheme="minorHAnsi" w:hAnsiTheme="minorHAnsi"/>
          <w:b/>
          <w:szCs w:val="28"/>
        </w:rPr>
        <w:t xml:space="preserve"> </w:t>
      </w:r>
    </w:p>
    <w:p w14:paraId="265678BE" w14:textId="77777777" w:rsidR="008E38AD" w:rsidRPr="00464D76" w:rsidRDefault="008E38AD" w:rsidP="008E38AD">
      <w:pPr>
        <w:numPr>
          <w:ilvl w:val="0"/>
          <w:numId w:val="34"/>
        </w:numPr>
        <w:ind w:left="360" w:hanging="360"/>
        <w:rPr>
          <w:rFonts w:asciiTheme="minorHAnsi" w:hAnsiTheme="minorHAnsi"/>
        </w:rPr>
      </w:pPr>
      <w:r w:rsidRPr="00464D76">
        <w:rPr>
          <w:rFonts w:asciiTheme="minorHAnsi" w:hAnsiTheme="minorHAnsi"/>
        </w:rPr>
        <w:t>This field must be a true statement (or not applicable) for the system to comply.</w:t>
      </w:r>
    </w:p>
    <w:p w14:paraId="265678BF"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0"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1"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2"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3" w14:textId="1D8B6CF5" w:rsidR="008E38AD"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53FC13A4" w14:textId="77777777" w:rsidR="00F4541B" w:rsidRDefault="00F4541B">
      <w:pPr>
        <w:numPr>
          <w:ilvl w:val="0"/>
          <w:numId w:val="34"/>
        </w:numPr>
        <w:ind w:left="360" w:hanging="360"/>
        <w:rPr>
          <w:rFonts w:ascii="Calibri" w:hAnsi="Calibri"/>
        </w:rPr>
      </w:pPr>
      <w:r w:rsidRPr="00A2424F">
        <w:rPr>
          <w:rFonts w:ascii="Calibri" w:hAnsi="Calibri"/>
          <w:i/>
        </w:rPr>
        <w:t>Verification Status:</w:t>
      </w:r>
      <w:r w:rsidRPr="00A2424F">
        <w:rPr>
          <w:rFonts w:ascii="Calibri" w:hAnsi="Calibri"/>
        </w:rPr>
        <w:t xml:space="preserve"> If this Section does not apply, then select “All N/A”. If the system meets the airflow </w:t>
      </w:r>
      <w:proofErr w:type="gramStart"/>
      <w:r w:rsidRPr="00A2424F">
        <w:rPr>
          <w:rFonts w:ascii="Calibri" w:hAnsi="Calibri"/>
        </w:rPr>
        <w:t>criteria</w:t>
      </w:r>
      <w:proofErr w:type="gramEnd"/>
      <w:r w:rsidRPr="00A2424F">
        <w:rPr>
          <w:rFonts w:ascii="Calibri" w:hAnsi="Calibri"/>
        </w:rPr>
        <w:t xml:space="preserve"> then select “Pass”, otherwise select “Fail”. The latter selection means that the system does not meet the requirements and the CF1R will have to be revised, or the system will need to be modified to meet the requirements.</w:t>
      </w:r>
    </w:p>
    <w:p w14:paraId="08DFA74F" w14:textId="48BB4969" w:rsidR="00F4541B" w:rsidRPr="00F4541B" w:rsidRDefault="00F4541B">
      <w:pPr>
        <w:numPr>
          <w:ilvl w:val="0"/>
          <w:numId w:val="34"/>
        </w:numPr>
        <w:ind w:left="360" w:hanging="360"/>
        <w:rPr>
          <w:rFonts w:ascii="Calibri" w:hAnsi="Calibri"/>
        </w:rPr>
      </w:pPr>
      <w:r w:rsidRPr="00F4541B">
        <w:rPr>
          <w:rFonts w:ascii="Calibri" w:hAnsi="Calibri"/>
          <w:i/>
        </w:rPr>
        <w:t>Correction Notes:</w:t>
      </w:r>
      <w:r w:rsidRPr="00F4541B">
        <w:rPr>
          <w:rFonts w:ascii="Calibri" w:hAnsi="Calibri"/>
        </w:rPr>
        <w:t xml:space="preserve"> If one or more applicable requirements are not met “Fail” will appear in the row above. When this </w:t>
      </w:r>
      <w:proofErr w:type="gramStart"/>
      <w:r w:rsidRPr="00F4541B">
        <w:rPr>
          <w:rFonts w:ascii="Calibri" w:hAnsi="Calibri"/>
        </w:rPr>
        <w:t>occurs</w:t>
      </w:r>
      <w:proofErr w:type="gramEnd"/>
      <w:r w:rsidRPr="00F4541B">
        <w:rPr>
          <w:rFonts w:ascii="Calibri" w:hAnsi="Calibri"/>
        </w:rPr>
        <w:t xml:space="preserve"> the rater is required to enter detailed notes here that describe what failed and why.</w:t>
      </w:r>
    </w:p>
    <w:p w14:paraId="265678C6" w14:textId="77777777" w:rsidR="00BF6BCB" w:rsidRPr="00D83E48" w:rsidRDefault="00BF6BCB" w:rsidP="0009456E">
      <w:pPr>
        <w:rPr>
          <w:rFonts w:ascii="Calibri" w:hAnsi="Calibri"/>
        </w:rPr>
      </w:pPr>
    </w:p>
    <w:p w14:paraId="1A72899C" w14:textId="760E2EB1" w:rsidR="00BF6BCB" w:rsidRDefault="00BF6BCB" w:rsidP="0009456E">
      <w:pPr>
        <w:rPr>
          <w:rFonts w:ascii="Calibri" w:hAnsi="Calibri"/>
        </w:rPr>
      </w:pPr>
    </w:p>
    <w:p w14:paraId="265678C7" w14:textId="7108A0D6" w:rsidR="007F31F5" w:rsidRPr="00D83E48" w:rsidRDefault="007F31F5" w:rsidP="0009456E">
      <w:pPr>
        <w:rPr>
          <w:rFonts w:ascii="Calibri" w:hAnsi="Calibri"/>
        </w:rPr>
        <w:sectPr w:rsidR="007F31F5" w:rsidRPr="00D83E48" w:rsidSect="00FD28A1">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966F61" w14:paraId="265678C9" w14:textId="77777777" w:rsidTr="00C82233">
        <w:trPr>
          <w:cantSplit/>
          <w:trHeight w:val="144"/>
        </w:trPr>
        <w:tc>
          <w:tcPr>
            <w:tcW w:w="10790" w:type="dxa"/>
            <w:gridSpan w:val="3"/>
            <w:tcBorders>
              <w:top w:val="single" w:sz="4" w:space="0" w:color="auto"/>
            </w:tcBorders>
            <w:vAlign w:val="center"/>
          </w:tcPr>
          <w:p w14:paraId="265678C8" w14:textId="5586389D" w:rsidR="00ED543C" w:rsidRPr="00966F61" w:rsidRDefault="003358CB" w:rsidP="00C82233">
            <w:pPr>
              <w:keepNext/>
              <w:rPr>
                <w:rFonts w:asciiTheme="minorHAnsi" w:hAnsiTheme="minorHAnsi"/>
                <w:b/>
                <w:sz w:val="18"/>
                <w:szCs w:val="18"/>
              </w:rPr>
            </w:pPr>
            <w:r>
              <w:lastRenderedPageBreak/>
              <w:br w:type="page"/>
            </w:r>
            <w:r w:rsidR="00ED543C" w:rsidRPr="00966F61">
              <w:rPr>
                <w:rFonts w:asciiTheme="minorHAnsi" w:hAnsiTheme="minorHAnsi"/>
                <w:b/>
                <w:sz w:val="18"/>
                <w:szCs w:val="18"/>
              </w:rPr>
              <w:t>A. Ducted Cooling System Information</w:t>
            </w:r>
          </w:p>
        </w:tc>
      </w:tr>
      <w:tr w:rsidR="005D047E" w:rsidRPr="00966F61" w14:paraId="265678CD" w14:textId="77777777" w:rsidTr="00C82233">
        <w:trPr>
          <w:cantSplit/>
          <w:trHeight w:val="144"/>
        </w:trPr>
        <w:tc>
          <w:tcPr>
            <w:tcW w:w="470" w:type="dxa"/>
            <w:vAlign w:val="center"/>
          </w:tcPr>
          <w:p w14:paraId="265678CA" w14:textId="77777777" w:rsidR="005D047E" w:rsidRPr="00966F61" w:rsidRDefault="005D047E" w:rsidP="00C82233">
            <w:pPr>
              <w:pStyle w:val="FootnoteText"/>
              <w:jc w:val="center"/>
              <w:rPr>
                <w:rFonts w:asciiTheme="minorHAnsi" w:hAnsiTheme="minorHAnsi"/>
                <w:sz w:val="18"/>
                <w:szCs w:val="18"/>
              </w:rPr>
            </w:pPr>
            <w:r w:rsidRPr="003F7313">
              <w:rPr>
                <w:rFonts w:asciiTheme="minorHAnsi" w:hAnsiTheme="minorHAnsi"/>
                <w:sz w:val="18"/>
                <w:szCs w:val="18"/>
              </w:rPr>
              <w:t>01</w:t>
            </w:r>
          </w:p>
        </w:tc>
        <w:tc>
          <w:tcPr>
            <w:tcW w:w="4840" w:type="dxa"/>
            <w:vAlign w:val="center"/>
          </w:tcPr>
          <w:p w14:paraId="265678CB" w14:textId="0772E58F" w:rsidR="005D047E" w:rsidRPr="00966F61" w:rsidRDefault="005D047E" w:rsidP="00C82233">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480" w:type="dxa"/>
            <w:vAlign w:val="center"/>
          </w:tcPr>
          <w:p w14:paraId="265678CC" w14:textId="77777777" w:rsidR="005D047E" w:rsidRDefault="005D047E" w:rsidP="00C82233">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5D047E" w:rsidRPr="00966F61" w14:paraId="265678D1" w14:textId="77777777" w:rsidTr="00C82233">
        <w:trPr>
          <w:cantSplit/>
          <w:trHeight w:val="144"/>
        </w:trPr>
        <w:tc>
          <w:tcPr>
            <w:tcW w:w="470" w:type="dxa"/>
            <w:vAlign w:val="center"/>
          </w:tcPr>
          <w:p w14:paraId="265678CE" w14:textId="77777777" w:rsidR="005D047E" w:rsidRPr="00966F61" w:rsidRDefault="005D047E" w:rsidP="00C82233">
            <w:pPr>
              <w:pStyle w:val="FootnoteText"/>
              <w:jc w:val="center"/>
              <w:rPr>
                <w:rFonts w:asciiTheme="minorHAnsi" w:hAnsiTheme="minorHAnsi"/>
                <w:sz w:val="18"/>
                <w:szCs w:val="18"/>
              </w:rPr>
            </w:pPr>
            <w:r w:rsidRPr="00966F61">
              <w:rPr>
                <w:rFonts w:asciiTheme="minorHAnsi" w:hAnsiTheme="minorHAnsi"/>
                <w:sz w:val="18"/>
                <w:szCs w:val="18"/>
              </w:rPr>
              <w:t>02</w:t>
            </w:r>
          </w:p>
        </w:tc>
        <w:tc>
          <w:tcPr>
            <w:tcW w:w="4840" w:type="dxa"/>
            <w:vAlign w:val="center"/>
          </w:tcPr>
          <w:p w14:paraId="265678CF" w14:textId="0D2BE2BB" w:rsidR="005D047E" w:rsidRPr="00966F61" w:rsidRDefault="005D047E" w:rsidP="00C82233">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480" w:type="dxa"/>
            <w:vAlign w:val="center"/>
          </w:tcPr>
          <w:p w14:paraId="265678D0" w14:textId="77777777" w:rsidR="005D047E" w:rsidRDefault="005D047E" w:rsidP="00C82233">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5D047E" w:rsidRPr="00966F61" w14:paraId="44518FCA" w14:textId="77777777" w:rsidTr="00C82233">
        <w:trPr>
          <w:cantSplit/>
          <w:trHeight w:val="144"/>
        </w:trPr>
        <w:tc>
          <w:tcPr>
            <w:tcW w:w="470" w:type="dxa"/>
            <w:vAlign w:val="center"/>
          </w:tcPr>
          <w:p w14:paraId="58E4C11B" w14:textId="5E5D280F" w:rsidR="005D047E" w:rsidRPr="00966F61" w:rsidRDefault="005D047E" w:rsidP="00C82233">
            <w:pPr>
              <w:pStyle w:val="FootnoteText"/>
              <w:jc w:val="center"/>
              <w:rPr>
                <w:rFonts w:asciiTheme="minorHAnsi" w:hAnsiTheme="minorHAnsi"/>
                <w:sz w:val="18"/>
                <w:szCs w:val="18"/>
              </w:rPr>
            </w:pPr>
            <w:r>
              <w:rPr>
                <w:rFonts w:asciiTheme="minorHAnsi" w:hAnsiTheme="minorHAnsi"/>
                <w:sz w:val="18"/>
                <w:szCs w:val="18"/>
              </w:rPr>
              <w:t>03</w:t>
            </w:r>
          </w:p>
        </w:tc>
        <w:tc>
          <w:tcPr>
            <w:tcW w:w="4840" w:type="dxa"/>
            <w:vAlign w:val="center"/>
          </w:tcPr>
          <w:p w14:paraId="5AD1039F" w14:textId="1674AC75" w:rsidR="005D047E" w:rsidRDefault="005D047E" w:rsidP="00C82233">
            <w:pPr>
              <w:rPr>
                <w:rFonts w:asciiTheme="minorHAnsi" w:hAnsiTheme="minorHAnsi"/>
                <w:sz w:val="18"/>
                <w:szCs w:val="18"/>
              </w:rPr>
            </w:pPr>
            <w:r w:rsidRPr="00B2548D">
              <w:rPr>
                <w:rFonts w:asciiTheme="minorHAnsi" w:hAnsiTheme="minorHAnsi"/>
                <w:sz w:val="18"/>
                <w:szCs w:val="18"/>
              </w:rPr>
              <w:t>Indoor Unit Name</w:t>
            </w:r>
          </w:p>
        </w:tc>
        <w:tc>
          <w:tcPr>
            <w:tcW w:w="5480" w:type="dxa"/>
            <w:vAlign w:val="center"/>
          </w:tcPr>
          <w:p w14:paraId="1F84CA4C" w14:textId="73355901" w:rsidR="005D047E" w:rsidRPr="00966F61" w:rsidRDefault="005D047E" w:rsidP="00C82233">
            <w:pPr>
              <w:rPr>
                <w:rFonts w:asciiTheme="minorHAnsi" w:hAnsiTheme="minorHAnsi"/>
                <w:sz w:val="18"/>
                <w:szCs w:val="18"/>
              </w:rPr>
            </w:pPr>
            <w:r w:rsidRPr="005D047E">
              <w:rPr>
                <w:rFonts w:asciiTheme="minorHAnsi" w:hAnsiTheme="minorHAnsi"/>
                <w:sz w:val="18"/>
                <w:szCs w:val="18"/>
              </w:rPr>
              <w:t>&lt;&lt;auto filled text: referenced from MCH01&gt;&gt;</w:t>
            </w:r>
          </w:p>
        </w:tc>
      </w:tr>
      <w:tr w:rsidR="00ED543C" w:rsidRPr="00966F61" w14:paraId="265678D5" w14:textId="77777777" w:rsidTr="00C82233">
        <w:trPr>
          <w:cantSplit/>
          <w:trHeight w:val="144"/>
        </w:trPr>
        <w:tc>
          <w:tcPr>
            <w:tcW w:w="470" w:type="dxa"/>
            <w:vAlign w:val="center"/>
          </w:tcPr>
          <w:p w14:paraId="265678D2" w14:textId="67A5E637" w:rsidR="00ED543C" w:rsidRPr="00966F61" w:rsidRDefault="00ED543C" w:rsidP="00C82233">
            <w:pPr>
              <w:pStyle w:val="FootnoteText"/>
              <w:jc w:val="center"/>
              <w:rPr>
                <w:rFonts w:asciiTheme="minorHAnsi" w:hAnsiTheme="minorHAnsi"/>
                <w:sz w:val="18"/>
                <w:szCs w:val="18"/>
              </w:rPr>
            </w:pPr>
            <w:r w:rsidRPr="00966F61">
              <w:rPr>
                <w:rFonts w:asciiTheme="minorHAnsi" w:hAnsiTheme="minorHAnsi"/>
                <w:sz w:val="18"/>
                <w:szCs w:val="18"/>
              </w:rPr>
              <w:t>0</w:t>
            </w:r>
            <w:r w:rsidR="005D047E">
              <w:rPr>
                <w:rFonts w:asciiTheme="minorHAnsi" w:hAnsiTheme="minorHAnsi"/>
                <w:sz w:val="18"/>
                <w:szCs w:val="18"/>
              </w:rPr>
              <w:t>4</w:t>
            </w:r>
          </w:p>
        </w:tc>
        <w:tc>
          <w:tcPr>
            <w:tcW w:w="4840" w:type="dxa"/>
            <w:vAlign w:val="center"/>
          </w:tcPr>
          <w:p w14:paraId="265678D3" w14:textId="5CD72623" w:rsidR="00ED543C" w:rsidRPr="00966F61" w:rsidRDefault="00ED543C" w:rsidP="00C82233">
            <w:pPr>
              <w:rPr>
                <w:rFonts w:asciiTheme="minorHAnsi" w:hAnsiTheme="minorHAnsi"/>
                <w:sz w:val="18"/>
                <w:szCs w:val="18"/>
              </w:rPr>
            </w:pPr>
            <w:r w:rsidRPr="00966F61">
              <w:rPr>
                <w:rFonts w:asciiTheme="minorHAnsi" w:hAnsiTheme="minorHAnsi"/>
                <w:sz w:val="18"/>
                <w:szCs w:val="18"/>
              </w:rPr>
              <w:t>System Installation Type</w:t>
            </w:r>
          </w:p>
        </w:tc>
        <w:tc>
          <w:tcPr>
            <w:tcW w:w="5480" w:type="dxa"/>
            <w:vAlign w:val="center"/>
          </w:tcPr>
          <w:p w14:paraId="265678D4" w14:textId="627DB45B" w:rsidR="00ED543C" w:rsidRPr="00966F61" w:rsidRDefault="00ED543C" w:rsidP="00C82233">
            <w:pPr>
              <w:rPr>
                <w:rFonts w:asciiTheme="minorHAnsi" w:hAnsiTheme="minorHAnsi"/>
                <w:sz w:val="18"/>
                <w:szCs w:val="18"/>
              </w:rPr>
            </w:pPr>
            <w:r w:rsidRPr="00966F61">
              <w:rPr>
                <w:rFonts w:asciiTheme="minorHAnsi" w:hAnsiTheme="minorHAnsi"/>
                <w:sz w:val="18"/>
                <w:szCs w:val="18"/>
              </w:rPr>
              <w:t>&lt;&lt;</w:t>
            </w:r>
            <w:r w:rsidR="0066740A">
              <w:rPr>
                <w:rFonts w:asciiTheme="minorHAnsi" w:hAnsiTheme="minorHAnsi"/>
                <w:sz w:val="18"/>
                <w:szCs w:val="18"/>
              </w:rPr>
              <w:t xml:space="preserve">if the parent is </w:t>
            </w:r>
            <w:proofErr w:type="gramStart"/>
            <w:r w:rsidR="0066740A">
              <w:rPr>
                <w:rFonts w:asciiTheme="minorHAnsi" w:hAnsiTheme="minorHAnsi"/>
                <w:sz w:val="18"/>
                <w:szCs w:val="18"/>
              </w:rPr>
              <w:t>a</w:t>
            </w:r>
            <w:proofErr w:type="gramEnd"/>
            <w:r w:rsidR="0066740A">
              <w:rPr>
                <w:rFonts w:asciiTheme="minorHAnsi" w:hAnsiTheme="minorHAnsi"/>
                <w:sz w:val="18"/>
                <w:szCs w:val="18"/>
              </w:rPr>
              <w:t xml:space="preserve"> MCH-01b and a “yes” answer is given in B08 or B09, then A0</w:t>
            </w:r>
            <w:r w:rsidR="005D047E">
              <w:rPr>
                <w:rFonts w:asciiTheme="minorHAnsi" w:hAnsiTheme="minorHAnsi"/>
                <w:sz w:val="18"/>
                <w:szCs w:val="18"/>
              </w:rPr>
              <w:t>4</w:t>
            </w:r>
            <w:r w:rsidR="0066740A">
              <w:rPr>
                <w:rFonts w:asciiTheme="minorHAnsi" w:hAnsiTheme="minorHAnsi"/>
                <w:sz w:val="18"/>
                <w:szCs w:val="18"/>
              </w:rPr>
              <w:t xml:space="preserve"> </w:t>
            </w:r>
            <w:r w:rsidR="0066740A">
              <w:rPr>
                <w:rFonts w:asciiTheme="minorHAnsi" w:hAnsiTheme="minorHAnsi" w:cstheme="minorHAnsi"/>
                <w:sz w:val="18"/>
                <w:szCs w:val="18"/>
              </w:rPr>
              <w:t>≠</w:t>
            </w:r>
            <w:r w:rsidR="0066740A">
              <w:rPr>
                <w:rFonts w:asciiTheme="minorHAnsi" w:hAnsiTheme="minorHAnsi"/>
                <w:sz w:val="18"/>
                <w:szCs w:val="18"/>
              </w:rPr>
              <w:t xml:space="preserve"> “alteration”; else </w:t>
            </w:r>
            <w:r>
              <w:rPr>
                <w:rFonts w:asciiTheme="minorHAnsi" w:hAnsiTheme="minorHAnsi"/>
                <w:sz w:val="18"/>
                <w:szCs w:val="18"/>
              </w:rPr>
              <w:t xml:space="preserve">User pick from </w:t>
            </w:r>
            <w:r w:rsidR="0066740A">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CD0B3B" w:rsidRPr="00966F61" w14:paraId="265678DB" w14:textId="77777777" w:rsidTr="00C82233">
        <w:trPr>
          <w:cantSplit/>
          <w:trHeight w:val="144"/>
        </w:trPr>
        <w:tc>
          <w:tcPr>
            <w:tcW w:w="470" w:type="dxa"/>
            <w:vAlign w:val="center"/>
          </w:tcPr>
          <w:p w14:paraId="265678D6" w14:textId="0B7CE1E0" w:rsidR="00CD0B3B" w:rsidRPr="00966F61" w:rsidRDefault="00CD0B3B" w:rsidP="00C82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5</w:t>
            </w:r>
          </w:p>
        </w:tc>
        <w:tc>
          <w:tcPr>
            <w:tcW w:w="4840" w:type="dxa"/>
            <w:vAlign w:val="center"/>
          </w:tcPr>
          <w:p w14:paraId="265678D7" w14:textId="7023E826" w:rsidR="00CD0B3B" w:rsidRPr="00966F61" w:rsidRDefault="00CD0B3B" w:rsidP="00C82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480" w:type="dxa"/>
            <w:vAlign w:val="center"/>
          </w:tcPr>
          <w:p w14:paraId="2DD52ED3" w14:textId="77777777" w:rsidR="00CD0B3B" w:rsidRPr="003142B8" w:rsidRDefault="00CD0B3B" w:rsidP="00C82233">
            <w:pPr>
              <w:rPr>
                <w:rFonts w:asciiTheme="minorHAnsi" w:hAnsiTheme="minorHAnsi"/>
                <w:sz w:val="16"/>
                <w:szCs w:val="16"/>
              </w:rPr>
            </w:pPr>
            <w:r w:rsidRPr="003142B8">
              <w:rPr>
                <w:rFonts w:asciiTheme="minorHAnsi" w:hAnsiTheme="minorHAnsi"/>
                <w:sz w:val="16"/>
                <w:szCs w:val="16"/>
              </w:rPr>
              <w:t xml:space="preserve">&lt;&lt;calculated field: </w:t>
            </w:r>
          </w:p>
          <w:p w14:paraId="66720D72" w14:textId="77777777" w:rsidR="00CD0B3B" w:rsidRPr="003142B8" w:rsidRDefault="00CD0B3B" w:rsidP="00C82233">
            <w:pPr>
              <w:rPr>
                <w:rFonts w:asciiTheme="minorHAnsi" w:hAnsiTheme="minorHAnsi"/>
                <w:sz w:val="16"/>
                <w:szCs w:val="16"/>
              </w:rPr>
            </w:pPr>
            <w:r w:rsidRPr="003142B8">
              <w:rPr>
                <w:rFonts w:asciiTheme="minorHAnsi" w:hAnsiTheme="minorHAnsi"/>
                <w:sz w:val="16"/>
                <w:szCs w:val="16"/>
              </w:rPr>
              <w:t>If Cooling System Type on MCH-01 = ‘</w:t>
            </w:r>
            <w:proofErr w:type="spellStart"/>
            <w:r w:rsidRPr="003142B8">
              <w:rPr>
                <w:rFonts w:asciiTheme="minorHAnsi" w:hAnsiTheme="minorHAnsi"/>
                <w:sz w:val="16"/>
                <w:szCs w:val="16"/>
              </w:rPr>
              <w:t>NoCooling</w:t>
            </w:r>
            <w:proofErr w:type="spellEnd"/>
            <w:r w:rsidRPr="003142B8">
              <w:rPr>
                <w:rFonts w:asciiTheme="minorHAnsi" w:hAnsiTheme="minorHAnsi"/>
                <w:sz w:val="16"/>
                <w:szCs w:val="16"/>
              </w:rPr>
              <w:t xml:space="preserve">’, </w:t>
            </w:r>
          </w:p>
          <w:p w14:paraId="407AC27A" w14:textId="77777777" w:rsidR="00CD0B3B" w:rsidRPr="003142B8" w:rsidRDefault="00CD0B3B" w:rsidP="00C82233">
            <w:pPr>
              <w:rPr>
                <w:rFonts w:asciiTheme="minorHAnsi" w:hAnsiTheme="minorHAnsi"/>
                <w:sz w:val="16"/>
                <w:szCs w:val="16"/>
              </w:rPr>
            </w:pPr>
            <w:r w:rsidRPr="003142B8">
              <w:rPr>
                <w:rFonts w:asciiTheme="minorHAnsi" w:hAnsiTheme="minorHAnsi"/>
                <w:sz w:val="16"/>
                <w:szCs w:val="16"/>
              </w:rPr>
              <w:t>then, result in this field = ‘N/A - Heating-only system</w:t>
            </w:r>
            <w:proofErr w:type="gramStart"/>
            <w:r w:rsidRPr="003142B8">
              <w:rPr>
                <w:rFonts w:asciiTheme="minorHAnsi" w:hAnsiTheme="minorHAnsi"/>
                <w:sz w:val="16"/>
                <w:szCs w:val="16"/>
              </w:rPr>
              <w:t>’;</w:t>
            </w:r>
            <w:proofErr w:type="gramEnd"/>
            <w:r w:rsidRPr="003142B8">
              <w:rPr>
                <w:rFonts w:asciiTheme="minorHAnsi" w:hAnsiTheme="minorHAnsi"/>
                <w:sz w:val="16"/>
                <w:szCs w:val="16"/>
              </w:rPr>
              <w:t xml:space="preserve"> </w:t>
            </w:r>
          </w:p>
          <w:p w14:paraId="4083AA05" w14:textId="77777777" w:rsidR="00CD0B3B" w:rsidRPr="003142B8" w:rsidRDefault="00CD0B3B" w:rsidP="00C82233">
            <w:pPr>
              <w:rPr>
                <w:rFonts w:asciiTheme="minorHAnsi" w:hAnsiTheme="minorHAnsi"/>
                <w:sz w:val="16"/>
                <w:szCs w:val="16"/>
              </w:rPr>
            </w:pPr>
          </w:p>
          <w:p w14:paraId="161E6AA5" w14:textId="77777777" w:rsidR="00CD0B3B" w:rsidRPr="003142B8" w:rsidRDefault="00CD0B3B" w:rsidP="00C82233">
            <w:pPr>
              <w:rPr>
                <w:rFonts w:asciiTheme="minorHAnsi" w:hAnsiTheme="minorHAnsi"/>
                <w:b/>
                <w:sz w:val="16"/>
                <w:szCs w:val="16"/>
                <w:u w:val="single"/>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MCH-01a:</w:t>
            </w:r>
          </w:p>
          <w:p w14:paraId="27EDF3D7" w14:textId="76C1194F" w:rsidR="00CD0B3B" w:rsidRPr="003142B8" w:rsidRDefault="00CD0B3B" w:rsidP="00C82233">
            <w:pPr>
              <w:ind w:left="720" w:hanging="560"/>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MCH-01a field M03 has a value in MCH-01a field D06 </w:t>
            </w:r>
            <w:r w:rsidRPr="003142B8">
              <w:rPr>
                <w:rFonts w:asciiTheme="minorHAnsi" w:hAnsiTheme="minorHAnsi" w:cstheme="minorHAnsi"/>
                <w:sz w:val="16"/>
                <w:szCs w:val="16"/>
              </w:rPr>
              <w:t xml:space="preserve">&gt; </w:t>
            </w:r>
            <w:r w:rsidRPr="003142B8">
              <w:rPr>
                <w:rFonts w:asciiTheme="minorHAnsi" w:hAnsiTheme="minorHAnsi"/>
                <w:sz w:val="16"/>
                <w:szCs w:val="16"/>
              </w:rPr>
              <w:t xml:space="preserve">1, </w:t>
            </w:r>
            <w:r w:rsidR="005372FC" w:rsidRPr="003142B8">
              <w:rPr>
                <w:rFonts w:asciiTheme="minorHAnsi" w:hAnsiTheme="minorHAnsi"/>
                <w:sz w:val="16"/>
                <w:szCs w:val="16"/>
              </w:rPr>
              <w:t xml:space="preserve">and the system type in MCH-01a fields D04 or D05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6EB045E9" w14:textId="77777777" w:rsidR="00CD0B3B" w:rsidRPr="003142B8" w:rsidRDefault="00CD0B3B" w:rsidP="00C82233">
            <w:pPr>
              <w:ind w:left="720" w:hanging="560"/>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referenced from MCH-01a field G10,</w:t>
            </w:r>
          </w:p>
          <w:p w14:paraId="7B76EE6E" w14:textId="77777777" w:rsidR="00CD0B3B" w:rsidRPr="003142B8" w:rsidRDefault="00CD0B3B" w:rsidP="00C82233">
            <w:pPr>
              <w:ind w:left="160"/>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field = Condenser Nominal Cooling Capacity value referenced from one of the following two locations:</w:t>
            </w:r>
          </w:p>
          <w:p w14:paraId="1CA5FCA8" w14:textId="77777777" w:rsidR="00CD0B3B" w:rsidRPr="003142B8" w:rsidRDefault="00CD0B3B" w:rsidP="00C82233">
            <w:pPr>
              <w:ind w:left="160"/>
              <w:rPr>
                <w:rFonts w:asciiTheme="minorHAnsi" w:hAnsiTheme="minorHAnsi"/>
                <w:sz w:val="16"/>
                <w:szCs w:val="16"/>
              </w:rPr>
            </w:pPr>
          </w:p>
          <w:p w14:paraId="26DA74E7" w14:textId="77777777" w:rsidR="00CD0B3B" w:rsidRPr="003142B8" w:rsidRDefault="00CD0B3B" w:rsidP="00C82233">
            <w:pPr>
              <w:ind w:left="720" w:hanging="560"/>
              <w:rPr>
                <w:rFonts w:asciiTheme="minorHAnsi" w:hAnsiTheme="minorHAnsi"/>
                <w:sz w:val="16"/>
                <w:szCs w:val="16"/>
              </w:rPr>
            </w:pPr>
            <w:r w:rsidRPr="003142B8">
              <w:rPr>
                <w:rFonts w:asciiTheme="minorHAnsi" w:hAnsiTheme="minorHAnsi"/>
                <w:sz w:val="16"/>
                <w:szCs w:val="16"/>
              </w:rPr>
              <w:t>1: [MCH-01a field F09 (if SC system is not a HP)]</w:t>
            </w:r>
          </w:p>
          <w:p w14:paraId="25C37A6A" w14:textId="77777777" w:rsidR="00CD0B3B" w:rsidRPr="003142B8" w:rsidRDefault="00CD0B3B" w:rsidP="00C82233">
            <w:pPr>
              <w:ind w:left="720" w:hanging="560"/>
              <w:rPr>
                <w:rFonts w:asciiTheme="minorHAnsi" w:hAnsiTheme="minorHAnsi"/>
                <w:sz w:val="16"/>
                <w:szCs w:val="16"/>
              </w:rPr>
            </w:pPr>
            <w:r w:rsidRPr="003142B8">
              <w:rPr>
                <w:rFonts w:asciiTheme="minorHAnsi" w:hAnsiTheme="minorHAnsi"/>
                <w:sz w:val="16"/>
                <w:szCs w:val="16"/>
              </w:rPr>
              <w:t>2: [MCH-01a field I10 (if SC system is a HP)]</w:t>
            </w:r>
          </w:p>
          <w:p w14:paraId="573C0CB3" w14:textId="77777777" w:rsidR="00CD0B3B" w:rsidRPr="003142B8" w:rsidRDefault="00CD0B3B" w:rsidP="00C82233">
            <w:pPr>
              <w:rPr>
                <w:rFonts w:asciiTheme="minorHAnsi" w:hAnsiTheme="minorHAnsi"/>
                <w:sz w:val="16"/>
                <w:szCs w:val="16"/>
              </w:rPr>
            </w:pPr>
          </w:p>
          <w:p w14:paraId="35C000DA" w14:textId="77777777" w:rsidR="00CD0B3B" w:rsidRPr="003142B8" w:rsidRDefault="00CD0B3B" w:rsidP="00C82233">
            <w:pPr>
              <w:rPr>
                <w:rFonts w:asciiTheme="minorHAnsi" w:hAnsiTheme="minorHAnsi"/>
                <w:sz w:val="16"/>
                <w:szCs w:val="16"/>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MCH-01b</w:t>
            </w:r>
            <w:r w:rsidRPr="003142B8">
              <w:rPr>
                <w:rFonts w:asciiTheme="minorHAnsi" w:hAnsiTheme="minorHAnsi"/>
                <w:sz w:val="16"/>
                <w:szCs w:val="16"/>
              </w:rPr>
              <w:t>:</w:t>
            </w:r>
          </w:p>
          <w:p w14:paraId="21ED6C29" w14:textId="16E7D563" w:rsidR="00CD0B3B" w:rsidRPr="003142B8" w:rsidRDefault="00CD0B3B" w:rsidP="00C82233">
            <w:pPr>
              <w:ind w:left="693" w:hanging="533"/>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MCH-01b field J03 has a value in MCH-01b field C12 &gt; 1,</w:t>
            </w:r>
            <w:r w:rsidR="005372FC" w:rsidRPr="003142B8">
              <w:rPr>
                <w:rFonts w:asciiTheme="minorHAnsi" w:hAnsiTheme="minorHAnsi"/>
                <w:sz w:val="16"/>
                <w:szCs w:val="16"/>
              </w:rPr>
              <w:t xml:space="preserve"> and the system type in MCH-01b field C03 or C07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2C5B26E1" w14:textId="77777777" w:rsidR="00CD0B3B" w:rsidRPr="003142B8" w:rsidRDefault="00CD0B3B" w:rsidP="00C82233">
            <w:pPr>
              <w:ind w:left="154"/>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referenced from one of the following two locations:</w:t>
            </w:r>
          </w:p>
          <w:p w14:paraId="3FEF523E" w14:textId="77777777" w:rsidR="00CD0B3B" w:rsidRPr="003142B8" w:rsidRDefault="00CD0B3B" w:rsidP="00C82233">
            <w:pPr>
              <w:ind w:firstLine="160"/>
              <w:rPr>
                <w:rFonts w:asciiTheme="minorHAnsi" w:hAnsiTheme="minorHAnsi"/>
                <w:sz w:val="16"/>
                <w:szCs w:val="16"/>
              </w:rPr>
            </w:pPr>
          </w:p>
          <w:p w14:paraId="5B32D975" w14:textId="77777777" w:rsidR="00CD0B3B" w:rsidRPr="003142B8" w:rsidRDefault="00CD0B3B" w:rsidP="00C82233">
            <w:pPr>
              <w:ind w:firstLine="160"/>
              <w:rPr>
                <w:rFonts w:asciiTheme="minorHAnsi" w:hAnsiTheme="minorHAnsi"/>
                <w:sz w:val="16"/>
                <w:szCs w:val="16"/>
              </w:rPr>
            </w:pPr>
            <w:r w:rsidRPr="003142B8">
              <w:rPr>
                <w:rFonts w:asciiTheme="minorHAnsi" w:hAnsiTheme="minorHAnsi"/>
                <w:sz w:val="16"/>
                <w:szCs w:val="16"/>
              </w:rPr>
              <w:t>1: [MCH-01b field F12 (if &lt; 75% of duct system altered)]</w:t>
            </w:r>
          </w:p>
          <w:p w14:paraId="48CD3B8A" w14:textId="77777777" w:rsidR="00CD0B3B" w:rsidRPr="003142B8" w:rsidRDefault="00CD0B3B" w:rsidP="00C82233">
            <w:pPr>
              <w:ind w:firstLine="160"/>
              <w:rPr>
                <w:rFonts w:asciiTheme="minorHAnsi" w:hAnsiTheme="minorHAnsi"/>
                <w:sz w:val="16"/>
                <w:szCs w:val="16"/>
              </w:rPr>
            </w:pPr>
            <w:r w:rsidRPr="003142B8">
              <w:rPr>
                <w:rFonts w:asciiTheme="minorHAnsi" w:hAnsiTheme="minorHAnsi"/>
                <w:sz w:val="16"/>
                <w:szCs w:val="16"/>
              </w:rPr>
              <w:t>2: [MCH-01b field G15 (if new or completely replaced duct system)]</w:t>
            </w:r>
          </w:p>
          <w:p w14:paraId="0471F567" w14:textId="77777777" w:rsidR="00CD0B3B" w:rsidRPr="003142B8" w:rsidRDefault="00CD0B3B" w:rsidP="00C82233">
            <w:pPr>
              <w:ind w:left="154"/>
              <w:rPr>
                <w:rFonts w:asciiTheme="minorHAnsi" w:hAnsiTheme="minorHAnsi"/>
                <w:b/>
                <w:sz w:val="16"/>
                <w:szCs w:val="16"/>
              </w:rPr>
            </w:pPr>
          </w:p>
          <w:p w14:paraId="22E022D9" w14:textId="77777777" w:rsidR="00CD0B3B" w:rsidRPr="003142B8" w:rsidRDefault="00CD0B3B" w:rsidP="00C82233">
            <w:pPr>
              <w:ind w:left="154"/>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field = Condenser Nominal Cooling Capacity value referenced from MCH-01b field E09</w:t>
            </w:r>
          </w:p>
          <w:p w14:paraId="0BA59BAD" w14:textId="77777777" w:rsidR="00CD0B3B" w:rsidRPr="003142B8" w:rsidRDefault="00CD0B3B" w:rsidP="00C82233">
            <w:pPr>
              <w:rPr>
                <w:rFonts w:asciiTheme="minorHAnsi" w:hAnsiTheme="minorHAnsi"/>
                <w:sz w:val="16"/>
                <w:szCs w:val="16"/>
              </w:rPr>
            </w:pPr>
          </w:p>
          <w:p w14:paraId="6B520234" w14:textId="77777777" w:rsidR="00CD0B3B" w:rsidRPr="003142B8" w:rsidRDefault="00CD0B3B" w:rsidP="00C82233">
            <w:pPr>
              <w:rPr>
                <w:rFonts w:asciiTheme="minorHAnsi" w:hAnsiTheme="minorHAnsi"/>
                <w:sz w:val="16"/>
                <w:szCs w:val="16"/>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MCH-01c</w:t>
            </w:r>
            <w:r w:rsidRPr="003142B8">
              <w:rPr>
                <w:rFonts w:asciiTheme="minorHAnsi" w:hAnsiTheme="minorHAnsi"/>
                <w:sz w:val="16"/>
                <w:szCs w:val="16"/>
              </w:rPr>
              <w:t>:</w:t>
            </w:r>
          </w:p>
          <w:p w14:paraId="442B743C" w14:textId="76E38ED3" w:rsidR="00CD0B3B" w:rsidRPr="003142B8" w:rsidRDefault="00CD0B3B" w:rsidP="00C82233">
            <w:pPr>
              <w:ind w:left="693" w:hanging="539"/>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MCH-01c field L03 has a value in MCH-01c field C11 &gt; 1,</w:t>
            </w:r>
            <w:r w:rsidR="005372FC" w:rsidRPr="003142B8">
              <w:rPr>
                <w:rFonts w:asciiTheme="minorHAnsi" w:hAnsiTheme="minorHAnsi"/>
                <w:sz w:val="16"/>
                <w:szCs w:val="16"/>
              </w:rPr>
              <w:t xml:space="preserve"> and the system type in MCH-01c fields C04 or C05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5216F8A3" w14:textId="77777777" w:rsidR="00CD0B3B" w:rsidRPr="003142B8" w:rsidRDefault="00CD0B3B" w:rsidP="00C82233">
            <w:pPr>
              <w:ind w:left="154"/>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 from MCH-01c field F10</w:t>
            </w:r>
          </w:p>
          <w:p w14:paraId="564D730F" w14:textId="77777777" w:rsidR="00CD0B3B" w:rsidRPr="003142B8" w:rsidRDefault="00CD0B3B" w:rsidP="00C82233">
            <w:pPr>
              <w:ind w:left="154"/>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field = Condenser Nominal Cooling Capacity value referenced from one of the following two locations:</w:t>
            </w:r>
          </w:p>
          <w:p w14:paraId="7443EB3A" w14:textId="77777777" w:rsidR="00CD0B3B" w:rsidRPr="003142B8" w:rsidRDefault="00CD0B3B" w:rsidP="00C82233">
            <w:pPr>
              <w:rPr>
                <w:rFonts w:asciiTheme="minorHAnsi" w:hAnsiTheme="minorHAnsi"/>
                <w:sz w:val="16"/>
                <w:szCs w:val="16"/>
              </w:rPr>
            </w:pPr>
          </w:p>
          <w:p w14:paraId="6CA3F5AC" w14:textId="77777777" w:rsidR="00CD0B3B" w:rsidRPr="003142B8" w:rsidRDefault="00CD0B3B" w:rsidP="00C82233">
            <w:pPr>
              <w:ind w:left="720" w:hanging="560"/>
              <w:rPr>
                <w:rFonts w:asciiTheme="minorHAnsi" w:hAnsiTheme="minorHAnsi"/>
                <w:sz w:val="16"/>
                <w:szCs w:val="16"/>
              </w:rPr>
            </w:pPr>
            <w:r w:rsidRPr="003142B8">
              <w:rPr>
                <w:rFonts w:asciiTheme="minorHAnsi" w:hAnsiTheme="minorHAnsi"/>
                <w:sz w:val="16"/>
                <w:szCs w:val="16"/>
              </w:rPr>
              <w:t>1: [MCH-01c field E09 (if SC system is not a HP)]</w:t>
            </w:r>
          </w:p>
          <w:p w14:paraId="6914AD03" w14:textId="77777777" w:rsidR="00CD0B3B" w:rsidRPr="003142B8" w:rsidRDefault="00CD0B3B" w:rsidP="00C82233">
            <w:pPr>
              <w:ind w:left="720" w:hanging="560"/>
              <w:rPr>
                <w:rFonts w:asciiTheme="minorHAnsi" w:hAnsiTheme="minorHAnsi"/>
                <w:sz w:val="16"/>
                <w:szCs w:val="16"/>
              </w:rPr>
            </w:pPr>
            <w:r w:rsidRPr="003142B8">
              <w:rPr>
                <w:rFonts w:asciiTheme="minorHAnsi" w:hAnsiTheme="minorHAnsi"/>
                <w:sz w:val="16"/>
                <w:szCs w:val="16"/>
              </w:rPr>
              <w:t>2: [MCH-01c field H10 (if SC system is a HP)]</w:t>
            </w:r>
          </w:p>
          <w:p w14:paraId="593E2AB9" w14:textId="77777777" w:rsidR="00CD0B3B" w:rsidRPr="003142B8" w:rsidRDefault="00CD0B3B" w:rsidP="00C82233">
            <w:pPr>
              <w:rPr>
                <w:rFonts w:asciiTheme="minorHAnsi" w:hAnsiTheme="minorHAnsi"/>
                <w:sz w:val="16"/>
                <w:szCs w:val="16"/>
              </w:rPr>
            </w:pPr>
          </w:p>
          <w:p w14:paraId="40F9E4DB" w14:textId="77777777" w:rsidR="00CD0B3B" w:rsidRPr="003142B8" w:rsidRDefault="00CD0B3B" w:rsidP="00C82233">
            <w:pPr>
              <w:rPr>
                <w:rFonts w:asciiTheme="minorHAnsi" w:hAnsiTheme="minorHAnsi"/>
                <w:sz w:val="16"/>
                <w:szCs w:val="16"/>
              </w:rPr>
            </w:pPr>
            <w:r w:rsidRPr="003142B8">
              <w:rPr>
                <w:rFonts w:asciiTheme="minorHAnsi" w:hAnsiTheme="minorHAnsi"/>
                <w:sz w:val="16"/>
                <w:szCs w:val="16"/>
              </w:rPr>
              <w:t xml:space="preserve">Elseif parent is </w:t>
            </w:r>
            <w:r w:rsidRPr="003142B8">
              <w:rPr>
                <w:rFonts w:asciiTheme="minorHAnsi" w:hAnsiTheme="minorHAnsi"/>
                <w:b/>
                <w:sz w:val="16"/>
                <w:szCs w:val="16"/>
                <w:u w:val="single"/>
              </w:rPr>
              <w:t>MCH-01d</w:t>
            </w:r>
            <w:r w:rsidRPr="003142B8">
              <w:rPr>
                <w:rFonts w:asciiTheme="minorHAnsi" w:hAnsiTheme="minorHAnsi"/>
                <w:sz w:val="16"/>
                <w:szCs w:val="16"/>
              </w:rPr>
              <w:t>:</w:t>
            </w:r>
          </w:p>
          <w:p w14:paraId="4DCD83BE" w14:textId="2A49885F" w:rsidR="00CD0B3B" w:rsidRPr="003142B8" w:rsidRDefault="00CD0B3B" w:rsidP="00C82233">
            <w:pPr>
              <w:ind w:left="693" w:hanging="540"/>
              <w:rPr>
                <w:rFonts w:asciiTheme="minorHAnsi" w:hAnsiTheme="minorHAnsi"/>
                <w:sz w:val="16"/>
                <w:szCs w:val="16"/>
              </w:rPr>
            </w:pPr>
            <w:r w:rsidRPr="003142B8">
              <w:rPr>
                <w:rFonts w:asciiTheme="minorHAnsi" w:hAnsiTheme="minorHAnsi"/>
                <w:b/>
                <w:sz w:val="16"/>
                <w:szCs w:val="16"/>
              </w:rPr>
              <w:t>if</w:t>
            </w:r>
            <w:r w:rsidRPr="003142B8">
              <w:rPr>
                <w:rFonts w:asciiTheme="minorHAnsi" w:hAnsiTheme="minorHAnsi"/>
                <w:sz w:val="16"/>
                <w:szCs w:val="16"/>
              </w:rPr>
              <w:t xml:space="preserve"> the duct system in MCH-01d field O03 has a value in MCH-01d field D06 &gt; 1</w:t>
            </w:r>
            <w:r w:rsidR="005372FC" w:rsidRPr="003142B8">
              <w:rPr>
                <w:rFonts w:asciiTheme="minorHAnsi" w:hAnsiTheme="minorHAnsi"/>
                <w:sz w:val="16"/>
                <w:szCs w:val="16"/>
              </w:rPr>
              <w:t xml:space="preserve">, and the system type in MCH-01d fields D04 or D05 are one of the following three types: </w:t>
            </w:r>
            <w:proofErr w:type="gramStart"/>
            <w:r w:rsidR="005372FC" w:rsidRPr="003142B8">
              <w:rPr>
                <w:rFonts w:asciiTheme="minorHAnsi" w:hAnsiTheme="minorHAnsi"/>
                <w:sz w:val="16"/>
                <w:szCs w:val="16"/>
              </w:rPr>
              <w:t>1:[</w:t>
            </w:r>
            <w:proofErr w:type="gramEnd"/>
            <w:r w:rsidR="005372FC" w:rsidRPr="003142B8">
              <w:rPr>
                <w:rFonts w:asciiTheme="minorHAnsi" w:hAnsiTheme="minorHAnsi"/>
                <w:sz w:val="16"/>
                <w:szCs w:val="16"/>
              </w:rPr>
              <w:t>VCHP-Ducted], 2:[VCHP-Ductless], 3:[</w:t>
            </w:r>
            <w:proofErr w:type="spellStart"/>
            <w:r w:rsidR="005372FC" w:rsidRPr="003142B8">
              <w:rPr>
                <w:rFonts w:asciiTheme="minorHAnsi" w:hAnsiTheme="minorHAnsi"/>
                <w:sz w:val="16"/>
                <w:szCs w:val="16"/>
              </w:rPr>
              <w:t>VCHP-Ducted+Ductless</w:t>
            </w:r>
            <w:proofErr w:type="spellEnd"/>
            <w:r w:rsidR="005372FC" w:rsidRPr="003142B8">
              <w:rPr>
                <w:rFonts w:asciiTheme="minorHAnsi" w:hAnsiTheme="minorHAnsi"/>
                <w:sz w:val="16"/>
                <w:szCs w:val="16"/>
              </w:rPr>
              <w:t>],</w:t>
            </w:r>
          </w:p>
          <w:p w14:paraId="6043F639" w14:textId="77777777" w:rsidR="00CD0B3B" w:rsidRPr="003142B8" w:rsidRDefault="00CD0B3B" w:rsidP="00C82233">
            <w:pPr>
              <w:ind w:left="153"/>
              <w:rPr>
                <w:rFonts w:asciiTheme="minorHAnsi" w:hAnsiTheme="minorHAnsi"/>
                <w:sz w:val="16"/>
                <w:szCs w:val="16"/>
              </w:rPr>
            </w:pPr>
            <w:r w:rsidRPr="003142B8">
              <w:rPr>
                <w:rFonts w:asciiTheme="minorHAnsi" w:hAnsiTheme="minorHAnsi"/>
                <w:b/>
                <w:sz w:val="16"/>
                <w:szCs w:val="16"/>
              </w:rPr>
              <w:t>then</w:t>
            </w:r>
            <w:r w:rsidRPr="003142B8">
              <w:rPr>
                <w:rFonts w:asciiTheme="minorHAnsi" w:hAnsiTheme="minorHAnsi"/>
                <w:sz w:val="16"/>
                <w:szCs w:val="16"/>
              </w:rPr>
              <w:t xml:space="preserve"> value in this field = Indoor Unit Nominal Cooling Capacity value referenced from one of the following two locations</w:t>
            </w:r>
          </w:p>
          <w:p w14:paraId="2A49DF9F" w14:textId="77777777" w:rsidR="00CD0B3B" w:rsidRPr="003142B8" w:rsidRDefault="00CD0B3B" w:rsidP="00C82233">
            <w:pPr>
              <w:ind w:left="153"/>
              <w:rPr>
                <w:rFonts w:asciiTheme="minorHAnsi" w:hAnsiTheme="minorHAnsi"/>
                <w:sz w:val="16"/>
                <w:szCs w:val="16"/>
              </w:rPr>
            </w:pPr>
          </w:p>
          <w:p w14:paraId="6F14945A" w14:textId="77777777" w:rsidR="00CD0B3B" w:rsidRPr="003142B8" w:rsidRDefault="00CD0B3B" w:rsidP="00C82233">
            <w:pPr>
              <w:ind w:left="153"/>
              <w:rPr>
                <w:rFonts w:asciiTheme="minorHAnsi" w:hAnsiTheme="minorHAnsi"/>
                <w:sz w:val="16"/>
                <w:szCs w:val="16"/>
              </w:rPr>
            </w:pPr>
            <w:r w:rsidRPr="003142B8">
              <w:rPr>
                <w:rFonts w:asciiTheme="minorHAnsi" w:hAnsiTheme="minorHAnsi"/>
                <w:sz w:val="16"/>
                <w:szCs w:val="16"/>
              </w:rPr>
              <w:t>1: [MCH-01d field K12 (if &lt; 75% of duct system altered)]</w:t>
            </w:r>
          </w:p>
          <w:p w14:paraId="038C2661" w14:textId="77777777" w:rsidR="00CD0B3B" w:rsidRPr="003142B8" w:rsidRDefault="00CD0B3B" w:rsidP="00C82233">
            <w:pPr>
              <w:ind w:left="153"/>
              <w:rPr>
                <w:rFonts w:asciiTheme="minorHAnsi" w:hAnsiTheme="minorHAnsi"/>
                <w:sz w:val="16"/>
                <w:szCs w:val="16"/>
              </w:rPr>
            </w:pPr>
            <w:r w:rsidRPr="003142B8">
              <w:rPr>
                <w:rFonts w:asciiTheme="minorHAnsi" w:hAnsiTheme="minorHAnsi"/>
                <w:sz w:val="16"/>
                <w:szCs w:val="16"/>
              </w:rPr>
              <w:t>2: [MCH-01d filed L15 (if new or completely replaced duct system)]</w:t>
            </w:r>
          </w:p>
          <w:p w14:paraId="32A8F715" w14:textId="77777777" w:rsidR="00CD0B3B" w:rsidRPr="003142B8" w:rsidRDefault="00CD0B3B" w:rsidP="00C82233">
            <w:pPr>
              <w:ind w:left="153"/>
              <w:rPr>
                <w:rFonts w:asciiTheme="minorHAnsi" w:hAnsiTheme="minorHAnsi"/>
                <w:b/>
                <w:sz w:val="16"/>
                <w:szCs w:val="16"/>
              </w:rPr>
            </w:pPr>
          </w:p>
          <w:p w14:paraId="171BC20A" w14:textId="77777777" w:rsidR="00CD0B3B" w:rsidRPr="003142B8" w:rsidRDefault="00CD0B3B" w:rsidP="00C82233">
            <w:pPr>
              <w:ind w:left="153"/>
              <w:rPr>
                <w:rFonts w:asciiTheme="minorHAnsi" w:hAnsiTheme="minorHAnsi"/>
                <w:b/>
                <w:sz w:val="16"/>
                <w:szCs w:val="16"/>
              </w:rPr>
            </w:pPr>
          </w:p>
          <w:p w14:paraId="1EEFB235" w14:textId="77777777" w:rsidR="00CD0B3B" w:rsidRPr="003142B8" w:rsidRDefault="00CD0B3B" w:rsidP="00C82233">
            <w:pPr>
              <w:ind w:left="153"/>
              <w:rPr>
                <w:rFonts w:asciiTheme="minorHAnsi" w:hAnsiTheme="minorHAnsi"/>
                <w:sz w:val="16"/>
                <w:szCs w:val="16"/>
              </w:rPr>
            </w:pPr>
            <w:r w:rsidRPr="003142B8">
              <w:rPr>
                <w:rFonts w:asciiTheme="minorHAnsi" w:hAnsiTheme="minorHAnsi"/>
                <w:b/>
                <w:sz w:val="16"/>
                <w:szCs w:val="16"/>
              </w:rPr>
              <w:t>else</w:t>
            </w:r>
            <w:r w:rsidRPr="003142B8">
              <w:rPr>
                <w:rFonts w:asciiTheme="minorHAnsi" w:hAnsiTheme="minorHAnsi"/>
                <w:sz w:val="16"/>
                <w:szCs w:val="16"/>
              </w:rPr>
              <w:t xml:space="preserve"> value in this filed = Condenser Nominal Cooling Capacity value referenced from one of the following two locations:</w:t>
            </w:r>
          </w:p>
          <w:p w14:paraId="6C94540C" w14:textId="77777777" w:rsidR="00CD0B3B" w:rsidRPr="003142B8" w:rsidRDefault="00CD0B3B" w:rsidP="00C82233">
            <w:pPr>
              <w:rPr>
                <w:rFonts w:asciiTheme="minorHAnsi" w:hAnsiTheme="minorHAnsi"/>
                <w:sz w:val="16"/>
                <w:szCs w:val="16"/>
              </w:rPr>
            </w:pPr>
          </w:p>
          <w:p w14:paraId="1169446D" w14:textId="77777777" w:rsidR="00CD0B3B" w:rsidRPr="003142B8" w:rsidRDefault="00CD0B3B" w:rsidP="00C82233">
            <w:pPr>
              <w:ind w:left="720" w:hanging="560"/>
              <w:rPr>
                <w:rFonts w:asciiTheme="minorHAnsi" w:hAnsiTheme="minorHAnsi"/>
                <w:sz w:val="16"/>
                <w:szCs w:val="16"/>
              </w:rPr>
            </w:pPr>
            <w:r w:rsidRPr="003142B8">
              <w:rPr>
                <w:rFonts w:asciiTheme="minorHAnsi" w:hAnsiTheme="minorHAnsi"/>
                <w:sz w:val="16"/>
                <w:szCs w:val="16"/>
              </w:rPr>
              <w:t>1: [MCH-01d field G09 (if SC system is not a HP)]</w:t>
            </w:r>
          </w:p>
          <w:p w14:paraId="0E72CB03" w14:textId="77777777" w:rsidR="00CD0B3B" w:rsidRPr="003142B8" w:rsidRDefault="00CD0B3B" w:rsidP="00C82233">
            <w:pPr>
              <w:ind w:left="720" w:hanging="560"/>
              <w:rPr>
                <w:rFonts w:asciiTheme="minorHAnsi" w:hAnsiTheme="minorHAnsi"/>
                <w:sz w:val="16"/>
                <w:szCs w:val="16"/>
              </w:rPr>
            </w:pPr>
            <w:r w:rsidRPr="003142B8">
              <w:rPr>
                <w:rFonts w:asciiTheme="minorHAnsi" w:hAnsiTheme="minorHAnsi"/>
                <w:sz w:val="16"/>
                <w:szCs w:val="16"/>
              </w:rPr>
              <w:t>2: [MCH-01d field J10 (if SC system is a HP)]</w:t>
            </w:r>
          </w:p>
          <w:p w14:paraId="265678DA" w14:textId="4A0F419A" w:rsidR="00CD0B3B" w:rsidRPr="003142B8" w:rsidRDefault="00CD0B3B" w:rsidP="00C82233">
            <w:pPr>
              <w:rPr>
                <w:rFonts w:asciiTheme="minorHAnsi" w:hAnsiTheme="minorHAnsi"/>
                <w:sz w:val="18"/>
                <w:szCs w:val="18"/>
              </w:rPr>
            </w:pPr>
            <w:r w:rsidRPr="003142B8">
              <w:rPr>
                <w:rFonts w:asciiTheme="minorHAnsi" w:hAnsiTheme="minorHAnsi"/>
                <w:sz w:val="16"/>
                <w:szCs w:val="16"/>
              </w:rPr>
              <w:lastRenderedPageBreak/>
              <w:t>&gt;&gt;</w:t>
            </w:r>
          </w:p>
        </w:tc>
      </w:tr>
      <w:tr w:rsidR="00CD0B3B" w:rsidRPr="00966F61" w14:paraId="265678E4" w14:textId="77777777" w:rsidTr="00C82233">
        <w:trPr>
          <w:cantSplit/>
          <w:trHeight w:val="144"/>
        </w:trPr>
        <w:tc>
          <w:tcPr>
            <w:tcW w:w="470" w:type="dxa"/>
            <w:vAlign w:val="center"/>
          </w:tcPr>
          <w:p w14:paraId="265678DC" w14:textId="50F2078B" w:rsidR="00CD0B3B" w:rsidRPr="00966F61" w:rsidRDefault="00CD0B3B" w:rsidP="00C82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840" w:type="dxa"/>
            <w:vAlign w:val="center"/>
          </w:tcPr>
          <w:p w14:paraId="265678DD" w14:textId="35AFEDBA" w:rsidR="00CD0B3B" w:rsidRPr="00966F61" w:rsidRDefault="00CD0B3B" w:rsidP="00C82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480" w:type="dxa"/>
            <w:vAlign w:val="center"/>
          </w:tcPr>
          <w:p w14:paraId="265678DE" w14:textId="77777777" w:rsidR="00CD0B3B" w:rsidRDefault="00CD0B3B" w:rsidP="00C82233">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265678DF" w14:textId="77777777" w:rsidR="00CD0B3B" w:rsidRDefault="00CD0B3B" w:rsidP="00C82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265678E0" w14:textId="77777777" w:rsidR="00CD0B3B" w:rsidRDefault="00CD0B3B" w:rsidP="00C82233">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265678E1" w14:textId="77777777" w:rsidR="00CD0B3B" w:rsidRDefault="00CD0B3B" w:rsidP="00C82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265678E2" w14:textId="77777777" w:rsidR="00CD0B3B" w:rsidRDefault="00CD0B3B" w:rsidP="00C82233">
            <w:pPr>
              <w:rPr>
                <w:rFonts w:asciiTheme="minorHAnsi" w:hAnsiTheme="minorHAnsi"/>
                <w:sz w:val="18"/>
                <w:szCs w:val="18"/>
              </w:rPr>
            </w:pPr>
            <w:r>
              <w:rPr>
                <w:rFonts w:asciiTheme="minorHAnsi" w:hAnsiTheme="minorHAnsi"/>
                <w:sz w:val="18"/>
                <w:szCs w:val="18"/>
              </w:rPr>
              <w:t xml:space="preserve"> then display value for Condenser Speed Type</w:t>
            </w:r>
          </w:p>
          <w:p w14:paraId="265678E3" w14:textId="77777777" w:rsidR="00CD0B3B" w:rsidRDefault="00CD0B3B" w:rsidP="00C82233">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CD0B3B" w:rsidRPr="00966F61" w14:paraId="265678ED" w14:textId="77777777" w:rsidTr="00C82233">
        <w:trPr>
          <w:cantSplit/>
          <w:trHeight w:val="144"/>
        </w:trPr>
        <w:tc>
          <w:tcPr>
            <w:tcW w:w="470" w:type="dxa"/>
            <w:vAlign w:val="center"/>
          </w:tcPr>
          <w:p w14:paraId="265678E5" w14:textId="70185009" w:rsidR="00CD0B3B" w:rsidRPr="00966F61" w:rsidRDefault="00CD0B3B" w:rsidP="00C82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840" w:type="dxa"/>
            <w:vAlign w:val="center"/>
          </w:tcPr>
          <w:p w14:paraId="265678E6" w14:textId="393FB9D5" w:rsidR="00CD0B3B" w:rsidRPr="00966F61" w:rsidRDefault="00CD0B3B" w:rsidP="00C82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480" w:type="dxa"/>
            <w:vAlign w:val="center"/>
          </w:tcPr>
          <w:p w14:paraId="265678E7" w14:textId="6FC362BA" w:rsidR="00CD0B3B" w:rsidRDefault="00CD0B3B" w:rsidP="00C82233">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265678E8" w14:textId="77777777" w:rsidR="00CD0B3B" w:rsidRDefault="00CD0B3B" w:rsidP="00C82233">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265678E9" w14:textId="77777777" w:rsidR="00CD0B3B" w:rsidRDefault="00CD0B3B" w:rsidP="00C82233">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265678EA" w14:textId="77777777" w:rsidR="00CD0B3B" w:rsidRDefault="00CD0B3B" w:rsidP="00C82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265678EB" w14:textId="77777777" w:rsidR="00CD0B3B" w:rsidRDefault="00CD0B3B" w:rsidP="00C82233">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265678EC" w14:textId="77777777" w:rsidR="00CD0B3B" w:rsidRDefault="00CD0B3B" w:rsidP="00C82233">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CD0B3B" w:rsidRPr="00966F61" w14:paraId="265678F8" w14:textId="77777777" w:rsidTr="00C82233">
        <w:trPr>
          <w:cantSplit/>
          <w:trHeight w:val="144"/>
        </w:trPr>
        <w:tc>
          <w:tcPr>
            <w:tcW w:w="470" w:type="dxa"/>
            <w:vAlign w:val="center"/>
          </w:tcPr>
          <w:p w14:paraId="265678EE" w14:textId="35AF6458" w:rsidR="00CD0B3B" w:rsidRPr="00966F61" w:rsidRDefault="00CD0B3B" w:rsidP="00C82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840" w:type="dxa"/>
            <w:vAlign w:val="center"/>
          </w:tcPr>
          <w:p w14:paraId="265678EF" w14:textId="5CC9023C" w:rsidR="00CD0B3B" w:rsidRPr="00966F61" w:rsidRDefault="00CD0B3B" w:rsidP="00C8223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480" w:type="dxa"/>
            <w:vAlign w:val="center"/>
          </w:tcPr>
          <w:p w14:paraId="265678F0" w14:textId="77777777" w:rsidR="00CD0B3B" w:rsidRDefault="00CD0B3B" w:rsidP="00C82233">
            <w:pPr>
              <w:rPr>
                <w:rFonts w:asciiTheme="minorHAnsi" w:hAnsiTheme="minorHAnsi"/>
                <w:sz w:val="18"/>
                <w:szCs w:val="18"/>
              </w:rPr>
            </w:pPr>
            <w:r>
              <w:rPr>
                <w:rFonts w:asciiTheme="minorHAnsi" w:hAnsiTheme="minorHAnsi"/>
                <w:sz w:val="18"/>
                <w:szCs w:val="18"/>
              </w:rPr>
              <w:t>&lt;&lt;calculated field:</w:t>
            </w:r>
          </w:p>
          <w:p w14:paraId="265678F1" w14:textId="77777777" w:rsidR="00CD0B3B" w:rsidRDefault="00CD0B3B" w:rsidP="00C82233">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265678F2" w14:textId="77777777" w:rsidR="00CD0B3B" w:rsidRDefault="00CD0B3B" w:rsidP="00C82233">
            <w:pPr>
              <w:rPr>
                <w:rFonts w:asciiTheme="minorHAnsi" w:hAnsiTheme="minorHAnsi"/>
                <w:sz w:val="18"/>
                <w:szCs w:val="18"/>
              </w:rPr>
            </w:pPr>
            <w:r>
              <w:rPr>
                <w:rFonts w:asciiTheme="minorHAnsi" w:hAnsiTheme="minorHAnsi"/>
                <w:sz w:val="18"/>
                <w:szCs w:val="18"/>
              </w:rPr>
              <w:t xml:space="preserve">note: allowable values = </w:t>
            </w:r>
          </w:p>
          <w:p w14:paraId="265678F3" w14:textId="77777777" w:rsidR="00CD0B3B" w:rsidRDefault="00CD0B3B" w:rsidP="00C82233">
            <w:pPr>
              <w:keepNext/>
              <w:rPr>
                <w:rFonts w:ascii="Calibri" w:hAnsi="Calibri"/>
                <w:sz w:val="16"/>
                <w:szCs w:val="16"/>
              </w:rPr>
            </w:pPr>
            <w:r>
              <w:rPr>
                <w:rFonts w:ascii="Calibri" w:hAnsi="Calibri"/>
                <w:sz w:val="16"/>
                <w:szCs w:val="16"/>
              </w:rPr>
              <w:t>*CFI System</w:t>
            </w:r>
          </w:p>
          <w:p w14:paraId="265678F4" w14:textId="77777777" w:rsidR="00CD0B3B" w:rsidRDefault="00CD0B3B" w:rsidP="00C82233">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265678F7" w14:textId="6FD23FA2" w:rsidR="00CD0B3B" w:rsidRDefault="00CD0B3B" w:rsidP="00C82233">
            <w:pPr>
              <w:rPr>
                <w:rFonts w:asciiTheme="minorHAnsi" w:hAnsiTheme="minorHAnsi"/>
                <w:sz w:val="18"/>
                <w:szCs w:val="18"/>
              </w:rPr>
            </w:pPr>
          </w:p>
        </w:tc>
      </w:tr>
      <w:tr w:rsidR="00CD0B3B" w:rsidRPr="00966F61" w14:paraId="26567900" w14:textId="77777777" w:rsidTr="00C82233">
        <w:trPr>
          <w:cantSplit/>
          <w:trHeight w:val="144"/>
        </w:trPr>
        <w:tc>
          <w:tcPr>
            <w:tcW w:w="470" w:type="dxa"/>
            <w:vAlign w:val="center"/>
          </w:tcPr>
          <w:p w14:paraId="265678F9" w14:textId="24A957AA" w:rsidR="00CD0B3B" w:rsidRPr="00966F61" w:rsidRDefault="00CD0B3B" w:rsidP="00C82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840" w:type="dxa"/>
            <w:vAlign w:val="center"/>
          </w:tcPr>
          <w:p w14:paraId="265678FA" w14:textId="26679A2E" w:rsidR="00CD0B3B" w:rsidRPr="00966F61" w:rsidRDefault="00CD0B3B" w:rsidP="00C82233">
            <w:pPr>
              <w:keepNext/>
              <w:rPr>
                <w:rFonts w:asciiTheme="minorHAnsi" w:hAnsiTheme="minorHAnsi"/>
                <w:sz w:val="18"/>
                <w:szCs w:val="18"/>
              </w:rPr>
            </w:pPr>
            <w:r w:rsidRPr="00966F61">
              <w:rPr>
                <w:rFonts w:asciiTheme="minorHAnsi" w:hAnsiTheme="minorHAnsi"/>
                <w:sz w:val="18"/>
                <w:szCs w:val="18"/>
              </w:rPr>
              <w:t>System Bypass Duct Status</w:t>
            </w:r>
          </w:p>
        </w:tc>
        <w:tc>
          <w:tcPr>
            <w:tcW w:w="5480" w:type="dxa"/>
            <w:vAlign w:val="center"/>
          </w:tcPr>
          <w:p w14:paraId="265678FB" w14:textId="77777777" w:rsidR="00CD0B3B" w:rsidRDefault="00CD0B3B" w:rsidP="00C82233">
            <w:pPr>
              <w:rPr>
                <w:rFonts w:asciiTheme="minorHAnsi" w:hAnsiTheme="minorHAnsi"/>
                <w:sz w:val="18"/>
                <w:szCs w:val="18"/>
              </w:rPr>
            </w:pPr>
            <w:r w:rsidRPr="00966F61">
              <w:rPr>
                <w:rFonts w:asciiTheme="minorHAnsi" w:hAnsiTheme="minorHAnsi"/>
                <w:sz w:val="18"/>
                <w:szCs w:val="18"/>
              </w:rPr>
              <w:t>&lt;&lt;calculated field:</w:t>
            </w:r>
          </w:p>
          <w:p w14:paraId="265678FC" w14:textId="1413E516" w:rsidR="00CD0B3B" w:rsidRDefault="00CD0B3B" w:rsidP="00C82233">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265678FF" w14:textId="23425CB2" w:rsidR="00CD0B3B" w:rsidRPr="00966F61" w:rsidRDefault="00CD0B3B" w:rsidP="00C82233">
            <w:pPr>
              <w:rPr>
                <w:rFonts w:asciiTheme="minorHAnsi" w:hAnsiTheme="minorHAnsi"/>
                <w:sz w:val="18"/>
                <w:szCs w:val="18"/>
              </w:rPr>
            </w:pPr>
            <w:r>
              <w:rPr>
                <w:rFonts w:asciiTheme="minorHAnsi" w:hAnsiTheme="minorHAnsi"/>
                <w:sz w:val="18"/>
                <w:szCs w:val="18"/>
              </w:rPr>
              <w:t>elseif parent isMCH-01a, reference value from MCH-01a section J 10</w:t>
            </w:r>
            <w:r w:rsidDel="00365191">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CD0B3B" w:rsidRPr="00966F61" w14:paraId="26567904" w14:textId="77777777" w:rsidTr="00C82233">
        <w:trPr>
          <w:cantSplit/>
          <w:trHeight w:val="144"/>
        </w:trPr>
        <w:tc>
          <w:tcPr>
            <w:tcW w:w="470" w:type="dxa"/>
            <w:vAlign w:val="center"/>
          </w:tcPr>
          <w:p w14:paraId="26567901" w14:textId="43EAD030" w:rsidR="00CD0B3B" w:rsidRPr="00966F61" w:rsidRDefault="00CD0B3B" w:rsidP="00C82233">
            <w:pPr>
              <w:pStyle w:val="FootnoteText"/>
              <w:jc w:val="center"/>
              <w:rPr>
                <w:rFonts w:asciiTheme="minorHAnsi" w:hAnsiTheme="minorHAnsi"/>
                <w:sz w:val="18"/>
                <w:szCs w:val="18"/>
              </w:rPr>
            </w:pPr>
            <w:r>
              <w:rPr>
                <w:rFonts w:asciiTheme="minorHAnsi" w:hAnsiTheme="minorHAnsi"/>
                <w:sz w:val="18"/>
                <w:szCs w:val="18"/>
              </w:rPr>
              <w:t>10</w:t>
            </w:r>
          </w:p>
        </w:tc>
        <w:tc>
          <w:tcPr>
            <w:tcW w:w="4840" w:type="dxa"/>
            <w:vAlign w:val="center"/>
          </w:tcPr>
          <w:p w14:paraId="26567902" w14:textId="6F929D24" w:rsidR="00CD0B3B" w:rsidRPr="00966F61" w:rsidRDefault="00CD0B3B" w:rsidP="00C82233">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480" w:type="dxa"/>
            <w:vAlign w:val="center"/>
          </w:tcPr>
          <w:p w14:paraId="26567903" w14:textId="77777777" w:rsidR="00CD0B3B" w:rsidRDefault="00CD0B3B" w:rsidP="00C82233">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CD0B3B" w:rsidRPr="00966F61" w14:paraId="2656790C" w14:textId="77777777" w:rsidTr="00C82233">
        <w:trPr>
          <w:cantSplit/>
          <w:trHeight w:val="144"/>
        </w:trPr>
        <w:tc>
          <w:tcPr>
            <w:tcW w:w="470" w:type="dxa"/>
            <w:vAlign w:val="center"/>
          </w:tcPr>
          <w:p w14:paraId="26567905" w14:textId="22418BC5" w:rsidR="00CD0B3B" w:rsidRPr="00966F61" w:rsidDel="006E5AE2" w:rsidRDefault="00CD0B3B" w:rsidP="00C82233">
            <w:pPr>
              <w:pStyle w:val="FootnoteText"/>
              <w:jc w:val="center"/>
              <w:rPr>
                <w:rFonts w:asciiTheme="minorHAnsi" w:hAnsiTheme="minorHAnsi"/>
                <w:sz w:val="18"/>
                <w:szCs w:val="18"/>
              </w:rPr>
            </w:pPr>
            <w:r>
              <w:rPr>
                <w:rFonts w:asciiTheme="minorHAnsi" w:hAnsiTheme="minorHAnsi"/>
                <w:sz w:val="18"/>
                <w:szCs w:val="18"/>
              </w:rPr>
              <w:t>11</w:t>
            </w:r>
          </w:p>
        </w:tc>
        <w:tc>
          <w:tcPr>
            <w:tcW w:w="4840" w:type="dxa"/>
            <w:vAlign w:val="center"/>
          </w:tcPr>
          <w:p w14:paraId="26567906" w14:textId="66A36463" w:rsidR="00CD0B3B" w:rsidRPr="00966F61" w:rsidRDefault="00CD0B3B" w:rsidP="00C82233">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480" w:type="dxa"/>
            <w:vAlign w:val="center"/>
          </w:tcPr>
          <w:p w14:paraId="26567907" w14:textId="77777777" w:rsidR="00CD0B3B" w:rsidRDefault="00CD0B3B" w:rsidP="00C82233">
            <w:pPr>
              <w:keepNext/>
              <w:rPr>
                <w:rFonts w:asciiTheme="minorHAnsi" w:hAnsiTheme="minorHAnsi"/>
                <w:sz w:val="18"/>
                <w:szCs w:val="18"/>
              </w:rPr>
            </w:pPr>
            <w:r w:rsidRPr="00966F61">
              <w:rPr>
                <w:rFonts w:asciiTheme="minorHAnsi" w:hAnsiTheme="minorHAnsi"/>
                <w:sz w:val="18"/>
                <w:szCs w:val="18"/>
              </w:rPr>
              <w:t xml:space="preserve">&lt;&lt;Calculated field:  </w:t>
            </w:r>
          </w:p>
          <w:p w14:paraId="26567908" w14:textId="479BBF3C" w:rsidR="00CD0B3B" w:rsidRDefault="00CD0B3B" w:rsidP="00C82233">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26567909" w14:textId="3D044341" w:rsidR="00CD0B3B" w:rsidRDefault="00CD0B3B" w:rsidP="00C82233">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2656790A" w14:textId="6727C733" w:rsidR="00CD0B3B" w:rsidRDefault="00CD0B3B" w:rsidP="00C82233">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2656790B" w14:textId="77777777" w:rsidR="00CD0B3B" w:rsidRDefault="00CD0B3B" w:rsidP="00C82233">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CD0B3B" w:rsidRPr="00966F61" w14:paraId="06E3A588" w14:textId="77777777" w:rsidTr="00C82233">
        <w:trPr>
          <w:cantSplit/>
          <w:trHeight w:val="144"/>
        </w:trPr>
        <w:tc>
          <w:tcPr>
            <w:tcW w:w="470" w:type="dxa"/>
            <w:vAlign w:val="center"/>
          </w:tcPr>
          <w:p w14:paraId="75094969" w14:textId="6794E203" w:rsidR="00CD0B3B" w:rsidRDefault="00CD0B3B" w:rsidP="00C82233">
            <w:pPr>
              <w:pStyle w:val="FootnoteText"/>
              <w:jc w:val="center"/>
              <w:rPr>
                <w:rFonts w:asciiTheme="minorHAnsi" w:hAnsiTheme="minorHAnsi"/>
                <w:sz w:val="18"/>
                <w:szCs w:val="18"/>
              </w:rPr>
            </w:pPr>
            <w:r>
              <w:rPr>
                <w:rFonts w:asciiTheme="minorHAnsi" w:hAnsiTheme="minorHAnsi"/>
                <w:sz w:val="18"/>
                <w:szCs w:val="18"/>
              </w:rPr>
              <w:t>12</w:t>
            </w:r>
          </w:p>
        </w:tc>
        <w:tc>
          <w:tcPr>
            <w:tcW w:w="4840" w:type="dxa"/>
            <w:vAlign w:val="center"/>
          </w:tcPr>
          <w:p w14:paraId="0052269A" w14:textId="1F6784C8" w:rsidR="00CD0B3B" w:rsidRPr="00966F61" w:rsidRDefault="00CD0B3B" w:rsidP="00C82233">
            <w:pPr>
              <w:keepNext/>
              <w:rPr>
                <w:rFonts w:asciiTheme="minorHAnsi" w:hAnsiTheme="minorHAnsi"/>
                <w:sz w:val="18"/>
                <w:szCs w:val="18"/>
              </w:rPr>
            </w:pPr>
            <w:r>
              <w:rPr>
                <w:rFonts w:asciiTheme="minorHAnsi" w:hAnsiTheme="minorHAnsi"/>
                <w:sz w:val="18"/>
                <w:szCs w:val="18"/>
              </w:rPr>
              <w:t>Central Fan Ventilation Cooling System Status</w:t>
            </w:r>
          </w:p>
        </w:tc>
        <w:tc>
          <w:tcPr>
            <w:tcW w:w="5480" w:type="dxa"/>
            <w:vAlign w:val="center"/>
          </w:tcPr>
          <w:p w14:paraId="615DA2C1" w14:textId="77777777" w:rsidR="00CD0B3B" w:rsidRDefault="00CD0B3B" w:rsidP="00C82233">
            <w:pPr>
              <w:keepNext/>
              <w:rPr>
                <w:rFonts w:asciiTheme="minorHAnsi" w:hAnsiTheme="minorHAnsi"/>
                <w:sz w:val="18"/>
                <w:szCs w:val="18"/>
              </w:rPr>
            </w:pPr>
            <w:r>
              <w:rPr>
                <w:rFonts w:asciiTheme="minorHAnsi" w:hAnsiTheme="minorHAnsi"/>
                <w:sz w:val="18"/>
                <w:szCs w:val="18"/>
              </w:rPr>
              <w:t>&lt;&lt;Calculated Field:</w:t>
            </w:r>
          </w:p>
          <w:p w14:paraId="1EB44E77" w14:textId="77777777" w:rsidR="00CD0B3B" w:rsidRDefault="00CD0B3B" w:rsidP="00C82233">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04095CAA" w14:textId="29B1A283" w:rsidR="00CD0B3B" w:rsidRDefault="00CD0B3B" w:rsidP="00C82233">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76348D9E" w14:textId="77777777" w:rsidR="00CD0B3B" w:rsidRDefault="00CD0B3B" w:rsidP="00C82233">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6A9F9352" w14:textId="5929D883" w:rsidR="00CD0B3B" w:rsidRPr="00966F61" w:rsidRDefault="00CD0B3B" w:rsidP="00C82233">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2656790D" w14:textId="77777777" w:rsidR="004249FF" w:rsidRPr="002B7725"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D83E48" w:rsidDel="001739A4" w14:paraId="26567910" w14:textId="77777777">
        <w:trPr>
          <w:cantSplit/>
          <w:trHeight w:val="432"/>
        </w:trPr>
        <w:tc>
          <w:tcPr>
            <w:tcW w:w="11030" w:type="dxa"/>
            <w:gridSpan w:val="3"/>
            <w:vAlign w:val="center"/>
          </w:tcPr>
          <w:p w14:paraId="2656790E" w14:textId="3B46B463" w:rsidR="00BF6BCB" w:rsidRPr="007F7878" w:rsidRDefault="00BF6BCB" w:rsidP="00693010">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90F" w14:textId="77777777" w:rsidR="00BF6BCB" w:rsidRPr="003A4CDD" w:rsidRDefault="00BF6BCB" w:rsidP="00693010">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BF6BCB" w:rsidRPr="00D83E48" w:rsidDel="001739A4" w14:paraId="2656791B" w14:textId="77777777">
        <w:trPr>
          <w:cantSplit/>
          <w:trHeight w:val="432"/>
        </w:trPr>
        <w:tc>
          <w:tcPr>
            <w:tcW w:w="475" w:type="dxa"/>
            <w:vAlign w:val="center"/>
          </w:tcPr>
          <w:p w14:paraId="26567911" w14:textId="77777777" w:rsidR="00BF6BCB" w:rsidRPr="007F7878" w:rsidRDefault="00BF6BCB" w:rsidP="00693010">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4921" w:type="dxa"/>
            <w:vAlign w:val="center"/>
          </w:tcPr>
          <w:p w14:paraId="26567912" w14:textId="254F22FA" w:rsidR="00BF6BCB" w:rsidRPr="007F7878" w:rsidRDefault="00BF6BCB" w:rsidP="003A4CDD">
            <w:pPr>
              <w:rPr>
                <w:rFonts w:asciiTheme="minorHAnsi" w:hAnsiTheme="minorHAnsi"/>
                <w:sz w:val="18"/>
                <w:szCs w:val="18"/>
              </w:rPr>
            </w:pPr>
            <w:r w:rsidRPr="007F7878">
              <w:rPr>
                <w:rFonts w:asciiTheme="minorHAnsi" w:hAnsiTheme="minorHAnsi"/>
                <w:sz w:val="18"/>
                <w:szCs w:val="18"/>
              </w:rPr>
              <w:t xml:space="preserve">Method </w:t>
            </w:r>
            <w:r w:rsidR="003A4CDD">
              <w:rPr>
                <w:rFonts w:asciiTheme="minorHAnsi" w:hAnsiTheme="minorHAnsi"/>
                <w:sz w:val="18"/>
                <w:szCs w:val="18"/>
              </w:rPr>
              <w:t>U</w:t>
            </w:r>
            <w:r w:rsidRPr="007F7878">
              <w:rPr>
                <w:rFonts w:asciiTheme="minorHAnsi" w:hAnsiTheme="minorHAnsi"/>
                <w:sz w:val="18"/>
                <w:szCs w:val="18"/>
              </w:rPr>
              <w:t xml:space="preserve">sed to </w:t>
            </w:r>
            <w:r w:rsidR="003A4CDD">
              <w:rPr>
                <w:rFonts w:asciiTheme="minorHAnsi" w:hAnsiTheme="minorHAnsi"/>
                <w:sz w:val="18"/>
                <w:szCs w:val="18"/>
              </w:rPr>
              <w:t>D</w:t>
            </w:r>
            <w:r w:rsidRPr="007F7878">
              <w:rPr>
                <w:rFonts w:asciiTheme="minorHAnsi" w:hAnsiTheme="minorHAnsi"/>
                <w:sz w:val="18"/>
                <w:szCs w:val="18"/>
              </w:rPr>
              <w:t xml:space="preserve">emonstrate </w:t>
            </w:r>
            <w:r w:rsidR="003A4CDD">
              <w:rPr>
                <w:rFonts w:asciiTheme="minorHAnsi" w:hAnsiTheme="minorHAnsi"/>
                <w:sz w:val="18"/>
                <w:szCs w:val="18"/>
              </w:rPr>
              <w:t>C</w:t>
            </w:r>
            <w:r w:rsidRPr="007F7878">
              <w:rPr>
                <w:rFonts w:asciiTheme="minorHAnsi" w:hAnsiTheme="minorHAnsi"/>
                <w:sz w:val="18"/>
                <w:szCs w:val="18"/>
              </w:rPr>
              <w:t xml:space="preserve">ompliance with the HSPP/PSPP </w:t>
            </w:r>
            <w:r w:rsidR="003A4CDD">
              <w:rPr>
                <w:rFonts w:asciiTheme="minorHAnsi" w:hAnsiTheme="minorHAnsi"/>
                <w:sz w:val="18"/>
                <w:szCs w:val="18"/>
              </w:rPr>
              <w:t>R</w:t>
            </w:r>
            <w:r w:rsidRPr="007F7878">
              <w:rPr>
                <w:rFonts w:asciiTheme="minorHAnsi" w:hAnsiTheme="minorHAnsi"/>
                <w:sz w:val="18"/>
                <w:szCs w:val="18"/>
              </w:rPr>
              <w:t>equirement</w:t>
            </w:r>
          </w:p>
        </w:tc>
        <w:tc>
          <w:tcPr>
            <w:tcW w:w="5634" w:type="dxa"/>
            <w:vAlign w:val="center"/>
          </w:tcPr>
          <w:p w14:paraId="26567913"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&lt;&lt;</w:t>
            </w:r>
            <w:proofErr w:type="gramStart"/>
            <w:r w:rsidRPr="007F7878">
              <w:rPr>
                <w:rFonts w:asciiTheme="minorHAnsi" w:hAnsiTheme="minorHAnsi"/>
                <w:sz w:val="18"/>
                <w:szCs w:val="18"/>
              </w:rPr>
              <w:t>user</w:t>
            </w:r>
            <w:proofErr w:type="gramEnd"/>
            <w:r w:rsidRPr="007F7878">
              <w:rPr>
                <w:rFonts w:asciiTheme="minorHAnsi" w:hAnsiTheme="minorHAnsi"/>
                <w:sz w:val="18"/>
                <w:szCs w:val="18"/>
              </w:rPr>
              <w:t xml:space="preserve"> select one of the options from list: </w:t>
            </w:r>
          </w:p>
          <w:p w14:paraId="26567914"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HSPP installed</w:t>
            </w:r>
            <w:r w:rsidRPr="007F7878">
              <w:rPr>
                <w:rFonts w:asciiTheme="minorHAnsi" w:hAnsiTheme="minorHAnsi"/>
                <w:sz w:val="18"/>
                <w:szCs w:val="18"/>
              </w:rPr>
              <w:t xml:space="preserve"> and labeled consistent with Figure RA3.3-</w:t>
            </w:r>
            <w:proofErr w:type="gramStart"/>
            <w:r w:rsidRPr="007F7878">
              <w:rPr>
                <w:rFonts w:asciiTheme="minorHAnsi" w:hAnsiTheme="minorHAnsi"/>
                <w:sz w:val="18"/>
                <w:szCs w:val="18"/>
              </w:rPr>
              <w:t>1;</w:t>
            </w:r>
            <w:proofErr w:type="gramEnd"/>
            <w:r w:rsidRPr="007F7878">
              <w:rPr>
                <w:rFonts w:asciiTheme="minorHAnsi" w:hAnsiTheme="minorHAnsi"/>
                <w:sz w:val="18"/>
                <w:szCs w:val="18"/>
              </w:rPr>
              <w:t xml:space="preserve"> </w:t>
            </w:r>
          </w:p>
          <w:p w14:paraId="26567915"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or </w:t>
            </w:r>
          </w:p>
          <w:p w14:paraId="26567916"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PSPP installed</w:t>
            </w:r>
            <w:r w:rsidRPr="007F7878">
              <w:rPr>
                <w:rFonts w:asciiTheme="minorHAnsi" w:hAnsiTheme="minorHAnsi"/>
                <w:sz w:val="18"/>
                <w:szCs w:val="18"/>
              </w:rPr>
              <w:t xml:space="preserve"> and labeled consistent with Figure RA3.3-1, </w:t>
            </w:r>
          </w:p>
          <w:p w14:paraId="26567917"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or</w:t>
            </w:r>
          </w:p>
          <w:p w14:paraId="26567918"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**HSPP/PSPP cannot be installed consistent with Figure RA3.3-1.  An </w:t>
            </w:r>
            <w:r w:rsidRPr="007F7878">
              <w:rPr>
                <w:rFonts w:asciiTheme="minorHAnsi" w:hAnsiTheme="minorHAnsi"/>
                <w:sz w:val="18"/>
                <w:szCs w:val="18"/>
                <w:u w:val="single"/>
              </w:rPr>
              <w:t>alternative location</w:t>
            </w:r>
            <w:r w:rsidRPr="007F7878">
              <w:rPr>
                <w:rFonts w:asciiTheme="minorHAnsi" w:hAnsiTheme="minorHAnsi"/>
                <w:sz w:val="18"/>
                <w:szCs w:val="18"/>
              </w:rPr>
              <w:t xml:space="preserve"> has been provided and clearly labeled, </w:t>
            </w:r>
          </w:p>
          <w:p w14:paraId="26567919"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or </w:t>
            </w:r>
          </w:p>
          <w:p w14:paraId="2656791A" w14:textId="77777777" w:rsidR="00B70315" w:rsidRPr="007F7878" w:rsidRDefault="00BF6BCB" w:rsidP="00B70315">
            <w:pPr>
              <w:pStyle w:val="ListParagraph"/>
              <w:keepNext/>
              <w:ind w:left="0"/>
              <w:rPr>
                <w:rFonts w:asciiTheme="minorHAnsi" w:hAnsiTheme="minorHAnsi"/>
                <w:sz w:val="18"/>
                <w:szCs w:val="18"/>
              </w:rPr>
            </w:pPr>
            <w:r w:rsidRPr="007F7878">
              <w:rPr>
                <w:rFonts w:asciiTheme="minorHAnsi" w:hAnsiTheme="minorHAnsi"/>
                <w:sz w:val="18"/>
                <w:szCs w:val="18"/>
              </w:rPr>
              <w:t>** HSPP/</w:t>
            </w:r>
            <w:proofErr w:type="gramStart"/>
            <w:r w:rsidRPr="007F7878">
              <w:rPr>
                <w:rFonts w:asciiTheme="minorHAnsi" w:hAnsiTheme="minorHAnsi"/>
                <w:sz w:val="18"/>
                <w:szCs w:val="18"/>
              </w:rPr>
              <w:t>PSPP  are</w:t>
            </w:r>
            <w:proofErr w:type="gramEnd"/>
            <w:r w:rsidRPr="007F7878">
              <w:rPr>
                <w:rFonts w:asciiTheme="minorHAnsi" w:hAnsiTheme="minorHAnsi"/>
                <w:sz w:val="18"/>
                <w:szCs w:val="18"/>
              </w:rPr>
              <w:t xml:space="preserve"> </w:t>
            </w:r>
            <w:r w:rsidRPr="007F7878">
              <w:rPr>
                <w:rFonts w:asciiTheme="minorHAnsi" w:hAnsiTheme="minorHAnsi"/>
                <w:sz w:val="18"/>
                <w:szCs w:val="18"/>
                <w:u w:val="single"/>
              </w:rPr>
              <w:t>not applicable</w:t>
            </w:r>
            <w:r w:rsidRPr="007F7878">
              <w:rPr>
                <w:rFonts w:asciiTheme="minorHAnsi" w:hAnsiTheme="minorHAnsi"/>
                <w:sz w:val="18"/>
                <w:szCs w:val="18"/>
              </w:rPr>
              <w:t xml:space="preserve"> to this system &gt;&gt;</w:t>
            </w:r>
          </w:p>
        </w:tc>
      </w:tr>
    </w:tbl>
    <w:p w14:paraId="2656791C" w14:textId="77777777" w:rsidR="00BF6BCB" w:rsidRPr="002B7725"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D83E48" w14:paraId="2656791F" w14:textId="77777777" w:rsidTr="00010AA3">
        <w:trPr>
          <w:cantSplit/>
          <w:trHeight w:val="432"/>
        </w:trPr>
        <w:tc>
          <w:tcPr>
            <w:tcW w:w="5000" w:type="pct"/>
            <w:gridSpan w:val="3"/>
            <w:vAlign w:val="center"/>
          </w:tcPr>
          <w:p w14:paraId="2656791D" w14:textId="3EA828C0" w:rsidR="007F7878" w:rsidRPr="002E17DB" w:rsidRDefault="007F7878" w:rsidP="003D30A1">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91E" w14:textId="77777777" w:rsidR="007F7878" w:rsidRPr="003A4CDD" w:rsidRDefault="007F7878" w:rsidP="003D30A1">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7F7878" w:rsidRPr="00D83E48" w14:paraId="26567927" w14:textId="77777777" w:rsidTr="00010AA3">
        <w:trPr>
          <w:cantSplit/>
          <w:trHeight w:val="432"/>
        </w:trPr>
        <w:tc>
          <w:tcPr>
            <w:tcW w:w="181" w:type="pct"/>
            <w:vAlign w:val="center"/>
          </w:tcPr>
          <w:p w14:paraId="26567920"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lastRenderedPageBreak/>
              <w:t>01</w:t>
            </w:r>
          </w:p>
        </w:tc>
        <w:tc>
          <w:tcPr>
            <w:tcW w:w="1977" w:type="pct"/>
            <w:vAlign w:val="center"/>
          </w:tcPr>
          <w:p w14:paraId="26567921" w14:textId="762F3BDB"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842" w:type="pct"/>
          </w:tcPr>
          <w:p w14:paraId="26567922"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&lt;&lt; </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one from list: </w:t>
            </w:r>
          </w:p>
          <w:p w14:paraId="26567923"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26567924"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26567925"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26567926" w14:textId="77777777" w:rsidR="007F7878" w:rsidRPr="002E17DB" w:rsidRDefault="007F7878" w:rsidP="003D30A1">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7F7878" w:rsidRPr="00D83E48" w14:paraId="2656792B" w14:textId="77777777" w:rsidTr="00010AA3">
        <w:trPr>
          <w:cantSplit/>
          <w:trHeight w:val="432"/>
        </w:trPr>
        <w:tc>
          <w:tcPr>
            <w:tcW w:w="181" w:type="pct"/>
            <w:vAlign w:val="center"/>
          </w:tcPr>
          <w:p w14:paraId="26567928"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t>02</w:t>
            </w:r>
          </w:p>
        </w:tc>
        <w:tc>
          <w:tcPr>
            <w:tcW w:w="1977" w:type="pct"/>
            <w:vAlign w:val="center"/>
          </w:tcPr>
          <w:p w14:paraId="26567929" w14:textId="05CBB223"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2656792A"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&lt;&lt;user </w:t>
            </w:r>
            <w:proofErr w:type="gramStart"/>
            <w:r w:rsidRPr="002E17DB">
              <w:rPr>
                <w:rFonts w:asciiTheme="minorHAnsi" w:hAnsiTheme="minorHAnsi"/>
                <w:sz w:val="18"/>
                <w:szCs w:val="18"/>
              </w:rPr>
              <w:t>entry :</w:t>
            </w:r>
            <w:proofErr w:type="gramEnd"/>
            <w:r w:rsidRPr="002E17DB">
              <w:rPr>
                <w:rFonts w:asciiTheme="minorHAnsi" w:hAnsiTheme="minorHAnsi"/>
                <w:sz w:val="18"/>
                <w:szCs w:val="18"/>
              </w:rPr>
              <w:t xml:space="preserve"> text (or consider referencing from a data registry user profile)&gt;&gt;</w:t>
            </w:r>
          </w:p>
        </w:tc>
      </w:tr>
      <w:tr w:rsidR="007F7878" w:rsidRPr="00D83E48" w14:paraId="2656792F" w14:textId="77777777" w:rsidTr="00010AA3">
        <w:trPr>
          <w:cantSplit/>
          <w:trHeight w:val="432"/>
        </w:trPr>
        <w:tc>
          <w:tcPr>
            <w:tcW w:w="181" w:type="pct"/>
            <w:vAlign w:val="center"/>
          </w:tcPr>
          <w:p w14:paraId="2656792C"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2656792D" w14:textId="727D92F9"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842" w:type="pct"/>
            <w:vAlign w:val="center"/>
          </w:tcPr>
          <w:p w14:paraId="2656792E"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7F7878" w:rsidRPr="00D83E48" w14:paraId="26567936" w14:textId="77777777" w:rsidTr="00010AA3">
        <w:trPr>
          <w:cantSplit/>
          <w:trHeight w:val="432"/>
        </w:trPr>
        <w:tc>
          <w:tcPr>
            <w:tcW w:w="181" w:type="pct"/>
            <w:vAlign w:val="center"/>
          </w:tcPr>
          <w:p w14:paraId="26567930" w14:textId="77777777" w:rsidR="007F7878" w:rsidRPr="002E17DB" w:rsidRDefault="007F7878" w:rsidP="003D30A1">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26567931" w14:textId="0D1827E3"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2E17DB" w:rsidRDefault="007F7878" w:rsidP="003D30A1">
            <w:pPr>
              <w:keepNext/>
              <w:rPr>
                <w:rFonts w:asciiTheme="minorHAnsi" w:hAnsiTheme="minorHAnsi"/>
                <w:sz w:val="18"/>
                <w:szCs w:val="18"/>
              </w:rPr>
            </w:pPr>
            <w:r w:rsidRPr="002E17DB">
              <w:rPr>
                <w:rFonts w:asciiTheme="minorHAnsi" w:hAnsiTheme="minorHAnsi"/>
                <w:sz w:val="18"/>
                <w:szCs w:val="18"/>
              </w:rPr>
              <w:t>&lt;&lt;</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from list:  </w:t>
            </w:r>
          </w:p>
          <w:p w14:paraId="26567933" w14:textId="77777777" w:rsidR="007F7878" w:rsidRPr="002E17DB" w:rsidRDefault="007F7878" w:rsidP="003D30A1">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26567934" w14:textId="43E50DF2" w:rsidR="007F7878" w:rsidRPr="002E17DB" w:rsidRDefault="004943C0" w:rsidP="003D30A1">
            <w:pPr>
              <w:pStyle w:val="ListParagraph"/>
              <w:keepNext/>
              <w:rPr>
                <w:rFonts w:asciiTheme="minorHAnsi" w:hAnsiTheme="minorHAnsi"/>
                <w:sz w:val="18"/>
                <w:szCs w:val="18"/>
              </w:rPr>
            </w:pPr>
            <w:hyperlink r:id="rId22" w:history="1">
              <w:r w:rsidR="00225B2E">
                <w:rPr>
                  <w:rStyle w:val="Hyperlink"/>
                  <w:rFonts w:asciiTheme="minorHAnsi" w:hAnsiTheme="minorHAnsi"/>
                  <w:sz w:val="18"/>
                  <w:szCs w:val="18"/>
                </w:rPr>
                <w:t>http://www.energy.ca.gov/</w:t>
              </w:r>
              <w:r w:rsidR="00222FD5" w:rsidRPr="00A333BE">
                <w:rPr>
                  <w:rStyle w:val="Hyperlink"/>
                  <w:rFonts w:asciiTheme="minorHAnsi" w:hAnsiTheme="minorHAnsi"/>
                  <w:sz w:val="18"/>
                  <w:szCs w:val="18"/>
                </w:rPr>
                <w:t>title24/equipment_cert/ama_fas/index.html</w:t>
              </w:r>
            </w:hyperlink>
            <w:r w:rsidR="007F7878" w:rsidRPr="002E17DB">
              <w:rPr>
                <w:rFonts w:asciiTheme="minorHAnsi" w:hAnsiTheme="minorHAnsi"/>
                <w:sz w:val="18"/>
                <w:szCs w:val="18"/>
              </w:rPr>
              <w:t>, or</w:t>
            </w:r>
          </w:p>
          <w:p w14:paraId="26567935" w14:textId="77777777" w:rsidR="007F7878" w:rsidRPr="002E17DB" w:rsidRDefault="007F7878" w:rsidP="003D30A1">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Not Certified (do not continue)&gt;&gt;</w:t>
            </w:r>
          </w:p>
        </w:tc>
      </w:tr>
      <w:tr w:rsidR="00225A39" w:rsidRPr="00D83E48" w14:paraId="2656794F" w14:textId="77777777" w:rsidTr="00010AA3">
        <w:trPr>
          <w:cantSplit/>
          <w:trHeight w:val="432"/>
        </w:trPr>
        <w:tc>
          <w:tcPr>
            <w:tcW w:w="181" w:type="pct"/>
            <w:vAlign w:val="center"/>
          </w:tcPr>
          <w:p w14:paraId="26567937" w14:textId="77777777" w:rsidR="00225A39" w:rsidRPr="002E17DB" w:rsidRDefault="00225A39" w:rsidP="00225A39">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26567938" w14:textId="55AF7F48" w:rsidR="00225A39" w:rsidRPr="002E17DB" w:rsidRDefault="00225A39" w:rsidP="00225A39">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5CF84C2C" w14:textId="77777777" w:rsidR="00225A39" w:rsidRDefault="00225A39" w:rsidP="00225A39">
            <w:pPr>
              <w:keepNext/>
              <w:rPr>
                <w:rFonts w:asciiTheme="minorHAnsi" w:hAnsiTheme="minorHAnsi"/>
                <w:sz w:val="18"/>
                <w:szCs w:val="18"/>
              </w:rPr>
            </w:pPr>
            <w:r>
              <w:rPr>
                <w:rFonts w:asciiTheme="minorHAnsi" w:hAnsiTheme="minorHAnsi"/>
                <w:sz w:val="18"/>
                <w:szCs w:val="18"/>
              </w:rPr>
              <w:t xml:space="preserve">&lt;&lt;calculated field: </w:t>
            </w:r>
          </w:p>
          <w:p w14:paraId="3C8F2C78" w14:textId="48B2C01A" w:rsidR="00225A39" w:rsidRPr="00E00244" w:rsidRDefault="00225A39" w:rsidP="00225A39">
            <w:pPr>
              <w:keepNext/>
              <w:rPr>
                <w:rFonts w:asciiTheme="minorHAnsi" w:hAnsiTheme="minorHAnsi"/>
                <w:sz w:val="16"/>
                <w:szCs w:val="16"/>
              </w:rPr>
            </w:pPr>
            <w:r w:rsidRPr="00E00244">
              <w:rPr>
                <w:rFonts w:asciiTheme="minorHAnsi" w:hAnsiTheme="minorHAnsi"/>
                <w:sz w:val="16"/>
                <w:szCs w:val="16"/>
              </w:rPr>
              <w:t>If A1</w:t>
            </w:r>
            <w:r w:rsidR="005D047E">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BA9D46E" w14:textId="0C808236" w:rsidR="00225A39" w:rsidRPr="00E00244" w:rsidRDefault="00225A39" w:rsidP="00225A39">
            <w:pPr>
              <w:keepNext/>
              <w:ind w:left="720"/>
              <w:rPr>
                <w:rFonts w:asciiTheme="minorHAnsi" w:hAnsiTheme="minorHAnsi"/>
                <w:sz w:val="16"/>
                <w:szCs w:val="16"/>
              </w:rPr>
            </w:pPr>
            <w:r w:rsidRPr="00E00244">
              <w:rPr>
                <w:rFonts w:asciiTheme="minorHAnsi" w:hAnsiTheme="minorHAnsi"/>
                <w:sz w:val="16"/>
                <w:szCs w:val="16"/>
              </w:rPr>
              <w:t>If A0</w:t>
            </w:r>
            <w:r w:rsidR="005D047E">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Pr>
                <w:rFonts w:asciiTheme="minorHAnsi" w:hAnsiTheme="minorHAnsi"/>
                <w:sz w:val="16"/>
                <w:szCs w:val="16"/>
              </w:rPr>
              <w:t>;</w:t>
            </w:r>
          </w:p>
          <w:p w14:paraId="1D475BD3" w14:textId="39100026" w:rsidR="00225A39" w:rsidRPr="00E00244" w:rsidRDefault="00225A39" w:rsidP="00225A39">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5D047E">
              <w:rPr>
                <w:rFonts w:asciiTheme="minorHAnsi" w:hAnsiTheme="minorHAnsi"/>
                <w:sz w:val="16"/>
                <w:szCs w:val="16"/>
              </w:rPr>
              <w:t>1</w:t>
            </w:r>
            <w:r w:rsidRPr="00E00244">
              <w:rPr>
                <w:rFonts w:asciiTheme="minorHAnsi" w:hAnsiTheme="minorHAnsi"/>
                <w:sz w:val="16"/>
                <w:szCs w:val="16"/>
              </w:rPr>
              <w:t xml:space="preserve"> =</w:t>
            </w:r>
            <w:r w:rsidRPr="00596D93">
              <w:rPr>
                <w:rFonts w:asciiTheme="minorHAnsi" w:hAnsiTheme="minorHAnsi"/>
                <w:sz w:val="16"/>
                <w:szCs w:val="16"/>
              </w:rPr>
              <w:t xml:space="preserve"> RA3.3 procedures </w:t>
            </w:r>
            <w:r w:rsidRPr="00E00244">
              <w:rPr>
                <w:rFonts w:asciiTheme="minorHAnsi" w:hAnsiTheme="minorHAnsi"/>
                <w:sz w:val="16"/>
                <w:szCs w:val="16"/>
              </w:rPr>
              <w:t>Then</w:t>
            </w:r>
          </w:p>
          <w:p w14:paraId="7AECC98C" w14:textId="35E283ED" w:rsidR="00225A39" w:rsidRDefault="00225A39" w:rsidP="00225A39">
            <w:pPr>
              <w:keepNext/>
              <w:ind w:left="720"/>
              <w:rPr>
                <w:rFonts w:asciiTheme="minorHAnsi" w:hAnsiTheme="minorHAnsi"/>
                <w:sz w:val="16"/>
                <w:szCs w:val="16"/>
              </w:rPr>
            </w:pPr>
            <w:r>
              <w:rPr>
                <w:rFonts w:asciiTheme="minorHAnsi" w:hAnsiTheme="minorHAnsi"/>
                <w:sz w:val="16"/>
                <w:szCs w:val="16"/>
              </w:rPr>
              <w:t>If A0</w:t>
            </w:r>
            <w:r w:rsidR="005D047E">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then</w:t>
            </w:r>
          </w:p>
          <w:p w14:paraId="68FCFA24" w14:textId="4DEBF7EF" w:rsidR="00225A39" w:rsidRDefault="00225A39" w:rsidP="00225A39">
            <w:pPr>
              <w:keepNext/>
              <w:ind w:left="720"/>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then use variant MCH-23e,</w:t>
            </w:r>
          </w:p>
          <w:p w14:paraId="4C1521B3" w14:textId="77777777" w:rsidR="00225A39" w:rsidRDefault="00225A39" w:rsidP="00225A39">
            <w:pPr>
              <w:keepNext/>
              <w:ind w:left="720"/>
              <w:rPr>
                <w:rFonts w:asciiTheme="minorHAnsi" w:hAnsiTheme="minorHAnsi"/>
                <w:sz w:val="16"/>
                <w:szCs w:val="16"/>
              </w:rPr>
            </w:pPr>
            <w:r>
              <w:rPr>
                <w:rFonts w:asciiTheme="minorHAnsi" w:hAnsiTheme="minorHAnsi"/>
                <w:sz w:val="16"/>
                <w:szCs w:val="16"/>
              </w:rPr>
              <w:t xml:space="preserve">Else use MCH-23a </w:t>
            </w:r>
          </w:p>
          <w:p w14:paraId="1FBD9A15" w14:textId="77777777" w:rsidR="00225A39" w:rsidRDefault="00225A39" w:rsidP="00225A39">
            <w:pPr>
              <w:keepNext/>
              <w:rPr>
                <w:rFonts w:asciiTheme="minorHAnsi" w:hAnsiTheme="minorHAnsi"/>
                <w:sz w:val="16"/>
                <w:szCs w:val="16"/>
              </w:rPr>
            </w:pPr>
            <w:r>
              <w:rPr>
                <w:rFonts w:asciiTheme="minorHAnsi" w:hAnsiTheme="minorHAnsi"/>
                <w:sz w:val="16"/>
                <w:szCs w:val="16"/>
              </w:rPr>
              <w:t>End</w:t>
            </w:r>
          </w:p>
          <w:p w14:paraId="47CCD106" w14:textId="77777777" w:rsidR="00225A39" w:rsidRPr="00E00244" w:rsidRDefault="00225A39" w:rsidP="00225A39">
            <w:pPr>
              <w:keepNext/>
              <w:rPr>
                <w:rFonts w:asciiTheme="minorHAnsi" w:hAnsiTheme="minorHAnsi"/>
                <w:sz w:val="16"/>
                <w:szCs w:val="16"/>
              </w:rPr>
            </w:pPr>
          </w:p>
          <w:p w14:paraId="177BB244" w14:textId="709367AF" w:rsidR="00225A39" w:rsidRPr="00E00244" w:rsidRDefault="00225A39" w:rsidP="00225A39">
            <w:pPr>
              <w:keepNext/>
              <w:rPr>
                <w:rFonts w:asciiTheme="minorHAnsi" w:hAnsiTheme="minorHAnsi"/>
                <w:sz w:val="16"/>
                <w:szCs w:val="16"/>
              </w:rPr>
            </w:pPr>
            <w:r w:rsidRPr="00E00244">
              <w:rPr>
                <w:rFonts w:asciiTheme="minorHAnsi" w:hAnsiTheme="minorHAnsi"/>
                <w:sz w:val="16"/>
                <w:szCs w:val="16"/>
              </w:rPr>
              <w:t>If A0</w:t>
            </w:r>
            <w:r w:rsidR="005D047E">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1EF21E36" w14:textId="61FD98F0" w:rsidR="00225A39" w:rsidRDefault="00225A39" w:rsidP="00225A39">
            <w:pPr>
              <w:keepNext/>
              <w:rPr>
                <w:rFonts w:asciiTheme="minorHAnsi" w:hAnsiTheme="minorHAnsi"/>
                <w:sz w:val="16"/>
                <w:szCs w:val="16"/>
              </w:rPr>
            </w:pPr>
            <w:r w:rsidRPr="00E00244">
              <w:rPr>
                <w:rFonts w:asciiTheme="minorHAnsi" w:hAnsiTheme="minorHAnsi"/>
                <w:sz w:val="16"/>
                <w:szCs w:val="16"/>
              </w:rPr>
              <w:t>If A0</w:t>
            </w:r>
            <w:r w:rsidR="005D047E">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Pr>
                <w:rFonts w:asciiTheme="minorHAnsi" w:hAnsiTheme="minorHAnsi"/>
                <w:sz w:val="16"/>
                <w:szCs w:val="16"/>
              </w:rPr>
              <w:t>then</w:t>
            </w:r>
          </w:p>
          <w:p w14:paraId="497DBD9B" w14:textId="58E10C79" w:rsidR="00225A39" w:rsidRDefault="00225A39" w:rsidP="00225A39">
            <w:pPr>
              <w:keepNext/>
              <w:ind w:left="646"/>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f,</w:t>
            </w:r>
          </w:p>
          <w:p w14:paraId="77DFC1CA" w14:textId="37F5318A" w:rsidR="00225A39" w:rsidRDefault="00225A39" w:rsidP="00225A39">
            <w:pPr>
              <w:keepNext/>
              <w:ind w:left="736" w:hanging="90"/>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proofErr w:type="gramEnd"/>
            <w:r w:rsidDel="00DB4D12">
              <w:rPr>
                <w:rFonts w:asciiTheme="minorHAnsi" w:hAnsiTheme="minorHAnsi"/>
                <w:sz w:val="16"/>
                <w:szCs w:val="16"/>
              </w:rPr>
              <w:t xml:space="preserve"> </w:t>
            </w:r>
          </w:p>
          <w:p w14:paraId="5E1A6475" w14:textId="547A39EC" w:rsidR="00225A39" w:rsidRDefault="00225A39" w:rsidP="00225A39">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w:t>
            </w:r>
            <w:r w:rsidR="005D047E">
              <w:rPr>
                <w:rFonts w:asciiTheme="minorHAnsi" w:hAnsiTheme="minorHAnsi"/>
                <w:sz w:val="16"/>
                <w:szCs w:val="16"/>
              </w:rPr>
              <w:t>6</w:t>
            </w:r>
            <w:r>
              <w:rPr>
                <w:rFonts w:asciiTheme="minorHAnsi" w:hAnsiTheme="minorHAnsi"/>
                <w:sz w:val="16"/>
                <w:szCs w:val="16"/>
              </w:rPr>
              <w:t xml:space="preserve"> = </w:t>
            </w:r>
            <w:proofErr w:type="spellStart"/>
            <w:r>
              <w:rPr>
                <w:rFonts w:asciiTheme="minorHAnsi" w:hAnsiTheme="minorHAnsi"/>
                <w:sz w:val="16"/>
                <w:szCs w:val="16"/>
              </w:rPr>
              <w:t>MultiSpeed</w:t>
            </w:r>
            <w:proofErr w:type="spellEnd"/>
            <w:r>
              <w:rPr>
                <w:rFonts w:asciiTheme="minorHAnsi" w:hAnsiTheme="minorHAnsi"/>
                <w:sz w:val="16"/>
                <w:szCs w:val="16"/>
              </w:rPr>
              <w:t xml:space="preserve"> then</w:t>
            </w:r>
          </w:p>
          <w:p w14:paraId="358CC2EF" w14:textId="700CF4D0" w:rsidR="00225A39" w:rsidRDefault="00225A39" w:rsidP="00225A39">
            <w:pPr>
              <w:keepNext/>
              <w:ind w:left="646"/>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741F09E9" w14:textId="77777777" w:rsidR="00225A39" w:rsidRDefault="00225A39" w:rsidP="00225A39">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65CC2D99" w14:textId="77777777" w:rsidR="00225A39" w:rsidRPr="00E00244" w:rsidRDefault="00225A39" w:rsidP="00225A39">
            <w:pPr>
              <w:keepNext/>
              <w:ind w:left="646"/>
              <w:rPr>
                <w:rFonts w:asciiTheme="minorHAnsi" w:hAnsiTheme="minorHAnsi"/>
                <w:sz w:val="16"/>
                <w:szCs w:val="16"/>
              </w:rPr>
            </w:pPr>
          </w:p>
          <w:p w14:paraId="64FE2D75" w14:textId="3C18C6D9" w:rsidR="00225A39" w:rsidRPr="00E00244" w:rsidRDefault="00225A39" w:rsidP="00225A39">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5D047E">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0622CA68" w14:textId="6B3428C6" w:rsidR="00225A39" w:rsidRPr="00E00244" w:rsidRDefault="00225A39" w:rsidP="00225A39">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5D047E">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5D047E">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MCH-23d</w:t>
            </w:r>
            <w:r>
              <w:rPr>
                <w:rFonts w:asciiTheme="minorHAnsi" w:hAnsiTheme="minorHAnsi"/>
                <w:sz w:val="16"/>
                <w:szCs w:val="16"/>
              </w:rPr>
              <w:t>,</w:t>
            </w:r>
          </w:p>
          <w:p w14:paraId="7FBBB6A4" w14:textId="4B0D224C" w:rsidR="00225A39" w:rsidRDefault="00225A39" w:rsidP="00225A39">
            <w:pPr>
              <w:keepNext/>
              <w:ind w:left="646"/>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w:t>
            </w:r>
            <w:r w:rsidR="008F1C3C">
              <w:rPr>
                <w:rFonts w:asciiTheme="minorHAnsi" w:hAnsiTheme="minorHAnsi"/>
                <w:sz w:val="16"/>
                <w:szCs w:val="16"/>
              </w:rPr>
              <w:t>04</w:t>
            </w:r>
            <w:r w:rsidRPr="00E00244">
              <w:rPr>
                <w:rFonts w:asciiTheme="minorHAnsi" w:hAnsiTheme="minorHAnsi"/>
                <w:sz w:val="16"/>
                <w:szCs w:val="16"/>
              </w:rPr>
              <w:t xml:space="preserve"> = New or Replacement </w:t>
            </w:r>
            <w:r>
              <w:rPr>
                <w:rFonts w:asciiTheme="minorHAnsi" w:hAnsiTheme="minorHAnsi"/>
                <w:sz w:val="16"/>
                <w:szCs w:val="16"/>
              </w:rPr>
              <w:t xml:space="preserve">then </w:t>
            </w:r>
          </w:p>
          <w:p w14:paraId="5F5AC0FD" w14:textId="51E9ACE1" w:rsidR="00225A39" w:rsidRDefault="00225A39" w:rsidP="00225A39">
            <w:pPr>
              <w:keepNext/>
              <w:ind w:left="646"/>
              <w:rPr>
                <w:rFonts w:asciiTheme="minorHAnsi" w:hAnsiTheme="minorHAnsi"/>
                <w:sz w:val="16"/>
                <w:szCs w:val="16"/>
              </w:rPr>
            </w:pPr>
            <w:r>
              <w:rPr>
                <w:rFonts w:asciiTheme="minorHAnsi" w:hAnsiTheme="minorHAnsi"/>
                <w:sz w:val="16"/>
                <w:szCs w:val="16"/>
              </w:rPr>
              <w:t>if A1</w:t>
            </w:r>
            <w:r w:rsidR="005D047E">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37AA9D3A" w14:textId="77777777" w:rsidR="00225A39" w:rsidRDefault="00225A39" w:rsidP="00225A39">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198E46EB" w14:textId="77777777" w:rsidR="00225A39" w:rsidRDefault="00225A39" w:rsidP="00225A39">
            <w:pPr>
              <w:keepNext/>
              <w:ind w:left="646"/>
              <w:rPr>
                <w:rFonts w:asciiTheme="minorHAnsi" w:hAnsiTheme="minorHAnsi"/>
                <w:sz w:val="16"/>
                <w:szCs w:val="16"/>
              </w:rPr>
            </w:pPr>
          </w:p>
          <w:p w14:paraId="0243594D" w14:textId="0C9A0377" w:rsidR="00225A39" w:rsidRDefault="00225A39" w:rsidP="00225A39">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5D047E">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1C0A534B" w14:textId="0B83A9E6" w:rsidR="00225A39" w:rsidRDefault="00225A39" w:rsidP="00225A39">
            <w:pPr>
              <w:keepNext/>
              <w:ind w:left="646"/>
              <w:rPr>
                <w:rFonts w:ascii="Calibri" w:hAnsi="Calibri"/>
                <w:sz w:val="16"/>
                <w:szCs w:val="16"/>
              </w:rPr>
            </w:pPr>
            <w:r w:rsidRPr="00E00244">
              <w:rPr>
                <w:rFonts w:ascii="Calibri" w:hAnsi="Calibri"/>
                <w:sz w:val="16"/>
                <w:szCs w:val="16"/>
              </w:rPr>
              <w:t>if A0</w:t>
            </w:r>
            <w:r w:rsidR="005D047E">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532A27E8" w14:textId="5388D41E" w:rsidR="00225A39" w:rsidRDefault="00225A39" w:rsidP="00225A39">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5D047E">
              <w:rPr>
                <w:rFonts w:ascii="Calibri" w:hAnsi="Calibri"/>
                <w:sz w:val="16"/>
                <w:szCs w:val="16"/>
              </w:rPr>
              <w:t>8</w:t>
            </w:r>
            <w:r>
              <w:rPr>
                <w:rFonts w:ascii="Calibri" w:hAnsi="Calibri"/>
                <w:sz w:val="16"/>
                <w:szCs w:val="16"/>
              </w:rPr>
              <w:t xml:space="preserve"> = CFI System or A1</w:t>
            </w:r>
            <w:r w:rsidR="005D047E">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Pr>
                <w:rFonts w:ascii="Calibri" w:hAnsi="Calibri"/>
                <w:sz w:val="16"/>
                <w:szCs w:val="16"/>
              </w:rPr>
              <w:t>;</w:t>
            </w:r>
          </w:p>
          <w:p w14:paraId="1349C9F3" w14:textId="433E5DB6" w:rsidR="00225A39" w:rsidRDefault="00225A39" w:rsidP="00225A39">
            <w:pPr>
              <w:keepNext/>
              <w:ind w:left="646"/>
              <w:rPr>
                <w:rFonts w:ascii="Calibri" w:hAnsi="Calibri"/>
                <w:sz w:val="16"/>
                <w:szCs w:val="16"/>
              </w:rPr>
            </w:pPr>
            <w:r>
              <w:rPr>
                <w:rFonts w:ascii="Calibri" w:hAnsi="Calibri"/>
                <w:sz w:val="16"/>
                <w:szCs w:val="16"/>
              </w:rPr>
              <w:t>if A1</w:t>
            </w:r>
            <w:r w:rsidR="005D047E">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use variant MCH-23e,</w:t>
            </w:r>
          </w:p>
          <w:p w14:paraId="1CE6AB72" w14:textId="77777777" w:rsidR="00225A39" w:rsidRPr="00E00244" w:rsidRDefault="00225A39" w:rsidP="00225A39">
            <w:pPr>
              <w:keepNext/>
              <w:ind w:left="646"/>
              <w:rPr>
                <w:rFonts w:ascii="Calibri" w:hAnsi="Calibri"/>
                <w:sz w:val="16"/>
                <w:szCs w:val="16"/>
              </w:rPr>
            </w:pPr>
            <w:r>
              <w:rPr>
                <w:rFonts w:ascii="Calibri" w:hAnsi="Calibri"/>
                <w:sz w:val="16"/>
                <w:szCs w:val="16"/>
              </w:rPr>
              <w:t>Else use variant MCH-23-a</w:t>
            </w:r>
          </w:p>
          <w:p w14:paraId="584BFFB7" w14:textId="77777777" w:rsidR="00225A39" w:rsidRDefault="00225A39" w:rsidP="00225A39">
            <w:pPr>
              <w:keepNext/>
              <w:ind w:left="1006"/>
              <w:rPr>
                <w:rFonts w:asciiTheme="minorHAnsi" w:hAnsiTheme="minorHAnsi"/>
                <w:sz w:val="16"/>
                <w:szCs w:val="16"/>
              </w:rPr>
            </w:pPr>
            <w:r w:rsidRPr="00E00244">
              <w:rPr>
                <w:rFonts w:asciiTheme="minorHAnsi" w:hAnsiTheme="minorHAnsi"/>
                <w:sz w:val="16"/>
                <w:szCs w:val="16"/>
              </w:rPr>
              <w:t>End</w:t>
            </w:r>
          </w:p>
          <w:p w14:paraId="2656794E" w14:textId="0A9A4FE9" w:rsidR="00225A39" w:rsidRDefault="00225A39" w:rsidP="00225A39">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26567951" w14:textId="52B785DB" w:rsidR="00765D88" w:rsidRDefault="00765D88" w:rsidP="00693010">
      <w:pPr>
        <w:rPr>
          <w:rFonts w:asciiTheme="minorHAnsi" w:hAnsiTheme="minorHAnsi"/>
          <w:szCs w:val="18"/>
        </w:rPr>
      </w:pPr>
    </w:p>
    <w:p w14:paraId="659702D7" w14:textId="77777777" w:rsidR="00765D88" w:rsidRDefault="00765D88">
      <w:pPr>
        <w:rPr>
          <w:rFonts w:asciiTheme="minorHAnsi" w:hAnsiTheme="minorHAnsi"/>
          <w:szCs w:val="18"/>
        </w:rPr>
      </w:pPr>
      <w:r>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D83E48" w14:paraId="26567956" w14:textId="77777777">
        <w:trPr>
          <w:trHeight w:val="233"/>
        </w:trPr>
        <w:tc>
          <w:tcPr>
            <w:tcW w:w="5000" w:type="pct"/>
          </w:tcPr>
          <w:p w14:paraId="26567955" w14:textId="632A604B" w:rsidR="007B370B" w:rsidRDefault="00BF6BCB" w:rsidP="00693010">
            <w:pPr>
              <w:rPr>
                <w:rFonts w:ascii="Calibri" w:hAnsi="Calibri"/>
                <w:b/>
              </w:rPr>
            </w:pPr>
            <w:r w:rsidRPr="00F01A91">
              <w:rPr>
                <w:rFonts w:asciiTheme="minorHAnsi" w:hAnsiTheme="minorHAnsi"/>
                <w:b/>
                <w:sz w:val="18"/>
                <w:szCs w:val="18"/>
              </w:rPr>
              <w:lastRenderedPageBreak/>
              <w:t>MCH-23</w:t>
            </w:r>
            <w:r w:rsidR="00DA6A38" w:rsidRPr="00F01A91">
              <w:rPr>
                <w:rFonts w:asciiTheme="minorHAnsi" w:hAnsiTheme="minorHAnsi"/>
                <w:b/>
                <w:sz w:val="18"/>
                <w:szCs w:val="18"/>
              </w:rPr>
              <w:t>d</w:t>
            </w:r>
            <w:r w:rsidRPr="00F01A91">
              <w:rPr>
                <w:rFonts w:asciiTheme="minorHAnsi" w:hAnsiTheme="minorHAnsi"/>
                <w:b/>
                <w:sz w:val="18"/>
                <w:szCs w:val="18"/>
              </w:rPr>
              <w:t xml:space="preserve"> Forced Air System Airflow Rate Measurement –</w:t>
            </w:r>
            <w:r w:rsidR="00365191">
              <w:rPr>
                <w:rFonts w:asciiTheme="minorHAnsi" w:hAnsiTheme="minorHAnsi"/>
                <w:b/>
                <w:sz w:val="18"/>
                <w:szCs w:val="18"/>
              </w:rPr>
              <w:t xml:space="preserve"> Heating Only</w:t>
            </w:r>
            <w:r w:rsidRPr="00F01A91">
              <w:rPr>
                <w:rFonts w:asciiTheme="minorHAnsi" w:hAnsiTheme="minorHAnsi"/>
                <w:b/>
                <w:sz w:val="18"/>
                <w:szCs w:val="18"/>
              </w:rPr>
              <w:t xml:space="preserve"> Newly Installed Non-Zoned Systems or Zoned Multi-Speed Compressor </w:t>
            </w:r>
            <w:r w:rsidR="00DA6A38" w:rsidRPr="00F01A91">
              <w:rPr>
                <w:rFonts w:asciiTheme="minorHAnsi" w:hAnsiTheme="minorHAnsi"/>
                <w:b/>
                <w:sz w:val="18"/>
                <w:szCs w:val="18"/>
              </w:rPr>
              <w:t>Measurement Only – No Minimum Target Requirement</w:t>
            </w:r>
          </w:p>
        </w:tc>
      </w:tr>
    </w:tbl>
    <w:p w14:paraId="26567958" w14:textId="77777777" w:rsidR="00F27C70" w:rsidRPr="002B7725"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D83E48" w14:paraId="2656795B" w14:textId="77777777" w:rsidTr="00810CDC">
        <w:trPr>
          <w:trHeight w:val="144"/>
        </w:trPr>
        <w:tc>
          <w:tcPr>
            <w:tcW w:w="5000" w:type="pct"/>
            <w:gridSpan w:val="3"/>
          </w:tcPr>
          <w:p w14:paraId="26567959" w14:textId="110654A4" w:rsidR="00BF6BCB" w:rsidRPr="00F01A91" w:rsidRDefault="00BF6BCB" w:rsidP="00693010">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95A" w14:textId="77777777" w:rsidR="00BF6BCB" w:rsidRPr="00741B8C" w:rsidRDefault="00BF6BCB" w:rsidP="00693010">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BF6BCB" w:rsidRPr="00D83E48"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0</w:t>
            </w:r>
            <w:r w:rsidR="00DA6A38" w:rsidRPr="00F01A91">
              <w:rPr>
                <w:rFonts w:asciiTheme="minorHAnsi" w:hAnsiTheme="minorHAnsi"/>
                <w:sz w:val="18"/>
                <w:szCs w:val="18"/>
              </w:rPr>
              <w:t>1</w:t>
            </w:r>
          </w:p>
        </w:tc>
        <w:tc>
          <w:tcPr>
            <w:tcW w:w="2219" w:type="pct"/>
            <w:vAlign w:val="center"/>
          </w:tcPr>
          <w:p w14:paraId="2656795D" w14:textId="787E7BDE"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541" w:type="pct"/>
            <w:vAlign w:val="center"/>
          </w:tcPr>
          <w:p w14:paraId="2656795E"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 xml:space="preserve">&lt;&lt;user input numeric value: </w:t>
            </w:r>
            <w:proofErr w:type="spellStart"/>
            <w:r w:rsidRPr="00F01A91">
              <w:rPr>
                <w:rFonts w:asciiTheme="minorHAnsi" w:hAnsiTheme="minorHAnsi"/>
                <w:sz w:val="18"/>
                <w:szCs w:val="18"/>
              </w:rPr>
              <w:t>xxxx</w:t>
            </w:r>
            <w:proofErr w:type="spellEnd"/>
            <w:r w:rsidRPr="00F01A91">
              <w:rPr>
                <w:rFonts w:asciiTheme="minorHAnsi" w:hAnsiTheme="minorHAnsi"/>
                <w:sz w:val="18"/>
                <w:szCs w:val="18"/>
              </w:rPr>
              <w:t>&gt;&gt;</w:t>
            </w:r>
          </w:p>
        </w:tc>
      </w:tr>
    </w:tbl>
    <w:p w14:paraId="26567960" w14:textId="758470F6" w:rsidR="00BF6BCB"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966F61" w14:paraId="61A4D334" w14:textId="77777777" w:rsidTr="00F4541B">
        <w:trPr>
          <w:trHeight w:val="144"/>
        </w:trPr>
        <w:tc>
          <w:tcPr>
            <w:tcW w:w="5000" w:type="pct"/>
            <w:gridSpan w:val="3"/>
          </w:tcPr>
          <w:p w14:paraId="7A4DC3B6" w14:textId="77777777" w:rsidR="000676C8" w:rsidRPr="00966F61" w:rsidRDefault="000676C8" w:rsidP="00F4541B">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66C69E5F" w14:textId="77777777" w:rsidR="000676C8" w:rsidRDefault="000676C8" w:rsidP="00F4541B">
            <w:pPr>
              <w:keepNext/>
              <w:rPr>
                <w:rFonts w:asciiTheme="minorHAnsi" w:hAnsiTheme="minorHAnsi"/>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p w14:paraId="145A275D" w14:textId="22BC1C53" w:rsidR="00EC7111" w:rsidRPr="00EC7111" w:rsidRDefault="00EC7111" w:rsidP="00F4541B">
            <w:pPr>
              <w:keepNext/>
              <w:rPr>
                <w:rFonts w:asciiTheme="minorHAnsi" w:hAnsiTheme="minorHAnsi"/>
                <w:sz w:val="18"/>
                <w:szCs w:val="18"/>
              </w:rPr>
            </w:pPr>
            <w:r w:rsidRPr="00EC7111">
              <w:rPr>
                <w:rFonts w:asciiTheme="minorHAnsi" w:hAnsiTheme="minorHAnsi"/>
                <w:sz w:val="18"/>
                <w:szCs w:val="18"/>
              </w:rPr>
              <w:t>&lt;&lt;if A12 = Not a CFVCS, then display the section does not apply message; else display table&gt;&gt;</w:t>
            </w:r>
          </w:p>
        </w:tc>
      </w:tr>
      <w:tr w:rsidR="000676C8" w:rsidRPr="00966F61" w14:paraId="294F5CEF" w14:textId="77777777" w:rsidTr="00F4541B">
        <w:tblPrEx>
          <w:tblCellMar>
            <w:top w:w="0" w:type="dxa"/>
            <w:left w:w="108" w:type="dxa"/>
            <w:bottom w:w="0" w:type="dxa"/>
            <w:right w:w="108" w:type="dxa"/>
          </w:tblCellMar>
        </w:tblPrEx>
        <w:trPr>
          <w:cantSplit/>
          <w:trHeight w:val="144"/>
        </w:trPr>
        <w:tc>
          <w:tcPr>
            <w:tcW w:w="212" w:type="pct"/>
            <w:vAlign w:val="center"/>
          </w:tcPr>
          <w:p w14:paraId="0B47697B"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4DA64343" w14:textId="26DE6739" w:rsidR="000676C8" w:rsidRPr="00966F61" w:rsidRDefault="000676C8" w:rsidP="00225A39">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7E6F484A"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0E352EC1" w14:textId="4E7EB476" w:rsidR="000676C8" w:rsidRPr="00966F61" w:rsidRDefault="000676C8" w:rsidP="005D047E">
            <w:pPr>
              <w:keepNext/>
              <w:rPr>
                <w:rFonts w:asciiTheme="minorHAnsi" w:hAnsiTheme="minorHAnsi"/>
                <w:sz w:val="18"/>
                <w:szCs w:val="18"/>
              </w:rPr>
            </w:pPr>
            <w:r>
              <w:rPr>
                <w:rFonts w:asciiTheme="minorHAnsi" w:hAnsiTheme="minorHAnsi"/>
                <w:sz w:val="18"/>
                <w:szCs w:val="18"/>
              </w:rPr>
              <w:t xml:space="preserve"> Reference MCH-01 ventilation rate </w:t>
            </w:r>
            <w:r w:rsidR="002A5C91">
              <w:rPr>
                <w:rFonts w:asciiTheme="minorHAnsi" w:hAnsiTheme="minorHAnsi"/>
                <w:sz w:val="18"/>
                <w:szCs w:val="18"/>
              </w:rPr>
              <w:t>C11</w:t>
            </w:r>
            <w:r>
              <w:rPr>
                <w:rFonts w:asciiTheme="minorHAnsi" w:hAnsiTheme="minorHAnsi"/>
                <w:sz w:val="18"/>
                <w:szCs w:val="18"/>
              </w:rPr>
              <w:t>&gt;&gt;</w:t>
            </w:r>
          </w:p>
        </w:tc>
      </w:tr>
      <w:tr w:rsidR="000676C8" w:rsidRPr="00966F61" w14:paraId="757B6222" w14:textId="77777777" w:rsidTr="00F4541B">
        <w:tblPrEx>
          <w:tblCellMar>
            <w:top w:w="0" w:type="dxa"/>
            <w:left w:w="108" w:type="dxa"/>
            <w:bottom w:w="0" w:type="dxa"/>
            <w:right w:w="108" w:type="dxa"/>
          </w:tblCellMar>
        </w:tblPrEx>
        <w:trPr>
          <w:cantSplit/>
          <w:trHeight w:val="144"/>
        </w:trPr>
        <w:tc>
          <w:tcPr>
            <w:tcW w:w="212" w:type="pct"/>
            <w:vAlign w:val="center"/>
          </w:tcPr>
          <w:p w14:paraId="64AD06DA"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5CECC4B7"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0243936D"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0676C8" w:rsidRPr="00966F61" w14:paraId="63ED5EE6" w14:textId="77777777" w:rsidTr="00F4541B">
        <w:tblPrEx>
          <w:tblCellMar>
            <w:top w:w="0" w:type="dxa"/>
            <w:left w:w="108" w:type="dxa"/>
            <w:bottom w:w="0" w:type="dxa"/>
            <w:right w:w="108" w:type="dxa"/>
          </w:tblCellMar>
        </w:tblPrEx>
        <w:trPr>
          <w:cantSplit/>
          <w:trHeight w:val="144"/>
        </w:trPr>
        <w:tc>
          <w:tcPr>
            <w:tcW w:w="212" w:type="pct"/>
            <w:vAlign w:val="center"/>
          </w:tcPr>
          <w:p w14:paraId="1970B2A2" w14:textId="77777777" w:rsidR="000676C8" w:rsidRPr="00966F61" w:rsidRDefault="000676C8" w:rsidP="00F4541B">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1381BA36" w14:textId="77777777" w:rsidR="000676C8" w:rsidRPr="00966F61" w:rsidRDefault="000676C8" w:rsidP="00F4541B">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2DD0E7A3" w14:textId="36E0F5B9" w:rsidR="00365191" w:rsidRDefault="005D047E" w:rsidP="00365191">
            <w:pPr>
              <w:keepNext/>
              <w:rPr>
                <w:rFonts w:asciiTheme="minorHAnsi" w:hAnsiTheme="minorHAnsi"/>
                <w:sz w:val="18"/>
                <w:szCs w:val="18"/>
              </w:rPr>
            </w:pPr>
            <w:r>
              <w:rPr>
                <w:rFonts w:asciiTheme="minorHAnsi" w:hAnsiTheme="minorHAnsi"/>
                <w:sz w:val="18"/>
                <w:szCs w:val="18"/>
              </w:rPr>
              <w:t>&lt;&lt;If A12</w:t>
            </w:r>
            <w:r w:rsidR="00365191">
              <w:rPr>
                <w:rFonts w:asciiTheme="minorHAnsi" w:hAnsiTheme="minorHAnsi"/>
                <w:sz w:val="18"/>
                <w:szCs w:val="18"/>
              </w:rPr>
              <w:t xml:space="preserve"> = ‘Fixed CFVCS’, then if </w:t>
            </w:r>
            <w:r w:rsidR="00B93AFE">
              <w:rPr>
                <w:rFonts w:asciiTheme="minorHAnsi" w:hAnsiTheme="minorHAnsi"/>
                <w:sz w:val="18"/>
                <w:szCs w:val="18"/>
              </w:rPr>
              <w:t>E</w:t>
            </w:r>
            <w:r w:rsidR="00365191">
              <w:rPr>
                <w:rFonts w:asciiTheme="minorHAnsi" w:hAnsiTheme="minorHAnsi"/>
                <w:sz w:val="18"/>
                <w:szCs w:val="18"/>
              </w:rPr>
              <w:t>02≥</w:t>
            </w:r>
            <w:r w:rsidR="00B93AFE">
              <w:rPr>
                <w:rFonts w:asciiTheme="minorHAnsi" w:hAnsiTheme="minorHAnsi"/>
                <w:sz w:val="18"/>
                <w:szCs w:val="18"/>
              </w:rPr>
              <w:t>E</w:t>
            </w:r>
            <w:r w:rsidR="00365191">
              <w:rPr>
                <w:rFonts w:asciiTheme="minorHAnsi" w:hAnsiTheme="minorHAnsi"/>
                <w:sz w:val="18"/>
                <w:szCs w:val="18"/>
              </w:rPr>
              <w:t>01</w:t>
            </w:r>
            <w:r w:rsidR="00365191" w:rsidRPr="00966F61">
              <w:rPr>
                <w:rFonts w:asciiTheme="minorHAnsi" w:hAnsiTheme="minorHAnsi"/>
                <w:sz w:val="18"/>
                <w:szCs w:val="18"/>
              </w:rPr>
              <w:t xml:space="preserve">, </w:t>
            </w:r>
            <w:r w:rsidR="00365191">
              <w:rPr>
                <w:rFonts w:asciiTheme="minorHAnsi" w:hAnsiTheme="minorHAnsi"/>
                <w:sz w:val="18"/>
                <w:szCs w:val="18"/>
              </w:rPr>
              <w:t xml:space="preserve">result = </w:t>
            </w:r>
            <w:r w:rsidR="00365191" w:rsidRPr="00966F61">
              <w:rPr>
                <w:rFonts w:asciiTheme="minorHAnsi" w:hAnsiTheme="minorHAnsi"/>
                <w:sz w:val="18"/>
                <w:szCs w:val="18"/>
              </w:rPr>
              <w:t>"</w:t>
            </w:r>
            <w:r w:rsidR="00365191">
              <w:rPr>
                <w:rFonts w:asciiTheme="minorHAnsi" w:hAnsiTheme="minorHAnsi"/>
                <w:sz w:val="18"/>
                <w:szCs w:val="18"/>
              </w:rPr>
              <w:t>S</w:t>
            </w:r>
            <w:r w:rsidR="00365191" w:rsidRPr="00966F61">
              <w:rPr>
                <w:rFonts w:asciiTheme="minorHAnsi" w:hAnsiTheme="minorHAnsi"/>
                <w:sz w:val="18"/>
                <w:szCs w:val="18"/>
              </w:rPr>
              <w:t xml:space="preserve">ystem </w:t>
            </w:r>
            <w:r w:rsidR="00365191">
              <w:rPr>
                <w:rFonts w:asciiTheme="minorHAnsi" w:hAnsiTheme="minorHAnsi"/>
                <w:sz w:val="18"/>
                <w:szCs w:val="18"/>
              </w:rPr>
              <w:t>ventilation a</w:t>
            </w:r>
            <w:r w:rsidR="00365191" w:rsidRPr="00966F61">
              <w:rPr>
                <w:rFonts w:asciiTheme="minorHAnsi" w:hAnsiTheme="minorHAnsi"/>
                <w:sz w:val="18"/>
                <w:szCs w:val="18"/>
              </w:rPr>
              <w:t xml:space="preserve">irflow </w:t>
            </w:r>
            <w:r w:rsidR="00365191">
              <w:rPr>
                <w:rFonts w:asciiTheme="minorHAnsi" w:hAnsiTheme="minorHAnsi"/>
                <w:sz w:val="18"/>
                <w:szCs w:val="18"/>
              </w:rPr>
              <w:t>r</w:t>
            </w:r>
            <w:r w:rsidR="00365191" w:rsidRPr="00966F61">
              <w:rPr>
                <w:rFonts w:asciiTheme="minorHAnsi" w:hAnsiTheme="minorHAnsi"/>
                <w:sz w:val="18"/>
                <w:szCs w:val="18"/>
              </w:rPr>
              <w:t xml:space="preserve">ate </w:t>
            </w:r>
            <w:r w:rsidR="00365191">
              <w:rPr>
                <w:rFonts w:asciiTheme="minorHAnsi" w:hAnsiTheme="minorHAnsi"/>
                <w:sz w:val="18"/>
                <w:szCs w:val="18"/>
              </w:rPr>
              <w:t>c</w:t>
            </w:r>
            <w:r w:rsidR="00365191" w:rsidRPr="00966F61">
              <w:rPr>
                <w:rFonts w:asciiTheme="minorHAnsi" w:hAnsiTheme="minorHAnsi"/>
                <w:sz w:val="18"/>
                <w:szCs w:val="18"/>
              </w:rPr>
              <w:t>omplies"</w:t>
            </w:r>
          </w:p>
          <w:p w14:paraId="42531475" w14:textId="77777777" w:rsidR="00365191" w:rsidRDefault="00365191" w:rsidP="00365191">
            <w:pPr>
              <w:keepNext/>
              <w:rPr>
                <w:rFonts w:asciiTheme="minorHAnsi" w:hAnsiTheme="minorHAnsi"/>
                <w:sz w:val="18"/>
                <w:szCs w:val="18"/>
              </w:rPr>
            </w:pPr>
          </w:p>
          <w:p w14:paraId="0844A7D8" w14:textId="74B226F1" w:rsidR="00365191" w:rsidRDefault="005D047E" w:rsidP="00365191">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A12</w:t>
            </w:r>
            <w:r w:rsidR="00365191">
              <w:rPr>
                <w:rFonts w:asciiTheme="minorHAnsi" w:hAnsiTheme="minorHAnsi"/>
                <w:sz w:val="18"/>
                <w:szCs w:val="18"/>
              </w:rPr>
              <w:t xml:space="preserve"> = ‘Variable CFVCS’, then if </w:t>
            </w:r>
            <w:r w:rsidR="00B93AFE">
              <w:rPr>
                <w:rFonts w:asciiTheme="minorHAnsi" w:hAnsiTheme="minorHAnsi"/>
                <w:sz w:val="18"/>
                <w:szCs w:val="18"/>
              </w:rPr>
              <w:t>E</w:t>
            </w:r>
            <w:r w:rsidR="00365191">
              <w:rPr>
                <w:rFonts w:asciiTheme="minorHAnsi" w:hAnsiTheme="minorHAnsi"/>
                <w:sz w:val="18"/>
                <w:szCs w:val="18"/>
              </w:rPr>
              <w:t>02</w:t>
            </w:r>
            <w:r w:rsidR="00365191">
              <w:rPr>
                <w:rFonts w:asciiTheme="minorHAnsi" w:hAnsiTheme="minorHAnsi" w:cstheme="minorHAnsi"/>
                <w:sz w:val="18"/>
                <w:szCs w:val="18"/>
              </w:rPr>
              <w:t>≤</w:t>
            </w:r>
            <w:r w:rsidR="00B93AFE">
              <w:rPr>
                <w:rFonts w:asciiTheme="minorHAnsi" w:hAnsiTheme="minorHAnsi"/>
                <w:sz w:val="18"/>
                <w:szCs w:val="18"/>
              </w:rPr>
              <w:t>E</w:t>
            </w:r>
            <w:r w:rsidR="00365191">
              <w:rPr>
                <w:rFonts w:asciiTheme="minorHAnsi" w:hAnsiTheme="minorHAnsi"/>
                <w:sz w:val="18"/>
                <w:szCs w:val="18"/>
              </w:rPr>
              <w:t xml:space="preserve">01, result = </w:t>
            </w:r>
            <w:r w:rsidR="00365191" w:rsidRPr="00966F61">
              <w:rPr>
                <w:rFonts w:asciiTheme="minorHAnsi" w:hAnsiTheme="minorHAnsi"/>
                <w:sz w:val="18"/>
                <w:szCs w:val="18"/>
              </w:rPr>
              <w:t>"</w:t>
            </w:r>
            <w:r w:rsidR="00365191">
              <w:rPr>
                <w:rFonts w:asciiTheme="minorHAnsi" w:hAnsiTheme="minorHAnsi"/>
                <w:sz w:val="18"/>
                <w:szCs w:val="18"/>
              </w:rPr>
              <w:t>S</w:t>
            </w:r>
            <w:r w:rsidR="00365191" w:rsidRPr="00966F61">
              <w:rPr>
                <w:rFonts w:asciiTheme="minorHAnsi" w:hAnsiTheme="minorHAnsi"/>
                <w:sz w:val="18"/>
                <w:szCs w:val="18"/>
              </w:rPr>
              <w:t xml:space="preserve">ystem </w:t>
            </w:r>
            <w:r w:rsidR="00365191">
              <w:rPr>
                <w:rFonts w:asciiTheme="minorHAnsi" w:hAnsiTheme="minorHAnsi"/>
                <w:sz w:val="18"/>
                <w:szCs w:val="18"/>
              </w:rPr>
              <w:t>ventilation a</w:t>
            </w:r>
            <w:r w:rsidR="00365191" w:rsidRPr="00966F61">
              <w:rPr>
                <w:rFonts w:asciiTheme="minorHAnsi" w:hAnsiTheme="minorHAnsi"/>
                <w:sz w:val="18"/>
                <w:szCs w:val="18"/>
              </w:rPr>
              <w:t xml:space="preserve">irflow </w:t>
            </w:r>
            <w:r w:rsidR="00365191">
              <w:rPr>
                <w:rFonts w:asciiTheme="minorHAnsi" w:hAnsiTheme="minorHAnsi"/>
                <w:sz w:val="18"/>
                <w:szCs w:val="18"/>
              </w:rPr>
              <w:t>r</w:t>
            </w:r>
            <w:r w:rsidR="00365191" w:rsidRPr="00966F61">
              <w:rPr>
                <w:rFonts w:asciiTheme="minorHAnsi" w:hAnsiTheme="minorHAnsi"/>
                <w:sz w:val="18"/>
                <w:szCs w:val="18"/>
              </w:rPr>
              <w:t xml:space="preserve">ate </w:t>
            </w:r>
            <w:r w:rsidR="00365191">
              <w:rPr>
                <w:rFonts w:asciiTheme="minorHAnsi" w:hAnsiTheme="minorHAnsi"/>
                <w:sz w:val="18"/>
                <w:szCs w:val="18"/>
              </w:rPr>
              <w:t>c</w:t>
            </w:r>
            <w:r w:rsidR="00365191" w:rsidRPr="00966F61">
              <w:rPr>
                <w:rFonts w:asciiTheme="minorHAnsi" w:hAnsiTheme="minorHAnsi"/>
                <w:sz w:val="18"/>
                <w:szCs w:val="18"/>
              </w:rPr>
              <w:t>omplies"</w:t>
            </w:r>
            <w:r w:rsidR="00365191">
              <w:rPr>
                <w:rFonts w:asciiTheme="minorHAnsi" w:hAnsiTheme="minorHAnsi"/>
                <w:sz w:val="18"/>
                <w:szCs w:val="18"/>
              </w:rPr>
              <w:t xml:space="preserve"> </w:t>
            </w:r>
          </w:p>
          <w:p w14:paraId="4CE7CD0E" w14:textId="77777777" w:rsidR="00365191" w:rsidRDefault="00365191" w:rsidP="00365191">
            <w:pPr>
              <w:keepNext/>
              <w:rPr>
                <w:rFonts w:asciiTheme="minorHAnsi" w:hAnsiTheme="minorHAnsi"/>
                <w:sz w:val="18"/>
                <w:szCs w:val="18"/>
              </w:rPr>
            </w:pPr>
          </w:p>
          <w:p w14:paraId="72D1566C" w14:textId="05A2CCFF" w:rsidR="000676C8" w:rsidRPr="00966F61" w:rsidRDefault="00365191" w:rsidP="00365191">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5524972D" w14:textId="77777777" w:rsidR="000676C8" w:rsidRPr="00BF6BCB" w:rsidRDefault="000676C8" w:rsidP="00DB3C96"/>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520"/>
        <w:gridCol w:w="8010"/>
      </w:tblGrid>
      <w:tr w:rsidR="00BF6BCB" w:rsidRPr="00837C51" w14:paraId="26567962" w14:textId="77777777" w:rsidTr="007B370B">
        <w:trPr>
          <w:trHeight w:val="20"/>
        </w:trPr>
        <w:tc>
          <w:tcPr>
            <w:tcW w:w="10998" w:type="dxa"/>
            <w:gridSpan w:val="3"/>
            <w:vAlign w:val="center"/>
          </w:tcPr>
          <w:p w14:paraId="26567961" w14:textId="519F1672" w:rsidR="00BF6BCB" w:rsidRPr="00ED543C" w:rsidRDefault="000676C8" w:rsidP="00316DF6">
            <w:pPr>
              <w:keepNext/>
              <w:rPr>
                <w:rFonts w:asciiTheme="minorHAnsi" w:hAnsiTheme="minorHAnsi"/>
                <w:b/>
                <w:sz w:val="18"/>
                <w:szCs w:val="18"/>
              </w:rPr>
            </w:pPr>
            <w:r>
              <w:rPr>
                <w:rFonts w:asciiTheme="minorHAnsi" w:hAnsiTheme="minorHAnsi"/>
                <w:b/>
                <w:sz w:val="18"/>
                <w:szCs w:val="18"/>
              </w:rPr>
              <w:t>F</w:t>
            </w:r>
            <w:r w:rsidR="00BF6BCB" w:rsidRPr="00837C51">
              <w:rPr>
                <w:rFonts w:asciiTheme="minorHAnsi" w:hAnsiTheme="minorHAnsi"/>
                <w:b/>
                <w:sz w:val="18"/>
                <w:szCs w:val="18"/>
              </w:rPr>
              <w:t>. Additional Requirements</w:t>
            </w:r>
          </w:p>
        </w:tc>
      </w:tr>
      <w:tr w:rsidR="00BF6BCB" w:rsidRPr="00837C51" w14:paraId="26567965" w14:textId="77777777" w:rsidTr="00741B8C">
        <w:trPr>
          <w:trHeight w:val="20"/>
        </w:trPr>
        <w:tc>
          <w:tcPr>
            <w:tcW w:w="468" w:type="dxa"/>
            <w:vAlign w:val="center"/>
          </w:tcPr>
          <w:p w14:paraId="26567963"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gridSpan w:val="2"/>
            <w:vAlign w:val="center"/>
          </w:tcPr>
          <w:p w14:paraId="26567964" w14:textId="72BEF585"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F6BCB" w:rsidRPr="00837C51" w14:paraId="26567968" w14:textId="77777777" w:rsidTr="00741B8C">
        <w:trPr>
          <w:trHeight w:val="20"/>
        </w:trPr>
        <w:tc>
          <w:tcPr>
            <w:tcW w:w="468" w:type="dxa"/>
            <w:vAlign w:val="center"/>
          </w:tcPr>
          <w:p w14:paraId="26567966"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gridSpan w:val="2"/>
            <w:vAlign w:val="center"/>
          </w:tcPr>
          <w:p w14:paraId="26567967" w14:textId="77777777"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DA6A38" w:rsidRPr="00837C51" w14:paraId="2656796E" w14:textId="77777777" w:rsidTr="007B370B">
        <w:trPr>
          <w:trHeight w:val="20"/>
        </w:trPr>
        <w:tc>
          <w:tcPr>
            <w:tcW w:w="468" w:type="dxa"/>
            <w:vAlign w:val="center"/>
          </w:tcPr>
          <w:p w14:paraId="2656796C" w14:textId="6B6946B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03</w:t>
            </w:r>
          </w:p>
        </w:tc>
        <w:tc>
          <w:tcPr>
            <w:tcW w:w="10530" w:type="dxa"/>
            <w:gridSpan w:val="2"/>
            <w:vAlign w:val="center"/>
          </w:tcPr>
          <w:p w14:paraId="2656796D"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DA6A38" w:rsidRPr="00837C51" w14:paraId="26567971" w14:textId="77777777" w:rsidTr="007B370B">
        <w:trPr>
          <w:trHeight w:val="20"/>
        </w:trPr>
        <w:tc>
          <w:tcPr>
            <w:tcW w:w="468" w:type="dxa"/>
            <w:vAlign w:val="center"/>
          </w:tcPr>
          <w:p w14:paraId="2656796F" w14:textId="567DBD23"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04</w:t>
            </w:r>
          </w:p>
        </w:tc>
        <w:tc>
          <w:tcPr>
            <w:tcW w:w="10530" w:type="dxa"/>
            <w:gridSpan w:val="2"/>
            <w:vAlign w:val="center"/>
          </w:tcPr>
          <w:p w14:paraId="26567970"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DA6A38" w:rsidRPr="00837C51" w14:paraId="26567974" w14:textId="77777777" w:rsidTr="007B370B">
        <w:trPr>
          <w:trHeight w:val="20"/>
        </w:trPr>
        <w:tc>
          <w:tcPr>
            <w:tcW w:w="468" w:type="dxa"/>
            <w:vAlign w:val="center"/>
          </w:tcPr>
          <w:p w14:paraId="26567972" w14:textId="723B4A2A"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05</w:t>
            </w:r>
          </w:p>
        </w:tc>
        <w:tc>
          <w:tcPr>
            <w:tcW w:w="10530" w:type="dxa"/>
            <w:gridSpan w:val="2"/>
            <w:vAlign w:val="center"/>
          </w:tcPr>
          <w:p w14:paraId="26567973"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DA6A38" w:rsidRPr="00837C51" w14:paraId="26567977" w14:textId="77777777" w:rsidTr="007B370B">
        <w:trPr>
          <w:trHeight w:val="20"/>
        </w:trPr>
        <w:tc>
          <w:tcPr>
            <w:tcW w:w="468" w:type="dxa"/>
            <w:vAlign w:val="center"/>
          </w:tcPr>
          <w:p w14:paraId="26567975" w14:textId="6090836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06</w:t>
            </w:r>
          </w:p>
        </w:tc>
        <w:tc>
          <w:tcPr>
            <w:tcW w:w="10530" w:type="dxa"/>
            <w:gridSpan w:val="2"/>
            <w:vAlign w:val="center"/>
          </w:tcPr>
          <w:p w14:paraId="26567976"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8B1C7F" w:rsidRPr="00837C51" w14:paraId="6735FB6D" w14:textId="77777777" w:rsidTr="009764D7">
        <w:trPr>
          <w:trHeight w:val="20"/>
        </w:trPr>
        <w:tc>
          <w:tcPr>
            <w:tcW w:w="468" w:type="dxa"/>
            <w:vAlign w:val="center"/>
          </w:tcPr>
          <w:p w14:paraId="3863E4AF" w14:textId="0431BE8A" w:rsidR="008B1C7F" w:rsidRDefault="008B1C7F" w:rsidP="008B1C7F">
            <w:pPr>
              <w:pStyle w:val="FootnoteText"/>
              <w:keepNext/>
              <w:jc w:val="center"/>
              <w:rPr>
                <w:rFonts w:asciiTheme="minorHAnsi" w:hAnsiTheme="minorHAnsi"/>
                <w:sz w:val="18"/>
                <w:szCs w:val="18"/>
              </w:rPr>
            </w:pPr>
            <w:r>
              <w:rPr>
                <w:rFonts w:asciiTheme="minorHAnsi" w:hAnsiTheme="minorHAnsi" w:cs="Calibri-Bold"/>
                <w:bCs/>
                <w:sz w:val="18"/>
                <w:szCs w:val="18"/>
              </w:rPr>
              <w:t>07</w:t>
            </w:r>
          </w:p>
        </w:tc>
        <w:tc>
          <w:tcPr>
            <w:tcW w:w="2520" w:type="dxa"/>
            <w:vAlign w:val="center"/>
          </w:tcPr>
          <w:p w14:paraId="29C36143" w14:textId="03677566" w:rsidR="008B1C7F" w:rsidRPr="00837C51" w:rsidRDefault="008B1C7F" w:rsidP="008B1C7F">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 xml:space="preserve">: </w:t>
            </w:r>
          </w:p>
        </w:tc>
        <w:tc>
          <w:tcPr>
            <w:tcW w:w="8010" w:type="dxa"/>
            <w:vAlign w:val="center"/>
          </w:tcPr>
          <w:p w14:paraId="330F858D" w14:textId="77777777" w:rsidR="008B1C7F" w:rsidRPr="00E90488" w:rsidRDefault="008B1C7F" w:rsidP="008B1C7F">
            <w:pPr>
              <w:rPr>
                <w:sz w:val="24"/>
                <w:szCs w:val="24"/>
              </w:rPr>
            </w:pPr>
            <w:r w:rsidRPr="00E90488">
              <w:rPr>
                <w:rFonts w:ascii="Calibri" w:hAnsi="Calibri"/>
                <w:sz w:val="18"/>
              </w:rPr>
              <w:t>&lt;&lt;user pick from list:</w:t>
            </w:r>
          </w:p>
          <w:p w14:paraId="75832E3D" w14:textId="77777777" w:rsidR="008B1C7F" w:rsidRPr="00E90488" w:rsidRDefault="008B1C7F" w:rsidP="008B1C7F">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4491C6F5" w14:textId="77777777" w:rsidR="008B1C7F" w:rsidRPr="00E90488" w:rsidRDefault="008B1C7F" w:rsidP="008B1C7F">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6B48E995" w14:textId="278A74F4" w:rsidR="008B1C7F" w:rsidRPr="00837C51" w:rsidRDefault="008B1C7F" w:rsidP="008B1C7F">
            <w:pPr>
              <w:pStyle w:val="FootnoteText"/>
              <w:keepNext/>
              <w:rPr>
                <w:rFonts w:asciiTheme="minorHAnsi" w:hAnsiTheme="minorHAnsi"/>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8B1C7F" w:rsidRPr="00837C51" w14:paraId="64E62FC7" w14:textId="77777777" w:rsidTr="009764D7">
        <w:trPr>
          <w:trHeight w:val="20"/>
        </w:trPr>
        <w:tc>
          <w:tcPr>
            <w:tcW w:w="468" w:type="dxa"/>
            <w:vAlign w:val="center"/>
          </w:tcPr>
          <w:p w14:paraId="1B5AA19F" w14:textId="05B58737" w:rsidR="008B1C7F" w:rsidRDefault="008B1C7F" w:rsidP="008B1C7F">
            <w:pPr>
              <w:pStyle w:val="FootnoteText"/>
              <w:keepNext/>
              <w:jc w:val="center"/>
              <w:rPr>
                <w:rFonts w:asciiTheme="minorHAnsi" w:hAnsiTheme="minorHAnsi"/>
                <w:sz w:val="18"/>
                <w:szCs w:val="18"/>
              </w:rPr>
            </w:pPr>
            <w:r>
              <w:rPr>
                <w:rFonts w:asciiTheme="minorHAnsi" w:hAnsiTheme="minorHAnsi" w:cs="Calibri-Bold"/>
                <w:bCs/>
                <w:sz w:val="18"/>
                <w:szCs w:val="18"/>
              </w:rPr>
              <w:t>08</w:t>
            </w:r>
          </w:p>
        </w:tc>
        <w:tc>
          <w:tcPr>
            <w:tcW w:w="2520" w:type="dxa"/>
            <w:vAlign w:val="center"/>
          </w:tcPr>
          <w:p w14:paraId="16BB394E" w14:textId="201102E7" w:rsidR="008B1C7F" w:rsidRPr="00837C51" w:rsidRDefault="008B1C7F" w:rsidP="008B1C7F">
            <w:pPr>
              <w:pStyle w:val="FootnoteText"/>
              <w:keepNext/>
              <w:rPr>
                <w:rFonts w:asciiTheme="minorHAnsi" w:hAnsiTheme="minorHAnsi"/>
                <w:sz w:val="18"/>
                <w:szCs w:val="18"/>
              </w:rPr>
            </w:pPr>
            <w:r>
              <w:rPr>
                <w:rFonts w:ascii="Calibri" w:hAnsi="Calibri"/>
                <w:sz w:val="18"/>
              </w:rPr>
              <w:t>Correction Notes:</w:t>
            </w:r>
          </w:p>
        </w:tc>
        <w:tc>
          <w:tcPr>
            <w:tcW w:w="8010" w:type="dxa"/>
            <w:vAlign w:val="center"/>
          </w:tcPr>
          <w:p w14:paraId="7EF700CA" w14:textId="2CFCFAE5" w:rsidR="008B1C7F" w:rsidRPr="00837C51" w:rsidRDefault="008B1C7F" w:rsidP="008B1C7F">
            <w:pPr>
              <w:pStyle w:val="FootnoteText"/>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8B1C7F" w:rsidRPr="00837C51" w14:paraId="26567979" w14:textId="77777777" w:rsidTr="007B370B">
        <w:trPr>
          <w:trHeight w:val="20"/>
        </w:trPr>
        <w:tc>
          <w:tcPr>
            <w:tcW w:w="10998" w:type="dxa"/>
            <w:gridSpan w:val="3"/>
            <w:vAlign w:val="center"/>
          </w:tcPr>
          <w:p w14:paraId="26567978" w14:textId="5BCCEECE" w:rsidR="008B1C7F" w:rsidRPr="00837C51" w:rsidRDefault="008B1C7F" w:rsidP="008B1C7F">
            <w:pPr>
              <w:pStyle w:val="FootnoteText"/>
              <w:keepNext/>
              <w:rPr>
                <w:rFonts w:asciiTheme="minorHAnsi" w:hAnsiTheme="minorHAnsi"/>
                <w:sz w:val="18"/>
                <w:szCs w:val="18"/>
              </w:rPr>
            </w:pPr>
            <w:r w:rsidRPr="008D67CB">
              <w:rPr>
                <w:rFonts w:asciiTheme="minorHAnsi" w:hAnsiTheme="minorHAnsi" w:cs="Calibri-Bold"/>
                <w:b/>
                <w:bCs/>
                <w:sz w:val="18"/>
                <w:szCs w:val="18"/>
              </w:rPr>
              <w:t xml:space="preserve">The responsible person’s signature on this compliance document affirms that all applicable requirements in this table have been met </w:t>
            </w:r>
            <w:r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2656797A" w14:textId="7278600D" w:rsidR="00BF6BCB" w:rsidRDefault="00BF6BCB"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8B1C7F" w:rsidRPr="00DF3F73" w14:paraId="4DBA628B" w14:textId="77777777" w:rsidTr="00BC720D">
        <w:trPr>
          <w:cantSplit/>
          <w:trHeight w:val="432"/>
        </w:trPr>
        <w:tc>
          <w:tcPr>
            <w:tcW w:w="5000" w:type="pct"/>
            <w:gridSpan w:val="2"/>
            <w:vAlign w:val="center"/>
          </w:tcPr>
          <w:p w14:paraId="5F95626F" w14:textId="77777777" w:rsidR="008B1C7F" w:rsidRPr="00DF3F73" w:rsidRDefault="008B1C7F" w:rsidP="00BC720D">
            <w:pPr>
              <w:keepNext/>
              <w:rPr>
                <w:rFonts w:asciiTheme="minorHAnsi" w:hAnsiTheme="minorHAnsi"/>
                <w:b/>
                <w:sz w:val="18"/>
                <w:szCs w:val="18"/>
              </w:rPr>
            </w:pPr>
            <w:r>
              <w:rPr>
                <w:rFonts w:asciiTheme="minorHAnsi" w:hAnsiTheme="minorHAnsi"/>
                <w:b/>
                <w:sz w:val="18"/>
                <w:szCs w:val="18"/>
              </w:rPr>
              <w:t>F. Determination of HERS Verification Compliance</w:t>
            </w:r>
          </w:p>
          <w:p w14:paraId="00EE36D6" w14:textId="77777777" w:rsidR="008B1C7F" w:rsidRPr="00DF3F73" w:rsidRDefault="008B1C7F" w:rsidP="00BC720D">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36315D" w:rsidRPr="00DF3F73" w14:paraId="4385E616" w14:textId="77777777" w:rsidTr="00BC720D">
        <w:trPr>
          <w:cantSplit/>
          <w:trHeight w:val="432"/>
        </w:trPr>
        <w:tc>
          <w:tcPr>
            <w:tcW w:w="253" w:type="pct"/>
            <w:vAlign w:val="center"/>
          </w:tcPr>
          <w:p w14:paraId="02634E2F" w14:textId="77777777" w:rsidR="0036315D" w:rsidRPr="00DF3F73" w:rsidDel="00C76C40" w:rsidRDefault="0036315D" w:rsidP="0036315D">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6BB1E4B" w14:textId="421D6367" w:rsidR="0036315D" w:rsidRPr="00DF3F73" w:rsidRDefault="0036315D" w:rsidP="0036315D">
            <w:pPr>
              <w:keepNext/>
              <w:spacing w:after="60"/>
              <w:rPr>
                <w:rFonts w:asciiTheme="minorHAnsi" w:hAnsiTheme="minorHAnsi"/>
                <w:sz w:val="18"/>
                <w:szCs w:val="18"/>
              </w:rPr>
            </w:pPr>
            <w:r w:rsidRPr="00DF3F73">
              <w:rPr>
                <w:rFonts w:asciiTheme="minorHAnsi" w:hAnsiTheme="minorHAnsi"/>
                <w:sz w:val="18"/>
                <w:szCs w:val="18"/>
              </w:rPr>
              <w:t>&lt;&lt;</w:t>
            </w:r>
            <w:proofErr w:type="gramStart"/>
            <w:r>
              <w:rPr>
                <w:rFonts w:asciiTheme="minorHAnsi" w:hAnsiTheme="minorHAnsi"/>
                <w:sz w:val="18"/>
                <w:szCs w:val="18"/>
              </w:rPr>
              <w:t>if  B</w:t>
            </w:r>
            <w:proofErr w:type="gramEnd"/>
            <w:r>
              <w:rPr>
                <w:rFonts w:asciiTheme="minorHAnsi" w:hAnsiTheme="minorHAnsi"/>
                <w:sz w:val="18"/>
                <w:szCs w:val="18"/>
              </w:rPr>
              <w:t>01≠ System does not comply; and C04 ≠ Not Certified; and E03</w:t>
            </w:r>
            <w:r>
              <w:rPr>
                <w:rFonts w:ascii="Cambria Math" w:hAnsi="Cambria Math"/>
                <w:sz w:val="18"/>
                <w:szCs w:val="18"/>
              </w:rPr>
              <w:t>≠</w:t>
            </w:r>
            <w:r>
              <w:rPr>
                <w:rFonts w:asciiTheme="minorHAnsi" w:hAnsiTheme="minorHAnsi"/>
                <w:sz w:val="18"/>
                <w:szCs w:val="18"/>
              </w:rPr>
              <w:t>Fail; and F07</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0F09C12C" w14:textId="79A943F4" w:rsidR="008B1C7F" w:rsidRDefault="008B1C7F" w:rsidP="0009456E">
      <w:pPr>
        <w:rPr>
          <w:rFonts w:asciiTheme="minorHAnsi" w:hAnsiTheme="minorHAnsi"/>
          <w:szCs w:val="18"/>
        </w:rPr>
      </w:pPr>
    </w:p>
    <w:p w14:paraId="6DA0CF57" w14:textId="77777777" w:rsidR="008B1C7F" w:rsidRPr="002B7725" w:rsidRDefault="008B1C7F" w:rsidP="0009456E">
      <w:pPr>
        <w:rPr>
          <w:rFonts w:asciiTheme="minorHAnsi" w:hAnsiTheme="minorHAnsi"/>
          <w:szCs w:val="18"/>
        </w:rPr>
      </w:pPr>
    </w:p>
    <w:sectPr w:rsidR="008B1C7F" w:rsidRPr="002B7725" w:rsidSect="00FD28A1">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C57A8" w14:textId="77777777" w:rsidR="000A314C" w:rsidRDefault="000A314C">
      <w:r>
        <w:separator/>
      </w:r>
    </w:p>
  </w:endnote>
  <w:endnote w:type="continuationSeparator" w:id="0">
    <w:p w14:paraId="72ACCB53" w14:textId="77777777" w:rsidR="000A314C" w:rsidRDefault="000A314C">
      <w:r>
        <w:continuationSeparator/>
      </w:r>
    </w:p>
  </w:endnote>
  <w:endnote w:type="continuationNotice" w:id="1">
    <w:p w14:paraId="4AE16376" w14:textId="77777777" w:rsidR="000A314C" w:rsidRDefault="000A31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145E4D" w:rsidRPr="00CB64DD" w:rsidRDefault="00145E4D" w:rsidP="00EA20C1">
    <w:pPr>
      <w:pStyle w:val="Footer"/>
    </w:pPr>
    <w:r w:rsidRPr="00CB64DD">
      <w:t xml:space="preserve">Registration Number:                                                           Registration Date/Time:                                           HERS Provider:                       </w:t>
    </w:r>
  </w:p>
  <w:p w14:paraId="26567994" w14:textId="337C5112" w:rsidR="00145E4D" w:rsidRPr="00CB64DD" w:rsidRDefault="00145E4D">
    <w:pPr>
      <w:pStyle w:val="Footer"/>
    </w:pPr>
    <w:r w:rsidRPr="00CB64DD">
      <w:t>CA Building Energy Efficiency Standards - 20</w:t>
    </w:r>
    <w:r w:rsidR="003D4E55">
      <w:t>22</w:t>
    </w:r>
    <w:r w:rsidRPr="00CB64DD">
      <w:t xml:space="preserve"> Residential Compliance</w:t>
    </w:r>
    <w:r w:rsidRPr="00CB64DD">
      <w:tab/>
    </w:r>
    <w:r>
      <w:t>January 20</w:t>
    </w:r>
    <w:r w:rsidR="003D4E55">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145E4D" w:rsidRPr="00CB64DD" w:rsidRDefault="00145E4D">
    <w:pPr>
      <w:pStyle w:val="Footer"/>
    </w:pPr>
    <w:r w:rsidRPr="00CB64DD">
      <w:t xml:space="preserve">Registration Number:                                                           Registration Date/Time:                                           HERS Provider:                       </w:t>
    </w:r>
  </w:p>
  <w:p w14:paraId="265679A5" w14:textId="77777777" w:rsidR="00145E4D" w:rsidRPr="00CB64DD" w:rsidRDefault="00145E4D">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1D1835EF" w:rsidR="00145E4D" w:rsidRPr="00CB64DD" w:rsidRDefault="00145E4D" w:rsidP="00EA20C1">
    <w:pPr>
      <w:pStyle w:val="Footer"/>
    </w:pPr>
    <w:r w:rsidRPr="00CB64DD">
      <w:t>CA Building Energy Efficiency Standards - 20</w:t>
    </w:r>
    <w:r w:rsidR="003D4E55">
      <w:t>22</w:t>
    </w:r>
    <w:r w:rsidRPr="00CB64DD">
      <w:t xml:space="preserve"> Residential Compliance</w:t>
    </w:r>
    <w:r w:rsidRPr="00CB64DD">
      <w:tab/>
    </w:r>
    <w:r>
      <w:t>January 20</w:t>
    </w:r>
    <w:r w:rsidR="003D4E55">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145E4D" w:rsidRPr="00CB64DD" w:rsidRDefault="00145E4D">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99BB3" w14:textId="77777777" w:rsidR="000A314C" w:rsidRDefault="000A314C">
      <w:r>
        <w:separator/>
      </w:r>
    </w:p>
  </w:footnote>
  <w:footnote w:type="continuationSeparator" w:id="0">
    <w:p w14:paraId="3C47E510" w14:textId="77777777" w:rsidR="000A314C" w:rsidRDefault="000A314C">
      <w:r>
        <w:continuationSeparator/>
      </w:r>
    </w:p>
  </w:footnote>
  <w:footnote w:type="continuationNotice" w:id="1">
    <w:p w14:paraId="785C5384" w14:textId="77777777" w:rsidR="000A314C" w:rsidRDefault="000A31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77777777" w:rsidR="00145E4D" w:rsidRDefault="004943C0">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3125" w14:textId="77777777" w:rsidR="000E4F56" w:rsidRPr="006C681B" w:rsidRDefault="000E4F56" w:rsidP="000E4F56">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333C8ED0" wp14:editId="353F9F86">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4BFC356D" w14:textId="77777777" w:rsidR="000E4F56" w:rsidRPr="007904C8" w:rsidRDefault="000E4F56" w:rsidP="000E4F56">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259A8066" w14:textId="77777777" w:rsidR="000E4F56" w:rsidRPr="007904C8" w:rsidRDefault="000E4F56" w:rsidP="000E4F56">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145E4D" w:rsidRPr="00F85124" w14:paraId="26567997" w14:textId="77777777">
      <w:trPr>
        <w:cantSplit/>
        <w:trHeight w:val="288"/>
      </w:trPr>
      <w:tc>
        <w:tcPr>
          <w:tcW w:w="3738" w:type="pct"/>
          <w:gridSpan w:val="2"/>
          <w:tcBorders>
            <w:right w:val="nil"/>
          </w:tcBorders>
          <w:vAlign w:val="center"/>
        </w:tcPr>
        <w:p w14:paraId="26567995" w14:textId="47C4E390" w:rsidR="00145E4D" w:rsidRPr="00F85124" w:rsidRDefault="00145E4D"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77777777" w:rsidR="00145E4D" w:rsidRPr="00F85124" w:rsidRDefault="00145E4D" w:rsidP="002E105D">
          <w:pPr>
            <w:pStyle w:val="Heading1"/>
            <w:jc w:val="right"/>
            <w:rPr>
              <w:rFonts w:ascii="Calibri" w:hAnsi="Calibri"/>
              <w:b w:val="0"/>
              <w:bCs/>
              <w:sz w:val="20"/>
            </w:rPr>
          </w:pPr>
          <w:r>
            <w:rPr>
              <w:rFonts w:ascii="Calibri" w:hAnsi="Calibri"/>
              <w:b w:val="0"/>
              <w:bCs/>
              <w:sz w:val="20"/>
            </w:rPr>
            <w:t>CF2R-MCH-23-H</w:t>
          </w:r>
        </w:p>
      </w:tc>
    </w:tr>
    <w:tr w:rsidR="00145E4D" w:rsidRPr="00F85124" w14:paraId="2656799A" w14:textId="77777777">
      <w:trPr>
        <w:cantSplit/>
        <w:trHeight w:val="288"/>
      </w:trPr>
      <w:tc>
        <w:tcPr>
          <w:tcW w:w="2500" w:type="pct"/>
          <w:tcBorders>
            <w:right w:val="nil"/>
          </w:tcBorders>
        </w:tcPr>
        <w:p w14:paraId="26567998"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145E4D" w:rsidRPr="00F85124" w14:paraId="2656799E" w14:textId="77777777">
      <w:trPr>
        <w:cantSplit/>
        <w:trHeight w:val="288"/>
      </w:trPr>
      <w:tc>
        <w:tcPr>
          <w:tcW w:w="0" w:type="auto"/>
        </w:tcPr>
        <w:p w14:paraId="2656799B" w14:textId="77777777" w:rsidR="00145E4D" w:rsidRPr="00F85124" w:rsidRDefault="00145E4D"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145E4D" w:rsidRPr="00F85124" w:rsidRDefault="00145E4D"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145E4D" w:rsidRPr="00F85124" w:rsidRDefault="00145E4D" w:rsidP="007924C2">
          <w:pPr>
            <w:rPr>
              <w:rFonts w:ascii="Calibri" w:hAnsi="Calibri"/>
              <w:sz w:val="12"/>
              <w:szCs w:val="12"/>
            </w:rPr>
          </w:pPr>
          <w:r w:rsidRPr="00F85124">
            <w:rPr>
              <w:rFonts w:ascii="Calibri" w:hAnsi="Calibri"/>
              <w:sz w:val="12"/>
              <w:szCs w:val="12"/>
            </w:rPr>
            <w:t>Permit Number:</w:t>
          </w:r>
        </w:p>
      </w:tc>
    </w:tr>
    <w:tr w:rsidR="00145E4D" w:rsidRPr="00F85124" w14:paraId="265679A2" w14:textId="77777777">
      <w:trPr>
        <w:cantSplit/>
        <w:trHeight w:val="288"/>
      </w:trPr>
      <w:tc>
        <w:tcPr>
          <w:tcW w:w="0" w:type="auto"/>
        </w:tcPr>
        <w:p w14:paraId="2656799F"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Zip Code</w:t>
          </w:r>
        </w:p>
      </w:tc>
    </w:tr>
  </w:tbl>
  <w:p w14:paraId="265679A3" w14:textId="675AEA9F" w:rsidR="00145E4D" w:rsidRDefault="004943C0">
    <w:pPr>
      <w:pStyle w:val="Header"/>
    </w:pPr>
    <w:r>
      <w:rPr>
        <w:rFonts w:ascii="Calibri" w:hAnsi="Calibri"/>
        <w:b/>
        <w:bCs/>
        <w:noProof/>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77777777" w:rsidR="00145E4D" w:rsidRDefault="004943C0">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A9" w14:textId="77777777">
      <w:trPr>
        <w:cantSplit/>
        <w:trHeight w:val="288"/>
      </w:trPr>
      <w:tc>
        <w:tcPr>
          <w:tcW w:w="4016" w:type="pct"/>
          <w:gridSpan w:val="2"/>
          <w:tcBorders>
            <w:right w:val="nil"/>
          </w:tcBorders>
          <w:vAlign w:val="center"/>
        </w:tcPr>
        <w:p w14:paraId="265679A7" w14:textId="7D962647" w:rsidR="00145E4D" w:rsidRPr="00F85124" w:rsidRDefault="00145E4D" w:rsidP="00BC720D">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265679A8" w14:textId="010BE5DE" w:rsidR="00145E4D" w:rsidRPr="00F85124" w:rsidRDefault="00145E4D" w:rsidP="007924C2">
          <w:pPr>
            <w:pStyle w:val="Heading1"/>
            <w:jc w:val="right"/>
            <w:rPr>
              <w:rFonts w:ascii="Calibri" w:hAnsi="Calibri"/>
              <w:b w:val="0"/>
              <w:bCs/>
              <w:sz w:val="20"/>
            </w:rPr>
          </w:pPr>
          <w:r>
            <w:rPr>
              <w:rFonts w:ascii="Calibri" w:hAnsi="Calibri"/>
              <w:b w:val="0"/>
              <w:bCs/>
              <w:sz w:val="20"/>
            </w:rPr>
            <w:t>CF</w:t>
          </w:r>
          <w:r w:rsidR="00A70400">
            <w:rPr>
              <w:rFonts w:ascii="Calibri" w:hAnsi="Calibri"/>
              <w:b w:val="0"/>
              <w:bCs/>
              <w:sz w:val="20"/>
            </w:rPr>
            <w:t>3</w:t>
          </w:r>
          <w:r>
            <w:rPr>
              <w:rFonts w:ascii="Calibri" w:hAnsi="Calibri"/>
              <w:b w:val="0"/>
              <w:bCs/>
              <w:sz w:val="20"/>
            </w:rPr>
            <w:t>R-MCH-23-H</w:t>
          </w:r>
        </w:p>
      </w:tc>
    </w:tr>
    <w:tr w:rsidR="00145E4D" w:rsidRPr="00F85124" w14:paraId="265679AC" w14:textId="77777777">
      <w:trPr>
        <w:cantSplit/>
        <w:trHeight w:val="288"/>
      </w:trPr>
      <w:tc>
        <w:tcPr>
          <w:tcW w:w="2500" w:type="pct"/>
          <w:tcBorders>
            <w:right w:val="nil"/>
          </w:tcBorders>
        </w:tcPr>
        <w:p w14:paraId="265679AA" w14:textId="77777777" w:rsidR="00145E4D" w:rsidRPr="002E105D" w:rsidRDefault="00145E4D"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55DEDE91"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943C0">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04475ED1" w:rsidR="00145E4D" w:rsidRDefault="004943C0" w:rsidP="002E105D">
    <w:pPr>
      <w:pStyle w:val="Header"/>
    </w:pPr>
    <w:r>
      <w:rPr>
        <w:rFonts w:ascii="Calibri" w:hAnsi="Calibri"/>
        <w:b/>
        <w:bCs/>
        <w:noProof/>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1" w14:textId="77777777">
      <w:trPr>
        <w:cantSplit/>
        <w:trHeight w:val="288"/>
      </w:trPr>
      <w:tc>
        <w:tcPr>
          <w:tcW w:w="4016" w:type="pct"/>
          <w:gridSpan w:val="2"/>
          <w:tcBorders>
            <w:right w:val="nil"/>
          </w:tcBorders>
          <w:vAlign w:val="center"/>
        </w:tcPr>
        <w:p w14:paraId="265679AF" w14:textId="052A1757" w:rsidR="00145E4D" w:rsidRPr="00F85124" w:rsidRDefault="00145E4D"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77777777" w:rsidR="00145E4D" w:rsidRPr="00F85124" w:rsidRDefault="00145E4D" w:rsidP="002E105D">
          <w:pPr>
            <w:pStyle w:val="Heading1"/>
            <w:jc w:val="right"/>
            <w:rPr>
              <w:rFonts w:ascii="Calibri" w:hAnsi="Calibri"/>
              <w:b w:val="0"/>
              <w:bCs/>
              <w:sz w:val="20"/>
            </w:rPr>
          </w:pPr>
          <w:r>
            <w:rPr>
              <w:rFonts w:ascii="Calibri" w:hAnsi="Calibri"/>
              <w:b w:val="0"/>
              <w:bCs/>
              <w:sz w:val="20"/>
            </w:rPr>
            <w:t>CF2R-MCH-23-H</w:t>
          </w:r>
        </w:p>
      </w:tc>
    </w:tr>
    <w:tr w:rsidR="00145E4D" w:rsidRPr="00F85124" w14:paraId="265679B4" w14:textId="77777777">
      <w:trPr>
        <w:cantSplit/>
        <w:trHeight w:val="288"/>
      </w:trPr>
      <w:tc>
        <w:tcPr>
          <w:tcW w:w="2500" w:type="pct"/>
          <w:tcBorders>
            <w:right w:val="nil"/>
          </w:tcBorders>
        </w:tcPr>
        <w:p w14:paraId="265679B2"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3ACE238C" w:rsidR="00145E4D" w:rsidRDefault="004943C0">
    <w:pPr>
      <w:pStyle w:val="Header"/>
    </w:pPr>
    <w:r>
      <w:rPr>
        <w:rFonts w:ascii="Calibri" w:hAnsi="Calibri"/>
        <w:b/>
        <w:bCs/>
        <w:noProof/>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7777777" w:rsidR="00145E4D" w:rsidRDefault="004943C0">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A" w14:textId="77777777">
      <w:trPr>
        <w:cantSplit/>
        <w:trHeight w:val="288"/>
      </w:trPr>
      <w:tc>
        <w:tcPr>
          <w:tcW w:w="4016" w:type="pct"/>
          <w:gridSpan w:val="2"/>
          <w:tcBorders>
            <w:right w:val="nil"/>
          </w:tcBorders>
          <w:vAlign w:val="center"/>
        </w:tcPr>
        <w:p w14:paraId="265679B8" w14:textId="2FFB2ACC" w:rsidR="00145E4D" w:rsidRPr="00F85124" w:rsidRDefault="00145E4D" w:rsidP="00BC720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407E2694" w:rsidR="00145E4D" w:rsidRPr="00F85124" w:rsidRDefault="00145E4D" w:rsidP="007924C2">
          <w:pPr>
            <w:pStyle w:val="Heading1"/>
            <w:jc w:val="right"/>
            <w:rPr>
              <w:rFonts w:ascii="Calibri" w:hAnsi="Calibri"/>
              <w:b w:val="0"/>
              <w:bCs/>
              <w:sz w:val="20"/>
            </w:rPr>
          </w:pPr>
          <w:r>
            <w:rPr>
              <w:rFonts w:ascii="Calibri" w:hAnsi="Calibri"/>
              <w:b w:val="0"/>
              <w:bCs/>
              <w:sz w:val="20"/>
            </w:rPr>
            <w:t>CF</w:t>
          </w:r>
          <w:r w:rsidR="005D1BD6">
            <w:rPr>
              <w:rFonts w:ascii="Calibri" w:hAnsi="Calibri"/>
              <w:b w:val="0"/>
              <w:bCs/>
              <w:sz w:val="20"/>
            </w:rPr>
            <w:t>3</w:t>
          </w:r>
          <w:r>
            <w:rPr>
              <w:rFonts w:ascii="Calibri" w:hAnsi="Calibri"/>
              <w:b w:val="0"/>
              <w:bCs/>
              <w:sz w:val="20"/>
            </w:rPr>
            <w:t>R-MCH-23-H</w:t>
          </w:r>
        </w:p>
      </w:tc>
    </w:tr>
    <w:tr w:rsidR="00145E4D" w:rsidRPr="00F85124" w14:paraId="265679BD" w14:textId="77777777">
      <w:trPr>
        <w:cantSplit/>
        <w:trHeight w:val="288"/>
      </w:trPr>
      <w:tc>
        <w:tcPr>
          <w:tcW w:w="2500" w:type="pct"/>
          <w:tcBorders>
            <w:right w:val="nil"/>
          </w:tcBorders>
        </w:tcPr>
        <w:p w14:paraId="265679BB" w14:textId="77777777" w:rsidR="00145E4D" w:rsidRPr="002E105D" w:rsidRDefault="00145E4D"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45532966"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943C0">
            <w:rPr>
              <w:rFonts w:ascii="Calibri" w:hAnsi="Calibri"/>
              <w:bCs/>
              <w:noProof/>
            </w:rPr>
            <w:t>4</w:t>
          </w:r>
          <w:r>
            <w:rPr>
              <w:rFonts w:ascii="Calibri" w:hAnsi="Calibri"/>
              <w:bCs/>
              <w:noProof/>
            </w:rPr>
            <w:fldChar w:fldCharType="end"/>
          </w:r>
          <w:r w:rsidRPr="00F85124">
            <w:rPr>
              <w:rFonts w:ascii="Calibri" w:hAnsi="Calibri"/>
              <w:bCs/>
            </w:rPr>
            <w:t>)</w:t>
          </w:r>
        </w:p>
      </w:tc>
    </w:tr>
  </w:tbl>
  <w:p w14:paraId="265679BE" w14:textId="51A5B31E" w:rsidR="00145E4D" w:rsidRDefault="004943C0" w:rsidP="002E105D">
    <w:pPr>
      <w:pStyle w:val="Header"/>
    </w:pPr>
    <w:r>
      <w:rPr>
        <w:rFonts w:ascii="Calibri" w:hAnsi="Calibri"/>
        <w:b/>
        <w:bCs/>
        <w:noProof/>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77777777" w:rsidR="00145E4D" w:rsidRDefault="004943C0">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EFFC41A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660F6C"/>
    <w:multiLevelType w:val="hybridMultilevel"/>
    <w:tmpl w:val="BE2E9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2B74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B0D135E"/>
    <w:multiLevelType w:val="hybridMultilevel"/>
    <w:tmpl w:val="8BA0DB24"/>
    <w:lvl w:ilvl="0" w:tplc="0409000F">
      <w:start w:val="1"/>
      <w:numFmt w:val="decimal"/>
      <w:lvlText w:val="%1."/>
      <w:lvlJc w:val="left"/>
      <w:pPr>
        <w:ind w:left="720" w:hanging="72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C03EAFB8"/>
    <w:lvl w:ilvl="0" w:tplc="A336C66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4"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7"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2" w15:restartNumberingAfterBreak="0">
    <w:nsid w:val="7DB736A8"/>
    <w:multiLevelType w:val="hybridMultilevel"/>
    <w:tmpl w:val="4BA8E2C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1511798">
    <w:abstractNumId w:val="1"/>
  </w:num>
  <w:num w:numId="2" w16cid:durableId="1109157140">
    <w:abstractNumId w:val="0"/>
  </w:num>
  <w:num w:numId="3" w16cid:durableId="67309587">
    <w:abstractNumId w:val="1"/>
  </w:num>
  <w:num w:numId="4" w16cid:durableId="366611040">
    <w:abstractNumId w:val="0"/>
  </w:num>
  <w:num w:numId="5" w16cid:durableId="141503356">
    <w:abstractNumId w:val="1"/>
  </w:num>
  <w:num w:numId="6" w16cid:durableId="154104493">
    <w:abstractNumId w:val="0"/>
  </w:num>
  <w:num w:numId="7" w16cid:durableId="1437750153">
    <w:abstractNumId w:val="0"/>
  </w:num>
  <w:num w:numId="8" w16cid:durableId="207302992">
    <w:abstractNumId w:val="1"/>
  </w:num>
  <w:num w:numId="9" w16cid:durableId="1263565012">
    <w:abstractNumId w:val="10"/>
  </w:num>
  <w:num w:numId="10" w16cid:durableId="798844232">
    <w:abstractNumId w:val="10"/>
  </w:num>
  <w:num w:numId="11" w16cid:durableId="1652127603">
    <w:abstractNumId w:val="2"/>
  </w:num>
  <w:num w:numId="12" w16cid:durableId="174728645">
    <w:abstractNumId w:val="21"/>
  </w:num>
  <w:num w:numId="13" w16cid:durableId="1132671841">
    <w:abstractNumId w:val="16"/>
  </w:num>
  <w:num w:numId="14" w16cid:durableId="335379208">
    <w:abstractNumId w:val="31"/>
  </w:num>
  <w:num w:numId="15" w16cid:durableId="1381705252">
    <w:abstractNumId w:val="18"/>
  </w:num>
  <w:num w:numId="16" w16cid:durableId="832070570">
    <w:abstractNumId w:val="27"/>
  </w:num>
  <w:num w:numId="17" w16cid:durableId="792093813">
    <w:abstractNumId w:val="26"/>
  </w:num>
  <w:num w:numId="18" w16cid:durableId="583496768">
    <w:abstractNumId w:val="25"/>
  </w:num>
  <w:num w:numId="19" w16cid:durableId="665787486">
    <w:abstractNumId w:val="6"/>
  </w:num>
  <w:num w:numId="20" w16cid:durableId="1930963064">
    <w:abstractNumId w:val="15"/>
  </w:num>
  <w:num w:numId="21" w16cid:durableId="1801530222">
    <w:abstractNumId w:val="28"/>
  </w:num>
  <w:num w:numId="22" w16cid:durableId="1407797470">
    <w:abstractNumId w:val="24"/>
  </w:num>
  <w:num w:numId="23" w16cid:durableId="1221474715">
    <w:abstractNumId w:val="17"/>
  </w:num>
  <w:num w:numId="24" w16cid:durableId="1071003384">
    <w:abstractNumId w:val="12"/>
  </w:num>
  <w:num w:numId="25" w16cid:durableId="608589016">
    <w:abstractNumId w:val="30"/>
  </w:num>
  <w:num w:numId="26" w16cid:durableId="1379158228">
    <w:abstractNumId w:val="7"/>
  </w:num>
  <w:num w:numId="27" w16cid:durableId="1096556623">
    <w:abstractNumId w:val="14"/>
  </w:num>
  <w:num w:numId="28" w16cid:durableId="126708338">
    <w:abstractNumId w:val="8"/>
  </w:num>
  <w:num w:numId="29" w16cid:durableId="1538276030">
    <w:abstractNumId w:val="22"/>
  </w:num>
  <w:num w:numId="30" w16cid:durableId="547183204">
    <w:abstractNumId w:val="4"/>
  </w:num>
  <w:num w:numId="31" w16cid:durableId="922493530">
    <w:abstractNumId w:val="3"/>
  </w:num>
  <w:num w:numId="32" w16cid:durableId="128937371">
    <w:abstractNumId w:val="29"/>
  </w:num>
  <w:num w:numId="33" w16cid:durableId="70740244">
    <w:abstractNumId w:val="33"/>
  </w:num>
  <w:num w:numId="34" w16cid:durableId="690882816">
    <w:abstractNumId w:val="5"/>
  </w:num>
  <w:num w:numId="35" w16cid:durableId="1339192744">
    <w:abstractNumId w:val="20"/>
  </w:num>
  <w:num w:numId="36" w16cid:durableId="1100177766">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16cid:durableId="983315946">
    <w:abstractNumId w:val="8"/>
  </w:num>
  <w:num w:numId="38" w16cid:durableId="2033914853">
    <w:abstractNumId w:val="13"/>
  </w:num>
  <w:num w:numId="39" w16cid:durableId="542520626">
    <w:abstractNumId w:val="32"/>
  </w:num>
  <w:num w:numId="40" w16cid:durableId="1330983969">
    <w:abstractNumId w:val="11"/>
  </w:num>
  <w:num w:numId="41" w16cid:durableId="1917859343">
    <w:abstractNumId w:val="22"/>
    <w:lvlOverride w:ilvl="0">
      <w:startOverride w:val="1"/>
    </w:lvlOverride>
    <w:lvlOverride w:ilvl="1"/>
    <w:lvlOverride w:ilvl="2"/>
    <w:lvlOverride w:ilvl="3"/>
    <w:lvlOverride w:ilvl="4"/>
    <w:lvlOverride w:ilvl="5"/>
    <w:lvlOverride w:ilvl="6"/>
    <w:lvlOverride w:ilvl="7"/>
    <w:lvlOverride w:ilvl="8"/>
  </w:num>
  <w:num w:numId="42" w16cid:durableId="1983388400">
    <w:abstractNumId w:val="23"/>
  </w:num>
  <w:num w:numId="43" w16cid:durableId="872616438">
    <w:abstractNumId w:val="19"/>
  </w:num>
  <w:num w:numId="44" w16cid:durableId="961420760">
    <w:abstractNumId w:val="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0AA3"/>
    <w:rsid w:val="0001436B"/>
    <w:rsid w:val="000253BC"/>
    <w:rsid w:val="00025422"/>
    <w:rsid w:val="00026750"/>
    <w:rsid w:val="00035A79"/>
    <w:rsid w:val="00036BC8"/>
    <w:rsid w:val="00037926"/>
    <w:rsid w:val="00042F52"/>
    <w:rsid w:val="000432C0"/>
    <w:rsid w:val="0004396E"/>
    <w:rsid w:val="000470D7"/>
    <w:rsid w:val="000471F6"/>
    <w:rsid w:val="00051F14"/>
    <w:rsid w:val="00053A0E"/>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14C"/>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4F56"/>
    <w:rsid w:val="000E53E9"/>
    <w:rsid w:val="000E7ABD"/>
    <w:rsid w:val="000F070F"/>
    <w:rsid w:val="000F0BA7"/>
    <w:rsid w:val="000F3B26"/>
    <w:rsid w:val="000F67E7"/>
    <w:rsid w:val="000F754C"/>
    <w:rsid w:val="00104505"/>
    <w:rsid w:val="00104AAF"/>
    <w:rsid w:val="00112E80"/>
    <w:rsid w:val="001131A2"/>
    <w:rsid w:val="00115191"/>
    <w:rsid w:val="0012270C"/>
    <w:rsid w:val="00123861"/>
    <w:rsid w:val="00125717"/>
    <w:rsid w:val="00126F26"/>
    <w:rsid w:val="001305CE"/>
    <w:rsid w:val="0013118A"/>
    <w:rsid w:val="001315EE"/>
    <w:rsid w:val="001340B5"/>
    <w:rsid w:val="00134757"/>
    <w:rsid w:val="00135763"/>
    <w:rsid w:val="00137AA4"/>
    <w:rsid w:val="00142FD3"/>
    <w:rsid w:val="00145E4D"/>
    <w:rsid w:val="0014631C"/>
    <w:rsid w:val="0015180E"/>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3CFE"/>
    <w:rsid w:val="0019624F"/>
    <w:rsid w:val="0019726F"/>
    <w:rsid w:val="001A104D"/>
    <w:rsid w:val="001A2E6A"/>
    <w:rsid w:val="001A5583"/>
    <w:rsid w:val="001B3D76"/>
    <w:rsid w:val="001B4348"/>
    <w:rsid w:val="001B5BA4"/>
    <w:rsid w:val="001C0F1D"/>
    <w:rsid w:val="001C6A01"/>
    <w:rsid w:val="001E3C27"/>
    <w:rsid w:val="001E3C52"/>
    <w:rsid w:val="001F0E8D"/>
    <w:rsid w:val="001F20EE"/>
    <w:rsid w:val="00200E53"/>
    <w:rsid w:val="0020229C"/>
    <w:rsid w:val="00202608"/>
    <w:rsid w:val="00206039"/>
    <w:rsid w:val="00213E8E"/>
    <w:rsid w:val="002155B9"/>
    <w:rsid w:val="00216C55"/>
    <w:rsid w:val="00222F6D"/>
    <w:rsid w:val="00222FD5"/>
    <w:rsid w:val="002241A5"/>
    <w:rsid w:val="00225A39"/>
    <w:rsid w:val="00225B2E"/>
    <w:rsid w:val="00231FB7"/>
    <w:rsid w:val="00234214"/>
    <w:rsid w:val="00236841"/>
    <w:rsid w:val="002375D6"/>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5C91"/>
    <w:rsid w:val="002A6A1F"/>
    <w:rsid w:val="002B2393"/>
    <w:rsid w:val="002B39FE"/>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78A"/>
    <w:rsid w:val="003142B8"/>
    <w:rsid w:val="00314D52"/>
    <w:rsid w:val="00314EC3"/>
    <w:rsid w:val="00316DF6"/>
    <w:rsid w:val="0032018D"/>
    <w:rsid w:val="00320F01"/>
    <w:rsid w:val="0032184E"/>
    <w:rsid w:val="00323157"/>
    <w:rsid w:val="003247CA"/>
    <w:rsid w:val="00334030"/>
    <w:rsid w:val="003358CB"/>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315D"/>
    <w:rsid w:val="003641DF"/>
    <w:rsid w:val="00365191"/>
    <w:rsid w:val="00371157"/>
    <w:rsid w:val="00372700"/>
    <w:rsid w:val="003761D5"/>
    <w:rsid w:val="00376DE7"/>
    <w:rsid w:val="00376EAA"/>
    <w:rsid w:val="003809C0"/>
    <w:rsid w:val="00383ADD"/>
    <w:rsid w:val="00384DFE"/>
    <w:rsid w:val="003850E9"/>
    <w:rsid w:val="00386209"/>
    <w:rsid w:val="003864EA"/>
    <w:rsid w:val="0038684E"/>
    <w:rsid w:val="00386CC0"/>
    <w:rsid w:val="0039142A"/>
    <w:rsid w:val="00394C8C"/>
    <w:rsid w:val="003A3E27"/>
    <w:rsid w:val="003A4CDD"/>
    <w:rsid w:val="003A4FE2"/>
    <w:rsid w:val="003B1172"/>
    <w:rsid w:val="003B20F8"/>
    <w:rsid w:val="003B3641"/>
    <w:rsid w:val="003B3FC6"/>
    <w:rsid w:val="003B4815"/>
    <w:rsid w:val="003B5B3C"/>
    <w:rsid w:val="003C1788"/>
    <w:rsid w:val="003C3691"/>
    <w:rsid w:val="003C48DE"/>
    <w:rsid w:val="003C60D3"/>
    <w:rsid w:val="003C7B7A"/>
    <w:rsid w:val="003D30A1"/>
    <w:rsid w:val="003D349A"/>
    <w:rsid w:val="003D449E"/>
    <w:rsid w:val="003D4E55"/>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5EC3"/>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2C2"/>
    <w:rsid w:val="0048472E"/>
    <w:rsid w:val="00486CD2"/>
    <w:rsid w:val="00486F0B"/>
    <w:rsid w:val="004943C0"/>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40C1"/>
    <w:rsid w:val="004F66DC"/>
    <w:rsid w:val="005037EA"/>
    <w:rsid w:val="0050535B"/>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372FC"/>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B19EC"/>
    <w:rsid w:val="005B1AD1"/>
    <w:rsid w:val="005B3A68"/>
    <w:rsid w:val="005B6F6C"/>
    <w:rsid w:val="005C1AC1"/>
    <w:rsid w:val="005C4233"/>
    <w:rsid w:val="005C4D4D"/>
    <w:rsid w:val="005C5038"/>
    <w:rsid w:val="005C73C7"/>
    <w:rsid w:val="005D047E"/>
    <w:rsid w:val="005D1BD6"/>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F0652"/>
    <w:rsid w:val="006F1BC9"/>
    <w:rsid w:val="006F1E17"/>
    <w:rsid w:val="006F21D2"/>
    <w:rsid w:val="006F2C70"/>
    <w:rsid w:val="006F38BB"/>
    <w:rsid w:val="006F3BEC"/>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E7A59"/>
    <w:rsid w:val="007F31F5"/>
    <w:rsid w:val="007F3E17"/>
    <w:rsid w:val="007F4A73"/>
    <w:rsid w:val="007F57DC"/>
    <w:rsid w:val="007F7878"/>
    <w:rsid w:val="00800DDC"/>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7046E"/>
    <w:rsid w:val="0087216E"/>
    <w:rsid w:val="00873A16"/>
    <w:rsid w:val="00880727"/>
    <w:rsid w:val="00882BD7"/>
    <w:rsid w:val="00886660"/>
    <w:rsid w:val="00890DB2"/>
    <w:rsid w:val="008931CD"/>
    <w:rsid w:val="00894E3E"/>
    <w:rsid w:val="0089740A"/>
    <w:rsid w:val="008A5876"/>
    <w:rsid w:val="008A5B91"/>
    <w:rsid w:val="008A6A61"/>
    <w:rsid w:val="008A715A"/>
    <w:rsid w:val="008A7891"/>
    <w:rsid w:val="008A7F5C"/>
    <w:rsid w:val="008B05CC"/>
    <w:rsid w:val="008B1C7F"/>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38AD"/>
    <w:rsid w:val="008E429B"/>
    <w:rsid w:val="008E42D0"/>
    <w:rsid w:val="008E4542"/>
    <w:rsid w:val="008E7E5C"/>
    <w:rsid w:val="008F1900"/>
    <w:rsid w:val="008F1C3C"/>
    <w:rsid w:val="008F1DA0"/>
    <w:rsid w:val="008F2288"/>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4D7"/>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8A8"/>
    <w:rsid w:val="009B5EDB"/>
    <w:rsid w:val="009B7349"/>
    <w:rsid w:val="009C1C43"/>
    <w:rsid w:val="009C1F4E"/>
    <w:rsid w:val="009C266B"/>
    <w:rsid w:val="009C4B49"/>
    <w:rsid w:val="009C4F9A"/>
    <w:rsid w:val="009C698A"/>
    <w:rsid w:val="009C7266"/>
    <w:rsid w:val="009C7322"/>
    <w:rsid w:val="009D0F10"/>
    <w:rsid w:val="009D1A2A"/>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672F"/>
    <w:rsid w:val="00A37075"/>
    <w:rsid w:val="00A3719E"/>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400"/>
    <w:rsid w:val="00A70722"/>
    <w:rsid w:val="00A742B3"/>
    <w:rsid w:val="00A75B9B"/>
    <w:rsid w:val="00A76039"/>
    <w:rsid w:val="00A81137"/>
    <w:rsid w:val="00A87572"/>
    <w:rsid w:val="00A90ECB"/>
    <w:rsid w:val="00AA01C1"/>
    <w:rsid w:val="00AA05A9"/>
    <w:rsid w:val="00AA1729"/>
    <w:rsid w:val="00AA18EC"/>
    <w:rsid w:val="00AA464A"/>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5C45"/>
    <w:rsid w:val="00B401EA"/>
    <w:rsid w:val="00B40F13"/>
    <w:rsid w:val="00B4146E"/>
    <w:rsid w:val="00B4216F"/>
    <w:rsid w:val="00B429D6"/>
    <w:rsid w:val="00B429F3"/>
    <w:rsid w:val="00B446FE"/>
    <w:rsid w:val="00B47B99"/>
    <w:rsid w:val="00B51352"/>
    <w:rsid w:val="00B55F60"/>
    <w:rsid w:val="00B61054"/>
    <w:rsid w:val="00B61D39"/>
    <w:rsid w:val="00B6238C"/>
    <w:rsid w:val="00B644F7"/>
    <w:rsid w:val="00B6647D"/>
    <w:rsid w:val="00B671F8"/>
    <w:rsid w:val="00B67A1C"/>
    <w:rsid w:val="00B70315"/>
    <w:rsid w:val="00B7450E"/>
    <w:rsid w:val="00B767F7"/>
    <w:rsid w:val="00B778B9"/>
    <w:rsid w:val="00B778E6"/>
    <w:rsid w:val="00B816B4"/>
    <w:rsid w:val="00B82CAC"/>
    <w:rsid w:val="00B82F48"/>
    <w:rsid w:val="00B85CEC"/>
    <w:rsid w:val="00B867D6"/>
    <w:rsid w:val="00B90F8F"/>
    <w:rsid w:val="00B93AFE"/>
    <w:rsid w:val="00B940F6"/>
    <w:rsid w:val="00B94F6B"/>
    <w:rsid w:val="00BA0A8C"/>
    <w:rsid w:val="00BA2927"/>
    <w:rsid w:val="00BA3419"/>
    <w:rsid w:val="00BA6FA0"/>
    <w:rsid w:val="00BB3BC5"/>
    <w:rsid w:val="00BB5A6F"/>
    <w:rsid w:val="00BB7A32"/>
    <w:rsid w:val="00BC184C"/>
    <w:rsid w:val="00BC323B"/>
    <w:rsid w:val="00BC64F6"/>
    <w:rsid w:val="00BC6F83"/>
    <w:rsid w:val="00BC720D"/>
    <w:rsid w:val="00BC786D"/>
    <w:rsid w:val="00BD2452"/>
    <w:rsid w:val="00BD71C5"/>
    <w:rsid w:val="00BD7CD9"/>
    <w:rsid w:val="00BD7DA4"/>
    <w:rsid w:val="00BE1B07"/>
    <w:rsid w:val="00BE7F99"/>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223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0B3B"/>
    <w:rsid w:val="00CD394A"/>
    <w:rsid w:val="00CD3EBD"/>
    <w:rsid w:val="00CD6076"/>
    <w:rsid w:val="00CD7D13"/>
    <w:rsid w:val="00CE104A"/>
    <w:rsid w:val="00CE2183"/>
    <w:rsid w:val="00CE2409"/>
    <w:rsid w:val="00CE33A8"/>
    <w:rsid w:val="00CE4AF0"/>
    <w:rsid w:val="00CE4E99"/>
    <w:rsid w:val="00CE5390"/>
    <w:rsid w:val="00CE60DC"/>
    <w:rsid w:val="00CE6EA5"/>
    <w:rsid w:val="00CF6791"/>
    <w:rsid w:val="00D00777"/>
    <w:rsid w:val="00D01766"/>
    <w:rsid w:val="00D0399B"/>
    <w:rsid w:val="00D05A28"/>
    <w:rsid w:val="00D06E4B"/>
    <w:rsid w:val="00D0788B"/>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5C89"/>
    <w:rsid w:val="00D56CD8"/>
    <w:rsid w:val="00D57A73"/>
    <w:rsid w:val="00D60199"/>
    <w:rsid w:val="00D62DB5"/>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04D4"/>
    <w:rsid w:val="00E419F7"/>
    <w:rsid w:val="00E439FD"/>
    <w:rsid w:val="00E458D7"/>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709"/>
    <w:rsid w:val="00E77983"/>
    <w:rsid w:val="00E779B8"/>
    <w:rsid w:val="00E829EB"/>
    <w:rsid w:val="00E838D6"/>
    <w:rsid w:val="00E83F81"/>
    <w:rsid w:val="00E84817"/>
    <w:rsid w:val="00E87474"/>
    <w:rsid w:val="00E94F29"/>
    <w:rsid w:val="00E9540C"/>
    <w:rsid w:val="00E96503"/>
    <w:rsid w:val="00EA0E37"/>
    <w:rsid w:val="00EA20C1"/>
    <w:rsid w:val="00EA2E7A"/>
    <w:rsid w:val="00EB1719"/>
    <w:rsid w:val="00EB19D1"/>
    <w:rsid w:val="00EB2169"/>
    <w:rsid w:val="00EB42BF"/>
    <w:rsid w:val="00EB4D48"/>
    <w:rsid w:val="00EB6A58"/>
    <w:rsid w:val="00EC09AF"/>
    <w:rsid w:val="00EC21BB"/>
    <w:rsid w:val="00EC676E"/>
    <w:rsid w:val="00EC7111"/>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10646"/>
    <w:rsid w:val="00F14D4B"/>
    <w:rsid w:val="00F230AF"/>
    <w:rsid w:val="00F23B4A"/>
    <w:rsid w:val="00F25D56"/>
    <w:rsid w:val="00F27C70"/>
    <w:rsid w:val="00F36158"/>
    <w:rsid w:val="00F36CBF"/>
    <w:rsid w:val="00F36DEC"/>
    <w:rsid w:val="00F3767A"/>
    <w:rsid w:val="00F426FB"/>
    <w:rsid w:val="00F4326A"/>
    <w:rsid w:val="00F4541B"/>
    <w:rsid w:val="00F45CAA"/>
    <w:rsid w:val="00F501EC"/>
    <w:rsid w:val="00F512AC"/>
    <w:rsid w:val="00F53F9A"/>
    <w:rsid w:val="00F54276"/>
    <w:rsid w:val="00F555CD"/>
    <w:rsid w:val="00F5614E"/>
    <w:rsid w:val="00F6060C"/>
    <w:rsid w:val="00F60828"/>
    <w:rsid w:val="00F60EAE"/>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 w:type="table" w:customStyle="1" w:styleId="TableGrid1">
    <w:name w:val="Table Grid1"/>
    <w:basedOn w:val="TableNormal"/>
    <w:next w:val="TableGrid"/>
    <w:uiPriority w:val="39"/>
    <w:rsid w:val="00E777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AE03B-2BEF-494E-B5FD-CA261A529938}">
  <ds:schemaRefs>
    <ds:schemaRef ds:uri="http://purl.org/dc/dcmitype/"/>
    <ds:schemaRef ds:uri="5067c814-4b34-462c-a21d-c185ff6548d2"/>
    <ds:schemaRef ds:uri="http://schemas.microsoft.com/office/infopath/2007/PartnerControls"/>
    <ds:schemaRef ds:uri="http://schemas.microsoft.com/office/2006/documentManagement/types"/>
    <ds:schemaRef ds:uri="785685f2-c2e1-4352-89aa-3faca8eaba52"/>
    <ds:schemaRef ds:uri="http://www.w3.org/XML/1998/namespace"/>
    <ds:schemaRef ds:uri="http://purl.org/dc/elements/1.1/"/>
    <ds:schemaRef ds:uri="http://schemas.microsoft.com/office/2006/metadata/propertie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A3D60A5A-FC58-4BCA-98B6-18D58FDF5654}">
  <ds:schemaRefs>
    <ds:schemaRef ds:uri="http://schemas.microsoft.com/sharepoint/v3/contenttype/forms"/>
  </ds:schemaRefs>
</ds:datastoreItem>
</file>

<file path=customXml/itemProps3.xml><?xml version="1.0" encoding="utf-8"?>
<ds:datastoreItem xmlns:ds="http://schemas.openxmlformats.org/officeDocument/2006/customXml" ds:itemID="{AFB08F07-E17F-4C2A-970D-A1EA6AE7702B}"/>
</file>

<file path=customXml/itemProps4.xml><?xml version="1.0" encoding="utf-8"?>
<ds:datastoreItem xmlns:ds="http://schemas.openxmlformats.org/officeDocument/2006/customXml" ds:itemID="{5B0070C6-52FC-4E59-9800-971FD94B7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3855</Words>
  <Characters>21979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20</cp:revision>
  <cp:lastPrinted>2013-10-24T13:59:00Z</cp:lastPrinted>
  <dcterms:created xsi:type="dcterms:W3CDTF">2019-11-22T17:23:00Z</dcterms:created>
  <dcterms:modified xsi:type="dcterms:W3CDTF">2022-11-04T20:38:00Z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