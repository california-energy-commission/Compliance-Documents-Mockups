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2EC76" w14:textId="263E35D8" w:rsidR="00EF4869" w:rsidRPr="001F21AB" w:rsidRDefault="00EF4869" w:rsidP="00EF4869">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EF4869" w:rsidRPr="009369DC" w14:paraId="2A55DFFA" w14:textId="77777777" w:rsidTr="0042345D">
        <w:trPr>
          <w:trHeight w:val="288"/>
        </w:trPr>
        <w:tc>
          <w:tcPr>
            <w:tcW w:w="7177" w:type="dxa"/>
          </w:tcPr>
          <w:p w14:paraId="3C3648D4" w14:textId="77777777" w:rsidR="00EF4869" w:rsidRPr="009369DC" w:rsidRDefault="00EF4869"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0994BE51" w14:textId="77777777" w:rsidR="00EF4869" w:rsidRPr="009369DC" w:rsidRDefault="00EF4869"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EF4869" w:rsidRPr="009369DC" w14:paraId="2C0CDC6D" w14:textId="77777777" w:rsidTr="0042345D">
        <w:trPr>
          <w:trHeight w:val="288"/>
        </w:trPr>
        <w:tc>
          <w:tcPr>
            <w:tcW w:w="7177" w:type="dxa"/>
          </w:tcPr>
          <w:p w14:paraId="3B7E364A" w14:textId="77777777" w:rsidR="00EF4869" w:rsidRPr="009369DC" w:rsidRDefault="00EF4869"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73F57EC2" w14:textId="77777777" w:rsidR="00EF4869" w:rsidRPr="009369DC" w:rsidRDefault="00EF4869"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EF4869" w:rsidRPr="009369DC" w14:paraId="0E4D7B08" w14:textId="77777777" w:rsidTr="0042345D">
        <w:trPr>
          <w:trHeight w:val="288"/>
        </w:trPr>
        <w:tc>
          <w:tcPr>
            <w:tcW w:w="7177" w:type="dxa"/>
          </w:tcPr>
          <w:p w14:paraId="0471167F" w14:textId="77777777" w:rsidR="00EF4869" w:rsidRPr="009369DC" w:rsidRDefault="00EF4869"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0178B1E6" w14:textId="77777777" w:rsidR="00EF4869" w:rsidRPr="009369DC" w:rsidRDefault="00EF4869"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5FE436F3" w14:textId="4D759768" w:rsidR="007719EC" w:rsidRDefault="007719EC"/>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10AD3558"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516658" w:rsidRPr="00D83E48" w14:paraId="52C04E0B" w14:textId="77777777" w:rsidTr="00516658">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72AD143F" w14:textId="748DBEDF" w:rsidR="00516658" w:rsidRPr="005B03AD" w:rsidRDefault="00516658" w:rsidP="00516658">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4EEAEB8" w14:textId="4FED5E20" w:rsidR="00516658" w:rsidRPr="005B03AD" w:rsidRDefault="00516658" w:rsidP="00516658">
            <w:pPr>
              <w:rPr>
                <w:rFonts w:asciiTheme="minorHAnsi" w:hAnsiTheme="minorHAnsi"/>
                <w:sz w:val="18"/>
                <w:szCs w:val="18"/>
              </w:rPr>
            </w:pPr>
            <w:r w:rsidRPr="007A6D82">
              <w:rPr>
                <w:rFonts w:asciiTheme="minorHAnsi" w:hAnsiTheme="minorHAnsi"/>
                <w:sz w:val="18"/>
              </w:rPr>
              <w:t>Indoor Unit Name</w:t>
            </w:r>
            <w:r w:rsidR="00E6518A">
              <w:rPr>
                <w:rFonts w:asciiTheme="minorHAnsi" w:hAnsiTheme="minorHAnsi"/>
                <w:sz w:val="18"/>
              </w:rPr>
              <w:t xml:space="preserve"> </w:t>
            </w:r>
            <w:r w:rsidR="00E6518A" w:rsidRPr="00AA1C65">
              <w:rPr>
                <w:rFonts w:asciiTheme="minorHAnsi" w:hAnsiTheme="minorHAnsi"/>
                <w:sz w:val="18"/>
                <w:szCs w:val="18"/>
              </w:rPr>
              <w:t>or Description of Area Served</w:t>
            </w:r>
          </w:p>
        </w:tc>
        <w:tc>
          <w:tcPr>
            <w:tcW w:w="5605" w:type="dxa"/>
            <w:vAlign w:val="center"/>
          </w:tcPr>
          <w:p w14:paraId="03B1B02D" w14:textId="77777777" w:rsidR="00516658" w:rsidRPr="005B03AD" w:rsidRDefault="00516658" w:rsidP="00516658">
            <w:pPr>
              <w:rPr>
                <w:rFonts w:asciiTheme="minorHAnsi" w:hAnsiTheme="minorHAnsi"/>
                <w:sz w:val="18"/>
                <w:szCs w:val="18"/>
              </w:rPr>
            </w:pPr>
          </w:p>
        </w:tc>
      </w:tr>
      <w:tr w:rsidR="00516658" w:rsidRPr="00D83E48" w14:paraId="65CE9BE4" w14:textId="77777777" w:rsidTr="00E3551F">
        <w:trPr>
          <w:cantSplit/>
          <w:trHeight w:val="144"/>
        </w:trPr>
        <w:tc>
          <w:tcPr>
            <w:tcW w:w="475" w:type="dxa"/>
            <w:vAlign w:val="center"/>
          </w:tcPr>
          <w:p w14:paraId="65CE9BE1" w14:textId="7CC76B28" w:rsidR="00516658" w:rsidRPr="005B03AD" w:rsidRDefault="00516658" w:rsidP="00516658">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516658" w:rsidRPr="005B03AD" w:rsidRDefault="00516658" w:rsidP="00516658">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516658" w:rsidRPr="005B03AD" w:rsidRDefault="00516658" w:rsidP="00516658">
            <w:pPr>
              <w:pStyle w:val="ListParagraph"/>
              <w:ind w:left="0"/>
              <w:rPr>
                <w:rFonts w:asciiTheme="minorHAnsi" w:hAnsiTheme="minorHAnsi"/>
                <w:sz w:val="18"/>
                <w:szCs w:val="18"/>
              </w:rPr>
            </w:pPr>
          </w:p>
        </w:tc>
      </w:tr>
      <w:tr w:rsidR="00516658" w:rsidRPr="00D83E48" w14:paraId="65CE9BE8" w14:textId="77777777" w:rsidTr="00E3551F">
        <w:trPr>
          <w:cantSplit/>
          <w:trHeight w:val="144"/>
        </w:trPr>
        <w:tc>
          <w:tcPr>
            <w:tcW w:w="475" w:type="dxa"/>
            <w:vAlign w:val="center"/>
          </w:tcPr>
          <w:p w14:paraId="65CE9BE5" w14:textId="0966CC6E" w:rsidR="00516658" w:rsidRPr="005B03AD" w:rsidRDefault="00516658" w:rsidP="00516658">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516658" w:rsidRPr="005B03AD" w:rsidRDefault="00516658" w:rsidP="00516658">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516658" w:rsidRPr="005B03AD" w:rsidRDefault="00516658" w:rsidP="00516658">
            <w:pPr>
              <w:rPr>
                <w:rFonts w:asciiTheme="minorHAnsi" w:hAnsiTheme="minorHAnsi"/>
                <w:sz w:val="18"/>
                <w:szCs w:val="18"/>
              </w:rPr>
            </w:pPr>
          </w:p>
        </w:tc>
      </w:tr>
      <w:tr w:rsidR="00516658" w:rsidRPr="00D83E48" w14:paraId="65CE9BEC" w14:textId="77777777" w:rsidTr="00E3551F">
        <w:trPr>
          <w:cantSplit/>
          <w:trHeight w:val="144"/>
        </w:trPr>
        <w:tc>
          <w:tcPr>
            <w:tcW w:w="475" w:type="dxa"/>
            <w:vAlign w:val="center"/>
          </w:tcPr>
          <w:p w14:paraId="65CE9BE9" w14:textId="47BD44D8" w:rsidR="00516658" w:rsidRPr="005B03AD" w:rsidRDefault="00516658" w:rsidP="00516658">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516658" w:rsidRPr="005B03AD" w:rsidRDefault="00516658" w:rsidP="00516658">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516658" w:rsidRPr="005B03AD" w:rsidRDefault="00516658" w:rsidP="00516658">
            <w:pPr>
              <w:rPr>
                <w:rFonts w:asciiTheme="minorHAnsi" w:hAnsiTheme="minorHAnsi"/>
                <w:sz w:val="18"/>
                <w:szCs w:val="18"/>
              </w:rPr>
            </w:pPr>
          </w:p>
        </w:tc>
      </w:tr>
      <w:tr w:rsidR="00516658" w:rsidRPr="00D83E48" w14:paraId="65CE9BF0" w14:textId="77777777" w:rsidTr="00E3551F">
        <w:trPr>
          <w:cantSplit/>
          <w:trHeight w:val="144"/>
        </w:trPr>
        <w:tc>
          <w:tcPr>
            <w:tcW w:w="475" w:type="dxa"/>
            <w:vAlign w:val="center"/>
          </w:tcPr>
          <w:p w14:paraId="65CE9BED" w14:textId="4306E4BD" w:rsidR="00516658" w:rsidRPr="005B03AD" w:rsidRDefault="00516658" w:rsidP="00516658">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516658" w:rsidRPr="005B03AD" w:rsidRDefault="00516658" w:rsidP="00516658">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516658" w:rsidRPr="005B03AD" w:rsidRDefault="00516658" w:rsidP="00516658">
            <w:pPr>
              <w:rPr>
                <w:rFonts w:asciiTheme="minorHAnsi" w:hAnsiTheme="minorHAnsi"/>
                <w:sz w:val="18"/>
                <w:szCs w:val="18"/>
              </w:rPr>
            </w:pPr>
          </w:p>
        </w:tc>
      </w:tr>
      <w:tr w:rsidR="00516658" w:rsidRPr="00D83E48" w14:paraId="65CE9BF4" w14:textId="77777777" w:rsidTr="00E3551F">
        <w:trPr>
          <w:cantSplit/>
          <w:trHeight w:val="144"/>
        </w:trPr>
        <w:tc>
          <w:tcPr>
            <w:tcW w:w="475" w:type="dxa"/>
            <w:vAlign w:val="center"/>
          </w:tcPr>
          <w:p w14:paraId="65CE9BF1" w14:textId="7A82116E" w:rsidR="00516658" w:rsidRPr="005B03AD" w:rsidRDefault="00516658" w:rsidP="00516658">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516658" w:rsidRPr="005B03AD" w:rsidRDefault="00516658" w:rsidP="00516658">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516658" w:rsidRPr="005B03AD" w:rsidRDefault="00516658" w:rsidP="00516658">
            <w:pPr>
              <w:rPr>
                <w:rFonts w:asciiTheme="minorHAnsi" w:hAnsiTheme="minorHAnsi"/>
                <w:sz w:val="18"/>
                <w:szCs w:val="18"/>
              </w:rPr>
            </w:pPr>
          </w:p>
        </w:tc>
      </w:tr>
      <w:tr w:rsidR="00516658" w:rsidRPr="00D83E48" w14:paraId="65CE9BF8" w14:textId="77777777" w:rsidTr="00E3551F">
        <w:trPr>
          <w:cantSplit/>
          <w:trHeight w:val="144"/>
        </w:trPr>
        <w:tc>
          <w:tcPr>
            <w:tcW w:w="475" w:type="dxa"/>
            <w:vAlign w:val="center"/>
          </w:tcPr>
          <w:p w14:paraId="65CE9BF5" w14:textId="6AE3A2F1" w:rsidR="00516658" w:rsidRPr="005B03AD" w:rsidRDefault="00516658" w:rsidP="00516658">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516658" w:rsidRPr="005B03AD" w:rsidRDefault="00516658" w:rsidP="00516658">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516658" w:rsidRPr="005B03AD" w:rsidRDefault="00516658" w:rsidP="00516658">
            <w:pPr>
              <w:pStyle w:val="ListParagraph"/>
              <w:keepNext/>
              <w:ind w:left="0"/>
              <w:rPr>
                <w:rFonts w:asciiTheme="minorHAnsi" w:hAnsiTheme="minorHAnsi"/>
                <w:sz w:val="18"/>
                <w:szCs w:val="18"/>
              </w:rPr>
            </w:pPr>
          </w:p>
        </w:tc>
      </w:tr>
      <w:tr w:rsidR="00516658" w:rsidRPr="00D83E48" w14:paraId="65CE9BFC" w14:textId="77777777" w:rsidTr="00E3551F">
        <w:trPr>
          <w:cantSplit/>
          <w:trHeight w:val="144"/>
        </w:trPr>
        <w:tc>
          <w:tcPr>
            <w:tcW w:w="475" w:type="dxa"/>
            <w:vAlign w:val="center"/>
          </w:tcPr>
          <w:p w14:paraId="65CE9BF9" w14:textId="39EEECAA" w:rsidR="00516658" w:rsidRPr="005B03AD" w:rsidRDefault="00516658" w:rsidP="00516658">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516658" w:rsidRPr="005B03AD" w:rsidRDefault="00516658" w:rsidP="00516658">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516658" w:rsidRPr="005B03AD" w:rsidRDefault="00516658" w:rsidP="00516658">
            <w:pPr>
              <w:keepNext/>
              <w:rPr>
                <w:rFonts w:asciiTheme="minorHAnsi" w:hAnsiTheme="minorHAnsi"/>
                <w:sz w:val="18"/>
                <w:szCs w:val="18"/>
              </w:rPr>
            </w:pPr>
          </w:p>
        </w:tc>
      </w:tr>
      <w:tr w:rsidR="00516658" w:rsidRPr="00D83E48" w14:paraId="65CE9C00" w14:textId="77777777" w:rsidTr="00E3551F">
        <w:trPr>
          <w:cantSplit/>
          <w:trHeight w:val="144"/>
        </w:trPr>
        <w:tc>
          <w:tcPr>
            <w:tcW w:w="475" w:type="dxa"/>
            <w:vAlign w:val="center"/>
          </w:tcPr>
          <w:p w14:paraId="65CE9BFD" w14:textId="1DFA0C01" w:rsidR="00516658" w:rsidRPr="005B03AD" w:rsidDel="006E5AE2" w:rsidRDefault="00516658" w:rsidP="00516658">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516658" w:rsidRPr="005B03AD" w:rsidRDefault="00516658" w:rsidP="00516658">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516658" w:rsidRPr="005B03AD" w:rsidRDefault="00516658" w:rsidP="00516658">
            <w:pPr>
              <w:keepNext/>
              <w:rPr>
                <w:rFonts w:asciiTheme="minorHAnsi" w:hAnsiTheme="minorHAnsi"/>
                <w:sz w:val="18"/>
                <w:szCs w:val="18"/>
              </w:rPr>
            </w:pPr>
          </w:p>
        </w:tc>
      </w:tr>
      <w:tr w:rsidR="00516658" w:rsidRPr="00D83E48" w14:paraId="07E7E800" w14:textId="77777777" w:rsidTr="00E3551F">
        <w:trPr>
          <w:cantSplit/>
          <w:trHeight w:val="144"/>
        </w:trPr>
        <w:tc>
          <w:tcPr>
            <w:tcW w:w="475" w:type="dxa"/>
            <w:vAlign w:val="center"/>
          </w:tcPr>
          <w:p w14:paraId="3FC7EED0" w14:textId="1CAB3877" w:rsidR="00516658" w:rsidRDefault="00516658" w:rsidP="00516658">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421879D" w14:textId="21909DE8" w:rsidR="00516658" w:rsidRPr="005B03AD" w:rsidRDefault="00516658" w:rsidP="0051665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516658" w:rsidRPr="005B03AD" w:rsidRDefault="00516658" w:rsidP="00516658">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06617648" w:rsidR="004F6841" w:rsidRPr="00E3551F" w:rsidRDefault="00036F28" w:rsidP="00E3551F">
            <w:pPr>
              <w:rPr>
                <w:rFonts w:asciiTheme="minorHAnsi" w:hAnsiTheme="minorHAnsi"/>
                <w:b/>
                <w:sz w:val="18"/>
                <w:szCs w:val="18"/>
              </w:rPr>
            </w:pPr>
            <w:r w:rsidRPr="005B03AD">
              <w:rPr>
                <w:rFonts w:asciiTheme="minorHAnsi" w:hAnsiTheme="minorHAnsi"/>
                <w:b/>
                <w:sz w:val="18"/>
                <w:szCs w:val="18"/>
              </w:rPr>
              <w:t>MCH-22b Forced Air System Fan Efficacy Measurement – Newly Installed Zoned Single-Speed Compressor Systems</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5C609738"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Required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00963775"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Actual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w:t>
            </w:r>
            <w:proofErr w:type="gramStart"/>
            <w:r w:rsidRPr="00AF2430">
              <w:rPr>
                <w:rFonts w:asciiTheme="minorHAnsi" w:hAnsiTheme="minorHAnsi"/>
                <w:sz w:val="18"/>
                <w:szCs w:val="18"/>
              </w:rPr>
              <w:t>3.Note</w:t>
            </w:r>
            <w:proofErr w:type="gramEnd"/>
            <w:r w:rsidRPr="00AF2430">
              <w:rPr>
                <w:rFonts w:asciiTheme="minorHAnsi" w:hAnsiTheme="minorHAnsi"/>
                <w:sz w:val="18"/>
                <w:szCs w:val="18"/>
              </w:rPr>
              <w:t>: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 xml:space="preserve">ll Zonal Control </w:t>
            </w:r>
            <w:proofErr w:type="gramStart"/>
            <w:r w:rsidRPr="00AF2430">
              <w:rPr>
                <w:rFonts w:asciiTheme="minorHAnsi" w:hAnsiTheme="minorHAnsi"/>
                <w:sz w:val="18"/>
                <w:szCs w:val="18"/>
              </w:rPr>
              <w:t>Modes(</w:t>
            </w:r>
            <w:proofErr w:type="gramEnd"/>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77777777" w:rsidR="00E3551F" w:rsidRDefault="00E3551F"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036F28" w:rsidRPr="00D83E48" w14:paraId="65CE9C59" w14:textId="77777777" w:rsidTr="0005113D">
        <w:trPr>
          <w:trHeight w:val="144"/>
        </w:trPr>
        <w:tc>
          <w:tcPr>
            <w:tcW w:w="10998" w:type="dxa"/>
            <w:gridSpan w:val="3"/>
          </w:tcPr>
          <w:p w14:paraId="65CE9C58" w14:textId="77777777" w:rsidR="00036F28" w:rsidRPr="00207D4B" w:rsidRDefault="00036F28" w:rsidP="00036F28">
            <w:pPr>
              <w:keepNext/>
              <w:rPr>
                <w:rFonts w:asciiTheme="minorHAnsi" w:hAnsiTheme="minorHAnsi"/>
                <w:sz w:val="18"/>
                <w:szCs w:val="18"/>
              </w:rPr>
            </w:pPr>
            <w:r w:rsidRPr="0036342F">
              <w:rPr>
                <w:rFonts w:asciiTheme="minorHAnsi" w:hAnsiTheme="minorHAnsi"/>
                <w:b/>
                <w:szCs w:val="18"/>
              </w:rPr>
              <w:lastRenderedPageBreak/>
              <w:t>E. Additional Requirements</w:t>
            </w: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gridSpan w:val="2"/>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gridSpan w:val="2"/>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gridSpan w:val="2"/>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 xml:space="preserve">If fresh air duct is part of the HVAC </w:t>
            </w:r>
            <w:proofErr w:type="gramStart"/>
            <w:r w:rsidRPr="00207D4B">
              <w:rPr>
                <w:rFonts w:asciiTheme="minorHAnsi" w:hAnsiTheme="minorHAnsi"/>
                <w:sz w:val="18"/>
                <w:szCs w:val="18"/>
              </w:rPr>
              <w:t>system</w:t>
            </w:r>
            <w:proofErr w:type="gramEnd"/>
            <w:r w:rsidRPr="00207D4B">
              <w:rPr>
                <w:rFonts w:asciiTheme="minorHAnsi" w:hAnsiTheme="minorHAnsi"/>
                <w:sz w:val="18"/>
                <w:szCs w:val="18"/>
              </w:rPr>
              <w:t xml:space="preserve">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gridSpan w:val="2"/>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gridSpan w:val="2"/>
          </w:tcPr>
          <w:p w14:paraId="65CE9C67" w14:textId="1DDA3D80" w:rsidR="00036F28" w:rsidRPr="00207D4B" w:rsidRDefault="00036F28" w:rsidP="002E53A2">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2E53A2">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gridSpan w:val="2"/>
          </w:tcPr>
          <w:p w14:paraId="65CE9C6A" w14:textId="5876219B"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2E53A2">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tcPr>
          <w:p w14:paraId="65CE9C6D" w14:textId="46F40EF0"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Portable Watt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2E53A2">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2D241C" w:rsidRPr="00D83E48" w14:paraId="71B059B7" w14:textId="77777777" w:rsidTr="004F1966">
        <w:trPr>
          <w:trHeight w:val="144"/>
        </w:trPr>
        <w:tc>
          <w:tcPr>
            <w:tcW w:w="468" w:type="dxa"/>
            <w:vAlign w:val="center"/>
          </w:tcPr>
          <w:p w14:paraId="30275DEE" w14:textId="77777777" w:rsidR="002D241C" w:rsidRDefault="002D241C" w:rsidP="002D241C">
            <w:pPr>
              <w:pStyle w:val="FootnoteText"/>
              <w:keepNext/>
              <w:jc w:val="center"/>
              <w:rPr>
                <w:rFonts w:asciiTheme="minorHAnsi" w:hAnsiTheme="minorHAnsi"/>
                <w:sz w:val="18"/>
                <w:szCs w:val="18"/>
              </w:rPr>
            </w:pPr>
          </w:p>
        </w:tc>
        <w:tc>
          <w:tcPr>
            <w:tcW w:w="2430" w:type="dxa"/>
            <w:vAlign w:val="center"/>
          </w:tcPr>
          <w:p w14:paraId="3D015113" w14:textId="71CC420E" w:rsidR="002D241C" w:rsidRPr="00207D4B" w:rsidRDefault="002D241C" w:rsidP="002D241C">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100" w:type="dxa"/>
            <w:vAlign w:val="center"/>
          </w:tcPr>
          <w:p w14:paraId="440EF564" w14:textId="77777777" w:rsidR="002D241C" w:rsidRDefault="002D241C" w:rsidP="002D241C">
            <w:pPr>
              <w:pStyle w:val="ListParagraph"/>
              <w:keepNext/>
              <w:numPr>
                <w:ilvl w:val="0"/>
                <w:numId w:val="4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CE8E329" w14:textId="4BCC6226" w:rsidR="002D241C" w:rsidRDefault="002D241C" w:rsidP="002D241C">
            <w:pPr>
              <w:pStyle w:val="ListParagraph"/>
              <w:keepNext/>
              <w:numPr>
                <w:ilvl w:val="0"/>
                <w:numId w:val="4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714B52B2" w14:textId="010299FA" w:rsidR="002D241C" w:rsidRPr="00207D4B" w:rsidRDefault="002D241C" w:rsidP="00610257">
            <w:pPr>
              <w:pStyle w:val="ListParagraph"/>
              <w:keepNext/>
              <w:numPr>
                <w:ilvl w:val="0"/>
                <w:numId w:val="41"/>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2D241C" w:rsidRPr="00D83E48" w14:paraId="6E5CBAC1" w14:textId="77777777" w:rsidTr="004F1966">
        <w:trPr>
          <w:trHeight w:val="144"/>
        </w:trPr>
        <w:tc>
          <w:tcPr>
            <w:tcW w:w="468" w:type="dxa"/>
            <w:vAlign w:val="center"/>
          </w:tcPr>
          <w:p w14:paraId="10ACBFB1" w14:textId="77777777" w:rsidR="002D241C" w:rsidRDefault="002D241C" w:rsidP="002D241C">
            <w:pPr>
              <w:pStyle w:val="FootnoteText"/>
              <w:keepNext/>
              <w:jc w:val="center"/>
              <w:rPr>
                <w:rFonts w:asciiTheme="minorHAnsi" w:hAnsiTheme="minorHAnsi"/>
                <w:sz w:val="18"/>
                <w:szCs w:val="18"/>
              </w:rPr>
            </w:pPr>
          </w:p>
        </w:tc>
        <w:tc>
          <w:tcPr>
            <w:tcW w:w="10530" w:type="dxa"/>
            <w:gridSpan w:val="2"/>
            <w:vAlign w:val="center"/>
          </w:tcPr>
          <w:p w14:paraId="4E42A910" w14:textId="2B976B25" w:rsidR="002D241C" w:rsidRPr="00207D4B" w:rsidRDefault="002D241C" w:rsidP="002D241C">
            <w:pPr>
              <w:keepNext/>
              <w:rPr>
                <w:rFonts w:asciiTheme="minorHAnsi" w:hAnsiTheme="minorHAnsi"/>
                <w:sz w:val="18"/>
                <w:szCs w:val="18"/>
              </w:rPr>
            </w:pPr>
            <w:r>
              <w:rPr>
                <w:rFonts w:ascii="Calibri" w:hAnsi="Calibri"/>
                <w:sz w:val="18"/>
              </w:rPr>
              <w:t>Correction Notes:</w:t>
            </w:r>
          </w:p>
        </w:tc>
      </w:tr>
      <w:tr w:rsidR="002D241C" w:rsidRPr="00D83E48" w14:paraId="65CE9C70" w14:textId="77777777" w:rsidTr="0005113D">
        <w:trPr>
          <w:trHeight w:val="144"/>
        </w:trPr>
        <w:tc>
          <w:tcPr>
            <w:tcW w:w="10998" w:type="dxa"/>
            <w:gridSpan w:val="3"/>
          </w:tcPr>
          <w:p w14:paraId="65CE9C6F" w14:textId="105A6E01" w:rsidR="002D241C" w:rsidRPr="00207D4B" w:rsidRDefault="002D241C" w:rsidP="002D241C">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65CE9C71" w14:textId="77777777" w:rsidR="00863755" w:rsidRDefault="00863755"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41C" w:rsidRPr="0084687D" w14:paraId="5D9478B5" w14:textId="77777777" w:rsidTr="00C4739A">
        <w:trPr>
          <w:cantSplit/>
          <w:trHeight w:val="432"/>
        </w:trPr>
        <w:tc>
          <w:tcPr>
            <w:tcW w:w="5000" w:type="pct"/>
            <w:gridSpan w:val="2"/>
            <w:vAlign w:val="center"/>
          </w:tcPr>
          <w:p w14:paraId="1E95D92C" w14:textId="25447EC7" w:rsidR="002D241C" w:rsidRPr="002E5E6E" w:rsidRDefault="002D241C" w:rsidP="00C4739A">
            <w:pPr>
              <w:keepNext/>
              <w:rPr>
                <w:rFonts w:ascii="Calibri" w:hAnsi="Calibri"/>
                <w:b/>
                <w:szCs w:val="18"/>
              </w:rPr>
            </w:pPr>
            <w:r>
              <w:rPr>
                <w:rFonts w:ascii="Calibri" w:hAnsi="Calibri"/>
                <w:b/>
                <w:szCs w:val="18"/>
              </w:rPr>
              <w:t>F</w:t>
            </w:r>
            <w:r w:rsidRPr="002E5E6E">
              <w:rPr>
                <w:rFonts w:ascii="Calibri" w:hAnsi="Calibri"/>
                <w:b/>
                <w:szCs w:val="18"/>
              </w:rPr>
              <w:t>. Determination of HERS Verification Compliance</w:t>
            </w:r>
          </w:p>
          <w:p w14:paraId="75B93789" w14:textId="77777777" w:rsidR="002D241C" w:rsidRPr="0084687D" w:rsidRDefault="002D241C" w:rsidP="00C4739A">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2D241C" w:rsidRPr="0084687D" w14:paraId="68573A77" w14:textId="77777777" w:rsidTr="00C4739A">
        <w:trPr>
          <w:cantSplit/>
          <w:trHeight w:val="144"/>
        </w:trPr>
        <w:tc>
          <w:tcPr>
            <w:tcW w:w="253" w:type="pct"/>
            <w:vAlign w:val="center"/>
          </w:tcPr>
          <w:p w14:paraId="23E78E00" w14:textId="77777777" w:rsidR="002D241C" w:rsidRPr="0084687D" w:rsidDel="00C76C40" w:rsidRDefault="002D241C" w:rsidP="00C4739A">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053F4C1A" w14:textId="77777777" w:rsidR="002D241C" w:rsidRPr="0084687D" w:rsidRDefault="002D241C" w:rsidP="00C4739A">
            <w:pPr>
              <w:keepNext/>
              <w:spacing w:after="60"/>
              <w:rPr>
                <w:rFonts w:ascii="Calibri" w:hAnsi="Calibri"/>
                <w:sz w:val="18"/>
                <w:szCs w:val="18"/>
              </w:rPr>
            </w:pPr>
          </w:p>
        </w:tc>
      </w:tr>
    </w:tbl>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7E0675" w:rsidRPr="0061368C" w14:paraId="05B7C7FB"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CD36ADE" w14:textId="77777777" w:rsidR="007E0675" w:rsidRPr="0061368C" w:rsidRDefault="007E067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61368C">
              <w:rPr>
                <w:rFonts w:asciiTheme="minorHAnsi" w:eastAsiaTheme="minorEastAsia" w:hAnsiTheme="minorHAnsi" w:cs="Arial"/>
                <w:b/>
                <w:caps/>
              </w:rPr>
              <w:lastRenderedPageBreak/>
              <w:t>Documentation Author's Declaration Statement</w:t>
            </w:r>
          </w:p>
        </w:tc>
      </w:tr>
      <w:tr w:rsidR="007E0675" w:rsidRPr="0061368C" w14:paraId="15BA9424"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67F8913" w14:textId="77777777" w:rsidR="007E0675" w:rsidRPr="0061368C" w:rsidRDefault="007E0675" w:rsidP="0042345D">
            <w:pPr>
              <w:numPr>
                <w:ilvl w:val="0"/>
                <w:numId w:val="44"/>
              </w:numPr>
              <w:spacing w:after="200" w:line="276" w:lineRule="auto"/>
              <w:ind w:left="271" w:hanging="270"/>
              <w:rPr>
                <w:rFonts w:asciiTheme="minorHAnsi" w:eastAsiaTheme="minorEastAsia" w:hAnsiTheme="minorHAnsi" w:cstheme="minorBidi"/>
              </w:rPr>
            </w:pPr>
            <w:r w:rsidRPr="0061368C">
              <w:rPr>
                <w:rFonts w:asciiTheme="minorHAnsi" w:eastAsiaTheme="minorEastAsia" w:hAnsiTheme="minorHAnsi" w:cstheme="minorBidi"/>
              </w:rPr>
              <w:t>I certify that this Certificate of Verification documentation is accurate and complete.</w:t>
            </w:r>
          </w:p>
        </w:tc>
      </w:tr>
      <w:tr w:rsidR="007E0675" w:rsidRPr="0061368C" w14:paraId="487F92F1"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31D1F4D5" w14:textId="77777777" w:rsidR="007E0675" w:rsidRPr="0061368C" w:rsidRDefault="007E0675" w:rsidP="0042345D">
            <w:pPr>
              <w:spacing w:line="276" w:lineRule="auto"/>
              <w:rPr>
                <w:rFonts w:asciiTheme="minorHAnsi" w:eastAsiaTheme="minorEastAsia" w:hAnsiTheme="minorHAnsi" w:cstheme="minorBidi"/>
              </w:rPr>
            </w:pPr>
            <w:r w:rsidRPr="0061368C">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5EAA5B5B" w14:textId="77777777" w:rsidR="007E0675" w:rsidRPr="0061368C" w:rsidRDefault="007E0675" w:rsidP="0042345D">
            <w:pPr>
              <w:spacing w:line="276" w:lineRule="auto"/>
              <w:rPr>
                <w:rFonts w:asciiTheme="minorHAnsi" w:eastAsiaTheme="minorEastAsia" w:hAnsiTheme="minorHAnsi" w:cstheme="minorBidi"/>
              </w:rPr>
            </w:pPr>
            <w:r w:rsidRPr="0061368C">
              <w:rPr>
                <w:rFonts w:asciiTheme="minorHAnsi" w:eastAsiaTheme="minorEastAsia" w:hAnsiTheme="minorHAnsi" w:cstheme="minorBidi"/>
              </w:rPr>
              <w:t>Documentation Author Signature:</w:t>
            </w:r>
          </w:p>
        </w:tc>
      </w:tr>
      <w:tr w:rsidR="007E0675" w:rsidRPr="0061368C" w14:paraId="328E1A27"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134FC11" w14:textId="77777777" w:rsidR="007E0675" w:rsidRPr="0061368C" w:rsidRDefault="007E0675" w:rsidP="0042345D">
            <w:pPr>
              <w:spacing w:line="276" w:lineRule="auto"/>
              <w:rPr>
                <w:rFonts w:asciiTheme="minorHAnsi" w:eastAsiaTheme="minorEastAsia" w:hAnsiTheme="minorHAnsi" w:cstheme="minorBidi"/>
              </w:rPr>
            </w:pPr>
            <w:r w:rsidRPr="0061368C">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8B7142F" w14:textId="77777777" w:rsidR="007E0675" w:rsidRPr="0061368C" w:rsidRDefault="007E0675" w:rsidP="0042345D">
            <w:pPr>
              <w:spacing w:line="276" w:lineRule="auto"/>
              <w:rPr>
                <w:rFonts w:asciiTheme="minorHAnsi" w:eastAsiaTheme="minorEastAsia" w:hAnsiTheme="minorHAnsi" w:cstheme="minorBidi"/>
              </w:rPr>
            </w:pPr>
            <w:r w:rsidRPr="0061368C">
              <w:rPr>
                <w:rFonts w:asciiTheme="minorHAnsi" w:eastAsiaTheme="minorEastAsia" w:hAnsiTheme="minorHAnsi" w:cstheme="minorBidi"/>
              </w:rPr>
              <w:t>Date Signed:</w:t>
            </w:r>
          </w:p>
        </w:tc>
      </w:tr>
      <w:tr w:rsidR="007E0675" w:rsidRPr="0061368C" w14:paraId="0A0F203B"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108E2429" w14:textId="77777777" w:rsidR="007E0675" w:rsidRPr="0061368C" w:rsidRDefault="007E0675" w:rsidP="0042345D">
            <w:pPr>
              <w:spacing w:line="276" w:lineRule="auto"/>
              <w:rPr>
                <w:rFonts w:asciiTheme="minorHAnsi" w:eastAsiaTheme="minorEastAsia" w:hAnsiTheme="minorHAnsi" w:cstheme="minorBidi"/>
              </w:rPr>
            </w:pPr>
            <w:r w:rsidRPr="0061368C">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80DF224" w14:textId="77777777" w:rsidR="007E0675" w:rsidRPr="0061368C" w:rsidRDefault="007E0675" w:rsidP="0042345D">
            <w:pPr>
              <w:spacing w:line="276" w:lineRule="auto"/>
              <w:rPr>
                <w:rFonts w:asciiTheme="minorHAnsi" w:eastAsiaTheme="minorEastAsia" w:hAnsiTheme="minorHAnsi" w:cstheme="minorBidi"/>
              </w:rPr>
            </w:pPr>
            <w:r w:rsidRPr="0061368C">
              <w:rPr>
                <w:rFonts w:asciiTheme="minorHAnsi" w:eastAsiaTheme="minorEastAsia" w:hAnsiTheme="minorHAnsi" w:cstheme="minorBidi"/>
              </w:rPr>
              <w:t>CEA/HERS Certification Information (if applicable):</w:t>
            </w:r>
          </w:p>
        </w:tc>
      </w:tr>
      <w:tr w:rsidR="007E0675" w:rsidRPr="0061368C" w14:paraId="1F8D48AC"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0154200D" w14:textId="77777777" w:rsidR="007E0675" w:rsidRPr="0061368C" w:rsidRDefault="007E0675" w:rsidP="0042345D">
            <w:pPr>
              <w:spacing w:line="276" w:lineRule="auto"/>
              <w:rPr>
                <w:rFonts w:asciiTheme="minorHAnsi" w:eastAsiaTheme="minorEastAsia" w:hAnsiTheme="minorHAnsi" w:cstheme="minorBidi"/>
              </w:rPr>
            </w:pPr>
            <w:r w:rsidRPr="0061368C">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135E3112" w14:textId="77777777" w:rsidR="007E0675" w:rsidRPr="0061368C" w:rsidRDefault="007E0675" w:rsidP="0042345D">
            <w:pPr>
              <w:spacing w:line="276" w:lineRule="auto"/>
              <w:rPr>
                <w:rFonts w:asciiTheme="minorHAnsi" w:eastAsiaTheme="minorEastAsia" w:hAnsiTheme="minorHAnsi" w:cstheme="minorBidi"/>
              </w:rPr>
            </w:pPr>
            <w:r w:rsidRPr="0061368C">
              <w:rPr>
                <w:rFonts w:asciiTheme="minorHAnsi" w:eastAsiaTheme="minorEastAsia" w:hAnsiTheme="minorHAnsi" w:cstheme="minorBidi"/>
              </w:rPr>
              <w:t>Phone:</w:t>
            </w:r>
          </w:p>
        </w:tc>
      </w:tr>
      <w:tr w:rsidR="007E0675" w:rsidRPr="0061368C" w14:paraId="7D8E5590"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A29B841" w14:textId="77777777" w:rsidR="007E0675" w:rsidRPr="0061368C" w:rsidRDefault="007E067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1368C">
              <w:rPr>
                <w:rFonts w:asciiTheme="minorHAnsi" w:eastAsiaTheme="minorEastAsia" w:hAnsiTheme="minorHAnsi" w:cs="Arial"/>
                <w:b/>
                <w:caps/>
              </w:rPr>
              <w:t xml:space="preserve">Responsible Person's Declaration statement </w:t>
            </w:r>
          </w:p>
        </w:tc>
      </w:tr>
      <w:tr w:rsidR="007E0675" w:rsidRPr="0061368C" w14:paraId="353E9968"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875637E" w14:textId="77777777" w:rsidR="007E0675" w:rsidRPr="0061368C" w:rsidRDefault="007E0675" w:rsidP="0061368C">
            <w:pPr>
              <w:spacing w:line="276" w:lineRule="auto"/>
              <w:rPr>
                <w:rFonts w:asciiTheme="minorHAnsi" w:eastAsiaTheme="minorEastAsia" w:hAnsiTheme="minorHAnsi" w:cstheme="minorBidi"/>
              </w:rPr>
            </w:pPr>
            <w:r w:rsidRPr="0061368C">
              <w:rPr>
                <w:rFonts w:asciiTheme="minorHAnsi" w:eastAsiaTheme="minorEastAsia" w:hAnsiTheme="minorHAnsi" w:cstheme="minorBidi"/>
              </w:rPr>
              <w:t xml:space="preserve">I certify the following under penalty of perjury, under the laws of the State of California: </w:t>
            </w:r>
          </w:p>
          <w:p w14:paraId="2A76C9D8" w14:textId="77777777" w:rsidR="007E0675" w:rsidRPr="0061368C" w:rsidRDefault="007E0675" w:rsidP="0061368C">
            <w:pPr>
              <w:numPr>
                <w:ilvl w:val="0"/>
                <w:numId w:val="45"/>
              </w:numPr>
              <w:spacing w:after="200" w:line="276" w:lineRule="auto"/>
              <w:ind w:left="692" w:hanging="270"/>
              <w:contextualSpacing/>
              <w:rPr>
                <w:rFonts w:ascii="Calibri" w:eastAsiaTheme="minorEastAsia" w:hAnsi="Calibri" w:cstheme="minorBidi"/>
              </w:rPr>
            </w:pPr>
            <w:bookmarkStart w:id="0" w:name="_Hlk104562088"/>
            <w:r w:rsidRPr="0061368C">
              <w:rPr>
                <w:rFonts w:ascii="Calibri" w:eastAsiaTheme="minorEastAsia" w:hAnsi="Calibri" w:cstheme="minorBidi"/>
              </w:rPr>
              <w:t>The information provided on this Certificate of Verification is true and correct.</w:t>
            </w:r>
          </w:p>
          <w:p w14:paraId="2A2A1A9E" w14:textId="77777777" w:rsidR="007E0675" w:rsidRPr="0061368C" w:rsidRDefault="007E0675" w:rsidP="0061368C">
            <w:pPr>
              <w:numPr>
                <w:ilvl w:val="0"/>
                <w:numId w:val="45"/>
              </w:numPr>
              <w:spacing w:after="200" w:line="276" w:lineRule="auto"/>
              <w:ind w:left="692" w:hanging="270"/>
              <w:contextualSpacing/>
              <w:rPr>
                <w:rFonts w:ascii="Calibri" w:eastAsiaTheme="minorEastAsia" w:hAnsi="Calibri" w:cstheme="minorBidi"/>
              </w:rPr>
            </w:pPr>
            <w:r w:rsidRPr="0061368C">
              <w:rPr>
                <w:rFonts w:ascii="Calibri" w:eastAsiaTheme="minorEastAsia" w:hAnsi="Calibri" w:cstheme="minorBidi"/>
              </w:rPr>
              <w:t>I am the certified HERS Rater who performed the verification identified and reported on this Certificate of Verification (responsible rater).</w:t>
            </w:r>
          </w:p>
          <w:p w14:paraId="2C4BED40" w14:textId="77777777" w:rsidR="007E0675" w:rsidRPr="0061368C" w:rsidRDefault="007E0675" w:rsidP="0061368C">
            <w:pPr>
              <w:numPr>
                <w:ilvl w:val="0"/>
                <w:numId w:val="45"/>
              </w:numPr>
              <w:spacing w:after="200" w:line="276" w:lineRule="auto"/>
              <w:ind w:left="692" w:hanging="270"/>
              <w:contextualSpacing/>
              <w:rPr>
                <w:rFonts w:ascii="Calibri" w:eastAsiaTheme="minorEastAsia" w:hAnsi="Calibri" w:cstheme="minorBidi"/>
              </w:rPr>
            </w:pPr>
            <w:r w:rsidRPr="0061368C">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7D97F85" w14:textId="77777777" w:rsidR="007E0675" w:rsidRPr="0061368C" w:rsidRDefault="007E0675" w:rsidP="0061368C">
            <w:pPr>
              <w:numPr>
                <w:ilvl w:val="0"/>
                <w:numId w:val="45"/>
              </w:numPr>
              <w:spacing w:after="200" w:line="276" w:lineRule="auto"/>
              <w:ind w:left="692" w:hanging="270"/>
              <w:contextualSpacing/>
              <w:rPr>
                <w:rFonts w:ascii="Calibri" w:eastAsiaTheme="minorEastAsia" w:hAnsi="Calibri" w:cstheme="minorBidi"/>
              </w:rPr>
            </w:pPr>
            <w:r w:rsidRPr="0061368C">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DFE1843" w14:textId="77777777" w:rsidR="007E0675" w:rsidRPr="0061368C" w:rsidRDefault="007E0675" w:rsidP="0061368C">
            <w:pPr>
              <w:numPr>
                <w:ilvl w:val="0"/>
                <w:numId w:val="45"/>
              </w:numPr>
              <w:spacing w:after="200" w:line="276" w:lineRule="auto"/>
              <w:ind w:left="692" w:hanging="270"/>
              <w:contextualSpacing/>
              <w:rPr>
                <w:rFonts w:ascii="Calibri" w:eastAsiaTheme="minorEastAsia" w:hAnsi="Calibri" w:cstheme="minorBidi"/>
              </w:rPr>
            </w:pPr>
            <w:r w:rsidRPr="0061368C">
              <w:rPr>
                <w:rFonts w:ascii="Calibri" w:eastAsiaTheme="minorEastAsia" w:hAnsi="Calibri" w:cstheme="minorBidi"/>
              </w:rPr>
              <w:t xml:space="preserve">I </w:t>
            </w:r>
            <w:bookmarkStart w:id="1" w:name="_Hlk104572720"/>
            <w:r w:rsidRPr="0061368C">
              <w:rPr>
                <w:rFonts w:ascii="Calibri" w:eastAsiaTheme="minorEastAsia" w:hAnsi="Calibri" w:cstheme="minorBidi"/>
              </w:rPr>
              <w:t>understand</w:t>
            </w:r>
            <w:bookmarkEnd w:id="1"/>
            <w:r w:rsidRPr="0061368C">
              <w:rPr>
                <w:rFonts w:ascii="Calibri" w:eastAsiaTheme="minorEastAsia" w:hAnsi="Calibri" w:cstheme="minorBidi"/>
              </w:rPr>
              <w:t xml:space="preserve"> that a registered copy of this Certificate of Verification shall be </w:t>
            </w:r>
            <w:proofErr w:type="gramStart"/>
            <w:r w:rsidRPr="0061368C">
              <w:rPr>
                <w:rFonts w:ascii="Calibri" w:eastAsiaTheme="minorEastAsia" w:hAnsi="Calibri" w:cstheme="minorBidi"/>
              </w:rPr>
              <w:t>posted, or</w:t>
            </w:r>
            <w:proofErr w:type="gramEnd"/>
            <w:r w:rsidRPr="0061368C">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47F5A16C" w14:textId="77777777" w:rsidR="007E0675" w:rsidRPr="0061368C" w:rsidRDefault="007E0675" w:rsidP="0061368C">
            <w:pPr>
              <w:numPr>
                <w:ilvl w:val="0"/>
                <w:numId w:val="45"/>
              </w:numPr>
              <w:spacing w:after="200" w:line="276" w:lineRule="auto"/>
              <w:ind w:left="692" w:hanging="270"/>
              <w:contextualSpacing/>
              <w:rPr>
                <w:rFonts w:asciiTheme="minorHAnsi" w:eastAsiaTheme="minorEastAsia" w:hAnsiTheme="minorHAnsi" w:cstheme="minorBidi"/>
              </w:rPr>
            </w:pPr>
            <w:bookmarkStart w:id="2" w:name="_Hlk104572805"/>
            <w:r w:rsidRPr="0061368C">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7E0675" w:rsidRPr="0061368C" w14:paraId="570B9095"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D8FF735" w14:textId="77777777" w:rsidR="007E0675" w:rsidRPr="0061368C" w:rsidRDefault="007E067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61368C">
              <w:rPr>
                <w:rFonts w:asciiTheme="minorHAnsi" w:eastAsiaTheme="minorEastAsia" w:hAnsiTheme="minorHAnsi" w:cs="Arial"/>
                <w:b/>
                <w:caps/>
              </w:rPr>
              <w:t>BUILDER OR INSTALLER INFORMATION AS SHOWN ON THE CERTIFICATE OF INSTALLATION</w:t>
            </w:r>
          </w:p>
        </w:tc>
      </w:tr>
      <w:tr w:rsidR="007E0675" w:rsidRPr="0061368C" w14:paraId="024A766A"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1B68648" w14:textId="77777777" w:rsidR="007E0675" w:rsidRPr="0061368C" w:rsidRDefault="007E067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1368C">
              <w:rPr>
                <w:rFonts w:asciiTheme="minorHAnsi" w:eastAsiaTheme="minorEastAsia" w:hAnsiTheme="minorHAnsi" w:cstheme="minorBidi"/>
              </w:rPr>
              <w:t>Company Name (Installing Subcontractor, General Contractor, or Builder/Owner):</w:t>
            </w:r>
          </w:p>
        </w:tc>
      </w:tr>
      <w:tr w:rsidR="007E0675" w:rsidRPr="0061368C" w14:paraId="2C03D118"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DAD7687" w14:textId="77777777" w:rsidR="007E0675" w:rsidRPr="0061368C" w:rsidRDefault="007E0675"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1368C">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2A917D4" w14:textId="77777777" w:rsidR="007E0675" w:rsidRPr="0061368C" w:rsidRDefault="007E0675"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1368C">
              <w:rPr>
                <w:rFonts w:asciiTheme="minorHAnsi" w:eastAsiaTheme="minorEastAsia" w:hAnsiTheme="minorHAnsi" w:cstheme="minorBidi"/>
              </w:rPr>
              <w:t>CSLB License:</w:t>
            </w:r>
          </w:p>
        </w:tc>
      </w:tr>
      <w:tr w:rsidR="007E0675" w:rsidRPr="0061368C" w14:paraId="302E7B4E"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9795E96" w14:textId="77777777" w:rsidR="007E0675" w:rsidRPr="0061368C" w:rsidRDefault="007E0675"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1368C">
              <w:rPr>
                <w:rFonts w:asciiTheme="minorHAnsi" w:eastAsiaTheme="minorEastAsia" w:hAnsiTheme="minorHAnsi" w:cs="Arial"/>
                <w:b/>
                <w:caps/>
              </w:rPr>
              <w:t>HERS PROVIDER DATA REGISTRY INFORMATION</w:t>
            </w:r>
          </w:p>
        </w:tc>
      </w:tr>
      <w:tr w:rsidR="007E0675" w:rsidRPr="0061368C" w14:paraId="05A351CB"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3D3EE0" w14:textId="77777777" w:rsidR="007E0675" w:rsidRPr="0061368C" w:rsidRDefault="007E067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1368C">
              <w:rPr>
                <w:rFonts w:asciiTheme="minorHAnsi" w:eastAsiaTheme="minorEastAsia" w:hAnsiTheme="minorHAnsi" w:cstheme="minorBidi"/>
              </w:rPr>
              <w:t>Sample Group Number (if applicable):</w:t>
            </w:r>
          </w:p>
          <w:p w14:paraId="02A1BB32" w14:textId="77777777" w:rsidR="007E0675" w:rsidRPr="0061368C" w:rsidRDefault="007E067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9719E7" w14:textId="77777777" w:rsidR="007E0675" w:rsidRPr="0061368C" w:rsidRDefault="007E067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61368C">
              <w:rPr>
                <w:rFonts w:asciiTheme="minorHAnsi" w:eastAsiaTheme="minorEastAsia" w:hAnsiTheme="minorHAnsi" w:cstheme="minorBidi"/>
              </w:rPr>
              <w:t>Dwelling Test Status in Sample Group (if applicable):</w:t>
            </w:r>
          </w:p>
          <w:p w14:paraId="6CC967E3" w14:textId="77777777" w:rsidR="007E0675" w:rsidRPr="0061368C" w:rsidRDefault="007E0675"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7E0675" w:rsidRPr="0061368C" w14:paraId="50023123"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585906A" w14:textId="77777777" w:rsidR="007E0675" w:rsidRPr="0061368C" w:rsidRDefault="007E0675"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1368C">
              <w:rPr>
                <w:rFonts w:asciiTheme="minorHAnsi" w:eastAsiaTheme="minorEastAsia" w:hAnsiTheme="minorHAnsi" w:cs="Arial"/>
                <w:b/>
                <w:caps/>
              </w:rPr>
              <w:t>HERS RATER INFORMATION</w:t>
            </w:r>
          </w:p>
        </w:tc>
      </w:tr>
      <w:tr w:rsidR="007E0675" w:rsidRPr="0061368C" w14:paraId="2C95D4E6"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23E480" w14:textId="77777777" w:rsidR="007E0675" w:rsidRPr="0061368C" w:rsidRDefault="007E0675"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1368C">
              <w:rPr>
                <w:rFonts w:asciiTheme="minorHAnsi" w:eastAsiaTheme="minorEastAsia" w:hAnsiTheme="minorHAnsi" w:cstheme="minorBidi"/>
              </w:rPr>
              <w:t>HERS Rater Company Name:</w:t>
            </w:r>
          </w:p>
          <w:p w14:paraId="1F020C12" w14:textId="77777777" w:rsidR="007E0675" w:rsidRPr="0061368C" w:rsidRDefault="007E0675"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7E0675" w:rsidRPr="0061368C" w14:paraId="707B50F3"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15448A" w14:textId="77777777" w:rsidR="007E0675" w:rsidRPr="0061368C" w:rsidRDefault="007E067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1368C">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F31276" w14:textId="77777777" w:rsidR="007E0675" w:rsidRPr="0061368C" w:rsidRDefault="007E067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61368C">
              <w:rPr>
                <w:rFonts w:asciiTheme="minorHAnsi" w:eastAsiaTheme="minorEastAsia" w:hAnsiTheme="minorHAnsi" w:cstheme="minorBidi"/>
              </w:rPr>
              <w:t>Responsible Rater Signature:</w:t>
            </w:r>
          </w:p>
          <w:p w14:paraId="0D1818C7" w14:textId="77777777" w:rsidR="007E0675" w:rsidRPr="0061368C" w:rsidRDefault="007E067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7E0675" w:rsidRPr="0061368C" w14:paraId="428C4C19"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DD5F21" w14:textId="77777777" w:rsidR="007E0675" w:rsidRPr="0061368C" w:rsidRDefault="007E067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1368C">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9761B5" w14:textId="77777777" w:rsidR="007E0675" w:rsidRPr="0061368C" w:rsidRDefault="007E0675"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61368C">
              <w:rPr>
                <w:rFonts w:asciiTheme="minorHAnsi" w:eastAsiaTheme="minorEastAsia" w:hAnsiTheme="minorHAnsi" w:cstheme="minorBidi"/>
              </w:rPr>
              <w:t>Date Signed:</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115AEF9A" w:rsidR="003602D0" w:rsidRPr="00710CB9" w:rsidRDefault="006F6146" w:rsidP="00710CB9">
      <w:pPr>
        <w:jc w:val="center"/>
        <w:rPr>
          <w:rFonts w:ascii="Calibri" w:hAnsi="Calibri"/>
          <w:b/>
        </w:rPr>
      </w:pPr>
      <w:r w:rsidRPr="00710CB9">
        <w:rPr>
          <w:rFonts w:ascii="Calibri" w:hAnsi="Calibri"/>
          <w:b/>
        </w:rPr>
        <w:lastRenderedPageBreak/>
        <w:t>CF</w:t>
      </w:r>
      <w:r w:rsidR="00CA05BB">
        <w:rPr>
          <w:rFonts w:ascii="Calibri" w:hAnsi="Calibri"/>
          <w:b/>
        </w:rPr>
        <w:t>3</w:t>
      </w:r>
      <w:r w:rsidRPr="00710CB9">
        <w:rPr>
          <w:rFonts w:ascii="Calibri" w:hAnsi="Calibri"/>
          <w:b/>
        </w:rPr>
        <w:t>R-MCH-22b</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5B4B0D63" w:rsidR="006F6146" w:rsidRPr="00710CB9" w:rsidRDefault="006F6146" w:rsidP="00DB0E45">
      <w:pPr>
        <w:pStyle w:val="ListParagraph"/>
        <w:numPr>
          <w:ilvl w:val="0"/>
          <w:numId w:val="46"/>
        </w:numPr>
        <w:ind w:left="360" w:hanging="360"/>
        <w:rPr>
          <w:rFonts w:ascii="Calibri" w:hAnsi="Calibri"/>
          <w:i/>
        </w:rPr>
      </w:pPr>
      <w:r w:rsidRPr="00710CB9">
        <w:rPr>
          <w:rFonts w:ascii="Calibri" w:hAnsi="Calibri"/>
          <w:i/>
        </w:rPr>
        <w:t xml:space="preserve">System Identification or Name: </w:t>
      </w:r>
      <w:r w:rsidRPr="00951242">
        <w:rPr>
          <w:rFonts w:ascii="Calibri" w:hAnsi="Calibri"/>
          <w:i/>
        </w:rPr>
        <w:t xml:space="preserve">This field is filled out automatically. It is referenced from the </w:t>
      </w:r>
      <w:del w:id="27" w:author="Alhabibi, Haider@Energy" w:date="2022-10-20T10:17:00Z">
        <w:r w:rsidRPr="00951242" w:rsidDel="006F12E3">
          <w:rPr>
            <w:rFonts w:ascii="Calibri" w:hAnsi="Calibri"/>
            <w:i/>
          </w:rPr>
          <w:delText>CF2R-MCH-23</w:delText>
        </w:r>
      </w:del>
      <w:ins w:id="28"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4" w14:textId="3E1BC7DB" w:rsidR="006F6146" w:rsidRPr="00516658" w:rsidRDefault="006F6146" w:rsidP="00DB0E45">
      <w:pPr>
        <w:pStyle w:val="ListParagraph"/>
        <w:numPr>
          <w:ilvl w:val="0"/>
          <w:numId w:val="46"/>
        </w:numPr>
        <w:ind w:left="360" w:hanging="360"/>
        <w:rPr>
          <w:rFonts w:ascii="Calibri" w:hAnsi="Calibri"/>
          <w:i/>
        </w:rPr>
      </w:pPr>
      <w:r w:rsidRPr="00951242">
        <w:rPr>
          <w:rFonts w:ascii="Calibri" w:hAnsi="Calibri"/>
          <w:i/>
        </w:rPr>
        <w:t xml:space="preserve">System Location or Area Served: This field is filled out automatically. It is referenced from the </w:t>
      </w:r>
      <w:del w:id="29" w:author="Alhabibi, Haider@Energy" w:date="2022-10-20T10:17:00Z">
        <w:r w:rsidRPr="00951242" w:rsidDel="006F12E3">
          <w:rPr>
            <w:rFonts w:ascii="Calibri" w:hAnsi="Calibri"/>
            <w:i/>
          </w:rPr>
          <w:delText>CF2R-MCH-23</w:delText>
        </w:r>
      </w:del>
      <w:ins w:id="30"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21CE5954" w14:textId="293CBD10" w:rsidR="00516658" w:rsidRPr="00516658" w:rsidRDefault="00516658" w:rsidP="00DB0E45">
      <w:pPr>
        <w:pStyle w:val="ListParagraph"/>
        <w:numPr>
          <w:ilvl w:val="0"/>
          <w:numId w:val="46"/>
        </w:numPr>
        <w:ind w:left="360" w:hanging="360"/>
        <w:rPr>
          <w:rFonts w:ascii="Calibri" w:hAnsi="Calibri"/>
          <w:i/>
        </w:rPr>
      </w:pPr>
      <w:r w:rsidRPr="00951242">
        <w:rPr>
          <w:rFonts w:ascii="Calibri" w:hAnsi="Calibri"/>
          <w:i/>
        </w:rPr>
        <w:t xml:space="preserve">Indoor Unit Name: This field is filled out automatically. It is referenced from the </w:t>
      </w:r>
      <w:del w:id="31" w:author="Alhabibi, Haider@Energy" w:date="2022-10-20T10:17:00Z">
        <w:r w:rsidRPr="00951242" w:rsidDel="006F12E3">
          <w:rPr>
            <w:rFonts w:ascii="Calibri" w:hAnsi="Calibri"/>
            <w:i/>
          </w:rPr>
          <w:delText>CF2R-MCH-23</w:delText>
        </w:r>
      </w:del>
      <w:ins w:id="32"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5" w14:textId="7F6BF248" w:rsidR="006F6146" w:rsidRPr="00710CB9" w:rsidRDefault="006F6146" w:rsidP="00DB0E45">
      <w:pPr>
        <w:pStyle w:val="ListParagraph"/>
        <w:numPr>
          <w:ilvl w:val="0"/>
          <w:numId w:val="46"/>
        </w:numPr>
        <w:ind w:left="360" w:hanging="360"/>
        <w:rPr>
          <w:rFonts w:ascii="Calibri" w:hAnsi="Calibri"/>
          <w:i/>
        </w:rPr>
      </w:pPr>
      <w:r w:rsidRPr="00951242">
        <w:rPr>
          <w:rFonts w:ascii="Calibri" w:hAnsi="Calibri"/>
          <w:i/>
        </w:rPr>
        <w:t xml:space="preserve">System Installation Type: This field is filled out automatically. It is referenced from the </w:t>
      </w:r>
      <w:del w:id="33" w:author="Alhabibi, Haider@Energy" w:date="2022-10-20T10:17:00Z">
        <w:r w:rsidRPr="00951242" w:rsidDel="006F12E3">
          <w:rPr>
            <w:rFonts w:ascii="Calibri" w:hAnsi="Calibri"/>
            <w:i/>
          </w:rPr>
          <w:delText>CF2R-MCH-23</w:delText>
        </w:r>
      </w:del>
      <w:ins w:id="34"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6" w14:textId="2A506D3D" w:rsidR="006F6146" w:rsidRPr="00710CB9" w:rsidRDefault="006F6146" w:rsidP="00DB0E45">
      <w:pPr>
        <w:pStyle w:val="ListParagraph"/>
        <w:numPr>
          <w:ilvl w:val="0"/>
          <w:numId w:val="46"/>
        </w:numPr>
        <w:ind w:left="360" w:hanging="360"/>
        <w:rPr>
          <w:rFonts w:ascii="Calibri" w:hAnsi="Calibri"/>
          <w:i/>
        </w:rPr>
      </w:pPr>
      <w:r w:rsidRPr="00951242">
        <w:rPr>
          <w:rFonts w:ascii="Calibri" w:hAnsi="Calibri"/>
          <w:i/>
        </w:rPr>
        <w:t xml:space="preserve">Nominal Cooling Capacity (tons) of Condenser: This field is filled out automatically. It is referenced from the </w:t>
      </w:r>
      <w:del w:id="35" w:author="Alhabibi, Haider@Energy" w:date="2022-10-20T10:17:00Z">
        <w:r w:rsidRPr="00951242" w:rsidDel="006F12E3">
          <w:rPr>
            <w:rFonts w:ascii="Calibri" w:hAnsi="Calibri"/>
            <w:i/>
          </w:rPr>
          <w:delText>CF2R-MCH-23</w:delText>
        </w:r>
      </w:del>
      <w:ins w:id="36"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7" w14:textId="273AF4FE" w:rsidR="006F6146" w:rsidRPr="00710CB9" w:rsidRDefault="006F6146" w:rsidP="00DB0E45">
      <w:pPr>
        <w:pStyle w:val="ListParagraph"/>
        <w:numPr>
          <w:ilvl w:val="0"/>
          <w:numId w:val="46"/>
        </w:numPr>
        <w:ind w:left="360" w:hanging="360"/>
        <w:rPr>
          <w:rFonts w:ascii="Calibri" w:hAnsi="Calibri"/>
          <w:i/>
        </w:rPr>
      </w:pPr>
      <w:r w:rsidRPr="00951242">
        <w:rPr>
          <w:rFonts w:ascii="Calibri" w:hAnsi="Calibri"/>
          <w:i/>
        </w:rPr>
        <w:t xml:space="preserve">Condenser Speed Type: This field is filled out automatically. It is referenced from the </w:t>
      </w:r>
      <w:del w:id="37" w:author="Alhabibi, Haider@Energy" w:date="2022-10-20T10:17:00Z">
        <w:r w:rsidRPr="00951242" w:rsidDel="006F12E3">
          <w:rPr>
            <w:rFonts w:ascii="Calibri" w:hAnsi="Calibri"/>
            <w:i/>
          </w:rPr>
          <w:delText>CF2R-MCH-23</w:delText>
        </w:r>
      </w:del>
      <w:ins w:id="38"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8" w14:textId="0E79A8F8" w:rsidR="006F6146" w:rsidRPr="00710CB9" w:rsidRDefault="006F6146" w:rsidP="00DB0E45">
      <w:pPr>
        <w:pStyle w:val="ListParagraph"/>
        <w:numPr>
          <w:ilvl w:val="0"/>
          <w:numId w:val="46"/>
        </w:numPr>
        <w:ind w:left="360" w:hanging="360"/>
        <w:rPr>
          <w:rFonts w:ascii="Calibri" w:hAnsi="Calibri"/>
          <w:i/>
        </w:rPr>
      </w:pPr>
      <w:r w:rsidRPr="00951242">
        <w:rPr>
          <w:rFonts w:ascii="Calibri" w:hAnsi="Calibri"/>
          <w:i/>
        </w:rPr>
        <w:t xml:space="preserve">Cooling System Zonal Control Type: This field is filled out automatically. It is referenced from the </w:t>
      </w:r>
      <w:del w:id="39" w:author="Alhabibi, Haider@Energy" w:date="2022-10-20T10:17:00Z">
        <w:r w:rsidRPr="00951242" w:rsidDel="006F12E3">
          <w:rPr>
            <w:rFonts w:ascii="Calibri" w:hAnsi="Calibri"/>
            <w:i/>
          </w:rPr>
          <w:delText>CF2R-MCH-23</w:delText>
        </w:r>
      </w:del>
      <w:ins w:id="40"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9" w14:textId="197A9F1C" w:rsidR="006F6146" w:rsidRPr="00710CB9" w:rsidRDefault="006F6146" w:rsidP="00DB0E45">
      <w:pPr>
        <w:pStyle w:val="ListParagraph"/>
        <w:numPr>
          <w:ilvl w:val="0"/>
          <w:numId w:val="46"/>
        </w:numPr>
        <w:ind w:left="360" w:hanging="360"/>
        <w:rPr>
          <w:rFonts w:ascii="Calibri" w:hAnsi="Calibri"/>
          <w:i/>
        </w:rPr>
      </w:pPr>
      <w:r w:rsidRPr="00951242">
        <w:rPr>
          <w:rFonts w:ascii="Calibri" w:hAnsi="Calibri"/>
          <w:i/>
        </w:rPr>
        <w:t xml:space="preserve">Central Fan Integrated (CFI) Ventilation System Status: This field is filled out automatically. It is referenced from the </w:t>
      </w:r>
      <w:del w:id="41" w:author="Alhabibi, Haider@Energy" w:date="2022-10-20T10:17:00Z">
        <w:r w:rsidRPr="00951242" w:rsidDel="006F12E3">
          <w:rPr>
            <w:rFonts w:ascii="Calibri" w:hAnsi="Calibri"/>
            <w:i/>
          </w:rPr>
          <w:delText>CF2R-MCH-23</w:delText>
        </w:r>
      </w:del>
      <w:ins w:id="42"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A" w14:textId="4F13DB7C" w:rsidR="006F6146" w:rsidRPr="00710CB9" w:rsidRDefault="006F6146" w:rsidP="00DB0E45">
      <w:pPr>
        <w:pStyle w:val="ListParagraph"/>
        <w:numPr>
          <w:ilvl w:val="0"/>
          <w:numId w:val="46"/>
        </w:numPr>
        <w:ind w:left="360" w:hanging="360"/>
        <w:rPr>
          <w:rFonts w:ascii="Calibri" w:hAnsi="Calibri"/>
          <w:i/>
        </w:rPr>
      </w:pPr>
      <w:r w:rsidRPr="00951242">
        <w:rPr>
          <w:rFonts w:ascii="Calibri" w:hAnsi="Calibri"/>
          <w:i/>
        </w:rPr>
        <w:t xml:space="preserve">System Bypass Duct Status: This field is filled out automatically. It is referenced from the </w:t>
      </w:r>
      <w:del w:id="43" w:author="Alhabibi, Haider@Energy" w:date="2022-10-20T10:17:00Z">
        <w:r w:rsidRPr="00951242" w:rsidDel="006F12E3">
          <w:rPr>
            <w:rFonts w:ascii="Calibri" w:hAnsi="Calibri"/>
            <w:i/>
          </w:rPr>
          <w:delText>CF2R-MCH-23</w:delText>
        </w:r>
      </w:del>
      <w:ins w:id="44"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B" w14:textId="5713D696" w:rsidR="006F6146" w:rsidRPr="00710CB9" w:rsidRDefault="006F6146" w:rsidP="00DB0E45">
      <w:pPr>
        <w:pStyle w:val="ListParagraph"/>
        <w:numPr>
          <w:ilvl w:val="0"/>
          <w:numId w:val="46"/>
        </w:numPr>
        <w:ind w:left="360" w:hanging="360"/>
        <w:rPr>
          <w:rFonts w:ascii="Calibri" w:hAnsi="Calibri"/>
          <w:i/>
        </w:rPr>
      </w:pPr>
      <w:r w:rsidRPr="00951242">
        <w:rPr>
          <w:rFonts w:ascii="Calibri" w:hAnsi="Calibri"/>
          <w:i/>
        </w:rPr>
        <w:t xml:space="preserve">Date of System Airflow Rate Measurement: This field is filled out automatically. It is referenced from the </w:t>
      </w:r>
      <w:del w:id="45" w:author="Alhabibi, Haider@Energy" w:date="2022-10-20T10:17:00Z">
        <w:r w:rsidRPr="00951242" w:rsidDel="006F12E3">
          <w:rPr>
            <w:rFonts w:ascii="Calibri" w:hAnsi="Calibri"/>
            <w:i/>
          </w:rPr>
          <w:delText>CF2R-MCH-23</w:delText>
        </w:r>
      </w:del>
      <w:ins w:id="46"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C" w14:textId="5A4BA4EB" w:rsidR="006F6146" w:rsidRPr="004F1966" w:rsidRDefault="006F6146" w:rsidP="00DB0E45">
      <w:pPr>
        <w:pStyle w:val="ListParagraph"/>
        <w:numPr>
          <w:ilvl w:val="0"/>
          <w:numId w:val="46"/>
        </w:numPr>
        <w:ind w:left="360" w:hanging="360"/>
        <w:rPr>
          <w:rFonts w:ascii="Calibri" w:hAnsi="Calibri"/>
          <w:i/>
        </w:rPr>
      </w:pPr>
      <w:r w:rsidRPr="00951242">
        <w:rPr>
          <w:rFonts w:ascii="Calibri" w:hAnsi="Calibri"/>
          <w:i/>
        </w:rPr>
        <w:t xml:space="preserve">Airflow Rate Protocol utilized: This field is filled out automatically. It is referenced from the </w:t>
      </w:r>
      <w:del w:id="47" w:author="Alhabibi, Haider@Energy" w:date="2022-10-20T10:17:00Z">
        <w:r w:rsidRPr="00951242" w:rsidDel="006F12E3">
          <w:rPr>
            <w:rFonts w:ascii="Calibri" w:hAnsi="Calibri"/>
            <w:i/>
          </w:rPr>
          <w:delText>CF2R-MCH-23</w:delText>
        </w:r>
      </w:del>
      <w:ins w:id="48"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2451722F" w14:textId="017EFA3D" w:rsidR="005A044D" w:rsidRPr="00710CB9" w:rsidRDefault="005A044D" w:rsidP="00DB0E45">
      <w:pPr>
        <w:pStyle w:val="ListParagraph"/>
        <w:numPr>
          <w:ilvl w:val="0"/>
          <w:numId w:val="46"/>
        </w:numPr>
        <w:ind w:left="360" w:hanging="360"/>
        <w:rPr>
          <w:rFonts w:ascii="Calibri" w:hAnsi="Calibri"/>
          <w:i/>
        </w:rPr>
      </w:pPr>
      <w:r w:rsidRPr="00951242">
        <w:rPr>
          <w:rFonts w:ascii="Calibri" w:hAnsi="Calibri"/>
          <w:i/>
        </w:rPr>
        <w:t xml:space="preserve">Central Fan Ventilation Cooling System Status: This field is filled out automatically. It is referenced from the </w:t>
      </w:r>
      <w:del w:id="49" w:author="Alhabibi, Haider@Energy" w:date="2022-10-20T10:17:00Z">
        <w:r w:rsidRPr="00951242" w:rsidDel="006F12E3">
          <w:rPr>
            <w:rFonts w:ascii="Calibri" w:hAnsi="Calibri"/>
            <w:i/>
          </w:rPr>
          <w:delText>CF2R-MCH-23</w:delText>
        </w:r>
      </w:del>
      <w:ins w:id="50" w:author="Alhabibi, Haider@Energy" w:date="2022-10-20T10:17:00Z">
        <w:r w:rsidR="006F12E3">
          <w:rPr>
            <w:rFonts w:ascii="Calibri" w:hAnsi="Calibri"/>
            <w:i/>
          </w:rPr>
          <w:t>CF3R-MCH-23</w:t>
        </w:r>
      </w:ins>
      <w:r w:rsidRPr="00951242">
        <w:rPr>
          <w:rFonts w:ascii="Calibri" w:hAnsi="Calibri"/>
          <w:i/>
        </w:rPr>
        <w:t>,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15C55D9F"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 xml:space="preserve">This field is filled out automatically. It is referenced from the </w:t>
      </w:r>
      <w:del w:id="51" w:author="Alhabibi, Haider@Energy" w:date="2022-10-20T10:17:00Z">
        <w:r w:rsidRPr="00710CB9" w:rsidDel="006F12E3">
          <w:rPr>
            <w:rFonts w:ascii="Calibri" w:hAnsi="Calibri"/>
          </w:rPr>
          <w:delText>CF2R-MCH-23</w:delText>
        </w:r>
      </w:del>
      <w:ins w:id="52" w:author="Alhabibi, Haider@Energy" w:date="2022-10-20T10:17:00Z">
        <w:r w:rsidR="006F12E3">
          <w:rPr>
            <w:rFonts w:ascii="Calibri" w:hAnsi="Calibri"/>
          </w:rPr>
          <w:t>CF3R-MCH-23</w:t>
        </w:r>
      </w:ins>
      <w:r w:rsidRPr="00710CB9">
        <w:rPr>
          <w:rFonts w:ascii="Calibri" w:hAnsi="Calibri"/>
        </w:rPr>
        <w:t>, which must be completed prior to this document.</w:t>
      </w:r>
    </w:p>
    <w:p w14:paraId="79EA189F" w14:textId="77777777" w:rsidR="00DA771C" w:rsidRPr="00CB4055" w:rsidRDefault="00DA771C" w:rsidP="00DA771C">
      <w:pPr>
        <w:numPr>
          <w:ilvl w:val="0"/>
          <w:numId w:val="36"/>
        </w:numPr>
        <w:ind w:left="360" w:hanging="360"/>
        <w:contextualSpacing/>
        <w:rPr>
          <w:rFonts w:ascii="Calibri" w:hAnsi="Calibri"/>
        </w:rPr>
      </w:pPr>
      <w:r w:rsidRPr="00710CB9">
        <w:rPr>
          <w:rFonts w:asciiTheme="minorHAnsi" w:hAnsiTheme="minorHAnsi"/>
          <w:i/>
        </w:rPr>
        <w:t>Required Fan Efficacy (</w:t>
      </w:r>
      <w:r>
        <w:rPr>
          <w:rFonts w:asciiTheme="minorHAnsi" w:hAnsiTheme="minorHAnsi"/>
          <w:i/>
        </w:rPr>
        <w:t>w</w:t>
      </w:r>
      <w:r w:rsidRPr="00710CB9">
        <w:rPr>
          <w:rFonts w:asciiTheme="minorHAnsi" w:hAnsiTheme="minorHAnsi"/>
          <w:i/>
        </w:rPr>
        <w:t xml:space="preserve">atts/cfm): </w:t>
      </w:r>
      <w:r w:rsidRPr="00CB4055">
        <w:rPr>
          <w:rFonts w:ascii="Calibri" w:hAnsi="Calibri"/>
        </w:rPr>
        <w:t xml:space="preserve">This field is filled out automatically and referenced from MCH-01. Values below are used unless higher efficacy values are </w:t>
      </w:r>
      <w:r>
        <w:rPr>
          <w:rFonts w:ascii="Calibri" w:hAnsi="Calibri"/>
        </w:rPr>
        <w:t>listed</w:t>
      </w:r>
      <w:r w:rsidRPr="00CB4055">
        <w:rPr>
          <w:rFonts w:ascii="Calibri" w:hAnsi="Calibri"/>
        </w:rPr>
        <w:t xml:space="preserve"> on the CF1R for performance compliance.</w:t>
      </w:r>
    </w:p>
    <w:p w14:paraId="24BF7AE2" w14:textId="77777777" w:rsidR="00DA771C" w:rsidRPr="00CB4055" w:rsidRDefault="00DA771C" w:rsidP="00DA771C">
      <w:pPr>
        <w:pStyle w:val="ListParagraph"/>
        <w:numPr>
          <w:ilvl w:val="1"/>
          <w:numId w:val="36"/>
        </w:numPr>
        <w:rPr>
          <w:rFonts w:ascii="Calibri" w:hAnsi="Calibri"/>
          <w:i/>
        </w:rPr>
      </w:pPr>
      <w:r>
        <w:rPr>
          <w:rFonts w:ascii="Calibri" w:hAnsi="Calibri"/>
        </w:rPr>
        <w:t>0.62 watts/cfm for small duct high velocity HP or AC systems</w:t>
      </w:r>
    </w:p>
    <w:p w14:paraId="60D9F1F6" w14:textId="77777777" w:rsidR="00DA771C" w:rsidRPr="00CB4055" w:rsidRDefault="00DA771C" w:rsidP="00DA771C">
      <w:pPr>
        <w:pStyle w:val="ListParagraph"/>
        <w:numPr>
          <w:ilvl w:val="1"/>
          <w:numId w:val="36"/>
        </w:numPr>
        <w:rPr>
          <w:rFonts w:ascii="Calibri" w:hAnsi="Calibri"/>
          <w:i/>
        </w:rPr>
      </w:pPr>
      <w:r>
        <w:rPr>
          <w:rFonts w:ascii="Calibri" w:hAnsi="Calibri"/>
        </w:rPr>
        <w:t>0.45 watts/cfm for central gas furnace or packaged gas furnace systems</w:t>
      </w:r>
    </w:p>
    <w:p w14:paraId="24245D9C" w14:textId="77777777" w:rsidR="00DA771C" w:rsidRPr="00710CB9" w:rsidRDefault="00DA771C" w:rsidP="00DA771C">
      <w:pPr>
        <w:numPr>
          <w:ilvl w:val="1"/>
          <w:numId w:val="36"/>
        </w:numPr>
        <w:contextualSpacing/>
        <w:rPr>
          <w:rFonts w:ascii="Calibri" w:hAnsi="Calibri"/>
          <w:i/>
        </w:rPr>
      </w:pPr>
      <w:r w:rsidRPr="00CB4055">
        <w:rPr>
          <w:rFonts w:ascii="Calibri" w:hAnsi="Calibri"/>
        </w:rPr>
        <w:t>0.58 watt</w:t>
      </w:r>
      <w:r>
        <w:rPr>
          <w:rFonts w:ascii="Calibri" w:hAnsi="Calibri"/>
        </w:rPr>
        <w:t>s</w:t>
      </w:r>
      <w:r w:rsidRPr="00CB4055">
        <w:rPr>
          <w:rFonts w:ascii="Calibri" w:hAnsi="Calibri"/>
        </w:rPr>
        <w:t>/cfm for all other systems</w:t>
      </w:r>
    </w:p>
    <w:p w14:paraId="65CE9CB5" w14:textId="74688506"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DA771C">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4F1966"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4F1966">
      <w:pPr>
        <w:contextualSpacing/>
        <w:rPr>
          <w:rFonts w:ascii="Calibri" w:hAnsi="Calibri"/>
          <w:i/>
        </w:rPr>
      </w:pPr>
    </w:p>
    <w:p w14:paraId="65CE9CB7" w14:textId="43D333E9" w:rsidR="004F6841" w:rsidRDefault="005A044D" w:rsidP="004F1966">
      <w:pPr>
        <w:keepNext/>
        <w:rPr>
          <w:rFonts w:asciiTheme="minorHAnsi" w:hAnsiTheme="minorHAnsi"/>
          <w:b/>
        </w:rPr>
      </w:pPr>
      <w:r w:rsidRPr="004F1966">
        <w:rPr>
          <w:rFonts w:asciiTheme="minorHAnsi" w:hAnsiTheme="minorHAnsi"/>
          <w:b/>
        </w:rPr>
        <w:t xml:space="preserve">Section </w:t>
      </w:r>
      <w:r>
        <w:rPr>
          <w:rFonts w:asciiTheme="minorHAnsi" w:hAnsiTheme="minorHAnsi"/>
          <w:b/>
        </w:rPr>
        <w:t>D</w:t>
      </w:r>
      <w:r w:rsidRPr="004F1966">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4F1966">
      <w:pPr>
        <w:numPr>
          <w:ilvl w:val="0"/>
          <w:numId w:val="39"/>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34A8227E" w:rsidR="00311DA4" w:rsidRPr="004F1966" w:rsidRDefault="00311DA4">
      <w:pPr>
        <w:numPr>
          <w:ilvl w:val="0"/>
          <w:numId w:val="39"/>
        </w:numPr>
        <w:ind w:left="360" w:hanging="360"/>
        <w:contextualSpacing/>
        <w:rPr>
          <w:rFonts w:ascii="Calibri" w:hAnsi="Calibri"/>
        </w:rPr>
      </w:pPr>
      <w:r w:rsidRPr="004F1966">
        <w:rPr>
          <w:rFonts w:ascii="Calibri" w:hAnsi="Calibri"/>
          <w:i/>
        </w:rPr>
        <w:t>Required Fan Efficacy (Watts/cfm):</w:t>
      </w:r>
      <w:r w:rsidRPr="004F1966">
        <w:rPr>
          <w:rFonts w:ascii="Calibri" w:hAnsi="Calibri"/>
        </w:rPr>
        <w:t xml:space="preserve"> This field is filled out automatically and referenced from MCH-01. Values below are used unless higher efficacy values are scheduled on the CF1R for performance compliance.</w:t>
      </w:r>
    </w:p>
    <w:p w14:paraId="72866C50" w14:textId="271C4891" w:rsidR="00311DA4" w:rsidRPr="00CB4055" w:rsidRDefault="00311DA4" w:rsidP="00311DA4">
      <w:pPr>
        <w:pStyle w:val="ListParagraph"/>
        <w:numPr>
          <w:ilvl w:val="1"/>
          <w:numId w:val="36"/>
        </w:numPr>
        <w:rPr>
          <w:rFonts w:ascii="Calibri" w:hAnsi="Calibri"/>
          <w:i/>
        </w:rPr>
      </w:pPr>
      <w:r>
        <w:rPr>
          <w:rFonts w:ascii="Calibri" w:hAnsi="Calibri"/>
        </w:rPr>
        <w:t>0.62 watt</w:t>
      </w:r>
      <w:r w:rsidR="00DA771C">
        <w:rPr>
          <w:rFonts w:ascii="Calibri" w:hAnsi="Calibri"/>
        </w:rPr>
        <w:t>s</w:t>
      </w:r>
      <w:r>
        <w:rPr>
          <w:rFonts w:ascii="Calibri" w:hAnsi="Calibri"/>
        </w:rPr>
        <w:t>/cfm for small duct high velocity HP or AC systems</w:t>
      </w:r>
    </w:p>
    <w:p w14:paraId="4DF24CF9" w14:textId="68F6BA8F" w:rsidR="00311DA4" w:rsidRPr="004F1966" w:rsidRDefault="00311DA4" w:rsidP="004F1966">
      <w:pPr>
        <w:pStyle w:val="ListParagraph"/>
        <w:numPr>
          <w:ilvl w:val="1"/>
          <w:numId w:val="36"/>
        </w:numPr>
        <w:rPr>
          <w:rFonts w:ascii="Calibri" w:hAnsi="Calibri"/>
          <w:i/>
        </w:rPr>
      </w:pPr>
      <w:r>
        <w:rPr>
          <w:rFonts w:ascii="Calibri" w:hAnsi="Calibri"/>
        </w:rPr>
        <w:t>0.45 watt</w:t>
      </w:r>
      <w:r w:rsidR="00DA771C">
        <w:rPr>
          <w:rFonts w:ascii="Calibri" w:hAnsi="Calibri"/>
        </w:rPr>
        <w:t>s</w:t>
      </w:r>
      <w:r>
        <w:rPr>
          <w:rFonts w:ascii="Calibri" w:hAnsi="Calibri"/>
        </w:rPr>
        <w:t>/cfm for central gas furnace or packaged gas furnace systems</w:t>
      </w:r>
    </w:p>
    <w:p w14:paraId="5ED16A32" w14:textId="15CF589D" w:rsidR="005D779B" w:rsidRPr="004F1966" w:rsidRDefault="00311DA4" w:rsidP="004F1966">
      <w:pPr>
        <w:pStyle w:val="ListParagraph"/>
        <w:numPr>
          <w:ilvl w:val="1"/>
          <w:numId w:val="36"/>
        </w:numPr>
        <w:rPr>
          <w:rFonts w:ascii="Calibri" w:hAnsi="Calibri"/>
          <w:i/>
        </w:rPr>
      </w:pPr>
      <w:r w:rsidRPr="004F1966">
        <w:rPr>
          <w:rFonts w:ascii="Calibri" w:hAnsi="Calibri"/>
        </w:rPr>
        <w:t>0.58 watt</w:t>
      </w:r>
      <w:r w:rsidR="00DA771C">
        <w:rPr>
          <w:rFonts w:ascii="Calibri" w:hAnsi="Calibri"/>
        </w:rPr>
        <w:t>s</w:t>
      </w:r>
      <w:r w:rsidRPr="004F1966">
        <w:rPr>
          <w:rFonts w:ascii="Calibri" w:hAnsi="Calibri"/>
        </w:rPr>
        <w:t>/cfm for all other systems</w:t>
      </w:r>
    </w:p>
    <w:p w14:paraId="6258BF19" w14:textId="43A7774F" w:rsidR="001802CC" w:rsidRDefault="001802CC" w:rsidP="001802CC">
      <w:pPr>
        <w:numPr>
          <w:ilvl w:val="0"/>
          <w:numId w:val="39"/>
        </w:numPr>
        <w:ind w:left="360" w:hanging="360"/>
        <w:contextualSpacing/>
        <w:rPr>
          <w:rFonts w:ascii="Calibri" w:hAnsi="Calibri"/>
        </w:rPr>
      </w:pPr>
      <w:r w:rsidRPr="004F1966">
        <w:rPr>
          <w:rFonts w:ascii="Calibri" w:hAnsi="Calibri"/>
          <w:i/>
        </w:rPr>
        <w:lastRenderedPageBreak/>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1802CC">
      <w:pPr>
        <w:numPr>
          <w:ilvl w:val="0"/>
          <w:numId w:val="39"/>
        </w:numPr>
        <w:ind w:left="360" w:hanging="360"/>
        <w:contextualSpacing/>
        <w:rPr>
          <w:rFonts w:ascii="Calibri" w:hAnsi="Calibri"/>
        </w:rPr>
      </w:pPr>
      <w:r w:rsidRPr="004F1966">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1802CC">
      <w:pPr>
        <w:numPr>
          <w:ilvl w:val="0"/>
          <w:numId w:val="39"/>
        </w:numPr>
        <w:ind w:left="360" w:hanging="360"/>
        <w:contextualSpacing/>
        <w:rPr>
          <w:rFonts w:ascii="Calibri" w:hAnsi="Calibri"/>
        </w:rPr>
      </w:pPr>
      <w:r w:rsidRPr="004F1966">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6BBED4FC" w:rsidR="00057DB2" w:rsidRPr="00672473" w:rsidRDefault="00057DB2" w:rsidP="00672473">
      <w:pPr>
        <w:numPr>
          <w:ilvl w:val="0"/>
          <w:numId w:val="39"/>
        </w:numPr>
        <w:ind w:left="360" w:hanging="360"/>
        <w:contextualSpacing/>
        <w:rPr>
          <w:rFonts w:ascii="Calibri" w:hAnsi="Calibri"/>
        </w:rPr>
      </w:pPr>
      <w:r w:rsidRPr="004F1966">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w:t>
      </w:r>
      <w:del w:id="53" w:author="Alhabibi, Haider@Energy" w:date="2022-10-20T10:17:00Z">
        <w:r w:rsidR="00672473" w:rsidRPr="00672473" w:rsidDel="006F12E3">
          <w:rPr>
            <w:rFonts w:ascii="Calibri" w:hAnsi="Calibri"/>
          </w:rPr>
          <w:delText>CF2R-MCH-23</w:delText>
        </w:r>
      </w:del>
      <w:ins w:id="54" w:author="Alhabibi, Haider@Energy" w:date="2022-10-20T10:17:00Z">
        <w:r w:rsidR="006F12E3">
          <w:rPr>
            <w:rFonts w:ascii="Calibri" w:hAnsi="Calibri"/>
          </w:rPr>
          <w:t>CF3R-MCH-23</w:t>
        </w:r>
      </w:ins>
      <w:r w:rsidR="00672473" w:rsidRPr="00672473">
        <w:rPr>
          <w:rFonts w:ascii="Calibri" w:hAnsi="Calibri"/>
        </w:rPr>
        <w:t>, which must be completed prior to this document.</w:t>
      </w:r>
    </w:p>
    <w:p w14:paraId="4F1AE1DD" w14:textId="724EBC0F" w:rsidR="00057DB2" w:rsidRDefault="00057DB2" w:rsidP="001802CC">
      <w:pPr>
        <w:numPr>
          <w:ilvl w:val="0"/>
          <w:numId w:val="39"/>
        </w:numPr>
        <w:ind w:left="360" w:hanging="360"/>
        <w:contextualSpacing/>
        <w:rPr>
          <w:rFonts w:ascii="Calibri" w:hAnsi="Calibri"/>
        </w:rPr>
      </w:pPr>
      <w:r w:rsidRPr="004F1966">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1802CC">
      <w:pPr>
        <w:numPr>
          <w:ilvl w:val="0"/>
          <w:numId w:val="39"/>
        </w:numPr>
        <w:ind w:left="360" w:hanging="360"/>
        <w:contextualSpacing/>
        <w:rPr>
          <w:rFonts w:ascii="Calibri" w:hAnsi="Calibri"/>
        </w:rPr>
      </w:pPr>
      <w:r w:rsidRPr="004F1966">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25C5DF35" w:rsidR="00057DB2" w:rsidRPr="004F1966" w:rsidRDefault="00057DB2" w:rsidP="001802CC">
      <w:pPr>
        <w:numPr>
          <w:ilvl w:val="0"/>
          <w:numId w:val="39"/>
        </w:numPr>
        <w:ind w:left="360" w:hanging="360"/>
        <w:contextualSpacing/>
        <w:rPr>
          <w:rFonts w:ascii="Calibri" w:hAnsi="Calibri"/>
        </w:rPr>
      </w:pPr>
      <w:r w:rsidRPr="004F1966">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3310CB06" w14:textId="58B669F9" w:rsidR="00DA771C" w:rsidRDefault="00DA771C" w:rsidP="004F1966">
      <w:pPr>
        <w:contextualSpacing/>
        <w:rPr>
          <w:rFonts w:ascii="Calibri" w:hAnsi="Calibri"/>
        </w:rPr>
      </w:pPr>
    </w:p>
    <w:p w14:paraId="1B5B891C" w14:textId="3726BF2C" w:rsidR="00DA771C" w:rsidRDefault="00DA771C" w:rsidP="00DA771C">
      <w:pPr>
        <w:contextualSpacing/>
        <w:rPr>
          <w:rFonts w:ascii="Calibri" w:hAnsi="Calibri"/>
          <w:b/>
        </w:rPr>
      </w:pPr>
      <w:r>
        <w:rPr>
          <w:rFonts w:ascii="Calibri" w:hAnsi="Calibri"/>
          <w:b/>
        </w:rPr>
        <w:t>Section E. Additional Requirements</w:t>
      </w:r>
    </w:p>
    <w:p w14:paraId="21A7A75A"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7CBF9A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735E406"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97977E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3FA65FD"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82758CD" w14:textId="77777777" w:rsidR="00DA771C"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8868BA8" w14:textId="726821BC" w:rsidR="00DA771C" w:rsidRDefault="00DA771C" w:rsidP="00DA771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3EDD062B" w14:textId="77777777" w:rsidR="002D241C" w:rsidRDefault="002D241C" w:rsidP="002D241C">
      <w:pPr>
        <w:numPr>
          <w:ilvl w:val="0"/>
          <w:numId w:val="40"/>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w:t>
      </w:r>
      <w:r w:rsidRPr="007C086C">
        <w:rPr>
          <w:rFonts w:asciiTheme="minorHAnsi" w:hAnsiTheme="minorHAnsi"/>
        </w:rPr>
        <w:t xml:space="preserve"> If the system meets the criteria for </w:t>
      </w:r>
      <w:r w:rsidRPr="007C086C">
        <w:rPr>
          <w:rFonts w:asciiTheme="minorHAnsi" w:hAnsiTheme="minorHAnsi"/>
          <w:i/>
        </w:rPr>
        <w:t>Ducts Located in Conditioned Space</w:t>
      </w:r>
      <w:r w:rsidRPr="007C086C">
        <w:rPr>
          <w:rFonts w:asciiTheme="minorHAnsi" w:hAnsiTheme="minorHAnsi"/>
        </w:rPr>
        <w:t xml:space="preserve"> </w:t>
      </w:r>
      <w:r>
        <w:rPr>
          <w:rFonts w:asciiTheme="minorHAnsi" w:hAnsiTheme="minorHAnsi"/>
        </w:rPr>
        <w:t>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404263A8" w14:textId="77777777" w:rsidR="002D241C" w:rsidRPr="00586FBD" w:rsidRDefault="002D241C" w:rsidP="002D241C">
      <w:pPr>
        <w:numPr>
          <w:ilvl w:val="0"/>
          <w:numId w:val="40"/>
        </w:numPr>
        <w:ind w:left="360" w:hanging="360"/>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1FE32D19" w14:textId="77777777" w:rsidR="002D241C" w:rsidRPr="0029461A" w:rsidRDefault="002D241C" w:rsidP="004F1966">
      <w:pPr>
        <w:ind w:left="360"/>
        <w:rPr>
          <w:rFonts w:asciiTheme="minorHAnsi" w:hAnsiTheme="minorHAnsi"/>
        </w:rPr>
      </w:pPr>
    </w:p>
    <w:p w14:paraId="690C6B78" w14:textId="77777777" w:rsidR="00DA771C" w:rsidRPr="00311DA4" w:rsidRDefault="00DA771C" w:rsidP="004F1966">
      <w:pPr>
        <w:contextualSpacing/>
        <w:rPr>
          <w:rFonts w:ascii="Calibri" w:hAnsi="Calibri"/>
        </w:rPr>
      </w:pPr>
    </w:p>
    <w:p w14:paraId="73DDE81B" w14:textId="77777777" w:rsidR="001802CC" w:rsidRPr="004F1966" w:rsidRDefault="001802CC">
      <w:pPr>
        <w:rPr>
          <w:rFonts w:ascii="Calibri" w:hAnsi="Calibri"/>
          <w:i/>
        </w:rPr>
      </w:pPr>
    </w:p>
    <w:p w14:paraId="187B3E26" w14:textId="77777777" w:rsidR="005A044D" w:rsidRPr="00311DA4" w:rsidRDefault="005A044D">
      <w:pPr>
        <w:keepNext/>
        <w:rPr>
          <w:rFonts w:ascii="Calibri" w:hAnsi="Calibri"/>
        </w:rPr>
      </w:pPr>
    </w:p>
    <w:p w14:paraId="65CE9CB8" w14:textId="77777777" w:rsidR="003602D0" w:rsidRPr="004F1966" w:rsidRDefault="003602D0">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310B07DB"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w:t>
            </w:r>
            <w:r w:rsidR="00841D55">
              <w:rPr>
                <w:rFonts w:asciiTheme="minorHAnsi" w:hAnsiTheme="minorHAnsi"/>
                <w:sz w:val="18"/>
                <w:szCs w:val="18"/>
              </w:rPr>
              <w:t>3</w:t>
            </w:r>
            <w:r w:rsidR="00E37BA0">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0F3937E6"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w:t>
            </w:r>
            <w:r w:rsidR="00841D55">
              <w:rPr>
                <w:rFonts w:asciiTheme="minorHAnsi" w:hAnsiTheme="minorHAnsi"/>
                <w:sz w:val="18"/>
                <w:szCs w:val="18"/>
              </w:rPr>
              <w:t>3</w:t>
            </w:r>
            <w:r w:rsidR="00E37BA0">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16658" w:rsidRPr="002C21B2" w14:paraId="01010DA5" w14:textId="77777777" w:rsidTr="00E6518A">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2F283101" w14:textId="36D5DB04" w:rsidR="00516658" w:rsidRPr="002C21B2" w:rsidRDefault="00516658" w:rsidP="00516658">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33ECAE68" w14:textId="49D9B59B" w:rsidR="00516658" w:rsidRPr="002C21B2" w:rsidRDefault="00516658" w:rsidP="00516658">
            <w:pPr>
              <w:rPr>
                <w:rFonts w:asciiTheme="minorHAnsi" w:hAnsiTheme="minorHAnsi"/>
                <w:sz w:val="18"/>
                <w:szCs w:val="18"/>
              </w:rPr>
            </w:pPr>
            <w:r w:rsidRPr="003E3490">
              <w:rPr>
                <w:rFonts w:asciiTheme="minorHAnsi" w:hAnsiTheme="minorHAnsi"/>
                <w:sz w:val="18"/>
              </w:rPr>
              <w:t>Indoor Unit Name</w:t>
            </w:r>
            <w:r w:rsidR="00E6518A">
              <w:rPr>
                <w:rFonts w:asciiTheme="minorHAnsi" w:hAnsiTheme="minorHAnsi"/>
                <w:sz w:val="18"/>
              </w:rPr>
              <w:t xml:space="preserve"> </w:t>
            </w:r>
            <w:r w:rsidR="00E6518A"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19EBAAB8" w14:textId="413AC4B9" w:rsidR="00516658" w:rsidRPr="002C21B2" w:rsidRDefault="00516658" w:rsidP="00516658">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16658" w:rsidRPr="002C21B2" w14:paraId="65CE9CC7" w14:textId="77777777" w:rsidTr="00A0534A">
        <w:trPr>
          <w:cantSplit/>
          <w:trHeight w:val="144"/>
        </w:trPr>
        <w:tc>
          <w:tcPr>
            <w:tcW w:w="475" w:type="dxa"/>
            <w:vAlign w:val="center"/>
          </w:tcPr>
          <w:p w14:paraId="65CE9CC4" w14:textId="21223624"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516658" w:rsidRPr="002C21B2" w:rsidRDefault="00516658" w:rsidP="0051665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3883D6C6" w:rsidR="00516658" w:rsidRPr="002C21B2" w:rsidRDefault="00516658" w:rsidP="00516658">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CF3R-MCH23&gt;&gt;</w:t>
            </w:r>
            <w:r w:rsidRPr="002C21B2">
              <w:rPr>
                <w:rFonts w:asciiTheme="minorHAnsi" w:hAnsiTheme="minorHAnsi"/>
                <w:sz w:val="18"/>
                <w:szCs w:val="18"/>
              </w:rPr>
              <w:t xml:space="preserve"> </w:t>
            </w:r>
          </w:p>
        </w:tc>
      </w:tr>
      <w:tr w:rsidR="00516658" w:rsidRPr="002C21B2" w14:paraId="65CE9CCB" w14:textId="77777777" w:rsidTr="00A0534A">
        <w:trPr>
          <w:cantSplit/>
          <w:trHeight w:val="144"/>
        </w:trPr>
        <w:tc>
          <w:tcPr>
            <w:tcW w:w="475" w:type="dxa"/>
            <w:vAlign w:val="center"/>
          </w:tcPr>
          <w:p w14:paraId="65CE9CC8" w14:textId="34D33FA6" w:rsidR="00516658" w:rsidRPr="002C21B2" w:rsidRDefault="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516658" w:rsidRPr="002C21B2" w:rsidRDefault="00516658" w:rsidP="0051665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273D955A" w:rsidR="00516658" w:rsidRPr="002C21B2" w:rsidRDefault="00516658" w:rsidP="0051665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6658" w:rsidRPr="002C21B2" w14:paraId="65CE9CCF" w14:textId="77777777" w:rsidTr="00A0534A">
        <w:trPr>
          <w:cantSplit/>
          <w:trHeight w:val="144"/>
        </w:trPr>
        <w:tc>
          <w:tcPr>
            <w:tcW w:w="475" w:type="dxa"/>
            <w:vAlign w:val="center"/>
          </w:tcPr>
          <w:p w14:paraId="65CE9CCC" w14:textId="00977391"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vAlign w:val="center"/>
          </w:tcPr>
          <w:p w14:paraId="65CE9CCD" w14:textId="66478A86" w:rsidR="00516658" w:rsidRPr="002C21B2" w:rsidRDefault="00516658" w:rsidP="0051665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4D393B4C" w:rsidR="00516658" w:rsidRDefault="00516658" w:rsidP="0051665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6658" w:rsidRPr="002C21B2" w14:paraId="65CE9CD3" w14:textId="77777777" w:rsidTr="00A0534A">
        <w:trPr>
          <w:cantSplit/>
          <w:trHeight w:val="144"/>
        </w:trPr>
        <w:tc>
          <w:tcPr>
            <w:tcW w:w="475" w:type="dxa"/>
            <w:vAlign w:val="center"/>
          </w:tcPr>
          <w:p w14:paraId="65CE9CD0" w14:textId="27A4A03D"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516658" w:rsidRPr="002C21B2" w:rsidRDefault="00516658" w:rsidP="0051665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71A409FE" w:rsidR="00516658" w:rsidRDefault="00516658" w:rsidP="0051665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6658" w:rsidRPr="002C21B2" w14:paraId="65CE9CD7" w14:textId="77777777" w:rsidTr="00A0534A">
        <w:trPr>
          <w:cantSplit/>
          <w:trHeight w:val="144"/>
        </w:trPr>
        <w:tc>
          <w:tcPr>
            <w:tcW w:w="475" w:type="dxa"/>
            <w:vAlign w:val="center"/>
          </w:tcPr>
          <w:p w14:paraId="65CE9CD4" w14:textId="3D203A34"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1865AA25" w:rsidR="00516658" w:rsidRDefault="00516658" w:rsidP="00516658">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CF3R-MCH-23</w:t>
            </w:r>
            <w:r w:rsidRPr="002C21B2">
              <w:rPr>
                <w:rFonts w:asciiTheme="minorHAnsi" w:hAnsiTheme="minorHAnsi"/>
                <w:sz w:val="18"/>
                <w:szCs w:val="18"/>
              </w:rPr>
              <w:t>&gt;&gt;</w:t>
            </w:r>
          </w:p>
        </w:tc>
      </w:tr>
      <w:tr w:rsidR="00516658" w:rsidRPr="002C21B2" w14:paraId="65CE9CDB" w14:textId="77777777" w:rsidTr="00A0534A">
        <w:trPr>
          <w:cantSplit/>
          <w:trHeight w:val="144"/>
        </w:trPr>
        <w:tc>
          <w:tcPr>
            <w:tcW w:w="475" w:type="dxa"/>
            <w:vAlign w:val="center"/>
          </w:tcPr>
          <w:p w14:paraId="65CE9CD8" w14:textId="0F3D0B56" w:rsidR="00516658" w:rsidRPr="002C21B2" w:rsidRDefault="00516658" w:rsidP="0051665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33E89711" w:rsidR="00516658" w:rsidRDefault="00516658" w:rsidP="0051665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6658" w:rsidRPr="002C21B2" w14:paraId="65CE9CDF" w14:textId="77777777" w:rsidTr="00A0534A">
        <w:trPr>
          <w:cantSplit/>
          <w:trHeight w:val="144"/>
        </w:trPr>
        <w:tc>
          <w:tcPr>
            <w:tcW w:w="475" w:type="dxa"/>
            <w:vAlign w:val="center"/>
          </w:tcPr>
          <w:p w14:paraId="65CE9CDC" w14:textId="7CF8432F" w:rsidR="00516658" w:rsidRPr="002C21B2" w:rsidRDefault="00516658" w:rsidP="0051665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CDD" w14:textId="02317D98"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5B366460"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6658" w:rsidRPr="002C21B2" w14:paraId="65CE9CE3" w14:textId="77777777" w:rsidTr="00A0534A">
        <w:trPr>
          <w:cantSplit/>
          <w:trHeight w:val="144"/>
        </w:trPr>
        <w:tc>
          <w:tcPr>
            <w:tcW w:w="475" w:type="dxa"/>
            <w:vAlign w:val="center"/>
          </w:tcPr>
          <w:p w14:paraId="65CE9CE0" w14:textId="50B58BEB" w:rsidR="00516658" w:rsidRPr="002C21B2" w:rsidDel="006E5AE2" w:rsidRDefault="00516658" w:rsidP="0051665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5FC5966D"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6658" w:rsidRPr="002C21B2" w14:paraId="28C315E8" w14:textId="77777777" w:rsidTr="00A0534A">
        <w:trPr>
          <w:cantSplit/>
          <w:trHeight w:val="144"/>
        </w:trPr>
        <w:tc>
          <w:tcPr>
            <w:tcW w:w="475" w:type="dxa"/>
            <w:vAlign w:val="center"/>
          </w:tcPr>
          <w:p w14:paraId="3BD8E905" w14:textId="3A28CE8E" w:rsidR="00516658" w:rsidRPr="002C21B2" w:rsidRDefault="00516658" w:rsidP="0051665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516658" w:rsidRPr="002C21B2" w:rsidRDefault="00516658" w:rsidP="00516658">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4A88FA32" w:rsidR="00516658" w:rsidRPr="002C21B2" w:rsidRDefault="00516658" w:rsidP="0051665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2E268D" w:rsidRPr="00D83E48" w14:paraId="65CE9CF3" w14:textId="77777777" w:rsidTr="00E3551F">
        <w:trPr>
          <w:cantSplit/>
          <w:trHeight w:val="144"/>
        </w:trPr>
        <w:tc>
          <w:tcPr>
            <w:tcW w:w="212" w:type="pct"/>
            <w:vAlign w:val="center"/>
          </w:tcPr>
          <w:p w14:paraId="65CE9CEF" w14:textId="77777777" w:rsidR="002E268D" w:rsidRPr="00E3551F" w:rsidRDefault="002E268D" w:rsidP="002E268D">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2E268D" w:rsidRPr="00E3551F" w:rsidRDefault="002E268D" w:rsidP="002E268D">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06EF86C9" w14:textId="77777777" w:rsidR="002E268D" w:rsidRDefault="002E268D" w:rsidP="002E268D">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E128A76" w14:textId="77777777" w:rsidR="002E268D" w:rsidRDefault="002E268D" w:rsidP="002E268D">
            <w:pPr>
              <w:pStyle w:val="ListParagraph"/>
              <w:keepNext/>
              <w:ind w:left="0"/>
              <w:rPr>
                <w:rFonts w:ascii="Calibri" w:hAnsi="Calibri"/>
                <w:sz w:val="18"/>
                <w:szCs w:val="18"/>
              </w:rPr>
            </w:pPr>
            <w:r>
              <w:rPr>
                <w:rFonts w:ascii="Calibri" w:hAnsi="Calibri"/>
                <w:sz w:val="18"/>
                <w:szCs w:val="18"/>
              </w:rPr>
              <w:t>If MCH-23 variant = MCH-23a, then display version MCH-22a;</w:t>
            </w:r>
          </w:p>
          <w:p w14:paraId="1856A89C" w14:textId="77777777" w:rsidR="002E268D" w:rsidRDefault="002E268D" w:rsidP="002E268D">
            <w:pPr>
              <w:pStyle w:val="ListParagraph"/>
              <w:keepNext/>
              <w:ind w:left="0"/>
              <w:rPr>
                <w:rFonts w:ascii="Calibri" w:hAnsi="Calibri"/>
                <w:sz w:val="18"/>
                <w:szCs w:val="18"/>
              </w:rPr>
            </w:pPr>
            <w:r>
              <w:rPr>
                <w:rFonts w:ascii="Calibri" w:hAnsi="Calibri"/>
                <w:sz w:val="18"/>
                <w:szCs w:val="18"/>
              </w:rPr>
              <w:t>If MCH-23 variant = MCH-23b, then display version MCH-22b;</w:t>
            </w:r>
          </w:p>
          <w:p w14:paraId="4F8F370C" w14:textId="77777777" w:rsidR="002E268D" w:rsidRDefault="002E268D" w:rsidP="002E268D">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443FA10C" w14:textId="77777777" w:rsidR="002E268D" w:rsidRDefault="002E268D" w:rsidP="002E268D">
            <w:pPr>
              <w:pStyle w:val="ListParagraph"/>
              <w:keepNext/>
              <w:ind w:left="0"/>
              <w:rPr>
                <w:rFonts w:ascii="Calibri" w:hAnsi="Calibri"/>
                <w:sz w:val="18"/>
                <w:szCs w:val="18"/>
              </w:rPr>
            </w:pPr>
            <w:r>
              <w:rPr>
                <w:rFonts w:ascii="Calibri" w:hAnsi="Calibri"/>
                <w:sz w:val="18"/>
                <w:szCs w:val="18"/>
              </w:rPr>
              <w:t>If MCH-23 variant = MCH-23f, then display version MCH-22d;</w:t>
            </w:r>
          </w:p>
          <w:p w14:paraId="58123375" w14:textId="77777777" w:rsidR="002E268D" w:rsidRDefault="002E268D" w:rsidP="002E268D">
            <w:pPr>
              <w:pStyle w:val="ListParagraph"/>
              <w:keepNext/>
              <w:ind w:left="0"/>
              <w:rPr>
                <w:rFonts w:ascii="Calibri" w:hAnsi="Calibri"/>
                <w:sz w:val="18"/>
                <w:szCs w:val="18"/>
              </w:rPr>
            </w:pPr>
          </w:p>
          <w:p w14:paraId="4D4CF123" w14:textId="77777777" w:rsidR="002E268D" w:rsidRDefault="002E268D" w:rsidP="002E268D">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1BCB9931" w14:textId="77777777" w:rsidR="002E268D" w:rsidRDefault="002E268D" w:rsidP="002E268D">
            <w:pPr>
              <w:pStyle w:val="ListParagraph"/>
              <w:keepNext/>
              <w:ind w:left="0"/>
              <w:rPr>
                <w:rFonts w:ascii="Calibri" w:hAnsi="Calibri"/>
                <w:sz w:val="18"/>
                <w:szCs w:val="18"/>
              </w:rPr>
            </w:pPr>
          </w:p>
          <w:p w14:paraId="6CC0BF98" w14:textId="03F33D7D" w:rsidR="002E268D" w:rsidRDefault="002E268D" w:rsidP="002E268D">
            <w:pPr>
              <w:pStyle w:val="ListParagraph"/>
              <w:keepNext/>
              <w:ind w:left="0"/>
              <w:rPr>
                <w:rFonts w:ascii="Calibri" w:hAnsi="Calibri"/>
                <w:sz w:val="18"/>
                <w:szCs w:val="18"/>
              </w:rPr>
            </w:pPr>
            <w:r>
              <w:rPr>
                <w:rFonts w:ascii="Calibri" w:hAnsi="Calibri"/>
                <w:sz w:val="18"/>
                <w:szCs w:val="18"/>
              </w:rPr>
              <w:t>If MCH-23 variant = MCH-23d and A1</w:t>
            </w:r>
            <w:r w:rsidR="00516658">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4E2F14A6" w:rsidR="002E268D" w:rsidRPr="00E3551F" w:rsidRDefault="002E268D" w:rsidP="002E268D">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09282E0F" w:rsidR="004F6841" w:rsidRPr="005B03AD" w:rsidRDefault="003602D0" w:rsidP="005B03AD">
            <w:pPr>
              <w:rPr>
                <w:rFonts w:asciiTheme="minorHAnsi" w:hAnsiTheme="minorHAnsi"/>
                <w:b/>
                <w:sz w:val="18"/>
                <w:szCs w:val="18"/>
              </w:rPr>
            </w:pPr>
            <w:r w:rsidRPr="0036342F">
              <w:rPr>
                <w:rFonts w:asciiTheme="minorHAnsi" w:hAnsiTheme="minorHAnsi"/>
                <w:b/>
                <w:szCs w:val="18"/>
              </w:rPr>
              <w:t>MCH-22b Forced Air System Fan Efficacy Measurement – Newly Installed Zoned Single-Speed Compressor Systems</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63D9BD75"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7AC4BC01"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Required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0C" w14:textId="5EEFF497"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36871D59"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Actual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40D946B2" w14:textId="60244180" w:rsidR="00C83BB5" w:rsidRDefault="005B03AD" w:rsidP="00C83BB5">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2B2C63">
              <w:rPr>
                <w:rFonts w:asciiTheme="minorHAnsi" w:hAnsiTheme="minorHAnsi"/>
                <w:sz w:val="18"/>
                <w:szCs w:val="18"/>
              </w:rPr>
              <w:t>C</w:t>
            </w:r>
            <w:r w:rsidRPr="005B03AD">
              <w:rPr>
                <w:rFonts w:asciiTheme="minorHAnsi" w:hAnsiTheme="minorHAnsi"/>
                <w:sz w:val="18"/>
                <w:szCs w:val="18"/>
              </w:rPr>
              <w:t>03≥</w:t>
            </w:r>
            <w:r w:rsidR="002B2C63">
              <w:rPr>
                <w:rFonts w:asciiTheme="minorHAnsi" w:hAnsiTheme="minorHAnsi"/>
                <w:sz w:val="18"/>
                <w:szCs w:val="18"/>
              </w:rPr>
              <w:t>C</w:t>
            </w:r>
            <w:r w:rsidRPr="005B03AD">
              <w:rPr>
                <w:rFonts w:asciiTheme="minorHAnsi" w:hAnsiTheme="minorHAnsi"/>
                <w:sz w:val="18"/>
                <w:szCs w:val="18"/>
              </w:rPr>
              <w:t>04, then display text: system fan efficacy complies</w:t>
            </w:r>
            <w:r w:rsidR="00C83BB5">
              <w:rPr>
                <w:rFonts w:asciiTheme="minorHAnsi" w:hAnsiTheme="minorHAnsi"/>
                <w:sz w:val="18"/>
                <w:szCs w:val="18"/>
              </w:rPr>
              <w:t>;</w:t>
            </w:r>
            <w:r w:rsidRPr="005B03AD">
              <w:rPr>
                <w:rFonts w:asciiTheme="minorHAnsi" w:hAnsiTheme="minorHAnsi"/>
                <w:sz w:val="18"/>
                <w:szCs w:val="18"/>
              </w:rPr>
              <w:t xml:space="preserve"> </w:t>
            </w:r>
          </w:p>
          <w:p w14:paraId="65CE9D14" w14:textId="1A9AD490" w:rsidR="005B03AD" w:rsidRPr="005B03AD" w:rsidRDefault="005B03AD" w:rsidP="00C83BB5">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5A1D39EC" w14:textId="77777777" w:rsidR="0036342F" w:rsidRDefault="003602D0" w:rsidP="00E15FD7">
            <w:pPr>
              <w:keepNext/>
              <w:rPr>
                <w:rFonts w:asciiTheme="minorHAnsi" w:hAnsiTheme="minorHAnsi"/>
                <w:sz w:val="18"/>
                <w:szCs w:val="18"/>
              </w:rPr>
            </w:pPr>
            <w:r w:rsidRPr="00AF2430">
              <w:rPr>
                <w:rFonts w:asciiTheme="minorHAnsi" w:hAnsiTheme="minorHAnsi"/>
                <w:sz w:val="18"/>
                <w:szCs w:val="18"/>
              </w:rPr>
              <w:t>The procedures for System Fan Efficacy Verification are specified in Reference Residential Appendix RA3.3.</w:t>
            </w:r>
          </w:p>
          <w:p w14:paraId="65CE9D18" w14:textId="7F77E0C2"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69F1B73F"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B50563">
              <w:rPr>
                <w:rFonts w:asciiTheme="minorHAnsi" w:hAnsiTheme="minorHAnsi"/>
                <w:sz w:val="18"/>
                <w:szCs w:val="18"/>
              </w:rPr>
              <w:t>w</w:t>
            </w:r>
            <w:r w:rsidRPr="00AF2430">
              <w:rPr>
                <w:rFonts w:asciiTheme="minorHAnsi" w:hAnsiTheme="minorHAnsi"/>
                <w:sz w:val="18"/>
                <w:szCs w:val="18"/>
              </w:rPr>
              <w:t>att</w:t>
            </w:r>
            <w:r w:rsidR="00B5056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7AFF31A4" w14:textId="37650483" w:rsidR="0060069E" w:rsidRDefault="0060069E" w:rsidP="004F6841">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23" w14:textId="20054EC3"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77777777" w:rsidR="003602D0" w:rsidRPr="0036342F" w:rsidRDefault="003602D0"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790"/>
        <w:gridCol w:w="7740"/>
      </w:tblGrid>
      <w:tr w:rsidR="003602D0" w:rsidRPr="0036342F" w14:paraId="65CE9D51" w14:textId="77777777" w:rsidTr="00207D4B">
        <w:trPr>
          <w:trHeight w:val="144"/>
        </w:trPr>
        <w:tc>
          <w:tcPr>
            <w:tcW w:w="10998" w:type="dxa"/>
            <w:gridSpan w:val="3"/>
          </w:tcPr>
          <w:p w14:paraId="65CE9D50" w14:textId="77777777" w:rsidR="003602D0" w:rsidRPr="0036342F" w:rsidRDefault="003602D0" w:rsidP="00693010">
            <w:pPr>
              <w:keepNext/>
              <w:rPr>
                <w:rFonts w:asciiTheme="minorHAnsi" w:hAnsiTheme="minorHAnsi"/>
                <w:b/>
                <w:szCs w:val="18"/>
              </w:rPr>
            </w:pPr>
            <w:r w:rsidRPr="0036342F">
              <w:rPr>
                <w:rFonts w:asciiTheme="minorHAnsi" w:hAnsiTheme="minorHAnsi"/>
                <w:b/>
                <w:szCs w:val="18"/>
              </w:rPr>
              <w:lastRenderedPageBreak/>
              <w:t>E. Additional Requirements</w:t>
            </w:r>
          </w:p>
        </w:tc>
      </w:tr>
      <w:tr w:rsidR="003602D0" w:rsidRPr="00D83E48" w14:paraId="65CE9D54" w14:textId="77777777" w:rsidTr="00207D4B">
        <w:trPr>
          <w:trHeight w:val="144"/>
        </w:trPr>
        <w:tc>
          <w:tcPr>
            <w:tcW w:w="468" w:type="dxa"/>
          </w:tcPr>
          <w:p w14:paraId="65CE9D52"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gridSpan w:val="2"/>
          </w:tcPr>
          <w:p w14:paraId="65CE9D53"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3602D0" w:rsidRPr="00D83E48" w14:paraId="65CE9D57" w14:textId="77777777" w:rsidTr="00207D4B">
        <w:trPr>
          <w:trHeight w:val="144"/>
        </w:trPr>
        <w:tc>
          <w:tcPr>
            <w:tcW w:w="468" w:type="dxa"/>
          </w:tcPr>
          <w:p w14:paraId="65CE9D55"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gridSpan w:val="2"/>
          </w:tcPr>
          <w:p w14:paraId="65CE9D56"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3602D0" w:rsidRPr="00D83E48" w14:paraId="65CE9D5A" w14:textId="77777777" w:rsidTr="00207D4B">
        <w:trPr>
          <w:trHeight w:val="144"/>
        </w:trPr>
        <w:tc>
          <w:tcPr>
            <w:tcW w:w="468" w:type="dxa"/>
          </w:tcPr>
          <w:p w14:paraId="65CE9D58"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gridSpan w:val="2"/>
          </w:tcPr>
          <w:p w14:paraId="65CE9D59"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3602D0" w:rsidRPr="00D83E48" w14:paraId="65CE9D5D" w14:textId="77777777" w:rsidTr="00207D4B">
        <w:trPr>
          <w:trHeight w:val="144"/>
        </w:trPr>
        <w:tc>
          <w:tcPr>
            <w:tcW w:w="468" w:type="dxa"/>
          </w:tcPr>
          <w:p w14:paraId="65CE9D5B"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gridSpan w:val="2"/>
          </w:tcPr>
          <w:p w14:paraId="65CE9D5C" w14:textId="77777777" w:rsidR="003602D0" w:rsidRPr="00207D4B" w:rsidRDefault="003602D0" w:rsidP="009D7D0E">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3602D0" w:rsidRPr="00D83E48" w14:paraId="65CE9D60" w14:textId="77777777" w:rsidTr="00036F28">
        <w:trPr>
          <w:trHeight w:val="144"/>
        </w:trPr>
        <w:tc>
          <w:tcPr>
            <w:tcW w:w="468" w:type="dxa"/>
            <w:vAlign w:val="center"/>
          </w:tcPr>
          <w:p w14:paraId="65CE9D5E"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gridSpan w:val="2"/>
          </w:tcPr>
          <w:p w14:paraId="65CE9D5F" w14:textId="06AB5CFE" w:rsidR="003602D0" w:rsidRPr="00207D4B" w:rsidRDefault="003602D0" w:rsidP="00B50563">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B50563">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3602D0" w:rsidRPr="00D83E48" w14:paraId="65CE9D63" w14:textId="77777777" w:rsidTr="00036F28">
        <w:trPr>
          <w:trHeight w:val="144"/>
        </w:trPr>
        <w:tc>
          <w:tcPr>
            <w:tcW w:w="468" w:type="dxa"/>
            <w:vAlign w:val="center"/>
          </w:tcPr>
          <w:p w14:paraId="65CE9D61"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gridSpan w:val="2"/>
          </w:tcPr>
          <w:p w14:paraId="65CE9D62" w14:textId="771B410E" w:rsidR="003602D0" w:rsidRPr="00207D4B" w:rsidRDefault="003602D0" w:rsidP="00B50563">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B50563">
              <w:rPr>
                <w:rFonts w:asciiTheme="minorHAnsi" w:hAnsiTheme="minorHAnsi"/>
                <w:sz w:val="18"/>
                <w:szCs w:val="18"/>
              </w:rPr>
              <w:t>w</w:t>
            </w:r>
            <w:r w:rsidRPr="00207D4B">
              <w:rPr>
                <w:rFonts w:asciiTheme="minorHAnsi" w:hAnsiTheme="minorHAnsi"/>
                <w:sz w:val="18"/>
                <w:szCs w:val="18"/>
              </w:rPr>
              <w:t>att/cfm) criteria in every zonal control mode.</w:t>
            </w:r>
          </w:p>
        </w:tc>
      </w:tr>
      <w:tr w:rsidR="003602D0" w:rsidRPr="00D83E48" w14:paraId="65CE9D66" w14:textId="77777777" w:rsidTr="00036F28">
        <w:trPr>
          <w:trHeight w:val="144"/>
        </w:trPr>
        <w:tc>
          <w:tcPr>
            <w:tcW w:w="468" w:type="dxa"/>
            <w:vAlign w:val="center"/>
          </w:tcPr>
          <w:p w14:paraId="65CE9D64"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gridSpan w:val="2"/>
          </w:tcPr>
          <w:p w14:paraId="65CE9D65" w14:textId="3C226923" w:rsidR="003602D0" w:rsidRPr="00207D4B" w:rsidRDefault="003602D0" w:rsidP="00B50563">
            <w:pPr>
              <w:keepNext/>
              <w:rPr>
                <w:rFonts w:asciiTheme="minorHAnsi" w:hAnsiTheme="minorHAnsi"/>
                <w:sz w:val="18"/>
                <w:szCs w:val="18"/>
              </w:rPr>
            </w:pPr>
            <w:r w:rsidRPr="00207D4B">
              <w:rPr>
                <w:rFonts w:asciiTheme="minorHAnsi" w:hAnsiTheme="minorHAnsi"/>
                <w:sz w:val="18"/>
                <w:szCs w:val="18"/>
              </w:rPr>
              <w:t xml:space="preserve">Portable </w:t>
            </w:r>
            <w:r w:rsidR="00B50563">
              <w:rPr>
                <w:rFonts w:asciiTheme="minorHAnsi" w:hAnsiTheme="minorHAnsi"/>
                <w:sz w:val="18"/>
                <w:szCs w:val="18"/>
              </w:rPr>
              <w:t>w</w:t>
            </w:r>
            <w:r w:rsidRPr="00207D4B">
              <w:rPr>
                <w:rFonts w:asciiTheme="minorHAnsi" w:hAnsiTheme="minorHAnsi"/>
                <w:sz w:val="18"/>
                <w:szCs w:val="18"/>
              </w:rPr>
              <w:t xml:space="preserve">att meters used for measurements of air handler </w:t>
            </w:r>
            <w:r w:rsidR="00B50563">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B50563">
              <w:rPr>
                <w:rFonts w:asciiTheme="minorHAnsi" w:hAnsiTheme="minorHAnsi"/>
                <w:sz w:val="18"/>
                <w:szCs w:val="18"/>
              </w:rPr>
              <w:t>w</w:t>
            </w:r>
            <w:r w:rsidRPr="00207D4B">
              <w:rPr>
                <w:rFonts w:asciiTheme="minorHAnsi" w:hAnsiTheme="minorHAnsi"/>
                <w:sz w:val="18"/>
                <w:szCs w:val="18"/>
              </w:rPr>
              <w:t>atts whichever is greater</w:t>
            </w:r>
          </w:p>
        </w:tc>
      </w:tr>
      <w:tr w:rsidR="002D241C" w:rsidRPr="00D83E48" w14:paraId="1BD318F2" w14:textId="77777777" w:rsidTr="004F1966">
        <w:trPr>
          <w:trHeight w:val="144"/>
        </w:trPr>
        <w:tc>
          <w:tcPr>
            <w:tcW w:w="468" w:type="dxa"/>
            <w:vAlign w:val="center"/>
          </w:tcPr>
          <w:p w14:paraId="189AF844" w14:textId="6E6E3876" w:rsidR="002D241C" w:rsidRPr="00207D4B" w:rsidRDefault="002D241C" w:rsidP="002D241C">
            <w:pPr>
              <w:pStyle w:val="FootnoteText"/>
              <w:keepNext/>
              <w:jc w:val="center"/>
              <w:rPr>
                <w:rFonts w:asciiTheme="minorHAnsi" w:hAnsiTheme="minorHAnsi"/>
                <w:sz w:val="18"/>
                <w:szCs w:val="18"/>
              </w:rPr>
            </w:pPr>
            <w:r>
              <w:rPr>
                <w:rFonts w:asciiTheme="minorHAnsi" w:hAnsiTheme="minorHAnsi"/>
                <w:sz w:val="18"/>
                <w:szCs w:val="18"/>
              </w:rPr>
              <w:t>08</w:t>
            </w:r>
          </w:p>
        </w:tc>
        <w:tc>
          <w:tcPr>
            <w:tcW w:w="2790" w:type="dxa"/>
            <w:vAlign w:val="center"/>
          </w:tcPr>
          <w:p w14:paraId="3EA99EBB" w14:textId="4A475F5C" w:rsidR="002D241C" w:rsidRPr="00207D4B" w:rsidRDefault="002D241C" w:rsidP="002D241C">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740" w:type="dxa"/>
            <w:vAlign w:val="center"/>
          </w:tcPr>
          <w:p w14:paraId="2F222883" w14:textId="77777777" w:rsidR="002D241C" w:rsidRDefault="002D241C" w:rsidP="002D241C">
            <w:pPr>
              <w:rPr>
                <w:sz w:val="24"/>
                <w:szCs w:val="24"/>
              </w:rPr>
            </w:pPr>
            <w:r>
              <w:rPr>
                <w:rFonts w:ascii="Calibri" w:hAnsi="Calibri"/>
                <w:sz w:val="18"/>
              </w:rPr>
              <w:t>&lt;&lt;user pick from list:</w:t>
            </w:r>
          </w:p>
          <w:p w14:paraId="4C78E622" w14:textId="77777777" w:rsidR="002D241C" w:rsidRDefault="002D241C" w:rsidP="002D241C">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55217733" w14:textId="77777777" w:rsidR="002D241C" w:rsidRDefault="002D241C" w:rsidP="002D241C">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0C3301A7" w14:textId="7FE6B8FD" w:rsidR="002D241C" w:rsidRPr="00207D4B" w:rsidRDefault="002D241C" w:rsidP="002D241C">
            <w:pPr>
              <w:keepNext/>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2D241C" w:rsidRPr="00D83E48" w14:paraId="1F5F8AA7" w14:textId="77777777" w:rsidTr="004F1966">
        <w:trPr>
          <w:trHeight w:val="144"/>
        </w:trPr>
        <w:tc>
          <w:tcPr>
            <w:tcW w:w="468" w:type="dxa"/>
            <w:vAlign w:val="center"/>
          </w:tcPr>
          <w:p w14:paraId="74EA9FA1" w14:textId="04A013D9" w:rsidR="002D241C" w:rsidRPr="00207D4B" w:rsidRDefault="002D241C" w:rsidP="002D241C">
            <w:pPr>
              <w:pStyle w:val="FootnoteText"/>
              <w:keepNext/>
              <w:jc w:val="center"/>
              <w:rPr>
                <w:rFonts w:asciiTheme="minorHAnsi" w:hAnsiTheme="minorHAnsi"/>
                <w:sz w:val="18"/>
                <w:szCs w:val="18"/>
              </w:rPr>
            </w:pPr>
            <w:r>
              <w:rPr>
                <w:rFonts w:asciiTheme="minorHAnsi" w:hAnsiTheme="minorHAnsi"/>
                <w:sz w:val="18"/>
                <w:szCs w:val="18"/>
              </w:rPr>
              <w:t>09</w:t>
            </w:r>
          </w:p>
        </w:tc>
        <w:tc>
          <w:tcPr>
            <w:tcW w:w="2790" w:type="dxa"/>
            <w:vAlign w:val="center"/>
          </w:tcPr>
          <w:p w14:paraId="2B93C627" w14:textId="5153BD77" w:rsidR="002D241C" w:rsidRPr="00207D4B" w:rsidRDefault="002D241C" w:rsidP="002D241C">
            <w:pPr>
              <w:keepNext/>
              <w:rPr>
                <w:rFonts w:asciiTheme="minorHAnsi" w:hAnsiTheme="minorHAnsi"/>
                <w:sz w:val="18"/>
                <w:szCs w:val="18"/>
              </w:rPr>
            </w:pPr>
            <w:r>
              <w:rPr>
                <w:rFonts w:ascii="Calibri" w:hAnsi="Calibri"/>
                <w:sz w:val="18"/>
              </w:rPr>
              <w:t>Correction Notes:</w:t>
            </w:r>
          </w:p>
        </w:tc>
        <w:tc>
          <w:tcPr>
            <w:tcW w:w="7740" w:type="dxa"/>
            <w:vAlign w:val="center"/>
          </w:tcPr>
          <w:p w14:paraId="67FAE63C" w14:textId="14986C4E" w:rsidR="002D241C" w:rsidRPr="00207D4B" w:rsidRDefault="002D241C" w:rsidP="002D241C">
            <w:pPr>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2D241C" w:rsidRPr="00D83E48" w14:paraId="65CE9D68" w14:textId="77777777" w:rsidTr="004F1966">
        <w:trPr>
          <w:trHeight w:val="144"/>
        </w:trPr>
        <w:tc>
          <w:tcPr>
            <w:tcW w:w="10998" w:type="dxa"/>
            <w:gridSpan w:val="3"/>
            <w:vAlign w:val="center"/>
          </w:tcPr>
          <w:p w14:paraId="65CE9D67" w14:textId="0F282A73" w:rsidR="002D241C" w:rsidRPr="00207D4B" w:rsidRDefault="002D241C" w:rsidP="002D241C">
            <w:pPr>
              <w:pStyle w:val="FootnoteText"/>
              <w:keepNext/>
              <w:rPr>
                <w:rFonts w:asciiTheme="minorHAnsi" w:hAnsiTheme="minorHAnsi"/>
                <w:sz w:val="18"/>
                <w:szCs w:val="18"/>
              </w:rPr>
            </w:pPr>
            <w:r w:rsidRPr="00423F31">
              <w:rPr>
                <w:rFonts w:asciiTheme="minorHAnsi" w:hAnsiTheme="minorHAnsi" w:cs="Calibri-Bold"/>
                <w:b/>
                <w:bCs/>
                <w:sz w:val="18"/>
                <w:szCs w:val="18"/>
              </w:rPr>
              <w:t xml:space="preserve">The responsible person’s signature on this compliance document affirms that all applicable requirements in this table have been met </w:t>
            </w:r>
            <w:r w:rsidRPr="00423F31">
              <w:rPr>
                <w:rFonts w:asciiTheme="minorHAnsi" w:hAnsiTheme="minorHAnsi" w:cs="MS Sans Serif"/>
                <w:b/>
                <w:color w:val="000000"/>
                <w:sz w:val="18"/>
                <w:szCs w:val="18"/>
                <w:highlight w:val="white"/>
              </w:rPr>
              <w:t>unless otherwise noted in the Verification Status and the Corrections Notes in this table</w:t>
            </w:r>
          </w:p>
        </w:tc>
      </w:tr>
    </w:tbl>
    <w:p w14:paraId="334FD7CE" w14:textId="522A4C50" w:rsidR="002D241C" w:rsidRDefault="002D241C"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41C" w:rsidRPr="0084687D" w14:paraId="3EE04933" w14:textId="77777777" w:rsidTr="00C4739A">
        <w:trPr>
          <w:cantSplit/>
          <w:trHeight w:val="432"/>
        </w:trPr>
        <w:tc>
          <w:tcPr>
            <w:tcW w:w="5000" w:type="pct"/>
            <w:gridSpan w:val="2"/>
            <w:vAlign w:val="center"/>
          </w:tcPr>
          <w:p w14:paraId="1E165754" w14:textId="62DE3141" w:rsidR="002D241C" w:rsidRPr="002E5E6E" w:rsidRDefault="002D241C" w:rsidP="00C4739A">
            <w:pPr>
              <w:keepNext/>
              <w:rPr>
                <w:rFonts w:ascii="Calibri" w:hAnsi="Calibri"/>
                <w:b/>
                <w:szCs w:val="18"/>
              </w:rPr>
            </w:pPr>
            <w:r>
              <w:rPr>
                <w:rFonts w:ascii="Calibri" w:hAnsi="Calibri"/>
                <w:b/>
                <w:szCs w:val="18"/>
              </w:rPr>
              <w:t>F</w:t>
            </w:r>
            <w:r w:rsidRPr="002E5E6E">
              <w:rPr>
                <w:rFonts w:ascii="Calibri" w:hAnsi="Calibri"/>
                <w:b/>
                <w:szCs w:val="18"/>
              </w:rPr>
              <w:t>. Determination of HERS Verification Compliance</w:t>
            </w:r>
          </w:p>
          <w:p w14:paraId="5A20FEEA" w14:textId="77777777" w:rsidR="002D241C" w:rsidRPr="0084687D" w:rsidRDefault="002D241C" w:rsidP="00C4739A">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2D241C" w:rsidRPr="0084687D" w14:paraId="557489BD" w14:textId="77777777" w:rsidTr="00C4739A">
        <w:trPr>
          <w:cantSplit/>
          <w:trHeight w:val="144"/>
        </w:trPr>
        <w:tc>
          <w:tcPr>
            <w:tcW w:w="253" w:type="pct"/>
            <w:vAlign w:val="center"/>
          </w:tcPr>
          <w:p w14:paraId="3D64FC79" w14:textId="77777777" w:rsidR="002D241C" w:rsidRPr="0084687D" w:rsidDel="00C76C40" w:rsidRDefault="002D241C" w:rsidP="00C4739A">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66368AB7" w14:textId="178E4A0C" w:rsidR="002D241C" w:rsidRPr="0084687D" w:rsidRDefault="002D241C">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xml:space="preserve">” and D09 result is “system fan efficacy complies” and E08 result is Pass or All n/a </w:t>
            </w:r>
            <w:r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3BBE81D0" w14:textId="77777777" w:rsidR="002D241C" w:rsidRPr="00D83E48" w:rsidRDefault="002D241C" w:rsidP="0009456E">
      <w:pPr>
        <w:rPr>
          <w:rFonts w:ascii="Calibri" w:hAnsi="Calibri"/>
        </w:rPr>
      </w:pPr>
    </w:p>
    <w:p w14:paraId="65CE9D71" w14:textId="77777777" w:rsidR="003602D0" w:rsidRPr="00D83E48" w:rsidRDefault="003602D0" w:rsidP="0009456E">
      <w:pPr>
        <w:rPr>
          <w:rFonts w:ascii="Calibri" w:hAnsi="Calibri"/>
        </w:rPr>
      </w:pPr>
    </w:p>
    <w:sectPr w:rsidR="003602D0" w:rsidRPr="00D83E48"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02F37" w14:textId="77777777" w:rsidR="00EC549C" w:rsidRDefault="00EC549C">
      <w:r>
        <w:separator/>
      </w:r>
    </w:p>
  </w:endnote>
  <w:endnote w:type="continuationSeparator" w:id="0">
    <w:p w14:paraId="5E9818E4" w14:textId="77777777" w:rsidR="00EC549C" w:rsidRDefault="00EC549C">
      <w:r>
        <w:continuationSeparator/>
      </w:r>
    </w:p>
  </w:endnote>
  <w:endnote w:type="continuationNotice" w:id="1">
    <w:p w14:paraId="7128CD6C" w14:textId="77777777" w:rsidR="00EC549C" w:rsidRDefault="00EC54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MS Sans Serif">
    <w:panose1 w:val="00000000000000000000"/>
    <w:charset w:val="00"/>
    <w:family w:val="swiss"/>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9027A0" w:rsidRPr="00CB64DD" w:rsidRDefault="009027A0" w:rsidP="0036342F">
    <w:pPr>
      <w:pStyle w:val="Footer"/>
    </w:pPr>
    <w:r w:rsidRPr="00CB64DD">
      <w:t xml:space="preserve">Registration Number:                                                           Registration Date/Time:                                           HERS Provider:                       </w:t>
    </w:r>
  </w:p>
  <w:p w14:paraId="65CE9D8D" w14:textId="48C3F6FE" w:rsidR="009027A0" w:rsidRPr="00CB64DD" w:rsidRDefault="009027A0" w:rsidP="0036342F">
    <w:pPr>
      <w:pStyle w:val="Footer"/>
    </w:pPr>
    <w:r w:rsidRPr="00CB64DD">
      <w:t>CA Building Energy Efficiency Standards - 20</w:t>
    </w:r>
    <w:r w:rsidR="00842507">
      <w:t>22</w:t>
    </w:r>
    <w:r w:rsidRPr="00CB64DD">
      <w:t xml:space="preserve"> Residential Compliance</w:t>
    </w:r>
    <w:r w:rsidRPr="00CB64DD">
      <w:tab/>
    </w:r>
    <w:r>
      <w:t>January 20</w:t>
    </w:r>
    <w:r w:rsidR="0084250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9027A0" w:rsidRPr="00CB64DD" w:rsidRDefault="009027A0" w:rsidP="0036342F">
    <w:pPr>
      <w:pStyle w:val="Footer"/>
    </w:pPr>
    <w:r w:rsidRPr="00CB64DD">
      <w:t xml:space="preserve">Registration Number:                                                           Registration Date/Time:                                           HERS Provider:                       </w:t>
    </w:r>
  </w:p>
  <w:p w14:paraId="65CE9D9E" w14:textId="77777777" w:rsidR="009027A0" w:rsidRPr="00CB64DD" w:rsidRDefault="009027A0" w:rsidP="0036342F">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056C3D61" w:rsidR="009027A0" w:rsidRPr="00CB64DD" w:rsidRDefault="009027A0" w:rsidP="0036342F">
    <w:pPr>
      <w:pStyle w:val="Footer"/>
    </w:pPr>
    <w:r w:rsidRPr="00CB64DD">
      <w:t>CA Building Energy Efficiency Standards - 20</w:t>
    </w:r>
    <w:r w:rsidR="00842507">
      <w:t>22</w:t>
    </w:r>
    <w:r w:rsidRPr="00CB64DD">
      <w:t xml:space="preserve"> Residential Compliance</w:t>
    </w:r>
    <w:r w:rsidRPr="00CB64DD">
      <w:tab/>
    </w:r>
    <w:r>
      <w:t>January 20</w:t>
    </w:r>
    <w:r w:rsidR="00842507">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9027A0" w:rsidRPr="00CB64DD" w:rsidRDefault="009027A0"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3ABC8" w14:textId="77777777" w:rsidR="00EC549C" w:rsidRDefault="00EC549C">
      <w:r>
        <w:separator/>
      </w:r>
    </w:p>
  </w:footnote>
  <w:footnote w:type="continuationSeparator" w:id="0">
    <w:p w14:paraId="4FC6CA3E" w14:textId="77777777" w:rsidR="00EC549C" w:rsidRDefault="00EC549C">
      <w:r>
        <w:continuationSeparator/>
      </w:r>
    </w:p>
  </w:footnote>
  <w:footnote w:type="continuationNotice" w:id="1">
    <w:p w14:paraId="5A215385" w14:textId="77777777" w:rsidR="00EC549C" w:rsidRDefault="00EC54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9027A0" w:rsidRDefault="0061368C">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ECF47" w14:textId="77777777" w:rsidR="007719EC" w:rsidRPr="002A3023" w:rsidRDefault="007719EC" w:rsidP="007719EC">
    <w:pPr>
      <w:tabs>
        <w:tab w:val="center" w:pos="4320"/>
        <w:tab w:val="right" w:pos="8640"/>
      </w:tabs>
      <w:ind w:left="360"/>
      <w:jc w:val="center"/>
      <w:rPr>
        <w:rFonts w:asciiTheme="minorHAnsi" w:hAnsiTheme="minorHAnsi" w:cstheme="minorHAnsi"/>
        <w:b/>
        <w:bCs/>
        <w:sz w:val="28"/>
        <w:szCs w:val="28"/>
      </w:rPr>
    </w:pPr>
    <w:r w:rsidRPr="002A3023">
      <w:rPr>
        <w:rFonts w:asciiTheme="minorHAnsi" w:hAnsiTheme="minorHAnsi" w:cstheme="minorHAnsi"/>
        <w:b/>
        <w:bCs/>
        <w:noProof/>
        <w:sz w:val="28"/>
        <w:szCs w:val="28"/>
      </w:rPr>
      <w:drawing>
        <wp:anchor distT="0" distB="0" distL="114300" distR="114300" simplePos="0" relativeHeight="251657216" behindDoc="0" locked="0" layoutInCell="1" allowOverlap="1" wp14:anchorId="4C9DA098" wp14:editId="654855A2">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A3023">
      <w:rPr>
        <w:rFonts w:asciiTheme="minorHAnsi" w:hAnsiTheme="minorHAnsi" w:cstheme="minorHAnsi"/>
        <w:b/>
        <w:bCs/>
        <w:sz w:val="28"/>
        <w:szCs w:val="28"/>
      </w:rPr>
      <w:t>SPACE CONDITIONING SYSTEM FAN EFFICACY</w:t>
    </w:r>
  </w:p>
  <w:p w14:paraId="7992A132" w14:textId="77777777" w:rsidR="007719EC" w:rsidRPr="002A3023" w:rsidRDefault="007719EC" w:rsidP="007719EC">
    <w:pPr>
      <w:numPr>
        <w:ilvl w:val="0"/>
        <w:numId w:val="16"/>
      </w:numPr>
      <w:tabs>
        <w:tab w:val="clear" w:pos="720"/>
        <w:tab w:val="center" w:pos="4320"/>
        <w:tab w:val="right" w:pos="8640"/>
      </w:tabs>
      <w:ind w:left="360" w:firstLine="0"/>
      <w:rPr>
        <w:rFonts w:asciiTheme="minorHAnsi" w:hAnsiTheme="minorHAnsi" w:cstheme="minorHAnsi"/>
        <w:sz w:val="28"/>
        <w:szCs w:val="28"/>
      </w:rPr>
    </w:pPr>
    <w:r w:rsidRPr="002A3023">
      <w:rPr>
        <w:rFonts w:asciiTheme="minorHAnsi" w:hAnsiTheme="minorHAnsi" w:cstheme="minorHAnsi"/>
        <w:sz w:val="28"/>
        <w:szCs w:val="28"/>
      </w:rPr>
      <w:ptab w:relativeTo="margin" w:alignment="center" w:leader="none"/>
    </w:r>
    <w:r w:rsidRPr="002A3023">
      <w:rPr>
        <w:rFonts w:asciiTheme="minorHAnsi" w:hAnsiTheme="minorHAnsi" w:cstheme="minorHAnsi"/>
        <w:sz w:val="28"/>
        <w:szCs w:val="28"/>
      </w:rPr>
      <w:ptab w:relativeTo="margin" w:alignment="right" w:leader="none"/>
    </w:r>
    <w:r w:rsidRPr="002A3023">
      <w:rPr>
        <w:rFonts w:asciiTheme="minorHAnsi" w:hAnsiTheme="minorHAnsi" w:cstheme="minorHAnsi"/>
        <w:sz w:val="28"/>
        <w:szCs w:val="28"/>
      </w:rPr>
      <w:t>CEC-CF3R-MCH-22-H</w:t>
    </w:r>
  </w:p>
  <w:p w14:paraId="093EE32B" w14:textId="77777777" w:rsidR="007719EC" w:rsidRPr="002A3023" w:rsidRDefault="007719EC" w:rsidP="007719EC">
    <w:pPr>
      <w:spacing w:after="160" w:line="259" w:lineRule="auto"/>
      <w:ind w:left="360"/>
      <w:rPr>
        <w:rFonts w:asciiTheme="minorHAnsi" w:eastAsia="Calibri" w:hAnsiTheme="minorHAnsi" w:cstheme="minorHAnsi"/>
        <w:b/>
        <w:bCs/>
        <w:i/>
        <w:iCs/>
        <w:sz w:val="28"/>
        <w:szCs w:val="28"/>
      </w:rPr>
    </w:pPr>
    <w:r w:rsidRPr="002A3023">
      <w:rPr>
        <w:rFonts w:asciiTheme="minorHAnsi" w:eastAsia="Calibri" w:hAnsiTheme="minorHAnsi" w:cstheme="minorHAnsi"/>
        <w:sz w:val="28"/>
        <w:szCs w:val="28"/>
      </w:rPr>
      <w:ptab w:relativeTo="margin" w:alignment="center" w:leader="none"/>
    </w:r>
    <w:r w:rsidRPr="002A3023">
      <w:rPr>
        <w:rFonts w:asciiTheme="minorHAnsi" w:eastAsia="Calibr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027A0" w:rsidRPr="00F85124" w:rsidDel="006F12E3" w14:paraId="65CE9D90" w14:textId="27800F03">
      <w:trPr>
        <w:cantSplit/>
        <w:trHeight w:val="288"/>
        <w:del w:id="3" w:author="Alhabibi, Haider@Energy" w:date="2022-10-20T10:17:00Z"/>
      </w:trPr>
      <w:tc>
        <w:tcPr>
          <w:tcW w:w="3738" w:type="pct"/>
          <w:gridSpan w:val="2"/>
          <w:tcBorders>
            <w:right w:val="nil"/>
          </w:tcBorders>
          <w:vAlign w:val="center"/>
        </w:tcPr>
        <w:p w14:paraId="65CE9D8E" w14:textId="2DC931D3" w:rsidR="009027A0" w:rsidRPr="00F85124" w:rsidDel="006F12E3" w:rsidRDefault="0061368C" w:rsidP="007924C2">
          <w:pPr>
            <w:pStyle w:val="Heading1"/>
            <w:rPr>
              <w:del w:id="4" w:author="Alhabibi, Haider@Energy" w:date="2022-10-20T10:17:00Z"/>
              <w:rFonts w:ascii="Calibri" w:hAnsi="Calibri"/>
              <w:b w:val="0"/>
              <w:bCs/>
              <w:sz w:val="20"/>
            </w:rPr>
          </w:pPr>
          <w:del w:id="5" w:author="Alhabibi, Haider@Energy" w:date="2022-10-20T10:17:00Z">
            <w:r>
              <w:rPr>
                <w:rFonts w:ascii="Calibri" w:hAnsi="Calibri"/>
                <w:b w:val="0"/>
                <w:bCs/>
                <w:noProof/>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1025" type="#_x0000_t75" style="position:absolute;margin-left:0;margin-top:0;width:10in;height:540pt;z-index:-251661824;mso-position-horizontal:center;mso-position-horizontal-relative:margin;mso-position-vertical:center;mso-position-vertical-relative:margin" o:allowincell="f">
                  <v:imagedata r:id="rId1" o:title="Watermark" gain="19661f" blacklevel="22938f"/>
                  <w10:wrap anchorx="margin" anchory="margin"/>
                </v:shape>
              </w:pict>
            </w:r>
            <w:r w:rsidR="009027A0" w:rsidDel="006F12E3">
              <w:rPr>
                <w:rFonts w:ascii="Calibri" w:hAnsi="Calibri"/>
                <w:b w:val="0"/>
                <w:bCs/>
                <w:sz w:val="20"/>
              </w:rPr>
              <w:delText>CERTIFICATE OF INSTALLATION</w:delText>
            </w:r>
          </w:del>
        </w:p>
      </w:tc>
      <w:tc>
        <w:tcPr>
          <w:tcW w:w="1262" w:type="pct"/>
          <w:tcBorders>
            <w:left w:val="nil"/>
          </w:tcBorders>
          <w:tcMar>
            <w:left w:w="115" w:type="dxa"/>
            <w:right w:w="115" w:type="dxa"/>
          </w:tcMar>
          <w:vAlign w:val="center"/>
        </w:tcPr>
        <w:p w14:paraId="65CE9D8F" w14:textId="1FD41D98" w:rsidR="009027A0" w:rsidRPr="00F85124" w:rsidDel="006F12E3" w:rsidRDefault="009027A0" w:rsidP="002E105D">
          <w:pPr>
            <w:pStyle w:val="Heading1"/>
            <w:jc w:val="right"/>
            <w:rPr>
              <w:del w:id="6" w:author="Alhabibi, Haider@Energy" w:date="2022-10-20T10:17:00Z"/>
              <w:rFonts w:ascii="Calibri" w:hAnsi="Calibri"/>
              <w:b w:val="0"/>
              <w:bCs/>
              <w:sz w:val="20"/>
            </w:rPr>
          </w:pPr>
          <w:del w:id="7" w:author="Alhabibi, Haider@Energy" w:date="2022-10-20T10:17:00Z">
            <w:r w:rsidDel="006F12E3">
              <w:rPr>
                <w:rFonts w:ascii="Calibri" w:hAnsi="Calibri"/>
                <w:b w:val="0"/>
                <w:bCs/>
                <w:sz w:val="20"/>
              </w:rPr>
              <w:delText>CF2R-MCH-23-H</w:delText>
            </w:r>
          </w:del>
        </w:p>
      </w:tc>
    </w:tr>
    <w:tr w:rsidR="009027A0" w:rsidRPr="00F85124" w:rsidDel="006F12E3" w14:paraId="65CE9D93" w14:textId="351C4BAC">
      <w:trPr>
        <w:cantSplit/>
        <w:trHeight w:val="288"/>
        <w:del w:id="8" w:author="Alhabibi, Haider@Energy" w:date="2022-10-20T10:17:00Z"/>
      </w:trPr>
      <w:tc>
        <w:tcPr>
          <w:tcW w:w="2500" w:type="pct"/>
          <w:tcBorders>
            <w:right w:val="nil"/>
          </w:tcBorders>
        </w:tcPr>
        <w:p w14:paraId="65CE9D91" w14:textId="23685320" w:rsidR="009027A0" w:rsidRPr="002E105D" w:rsidDel="006F12E3" w:rsidRDefault="009027A0" w:rsidP="007924C2">
          <w:pPr>
            <w:tabs>
              <w:tab w:val="right" w:pos="10543"/>
            </w:tabs>
            <w:rPr>
              <w:del w:id="9" w:author="Alhabibi, Haider@Energy" w:date="2022-10-20T10:17:00Z"/>
              <w:rFonts w:ascii="Calibri" w:hAnsi="Calibri"/>
              <w:sz w:val="12"/>
              <w:szCs w:val="12"/>
            </w:rPr>
          </w:pPr>
          <w:del w:id="10" w:author="Alhabibi, Haider@Energy" w:date="2022-10-20T10:17:00Z">
            <w:r w:rsidRPr="002E105D" w:rsidDel="006F12E3">
              <w:rPr>
                <w:rFonts w:ascii="Calibri" w:hAnsi="Calibri"/>
                <w:bCs/>
              </w:rPr>
              <w:delText>HSPP/PSPP Installation &amp; System Airflow Rate</w:delText>
            </w:r>
          </w:del>
        </w:p>
      </w:tc>
      <w:tc>
        <w:tcPr>
          <w:tcW w:w="2500" w:type="pct"/>
          <w:gridSpan w:val="2"/>
          <w:tcBorders>
            <w:left w:val="nil"/>
          </w:tcBorders>
        </w:tcPr>
        <w:p w14:paraId="65CE9D92" w14:textId="7C03B3F9" w:rsidR="009027A0" w:rsidRPr="00F85124" w:rsidDel="006F12E3" w:rsidRDefault="009027A0" w:rsidP="007924C2">
          <w:pPr>
            <w:tabs>
              <w:tab w:val="right" w:pos="10543"/>
            </w:tabs>
            <w:jc w:val="right"/>
            <w:rPr>
              <w:del w:id="11" w:author="Alhabibi, Haider@Energy" w:date="2022-10-20T10:17:00Z"/>
              <w:rFonts w:ascii="Calibri" w:hAnsi="Calibri"/>
              <w:sz w:val="12"/>
              <w:szCs w:val="12"/>
            </w:rPr>
          </w:pPr>
          <w:del w:id="12" w:author="Alhabibi, Haider@Energy" w:date="2022-10-20T10:17:00Z">
            <w:r w:rsidRPr="00F85124" w:rsidDel="006F12E3">
              <w:rPr>
                <w:rFonts w:ascii="Calibri" w:hAnsi="Calibri"/>
                <w:bCs/>
              </w:rPr>
              <w:delText xml:space="preserve">(Page </w:delText>
            </w:r>
            <w:r w:rsidDel="006F12E3">
              <w:fldChar w:fldCharType="begin"/>
            </w:r>
            <w:r w:rsidDel="006F12E3">
              <w:delInstrText xml:space="preserve"> PAGE   \* MERGEFORMAT </w:delInstrText>
            </w:r>
            <w:r w:rsidDel="006F12E3">
              <w:fldChar w:fldCharType="separate"/>
            </w:r>
            <w:r w:rsidDel="006F12E3">
              <w:rPr>
                <w:rFonts w:ascii="Calibri" w:hAnsi="Calibri"/>
                <w:bCs/>
                <w:noProof/>
              </w:rPr>
              <w:delText>1</w:delText>
            </w:r>
            <w:r w:rsidDel="006F12E3">
              <w:rPr>
                <w:rFonts w:ascii="Calibri" w:hAnsi="Calibri"/>
                <w:bCs/>
                <w:noProof/>
              </w:rPr>
              <w:fldChar w:fldCharType="end"/>
            </w:r>
            <w:r w:rsidRPr="00F85124" w:rsidDel="006F12E3">
              <w:rPr>
                <w:rFonts w:ascii="Calibri" w:hAnsi="Calibri"/>
                <w:bCs/>
              </w:rPr>
              <w:delText xml:space="preserve"> of </w:delText>
            </w:r>
            <w:r w:rsidDel="006F12E3">
              <w:rPr>
                <w:rFonts w:ascii="Calibri" w:hAnsi="Calibri"/>
                <w:bCs/>
                <w:noProof/>
              </w:rPr>
              <w:fldChar w:fldCharType="begin"/>
            </w:r>
            <w:r w:rsidDel="006F12E3">
              <w:rPr>
                <w:rFonts w:ascii="Calibri" w:hAnsi="Calibri"/>
                <w:bCs/>
                <w:noProof/>
              </w:rPr>
              <w:delInstrText xml:space="preserve"> SECTIONPAGES   \* MERGEFORMAT </w:delInstrText>
            </w:r>
            <w:r w:rsidDel="006F12E3">
              <w:rPr>
                <w:rFonts w:ascii="Calibri" w:hAnsi="Calibri"/>
                <w:bCs/>
                <w:noProof/>
              </w:rPr>
              <w:fldChar w:fldCharType="separate"/>
            </w:r>
            <w:r w:rsidRPr="00CB64DD" w:rsidDel="006F12E3">
              <w:rPr>
                <w:rFonts w:ascii="Calibri" w:hAnsi="Calibri"/>
                <w:bCs/>
                <w:noProof/>
              </w:rPr>
              <w:delText>2</w:delText>
            </w:r>
            <w:r w:rsidDel="006F12E3">
              <w:rPr>
                <w:rFonts w:ascii="Calibri" w:hAnsi="Calibri"/>
                <w:bCs/>
                <w:noProof/>
              </w:rPr>
              <w:fldChar w:fldCharType="end"/>
            </w:r>
            <w:r w:rsidRPr="00F85124" w:rsidDel="006F12E3">
              <w:rPr>
                <w:rFonts w:ascii="Calibri" w:hAnsi="Calibri"/>
                <w:bCs/>
              </w:rPr>
              <w:delText>)</w:delText>
            </w:r>
          </w:del>
        </w:p>
      </w:tc>
    </w:tr>
    <w:tr w:rsidR="009027A0" w:rsidRPr="00F85124" w:rsidDel="006F12E3" w14:paraId="65CE9D97" w14:textId="6B1931BA">
      <w:trPr>
        <w:cantSplit/>
        <w:trHeight w:val="288"/>
        <w:del w:id="13" w:author="Alhabibi, Haider@Energy" w:date="2022-10-20T10:17:00Z"/>
      </w:trPr>
      <w:tc>
        <w:tcPr>
          <w:tcW w:w="0" w:type="auto"/>
        </w:tcPr>
        <w:p w14:paraId="65CE9D94" w14:textId="3DE4D6EE" w:rsidR="009027A0" w:rsidRPr="00F85124" w:rsidDel="006F12E3" w:rsidRDefault="009027A0" w:rsidP="007924C2">
          <w:pPr>
            <w:rPr>
              <w:del w:id="14" w:author="Alhabibi, Haider@Energy" w:date="2022-10-20T10:17:00Z"/>
              <w:rFonts w:ascii="Calibri" w:hAnsi="Calibri"/>
              <w:sz w:val="12"/>
              <w:szCs w:val="12"/>
            </w:rPr>
          </w:pPr>
          <w:del w:id="15" w:author="Alhabibi, Haider@Energy" w:date="2022-10-20T10:17:00Z">
            <w:r w:rsidRPr="00F85124" w:rsidDel="006F12E3">
              <w:rPr>
                <w:rFonts w:ascii="Calibri" w:hAnsi="Calibri"/>
                <w:sz w:val="12"/>
                <w:szCs w:val="12"/>
              </w:rPr>
              <w:delText>Project Name:</w:delText>
            </w:r>
          </w:del>
        </w:p>
      </w:tc>
      <w:tc>
        <w:tcPr>
          <w:tcW w:w="1377" w:type="pct"/>
        </w:tcPr>
        <w:p w14:paraId="65CE9D95" w14:textId="642293D5" w:rsidR="009027A0" w:rsidRPr="00F85124" w:rsidDel="006F12E3" w:rsidRDefault="009027A0" w:rsidP="007924C2">
          <w:pPr>
            <w:rPr>
              <w:del w:id="16" w:author="Alhabibi, Haider@Energy" w:date="2022-10-20T10:17:00Z"/>
              <w:rFonts w:ascii="Calibri" w:hAnsi="Calibri"/>
              <w:sz w:val="12"/>
              <w:szCs w:val="12"/>
            </w:rPr>
          </w:pPr>
          <w:del w:id="17" w:author="Alhabibi, Haider@Energy" w:date="2022-10-20T10:17:00Z">
            <w:r w:rsidRPr="00F85124" w:rsidDel="006F12E3">
              <w:rPr>
                <w:rFonts w:ascii="Calibri" w:hAnsi="Calibri"/>
                <w:sz w:val="12"/>
                <w:szCs w:val="12"/>
              </w:rPr>
              <w:delText>Enforcement Agency:</w:delText>
            </w:r>
          </w:del>
        </w:p>
      </w:tc>
      <w:tc>
        <w:tcPr>
          <w:tcW w:w="1262" w:type="pct"/>
        </w:tcPr>
        <w:p w14:paraId="65CE9D96" w14:textId="750C11F1" w:rsidR="009027A0" w:rsidRPr="00F85124" w:rsidDel="006F12E3" w:rsidRDefault="009027A0" w:rsidP="007924C2">
          <w:pPr>
            <w:rPr>
              <w:del w:id="18" w:author="Alhabibi, Haider@Energy" w:date="2022-10-20T10:17:00Z"/>
              <w:rFonts w:ascii="Calibri" w:hAnsi="Calibri"/>
              <w:sz w:val="12"/>
              <w:szCs w:val="12"/>
            </w:rPr>
          </w:pPr>
          <w:del w:id="19" w:author="Alhabibi, Haider@Energy" w:date="2022-10-20T10:17:00Z">
            <w:r w:rsidRPr="00F85124" w:rsidDel="006F12E3">
              <w:rPr>
                <w:rFonts w:ascii="Calibri" w:hAnsi="Calibri"/>
                <w:sz w:val="12"/>
                <w:szCs w:val="12"/>
              </w:rPr>
              <w:delText>Permit Number:</w:delText>
            </w:r>
          </w:del>
        </w:p>
      </w:tc>
    </w:tr>
    <w:tr w:rsidR="009027A0" w:rsidRPr="00F85124" w:rsidDel="006F12E3" w14:paraId="65CE9D9B" w14:textId="7C614C59">
      <w:trPr>
        <w:cantSplit/>
        <w:trHeight w:val="288"/>
        <w:del w:id="20" w:author="Alhabibi, Haider@Energy" w:date="2022-10-20T10:17:00Z"/>
      </w:trPr>
      <w:tc>
        <w:tcPr>
          <w:tcW w:w="0" w:type="auto"/>
        </w:tcPr>
        <w:p w14:paraId="65CE9D98" w14:textId="440473E0" w:rsidR="009027A0" w:rsidRPr="00F85124" w:rsidDel="006F12E3" w:rsidRDefault="009027A0" w:rsidP="007924C2">
          <w:pPr>
            <w:rPr>
              <w:del w:id="21" w:author="Alhabibi, Haider@Energy" w:date="2022-10-20T10:17:00Z"/>
              <w:rFonts w:ascii="Calibri" w:hAnsi="Calibri"/>
              <w:sz w:val="12"/>
              <w:szCs w:val="12"/>
              <w:vertAlign w:val="superscript"/>
            </w:rPr>
          </w:pPr>
          <w:del w:id="22" w:author="Alhabibi, Haider@Energy" w:date="2022-10-20T10:17:00Z">
            <w:r w:rsidRPr="00F85124" w:rsidDel="006F12E3">
              <w:rPr>
                <w:rFonts w:ascii="Calibri" w:hAnsi="Calibri"/>
                <w:sz w:val="12"/>
                <w:szCs w:val="12"/>
              </w:rPr>
              <w:delText>Dwelling Address:</w:delText>
            </w:r>
          </w:del>
        </w:p>
      </w:tc>
      <w:tc>
        <w:tcPr>
          <w:tcW w:w="1377" w:type="pct"/>
        </w:tcPr>
        <w:p w14:paraId="65CE9D99" w14:textId="5967BA1D" w:rsidR="009027A0" w:rsidRPr="00F85124" w:rsidDel="006F12E3" w:rsidRDefault="009027A0" w:rsidP="007924C2">
          <w:pPr>
            <w:rPr>
              <w:del w:id="23" w:author="Alhabibi, Haider@Energy" w:date="2022-10-20T10:17:00Z"/>
              <w:rFonts w:ascii="Calibri" w:hAnsi="Calibri"/>
              <w:sz w:val="12"/>
              <w:szCs w:val="12"/>
              <w:vertAlign w:val="superscript"/>
            </w:rPr>
          </w:pPr>
          <w:del w:id="24" w:author="Alhabibi, Haider@Energy" w:date="2022-10-20T10:17:00Z">
            <w:r w:rsidRPr="00F85124" w:rsidDel="006F12E3">
              <w:rPr>
                <w:rFonts w:ascii="Calibri" w:hAnsi="Calibri"/>
                <w:sz w:val="12"/>
                <w:szCs w:val="12"/>
              </w:rPr>
              <w:delText>City</w:delText>
            </w:r>
          </w:del>
        </w:p>
      </w:tc>
      <w:tc>
        <w:tcPr>
          <w:tcW w:w="1262" w:type="pct"/>
        </w:tcPr>
        <w:p w14:paraId="65CE9D9A" w14:textId="7DE2AF05" w:rsidR="009027A0" w:rsidRPr="00F85124" w:rsidDel="006F12E3" w:rsidRDefault="009027A0" w:rsidP="007924C2">
          <w:pPr>
            <w:rPr>
              <w:del w:id="25" w:author="Alhabibi, Haider@Energy" w:date="2022-10-20T10:17:00Z"/>
              <w:rFonts w:ascii="Calibri" w:hAnsi="Calibri"/>
              <w:sz w:val="12"/>
              <w:szCs w:val="12"/>
              <w:vertAlign w:val="superscript"/>
            </w:rPr>
          </w:pPr>
          <w:del w:id="26" w:author="Alhabibi, Haider@Energy" w:date="2022-10-20T10:17:00Z">
            <w:r w:rsidRPr="00F85124" w:rsidDel="006F12E3">
              <w:rPr>
                <w:rFonts w:ascii="Calibri" w:hAnsi="Calibri"/>
                <w:sz w:val="12"/>
                <w:szCs w:val="12"/>
              </w:rPr>
              <w:delText>Zip Code</w:delText>
            </w:r>
          </w:del>
        </w:p>
      </w:tc>
    </w:tr>
  </w:tbl>
  <w:p w14:paraId="65CE9D9C" w14:textId="77777777" w:rsidR="009027A0" w:rsidRDefault="009027A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9027A0" w:rsidRDefault="0061368C">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A2" w14:textId="77777777">
      <w:trPr>
        <w:cantSplit/>
        <w:trHeight w:val="288"/>
      </w:trPr>
      <w:tc>
        <w:tcPr>
          <w:tcW w:w="4016" w:type="pct"/>
          <w:gridSpan w:val="2"/>
          <w:tcBorders>
            <w:right w:val="nil"/>
          </w:tcBorders>
          <w:vAlign w:val="center"/>
        </w:tcPr>
        <w:p w14:paraId="65CE9DA0" w14:textId="48BCAB83" w:rsidR="009027A0" w:rsidRPr="00F85124" w:rsidRDefault="0061368C">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9027A0">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65CE9DA1" w14:textId="68A6B265" w:rsidR="009027A0" w:rsidRPr="00F85124" w:rsidRDefault="009027A0" w:rsidP="007924C2">
          <w:pPr>
            <w:pStyle w:val="Heading1"/>
            <w:jc w:val="right"/>
            <w:rPr>
              <w:rFonts w:ascii="Calibri" w:hAnsi="Calibri"/>
              <w:b w:val="0"/>
              <w:bCs/>
              <w:sz w:val="20"/>
            </w:rPr>
          </w:pPr>
          <w:r>
            <w:rPr>
              <w:rFonts w:ascii="Calibri" w:hAnsi="Calibri"/>
              <w:b w:val="0"/>
              <w:bCs/>
              <w:sz w:val="20"/>
            </w:rPr>
            <w:t>CF</w:t>
          </w:r>
          <w:r w:rsidR="00CA05BB">
            <w:rPr>
              <w:rFonts w:ascii="Calibri" w:hAnsi="Calibri"/>
              <w:b w:val="0"/>
              <w:bCs/>
              <w:sz w:val="20"/>
            </w:rPr>
            <w:t>3</w:t>
          </w:r>
          <w:r>
            <w:rPr>
              <w:rFonts w:ascii="Calibri" w:hAnsi="Calibri"/>
              <w:b w:val="0"/>
              <w:bCs/>
              <w:sz w:val="20"/>
            </w:rPr>
            <w:t>R-MCH-22-H</w:t>
          </w:r>
        </w:p>
      </w:tc>
    </w:tr>
    <w:tr w:rsidR="009027A0" w:rsidRPr="00F85124" w14:paraId="65CE9DA5" w14:textId="77777777">
      <w:trPr>
        <w:cantSplit/>
        <w:trHeight w:val="288"/>
      </w:trPr>
      <w:tc>
        <w:tcPr>
          <w:tcW w:w="2500" w:type="pct"/>
          <w:tcBorders>
            <w:right w:val="nil"/>
          </w:tcBorders>
        </w:tcPr>
        <w:p w14:paraId="65CE9DA3" w14:textId="77777777" w:rsidR="009027A0" w:rsidRPr="002E105D" w:rsidRDefault="009027A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54427EC3"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9027A0">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1368C">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9027A0" w:rsidRDefault="009027A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AA" w14:textId="77777777">
      <w:trPr>
        <w:cantSplit/>
        <w:trHeight w:val="288"/>
      </w:trPr>
      <w:tc>
        <w:tcPr>
          <w:tcW w:w="4016" w:type="pct"/>
          <w:gridSpan w:val="2"/>
          <w:tcBorders>
            <w:right w:val="nil"/>
          </w:tcBorders>
          <w:vAlign w:val="center"/>
        </w:tcPr>
        <w:p w14:paraId="65CE9DA8" w14:textId="77777777" w:rsidR="009027A0" w:rsidRPr="00F85124" w:rsidRDefault="0061368C"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9027A0">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9027A0" w:rsidRPr="00F85124" w:rsidRDefault="009027A0" w:rsidP="002E105D">
          <w:pPr>
            <w:pStyle w:val="Heading1"/>
            <w:jc w:val="right"/>
            <w:rPr>
              <w:rFonts w:ascii="Calibri" w:hAnsi="Calibri"/>
              <w:b w:val="0"/>
              <w:bCs/>
              <w:sz w:val="20"/>
            </w:rPr>
          </w:pPr>
          <w:r>
            <w:rPr>
              <w:rFonts w:ascii="Calibri" w:hAnsi="Calibri"/>
              <w:b w:val="0"/>
              <w:bCs/>
              <w:sz w:val="20"/>
            </w:rPr>
            <w:t>CF2R-MCH-23-H</w:t>
          </w:r>
        </w:p>
      </w:tc>
    </w:tr>
    <w:tr w:rsidR="009027A0" w:rsidRPr="00F85124" w14:paraId="65CE9DAD" w14:textId="77777777">
      <w:trPr>
        <w:cantSplit/>
        <w:trHeight w:val="288"/>
      </w:trPr>
      <w:tc>
        <w:tcPr>
          <w:tcW w:w="2500" w:type="pct"/>
          <w:tcBorders>
            <w:right w:val="nil"/>
          </w:tcBorders>
        </w:tcPr>
        <w:p w14:paraId="65CE9DAB" w14:textId="77777777" w:rsidR="009027A0" w:rsidRPr="002E105D" w:rsidRDefault="009027A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9027A0" w:rsidRDefault="009027A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9027A0" w:rsidRDefault="0061368C">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B3" w14:textId="77777777">
      <w:trPr>
        <w:cantSplit/>
        <w:trHeight w:val="288"/>
      </w:trPr>
      <w:tc>
        <w:tcPr>
          <w:tcW w:w="4016" w:type="pct"/>
          <w:gridSpan w:val="2"/>
          <w:tcBorders>
            <w:right w:val="nil"/>
          </w:tcBorders>
          <w:vAlign w:val="center"/>
        </w:tcPr>
        <w:p w14:paraId="65CE9DB1" w14:textId="44B7E6DD" w:rsidR="009027A0" w:rsidRPr="00F85124" w:rsidRDefault="0061368C">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9027A0">
            <w:rPr>
              <w:rFonts w:ascii="Calibri" w:hAnsi="Calibri"/>
              <w:b w:val="0"/>
              <w:bCs/>
              <w:sz w:val="20"/>
            </w:rPr>
            <w:t xml:space="preserve">CERTIFICATE OF VERIFICATION – </w:t>
          </w:r>
          <w:r w:rsidR="009027A0"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5E16C985" w:rsidR="009027A0" w:rsidRPr="00F85124" w:rsidRDefault="009027A0" w:rsidP="007924C2">
          <w:pPr>
            <w:pStyle w:val="Heading1"/>
            <w:jc w:val="right"/>
            <w:rPr>
              <w:rFonts w:ascii="Calibri" w:hAnsi="Calibri"/>
              <w:b w:val="0"/>
              <w:bCs/>
              <w:sz w:val="20"/>
            </w:rPr>
          </w:pPr>
          <w:r>
            <w:rPr>
              <w:rFonts w:ascii="Calibri" w:hAnsi="Calibri"/>
              <w:b w:val="0"/>
              <w:bCs/>
              <w:sz w:val="20"/>
            </w:rPr>
            <w:t>CF</w:t>
          </w:r>
          <w:r w:rsidR="00CA05BB">
            <w:rPr>
              <w:rFonts w:ascii="Calibri" w:hAnsi="Calibri"/>
              <w:b w:val="0"/>
              <w:bCs/>
              <w:sz w:val="20"/>
            </w:rPr>
            <w:t>3</w:t>
          </w:r>
          <w:r>
            <w:rPr>
              <w:rFonts w:ascii="Calibri" w:hAnsi="Calibri"/>
              <w:b w:val="0"/>
              <w:bCs/>
              <w:sz w:val="20"/>
            </w:rPr>
            <w:t>R-MCH-22-H</w:t>
          </w:r>
        </w:p>
      </w:tc>
    </w:tr>
    <w:tr w:rsidR="009027A0" w:rsidRPr="00F85124" w14:paraId="65CE9DB6" w14:textId="77777777">
      <w:trPr>
        <w:cantSplit/>
        <w:trHeight w:val="288"/>
      </w:trPr>
      <w:tc>
        <w:tcPr>
          <w:tcW w:w="2500" w:type="pct"/>
          <w:tcBorders>
            <w:right w:val="nil"/>
          </w:tcBorders>
        </w:tcPr>
        <w:p w14:paraId="65CE9DB4" w14:textId="77777777" w:rsidR="009027A0" w:rsidRPr="002E105D" w:rsidRDefault="009027A0"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4CE4156D"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A15B77" w:rsidRPr="00A15B77">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1368C">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9027A0" w:rsidRDefault="009027A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9027A0" w:rsidRDefault="0061368C">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7C43ABD"/>
    <w:multiLevelType w:val="hybridMultilevel"/>
    <w:tmpl w:val="BEA44B4A"/>
    <w:lvl w:ilvl="0" w:tplc="A8D45500">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EE1C40F4"/>
    <w:lvl w:ilvl="0" w:tplc="25E6610A">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0" w15:restartNumberingAfterBreak="0">
    <w:nsid w:val="598914A8"/>
    <w:multiLevelType w:val="hybridMultilevel"/>
    <w:tmpl w:val="54F22D9E"/>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737CB1"/>
    <w:multiLevelType w:val="hybridMultilevel"/>
    <w:tmpl w:val="398071F2"/>
    <w:lvl w:ilvl="0" w:tplc="A8D45500">
      <w:start w:val="1"/>
      <w:numFmt w:val="decimal"/>
      <w:lvlText w:val="%1."/>
      <w:lvlJc w:val="left"/>
      <w:pPr>
        <w:ind w:left="720" w:hanging="72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5" w15:restartNumberingAfterBreak="0">
    <w:nsid w:val="71483049"/>
    <w:multiLevelType w:val="hybridMultilevel"/>
    <w:tmpl w:val="8C20414E"/>
    <w:lvl w:ilvl="0" w:tplc="A8D45500">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0"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F3730D4"/>
    <w:multiLevelType w:val="hybridMultilevel"/>
    <w:tmpl w:val="CF78DA74"/>
    <w:lvl w:ilvl="0" w:tplc="A8D45500">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20445176">
    <w:abstractNumId w:val="1"/>
  </w:num>
  <w:num w:numId="2" w16cid:durableId="603196177">
    <w:abstractNumId w:val="0"/>
  </w:num>
  <w:num w:numId="3" w16cid:durableId="910890845">
    <w:abstractNumId w:val="1"/>
  </w:num>
  <w:num w:numId="4" w16cid:durableId="457727500">
    <w:abstractNumId w:val="0"/>
  </w:num>
  <w:num w:numId="5" w16cid:durableId="1043554893">
    <w:abstractNumId w:val="1"/>
  </w:num>
  <w:num w:numId="6" w16cid:durableId="458426093">
    <w:abstractNumId w:val="0"/>
  </w:num>
  <w:num w:numId="7" w16cid:durableId="650792605">
    <w:abstractNumId w:val="1"/>
  </w:num>
  <w:num w:numId="8" w16cid:durableId="699431736">
    <w:abstractNumId w:val="0"/>
  </w:num>
  <w:num w:numId="9" w16cid:durableId="1646005708">
    <w:abstractNumId w:val="1"/>
  </w:num>
  <w:num w:numId="10" w16cid:durableId="1390953742">
    <w:abstractNumId w:val="0"/>
  </w:num>
  <w:num w:numId="11" w16cid:durableId="1237545657">
    <w:abstractNumId w:val="0"/>
  </w:num>
  <w:num w:numId="12" w16cid:durableId="2109304112">
    <w:abstractNumId w:val="1"/>
  </w:num>
  <w:num w:numId="13" w16cid:durableId="1952977602">
    <w:abstractNumId w:val="8"/>
  </w:num>
  <w:num w:numId="14" w16cid:durableId="529954536">
    <w:abstractNumId w:val="8"/>
  </w:num>
  <w:num w:numId="15" w16cid:durableId="2125883197">
    <w:abstractNumId w:val="2"/>
  </w:num>
  <w:num w:numId="16" w16cid:durableId="1503810192">
    <w:abstractNumId w:val="17"/>
  </w:num>
  <w:num w:numId="17" w16cid:durableId="1875076729">
    <w:abstractNumId w:val="14"/>
  </w:num>
  <w:num w:numId="18" w16cid:durableId="1512572656">
    <w:abstractNumId w:val="29"/>
  </w:num>
  <w:num w:numId="19" w16cid:durableId="282929884">
    <w:abstractNumId w:val="16"/>
  </w:num>
  <w:num w:numId="20" w16cid:durableId="233315965">
    <w:abstractNumId w:val="26"/>
  </w:num>
  <w:num w:numId="21" w16cid:durableId="1057242227">
    <w:abstractNumId w:val="24"/>
  </w:num>
  <w:num w:numId="22" w16cid:durableId="1188980999">
    <w:abstractNumId w:val="23"/>
  </w:num>
  <w:num w:numId="23" w16cid:durableId="379868452">
    <w:abstractNumId w:val="5"/>
  </w:num>
  <w:num w:numId="24" w16cid:durableId="1432772753">
    <w:abstractNumId w:val="13"/>
  </w:num>
  <w:num w:numId="25" w16cid:durableId="612976424">
    <w:abstractNumId w:val="27"/>
  </w:num>
  <w:num w:numId="26" w16cid:durableId="1740135891">
    <w:abstractNumId w:val="21"/>
  </w:num>
  <w:num w:numId="27" w16cid:durableId="222644278">
    <w:abstractNumId w:val="15"/>
  </w:num>
  <w:num w:numId="28" w16cid:durableId="1661810178">
    <w:abstractNumId w:val="11"/>
  </w:num>
  <w:num w:numId="29" w16cid:durableId="1561986998">
    <w:abstractNumId w:val="28"/>
  </w:num>
  <w:num w:numId="30" w16cid:durableId="1566182856">
    <w:abstractNumId w:val="6"/>
  </w:num>
  <w:num w:numId="31" w16cid:durableId="442573043">
    <w:abstractNumId w:val="12"/>
  </w:num>
  <w:num w:numId="32" w16cid:durableId="492642653">
    <w:abstractNumId w:val="7"/>
  </w:num>
  <w:num w:numId="33" w16cid:durableId="694579358">
    <w:abstractNumId w:val="18"/>
  </w:num>
  <w:num w:numId="34" w16cid:durableId="1512649145">
    <w:abstractNumId w:val="3"/>
  </w:num>
  <w:num w:numId="35" w16cid:durableId="315302739">
    <w:abstractNumId w:val="9"/>
  </w:num>
  <w:num w:numId="36" w16cid:durableId="1583680885">
    <w:abstractNumId w:val="31"/>
  </w:num>
  <w:num w:numId="37" w16cid:durableId="170291750">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16cid:durableId="1818452158">
    <w:abstractNumId w:val="7"/>
    <w:lvlOverride w:ilvl="0">
      <w:startOverride w:val="1"/>
    </w:lvlOverride>
    <w:lvlOverride w:ilvl="1"/>
    <w:lvlOverride w:ilvl="2"/>
    <w:lvlOverride w:ilvl="3"/>
    <w:lvlOverride w:ilvl="4"/>
    <w:lvlOverride w:ilvl="5"/>
    <w:lvlOverride w:ilvl="6"/>
    <w:lvlOverride w:ilvl="7"/>
    <w:lvlOverride w:ilvl="8"/>
  </w:num>
  <w:num w:numId="39" w16cid:durableId="1499888175">
    <w:abstractNumId w:val="20"/>
  </w:num>
  <w:num w:numId="40" w16cid:durableId="1846355920">
    <w:abstractNumId w:val="25"/>
  </w:num>
  <w:num w:numId="41" w16cid:durableId="2087459298">
    <w:abstractNumId w:val="30"/>
  </w:num>
  <w:num w:numId="42" w16cid:durableId="605386951">
    <w:abstractNumId w:val="10"/>
  </w:num>
  <w:num w:numId="43" w16cid:durableId="1342582270">
    <w:abstractNumId w:val="4"/>
  </w:num>
  <w:num w:numId="44" w16cid:durableId="1917859343">
    <w:abstractNumId w:val="18"/>
    <w:lvlOverride w:ilvl="0">
      <w:startOverride w:val="1"/>
    </w:lvlOverride>
    <w:lvlOverride w:ilvl="1"/>
    <w:lvlOverride w:ilvl="2"/>
    <w:lvlOverride w:ilvl="3"/>
    <w:lvlOverride w:ilvl="4"/>
    <w:lvlOverride w:ilvl="5"/>
    <w:lvlOverride w:ilvl="6"/>
    <w:lvlOverride w:ilvl="7"/>
    <w:lvlOverride w:ilvl="8"/>
  </w:num>
  <w:num w:numId="45" w16cid:durableId="733696452">
    <w:abstractNumId w:val="19"/>
  </w:num>
  <w:num w:numId="46" w16cid:durableId="1675255624">
    <w:abstractNumId w:val="2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E80"/>
    <w:rsid w:val="001131A2"/>
    <w:rsid w:val="00114750"/>
    <w:rsid w:val="00121AAA"/>
    <w:rsid w:val="00123861"/>
    <w:rsid w:val="00125717"/>
    <w:rsid w:val="00126F26"/>
    <w:rsid w:val="001305CE"/>
    <w:rsid w:val="0013118A"/>
    <w:rsid w:val="001315EE"/>
    <w:rsid w:val="00134757"/>
    <w:rsid w:val="00135763"/>
    <w:rsid w:val="001368CB"/>
    <w:rsid w:val="001376A8"/>
    <w:rsid w:val="00137AA4"/>
    <w:rsid w:val="00142FD3"/>
    <w:rsid w:val="001445A1"/>
    <w:rsid w:val="00151757"/>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339C"/>
    <w:rsid w:val="00183AA3"/>
    <w:rsid w:val="00185834"/>
    <w:rsid w:val="00187604"/>
    <w:rsid w:val="0019624F"/>
    <w:rsid w:val="0019726F"/>
    <w:rsid w:val="001A2E6A"/>
    <w:rsid w:val="001A5583"/>
    <w:rsid w:val="001B29A4"/>
    <w:rsid w:val="001B3D76"/>
    <w:rsid w:val="001B5BA4"/>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2C63"/>
    <w:rsid w:val="002B4F6F"/>
    <w:rsid w:val="002B6520"/>
    <w:rsid w:val="002B73D1"/>
    <w:rsid w:val="002C131A"/>
    <w:rsid w:val="002C423D"/>
    <w:rsid w:val="002C586B"/>
    <w:rsid w:val="002D1475"/>
    <w:rsid w:val="002D1AB0"/>
    <w:rsid w:val="002D241C"/>
    <w:rsid w:val="002D38CA"/>
    <w:rsid w:val="002D3BA6"/>
    <w:rsid w:val="002D59DB"/>
    <w:rsid w:val="002D680A"/>
    <w:rsid w:val="002D7AC0"/>
    <w:rsid w:val="002D7DB8"/>
    <w:rsid w:val="002E105D"/>
    <w:rsid w:val="002E1841"/>
    <w:rsid w:val="002E268D"/>
    <w:rsid w:val="002E2945"/>
    <w:rsid w:val="002E3676"/>
    <w:rsid w:val="002E3F17"/>
    <w:rsid w:val="002E53A2"/>
    <w:rsid w:val="002E7255"/>
    <w:rsid w:val="002E7941"/>
    <w:rsid w:val="002F40A7"/>
    <w:rsid w:val="002F6775"/>
    <w:rsid w:val="003051D0"/>
    <w:rsid w:val="0030536C"/>
    <w:rsid w:val="00306026"/>
    <w:rsid w:val="00311DA4"/>
    <w:rsid w:val="00312673"/>
    <w:rsid w:val="00313178"/>
    <w:rsid w:val="0031378A"/>
    <w:rsid w:val="00314D52"/>
    <w:rsid w:val="00314EC3"/>
    <w:rsid w:val="0032018D"/>
    <w:rsid w:val="00320F01"/>
    <w:rsid w:val="00323157"/>
    <w:rsid w:val="003247CA"/>
    <w:rsid w:val="00332ADB"/>
    <w:rsid w:val="00334030"/>
    <w:rsid w:val="00334F4F"/>
    <w:rsid w:val="00335C78"/>
    <w:rsid w:val="00337397"/>
    <w:rsid w:val="00340CE9"/>
    <w:rsid w:val="00346A44"/>
    <w:rsid w:val="003500C8"/>
    <w:rsid w:val="00350A8C"/>
    <w:rsid w:val="00350A99"/>
    <w:rsid w:val="0035179E"/>
    <w:rsid w:val="00352FF0"/>
    <w:rsid w:val="00353C3B"/>
    <w:rsid w:val="00355827"/>
    <w:rsid w:val="0035603C"/>
    <w:rsid w:val="00357343"/>
    <w:rsid w:val="003602D0"/>
    <w:rsid w:val="0036342F"/>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40841"/>
    <w:rsid w:val="004416D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C0E48"/>
    <w:rsid w:val="004C23D9"/>
    <w:rsid w:val="004C2C61"/>
    <w:rsid w:val="004C6E7B"/>
    <w:rsid w:val="004D1CE3"/>
    <w:rsid w:val="004D1F13"/>
    <w:rsid w:val="004D287C"/>
    <w:rsid w:val="004D3474"/>
    <w:rsid w:val="004D49F5"/>
    <w:rsid w:val="004D5FB9"/>
    <w:rsid w:val="004E112A"/>
    <w:rsid w:val="004E230B"/>
    <w:rsid w:val="004E4E00"/>
    <w:rsid w:val="004E73D1"/>
    <w:rsid w:val="004F0A7F"/>
    <w:rsid w:val="004F1966"/>
    <w:rsid w:val="004F40C1"/>
    <w:rsid w:val="004F66DC"/>
    <w:rsid w:val="004F6841"/>
    <w:rsid w:val="005037EA"/>
    <w:rsid w:val="005130DF"/>
    <w:rsid w:val="00513D83"/>
    <w:rsid w:val="00514ADB"/>
    <w:rsid w:val="00515DC6"/>
    <w:rsid w:val="00516658"/>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257"/>
    <w:rsid w:val="00610D55"/>
    <w:rsid w:val="00611910"/>
    <w:rsid w:val="0061368C"/>
    <w:rsid w:val="00613F4A"/>
    <w:rsid w:val="00614268"/>
    <w:rsid w:val="00615657"/>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AF7"/>
    <w:rsid w:val="00664AA2"/>
    <w:rsid w:val="00666C02"/>
    <w:rsid w:val="00667362"/>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7335"/>
    <w:rsid w:val="006C7406"/>
    <w:rsid w:val="006D05FB"/>
    <w:rsid w:val="006D21DC"/>
    <w:rsid w:val="006D2463"/>
    <w:rsid w:val="006D4D01"/>
    <w:rsid w:val="006D5730"/>
    <w:rsid w:val="006D7492"/>
    <w:rsid w:val="006E1FC1"/>
    <w:rsid w:val="006E36A3"/>
    <w:rsid w:val="006E5AE2"/>
    <w:rsid w:val="006F0652"/>
    <w:rsid w:val="006F12E3"/>
    <w:rsid w:val="006F1BC9"/>
    <w:rsid w:val="006F2C70"/>
    <w:rsid w:val="006F38BB"/>
    <w:rsid w:val="006F6146"/>
    <w:rsid w:val="006F6FC5"/>
    <w:rsid w:val="006F702A"/>
    <w:rsid w:val="0070354F"/>
    <w:rsid w:val="00703A31"/>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F67"/>
    <w:rsid w:val="00767E6B"/>
    <w:rsid w:val="007719EC"/>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0675"/>
    <w:rsid w:val="007E26E9"/>
    <w:rsid w:val="007E2934"/>
    <w:rsid w:val="007E32B3"/>
    <w:rsid w:val="007E655F"/>
    <w:rsid w:val="007F3E17"/>
    <w:rsid w:val="007F4A73"/>
    <w:rsid w:val="007F52AE"/>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1D55"/>
    <w:rsid w:val="00842507"/>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F5C"/>
    <w:rsid w:val="008D0B8D"/>
    <w:rsid w:val="008D14C1"/>
    <w:rsid w:val="008D3743"/>
    <w:rsid w:val="008D3813"/>
    <w:rsid w:val="008D464B"/>
    <w:rsid w:val="008D6BC2"/>
    <w:rsid w:val="008E429B"/>
    <w:rsid w:val="008E42D0"/>
    <w:rsid w:val="008E4542"/>
    <w:rsid w:val="008E7E5C"/>
    <w:rsid w:val="008F1900"/>
    <w:rsid w:val="008F1DA0"/>
    <w:rsid w:val="00900C86"/>
    <w:rsid w:val="0090130C"/>
    <w:rsid w:val="009027A0"/>
    <w:rsid w:val="00904D03"/>
    <w:rsid w:val="00910674"/>
    <w:rsid w:val="0091105E"/>
    <w:rsid w:val="009119ED"/>
    <w:rsid w:val="009142F9"/>
    <w:rsid w:val="00915048"/>
    <w:rsid w:val="00915BCF"/>
    <w:rsid w:val="00923AC3"/>
    <w:rsid w:val="00931348"/>
    <w:rsid w:val="0093223E"/>
    <w:rsid w:val="009379DB"/>
    <w:rsid w:val="009412E7"/>
    <w:rsid w:val="00941530"/>
    <w:rsid w:val="00941E17"/>
    <w:rsid w:val="009437C6"/>
    <w:rsid w:val="009461BE"/>
    <w:rsid w:val="00946688"/>
    <w:rsid w:val="00951242"/>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0540"/>
    <w:rsid w:val="009B7349"/>
    <w:rsid w:val="009C1C43"/>
    <w:rsid w:val="009C1F4E"/>
    <w:rsid w:val="009C4B49"/>
    <w:rsid w:val="009C4F9A"/>
    <w:rsid w:val="009C53C1"/>
    <w:rsid w:val="009C7266"/>
    <w:rsid w:val="009C7B11"/>
    <w:rsid w:val="009D0F10"/>
    <w:rsid w:val="009D1A2A"/>
    <w:rsid w:val="009D3023"/>
    <w:rsid w:val="009D7D0E"/>
    <w:rsid w:val="009E0B1A"/>
    <w:rsid w:val="009E2E57"/>
    <w:rsid w:val="009E3BB5"/>
    <w:rsid w:val="009E5099"/>
    <w:rsid w:val="009E6117"/>
    <w:rsid w:val="009E6B59"/>
    <w:rsid w:val="009F2090"/>
    <w:rsid w:val="009F3C44"/>
    <w:rsid w:val="009F5E57"/>
    <w:rsid w:val="00A0003D"/>
    <w:rsid w:val="00A0027A"/>
    <w:rsid w:val="00A00AE7"/>
    <w:rsid w:val="00A02090"/>
    <w:rsid w:val="00A029A2"/>
    <w:rsid w:val="00A034EC"/>
    <w:rsid w:val="00A04614"/>
    <w:rsid w:val="00A0534A"/>
    <w:rsid w:val="00A05D8F"/>
    <w:rsid w:val="00A07D19"/>
    <w:rsid w:val="00A11984"/>
    <w:rsid w:val="00A12015"/>
    <w:rsid w:val="00A15B77"/>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0563"/>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39A"/>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3BB5"/>
    <w:rsid w:val="00C841DC"/>
    <w:rsid w:val="00C874DA"/>
    <w:rsid w:val="00C87925"/>
    <w:rsid w:val="00C91D27"/>
    <w:rsid w:val="00CA05BB"/>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71C"/>
    <w:rsid w:val="00DA7914"/>
    <w:rsid w:val="00DB0E45"/>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114D6"/>
    <w:rsid w:val="00E12FCC"/>
    <w:rsid w:val="00E1414A"/>
    <w:rsid w:val="00E15FD7"/>
    <w:rsid w:val="00E224A4"/>
    <w:rsid w:val="00E23A7C"/>
    <w:rsid w:val="00E25456"/>
    <w:rsid w:val="00E25F01"/>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6518A"/>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C3B21"/>
    <w:rsid w:val="00EC549C"/>
    <w:rsid w:val="00ED0C3C"/>
    <w:rsid w:val="00ED0EBB"/>
    <w:rsid w:val="00EE19D8"/>
    <w:rsid w:val="00EE2A79"/>
    <w:rsid w:val="00EE35D0"/>
    <w:rsid w:val="00EE7347"/>
    <w:rsid w:val="00EE77ED"/>
    <w:rsid w:val="00EF00B4"/>
    <w:rsid w:val="00EF03D0"/>
    <w:rsid w:val="00EF1254"/>
    <w:rsid w:val="00EF3B3C"/>
    <w:rsid w:val="00EF3E05"/>
    <w:rsid w:val="00EF4869"/>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 w:type="table" w:customStyle="1" w:styleId="TableGrid1">
    <w:name w:val="Table Grid1"/>
    <w:basedOn w:val="TableNormal"/>
    <w:next w:val="TableGrid"/>
    <w:uiPriority w:val="39"/>
    <w:rsid w:val="00EF48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E09D18-06FA-407D-9E41-413222C80A80}">
  <ds:schemaRefs>
    <ds:schemaRef ds:uri="http://schemas.microsoft.com/sharepoint/v3/contenttype/forms"/>
  </ds:schemaRefs>
</ds:datastoreItem>
</file>

<file path=customXml/itemProps2.xml><?xml version="1.0" encoding="utf-8"?>
<ds:datastoreItem xmlns:ds="http://schemas.openxmlformats.org/officeDocument/2006/customXml" ds:itemID="{D7D397EC-F932-441C-9A42-5A7F1421EED2}">
  <ds:schemaRefs>
    <ds:schemaRef ds:uri="5067c814-4b34-462c-a21d-c185ff6548d2"/>
    <ds:schemaRef ds:uri="http://schemas.microsoft.com/office/2006/documentManagement/types"/>
    <ds:schemaRef ds:uri="http://purl.org/dc/terms/"/>
    <ds:schemaRef ds:uri="http://purl.org/dc/dcmitype/"/>
    <ds:schemaRef ds:uri="http://schemas.openxmlformats.org/package/2006/metadata/core-properties"/>
    <ds:schemaRef ds:uri="http://www.w3.org/XML/1998/namespace"/>
    <ds:schemaRef ds:uri="http://schemas.microsoft.com/office/infopath/2007/PartnerControls"/>
    <ds:schemaRef ds:uri="785685f2-c2e1-4352-89aa-3faca8eaba52"/>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6D1B8D3D-2513-4E91-A2E7-61DEBF598F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288973-04E5-41B9-A9A4-C415127555A9}">
  <ds:schemaRefs>
    <ds:schemaRef ds:uri="http://schemas.openxmlformats.org/officeDocument/2006/bibliography"/>
  </ds:schemaRefs>
</ds:datastoreItem>
</file>

<file path=customXml/itemProps5.xml><?xml version="1.0" encoding="utf-8"?>
<ds:datastoreItem xmlns:ds="http://schemas.openxmlformats.org/officeDocument/2006/customXml" ds:itemID="{5E992F61-D234-47E1-B137-3D587DB41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1383</TotalTime>
  <Pages>9</Pages>
  <Words>3205</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49</cp:revision>
  <dcterms:created xsi:type="dcterms:W3CDTF">2015-06-09T16:54:00Z</dcterms:created>
  <dcterms:modified xsi:type="dcterms:W3CDTF">2022-11-04T20:12:00Z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