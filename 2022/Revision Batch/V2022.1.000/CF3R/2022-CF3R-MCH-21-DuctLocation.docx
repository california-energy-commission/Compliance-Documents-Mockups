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AC33F" w14:textId="2E19A7BB" w:rsidR="00276771" w:rsidRPr="001F21AB" w:rsidRDefault="00276771" w:rsidP="00276771">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276771" w:rsidRPr="009369DC" w14:paraId="2A2F455A" w14:textId="77777777" w:rsidTr="0042345D">
        <w:trPr>
          <w:trHeight w:val="288"/>
        </w:trPr>
        <w:tc>
          <w:tcPr>
            <w:tcW w:w="7177" w:type="dxa"/>
          </w:tcPr>
          <w:p w14:paraId="6F814DEE" w14:textId="77777777" w:rsidR="00276771" w:rsidRPr="009369DC" w:rsidRDefault="00276771" w:rsidP="0042345D">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4E97A204" w14:textId="77777777" w:rsidR="00276771" w:rsidRPr="009369DC" w:rsidRDefault="00276771" w:rsidP="0042345D">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276771" w:rsidRPr="009369DC" w14:paraId="78B420A5" w14:textId="77777777" w:rsidTr="0042345D">
        <w:trPr>
          <w:trHeight w:val="288"/>
        </w:trPr>
        <w:tc>
          <w:tcPr>
            <w:tcW w:w="7177" w:type="dxa"/>
          </w:tcPr>
          <w:p w14:paraId="728455A0" w14:textId="77777777" w:rsidR="00276771" w:rsidRPr="009369DC" w:rsidRDefault="00276771"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59D5C359" w14:textId="77777777" w:rsidR="00276771" w:rsidRPr="009369DC" w:rsidRDefault="00276771"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276771" w:rsidRPr="009369DC" w14:paraId="31F00425" w14:textId="77777777" w:rsidTr="0042345D">
        <w:trPr>
          <w:trHeight w:val="288"/>
        </w:trPr>
        <w:tc>
          <w:tcPr>
            <w:tcW w:w="7177" w:type="dxa"/>
          </w:tcPr>
          <w:p w14:paraId="315548B0" w14:textId="77777777" w:rsidR="00276771" w:rsidRPr="009369DC" w:rsidRDefault="00276771" w:rsidP="0042345D">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2FD24D66" w14:textId="77777777" w:rsidR="00276771" w:rsidRPr="009369DC" w:rsidRDefault="00276771" w:rsidP="0042345D">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5FDBBADC" w14:textId="77777777" w:rsidR="00276771" w:rsidRDefault="00276771" w:rsidP="002767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6362"/>
        <w:gridCol w:w="4255"/>
      </w:tblGrid>
      <w:tr w:rsidR="00CE3C71" w:rsidRPr="007167EB" w14:paraId="63479592" w14:textId="77777777" w:rsidTr="002B3A3C">
        <w:trPr>
          <w:cantSplit/>
          <w:trHeight w:val="288"/>
        </w:trPr>
        <w:tc>
          <w:tcPr>
            <w:tcW w:w="5000" w:type="pct"/>
            <w:gridSpan w:val="3"/>
            <w:vAlign w:val="center"/>
          </w:tcPr>
          <w:p w14:paraId="0C2EE544" w14:textId="06D21D92" w:rsidR="00CE3C71" w:rsidRPr="007167EB" w:rsidRDefault="00CE3C71" w:rsidP="002B3A3C">
            <w:pPr>
              <w:rPr>
                <w:rFonts w:asciiTheme="minorHAnsi" w:hAnsiTheme="minorHAnsi"/>
                <w:b/>
                <w:bCs/>
                <w:iCs/>
                <w:sz w:val="18"/>
                <w:szCs w:val="18"/>
              </w:rPr>
            </w:pPr>
            <w:r w:rsidRPr="00573B76">
              <w:rPr>
                <w:rFonts w:asciiTheme="minorHAnsi" w:hAnsiTheme="minorHAnsi"/>
                <w:b/>
                <w:bCs/>
                <w:iCs/>
                <w:szCs w:val="18"/>
              </w:rPr>
              <w:t>A. General Information</w:t>
            </w:r>
          </w:p>
          <w:p w14:paraId="7E1E1639" w14:textId="77777777" w:rsidR="00CE3C71" w:rsidRPr="00837191" w:rsidRDefault="00CE3C71" w:rsidP="002B3A3C">
            <w:pPr>
              <w:rPr>
                <w:rFonts w:asciiTheme="minorHAnsi" w:hAnsiTheme="minorHAnsi"/>
                <w:sz w:val="18"/>
                <w:szCs w:val="18"/>
              </w:rPr>
            </w:pPr>
            <w:r w:rsidRPr="00E570BA">
              <w:rPr>
                <w:rFonts w:asciiTheme="minorHAnsi" w:hAnsiTheme="minorHAnsi"/>
                <w:sz w:val="18"/>
                <w:szCs w:val="18"/>
              </w:rPr>
              <w:t>Note: Submit one Installation Certificate for each duct system that is taking credit for duct location.</w:t>
            </w:r>
          </w:p>
        </w:tc>
      </w:tr>
      <w:tr w:rsidR="00CE3C71" w:rsidRPr="007167EB" w14:paraId="3F9F0148" w14:textId="77777777" w:rsidTr="00561BD6">
        <w:trPr>
          <w:cantSplit/>
          <w:trHeight w:val="288"/>
        </w:trPr>
        <w:tc>
          <w:tcPr>
            <w:tcW w:w="187" w:type="pct"/>
            <w:vAlign w:val="center"/>
          </w:tcPr>
          <w:p w14:paraId="4C41EE76" w14:textId="77777777"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01</w:t>
            </w:r>
          </w:p>
        </w:tc>
        <w:tc>
          <w:tcPr>
            <w:tcW w:w="2884" w:type="pct"/>
            <w:vAlign w:val="center"/>
          </w:tcPr>
          <w:p w14:paraId="1865F857" w14:textId="77777777" w:rsidR="00CE3C71" w:rsidRPr="00F8787A" w:rsidRDefault="00CE3C71" w:rsidP="002B3A3C">
            <w:pPr>
              <w:rPr>
                <w:rFonts w:asciiTheme="minorHAnsi" w:hAnsiTheme="minorHAnsi"/>
                <w:sz w:val="18"/>
                <w:szCs w:val="18"/>
              </w:rPr>
            </w:pPr>
            <w:r>
              <w:rPr>
                <w:rFonts w:asciiTheme="minorHAnsi" w:hAnsiTheme="minorHAnsi"/>
                <w:sz w:val="18"/>
                <w:szCs w:val="18"/>
              </w:rPr>
              <w:t>SC System Identification or Name</w:t>
            </w:r>
          </w:p>
        </w:tc>
        <w:tc>
          <w:tcPr>
            <w:tcW w:w="1929" w:type="pct"/>
            <w:vAlign w:val="center"/>
          </w:tcPr>
          <w:p w14:paraId="1AF4E26C" w14:textId="688D08A5" w:rsidR="00CE3C71" w:rsidRPr="00F8787A" w:rsidRDefault="00CE3C71" w:rsidP="002B3A3C">
            <w:pPr>
              <w:rPr>
                <w:rFonts w:asciiTheme="minorHAnsi" w:hAnsiTheme="minorHAnsi"/>
                <w:sz w:val="18"/>
                <w:szCs w:val="18"/>
              </w:rPr>
            </w:pPr>
          </w:p>
        </w:tc>
      </w:tr>
      <w:tr w:rsidR="00CE3C71" w:rsidRPr="007167EB" w14:paraId="1EE12ACB" w14:textId="77777777" w:rsidTr="00561BD6">
        <w:trPr>
          <w:cantSplit/>
          <w:trHeight w:val="288"/>
        </w:trPr>
        <w:tc>
          <w:tcPr>
            <w:tcW w:w="187" w:type="pct"/>
            <w:vAlign w:val="center"/>
          </w:tcPr>
          <w:p w14:paraId="5200FBE6" w14:textId="77777777"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02</w:t>
            </w:r>
          </w:p>
        </w:tc>
        <w:tc>
          <w:tcPr>
            <w:tcW w:w="2884" w:type="pct"/>
            <w:vAlign w:val="center"/>
          </w:tcPr>
          <w:p w14:paraId="0ACC911B" w14:textId="77777777" w:rsidR="00CE3C71" w:rsidRPr="00F8787A" w:rsidRDefault="00CE3C71" w:rsidP="002B3A3C">
            <w:pPr>
              <w:rPr>
                <w:rFonts w:asciiTheme="minorHAnsi" w:hAnsiTheme="minorHAnsi"/>
                <w:sz w:val="18"/>
                <w:szCs w:val="18"/>
              </w:rPr>
            </w:pPr>
            <w:r>
              <w:rPr>
                <w:rFonts w:asciiTheme="minorHAnsi" w:hAnsiTheme="minorHAnsi"/>
                <w:sz w:val="18"/>
                <w:szCs w:val="18"/>
              </w:rPr>
              <w:t>SC System Location or Area Served</w:t>
            </w:r>
          </w:p>
        </w:tc>
        <w:tc>
          <w:tcPr>
            <w:tcW w:w="1929" w:type="pct"/>
            <w:vAlign w:val="center"/>
          </w:tcPr>
          <w:p w14:paraId="64E77786" w14:textId="0591966C" w:rsidR="00CE3C71" w:rsidRPr="00F8787A" w:rsidRDefault="00CE3C71" w:rsidP="002B3A3C">
            <w:pPr>
              <w:rPr>
                <w:rFonts w:asciiTheme="minorHAnsi" w:hAnsiTheme="minorHAnsi"/>
                <w:sz w:val="18"/>
                <w:szCs w:val="18"/>
              </w:rPr>
            </w:pPr>
          </w:p>
        </w:tc>
      </w:tr>
      <w:tr w:rsidR="00BF634C" w:rsidRPr="007167EB" w14:paraId="09850761" w14:textId="77777777" w:rsidTr="00561BD6">
        <w:trPr>
          <w:cantSplit/>
          <w:trHeight w:val="288"/>
        </w:trPr>
        <w:tc>
          <w:tcPr>
            <w:tcW w:w="187" w:type="pct"/>
            <w:vAlign w:val="center"/>
          </w:tcPr>
          <w:p w14:paraId="71F7A381" w14:textId="7F3C1133" w:rsidR="00BF634C" w:rsidRPr="00F8787A" w:rsidRDefault="00BF634C" w:rsidP="002B3A3C">
            <w:pPr>
              <w:jc w:val="center"/>
              <w:rPr>
                <w:rFonts w:asciiTheme="minorHAnsi" w:hAnsiTheme="minorHAnsi"/>
                <w:sz w:val="18"/>
                <w:szCs w:val="18"/>
              </w:rPr>
            </w:pPr>
            <w:r>
              <w:rPr>
                <w:rFonts w:asciiTheme="minorHAnsi" w:hAnsiTheme="minorHAnsi"/>
                <w:sz w:val="18"/>
                <w:szCs w:val="18"/>
              </w:rPr>
              <w:t>03</w:t>
            </w:r>
          </w:p>
        </w:tc>
        <w:tc>
          <w:tcPr>
            <w:tcW w:w="2884" w:type="pct"/>
            <w:vAlign w:val="center"/>
          </w:tcPr>
          <w:p w14:paraId="44487CB5" w14:textId="6FAFD9A9" w:rsidR="00BF634C" w:rsidRDefault="00BF634C" w:rsidP="002B3A3C">
            <w:pPr>
              <w:rPr>
                <w:rFonts w:asciiTheme="minorHAnsi" w:hAnsiTheme="minorHAnsi"/>
                <w:sz w:val="18"/>
                <w:szCs w:val="18"/>
              </w:rPr>
            </w:pPr>
            <w:r>
              <w:rPr>
                <w:rFonts w:asciiTheme="minorHAnsi" w:hAnsiTheme="minorHAnsi"/>
                <w:sz w:val="18"/>
                <w:szCs w:val="18"/>
              </w:rPr>
              <w:t>Indoor Unit Name</w:t>
            </w:r>
            <w:r w:rsidR="00AA1C65" w:rsidRPr="00AA1C65">
              <w:rPr>
                <w:rFonts w:asciiTheme="minorHAnsi" w:hAnsiTheme="minorHAnsi"/>
                <w:sz w:val="16"/>
                <w:szCs w:val="18"/>
              </w:rPr>
              <w:t xml:space="preserve"> </w:t>
            </w:r>
            <w:r w:rsidR="00AA1C65" w:rsidRPr="00AA1C65">
              <w:rPr>
                <w:rFonts w:asciiTheme="minorHAnsi" w:hAnsiTheme="minorHAnsi"/>
                <w:sz w:val="18"/>
                <w:szCs w:val="18"/>
              </w:rPr>
              <w:t>or Description of Area Served</w:t>
            </w:r>
          </w:p>
        </w:tc>
        <w:tc>
          <w:tcPr>
            <w:tcW w:w="1929" w:type="pct"/>
            <w:vAlign w:val="center"/>
          </w:tcPr>
          <w:p w14:paraId="2BE4F483" w14:textId="77777777" w:rsidR="00BF634C" w:rsidRPr="00F8787A" w:rsidRDefault="00BF634C" w:rsidP="002B3A3C">
            <w:pPr>
              <w:rPr>
                <w:rFonts w:asciiTheme="minorHAnsi" w:hAnsiTheme="minorHAnsi"/>
                <w:sz w:val="18"/>
                <w:szCs w:val="18"/>
              </w:rPr>
            </w:pPr>
          </w:p>
        </w:tc>
      </w:tr>
      <w:tr w:rsidR="00CE3C71" w:rsidRPr="007167EB" w14:paraId="49AA048D" w14:textId="77777777" w:rsidTr="00561BD6">
        <w:trPr>
          <w:cantSplit/>
          <w:trHeight w:val="288"/>
        </w:trPr>
        <w:tc>
          <w:tcPr>
            <w:tcW w:w="187" w:type="pct"/>
            <w:vAlign w:val="center"/>
          </w:tcPr>
          <w:p w14:paraId="3F3382CA" w14:textId="13B4E2E8"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4</w:t>
            </w:r>
          </w:p>
        </w:tc>
        <w:tc>
          <w:tcPr>
            <w:tcW w:w="2884" w:type="pct"/>
            <w:vAlign w:val="center"/>
          </w:tcPr>
          <w:p w14:paraId="362D5F71" w14:textId="77777777" w:rsidR="00CE3C71" w:rsidRPr="00F8787A" w:rsidRDefault="00CE3C71" w:rsidP="002B3A3C">
            <w:pPr>
              <w:rPr>
                <w:rFonts w:asciiTheme="minorHAnsi" w:hAnsiTheme="minorHAnsi"/>
                <w:sz w:val="18"/>
                <w:szCs w:val="18"/>
              </w:rPr>
            </w:pPr>
            <w:r>
              <w:rPr>
                <w:rFonts w:asciiTheme="minorHAnsi" w:hAnsiTheme="minorHAnsi"/>
                <w:sz w:val="18"/>
                <w:szCs w:val="18"/>
              </w:rPr>
              <w:t>Status – Less than 12 ft Ducts in Conditioned Space Performance Credit</w:t>
            </w:r>
          </w:p>
        </w:tc>
        <w:tc>
          <w:tcPr>
            <w:tcW w:w="1929" w:type="pct"/>
            <w:vAlign w:val="center"/>
          </w:tcPr>
          <w:p w14:paraId="05B346A6" w14:textId="4B2151B9" w:rsidR="00CE3C71" w:rsidRPr="00F8787A" w:rsidRDefault="00CE3C71" w:rsidP="002B3A3C">
            <w:pPr>
              <w:rPr>
                <w:rFonts w:asciiTheme="minorHAnsi" w:hAnsiTheme="minorHAnsi"/>
                <w:sz w:val="18"/>
                <w:szCs w:val="18"/>
              </w:rPr>
            </w:pPr>
          </w:p>
        </w:tc>
      </w:tr>
      <w:tr w:rsidR="00CE3C71" w:rsidRPr="007167EB" w14:paraId="7D165BA1" w14:textId="77777777" w:rsidTr="00561BD6">
        <w:trPr>
          <w:cantSplit/>
          <w:trHeight w:val="288"/>
        </w:trPr>
        <w:tc>
          <w:tcPr>
            <w:tcW w:w="187" w:type="pct"/>
            <w:vAlign w:val="center"/>
          </w:tcPr>
          <w:p w14:paraId="1A7D828C" w14:textId="1D71A338"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5</w:t>
            </w:r>
          </w:p>
        </w:tc>
        <w:tc>
          <w:tcPr>
            <w:tcW w:w="2884" w:type="pct"/>
            <w:vAlign w:val="center"/>
          </w:tcPr>
          <w:p w14:paraId="5C05E8DC" w14:textId="77777777" w:rsidR="00CE3C71" w:rsidRPr="00F8787A" w:rsidRDefault="00CE3C71" w:rsidP="002B3A3C">
            <w:pPr>
              <w:rPr>
                <w:rFonts w:asciiTheme="minorHAnsi" w:hAnsiTheme="minorHAnsi"/>
                <w:sz w:val="18"/>
                <w:szCs w:val="18"/>
              </w:rPr>
            </w:pPr>
            <w:r>
              <w:rPr>
                <w:rFonts w:asciiTheme="minorHAnsi" w:hAnsiTheme="minorHAnsi"/>
                <w:sz w:val="18"/>
                <w:szCs w:val="18"/>
              </w:rPr>
              <w:t xml:space="preserve">Status – Ducts Located </w:t>
            </w:r>
            <w:proofErr w:type="gramStart"/>
            <w:r>
              <w:rPr>
                <w:rFonts w:asciiTheme="minorHAnsi" w:hAnsiTheme="minorHAnsi"/>
                <w:sz w:val="18"/>
                <w:szCs w:val="18"/>
              </w:rPr>
              <w:t>In</w:t>
            </w:r>
            <w:proofErr w:type="gramEnd"/>
            <w:r>
              <w:rPr>
                <w:rFonts w:asciiTheme="minorHAnsi" w:hAnsiTheme="minorHAnsi"/>
                <w:sz w:val="18"/>
                <w:szCs w:val="18"/>
              </w:rPr>
              <w:t xml:space="preserve"> Conditioned Space Performance Credit</w:t>
            </w:r>
          </w:p>
        </w:tc>
        <w:tc>
          <w:tcPr>
            <w:tcW w:w="1929" w:type="pct"/>
            <w:vAlign w:val="center"/>
          </w:tcPr>
          <w:p w14:paraId="69C31C02" w14:textId="0A674137" w:rsidR="00CE3C71" w:rsidRPr="00F8787A" w:rsidRDefault="00CE3C71" w:rsidP="002B3A3C">
            <w:pPr>
              <w:rPr>
                <w:rFonts w:asciiTheme="minorHAnsi" w:hAnsiTheme="minorHAnsi"/>
                <w:sz w:val="18"/>
                <w:szCs w:val="18"/>
              </w:rPr>
            </w:pPr>
          </w:p>
        </w:tc>
      </w:tr>
      <w:tr w:rsidR="00CE3C71" w:rsidRPr="007167EB" w14:paraId="7DB2439D" w14:textId="77777777" w:rsidTr="00561BD6">
        <w:trPr>
          <w:cantSplit/>
          <w:trHeight w:val="288"/>
        </w:trPr>
        <w:tc>
          <w:tcPr>
            <w:tcW w:w="187" w:type="pct"/>
            <w:vAlign w:val="center"/>
          </w:tcPr>
          <w:p w14:paraId="5DC626B3" w14:textId="2B8F5304"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6</w:t>
            </w:r>
          </w:p>
        </w:tc>
        <w:tc>
          <w:tcPr>
            <w:tcW w:w="2884" w:type="pct"/>
            <w:vAlign w:val="center"/>
          </w:tcPr>
          <w:p w14:paraId="15C77A92" w14:textId="63913C9F" w:rsidR="00CE3C71" w:rsidRPr="00F8787A" w:rsidRDefault="00CE3C71" w:rsidP="002B3A3C">
            <w:pPr>
              <w:rPr>
                <w:rFonts w:asciiTheme="minorHAnsi" w:hAnsiTheme="minorHAnsi"/>
                <w:sz w:val="18"/>
                <w:szCs w:val="18"/>
              </w:rPr>
            </w:pPr>
            <w:r>
              <w:rPr>
                <w:rFonts w:asciiTheme="minorHAnsi" w:hAnsiTheme="minorHAnsi"/>
                <w:sz w:val="18"/>
                <w:szCs w:val="18"/>
              </w:rPr>
              <w:t xml:space="preserve">Status – </w:t>
            </w:r>
            <w:r w:rsidR="008E3DDA">
              <w:rPr>
                <w:rFonts w:asciiTheme="minorHAnsi" w:hAnsiTheme="minorHAnsi"/>
                <w:sz w:val="18"/>
                <w:szCs w:val="18"/>
              </w:rPr>
              <w:t>Duct System Located</w:t>
            </w:r>
            <w:r>
              <w:rPr>
                <w:rFonts w:asciiTheme="minorHAnsi" w:hAnsiTheme="minorHAnsi"/>
                <w:sz w:val="18"/>
                <w:szCs w:val="18"/>
              </w:rPr>
              <w:t xml:space="preserve"> Entirely in Directly Conditioned Space</w:t>
            </w:r>
            <w:r w:rsidR="008E3DDA">
              <w:rPr>
                <w:rFonts w:asciiTheme="minorHAnsi" w:hAnsiTheme="minorHAnsi"/>
                <w:sz w:val="18"/>
                <w:szCs w:val="18"/>
              </w:rPr>
              <w:t>, No Insulation Requirement</w:t>
            </w:r>
          </w:p>
        </w:tc>
        <w:tc>
          <w:tcPr>
            <w:tcW w:w="1929" w:type="pct"/>
            <w:vAlign w:val="center"/>
          </w:tcPr>
          <w:p w14:paraId="20B5E8D7" w14:textId="3B1E778A" w:rsidR="00CE3C71" w:rsidRPr="00F8787A" w:rsidRDefault="00CE3C71" w:rsidP="002B3A3C">
            <w:pPr>
              <w:rPr>
                <w:rFonts w:asciiTheme="minorHAnsi" w:hAnsiTheme="minorHAnsi"/>
                <w:sz w:val="18"/>
                <w:szCs w:val="18"/>
              </w:rPr>
            </w:pPr>
          </w:p>
        </w:tc>
      </w:tr>
      <w:tr w:rsidR="00CE3C71" w:rsidRPr="007167EB" w14:paraId="3125674F" w14:textId="77777777" w:rsidTr="00561BD6">
        <w:trPr>
          <w:cantSplit/>
          <w:trHeight w:val="288"/>
        </w:trPr>
        <w:tc>
          <w:tcPr>
            <w:tcW w:w="187" w:type="pct"/>
            <w:vAlign w:val="center"/>
          </w:tcPr>
          <w:p w14:paraId="3AD8D120" w14:textId="347098B8"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7</w:t>
            </w:r>
          </w:p>
        </w:tc>
        <w:tc>
          <w:tcPr>
            <w:tcW w:w="2884" w:type="pct"/>
            <w:vAlign w:val="center"/>
          </w:tcPr>
          <w:p w14:paraId="2ADB9277" w14:textId="55CF9506" w:rsidR="00CE3C71" w:rsidRDefault="00CE3C71" w:rsidP="002B3A3C">
            <w:pPr>
              <w:rPr>
                <w:rFonts w:asciiTheme="minorHAnsi" w:hAnsiTheme="minorHAnsi"/>
                <w:sz w:val="18"/>
                <w:szCs w:val="18"/>
              </w:rPr>
            </w:pPr>
            <w:r>
              <w:rPr>
                <w:rFonts w:asciiTheme="minorHAnsi" w:hAnsiTheme="minorHAnsi"/>
                <w:sz w:val="18"/>
                <w:szCs w:val="18"/>
              </w:rPr>
              <w:t xml:space="preserve">Status – </w:t>
            </w:r>
            <w:r w:rsidR="004C6287">
              <w:rPr>
                <w:rFonts w:asciiTheme="minorHAnsi" w:hAnsiTheme="minorHAnsi"/>
                <w:sz w:val="18"/>
                <w:szCs w:val="18"/>
              </w:rPr>
              <w:t xml:space="preserve">Portions of </w:t>
            </w:r>
            <w:r>
              <w:rPr>
                <w:rFonts w:asciiTheme="minorHAnsi" w:hAnsiTheme="minorHAnsi"/>
                <w:sz w:val="18"/>
                <w:szCs w:val="18"/>
              </w:rPr>
              <w:t xml:space="preserve">Ducts Located in </w:t>
            </w:r>
            <w:r w:rsidR="004C6287">
              <w:rPr>
                <w:rFonts w:asciiTheme="minorHAnsi" w:hAnsiTheme="minorHAnsi"/>
                <w:sz w:val="18"/>
                <w:szCs w:val="18"/>
              </w:rPr>
              <w:t>Conditioned Space, R-6 Exception</w:t>
            </w:r>
          </w:p>
        </w:tc>
        <w:tc>
          <w:tcPr>
            <w:tcW w:w="1929" w:type="pct"/>
            <w:vAlign w:val="center"/>
          </w:tcPr>
          <w:p w14:paraId="448EB0E7" w14:textId="037CE2A8" w:rsidR="00CE3C71" w:rsidRDefault="00CE3C71" w:rsidP="002B3A3C">
            <w:pPr>
              <w:rPr>
                <w:rFonts w:asciiTheme="minorHAnsi" w:hAnsiTheme="minorHAnsi"/>
                <w:sz w:val="18"/>
                <w:szCs w:val="18"/>
              </w:rPr>
            </w:pPr>
          </w:p>
        </w:tc>
      </w:tr>
    </w:tbl>
    <w:p w14:paraId="01FC2595" w14:textId="77777777" w:rsidR="00CE3C71" w:rsidRPr="00561BD6" w:rsidRDefault="00CE3C71"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430FF" w:rsidRPr="007167EB" w14:paraId="56DC0200" w14:textId="77777777" w:rsidTr="00EC4D51">
        <w:trPr>
          <w:trHeight w:val="233"/>
        </w:trPr>
        <w:tc>
          <w:tcPr>
            <w:tcW w:w="11030" w:type="dxa"/>
            <w:gridSpan w:val="3"/>
          </w:tcPr>
          <w:p w14:paraId="56DC01FF" w14:textId="08E1BF2B" w:rsidR="009430FF" w:rsidRPr="007167EB" w:rsidRDefault="009430FF" w:rsidP="00EC4D51">
            <w:pPr>
              <w:rPr>
                <w:rFonts w:asciiTheme="minorHAnsi" w:hAnsiTheme="minorHAnsi"/>
                <w:b/>
                <w:sz w:val="18"/>
                <w:szCs w:val="18"/>
              </w:rPr>
            </w:pPr>
            <w:r w:rsidRPr="00573B76">
              <w:rPr>
                <w:rFonts w:asciiTheme="minorHAnsi" w:hAnsiTheme="minorHAnsi"/>
                <w:b/>
                <w:szCs w:val="18"/>
              </w:rPr>
              <w:t>B.</w:t>
            </w:r>
            <w:r w:rsidR="00837191" w:rsidRPr="00573B76">
              <w:rPr>
                <w:rFonts w:asciiTheme="minorHAnsi" w:hAnsiTheme="minorHAnsi"/>
                <w:b/>
                <w:szCs w:val="18"/>
              </w:rPr>
              <w:t xml:space="preserve"> </w:t>
            </w:r>
            <w:r w:rsidRPr="00573B76">
              <w:rPr>
                <w:rFonts w:asciiTheme="minorHAnsi" w:hAnsiTheme="minorHAnsi"/>
                <w:b/>
                <w:szCs w:val="18"/>
              </w:rPr>
              <w:t>12 Linear Feet or Less of Duct Located Outside of Conditioned Space</w:t>
            </w:r>
            <w:r w:rsidRPr="00573B76">
              <w:rPr>
                <w:rFonts w:asciiTheme="minorHAnsi" w:hAnsiTheme="minorHAnsi"/>
              </w:rPr>
              <w:t xml:space="preserve"> </w:t>
            </w:r>
            <w:r w:rsidRPr="00573B76">
              <w:rPr>
                <w:rFonts w:asciiTheme="minorHAnsi" w:hAnsiTheme="minorHAnsi"/>
                <w:b/>
                <w:szCs w:val="18"/>
              </w:rPr>
              <w:t xml:space="preserve">- RA3.1.4.1.2 </w:t>
            </w:r>
          </w:p>
        </w:tc>
      </w:tr>
      <w:tr w:rsidR="009430FF" w:rsidRPr="007167EB" w14:paraId="56DC0203" w14:textId="77777777" w:rsidTr="00573B76">
        <w:trPr>
          <w:trHeight w:val="233"/>
        </w:trPr>
        <w:tc>
          <w:tcPr>
            <w:tcW w:w="413" w:type="dxa"/>
            <w:vAlign w:val="center"/>
          </w:tcPr>
          <w:p w14:paraId="56DC0201" w14:textId="77777777" w:rsidR="009430FF" w:rsidRPr="007167EB" w:rsidRDefault="009430FF"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tcPr>
          <w:p w14:paraId="56DC0202"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561BD6" w:rsidRPr="007167EB" w14:paraId="1AFC2888" w14:textId="77777777" w:rsidTr="00561BD6">
        <w:trPr>
          <w:trHeight w:val="233"/>
        </w:trPr>
        <w:tc>
          <w:tcPr>
            <w:tcW w:w="413" w:type="dxa"/>
            <w:vAlign w:val="center"/>
          </w:tcPr>
          <w:p w14:paraId="7C8F8956" w14:textId="276C3FC9" w:rsidR="00561BD6" w:rsidRPr="00561BD6" w:rsidRDefault="00561BD6" w:rsidP="00561BD6">
            <w:pPr>
              <w:rPr>
                <w:rFonts w:asciiTheme="minorHAnsi" w:hAnsiTheme="minorHAnsi"/>
                <w:sz w:val="18"/>
                <w:szCs w:val="18"/>
              </w:rPr>
            </w:pPr>
            <w:r w:rsidRPr="00561BD6">
              <w:rPr>
                <w:rFonts w:asciiTheme="minorHAnsi" w:hAnsiTheme="minorHAnsi"/>
                <w:sz w:val="18"/>
                <w:szCs w:val="18"/>
              </w:rPr>
              <w:t>02</w:t>
            </w:r>
          </w:p>
        </w:tc>
        <w:tc>
          <w:tcPr>
            <w:tcW w:w="2750" w:type="dxa"/>
            <w:vAlign w:val="center"/>
          </w:tcPr>
          <w:p w14:paraId="29949F9B" w14:textId="00A0EB0D" w:rsidR="00561BD6" w:rsidRPr="007167EB" w:rsidRDefault="00561BD6" w:rsidP="00561BD6">
            <w:pPr>
              <w:rPr>
                <w:rFonts w:asciiTheme="minorHAnsi" w:hAnsiTheme="minorHAnsi"/>
                <w:b/>
                <w:sz w:val="18"/>
                <w:szCs w:val="18"/>
              </w:rPr>
            </w:pPr>
            <w:r w:rsidRPr="00F331A7">
              <w:rPr>
                <w:rFonts w:ascii="Calibri" w:eastAsia="Calibri" w:hAnsi="Calibri"/>
                <w:sz w:val="18"/>
                <w:szCs w:val="18"/>
              </w:rPr>
              <w:t>Verification Status:</w:t>
            </w:r>
          </w:p>
        </w:tc>
        <w:tc>
          <w:tcPr>
            <w:tcW w:w="7867" w:type="dxa"/>
            <w:vAlign w:val="center"/>
          </w:tcPr>
          <w:p w14:paraId="12E85437" w14:textId="77777777"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5F3875C" w14:textId="21785CA1"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39DE237" w14:textId="1A9CDC45" w:rsidR="00561BD6" w:rsidRPr="00561BD6" w:rsidRDefault="00561BD6" w:rsidP="004554BD">
            <w:pPr>
              <w:pStyle w:val="ListParagraph"/>
              <w:numPr>
                <w:ilvl w:val="0"/>
                <w:numId w:val="11"/>
              </w:numPr>
              <w:rPr>
                <w:rFonts w:asciiTheme="minorHAnsi" w:hAnsiTheme="minorHAnsi"/>
                <w:b/>
                <w:sz w:val="18"/>
                <w:szCs w:val="18"/>
              </w:rPr>
            </w:pPr>
            <w:r w:rsidRPr="00561BD6">
              <w:rPr>
                <w:rFonts w:ascii="Calibri" w:hAnsi="Calibri"/>
                <w:sz w:val="18"/>
                <w:szCs w:val="18"/>
                <w:u w:val="single"/>
              </w:rPr>
              <w:t>All N/A</w:t>
            </w:r>
            <w:r w:rsidRPr="00561BD6">
              <w:rPr>
                <w:rFonts w:ascii="Calibri" w:hAnsi="Calibri"/>
                <w:sz w:val="18"/>
                <w:szCs w:val="18"/>
              </w:rPr>
              <w:t xml:space="preserve"> - This entire table is not applicable</w:t>
            </w:r>
          </w:p>
        </w:tc>
      </w:tr>
      <w:tr w:rsidR="00561BD6" w:rsidRPr="007167EB" w14:paraId="59156FC4" w14:textId="77777777" w:rsidTr="00561BD6">
        <w:trPr>
          <w:trHeight w:val="233"/>
        </w:trPr>
        <w:tc>
          <w:tcPr>
            <w:tcW w:w="413" w:type="dxa"/>
            <w:vAlign w:val="center"/>
          </w:tcPr>
          <w:p w14:paraId="70371E42" w14:textId="052B7E64" w:rsidR="00561BD6" w:rsidRPr="00561BD6" w:rsidRDefault="00561BD6" w:rsidP="00561BD6">
            <w:pPr>
              <w:rPr>
                <w:rFonts w:asciiTheme="minorHAnsi" w:hAnsiTheme="minorHAnsi"/>
                <w:sz w:val="18"/>
                <w:szCs w:val="18"/>
              </w:rPr>
            </w:pPr>
            <w:r w:rsidRPr="00561BD6">
              <w:rPr>
                <w:rFonts w:asciiTheme="minorHAnsi" w:hAnsiTheme="minorHAnsi"/>
                <w:sz w:val="18"/>
                <w:szCs w:val="18"/>
              </w:rPr>
              <w:t>03</w:t>
            </w:r>
          </w:p>
        </w:tc>
        <w:tc>
          <w:tcPr>
            <w:tcW w:w="10617" w:type="dxa"/>
            <w:gridSpan w:val="2"/>
            <w:vAlign w:val="center"/>
          </w:tcPr>
          <w:p w14:paraId="5180E671" w14:textId="24352C7D" w:rsidR="00561BD6" w:rsidRPr="007167EB" w:rsidRDefault="00561BD6" w:rsidP="00561BD6">
            <w:pPr>
              <w:rPr>
                <w:rFonts w:asciiTheme="minorHAnsi" w:hAnsiTheme="minorHAnsi"/>
                <w:b/>
                <w:sz w:val="18"/>
                <w:szCs w:val="18"/>
              </w:rPr>
            </w:pPr>
            <w:r w:rsidRPr="00F331A7">
              <w:rPr>
                <w:rFonts w:ascii="Calibri" w:eastAsia="Calibri" w:hAnsi="Calibri"/>
                <w:sz w:val="18"/>
                <w:szCs w:val="18"/>
              </w:rPr>
              <w:t>Correction Notes:</w:t>
            </w:r>
          </w:p>
        </w:tc>
      </w:tr>
      <w:tr w:rsidR="00561BD6" w:rsidRPr="007167EB" w14:paraId="56DC0205" w14:textId="77777777" w:rsidTr="00EC4D51">
        <w:trPr>
          <w:trHeight w:val="233"/>
        </w:trPr>
        <w:tc>
          <w:tcPr>
            <w:tcW w:w="11030" w:type="dxa"/>
            <w:gridSpan w:val="3"/>
            <w:vAlign w:val="center"/>
          </w:tcPr>
          <w:p w14:paraId="56DC0204" w14:textId="702B10C3" w:rsidR="00561BD6" w:rsidRPr="007167EB" w:rsidRDefault="00561BD6" w:rsidP="00561BD6">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6DC0206" w14:textId="77777777" w:rsidR="009430FF" w:rsidRPr="00561BD6" w:rsidRDefault="009430FF"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430FF" w:rsidRPr="007167EB" w14:paraId="56DC0208" w14:textId="77777777" w:rsidTr="00EC4D51">
        <w:trPr>
          <w:trHeight w:val="233"/>
        </w:trPr>
        <w:tc>
          <w:tcPr>
            <w:tcW w:w="11030" w:type="dxa"/>
            <w:gridSpan w:val="3"/>
          </w:tcPr>
          <w:p w14:paraId="56DC0207" w14:textId="302E98EC" w:rsidR="009430FF" w:rsidRPr="007167EB" w:rsidRDefault="009430FF" w:rsidP="00EC4D51">
            <w:pPr>
              <w:rPr>
                <w:rFonts w:asciiTheme="minorHAnsi" w:hAnsiTheme="minorHAnsi"/>
                <w:b/>
                <w:sz w:val="18"/>
                <w:szCs w:val="18"/>
              </w:rPr>
            </w:pPr>
            <w:r w:rsidRPr="00573B76">
              <w:rPr>
                <w:rFonts w:asciiTheme="minorHAnsi" w:hAnsiTheme="minorHAnsi"/>
                <w:b/>
                <w:szCs w:val="18"/>
              </w:rPr>
              <w:t>C.</w:t>
            </w:r>
            <w:r w:rsidR="00837191" w:rsidRPr="00573B76">
              <w:rPr>
                <w:rFonts w:asciiTheme="minorHAnsi" w:hAnsiTheme="minorHAnsi"/>
                <w:b/>
                <w:szCs w:val="18"/>
              </w:rPr>
              <w:t xml:space="preserve"> </w:t>
            </w:r>
            <w:r w:rsidRPr="00573B76">
              <w:rPr>
                <w:rFonts w:asciiTheme="minorHAnsi" w:hAnsiTheme="minorHAnsi"/>
                <w:b/>
                <w:szCs w:val="18"/>
              </w:rPr>
              <w:t xml:space="preserve">Ducts Located </w:t>
            </w:r>
            <w:proofErr w:type="gramStart"/>
            <w:r w:rsidRPr="00573B76">
              <w:rPr>
                <w:rFonts w:asciiTheme="minorHAnsi" w:hAnsiTheme="minorHAnsi"/>
                <w:b/>
                <w:szCs w:val="18"/>
              </w:rPr>
              <w:t>In</w:t>
            </w:r>
            <w:proofErr w:type="gramEnd"/>
            <w:r w:rsidRPr="00573B76">
              <w:rPr>
                <w:rFonts w:asciiTheme="minorHAnsi" w:hAnsiTheme="minorHAnsi"/>
                <w:b/>
                <w:szCs w:val="18"/>
              </w:rPr>
              <w:t xml:space="preserve"> Conditioned Space - RA3.1.4.1.3 </w:t>
            </w:r>
          </w:p>
        </w:tc>
      </w:tr>
      <w:tr w:rsidR="009430FF" w:rsidRPr="007167EB" w14:paraId="56DC020B" w14:textId="77777777" w:rsidTr="00EC4D51">
        <w:trPr>
          <w:trHeight w:val="233"/>
        </w:trPr>
        <w:tc>
          <w:tcPr>
            <w:tcW w:w="413" w:type="dxa"/>
            <w:vAlign w:val="center"/>
          </w:tcPr>
          <w:p w14:paraId="56DC0209"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vAlign w:val="center"/>
          </w:tcPr>
          <w:p w14:paraId="56DC020A"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561BD6" w:rsidRPr="007167EB" w14:paraId="58A4B6B8" w14:textId="77777777" w:rsidTr="00561BD6">
        <w:trPr>
          <w:trHeight w:val="233"/>
        </w:trPr>
        <w:tc>
          <w:tcPr>
            <w:tcW w:w="413" w:type="dxa"/>
            <w:vAlign w:val="center"/>
          </w:tcPr>
          <w:p w14:paraId="098A1434" w14:textId="70BFC07B" w:rsidR="00561BD6" w:rsidRPr="007167EB" w:rsidRDefault="00561BD6" w:rsidP="00561BD6">
            <w:pPr>
              <w:jc w:val="center"/>
              <w:rPr>
                <w:rFonts w:asciiTheme="minorHAnsi" w:hAnsiTheme="minorHAnsi"/>
                <w:sz w:val="18"/>
                <w:szCs w:val="18"/>
              </w:rPr>
            </w:pPr>
            <w:r w:rsidRPr="00561BD6">
              <w:rPr>
                <w:rFonts w:asciiTheme="minorHAnsi" w:hAnsiTheme="minorHAnsi"/>
                <w:sz w:val="18"/>
                <w:szCs w:val="18"/>
              </w:rPr>
              <w:t>02</w:t>
            </w:r>
          </w:p>
        </w:tc>
        <w:tc>
          <w:tcPr>
            <w:tcW w:w="2750" w:type="dxa"/>
            <w:vAlign w:val="center"/>
          </w:tcPr>
          <w:p w14:paraId="71BDEA86" w14:textId="0748321D" w:rsidR="00561BD6" w:rsidRPr="007167EB" w:rsidRDefault="00561BD6" w:rsidP="00561BD6">
            <w:pPr>
              <w:rPr>
                <w:rFonts w:asciiTheme="minorHAnsi" w:hAnsiTheme="minorHAnsi"/>
                <w:sz w:val="18"/>
                <w:szCs w:val="18"/>
              </w:rPr>
            </w:pPr>
            <w:r w:rsidRPr="00F331A7">
              <w:rPr>
                <w:rFonts w:ascii="Calibri" w:eastAsia="Calibri" w:hAnsi="Calibri"/>
                <w:sz w:val="18"/>
                <w:szCs w:val="18"/>
              </w:rPr>
              <w:t>Verification Status:</w:t>
            </w:r>
          </w:p>
        </w:tc>
        <w:tc>
          <w:tcPr>
            <w:tcW w:w="7867" w:type="dxa"/>
            <w:vAlign w:val="center"/>
          </w:tcPr>
          <w:p w14:paraId="77B726B9" w14:textId="77777777"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48557D25" w14:textId="77777777"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135D122" w14:textId="12AECAB0" w:rsidR="00561BD6" w:rsidRPr="00561BD6" w:rsidRDefault="00561BD6" w:rsidP="004554BD">
            <w:pPr>
              <w:pStyle w:val="ListParagraph"/>
              <w:numPr>
                <w:ilvl w:val="0"/>
                <w:numId w:val="11"/>
              </w:numPr>
              <w:rPr>
                <w:rFonts w:asciiTheme="minorHAnsi" w:hAnsiTheme="minorHAnsi"/>
                <w:sz w:val="18"/>
                <w:szCs w:val="18"/>
              </w:rPr>
            </w:pPr>
            <w:r w:rsidRPr="00561BD6">
              <w:rPr>
                <w:rFonts w:ascii="Calibri" w:hAnsi="Calibri"/>
                <w:sz w:val="18"/>
                <w:szCs w:val="18"/>
                <w:u w:val="single"/>
              </w:rPr>
              <w:t>All N/A</w:t>
            </w:r>
            <w:r w:rsidRPr="00561BD6">
              <w:rPr>
                <w:rFonts w:ascii="Calibri" w:hAnsi="Calibri"/>
                <w:sz w:val="18"/>
                <w:szCs w:val="18"/>
              </w:rPr>
              <w:t xml:space="preserve"> - This entire table is not applicable</w:t>
            </w:r>
          </w:p>
        </w:tc>
      </w:tr>
      <w:tr w:rsidR="00561BD6" w:rsidRPr="007167EB" w14:paraId="4A644219" w14:textId="77777777" w:rsidTr="00EC4D51">
        <w:trPr>
          <w:trHeight w:val="233"/>
        </w:trPr>
        <w:tc>
          <w:tcPr>
            <w:tcW w:w="413" w:type="dxa"/>
            <w:vAlign w:val="center"/>
          </w:tcPr>
          <w:p w14:paraId="709CF0E3" w14:textId="56A27809" w:rsidR="00561BD6" w:rsidRPr="007167EB" w:rsidRDefault="00561BD6" w:rsidP="00561BD6">
            <w:pPr>
              <w:jc w:val="center"/>
              <w:rPr>
                <w:rFonts w:asciiTheme="minorHAnsi" w:hAnsiTheme="minorHAnsi"/>
                <w:sz w:val="18"/>
                <w:szCs w:val="18"/>
              </w:rPr>
            </w:pPr>
            <w:r w:rsidRPr="00561BD6">
              <w:rPr>
                <w:rFonts w:asciiTheme="minorHAnsi" w:hAnsiTheme="minorHAnsi"/>
                <w:sz w:val="18"/>
                <w:szCs w:val="18"/>
              </w:rPr>
              <w:t>03</w:t>
            </w:r>
          </w:p>
        </w:tc>
        <w:tc>
          <w:tcPr>
            <w:tcW w:w="10617" w:type="dxa"/>
            <w:gridSpan w:val="2"/>
            <w:vAlign w:val="center"/>
          </w:tcPr>
          <w:p w14:paraId="4FD21B0B" w14:textId="31E3D0A8" w:rsidR="00561BD6" w:rsidRPr="007167EB" w:rsidRDefault="00561BD6" w:rsidP="00561BD6">
            <w:pPr>
              <w:rPr>
                <w:rFonts w:asciiTheme="minorHAnsi" w:hAnsiTheme="minorHAnsi"/>
                <w:sz w:val="18"/>
                <w:szCs w:val="18"/>
              </w:rPr>
            </w:pPr>
            <w:r w:rsidRPr="00F331A7">
              <w:rPr>
                <w:rFonts w:ascii="Calibri" w:eastAsia="Calibri" w:hAnsi="Calibri"/>
                <w:sz w:val="18"/>
                <w:szCs w:val="18"/>
              </w:rPr>
              <w:t>Correction Notes:</w:t>
            </w:r>
          </w:p>
        </w:tc>
      </w:tr>
      <w:tr w:rsidR="00561BD6" w:rsidRPr="007167EB" w14:paraId="56DC020D" w14:textId="77777777" w:rsidTr="00EC4D51">
        <w:trPr>
          <w:trHeight w:val="233"/>
        </w:trPr>
        <w:tc>
          <w:tcPr>
            <w:tcW w:w="11030" w:type="dxa"/>
            <w:gridSpan w:val="3"/>
            <w:vAlign w:val="center"/>
          </w:tcPr>
          <w:p w14:paraId="56DC020C" w14:textId="0097D1A8" w:rsidR="00561BD6" w:rsidRPr="007167EB" w:rsidRDefault="00561BD6" w:rsidP="00561BD6">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6DC020E" w14:textId="4413E9E5" w:rsidR="00561BD6" w:rsidRDefault="00561BD6"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505"/>
        <w:gridCol w:w="5686"/>
        <w:gridCol w:w="4839"/>
      </w:tblGrid>
      <w:tr w:rsidR="009430FF" w:rsidRPr="007167EB" w14:paraId="56DC0210" w14:textId="77777777" w:rsidTr="00EC4D51">
        <w:trPr>
          <w:trHeight w:val="233"/>
        </w:trPr>
        <w:tc>
          <w:tcPr>
            <w:tcW w:w="11030" w:type="dxa"/>
            <w:gridSpan w:val="3"/>
          </w:tcPr>
          <w:p w14:paraId="56DC020F" w14:textId="45955358" w:rsidR="009430FF" w:rsidRPr="007167EB" w:rsidRDefault="009430FF" w:rsidP="00EC4D51">
            <w:pPr>
              <w:rPr>
                <w:rFonts w:asciiTheme="minorHAnsi" w:hAnsiTheme="minorHAnsi"/>
                <w:b/>
                <w:sz w:val="18"/>
                <w:szCs w:val="18"/>
              </w:rPr>
            </w:pPr>
            <w:r w:rsidRPr="00573B76">
              <w:rPr>
                <w:rFonts w:asciiTheme="minorHAnsi" w:hAnsiTheme="minorHAnsi"/>
                <w:b/>
                <w:szCs w:val="18"/>
              </w:rPr>
              <w:t>D.</w:t>
            </w:r>
            <w:r w:rsidR="00837191" w:rsidRPr="00573B76">
              <w:rPr>
                <w:rFonts w:asciiTheme="minorHAnsi" w:hAnsiTheme="minorHAnsi"/>
                <w:b/>
                <w:szCs w:val="18"/>
              </w:rPr>
              <w:t xml:space="preserve"> </w:t>
            </w:r>
            <w:r w:rsidR="00D7387F">
              <w:rPr>
                <w:rFonts w:asciiTheme="minorHAnsi" w:hAnsiTheme="minorHAnsi"/>
                <w:b/>
                <w:szCs w:val="18"/>
              </w:rPr>
              <w:t>Duct System</w:t>
            </w:r>
            <w:r w:rsidRPr="00573B76">
              <w:rPr>
                <w:rFonts w:asciiTheme="minorHAnsi" w:hAnsiTheme="minorHAnsi"/>
                <w:b/>
                <w:szCs w:val="18"/>
              </w:rPr>
              <w:t xml:space="preserve"> Located Entirely in Directly Conditioned Space</w:t>
            </w:r>
            <w:r w:rsidR="003D6E2E">
              <w:rPr>
                <w:rFonts w:asciiTheme="minorHAnsi" w:hAnsiTheme="minorHAnsi"/>
                <w:b/>
                <w:szCs w:val="18"/>
              </w:rPr>
              <w:t>, No Insulation Requirement</w:t>
            </w:r>
            <w:r w:rsidRPr="00573B76">
              <w:rPr>
                <w:rFonts w:asciiTheme="minorHAnsi" w:hAnsiTheme="minorHAnsi"/>
                <w:b/>
                <w:szCs w:val="18"/>
              </w:rPr>
              <w:t xml:space="preserve"> - RA3.1.4.3.8</w:t>
            </w:r>
          </w:p>
        </w:tc>
      </w:tr>
      <w:tr w:rsidR="0045371A" w:rsidRPr="007167EB" w14:paraId="56DC0214" w14:textId="77777777" w:rsidTr="0045371A">
        <w:trPr>
          <w:trHeight w:val="233"/>
        </w:trPr>
        <w:tc>
          <w:tcPr>
            <w:tcW w:w="505" w:type="dxa"/>
            <w:vAlign w:val="center"/>
          </w:tcPr>
          <w:p w14:paraId="56DC0211" w14:textId="77777777" w:rsidR="0045371A" w:rsidRPr="00F8787A" w:rsidRDefault="0045371A" w:rsidP="00EC4D51">
            <w:pPr>
              <w:jc w:val="center"/>
              <w:rPr>
                <w:rFonts w:asciiTheme="minorHAnsi" w:hAnsiTheme="minorHAnsi"/>
                <w:sz w:val="18"/>
                <w:szCs w:val="18"/>
              </w:rPr>
            </w:pPr>
            <w:r w:rsidRPr="00F8787A">
              <w:rPr>
                <w:rFonts w:asciiTheme="minorHAnsi" w:hAnsiTheme="minorHAnsi"/>
                <w:sz w:val="18"/>
                <w:szCs w:val="18"/>
              </w:rPr>
              <w:t>01</w:t>
            </w:r>
          </w:p>
        </w:tc>
        <w:tc>
          <w:tcPr>
            <w:tcW w:w="10525" w:type="dxa"/>
            <w:gridSpan w:val="2"/>
            <w:vAlign w:val="center"/>
          </w:tcPr>
          <w:p w14:paraId="56DC0213" w14:textId="6EC3E51B" w:rsidR="0045371A" w:rsidRPr="00F8787A" w:rsidRDefault="0045371A" w:rsidP="00EC4D51">
            <w:pPr>
              <w:rPr>
                <w:rFonts w:asciiTheme="minorHAnsi" w:hAnsiTheme="minorHAnsi"/>
                <w:sz w:val="18"/>
                <w:szCs w:val="18"/>
              </w:rPr>
            </w:pPr>
            <w:r>
              <w:rPr>
                <w:rFonts w:asciiTheme="minorHAnsi" w:hAnsiTheme="minorHAnsi"/>
                <w:sz w:val="18"/>
                <w:szCs w:val="18"/>
              </w:rPr>
              <w:t>A Visual Inspection Shall Confirm the Space Conditioning Distribution System Location</w:t>
            </w:r>
          </w:p>
        </w:tc>
      </w:tr>
      <w:tr w:rsidR="00C10D4A" w:rsidRPr="007167EB" w14:paraId="56DC0218" w14:textId="77777777" w:rsidTr="0045371A">
        <w:trPr>
          <w:trHeight w:val="233"/>
        </w:trPr>
        <w:tc>
          <w:tcPr>
            <w:tcW w:w="505" w:type="dxa"/>
            <w:vAlign w:val="center"/>
          </w:tcPr>
          <w:p w14:paraId="56DC0215" w14:textId="03062611" w:rsidR="00C10D4A" w:rsidRPr="00F8787A" w:rsidRDefault="00C10D4A" w:rsidP="00C10D4A">
            <w:pPr>
              <w:jc w:val="center"/>
              <w:rPr>
                <w:rFonts w:asciiTheme="minorHAnsi" w:hAnsiTheme="minorHAnsi"/>
                <w:sz w:val="18"/>
                <w:szCs w:val="18"/>
              </w:rPr>
            </w:pPr>
            <w:r w:rsidRPr="00F8787A">
              <w:rPr>
                <w:rFonts w:asciiTheme="minorHAnsi" w:hAnsiTheme="minorHAnsi"/>
                <w:sz w:val="18"/>
                <w:szCs w:val="18"/>
              </w:rPr>
              <w:t>02</w:t>
            </w:r>
          </w:p>
        </w:tc>
        <w:tc>
          <w:tcPr>
            <w:tcW w:w="5686" w:type="dxa"/>
            <w:vAlign w:val="center"/>
          </w:tcPr>
          <w:p w14:paraId="56DC0216" w14:textId="64542879" w:rsidR="00C10D4A" w:rsidRPr="00F8787A" w:rsidRDefault="00C10D4A" w:rsidP="00C10D4A">
            <w:pPr>
              <w:rPr>
                <w:rFonts w:asciiTheme="minorHAnsi" w:hAnsiTheme="minorHAnsi"/>
                <w:sz w:val="18"/>
                <w:szCs w:val="18"/>
              </w:rPr>
            </w:pPr>
            <w:r>
              <w:rPr>
                <w:rFonts w:asciiTheme="minorHAnsi" w:hAnsiTheme="minorHAnsi"/>
                <w:sz w:val="18"/>
                <w:szCs w:val="18"/>
              </w:rPr>
              <w:t>Actual System Duct Leakage Rate (cfm) Measured Using RA3.1.4.3.4 Duct Leakage to Outside from Fan Pressurization of Ducts</w:t>
            </w:r>
          </w:p>
        </w:tc>
        <w:tc>
          <w:tcPr>
            <w:tcW w:w="4839" w:type="dxa"/>
            <w:vAlign w:val="center"/>
          </w:tcPr>
          <w:p w14:paraId="56DC0217" w14:textId="77777777" w:rsidR="00C10D4A" w:rsidRPr="00F8787A" w:rsidRDefault="00C10D4A" w:rsidP="00C10D4A">
            <w:pPr>
              <w:rPr>
                <w:rFonts w:asciiTheme="minorHAnsi" w:hAnsiTheme="minorHAnsi"/>
                <w:sz w:val="18"/>
                <w:szCs w:val="18"/>
              </w:rPr>
            </w:pPr>
          </w:p>
        </w:tc>
      </w:tr>
      <w:tr w:rsidR="00C10D4A" w:rsidRPr="007167EB" w14:paraId="56DC021B" w14:textId="77777777" w:rsidTr="0045371A">
        <w:trPr>
          <w:trHeight w:val="233"/>
        </w:trPr>
        <w:tc>
          <w:tcPr>
            <w:tcW w:w="505" w:type="dxa"/>
            <w:vAlign w:val="center"/>
          </w:tcPr>
          <w:p w14:paraId="56DC0219" w14:textId="5797691E" w:rsidR="00C10D4A" w:rsidRPr="00F8787A" w:rsidRDefault="00C10D4A" w:rsidP="00C10D4A">
            <w:pPr>
              <w:jc w:val="center"/>
              <w:rPr>
                <w:rFonts w:asciiTheme="minorHAnsi" w:hAnsiTheme="minorHAnsi"/>
                <w:sz w:val="18"/>
                <w:szCs w:val="18"/>
              </w:rPr>
            </w:pPr>
            <w:r w:rsidRPr="00F8787A">
              <w:rPr>
                <w:rFonts w:asciiTheme="minorHAnsi" w:hAnsiTheme="minorHAnsi"/>
                <w:sz w:val="18"/>
                <w:szCs w:val="18"/>
              </w:rPr>
              <w:t>03</w:t>
            </w:r>
          </w:p>
        </w:tc>
        <w:tc>
          <w:tcPr>
            <w:tcW w:w="5686" w:type="dxa"/>
            <w:vAlign w:val="center"/>
          </w:tcPr>
          <w:p w14:paraId="4C1081A7" w14:textId="77777777" w:rsidR="00C10D4A" w:rsidRPr="00F8787A" w:rsidRDefault="00C10D4A" w:rsidP="00C10D4A">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p>
        </w:tc>
        <w:tc>
          <w:tcPr>
            <w:tcW w:w="4839" w:type="dxa"/>
            <w:vAlign w:val="center"/>
          </w:tcPr>
          <w:p w14:paraId="56DC021A" w14:textId="4B4909F9" w:rsidR="00C10D4A" w:rsidRPr="00F8787A" w:rsidRDefault="00C10D4A" w:rsidP="00C10D4A">
            <w:pPr>
              <w:rPr>
                <w:rFonts w:asciiTheme="minorHAnsi" w:hAnsiTheme="minorHAnsi"/>
                <w:sz w:val="18"/>
                <w:szCs w:val="18"/>
              </w:rPr>
            </w:pPr>
          </w:p>
        </w:tc>
      </w:tr>
    </w:tbl>
    <w:p w14:paraId="63CD036B" w14:textId="77777777" w:rsidR="00BF033C" w:rsidRDefault="00BF033C"/>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23"/>
        <w:gridCol w:w="10608"/>
        <w:gridCol w:w="6"/>
      </w:tblGrid>
      <w:tr w:rsidR="001A7652" w:rsidRPr="00D47472" w14:paraId="31496E9B" w14:textId="77777777" w:rsidTr="004554BD">
        <w:trPr>
          <w:gridAfter w:val="1"/>
          <w:wAfter w:w="6" w:type="dxa"/>
          <w:trHeight w:val="233"/>
        </w:trPr>
        <w:tc>
          <w:tcPr>
            <w:tcW w:w="11031" w:type="dxa"/>
            <w:gridSpan w:val="2"/>
            <w:tcBorders>
              <w:top w:val="single" w:sz="4" w:space="0" w:color="auto"/>
              <w:left w:val="single" w:sz="4" w:space="0" w:color="auto"/>
              <w:bottom w:val="single" w:sz="4" w:space="0" w:color="auto"/>
              <w:right w:val="single" w:sz="4" w:space="0" w:color="auto"/>
            </w:tcBorders>
          </w:tcPr>
          <w:p w14:paraId="3E717365" w14:textId="5396BCEE" w:rsidR="001A7652" w:rsidRPr="001A7652" w:rsidRDefault="00BF033C" w:rsidP="001A7652">
            <w:pPr>
              <w:rPr>
                <w:rFonts w:asciiTheme="minorHAnsi" w:hAnsiTheme="minorHAnsi"/>
                <w:b/>
              </w:rPr>
            </w:pPr>
            <w:r>
              <w:rPr>
                <w:rFonts w:asciiTheme="minorHAnsi" w:hAnsiTheme="minorHAnsi"/>
                <w:b/>
              </w:rPr>
              <w:t>E</w:t>
            </w:r>
            <w:r w:rsidR="001A7652" w:rsidRPr="001A7652">
              <w:rPr>
                <w:rFonts w:asciiTheme="minorHAnsi" w:hAnsiTheme="minorHAnsi"/>
                <w:b/>
              </w:rPr>
              <w:t>. Determination of HERS Verification Compliance</w:t>
            </w:r>
          </w:p>
          <w:p w14:paraId="2164C0E9" w14:textId="77777777" w:rsidR="001A7652" w:rsidRPr="00554F3F" w:rsidRDefault="001A7652" w:rsidP="001A7652">
            <w:pPr>
              <w:rPr>
                <w:rFonts w:asciiTheme="minorHAnsi" w:hAnsiTheme="minorHAnsi"/>
                <w:sz w:val="18"/>
                <w:szCs w:val="18"/>
              </w:rPr>
            </w:pPr>
            <w:r w:rsidRPr="00554F3F">
              <w:rPr>
                <w:rFonts w:asciiTheme="minorHAnsi" w:hAnsiTheme="minorHAnsi"/>
                <w:sz w:val="18"/>
                <w:szCs w:val="18"/>
              </w:rPr>
              <w:t xml:space="preserve">All applicable sections of this document shall indicate compliance with the specified verification protocol requirements </w:t>
            </w:r>
            <w:proofErr w:type="gramStart"/>
            <w:r w:rsidRPr="00554F3F">
              <w:rPr>
                <w:rFonts w:asciiTheme="minorHAnsi" w:hAnsiTheme="minorHAnsi"/>
                <w:sz w:val="18"/>
                <w:szCs w:val="18"/>
              </w:rPr>
              <w:t>in order for</w:t>
            </w:r>
            <w:proofErr w:type="gramEnd"/>
            <w:r w:rsidRPr="00554F3F">
              <w:rPr>
                <w:rFonts w:asciiTheme="minorHAnsi" w:hAnsiTheme="minorHAnsi"/>
                <w:sz w:val="18"/>
                <w:szCs w:val="18"/>
              </w:rPr>
              <w:t xml:space="preserve"> this Certificate of Verification as a whole to be determined to be in compliance. </w:t>
            </w:r>
          </w:p>
        </w:tc>
      </w:tr>
      <w:tr w:rsidR="004554BD" w:rsidRPr="00D47472" w14:paraId="49AC4ACE" w14:textId="77777777" w:rsidTr="004554BD">
        <w:trPr>
          <w:trHeight w:val="233"/>
        </w:trPr>
        <w:tc>
          <w:tcPr>
            <w:tcW w:w="423" w:type="dxa"/>
            <w:tcBorders>
              <w:top w:val="single" w:sz="4" w:space="0" w:color="auto"/>
              <w:left w:val="single" w:sz="4" w:space="0" w:color="auto"/>
              <w:bottom w:val="single" w:sz="4" w:space="0" w:color="auto"/>
              <w:right w:val="single" w:sz="4" w:space="0" w:color="auto"/>
            </w:tcBorders>
            <w:vAlign w:val="center"/>
          </w:tcPr>
          <w:p w14:paraId="4613FF5E" w14:textId="427173F8" w:rsidR="004554BD" w:rsidRPr="004554BD" w:rsidRDefault="004554BD" w:rsidP="004554BD">
            <w:pPr>
              <w:jc w:val="center"/>
              <w:rPr>
                <w:rFonts w:asciiTheme="minorHAnsi" w:hAnsiTheme="minorHAnsi"/>
                <w:sz w:val="18"/>
                <w:szCs w:val="18"/>
              </w:rPr>
            </w:pPr>
            <w:r w:rsidRPr="004554BD">
              <w:rPr>
                <w:rFonts w:asciiTheme="minorHAnsi" w:hAnsiTheme="minorHAnsi"/>
                <w:sz w:val="18"/>
                <w:szCs w:val="18"/>
              </w:rPr>
              <w:t>01</w:t>
            </w:r>
          </w:p>
        </w:tc>
        <w:tc>
          <w:tcPr>
            <w:tcW w:w="10614" w:type="dxa"/>
            <w:gridSpan w:val="2"/>
            <w:tcBorders>
              <w:top w:val="single" w:sz="4" w:space="0" w:color="auto"/>
              <w:left w:val="single" w:sz="4" w:space="0" w:color="auto"/>
              <w:bottom w:val="single" w:sz="4" w:space="0" w:color="auto"/>
              <w:right w:val="single" w:sz="4" w:space="0" w:color="auto"/>
            </w:tcBorders>
          </w:tcPr>
          <w:p w14:paraId="6B983814" w14:textId="455B9815" w:rsidR="004554BD" w:rsidRPr="004554BD" w:rsidRDefault="004554BD" w:rsidP="001A7652">
            <w:pPr>
              <w:rPr>
                <w:rFonts w:asciiTheme="minorHAnsi" w:hAnsiTheme="minorHAnsi"/>
                <w:sz w:val="18"/>
                <w:szCs w:val="18"/>
              </w:rPr>
            </w:pPr>
          </w:p>
        </w:tc>
      </w:tr>
    </w:tbl>
    <w:p w14:paraId="56DC021E" w14:textId="7E29000E" w:rsidR="0005428C" w:rsidRPr="007167EB" w:rsidRDefault="0005428C" w:rsidP="003044D3">
      <w:pPr>
        <w:rPr>
          <w:rFonts w:asciiTheme="minorHAnsi" w:hAnsiTheme="minorHAnsi"/>
        </w:rPr>
      </w:pPr>
      <w:r w:rsidRPr="007167EB">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4D6010" w:rsidRPr="005E7E22" w14:paraId="5DAA1345"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29C9FC4" w14:textId="77777777" w:rsidR="004D6010" w:rsidRPr="005E7E22" w:rsidRDefault="004D601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5E7E22">
              <w:rPr>
                <w:rFonts w:asciiTheme="minorHAnsi" w:eastAsiaTheme="minorEastAsia" w:hAnsiTheme="minorHAnsi" w:cs="Arial"/>
                <w:b/>
                <w:caps/>
              </w:rPr>
              <w:lastRenderedPageBreak/>
              <w:t>Documentation Author's Declaration Statement</w:t>
            </w:r>
          </w:p>
        </w:tc>
      </w:tr>
      <w:tr w:rsidR="004D6010" w:rsidRPr="005E7E22" w14:paraId="2BD8CA9E"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0B21B93" w14:textId="77777777" w:rsidR="004D6010" w:rsidRPr="005E7E22" w:rsidRDefault="004D6010" w:rsidP="004D6010">
            <w:pPr>
              <w:numPr>
                <w:ilvl w:val="0"/>
                <w:numId w:val="22"/>
              </w:numPr>
              <w:spacing w:after="200" w:line="276" w:lineRule="auto"/>
              <w:ind w:left="271" w:hanging="270"/>
              <w:rPr>
                <w:rFonts w:asciiTheme="minorHAnsi" w:eastAsiaTheme="minorEastAsia" w:hAnsiTheme="minorHAnsi" w:cstheme="minorBidi"/>
              </w:rPr>
            </w:pPr>
            <w:r w:rsidRPr="005E7E22">
              <w:rPr>
                <w:rFonts w:asciiTheme="minorHAnsi" w:eastAsiaTheme="minorEastAsia" w:hAnsiTheme="minorHAnsi" w:cstheme="minorBidi"/>
              </w:rPr>
              <w:t>I certify that this Certificate of Verification documentation is accurate and complete.</w:t>
            </w:r>
          </w:p>
        </w:tc>
      </w:tr>
      <w:tr w:rsidR="004D6010" w:rsidRPr="005E7E22" w14:paraId="2F216430"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36E1DEAC" w14:textId="77777777" w:rsidR="004D6010" w:rsidRPr="005E7E22" w:rsidRDefault="004D6010" w:rsidP="0042345D">
            <w:pPr>
              <w:spacing w:line="276" w:lineRule="auto"/>
              <w:rPr>
                <w:rFonts w:asciiTheme="minorHAnsi" w:eastAsiaTheme="minorEastAsia" w:hAnsiTheme="minorHAnsi" w:cstheme="minorBidi"/>
              </w:rPr>
            </w:pPr>
            <w:r w:rsidRPr="005E7E22">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12284D12" w14:textId="77777777" w:rsidR="004D6010" w:rsidRPr="005E7E22" w:rsidRDefault="004D6010" w:rsidP="0042345D">
            <w:pPr>
              <w:spacing w:line="276" w:lineRule="auto"/>
              <w:rPr>
                <w:rFonts w:asciiTheme="minorHAnsi" w:eastAsiaTheme="minorEastAsia" w:hAnsiTheme="minorHAnsi" w:cstheme="minorBidi"/>
              </w:rPr>
            </w:pPr>
            <w:r w:rsidRPr="005E7E22">
              <w:rPr>
                <w:rFonts w:asciiTheme="minorHAnsi" w:eastAsiaTheme="minorEastAsia" w:hAnsiTheme="minorHAnsi" w:cstheme="minorBidi"/>
              </w:rPr>
              <w:t>Documentation Author Signature:</w:t>
            </w:r>
          </w:p>
        </w:tc>
      </w:tr>
      <w:tr w:rsidR="004D6010" w:rsidRPr="005E7E22" w14:paraId="37ECD4AC"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F0D4534" w14:textId="77777777" w:rsidR="004D6010" w:rsidRPr="005E7E22" w:rsidRDefault="004D6010" w:rsidP="0042345D">
            <w:pPr>
              <w:spacing w:line="276" w:lineRule="auto"/>
              <w:rPr>
                <w:rFonts w:asciiTheme="minorHAnsi" w:eastAsiaTheme="minorEastAsia" w:hAnsiTheme="minorHAnsi" w:cstheme="minorBidi"/>
              </w:rPr>
            </w:pPr>
            <w:r w:rsidRPr="005E7E22">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B24A579" w14:textId="77777777" w:rsidR="004D6010" w:rsidRPr="005E7E22" w:rsidRDefault="004D6010" w:rsidP="0042345D">
            <w:pPr>
              <w:spacing w:line="276" w:lineRule="auto"/>
              <w:rPr>
                <w:rFonts w:asciiTheme="minorHAnsi" w:eastAsiaTheme="minorEastAsia" w:hAnsiTheme="minorHAnsi" w:cstheme="minorBidi"/>
              </w:rPr>
            </w:pPr>
            <w:r w:rsidRPr="005E7E22">
              <w:rPr>
                <w:rFonts w:asciiTheme="minorHAnsi" w:eastAsiaTheme="minorEastAsia" w:hAnsiTheme="minorHAnsi" w:cstheme="minorBidi"/>
              </w:rPr>
              <w:t>Date Signed:</w:t>
            </w:r>
          </w:p>
        </w:tc>
      </w:tr>
      <w:tr w:rsidR="004D6010" w:rsidRPr="005E7E22" w14:paraId="1CF45A4C"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13A7896D" w14:textId="77777777" w:rsidR="004D6010" w:rsidRPr="005E7E22" w:rsidRDefault="004D6010" w:rsidP="0042345D">
            <w:pPr>
              <w:spacing w:line="276" w:lineRule="auto"/>
              <w:rPr>
                <w:rFonts w:asciiTheme="minorHAnsi" w:eastAsiaTheme="minorEastAsia" w:hAnsiTheme="minorHAnsi" w:cstheme="minorBidi"/>
              </w:rPr>
            </w:pPr>
            <w:r w:rsidRPr="005E7E22">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D4FE441" w14:textId="77777777" w:rsidR="004D6010" w:rsidRPr="005E7E22" w:rsidRDefault="004D6010" w:rsidP="0042345D">
            <w:pPr>
              <w:spacing w:line="276" w:lineRule="auto"/>
              <w:rPr>
                <w:rFonts w:asciiTheme="minorHAnsi" w:eastAsiaTheme="minorEastAsia" w:hAnsiTheme="minorHAnsi" w:cstheme="minorBidi"/>
              </w:rPr>
            </w:pPr>
            <w:r w:rsidRPr="005E7E22">
              <w:rPr>
                <w:rFonts w:asciiTheme="minorHAnsi" w:eastAsiaTheme="minorEastAsia" w:hAnsiTheme="minorHAnsi" w:cstheme="minorBidi"/>
              </w:rPr>
              <w:t>CEA/HERS Certification Information (if applicable):</w:t>
            </w:r>
          </w:p>
        </w:tc>
      </w:tr>
      <w:tr w:rsidR="004D6010" w:rsidRPr="005E7E22" w14:paraId="683E366E"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538D06D" w14:textId="77777777" w:rsidR="004D6010" w:rsidRPr="005E7E22" w:rsidRDefault="004D6010" w:rsidP="0042345D">
            <w:pPr>
              <w:spacing w:line="276" w:lineRule="auto"/>
              <w:rPr>
                <w:rFonts w:asciiTheme="minorHAnsi" w:eastAsiaTheme="minorEastAsia" w:hAnsiTheme="minorHAnsi" w:cstheme="minorBidi"/>
              </w:rPr>
            </w:pPr>
            <w:r w:rsidRPr="005E7E22">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4FA0D5FD" w14:textId="77777777" w:rsidR="004D6010" w:rsidRPr="005E7E22" w:rsidRDefault="004D6010" w:rsidP="0042345D">
            <w:pPr>
              <w:spacing w:line="276" w:lineRule="auto"/>
              <w:rPr>
                <w:rFonts w:asciiTheme="minorHAnsi" w:eastAsiaTheme="minorEastAsia" w:hAnsiTheme="minorHAnsi" w:cstheme="minorBidi"/>
              </w:rPr>
            </w:pPr>
            <w:r w:rsidRPr="005E7E22">
              <w:rPr>
                <w:rFonts w:asciiTheme="minorHAnsi" w:eastAsiaTheme="minorEastAsia" w:hAnsiTheme="minorHAnsi" w:cstheme="minorBidi"/>
              </w:rPr>
              <w:t>Phone:</w:t>
            </w:r>
          </w:p>
        </w:tc>
      </w:tr>
      <w:tr w:rsidR="004D6010" w:rsidRPr="005E7E22" w14:paraId="63EAC5D2"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5BB0CE7" w14:textId="77777777" w:rsidR="004D6010" w:rsidRPr="005E7E22" w:rsidRDefault="004D601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E7E22">
              <w:rPr>
                <w:rFonts w:asciiTheme="minorHAnsi" w:eastAsiaTheme="minorEastAsia" w:hAnsiTheme="minorHAnsi" w:cs="Arial"/>
                <w:b/>
                <w:caps/>
              </w:rPr>
              <w:t xml:space="preserve">Responsible Person's Declaration statement </w:t>
            </w:r>
          </w:p>
        </w:tc>
      </w:tr>
      <w:tr w:rsidR="004D6010" w:rsidRPr="005E7E22" w14:paraId="53A4FB3D"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0B3E334" w14:textId="77777777" w:rsidR="004D6010" w:rsidRPr="005E7E22" w:rsidRDefault="004D6010" w:rsidP="005E7E22">
            <w:pPr>
              <w:spacing w:line="276" w:lineRule="auto"/>
              <w:rPr>
                <w:rFonts w:asciiTheme="minorHAnsi" w:eastAsiaTheme="minorEastAsia" w:hAnsiTheme="minorHAnsi" w:cstheme="minorBidi"/>
              </w:rPr>
            </w:pPr>
            <w:r w:rsidRPr="005E7E22">
              <w:rPr>
                <w:rFonts w:asciiTheme="minorHAnsi" w:eastAsiaTheme="minorEastAsia" w:hAnsiTheme="minorHAnsi" w:cstheme="minorBidi"/>
              </w:rPr>
              <w:t xml:space="preserve">I certify the following under penalty of perjury, under the laws of the State of California: </w:t>
            </w:r>
          </w:p>
          <w:p w14:paraId="50201A88" w14:textId="77777777" w:rsidR="004D6010" w:rsidRPr="005E7E22" w:rsidRDefault="004D6010" w:rsidP="005E7E22">
            <w:pPr>
              <w:numPr>
                <w:ilvl w:val="0"/>
                <w:numId w:val="23"/>
              </w:numPr>
              <w:spacing w:after="200" w:line="276" w:lineRule="auto"/>
              <w:ind w:left="692" w:hanging="270"/>
              <w:contextualSpacing/>
              <w:rPr>
                <w:rFonts w:ascii="Calibri" w:eastAsiaTheme="minorEastAsia" w:hAnsi="Calibri" w:cstheme="minorBidi"/>
              </w:rPr>
            </w:pPr>
            <w:bookmarkStart w:id="0" w:name="_Hlk104562088"/>
            <w:r w:rsidRPr="005E7E22">
              <w:rPr>
                <w:rFonts w:ascii="Calibri" w:eastAsiaTheme="minorEastAsia" w:hAnsi="Calibri" w:cstheme="minorBidi"/>
              </w:rPr>
              <w:t>The information provided on this Certificate of Verification is true and correct.</w:t>
            </w:r>
          </w:p>
          <w:p w14:paraId="7AA6A8AC" w14:textId="77777777" w:rsidR="004D6010" w:rsidRPr="005E7E22" w:rsidRDefault="004D6010" w:rsidP="005E7E22">
            <w:pPr>
              <w:numPr>
                <w:ilvl w:val="0"/>
                <w:numId w:val="23"/>
              </w:numPr>
              <w:spacing w:after="200" w:line="276" w:lineRule="auto"/>
              <w:ind w:left="692" w:hanging="270"/>
              <w:contextualSpacing/>
              <w:rPr>
                <w:rFonts w:ascii="Calibri" w:eastAsiaTheme="minorEastAsia" w:hAnsi="Calibri" w:cstheme="minorBidi"/>
              </w:rPr>
            </w:pPr>
            <w:r w:rsidRPr="005E7E22">
              <w:rPr>
                <w:rFonts w:ascii="Calibri" w:eastAsiaTheme="minorEastAsia" w:hAnsi="Calibri" w:cstheme="minorBidi"/>
              </w:rPr>
              <w:t>I am the certified HERS Rater who performed the verification identified and reported on this Certificate of Verification (responsible rater).</w:t>
            </w:r>
          </w:p>
          <w:p w14:paraId="66A1C372" w14:textId="77777777" w:rsidR="004D6010" w:rsidRPr="005E7E22" w:rsidRDefault="004D6010" w:rsidP="005E7E22">
            <w:pPr>
              <w:numPr>
                <w:ilvl w:val="0"/>
                <w:numId w:val="23"/>
              </w:numPr>
              <w:spacing w:after="200" w:line="276" w:lineRule="auto"/>
              <w:ind w:left="692" w:hanging="270"/>
              <w:contextualSpacing/>
              <w:rPr>
                <w:rFonts w:ascii="Calibri" w:eastAsiaTheme="minorEastAsia" w:hAnsi="Calibri" w:cstheme="minorBidi"/>
              </w:rPr>
            </w:pPr>
            <w:r w:rsidRPr="005E7E22">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6D3DB15" w14:textId="77777777" w:rsidR="004D6010" w:rsidRPr="005E7E22" w:rsidRDefault="004D6010" w:rsidP="005E7E22">
            <w:pPr>
              <w:numPr>
                <w:ilvl w:val="0"/>
                <w:numId w:val="23"/>
              </w:numPr>
              <w:spacing w:after="200" w:line="276" w:lineRule="auto"/>
              <w:ind w:left="692" w:hanging="270"/>
              <w:contextualSpacing/>
              <w:rPr>
                <w:rFonts w:ascii="Calibri" w:eastAsiaTheme="minorEastAsia" w:hAnsi="Calibri" w:cstheme="minorBidi"/>
              </w:rPr>
            </w:pPr>
            <w:r w:rsidRPr="005E7E22">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8889955" w14:textId="77777777" w:rsidR="004D6010" w:rsidRPr="005E7E22" w:rsidRDefault="004D6010" w:rsidP="005E7E22">
            <w:pPr>
              <w:numPr>
                <w:ilvl w:val="0"/>
                <w:numId w:val="23"/>
              </w:numPr>
              <w:spacing w:after="200" w:line="276" w:lineRule="auto"/>
              <w:ind w:left="692" w:hanging="270"/>
              <w:contextualSpacing/>
              <w:rPr>
                <w:rFonts w:ascii="Calibri" w:eastAsiaTheme="minorEastAsia" w:hAnsi="Calibri" w:cstheme="minorBidi"/>
              </w:rPr>
            </w:pPr>
            <w:r w:rsidRPr="005E7E22">
              <w:rPr>
                <w:rFonts w:ascii="Calibri" w:eastAsiaTheme="minorEastAsia" w:hAnsi="Calibri" w:cstheme="minorBidi"/>
              </w:rPr>
              <w:t xml:space="preserve">I </w:t>
            </w:r>
            <w:bookmarkStart w:id="1" w:name="_Hlk104572720"/>
            <w:r w:rsidRPr="005E7E22">
              <w:rPr>
                <w:rFonts w:ascii="Calibri" w:eastAsiaTheme="minorEastAsia" w:hAnsi="Calibri" w:cstheme="minorBidi"/>
              </w:rPr>
              <w:t>understand</w:t>
            </w:r>
            <w:bookmarkEnd w:id="1"/>
            <w:r w:rsidRPr="005E7E22">
              <w:rPr>
                <w:rFonts w:ascii="Calibri" w:eastAsiaTheme="minorEastAsia" w:hAnsi="Calibri" w:cstheme="minorBidi"/>
              </w:rPr>
              <w:t xml:space="preserve"> that a registered copy of this Certificate of Verification shall be </w:t>
            </w:r>
            <w:proofErr w:type="gramStart"/>
            <w:r w:rsidRPr="005E7E22">
              <w:rPr>
                <w:rFonts w:ascii="Calibri" w:eastAsiaTheme="minorEastAsia" w:hAnsi="Calibri" w:cstheme="minorBidi"/>
              </w:rPr>
              <w:t>posted, or</w:t>
            </w:r>
            <w:proofErr w:type="gramEnd"/>
            <w:r w:rsidRPr="005E7E22">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5B6F3083" w14:textId="77777777" w:rsidR="004D6010" w:rsidRPr="005E7E22" w:rsidRDefault="004D6010" w:rsidP="005E7E22">
            <w:pPr>
              <w:numPr>
                <w:ilvl w:val="0"/>
                <w:numId w:val="23"/>
              </w:numPr>
              <w:spacing w:after="200" w:line="276" w:lineRule="auto"/>
              <w:ind w:left="692" w:hanging="270"/>
              <w:contextualSpacing/>
              <w:rPr>
                <w:rFonts w:asciiTheme="minorHAnsi" w:eastAsiaTheme="minorEastAsia" w:hAnsiTheme="minorHAnsi" w:cstheme="minorBidi"/>
              </w:rPr>
            </w:pPr>
            <w:bookmarkStart w:id="2" w:name="_Hlk104572805"/>
            <w:r w:rsidRPr="005E7E22">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4D6010" w:rsidRPr="005E7E22" w14:paraId="753CE32B"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B473157" w14:textId="77777777" w:rsidR="004D6010" w:rsidRPr="005E7E22" w:rsidRDefault="004D601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5E7E22">
              <w:rPr>
                <w:rFonts w:asciiTheme="minorHAnsi" w:eastAsiaTheme="minorEastAsia" w:hAnsiTheme="minorHAnsi" w:cs="Arial"/>
                <w:b/>
                <w:caps/>
              </w:rPr>
              <w:t>BUILDER OR INSTALLER INFORMATION AS SHOWN ON THE CERTIFICATE OF INSTALLATION</w:t>
            </w:r>
          </w:p>
        </w:tc>
      </w:tr>
      <w:tr w:rsidR="004D6010" w:rsidRPr="005E7E22" w14:paraId="30034870"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BE3DF88" w14:textId="77777777" w:rsidR="004D6010" w:rsidRPr="005E7E22" w:rsidRDefault="004D601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E7E22">
              <w:rPr>
                <w:rFonts w:asciiTheme="minorHAnsi" w:eastAsiaTheme="minorEastAsia" w:hAnsiTheme="minorHAnsi" w:cstheme="minorBidi"/>
              </w:rPr>
              <w:t>Company Name (Installing Subcontractor, General Contractor, or Builder/Owner):</w:t>
            </w:r>
          </w:p>
        </w:tc>
      </w:tr>
      <w:tr w:rsidR="004D6010" w:rsidRPr="005E7E22" w14:paraId="51564668"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8FEB6F9" w14:textId="77777777" w:rsidR="004D6010" w:rsidRPr="005E7E22" w:rsidRDefault="004D6010"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E7E22">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EBE3078" w14:textId="77777777" w:rsidR="004D6010" w:rsidRPr="005E7E22" w:rsidRDefault="004D6010"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E7E22">
              <w:rPr>
                <w:rFonts w:asciiTheme="minorHAnsi" w:eastAsiaTheme="minorEastAsia" w:hAnsiTheme="minorHAnsi" w:cstheme="minorBidi"/>
              </w:rPr>
              <w:t>CSLB License:</w:t>
            </w:r>
          </w:p>
        </w:tc>
      </w:tr>
      <w:tr w:rsidR="004D6010" w:rsidRPr="005E7E22" w14:paraId="7638649A"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5D7E350" w14:textId="77777777" w:rsidR="004D6010" w:rsidRPr="005E7E22" w:rsidRDefault="004D601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E7E22">
              <w:rPr>
                <w:rFonts w:asciiTheme="minorHAnsi" w:eastAsiaTheme="minorEastAsia" w:hAnsiTheme="minorHAnsi" w:cs="Arial"/>
                <w:b/>
                <w:caps/>
              </w:rPr>
              <w:t>HERS PROVIDER DATA REGISTRY INFORMATION</w:t>
            </w:r>
          </w:p>
        </w:tc>
      </w:tr>
      <w:tr w:rsidR="004D6010" w:rsidRPr="005E7E22" w14:paraId="7291517D"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78618D" w14:textId="77777777" w:rsidR="004D6010" w:rsidRPr="005E7E22" w:rsidRDefault="004D601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E7E22">
              <w:rPr>
                <w:rFonts w:asciiTheme="minorHAnsi" w:eastAsiaTheme="minorEastAsia" w:hAnsiTheme="minorHAnsi" w:cstheme="minorBidi"/>
              </w:rPr>
              <w:t>Sample Group Number (if applicable):</w:t>
            </w:r>
          </w:p>
          <w:p w14:paraId="614356EE" w14:textId="77777777" w:rsidR="004D6010" w:rsidRPr="005E7E22" w:rsidRDefault="004D601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6ADA46" w14:textId="77777777" w:rsidR="004D6010" w:rsidRPr="005E7E22" w:rsidRDefault="004D601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E7E22">
              <w:rPr>
                <w:rFonts w:asciiTheme="minorHAnsi" w:eastAsiaTheme="minorEastAsia" w:hAnsiTheme="minorHAnsi" w:cstheme="minorBidi"/>
              </w:rPr>
              <w:t>Dwelling Test Status in Sample Group (if applicable):</w:t>
            </w:r>
          </w:p>
          <w:p w14:paraId="7144AC42" w14:textId="77777777" w:rsidR="004D6010" w:rsidRPr="005E7E22" w:rsidRDefault="004D601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4D6010" w:rsidRPr="005E7E22" w14:paraId="5866D45E"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F02FCE" w14:textId="77777777" w:rsidR="004D6010" w:rsidRPr="005E7E22" w:rsidRDefault="004D601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E7E22">
              <w:rPr>
                <w:rFonts w:asciiTheme="minorHAnsi" w:eastAsiaTheme="minorEastAsia" w:hAnsiTheme="minorHAnsi" w:cs="Arial"/>
                <w:b/>
                <w:caps/>
              </w:rPr>
              <w:t>HERS RATER INFORMATION</w:t>
            </w:r>
          </w:p>
        </w:tc>
      </w:tr>
      <w:tr w:rsidR="004D6010" w:rsidRPr="005E7E22" w14:paraId="5979B593"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EDEE84" w14:textId="77777777" w:rsidR="004D6010" w:rsidRPr="005E7E22" w:rsidRDefault="004D601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E7E22">
              <w:rPr>
                <w:rFonts w:asciiTheme="minorHAnsi" w:eastAsiaTheme="minorEastAsia" w:hAnsiTheme="minorHAnsi" w:cstheme="minorBidi"/>
              </w:rPr>
              <w:t>HERS Rater Company Name:</w:t>
            </w:r>
          </w:p>
          <w:p w14:paraId="71E42C05" w14:textId="77777777" w:rsidR="004D6010" w:rsidRPr="005E7E22" w:rsidRDefault="004D601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4D6010" w:rsidRPr="005E7E22" w14:paraId="6BC0C83F"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37A8B0" w14:textId="77777777" w:rsidR="004D6010" w:rsidRPr="005E7E22" w:rsidRDefault="004D601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E7E22">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4F2B13" w14:textId="77777777" w:rsidR="004D6010" w:rsidRPr="005E7E22" w:rsidRDefault="004D601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5E7E22">
              <w:rPr>
                <w:rFonts w:asciiTheme="minorHAnsi" w:eastAsiaTheme="minorEastAsia" w:hAnsiTheme="minorHAnsi" w:cstheme="minorBidi"/>
              </w:rPr>
              <w:t>Responsible Rater Signature:</w:t>
            </w:r>
          </w:p>
          <w:p w14:paraId="37344827" w14:textId="77777777" w:rsidR="004D6010" w:rsidRPr="005E7E22" w:rsidRDefault="004D601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4D6010" w:rsidRPr="005E7E22" w14:paraId="5545AD74"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CF0F0C" w14:textId="77777777" w:rsidR="004D6010" w:rsidRPr="005E7E22" w:rsidRDefault="004D601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E7E22">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812A6E" w14:textId="77777777" w:rsidR="004D6010" w:rsidRPr="005E7E22" w:rsidRDefault="004D601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E7E22">
              <w:rPr>
                <w:rFonts w:asciiTheme="minorHAnsi" w:eastAsiaTheme="minorEastAsia" w:hAnsiTheme="minorHAnsi" w:cstheme="minorBidi"/>
              </w:rPr>
              <w:t>Date Signed:</w:t>
            </w:r>
          </w:p>
        </w:tc>
      </w:tr>
    </w:tbl>
    <w:p w14:paraId="56DC0249" w14:textId="77777777" w:rsidR="008F2201" w:rsidRPr="007167EB" w:rsidRDefault="008F2201" w:rsidP="003044D3">
      <w:pPr>
        <w:rPr>
          <w:rFonts w:asciiTheme="minorHAnsi" w:hAnsiTheme="minorHAnsi"/>
        </w:rPr>
      </w:pPr>
    </w:p>
    <w:p w14:paraId="56DC024A" w14:textId="77777777" w:rsidR="008F2201" w:rsidRPr="007167EB" w:rsidRDefault="008F2201" w:rsidP="003044D3">
      <w:pPr>
        <w:rPr>
          <w:rFonts w:asciiTheme="minorHAnsi" w:hAnsiTheme="minorHAnsi"/>
        </w:rPr>
      </w:pPr>
    </w:p>
    <w:p w14:paraId="56DC024B" w14:textId="77777777" w:rsidR="008F2201" w:rsidRPr="007167EB" w:rsidRDefault="008F2201" w:rsidP="003044D3">
      <w:pPr>
        <w:rPr>
          <w:rFonts w:asciiTheme="minorHAnsi" w:hAnsiTheme="minorHAnsi"/>
        </w:rPr>
        <w:sectPr w:rsidR="008F2201" w:rsidRPr="007167EB" w:rsidSect="008748F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56DC024C" w14:textId="0232D959" w:rsidR="00BE3F84" w:rsidRPr="00E570BA" w:rsidRDefault="00E570BA" w:rsidP="00E570BA">
      <w:pPr>
        <w:jc w:val="center"/>
        <w:rPr>
          <w:rFonts w:asciiTheme="minorHAnsi" w:hAnsiTheme="minorHAnsi"/>
          <w:b/>
          <w:sz w:val="28"/>
        </w:rPr>
      </w:pPr>
      <w:r w:rsidRPr="00573B76">
        <w:rPr>
          <w:rFonts w:asciiTheme="minorHAnsi" w:hAnsiTheme="minorHAnsi"/>
          <w:b/>
        </w:rPr>
        <w:lastRenderedPageBreak/>
        <w:t>CF2R-MCH-21-H User Instructions</w:t>
      </w:r>
    </w:p>
    <w:p w14:paraId="49104042" w14:textId="77777777" w:rsidR="00E570BA" w:rsidRPr="007167EB" w:rsidRDefault="00E570BA" w:rsidP="003044D3">
      <w:pPr>
        <w:rPr>
          <w:rFonts w:asciiTheme="minorHAnsi" w:hAnsiTheme="minorHAnsi"/>
        </w:rPr>
      </w:pPr>
    </w:p>
    <w:p w14:paraId="56DC024D" w14:textId="567F0FA3" w:rsidR="009317E9" w:rsidRPr="007167EB" w:rsidRDefault="0051084F" w:rsidP="003044D3">
      <w:pPr>
        <w:rPr>
          <w:rFonts w:asciiTheme="minorHAnsi" w:hAnsiTheme="minorHAnsi"/>
          <w:b/>
        </w:rPr>
      </w:pPr>
      <w:r w:rsidRPr="007167EB">
        <w:rPr>
          <w:rFonts w:asciiTheme="minorHAnsi" w:hAnsiTheme="minorHAnsi"/>
          <w:b/>
        </w:rPr>
        <w:t>Section A. General Information</w:t>
      </w:r>
    </w:p>
    <w:p w14:paraId="56DC024E" w14:textId="13B3644C" w:rsidR="008D199F" w:rsidRDefault="008D199F" w:rsidP="004554BD">
      <w:pPr>
        <w:pStyle w:val="ListParagraph"/>
        <w:numPr>
          <w:ilvl w:val="0"/>
          <w:numId w:val="7"/>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9A7747">
        <w:rPr>
          <w:rFonts w:ascii="Calibri" w:hAnsi="Calibri"/>
          <w:szCs w:val="18"/>
        </w:rPr>
        <w:t>This field is filled out automatically. It is referenced from the CF2R-MCH-01, which must be completed prior to this document.</w:t>
      </w:r>
    </w:p>
    <w:p w14:paraId="56DC024F" w14:textId="76E58309" w:rsidR="008D199F" w:rsidRDefault="008D199F" w:rsidP="004554BD">
      <w:pPr>
        <w:pStyle w:val="ListParagraph"/>
        <w:numPr>
          <w:ilvl w:val="0"/>
          <w:numId w:val="7"/>
        </w:numPr>
        <w:ind w:left="360" w:hanging="360"/>
        <w:rPr>
          <w:rFonts w:ascii="Calibri" w:hAnsi="Calibri"/>
          <w:szCs w:val="18"/>
        </w:rPr>
      </w:pPr>
      <w:r>
        <w:rPr>
          <w:rFonts w:asciiTheme="minorHAnsi" w:hAnsiTheme="minorHAnsi"/>
          <w:i/>
        </w:rPr>
        <w:t>HVAC System Location or Area Served</w:t>
      </w:r>
      <w:r>
        <w:rPr>
          <w:rFonts w:asciiTheme="minorHAnsi" w:hAnsiTheme="minorHAnsi"/>
        </w:rPr>
        <w:t xml:space="preserve">: </w:t>
      </w:r>
      <w:r w:rsidRPr="009A7747">
        <w:rPr>
          <w:rFonts w:ascii="Calibri" w:hAnsi="Calibri"/>
          <w:szCs w:val="18"/>
        </w:rPr>
        <w:t>This field is filled out automatically. It is referenced from the CF2R-MCH-01, which must be completed prior to this document.</w:t>
      </w:r>
    </w:p>
    <w:p w14:paraId="5DE0E53B" w14:textId="548B965E" w:rsidR="00BF634C" w:rsidRPr="00BF634C" w:rsidRDefault="00BF634C" w:rsidP="007A3CB1">
      <w:pPr>
        <w:numPr>
          <w:ilvl w:val="0"/>
          <w:numId w:val="7"/>
        </w:numPr>
        <w:spacing w:line="276" w:lineRule="auto"/>
        <w:ind w:left="360" w:hanging="360"/>
        <w:rPr>
          <w:rFonts w:ascii="Calibri" w:hAnsi="Calibri"/>
          <w:szCs w:val="18"/>
        </w:rPr>
      </w:pPr>
      <w:r w:rsidRPr="00BF634C">
        <w:rPr>
          <w:rFonts w:asciiTheme="minorHAnsi" w:hAnsiTheme="minorHAnsi"/>
          <w:i/>
        </w:rPr>
        <w:t xml:space="preserve">Indoor Unit Name: </w:t>
      </w:r>
      <w:r w:rsidRPr="00BF634C">
        <w:rPr>
          <w:rFonts w:ascii="Calibri" w:hAnsi="Calibri"/>
        </w:rPr>
        <w:t>This field is filled out automatically. It is referenced from the CF2R-MCH-01, which must be completed prior to this document.</w:t>
      </w:r>
    </w:p>
    <w:p w14:paraId="56DC0250" w14:textId="0BA1A48B" w:rsidR="008D199F" w:rsidRDefault="008D199F" w:rsidP="004554BD">
      <w:pPr>
        <w:numPr>
          <w:ilvl w:val="0"/>
          <w:numId w:val="7"/>
        </w:numPr>
        <w:ind w:left="360" w:hanging="360"/>
        <w:rPr>
          <w:rFonts w:asciiTheme="minorHAnsi" w:hAnsiTheme="minorHAnsi"/>
        </w:rPr>
      </w:pPr>
      <w:r>
        <w:rPr>
          <w:rFonts w:asciiTheme="minorHAnsi" w:hAnsiTheme="minorHAnsi"/>
          <w:i/>
        </w:rPr>
        <w:t>Status – Less than 12 ft Ducts in Conditioned Space Performance Credit:</w:t>
      </w:r>
      <w:r>
        <w:rPr>
          <w:rFonts w:asciiTheme="minorHAnsi" w:hAnsiTheme="minorHAnsi"/>
        </w:rPr>
        <w:t xml:space="preserve"> This field is automatically filled based on the information given on the CF1R.</w:t>
      </w:r>
      <w:r w:rsidR="00837191">
        <w:rPr>
          <w:rFonts w:asciiTheme="minorHAnsi" w:hAnsiTheme="minorHAnsi"/>
        </w:rPr>
        <w:t xml:space="preserve"> </w:t>
      </w:r>
      <w:r>
        <w:rPr>
          <w:rFonts w:asciiTheme="minorHAnsi" w:hAnsiTheme="minorHAnsi"/>
        </w:rPr>
        <w:t>If “True” appears here, it means that this credit was taken in the performance calculations, is required for compliance and must be field verified.</w:t>
      </w:r>
    </w:p>
    <w:p w14:paraId="56DC0251" w14:textId="77777777" w:rsidR="008D199F" w:rsidRDefault="008D199F" w:rsidP="004554BD">
      <w:pPr>
        <w:numPr>
          <w:ilvl w:val="0"/>
          <w:numId w:val="7"/>
        </w:numPr>
        <w:ind w:left="360" w:hanging="360"/>
        <w:rPr>
          <w:rFonts w:asciiTheme="minorHAnsi" w:hAnsiTheme="minorHAnsi"/>
        </w:rPr>
      </w:pPr>
      <w:r w:rsidRPr="007167EB">
        <w:rPr>
          <w:rFonts w:asciiTheme="minorHAnsi" w:hAnsiTheme="minorHAnsi"/>
          <w:i/>
        </w:rPr>
        <w:t>Status – Ducts Located in Conditioned Space Performance Credit:</w:t>
      </w:r>
      <w:r w:rsidRPr="007167EB">
        <w:rPr>
          <w:rFonts w:asciiTheme="minorHAnsi" w:hAnsiTheme="minorHAnsi"/>
        </w:rPr>
        <w:t xml:space="preserve"> This field is automatically filled based on the information given on the CF1R.</w:t>
      </w:r>
      <w:r>
        <w:rPr>
          <w:rFonts w:asciiTheme="minorHAnsi" w:hAnsiTheme="minorHAnsi"/>
        </w:rPr>
        <w:t xml:space="preserve"> If “True” appears here, it means that this credit was taken in the performance calculations, is required for compliance and must be field verified.</w:t>
      </w:r>
    </w:p>
    <w:p w14:paraId="4582D58B" w14:textId="77777777" w:rsidR="004D6DAF" w:rsidRPr="001B535A" w:rsidRDefault="004D6DAF" w:rsidP="004D6DAF">
      <w:pPr>
        <w:numPr>
          <w:ilvl w:val="0"/>
          <w:numId w:val="7"/>
        </w:numPr>
        <w:ind w:left="360" w:hanging="360"/>
        <w:rPr>
          <w:rFonts w:asciiTheme="minorHAnsi" w:hAnsiTheme="minorHAnsi"/>
        </w:rPr>
      </w:pPr>
      <w:r w:rsidRPr="001B535A">
        <w:rPr>
          <w:rFonts w:asciiTheme="minorHAnsi" w:hAnsiTheme="minorHAnsi"/>
          <w:i/>
        </w:rPr>
        <w:t>Status – Duct Systems Located Entirely in Conditioned Space, No Insulation Requirement</w:t>
      </w:r>
      <w:r w:rsidRPr="001B535A">
        <w:rPr>
          <w:rFonts w:asciiTheme="minorHAnsi" w:hAnsiTheme="minorHAnsi"/>
        </w:rPr>
        <w:t>– This field is automatically filled based on the information given on the CF1R. If “True” appears here, it means that the duct system is located entirely in conditioned space and is allowed to be installed with insulation less than the minimum R-Value or no insulation.</w:t>
      </w:r>
    </w:p>
    <w:p w14:paraId="6D736DE8" w14:textId="2F8BEC39" w:rsidR="00944ED1" w:rsidRPr="00561BD6" w:rsidRDefault="00944ED1" w:rsidP="004554BD">
      <w:pPr>
        <w:numPr>
          <w:ilvl w:val="0"/>
          <w:numId w:val="7"/>
        </w:numPr>
        <w:ind w:left="360" w:hanging="360"/>
        <w:rPr>
          <w:rFonts w:asciiTheme="minorHAnsi" w:hAnsiTheme="minorHAnsi"/>
          <w:i/>
        </w:rPr>
      </w:pPr>
      <w:r w:rsidRPr="00944ED1">
        <w:rPr>
          <w:rFonts w:asciiTheme="minorHAnsi" w:hAnsiTheme="minorHAnsi"/>
          <w:i/>
        </w:rPr>
        <w:t>Status –</w:t>
      </w:r>
      <w:r w:rsidRPr="00561BD6">
        <w:rPr>
          <w:rFonts w:asciiTheme="minorHAnsi" w:hAnsiTheme="minorHAnsi"/>
          <w:i/>
        </w:rPr>
        <w:t xml:space="preserve"> </w:t>
      </w:r>
      <w:r w:rsidR="004D6DAF">
        <w:rPr>
          <w:rFonts w:asciiTheme="minorHAnsi" w:hAnsiTheme="minorHAnsi"/>
          <w:i/>
        </w:rPr>
        <w:t xml:space="preserve">Portions of </w:t>
      </w:r>
      <w:r w:rsidRPr="00561BD6">
        <w:rPr>
          <w:rFonts w:asciiTheme="minorHAnsi" w:hAnsiTheme="minorHAnsi"/>
          <w:i/>
        </w:rPr>
        <w:t xml:space="preserve">Ducts Located in </w:t>
      </w:r>
      <w:r w:rsidR="004D6DAF">
        <w:rPr>
          <w:rFonts w:asciiTheme="minorHAnsi" w:hAnsiTheme="minorHAnsi"/>
          <w:i/>
        </w:rPr>
        <w:t>Conditioned Space</w:t>
      </w:r>
      <w:r w:rsidR="00BB0EEC">
        <w:rPr>
          <w:rFonts w:asciiTheme="minorHAnsi" w:hAnsiTheme="minorHAnsi"/>
          <w:i/>
        </w:rPr>
        <w:t>, R-6 Exception</w:t>
      </w:r>
      <w:r>
        <w:rPr>
          <w:rFonts w:asciiTheme="minorHAnsi" w:hAnsiTheme="minorHAnsi"/>
          <w:i/>
        </w:rPr>
        <w:t xml:space="preserve"> </w:t>
      </w:r>
      <w:r>
        <w:rPr>
          <w:rFonts w:asciiTheme="minorHAnsi" w:hAnsiTheme="minorHAnsi"/>
        </w:rPr>
        <w:t xml:space="preserve">– This field is automatically filled based on the information given on the CF1R. If “True” appears here, it means that </w:t>
      </w:r>
      <w:r w:rsidR="00CE3C71">
        <w:rPr>
          <w:rFonts w:asciiTheme="minorHAnsi" w:hAnsiTheme="minorHAnsi"/>
        </w:rPr>
        <w:t xml:space="preserve">portions of the </w:t>
      </w:r>
      <w:r>
        <w:rPr>
          <w:rFonts w:asciiTheme="minorHAnsi" w:hAnsiTheme="minorHAnsi"/>
        </w:rPr>
        <w:t>duct</w:t>
      </w:r>
      <w:r w:rsidR="00CE3C71">
        <w:rPr>
          <w:rFonts w:asciiTheme="minorHAnsi" w:hAnsiTheme="minorHAnsi"/>
        </w:rPr>
        <w:t xml:space="preserve"> </w:t>
      </w:r>
      <w:r>
        <w:rPr>
          <w:rFonts w:asciiTheme="minorHAnsi" w:hAnsiTheme="minorHAnsi"/>
        </w:rPr>
        <w:t>s</w:t>
      </w:r>
      <w:r w:rsidR="00CE3C71">
        <w:rPr>
          <w:rFonts w:asciiTheme="minorHAnsi" w:hAnsiTheme="minorHAnsi"/>
        </w:rPr>
        <w:t>ystem</w:t>
      </w:r>
      <w:r>
        <w:rPr>
          <w:rFonts w:asciiTheme="minorHAnsi" w:hAnsiTheme="minorHAnsi"/>
        </w:rPr>
        <w:t xml:space="preserve"> </w:t>
      </w:r>
      <w:proofErr w:type="gramStart"/>
      <w:r>
        <w:rPr>
          <w:rFonts w:asciiTheme="minorHAnsi" w:hAnsiTheme="minorHAnsi"/>
        </w:rPr>
        <w:t>are located in</w:t>
      </w:r>
      <w:proofErr w:type="gramEnd"/>
      <w:r>
        <w:rPr>
          <w:rFonts w:asciiTheme="minorHAnsi" w:hAnsiTheme="minorHAnsi"/>
        </w:rPr>
        <w:t xml:space="preserve"> </w:t>
      </w:r>
      <w:r w:rsidR="00BB0EEC">
        <w:rPr>
          <w:rFonts w:asciiTheme="minorHAnsi" w:hAnsiTheme="minorHAnsi"/>
        </w:rPr>
        <w:t>conditioned space</w:t>
      </w:r>
      <w:r>
        <w:rPr>
          <w:rFonts w:asciiTheme="minorHAnsi" w:hAnsiTheme="minorHAnsi"/>
        </w:rPr>
        <w:t xml:space="preserve"> and are allowed to be installed with insulation less than the minimum R-Value</w:t>
      </w:r>
      <w:r w:rsidR="00BB0EEC">
        <w:rPr>
          <w:rFonts w:asciiTheme="minorHAnsi" w:hAnsiTheme="minorHAnsi"/>
        </w:rPr>
        <w:t xml:space="preserve"> or no insulation</w:t>
      </w:r>
      <w:r>
        <w:rPr>
          <w:rFonts w:asciiTheme="minorHAnsi" w:hAnsiTheme="minorHAnsi"/>
        </w:rPr>
        <w:t>.</w:t>
      </w:r>
    </w:p>
    <w:p w14:paraId="56DC0253" w14:textId="77777777" w:rsidR="008D199F" w:rsidRDefault="008D199F" w:rsidP="008D199F">
      <w:pPr>
        <w:pStyle w:val="ListParagraph"/>
        <w:ind w:left="360"/>
        <w:rPr>
          <w:rFonts w:ascii="Calibri" w:hAnsi="Calibri"/>
          <w:szCs w:val="18"/>
        </w:rPr>
      </w:pPr>
    </w:p>
    <w:p w14:paraId="56DC0254" w14:textId="53322244" w:rsidR="008D199F" w:rsidRPr="007167EB" w:rsidRDefault="008D199F" w:rsidP="008D199F">
      <w:pPr>
        <w:rPr>
          <w:rFonts w:asciiTheme="minorHAnsi" w:hAnsiTheme="minorHAnsi"/>
          <w:b/>
        </w:rPr>
      </w:pPr>
      <w:r w:rsidRPr="007167EB">
        <w:rPr>
          <w:rFonts w:asciiTheme="minorHAnsi" w:hAnsiTheme="minorHAnsi"/>
          <w:b/>
        </w:rPr>
        <w:t>Section B.</w:t>
      </w:r>
      <w:r w:rsidR="00837191">
        <w:rPr>
          <w:rFonts w:asciiTheme="minorHAnsi" w:hAnsiTheme="minorHAnsi"/>
          <w:b/>
        </w:rPr>
        <w:t xml:space="preserve"> </w:t>
      </w:r>
      <w:r w:rsidRPr="007167EB">
        <w:rPr>
          <w:rFonts w:asciiTheme="minorHAnsi" w:hAnsiTheme="minorHAnsi"/>
          <w:b/>
        </w:rPr>
        <w:t>12 Linear Feet or Less of Duct Located Outside of Conditioned Space</w:t>
      </w:r>
    </w:p>
    <w:p w14:paraId="779E1413" w14:textId="77777777" w:rsidR="00A33B56" w:rsidRDefault="00A33B56" w:rsidP="00A6470A">
      <w:pPr>
        <w:numPr>
          <w:ilvl w:val="0"/>
          <w:numId w:val="19"/>
        </w:numPr>
        <w:ind w:left="360" w:hanging="360"/>
        <w:rPr>
          <w:rFonts w:asciiTheme="minorHAnsi" w:hAnsiTheme="minorHAnsi"/>
        </w:rPr>
      </w:pPr>
      <w:r>
        <w:rPr>
          <w:rFonts w:asciiTheme="minorHAnsi" w:hAnsiTheme="minorHAnsi"/>
        </w:rPr>
        <w:t>This field is informational and pertains to the following fields.</w:t>
      </w:r>
    </w:p>
    <w:p w14:paraId="0675158A" w14:textId="77777777" w:rsidR="00A33B56" w:rsidRDefault="00A33B56" w:rsidP="00A33B56">
      <w:pPr>
        <w:numPr>
          <w:ilvl w:val="0"/>
          <w:numId w:val="19"/>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 If the system meets the criteria for </w:t>
      </w:r>
      <w:r w:rsidRPr="00C72D06">
        <w:rPr>
          <w:rFonts w:asciiTheme="minorHAnsi" w:hAnsiTheme="minorHAnsi"/>
          <w:i/>
        </w:rPr>
        <w:t>12 Linear Feet or Less of Supply Duct Located Outside of Conditioned Space</w:t>
      </w:r>
      <w:r>
        <w:rPr>
          <w:rFonts w:asciiTheme="minorHAnsi" w:hAnsiTheme="minorHAnsi"/>
        </w:rPr>
        <w:t xml:space="preserve"> credit then select “Pass”, otherwise select “Fail”. The latter selection means that the system does not meet the requirements and the CF1R will have to be revised, or the system will need to be modified to meet the requirements.</w:t>
      </w:r>
    </w:p>
    <w:p w14:paraId="54C813B1" w14:textId="139A4727" w:rsidR="00A33B56" w:rsidRDefault="00A33B56" w:rsidP="00A33B56">
      <w:pPr>
        <w:numPr>
          <w:ilvl w:val="0"/>
          <w:numId w:val="19"/>
        </w:numPr>
        <w:ind w:left="360" w:hanging="360"/>
        <w:rPr>
          <w:rFonts w:asciiTheme="minorHAnsi" w:hAnsiTheme="minorHAnsi"/>
        </w:rPr>
      </w:pPr>
      <w:r>
        <w:rPr>
          <w:rFonts w:asciiTheme="minorHAnsi" w:hAnsiTheme="minorHAnsi"/>
        </w:rPr>
        <w:t xml:space="preserve">This field is </w:t>
      </w:r>
      <w:r w:rsidR="00BD7A03">
        <w:rPr>
          <w:rFonts w:asciiTheme="minorHAnsi" w:hAnsiTheme="minorHAnsi"/>
        </w:rPr>
        <w:t>used by the Rater to notify the contractor what needs to be corrected if this verification status is marked as fail</w:t>
      </w:r>
      <w:r>
        <w:rPr>
          <w:rFonts w:asciiTheme="minorHAnsi" w:hAnsiTheme="minorHAnsi"/>
        </w:rPr>
        <w:t>.</w:t>
      </w:r>
    </w:p>
    <w:p w14:paraId="56DC0256" w14:textId="77777777" w:rsidR="008D199F" w:rsidRPr="007167EB" w:rsidRDefault="008D199F" w:rsidP="008D199F">
      <w:pPr>
        <w:rPr>
          <w:rFonts w:asciiTheme="minorHAnsi" w:hAnsiTheme="minorHAnsi"/>
        </w:rPr>
      </w:pPr>
    </w:p>
    <w:p w14:paraId="6C97F36F" w14:textId="3D1D94ED" w:rsidR="00A6470A" w:rsidRPr="007167EB" w:rsidRDefault="00A6470A" w:rsidP="00A6470A">
      <w:pPr>
        <w:rPr>
          <w:rFonts w:asciiTheme="minorHAnsi" w:hAnsiTheme="minorHAnsi"/>
          <w:b/>
        </w:rPr>
      </w:pPr>
      <w:r w:rsidRPr="007167EB">
        <w:rPr>
          <w:rFonts w:asciiTheme="minorHAnsi" w:hAnsiTheme="minorHAnsi"/>
          <w:b/>
        </w:rPr>
        <w:t>Section C.</w:t>
      </w:r>
      <w:r>
        <w:rPr>
          <w:rFonts w:asciiTheme="minorHAnsi" w:hAnsiTheme="minorHAnsi"/>
          <w:b/>
        </w:rPr>
        <w:t xml:space="preserve"> </w:t>
      </w:r>
      <w:r w:rsidRPr="007167EB">
        <w:rPr>
          <w:rFonts w:asciiTheme="minorHAnsi" w:hAnsiTheme="minorHAnsi"/>
          <w:b/>
        </w:rPr>
        <w:t>Ducts Located in Conditioned Space</w:t>
      </w:r>
    </w:p>
    <w:p w14:paraId="1C62E09D" w14:textId="77777777" w:rsidR="00A6470A" w:rsidRDefault="00A6470A" w:rsidP="00A6470A">
      <w:pPr>
        <w:numPr>
          <w:ilvl w:val="0"/>
          <w:numId w:val="20"/>
        </w:numPr>
        <w:ind w:left="360" w:hanging="360"/>
        <w:rPr>
          <w:rFonts w:asciiTheme="minorHAnsi" w:hAnsiTheme="minorHAnsi"/>
        </w:rPr>
      </w:pPr>
      <w:r>
        <w:rPr>
          <w:rFonts w:asciiTheme="minorHAnsi" w:hAnsiTheme="minorHAnsi"/>
        </w:rPr>
        <w:t>This field is informational and pertains to the following fields.</w:t>
      </w:r>
    </w:p>
    <w:p w14:paraId="184FA11B" w14:textId="65BC02EF" w:rsidR="00A6470A" w:rsidRDefault="00A6470A" w:rsidP="00A6470A">
      <w:pPr>
        <w:numPr>
          <w:ilvl w:val="0"/>
          <w:numId w:val="20"/>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 If the system meets the criteria for </w:t>
      </w:r>
      <w:r w:rsidR="00BD7A03" w:rsidRPr="00C72D06">
        <w:rPr>
          <w:rFonts w:asciiTheme="minorHAnsi" w:hAnsiTheme="minorHAnsi"/>
          <w:i/>
        </w:rPr>
        <w:t>Ducts Located in Conditioned Space</w:t>
      </w:r>
      <w:r>
        <w:rPr>
          <w:rFonts w:asciiTheme="minorHAnsi" w:hAnsiTheme="minorHAnsi"/>
        </w:rPr>
        <w:t xml:space="preserve"> </w:t>
      </w:r>
      <w:proofErr w:type="gramStart"/>
      <w:r>
        <w:rPr>
          <w:rFonts w:asciiTheme="minorHAnsi" w:hAnsiTheme="minorHAnsi"/>
        </w:rPr>
        <w:t>credit</w:t>
      </w:r>
      <w:proofErr w:type="gramEnd"/>
      <w:r>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41E459E2" w14:textId="20A864CF" w:rsidR="00A6470A" w:rsidRDefault="00A6470A" w:rsidP="00A6470A">
      <w:pPr>
        <w:numPr>
          <w:ilvl w:val="0"/>
          <w:numId w:val="20"/>
        </w:numPr>
        <w:ind w:left="360" w:hanging="360"/>
        <w:rPr>
          <w:rFonts w:asciiTheme="minorHAnsi" w:hAnsiTheme="minorHAnsi"/>
        </w:rPr>
      </w:pPr>
      <w:r>
        <w:rPr>
          <w:rFonts w:asciiTheme="minorHAnsi" w:hAnsiTheme="minorHAnsi"/>
        </w:rPr>
        <w:t xml:space="preserve">This field is </w:t>
      </w:r>
      <w:r w:rsidR="00BD7A03">
        <w:rPr>
          <w:rFonts w:asciiTheme="minorHAnsi" w:hAnsiTheme="minorHAnsi"/>
        </w:rPr>
        <w:t>used by the Rater to notify the contractor what needs to be corrected if this verification status is marked as fail</w:t>
      </w:r>
      <w:r>
        <w:rPr>
          <w:rFonts w:asciiTheme="minorHAnsi" w:hAnsiTheme="minorHAnsi"/>
        </w:rPr>
        <w:t>.</w:t>
      </w:r>
    </w:p>
    <w:p w14:paraId="78BD8DE1" w14:textId="77777777" w:rsidR="00A6470A" w:rsidRDefault="00A6470A" w:rsidP="008D199F">
      <w:pPr>
        <w:rPr>
          <w:rFonts w:asciiTheme="minorHAnsi" w:hAnsiTheme="minorHAnsi"/>
          <w:b/>
        </w:rPr>
      </w:pPr>
    </w:p>
    <w:p w14:paraId="56DC025A" w14:textId="65EE39F1" w:rsidR="008D199F" w:rsidRPr="007167EB" w:rsidRDefault="008D199F" w:rsidP="008D199F">
      <w:pPr>
        <w:rPr>
          <w:rFonts w:asciiTheme="minorHAnsi" w:hAnsiTheme="minorHAnsi"/>
        </w:rPr>
      </w:pPr>
      <w:r w:rsidRPr="007167EB">
        <w:rPr>
          <w:rFonts w:asciiTheme="minorHAnsi" w:hAnsiTheme="minorHAnsi"/>
          <w:b/>
        </w:rPr>
        <w:t xml:space="preserve">Section D. </w:t>
      </w:r>
      <w:r w:rsidR="00B02A0F">
        <w:rPr>
          <w:rFonts w:asciiTheme="minorHAnsi" w:hAnsiTheme="minorHAnsi"/>
          <w:b/>
        </w:rPr>
        <w:t>Duct System</w:t>
      </w:r>
      <w:r w:rsidRPr="007167EB">
        <w:rPr>
          <w:rFonts w:asciiTheme="minorHAnsi" w:hAnsiTheme="minorHAnsi"/>
          <w:b/>
        </w:rPr>
        <w:t xml:space="preserve"> Located Entirely in Directly Conditioned</w:t>
      </w:r>
      <w:r w:rsidR="00B02A0F">
        <w:rPr>
          <w:rFonts w:asciiTheme="minorHAnsi" w:hAnsiTheme="minorHAnsi"/>
          <w:b/>
        </w:rPr>
        <w:t>, No Insulation Requirement</w:t>
      </w:r>
    </w:p>
    <w:p w14:paraId="56DC025B" w14:textId="7F31C723" w:rsidR="008D199F" w:rsidRDefault="008D199F" w:rsidP="004554BD">
      <w:pPr>
        <w:numPr>
          <w:ilvl w:val="0"/>
          <w:numId w:val="6"/>
        </w:numPr>
        <w:ind w:left="360" w:hanging="360"/>
        <w:rPr>
          <w:rFonts w:asciiTheme="minorHAnsi" w:hAnsiTheme="minorHAnsi"/>
        </w:rPr>
      </w:pPr>
      <w:r>
        <w:rPr>
          <w:rFonts w:asciiTheme="minorHAnsi" w:hAnsiTheme="minorHAnsi"/>
          <w:i/>
        </w:rPr>
        <w:t xml:space="preserve">A Visual Inspection Shall Confirm the </w:t>
      </w:r>
      <w:r w:rsidR="000352E6">
        <w:rPr>
          <w:rFonts w:asciiTheme="minorHAnsi" w:hAnsiTheme="minorHAnsi"/>
          <w:i/>
        </w:rPr>
        <w:t>Dis</w:t>
      </w:r>
      <w:r w:rsidR="00F21C97">
        <w:rPr>
          <w:rFonts w:asciiTheme="minorHAnsi" w:hAnsiTheme="minorHAnsi"/>
          <w:i/>
        </w:rPr>
        <w:t xml:space="preserve">tribution </w:t>
      </w:r>
      <w:r w:rsidR="000352E6">
        <w:rPr>
          <w:rFonts w:asciiTheme="minorHAnsi" w:hAnsiTheme="minorHAnsi"/>
          <w:i/>
        </w:rPr>
        <w:t>S</w:t>
      </w:r>
      <w:r w:rsidR="00F21C97">
        <w:rPr>
          <w:rFonts w:asciiTheme="minorHAnsi" w:hAnsiTheme="minorHAnsi"/>
          <w:i/>
        </w:rPr>
        <w:t xml:space="preserve">ystem is in </w:t>
      </w:r>
      <w:r w:rsidR="000352E6">
        <w:rPr>
          <w:rFonts w:asciiTheme="minorHAnsi" w:hAnsiTheme="minorHAnsi"/>
          <w:i/>
        </w:rPr>
        <w:t>C</w:t>
      </w:r>
      <w:r w:rsidR="00F21C97">
        <w:rPr>
          <w:rFonts w:asciiTheme="minorHAnsi" w:hAnsiTheme="minorHAnsi"/>
          <w:i/>
        </w:rPr>
        <w:t xml:space="preserve">onditioned </w:t>
      </w:r>
      <w:r w:rsidR="000352E6">
        <w:rPr>
          <w:rFonts w:asciiTheme="minorHAnsi" w:hAnsiTheme="minorHAnsi"/>
          <w:i/>
        </w:rPr>
        <w:t>S</w:t>
      </w:r>
      <w:r w:rsidR="00F21C97">
        <w:rPr>
          <w:rFonts w:asciiTheme="minorHAnsi" w:hAnsiTheme="minorHAnsi"/>
          <w:i/>
        </w:rPr>
        <w:t>pace</w:t>
      </w:r>
      <w:r>
        <w:rPr>
          <w:rFonts w:asciiTheme="minorHAnsi" w:hAnsiTheme="minorHAnsi"/>
          <w:i/>
        </w:rPr>
        <w:t>:</w:t>
      </w:r>
      <w:r w:rsidRPr="007167EB">
        <w:rPr>
          <w:rFonts w:asciiTheme="minorHAnsi" w:hAnsiTheme="minorHAnsi"/>
        </w:rPr>
        <w:t xml:space="preserve"> </w:t>
      </w:r>
      <w:r>
        <w:rPr>
          <w:rFonts w:asciiTheme="minorHAnsi" w:hAnsiTheme="minorHAnsi"/>
        </w:rPr>
        <w:t xml:space="preserve">If a visual inspection confirms that the ducts </w:t>
      </w:r>
      <w:r w:rsidR="00A83531">
        <w:rPr>
          <w:rFonts w:asciiTheme="minorHAnsi" w:hAnsiTheme="minorHAnsi"/>
        </w:rPr>
        <w:t>are</w:t>
      </w:r>
      <w:r>
        <w:rPr>
          <w:rFonts w:asciiTheme="minorHAnsi" w:hAnsiTheme="minorHAnsi"/>
        </w:rPr>
        <w:t xml:space="preserve"> entirely within </w:t>
      </w:r>
      <w:r w:rsidR="00A83531">
        <w:rPr>
          <w:rFonts w:asciiTheme="minorHAnsi" w:hAnsiTheme="minorHAnsi"/>
        </w:rPr>
        <w:t xml:space="preserve">directly </w:t>
      </w:r>
      <w:r>
        <w:rPr>
          <w:rFonts w:asciiTheme="minorHAnsi" w:hAnsiTheme="minorHAnsi"/>
        </w:rPr>
        <w:t xml:space="preserve">conditioned space, then select </w:t>
      </w:r>
      <w:r w:rsidRPr="007167EB">
        <w:rPr>
          <w:rFonts w:asciiTheme="minorHAnsi" w:hAnsiTheme="minorHAnsi"/>
        </w:rPr>
        <w:t xml:space="preserve">“entirely in </w:t>
      </w:r>
      <w:r w:rsidR="00A83531">
        <w:rPr>
          <w:rFonts w:asciiTheme="minorHAnsi" w:hAnsiTheme="minorHAnsi"/>
        </w:rPr>
        <w:t xml:space="preserve">directly </w:t>
      </w:r>
      <w:r w:rsidRPr="007167EB">
        <w:rPr>
          <w:rFonts w:asciiTheme="minorHAnsi" w:hAnsiTheme="minorHAnsi"/>
        </w:rPr>
        <w:t>conditioned space”</w:t>
      </w:r>
      <w:r>
        <w:rPr>
          <w:rFonts w:asciiTheme="minorHAnsi" w:hAnsiTheme="minorHAnsi"/>
        </w:rPr>
        <w:t>,</w:t>
      </w:r>
      <w:r w:rsidRPr="007167EB">
        <w:rPr>
          <w:rFonts w:asciiTheme="minorHAnsi" w:hAnsiTheme="minorHAnsi"/>
        </w:rPr>
        <w:t xml:space="preserve"> </w:t>
      </w:r>
      <w:r>
        <w:rPr>
          <w:rFonts w:asciiTheme="minorHAnsi" w:hAnsiTheme="minorHAnsi"/>
        </w:rPr>
        <w:t>otherwise select</w:t>
      </w:r>
      <w:r w:rsidRPr="007167EB">
        <w:rPr>
          <w:rFonts w:asciiTheme="minorHAnsi" w:hAnsiTheme="minorHAnsi"/>
        </w:rPr>
        <w:t xml:space="preserve"> “</w:t>
      </w:r>
      <w:r w:rsidR="00567464">
        <w:rPr>
          <w:rFonts w:asciiTheme="minorHAnsi" w:hAnsiTheme="minorHAnsi"/>
        </w:rPr>
        <w:t>n</w:t>
      </w:r>
      <w:r w:rsidRPr="007167EB">
        <w:rPr>
          <w:rFonts w:asciiTheme="minorHAnsi" w:hAnsiTheme="minorHAnsi"/>
        </w:rPr>
        <w:t xml:space="preserve">ot entirely in </w:t>
      </w:r>
      <w:r w:rsidR="00A83531">
        <w:rPr>
          <w:rFonts w:asciiTheme="minorHAnsi" w:hAnsiTheme="minorHAnsi"/>
        </w:rPr>
        <w:t xml:space="preserve">directly </w:t>
      </w:r>
      <w:r w:rsidRPr="007167EB">
        <w:rPr>
          <w:rFonts w:asciiTheme="minorHAnsi" w:hAnsiTheme="minorHAnsi"/>
        </w:rPr>
        <w:t>conditioned space”.</w:t>
      </w:r>
      <w:r w:rsidR="00837191">
        <w:rPr>
          <w:rFonts w:asciiTheme="minorHAnsi" w:hAnsiTheme="minorHAnsi"/>
        </w:rPr>
        <w:t xml:space="preserve"> </w:t>
      </w:r>
      <w:r>
        <w:rPr>
          <w:rFonts w:asciiTheme="minorHAnsi" w:hAnsiTheme="minorHAnsi"/>
        </w:rPr>
        <w:t xml:space="preserve">The latter selection means that the system does not meet the requirements and the CF1R will have to be revised or the system will need to be modified such that the ducts are located entirely within </w:t>
      </w:r>
      <w:r w:rsidR="00A83531">
        <w:rPr>
          <w:rFonts w:asciiTheme="minorHAnsi" w:hAnsiTheme="minorHAnsi"/>
        </w:rPr>
        <w:t xml:space="preserve">directly </w:t>
      </w:r>
      <w:r>
        <w:rPr>
          <w:rFonts w:asciiTheme="minorHAnsi" w:hAnsiTheme="minorHAnsi"/>
        </w:rPr>
        <w:t>conditioned space.</w:t>
      </w:r>
    </w:p>
    <w:p w14:paraId="56DC025C" w14:textId="77777777" w:rsidR="008D199F" w:rsidRDefault="008D199F" w:rsidP="004554BD">
      <w:pPr>
        <w:numPr>
          <w:ilvl w:val="0"/>
          <w:numId w:val="6"/>
        </w:numPr>
        <w:ind w:left="360" w:hanging="360"/>
        <w:rPr>
          <w:rFonts w:asciiTheme="minorHAnsi" w:hAnsiTheme="minorHAnsi"/>
        </w:rPr>
      </w:pPr>
      <w:r>
        <w:rPr>
          <w:rFonts w:asciiTheme="minorHAnsi" w:hAnsiTheme="minorHAnsi"/>
          <w:i/>
        </w:rPr>
        <w:t>Actual System Duct Leakage Rate (cfm) Measured using RA3.1.4.3.4 Duct Leakage to Outside from Fan Pressurization of Ducts:</w:t>
      </w:r>
      <w:r w:rsidRPr="004422F0">
        <w:rPr>
          <w:rFonts w:asciiTheme="minorHAnsi" w:hAnsiTheme="minorHAnsi"/>
        </w:rPr>
        <w:t xml:space="preserve"> Enter the measured duct leakage rate (</w:t>
      </w:r>
      <w:r>
        <w:rPr>
          <w:rFonts w:asciiTheme="minorHAnsi" w:hAnsiTheme="minorHAnsi"/>
        </w:rPr>
        <w:t>cfm) using the procedures found in RA3.1.4.3.4.</w:t>
      </w:r>
    </w:p>
    <w:p w14:paraId="3A85505B" w14:textId="1DF56E16" w:rsidR="00CE3C71" w:rsidRDefault="008D199F" w:rsidP="00C412FE">
      <w:pPr>
        <w:numPr>
          <w:ilvl w:val="0"/>
          <w:numId w:val="6"/>
        </w:numPr>
        <w:ind w:left="360" w:hanging="360"/>
        <w:rPr>
          <w:rFonts w:asciiTheme="minorHAnsi" w:hAnsiTheme="minorHAnsi"/>
        </w:rPr>
      </w:pPr>
      <w:r w:rsidRPr="00A6470A">
        <w:rPr>
          <w:rFonts w:asciiTheme="minorHAnsi" w:hAnsiTheme="minorHAnsi"/>
          <w:i/>
        </w:rPr>
        <w:t>Compliance Statement:</w:t>
      </w:r>
      <w:r w:rsidRPr="00A6470A">
        <w:rPr>
          <w:rFonts w:asciiTheme="minorHAnsi" w:hAnsiTheme="minorHAnsi"/>
        </w:rPr>
        <w:t xml:space="preserve"> This field is automatically filled.</w:t>
      </w:r>
    </w:p>
    <w:p w14:paraId="6B8CF5EA" w14:textId="1F56BCB2" w:rsidR="00A6470A" w:rsidRPr="00A6470A" w:rsidRDefault="00A6470A" w:rsidP="00A6470A">
      <w:pPr>
        <w:rPr>
          <w:rFonts w:asciiTheme="minorHAnsi" w:hAnsiTheme="minorHAnsi"/>
        </w:rPr>
      </w:pPr>
    </w:p>
    <w:p w14:paraId="5D91BB0D" w14:textId="77777777" w:rsidR="00A6470A" w:rsidRPr="00A6470A" w:rsidRDefault="00A6470A" w:rsidP="00A6470A">
      <w:pPr>
        <w:rPr>
          <w:rFonts w:asciiTheme="minorHAnsi" w:hAnsiTheme="minorHAnsi"/>
        </w:rPr>
      </w:pPr>
    </w:p>
    <w:p w14:paraId="5FEA46C1" w14:textId="77777777" w:rsidR="00CE3C71" w:rsidRPr="007167EB" w:rsidRDefault="00CE3C71" w:rsidP="003044D3">
      <w:pPr>
        <w:rPr>
          <w:rFonts w:asciiTheme="minorHAnsi" w:hAnsiTheme="minorHAnsi"/>
        </w:rPr>
        <w:sectPr w:rsidR="00CE3C71" w:rsidRPr="007167EB" w:rsidSect="002878B9">
          <w:headerReference w:type="even" r:id="rId16"/>
          <w:headerReference w:type="default" r:id="rId17"/>
          <w:footerReference w:type="default" r:id="rId18"/>
          <w:headerReference w:type="first" r:id="rId19"/>
          <w:pgSz w:w="12240" w:h="15840" w:code="1"/>
          <w:pgMar w:top="720" w:right="1008" w:bottom="720" w:left="1296" w:header="720" w:footer="576" w:gutter="0"/>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921"/>
        <w:gridCol w:w="5696"/>
      </w:tblGrid>
      <w:tr w:rsidR="00727B75" w:rsidRPr="007167EB" w14:paraId="56DC0275" w14:textId="77777777" w:rsidTr="6A0052D6">
        <w:trPr>
          <w:cantSplit/>
          <w:trHeight w:val="288"/>
        </w:trPr>
        <w:tc>
          <w:tcPr>
            <w:tcW w:w="5000" w:type="pct"/>
            <w:gridSpan w:val="3"/>
            <w:vAlign w:val="center"/>
          </w:tcPr>
          <w:p w14:paraId="56DC0273" w14:textId="472691AB" w:rsidR="00727B75" w:rsidRPr="007167EB" w:rsidRDefault="00727B75" w:rsidP="00727B75">
            <w:pPr>
              <w:rPr>
                <w:rFonts w:asciiTheme="minorHAnsi" w:hAnsiTheme="minorHAnsi"/>
                <w:b/>
                <w:bCs/>
                <w:iCs/>
                <w:sz w:val="18"/>
                <w:szCs w:val="18"/>
              </w:rPr>
            </w:pPr>
            <w:r w:rsidRPr="00573B76">
              <w:rPr>
                <w:rFonts w:asciiTheme="minorHAnsi" w:hAnsiTheme="minorHAnsi"/>
                <w:b/>
                <w:bCs/>
                <w:iCs/>
                <w:szCs w:val="18"/>
              </w:rPr>
              <w:lastRenderedPageBreak/>
              <w:t>A.</w:t>
            </w:r>
            <w:r w:rsidR="00837191" w:rsidRPr="00573B76">
              <w:rPr>
                <w:rFonts w:asciiTheme="minorHAnsi" w:hAnsiTheme="minorHAnsi"/>
                <w:b/>
                <w:bCs/>
                <w:iCs/>
                <w:szCs w:val="18"/>
              </w:rPr>
              <w:t xml:space="preserve"> </w:t>
            </w:r>
            <w:r w:rsidRPr="00573B76">
              <w:rPr>
                <w:rFonts w:asciiTheme="minorHAnsi" w:hAnsiTheme="minorHAnsi"/>
                <w:b/>
                <w:bCs/>
                <w:iCs/>
                <w:szCs w:val="18"/>
              </w:rPr>
              <w:t>General Information</w:t>
            </w:r>
          </w:p>
          <w:p w14:paraId="56DC0274" w14:textId="2C822143" w:rsidR="00727B75" w:rsidRPr="00837191" w:rsidRDefault="00727B75" w:rsidP="00727B75">
            <w:pPr>
              <w:rPr>
                <w:rFonts w:asciiTheme="minorHAnsi" w:hAnsiTheme="minorHAnsi"/>
                <w:sz w:val="18"/>
                <w:szCs w:val="18"/>
              </w:rPr>
            </w:pPr>
            <w:r w:rsidRPr="00E570BA">
              <w:rPr>
                <w:rFonts w:asciiTheme="minorHAnsi" w:hAnsiTheme="minorHAnsi"/>
                <w:sz w:val="18"/>
                <w:szCs w:val="18"/>
              </w:rPr>
              <w:t>Note:</w:t>
            </w:r>
            <w:r w:rsidR="00837191" w:rsidRPr="00E570BA">
              <w:rPr>
                <w:rFonts w:asciiTheme="minorHAnsi" w:hAnsiTheme="minorHAnsi"/>
                <w:sz w:val="18"/>
                <w:szCs w:val="18"/>
              </w:rPr>
              <w:t xml:space="preserve"> </w:t>
            </w:r>
            <w:r w:rsidRPr="00E570BA">
              <w:rPr>
                <w:rFonts w:asciiTheme="minorHAnsi" w:hAnsiTheme="minorHAnsi"/>
                <w:sz w:val="18"/>
                <w:szCs w:val="18"/>
              </w:rPr>
              <w:t>Submit one Installation Certificate for each duct system that is taking credit for duct location.</w:t>
            </w:r>
          </w:p>
        </w:tc>
      </w:tr>
      <w:tr w:rsidR="009317E9" w:rsidRPr="007167EB" w14:paraId="56DC0279" w14:textId="77777777" w:rsidTr="6A0052D6">
        <w:trPr>
          <w:cantSplit/>
          <w:trHeight w:val="288"/>
        </w:trPr>
        <w:tc>
          <w:tcPr>
            <w:tcW w:w="187" w:type="pct"/>
            <w:vAlign w:val="center"/>
          </w:tcPr>
          <w:p w14:paraId="56DC0276"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01</w:t>
            </w:r>
          </w:p>
        </w:tc>
        <w:tc>
          <w:tcPr>
            <w:tcW w:w="2231" w:type="pct"/>
            <w:vAlign w:val="center"/>
          </w:tcPr>
          <w:p w14:paraId="56DC0277" w14:textId="30E9FBC6" w:rsidR="009317E9" w:rsidRPr="00F8787A" w:rsidRDefault="00743CF8" w:rsidP="009317E9">
            <w:pPr>
              <w:rPr>
                <w:rFonts w:asciiTheme="minorHAnsi" w:hAnsiTheme="minorHAnsi"/>
                <w:sz w:val="18"/>
                <w:szCs w:val="18"/>
              </w:rPr>
            </w:pPr>
            <w:r>
              <w:rPr>
                <w:rFonts w:asciiTheme="minorHAnsi" w:hAnsiTheme="minorHAnsi"/>
                <w:sz w:val="18"/>
                <w:szCs w:val="18"/>
              </w:rPr>
              <w:t>SC System Identification or Name</w:t>
            </w:r>
          </w:p>
        </w:tc>
        <w:tc>
          <w:tcPr>
            <w:tcW w:w="2582" w:type="pct"/>
            <w:vAlign w:val="center"/>
          </w:tcPr>
          <w:p w14:paraId="56DC0278" w14:textId="77777777" w:rsidR="009317E9" w:rsidRPr="00F8787A" w:rsidRDefault="00743CF8" w:rsidP="005B2CD7">
            <w:pPr>
              <w:rPr>
                <w:rFonts w:asciiTheme="minorHAnsi" w:hAnsiTheme="minorHAnsi"/>
                <w:sz w:val="18"/>
                <w:szCs w:val="18"/>
              </w:rPr>
            </w:pPr>
            <w:r>
              <w:rPr>
                <w:rFonts w:asciiTheme="minorHAnsi" w:hAnsiTheme="minorHAnsi"/>
                <w:sz w:val="18"/>
                <w:szCs w:val="18"/>
              </w:rPr>
              <w:t>&lt;&lt;Text referenced from MCH-01&gt;&gt;</w:t>
            </w:r>
          </w:p>
        </w:tc>
      </w:tr>
      <w:tr w:rsidR="009317E9" w:rsidRPr="007167EB" w14:paraId="56DC027D" w14:textId="77777777" w:rsidTr="6A0052D6">
        <w:trPr>
          <w:cantSplit/>
          <w:trHeight w:val="288"/>
        </w:trPr>
        <w:tc>
          <w:tcPr>
            <w:tcW w:w="187" w:type="pct"/>
            <w:vAlign w:val="center"/>
          </w:tcPr>
          <w:p w14:paraId="56DC027A"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02</w:t>
            </w:r>
          </w:p>
        </w:tc>
        <w:tc>
          <w:tcPr>
            <w:tcW w:w="2231" w:type="pct"/>
            <w:vAlign w:val="center"/>
          </w:tcPr>
          <w:p w14:paraId="56DC027B" w14:textId="1B6CB239" w:rsidR="009317E9" w:rsidRPr="00F8787A" w:rsidRDefault="00743CF8" w:rsidP="009317E9">
            <w:pPr>
              <w:rPr>
                <w:rFonts w:asciiTheme="minorHAnsi" w:hAnsiTheme="minorHAnsi"/>
                <w:sz w:val="18"/>
                <w:szCs w:val="18"/>
              </w:rPr>
            </w:pPr>
            <w:r>
              <w:rPr>
                <w:rFonts w:asciiTheme="minorHAnsi" w:hAnsiTheme="minorHAnsi"/>
                <w:sz w:val="18"/>
                <w:szCs w:val="18"/>
              </w:rPr>
              <w:t>SC System Location or Area Served</w:t>
            </w:r>
          </w:p>
        </w:tc>
        <w:tc>
          <w:tcPr>
            <w:tcW w:w="2582" w:type="pct"/>
            <w:vAlign w:val="center"/>
          </w:tcPr>
          <w:p w14:paraId="56DC027C" w14:textId="77777777" w:rsidR="009317E9" w:rsidRPr="00F8787A" w:rsidRDefault="00743CF8" w:rsidP="009317E9">
            <w:pPr>
              <w:rPr>
                <w:rFonts w:asciiTheme="minorHAnsi" w:hAnsiTheme="minorHAnsi"/>
                <w:sz w:val="18"/>
                <w:szCs w:val="18"/>
              </w:rPr>
            </w:pPr>
            <w:r>
              <w:rPr>
                <w:rFonts w:asciiTheme="minorHAnsi" w:hAnsiTheme="minorHAnsi"/>
                <w:sz w:val="18"/>
                <w:szCs w:val="18"/>
              </w:rPr>
              <w:t>&lt;&lt;Text referenced from MCH-01&gt;&gt;</w:t>
            </w:r>
          </w:p>
        </w:tc>
      </w:tr>
      <w:tr w:rsidR="00BF634C" w:rsidRPr="007167EB" w14:paraId="1E9377D6" w14:textId="77777777" w:rsidTr="6A0052D6">
        <w:trPr>
          <w:cantSplit/>
          <w:trHeight w:val="288"/>
        </w:trPr>
        <w:tc>
          <w:tcPr>
            <w:tcW w:w="187" w:type="pct"/>
            <w:vAlign w:val="center"/>
          </w:tcPr>
          <w:p w14:paraId="2EED6A57" w14:textId="17B5A2B4" w:rsidR="00BF634C" w:rsidRPr="00F8787A" w:rsidRDefault="00BF634C" w:rsidP="00BF634C">
            <w:pPr>
              <w:jc w:val="center"/>
              <w:rPr>
                <w:rFonts w:asciiTheme="minorHAnsi" w:hAnsiTheme="minorHAnsi"/>
                <w:sz w:val="18"/>
                <w:szCs w:val="18"/>
              </w:rPr>
            </w:pPr>
            <w:r>
              <w:rPr>
                <w:rFonts w:asciiTheme="minorHAnsi" w:hAnsiTheme="minorHAnsi"/>
                <w:sz w:val="18"/>
                <w:szCs w:val="18"/>
              </w:rPr>
              <w:t>03</w:t>
            </w:r>
          </w:p>
        </w:tc>
        <w:tc>
          <w:tcPr>
            <w:tcW w:w="2231" w:type="pct"/>
            <w:vAlign w:val="center"/>
          </w:tcPr>
          <w:p w14:paraId="65156286" w14:textId="295DBD9C" w:rsidR="00BF634C" w:rsidRDefault="00BF634C" w:rsidP="00BF634C">
            <w:pPr>
              <w:rPr>
                <w:rFonts w:asciiTheme="minorHAnsi" w:hAnsiTheme="minorHAnsi"/>
                <w:sz w:val="18"/>
                <w:szCs w:val="18"/>
              </w:rPr>
            </w:pPr>
            <w:r>
              <w:rPr>
                <w:rFonts w:asciiTheme="minorHAnsi" w:hAnsiTheme="minorHAnsi"/>
                <w:sz w:val="18"/>
                <w:szCs w:val="18"/>
              </w:rPr>
              <w:t>Indoor Unit Name</w:t>
            </w:r>
            <w:r w:rsidR="00AA1C65">
              <w:rPr>
                <w:rFonts w:asciiTheme="minorHAnsi" w:hAnsiTheme="minorHAnsi"/>
                <w:sz w:val="18"/>
                <w:szCs w:val="18"/>
              </w:rPr>
              <w:t xml:space="preserve"> </w:t>
            </w:r>
            <w:r w:rsidR="00AA1C65" w:rsidRPr="00AA1C65">
              <w:rPr>
                <w:rFonts w:asciiTheme="minorHAnsi" w:hAnsiTheme="minorHAnsi"/>
                <w:sz w:val="18"/>
                <w:szCs w:val="18"/>
              </w:rPr>
              <w:t>or Description of Area Served</w:t>
            </w:r>
          </w:p>
        </w:tc>
        <w:tc>
          <w:tcPr>
            <w:tcW w:w="2582" w:type="pct"/>
            <w:vAlign w:val="center"/>
          </w:tcPr>
          <w:p w14:paraId="007188A3" w14:textId="03148B73" w:rsidR="00BF634C" w:rsidRDefault="00BF634C" w:rsidP="00BF634C">
            <w:pPr>
              <w:rPr>
                <w:rFonts w:asciiTheme="minorHAnsi" w:hAnsiTheme="minorHAnsi"/>
                <w:sz w:val="18"/>
                <w:szCs w:val="18"/>
              </w:rPr>
            </w:pPr>
            <w:r>
              <w:rPr>
                <w:rFonts w:asciiTheme="minorHAnsi" w:hAnsiTheme="minorHAnsi"/>
                <w:sz w:val="18"/>
                <w:szCs w:val="18"/>
              </w:rPr>
              <w:t>&lt;&lt;Text referenced from MCH-01&gt;&gt;</w:t>
            </w:r>
          </w:p>
        </w:tc>
      </w:tr>
      <w:tr w:rsidR="00BF634C" w:rsidRPr="007167EB" w14:paraId="56DC0281" w14:textId="77777777" w:rsidTr="6A0052D6">
        <w:trPr>
          <w:cantSplit/>
          <w:trHeight w:val="288"/>
        </w:trPr>
        <w:tc>
          <w:tcPr>
            <w:tcW w:w="187" w:type="pct"/>
            <w:vAlign w:val="center"/>
          </w:tcPr>
          <w:p w14:paraId="56DC027E" w14:textId="3F7942CF"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4</w:t>
            </w:r>
          </w:p>
        </w:tc>
        <w:tc>
          <w:tcPr>
            <w:tcW w:w="2231" w:type="pct"/>
            <w:vAlign w:val="center"/>
          </w:tcPr>
          <w:p w14:paraId="56DC027F" w14:textId="0A0F92C3" w:rsidR="00BF634C" w:rsidRPr="00F8787A" w:rsidRDefault="00BF634C" w:rsidP="00BF634C">
            <w:pPr>
              <w:rPr>
                <w:rFonts w:asciiTheme="minorHAnsi" w:hAnsiTheme="minorHAnsi"/>
                <w:sz w:val="18"/>
                <w:szCs w:val="18"/>
              </w:rPr>
            </w:pPr>
            <w:r>
              <w:rPr>
                <w:rFonts w:asciiTheme="minorHAnsi" w:hAnsiTheme="minorHAnsi"/>
                <w:sz w:val="18"/>
                <w:szCs w:val="18"/>
              </w:rPr>
              <w:t>Status – Less than 12 ft Ducts in Conditioned Space Performance Credit</w:t>
            </w:r>
          </w:p>
        </w:tc>
        <w:tc>
          <w:tcPr>
            <w:tcW w:w="2582" w:type="pct"/>
            <w:vAlign w:val="center"/>
          </w:tcPr>
          <w:p w14:paraId="56DC0280" w14:textId="1742E53A" w:rsidR="00BF634C" w:rsidRPr="005A3AE5" w:rsidRDefault="00BF634C" w:rsidP="00BF634C">
            <w:pPr>
              <w:rPr>
                <w:rFonts w:asciiTheme="minorHAnsi" w:hAnsiTheme="minorHAnsi"/>
                <w:sz w:val="18"/>
                <w:szCs w:val="18"/>
              </w:rPr>
            </w:pPr>
            <w:r w:rsidRPr="005A3AE5">
              <w:rPr>
                <w:rFonts w:asciiTheme="minorHAnsi" w:hAnsiTheme="minorHAnsi"/>
                <w:sz w:val="18"/>
                <w:szCs w:val="18"/>
              </w:rPr>
              <w:t xml:space="preserve">&lt;&lt;calculated field: if Less than 12ft Ducts Outside of Conditioned Space Flagged on CF1R = </w:t>
            </w:r>
            <w:proofErr w:type="gramStart"/>
            <w:r w:rsidRPr="005A3AE5">
              <w:rPr>
                <w:rFonts w:asciiTheme="minorHAnsi" w:hAnsiTheme="minorHAnsi"/>
                <w:sz w:val="18"/>
                <w:szCs w:val="18"/>
              </w:rPr>
              <w:t>true ,</w:t>
            </w:r>
            <w:proofErr w:type="gramEnd"/>
            <w:r w:rsidRPr="005A3AE5">
              <w:rPr>
                <w:rFonts w:asciiTheme="minorHAnsi" w:hAnsiTheme="minorHAnsi"/>
                <w:sz w:val="18"/>
                <w:szCs w:val="18"/>
              </w:rPr>
              <w:t xml:space="preserve"> then display message “true” and display Table B below; else display message "not applicable”</w:t>
            </w:r>
            <w:r w:rsidRPr="005A3AE5" w:rsidDel="00727B75">
              <w:rPr>
                <w:rFonts w:asciiTheme="minorHAnsi" w:hAnsiTheme="minorHAnsi"/>
                <w:sz w:val="18"/>
                <w:szCs w:val="18"/>
              </w:rPr>
              <w:t xml:space="preserve"> </w:t>
            </w:r>
            <w:r w:rsidRPr="005A3AE5">
              <w:rPr>
                <w:rFonts w:asciiTheme="minorHAnsi" w:hAnsiTheme="minorHAnsi"/>
                <w:sz w:val="18"/>
                <w:szCs w:val="18"/>
              </w:rPr>
              <w:t>&gt;&gt;</w:t>
            </w:r>
          </w:p>
        </w:tc>
      </w:tr>
      <w:tr w:rsidR="00BF634C" w:rsidRPr="007167EB" w14:paraId="56DC0285" w14:textId="77777777" w:rsidTr="6A0052D6">
        <w:trPr>
          <w:cantSplit/>
          <w:trHeight w:val="288"/>
        </w:trPr>
        <w:tc>
          <w:tcPr>
            <w:tcW w:w="187" w:type="pct"/>
            <w:vAlign w:val="center"/>
          </w:tcPr>
          <w:p w14:paraId="56DC0282" w14:textId="2A04C82E"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5</w:t>
            </w:r>
          </w:p>
        </w:tc>
        <w:tc>
          <w:tcPr>
            <w:tcW w:w="2231" w:type="pct"/>
            <w:vAlign w:val="center"/>
          </w:tcPr>
          <w:p w14:paraId="56DC0283" w14:textId="08842EE4" w:rsidR="00BF634C" w:rsidRPr="00F8787A" w:rsidRDefault="00BF634C" w:rsidP="00BF634C">
            <w:pPr>
              <w:rPr>
                <w:rFonts w:asciiTheme="minorHAnsi" w:hAnsiTheme="minorHAnsi"/>
                <w:sz w:val="18"/>
                <w:szCs w:val="18"/>
              </w:rPr>
            </w:pPr>
            <w:r>
              <w:rPr>
                <w:rFonts w:asciiTheme="minorHAnsi" w:hAnsiTheme="minorHAnsi"/>
                <w:sz w:val="18"/>
                <w:szCs w:val="18"/>
              </w:rPr>
              <w:t xml:space="preserve">Status – Ducts Located </w:t>
            </w:r>
            <w:proofErr w:type="gramStart"/>
            <w:r>
              <w:rPr>
                <w:rFonts w:asciiTheme="minorHAnsi" w:hAnsiTheme="minorHAnsi"/>
                <w:sz w:val="18"/>
                <w:szCs w:val="18"/>
              </w:rPr>
              <w:t>In</w:t>
            </w:r>
            <w:proofErr w:type="gramEnd"/>
            <w:r>
              <w:rPr>
                <w:rFonts w:asciiTheme="minorHAnsi" w:hAnsiTheme="minorHAnsi"/>
                <w:sz w:val="18"/>
                <w:szCs w:val="18"/>
              </w:rPr>
              <w:t xml:space="preserve"> Conditioned Space Performance Credit</w:t>
            </w:r>
          </w:p>
        </w:tc>
        <w:tc>
          <w:tcPr>
            <w:tcW w:w="2582" w:type="pct"/>
            <w:vAlign w:val="center"/>
          </w:tcPr>
          <w:p w14:paraId="56DC0284" w14:textId="7C60AC65" w:rsidR="00BF634C" w:rsidRPr="005A3AE5" w:rsidRDefault="00BF634C" w:rsidP="00BF634C">
            <w:pPr>
              <w:rPr>
                <w:rFonts w:asciiTheme="minorHAnsi" w:hAnsiTheme="minorHAnsi"/>
                <w:sz w:val="18"/>
                <w:szCs w:val="18"/>
              </w:rPr>
            </w:pPr>
            <w:r w:rsidRPr="005A3AE5">
              <w:rPr>
                <w:rFonts w:asciiTheme="minorHAnsi" w:hAnsiTheme="minorHAnsi"/>
                <w:sz w:val="18"/>
                <w:szCs w:val="18"/>
              </w:rPr>
              <w:t xml:space="preserve">&lt;&lt;calculated field: if Ducts Located In Conditioned Space Compliance Credit Claimed on CF1R = </w:t>
            </w:r>
            <w:proofErr w:type="gramStart"/>
            <w:r w:rsidRPr="005A3AE5">
              <w:rPr>
                <w:rFonts w:asciiTheme="minorHAnsi" w:hAnsiTheme="minorHAnsi"/>
                <w:sz w:val="18"/>
                <w:szCs w:val="18"/>
              </w:rPr>
              <w:t>true ,</w:t>
            </w:r>
            <w:proofErr w:type="gramEnd"/>
            <w:r w:rsidRPr="005A3AE5">
              <w:rPr>
                <w:rFonts w:asciiTheme="minorHAnsi" w:hAnsiTheme="minorHAnsi"/>
                <w:sz w:val="18"/>
                <w:szCs w:val="18"/>
              </w:rPr>
              <w:t xml:space="preserve"> then display message “true” and display Table C below; else display message "not applicable”</w:t>
            </w:r>
            <w:r w:rsidRPr="005A3AE5" w:rsidDel="00727B75">
              <w:rPr>
                <w:rFonts w:asciiTheme="minorHAnsi" w:hAnsiTheme="minorHAnsi"/>
                <w:sz w:val="18"/>
                <w:szCs w:val="18"/>
              </w:rPr>
              <w:t xml:space="preserve"> </w:t>
            </w:r>
            <w:r w:rsidRPr="005A3AE5">
              <w:rPr>
                <w:rFonts w:asciiTheme="minorHAnsi" w:hAnsiTheme="minorHAnsi"/>
                <w:sz w:val="18"/>
                <w:szCs w:val="18"/>
              </w:rPr>
              <w:t>&gt;&gt;</w:t>
            </w:r>
          </w:p>
        </w:tc>
      </w:tr>
      <w:tr w:rsidR="00BF634C" w:rsidRPr="007167EB" w14:paraId="56DC0289" w14:textId="77777777" w:rsidTr="6A0052D6">
        <w:trPr>
          <w:cantSplit/>
          <w:trHeight w:val="288"/>
        </w:trPr>
        <w:tc>
          <w:tcPr>
            <w:tcW w:w="187" w:type="pct"/>
            <w:vAlign w:val="center"/>
          </w:tcPr>
          <w:p w14:paraId="56DC0286" w14:textId="14806368"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6</w:t>
            </w:r>
          </w:p>
        </w:tc>
        <w:tc>
          <w:tcPr>
            <w:tcW w:w="2231" w:type="pct"/>
            <w:vAlign w:val="center"/>
          </w:tcPr>
          <w:p w14:paraId="56DC0287" w14:textId="3AE8666F" w:rsidR="00BF634C" w:rsidRPr="00F8787A" w:rsidRDefault="00BF634C" w:rsidP="00BF634C">
            <w:pPr>
              <w:rPr>
                <w:rFonts w:asciiTheme="minorHAnsi" w:hAnsiTheme="minorHAnsi"/>
                <w:sz w:val="18"/>
                <w:szCs w:val="18"/>
              </w:rPr>
            </w:pPr>
            <w:r>
              <w:rPr>
                <w:rFonts w:asciiTheme="minorHAnsi" w:hAnsiTheme="minorHAnsi"/>
                <w:sz w:val="18"/>
                <w:szCs w:val="18"/>
              </w:rPr>
              <w:t xml:space="preserve">Status – </w:t>
            </w:r>
            <w:r w:rsidR="00531021">
              <w:rPr>
                <w:rFonts w:asciiTheme="minorHAnsi" w:hAnsiTheme="minorHAnsi"/>
                <w:sz w:val="18"/>
                <w:szCs w:val="18"/>
              </w:rPr>
              <w:t>Duct System Located</w:t>
            </w:r>
            <w:r>
              <w:rPr>
                <w:rFonts w:asciiTheme="minorHAnsi" w:hAnsiTheme="minorHAnsi"/>
                <w:sz w:val="18"/>
                <w:szCs w:val="18"/>
              </w:rPr>
              <w:t xml:space="preserve"> Entirely in Directly Conditioned Space</w:t>
            </w:r>
            <w:r w:rsidR="00531021">
              <w:rPr>
                <w:rFonts w:asciiTheme="minorHAnsi" w:hAnsiTheme="minorHAnsi"/>
                <w:sz w:val="18"/>
                <w:szCs w:val="18"/>
              </w:rPr>
              <w:t>, No Insulation Requirements</w:t>
            </w:r>
          </w:p>
        </w:tc>
        <w:tc>
          <w:tcPr>
            <w:tcW w:w="2582" w:type="pct"/>
            <w:vAlign w:val="center"/>
          </w:tcPr>
          <w:p w14:paraId="56DC0288" w14:textId="77177387" w:rsidR="00BF634C" w:rsidRPr="00F8787A" w:rsidRDefault="00BF634C" w:rsidP="6A0052D6">
            <w:pPr>
              <w:rPr>
                <w:rFonts w:asciiTheme="minorHAnsi" w:hAnsiTheme="minorHAnsi"/>
                <w:sz w:val="18"/>
                <w:szCs w:val="18"/>
              </w:rPr>
            </w:pPr>
            <w:r w:rsidRPr="6A0052D6">
              <w:rPr>
                <w:rFonts w:asciiTheme="minorHAnsi" w:hAnsiTheme="minorHAnsi"/>
                <w:sz w:val="18"/>
                <w:szCs w:val="18"/>
              </w:rPr>
              <w:t xml:space="preserve">&lt;&lt;calculated Field: if </w:t>
            </w:r>
            <w:r w:rsidRPr="6A0052D6">
              <w:rPr>
                <w:rFonts w:ascii="Calibri" w:hAnsi="Calibri"/>
                <w:sz w:val="18"/>
                <w:szCs w:val="18"/>
              </w:rPr>
              <w:t xml:space="preserve">Exemption from Minimum R-Value for </w:t>
            </w:r>
            <w:ins w:id="3" w:author="Alhabibi, Haider@Energy" w:date="2022-07-27T15:51:00Z">
              <w:r w:rsidR="0065681B" w:rsidRPr="6A0052D6">
                <w:rPr>
                  <w:rFonts w:ascii="Calibri" w:hAnsi="Calibri"/>
                  <w:sz w:val="18"/>
                  <w:szCs w:val="18"/>
                </w:rPr>
                <w:t>Duct System Located Entirely in Directly</w:t>
              </w:r>
            </w:ins>
            <w:del w:id="4" w:author="Alhabibi, Haider@Energy" w:date="2022-07-27T15:51:00Z">
              <w:r w:rsidRPr="6A0052D6" w:rsidDel="00BF634C">
                <w:rPr>
                  <w:rFonts w:ascii="Calibri" w:hAnsi="Calibri"/>
                  <w:sz w:val="18"/>
                  <w:szCs w:val="18"/>
                </w:rPr>
                <w:delText>Ducts In</w:delText>
              </w:r>
            </w:del>
            <w:r w:rsidRPr="6A0052D6">
              <w:rPr>
                <w:rFonts w:ascii="Calibri" w:hAnsi="Calibri"/>
                <w:sz w:val="18"/>
                <w:szCs w:val="18"/>
              </w:rPr>
              <w:t xml:space="preserve"> Conditioned Space</w:t>
            </w:r>
            <w:r w:rsidRPr="6A0052D6">
              <w:rPr>
                <w:rFonts w:asciiTheme="minorHAnsi" w:hAnsiTheme="minorHAnsi"/>
                <w:sz w:val="18"/>
                <w:szCs w:val="18"/>
              </w:rPr>
              <w:t xml:space="preserve"> reported on MCH-01 = </w:t>
            </w:r>
            <w:del w:id="5" w:author="Shewmaker, Michael@Energy" w:date="2022-11-03T23:00:00Z">
              <w:r w:rsidRPr="6A0052D6" w:rsidDel="00BF634C">
                <w:rPr>
                  <w:rFonts w:asciiTheme="minorHAnsi" w:hAnsiTheme="minorHAnsi"/>
                  <w:sz w:val="18"/>
                  <w:szCs w:val="18"/>
                </w:rPr>
                <w:delText>yes</w:delText>
              </w:r>
            </w:del>
            <w:ins w:id="6" w:author="Shewmaker, Michael@Energy" w:date="2022-11-03T23:00:00Z">
              <w:r w:rsidR="43FAC522" w:rsidRPr="6A0052D6">
                <w:rPr>
                  <w:rFonts w:asciiTheme="minorHAnsi" w:hAnsiTheme="minorHAnsi"/>
                  <w:sz w:val="18"/>
                  <w:szCs w:val="18"/>
                </w:rPr>
                <w:t>Ducts uninsulated or &lt; R-6 ducts entirely in conditioned space</w:t>
              </w:r>
            </w:ins>
            <w:r w:rsidRPr="6A0052D6">
              <w:rPr>
                <w:rFonts w:asciiTheme="minorHAnsi" w:hAnsiTheme="minorHAnsi"/>
                <w:sz w:val="18"/>
                <w:szCs w:val="18"/>
              </w:rPr>
              <w:t>, then display message “true” and display Table D below; else display message "not applicable” &gt;&gt;</w:t>
            </w:r>
          </w:p>
        </w:tc>
      </w:tr>
      <w:tr w:rsidR="00BF634C" w:rsidRPr="007167EB" w14:paraId="7CF0F073" w14:textId="77777777" w:rsidTr="6A0052D6">
        <w:trPr>
          <w:cantSplit/>
          <w:trHeight w:val="288"/>
        </w:trPr>
        <w:tc>
          <w:tcPr>
            <w:tcW w:w="187" w:type="pct"/>
            <w:vAlign w:val="center"/>
          </w:tcPr>
          <w:p w14:paraId="0E6C36A3" w14:textId="1C724654"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7</w:t>
            </w:r>
          </w:p>
        </w:tc>
        <w:tc>
          <w:tcPr>
            <w:tcW w:w="2231" w:type="pct"/>
            <w:vAlign w:val="center"/>
          </w:tcPr>
          <w:p w14:paraId="6878D385" w14:textId="3F5108F6" w:rsidR="00BF634C" w:rsidRDefault="00BF634C" w:rsidP="00BF634C">
            <w:pPr>
              <w:rPr>
                <w:rFonts w:asciiTheme="minorHAnsi" w:hAnsiTheme="minorHAnsi"/>
                <w:sz w:val="18"/>
                <w:szCs w:val="18"/>
              </w:rPr>
            </w:pPr>
            <w:r>
              <w:rPr>
                <w:rFonts w:asciiTheme="minorHAnsi" w:hAnsiTheme="minorHAnsi"/>
                <w:sz w:val="18"/>
                <w:szCs w:val="18"/>
              </w:rPr>
              <w:t xml:space="preserve">Status – </w:t>
            </w:r>
            <w:r w:rsidR="00A83531">
              <w:rPr>
                <w:rFonts w:asciiTheme="minorHAnsi" w:hAnsiTheme="minorHAnsi"/>
                <w:sz w:val="18"/>
                <w:szCs w:val="18"/>
              </w:rPr>
              <w:t xml:space="preserve">Portions of </w:t>
            </w:r>
            <w:r>
              <w:rPr>
                <w:rFonts w:asciiTheme="minorHAnsi" w:hAnsiTheme="minorHAnsi"/>
                <w:sz w:val="18"/>
                <w:szCs w:val="18"/>
              </w:rPr>
              <w:t xml:space="preserve">Ducts Located in </w:t>
            </w:r>
            <w:r w:rsidR="00A83531">
              <w:rPr>
                <w:rFonts w:asciiTheme="minorHAnsi" w:hAnsiTheme="minorHAnsi"/>
                <w:sz w:val="18"/>
                <w:szCs w:val="18"/>
              </w:rPr>
              <w:t>Conditioned Space</w:t>
            </w:r>
            <w:r w:rsidR="00531021">
              <w:rPr>
                <w:rFonts w:asciiTheme="minorHAnsi" w:hAnsiTheme="minorHAnsi"/>
                <w:sz w:val="18"/>
                <w:szCs w:val="18"/>
              </w:rPr>
              <w:t>, R-6 Exception</w:t>
            </w:r>
          </w:p>
        </w:tc>
        <w:tc>
          <w:tcPr>
            <w:tcW w:w="2582" w:type="pct"/>
            <w:vAlign w:val="center"/>
          </w:tcPr>
          <w:p w14:paraId="7E577A04" w14:textId="1E086850" w:rsidR="00BF634C" w:rsidRDefault="00BF634C" w:rsidP="6A0052D6">
            <w:pPr>
              <w:rPr>
                <w:rFonts w:asciiTheme="minorHAnsi" w:hAnsiTheme="minorHAnsi"/>
                <w:sz w:val="18"/>
                <w:szCs w:val="18"/>
              </w:rPr>
            </w:pPr>
            <w:r w:rsidRPr="6A0052D6">
              <w:rPr>
                <w:rFonts w:asciiTheme="minorHAnsi" w:hAnsiTheme="minorHAnsi"/>
                <w:sz w:val="18"/>
                <w:szCs w:val="18"/>
              </w:rPr>
              <w:t xml:space="preserve">&lt;&lt;calculated Field: if </w:t>
            </w:r>
            <w:r w:rsidRPr="6A0052D6">
              <w:rPr>
                <w:rFonts w:ascii="Calibri" w:hAnsi="Calibri"/>
                <w:sz w:val="18"/>
                <w:szCs w:val="18"/>
              </w:rPr>
              <w:t xml:space="preserve">Exemption from Minimum R-Value for Duct Portions Located in </w:t>
            </w:r>
            <w:r w:rsidR="00CD45AA" w:rsidRPr="6A0052D6">
              <w:rPr>
                <w:rFonts w:ascii="Calibri" w:hAnsi="Calibri"/>
                <w:sz w:val="18"/>
                <w:szCs w:val="18"/>
              </w:rPr>
              <w:t xml:space="preserve">Conditioned Space </w:t>
            </w:r>
            <w:r w:rsidRPr="6A0052D6">
              <w:rPr>
                <w:rFonts w:ascii="Calibri" w:hAnsi="Calibri"/>
                <w:sz w:val="18"/>
                <w:szCs w:val="18"/>
              </w:rPr>
              <w:t xml:space="preserve">reported on </w:t>
            </w:r>
            <w:r w:rsidRPr="6A0052D6">
              <w:rPr>
                <w:rFonts w:asciiTheme="minorHAnsi" w:hAnsiTheme="minorHAnsi"/>
                <w:sz w:val="18"/>
                <w:szCs w:val="18"/>
              </w:rPr>
              <w:t xml:space="preserve">MCH-01 = </w:t>
            </w:r>
            <w:del w:id="7" w:author="Shewmaker, Michael@Energy" w:date="2022-11-03T23:00:00Z">
              <w:r w:rsidRPr="6A0052D6" w:rsidDel="00BF634C">
                <w:rPr>
                  <w:rFonts w:asciiTheme="minorHAnsi" w:hAnsiTheme="minorHAnsi"/>
                  <w:sz w:val="18"/>
                  <w:szCs w:val="18"/>
                </w:rPr>
                <w:delText>yes</w:delText>
              </w:r>
            </w:del>
            <w:ins w:id="8" w:author="Shewmaker, Michael@Energy" w:date="2022-11-03T23:00:00Z">
              <w:r w:rsidR="140EF56C" w:rsidRPr="6A0052D6">
                <w:rPr>
                  <w:rFonts w:asciiTheme="minorHAnsi" w:hAnsiTheme="minorHAnsi"/>
                  <w:sz w:val="18"/>
                  <w:szCs w:val="18"/>
                </w:rPr>
                <w:t>Portions of uninsulated or &lt; R-6 ducts in conditioned space</w:t>
              </w:r>
            </w:ins>
            <w:r w:rsidRPr="6A0052D6">
              <w:rPr>
                <w:rFonts w:asciiTheme="minorHAnsi" w:hAnsiTheme="minorHAnsi"/>
                <w:sz w:val="18"/>
                <w:szCs w:val="18"/>
              </w:rPr>
              <w:t>, then display message “true”; else display message "not applicable” &gt;&gt;</w:t>
            </w:r>
          </w:p>
        </w:tc>
      </w:tr>
    </w:tbl>
    <w:p w14:paraId="56DC028A"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317E9" w:rsidRPr="007167EB" w14:paraId="56DC028D" w14:textId="77777777" w:rsidTr="00645ECF">
        <w:trPr>
          <w:trHeight w:val="233"/>
        </w:trPr>
        <w:tc>
          <w:tcPr>
            <w:tcW w:w="11030" w:type="dxa"/>
            <w:gridSpan w:val="3"/>
          </w:tcPr>
          <w:p w14:paraId="5BAC1159" w14:textId="35E4FEFB" w:rsidR="009317E9" w:rsidRDefault="005E1E03" w:rsidP="00DB4E0C">
            <w:pPr>
              <w:rPr>
                <w:rFonts w:asciiTheme="minorHAnsi" w:hAnsiTheme="minorHAnsi"/>
                <w:b/>
                <w:szCs w:val="18"/>
              </w:rPr>
            </w:pPr>
            <w:r w:rsidRPr="00573B76">
              <w:rPr>
                <w:rFonts w:asciiTheme="minorHAnsi" w:hAnsiTheme="minorHAnsi"/>
                <w:b/>
                <w:szCs w:val="18"/>
              </w:rPr>
              <w:t>B</w:t>
            </w:r>
            <w:r w:rsidR="009317E9" w:rsidRPr="00573B76">
              <w:rPr>
                <w:rFonts w:asciiTheme="minorHAnsi" w:hAnsiTheme="minorHAnsi"/>
                <w:b/>
                <w:szCs w:val="18"/>
              </w:rPr>
              <w:t>.</w:t>
            </w:r>
            <w:r w:rsidR="00837191" w:rsidRPr="00573B76">
              <w:rPr>
                <w:rFonts w:asciiTheme="minorHAnsi" w:hAnsiTheme="minorHAnsi"/>
                <w:b/>
                <w:szCs w:val="18"/>
              </w:rPr>
              <w:t xml:space="preserve"> </w:t>
            </w:r>
            <w:r w:rsidR="009317E9" w:rsidRPr="00573B76">
              <w:rPr>
                <w:rFonts w:asciiTheme="minorHAnsi" w:hAnsiTheme="minorHAnsi"/>
                <w:b/>
                <w:szCs w:val="18"/>
              </w:rPr>
              <w:t>12 Linear Feet or Less of Duct Located Outside of Conditioned Space</w:t>
            </w:r>
            <w:r w:rsidR="002E7879" w:rsidRPr="00573B76">
              <w:rPr>
                <w:rFonts w:asciiTheme="minorHAnsi" w:hAnsiTheme="minorHAnsi"/>
              </w:rPr>
              <w:t xml:space="preserve"> </w:t>
            </w:r>
            <w:r w:rsidR="003C2F77" w:rsidRPr="00573B76">
              <w:rPr>
                <w:rFonts w:asciiTheme="minorHAnsi" w:hAnsiTheme="minorHAnsi"/>
                <w:b/>
                <w:szCs w:val="18"/>
              </w:rPr>
              <w:t>- RA3.1.4.1.2</w:t>
            </w:r>
            <w:r w:rsidR="00461C19" w:rsidRPr="00573B76">
              <w:rPr>
                <w:rFonts w:asciiTheme="minorHAnsi" w:hAnsiTheme="minorHAnsi"/>
                <w:b/>
                <w:szCs w:val="18"/>
              </w:rPr>
              <w:t xml:space="preserve"> </w:t>
            </w:r>
          </w:p>
          <w:p w14:paraId="56DC028C" w14:textId="247F3BD7" w:rsidR="00573B76" w:rsidRPr="007167EB" w:rsidRDefault="00573B76" w:rsidP="00DB4E0C">
            <w:pPr>
              <w:rPr>
                <w:rFonts w:asciiTheme="minorHAnsi" w:hAnsiTheme="minorHAnsi"/>
                <w:b/>
                <w:sz w:val="18"/>
                <w:szCs w:val="18"/>
              </w:rPr>
            </w:pPr>
            <w:r w:rsidRPr="007167EB">
              <w:rPr>
                <w:rFonts w:asciiTheme="minorHAnsi" w:hAnsiTheme="minorHAnsi"/>
                <w:i/>
                <w:sz w:val="18"/>
                <w:szCs w:val="18"/>
              </w:rPr>
              <w:t>&lt;&lt;This table only shown if A0</w:t>
            </w:r>
            <w:r w:rsidR="00BF634C">
              <w:rPr>
                <w:rFonts w:asciiTheme="minorHAnsi" w:hAnsiTheme="minorHAnsi"/>
                <w:i/>
                <w:sz w:val="18"/>
                <w:szCs w:val="18"/>
              </w:rPr>
              <w:t>4</w:t>
            </w:r>
            <w:r w:rsidRPr="007167EB">
              <w:rPr>
                <w:rFonts w:asciiTheme="minorHAnsi" w:hAnsiTheme="minorHAnsi"/>
                <w:i/>
                <w:sz w:val="18"/>
                <w:szCs w:val="18"/>
              </w:rPr>
              <w:t xml:space="preserve"> indicates the table is applicable</w:t>
            </w:r>
            <w:r w:rsidR="00585000">
              <w:rPr>
                <w:rFonts w:asciiTheme="minorHAnsi" w:hAnsiTheme="minorHAnsi"/>
                <w:i/>
                <w:sz w:val="18"/>
                <w:szCs w:val="18"/>
              </w:rPr>
              <w:t xml:space="preserve">, </w:t>
            </w:r>
            <w:r w:rsidR="00585000" w:rsidRPr="004356D2">
              <w:rPr>
                <w:rFonts w:asciiTheme="minorHAnsi" w:hAnsiTheme="minorHAnsi"/>
                <w:i/>
                <w:sz w:val="18"/>
              </w:rPr>
              <w:t xml:space="preserve">else display the "section does not apply" message </w:t>
            </w:r>
            <w:r w:rsidRPr="007167EB">
              <w:rPr>
                <w:rFonts w:asciiTheme="minorHAnsi" w:hAnsiTheme="minorHAnsi"/>
                <w:i/>
                <w:sz w:val="18"/>
                <w:szCs w:val="18"/>
              </w:rPr>
              <w:t>&gt;&gt;</w:t>
            </w:r>
          </w:p>
        </w:tc>
      </w:tr>
      <w:tr w:rsidR="009317E9" w:rsidRPr="007167EB" w14:paraId="56DC0290" w14:textId="77777777" w:rsidTr="00573B76">
        <w:trPr>
          <w:trHeight w:val="233"/>
        </w:trPr>
        <w:tc>
          <w:tcPr>
            <w:tcW w:w="413" w:type="dxa"/>
            <w:vAlign w:val="center"/>
          </w:tcPr>
          <w:p w14:paraId="56DC028E" w14:textId="77777777" w:rsidR="009317E9" w:rsidRPr="007167EB" w:rsidRDefault="009317E9"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tcPr>
          <w:p w14:paraId="56DC028F"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45371A" w:rsidRPr="007167EB" w14:paraId="30312783" w14:textId="77777777" w:rsidTr="0045371A">
        <w:trPr>
          <w:trHeight w:val="233"/>
        </w:trPr>
        <w:tc>
          <w:tcPr>
            <w:tcW w:w="413" w:type="dxa"/>
            <w:vAlign w:val="center"/>
          </w:tcPr>
          <w:p w14:paraId="1036ABD1" w14:textId="488F1F8F"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2</w:t>
            </w:r>
          </w:p>
        </w:tc>
        <w:tc>
          <w:tcPr>
            <w:tcW w:w="2750" w:type="dxa"/>
            <w:vAlign w:val="center"/>
          </w:tcPr>
          <w:p w14:paraId="2C41244A" w14:textId="35BA95D7" w:rsidR="0045371A" w:rsidRPr="007167EB" w:rsidRDefault="0045371A" w:rsidP="0045371A">
            <w:pPr>
              <w:rPr>
                <w:rFonts w:asciiTheme="minorHAnsi" w:hAnsiTheme="minorHAnsi"/>
                <w:sz w:val="18"/>
                <w:szCs w:val="18"/>
              </w:rPr>
            </w:pPr>
            <w:r w:rsidRPr="00F331A7">
              <w:rPr>
                <w:rFonts w:ascii="Calibri" w:eastAsia="Calibri" w:hAnsi="Calibri"/>
                <w:sz w:val="18"/>
                <w:szCs w:val="18"/>
              </w:rPr>
              <w:t>Verification Status:</w:t>
            </w:r>
          </w:p>
        </w:tc>
        <w:tc>
          <w:tcPr>
            <w:tcW w:w="7867" w:type="dxa"/>
            <w:vAlign w:val="center"/>
          </w:tcPr>
          <w:p w14:paraId="52133604" w14:textId="77777777" w:rsidR="0045371A" w:rsidRPr="00F331A7" w:rsidRDefault="0045371A" w:rsidP="0045371A">
            <w:pPr>
              <w:keepNext/>
              <w:rPr>
                <w:rFonts w:ascii="Calibri" w:eastAsia="Calibri" w:hAnsi="Calibri"/>
                <w:sz w:val="18"/>
                <w:szCs w:val="18"/>
              </w:rPr>
            </w:pPr>
            <w:r w:rsidRPr="00F331A7">
              <w:rPr>
                <w:rFonts w:ascii="Calibri" w:eastAsia="Calibri" w:hAnsi="Calibri"/>
                <w:sz w:val="18"/>
                <w:szCs w:val="18"/>
              </w:rPr>
              <w:t>&lt;&lt;user pick from list:</w:t>
            </w:r>
          </w:p>
          <w:p w14:paraId="460C1A49" w14:textId="77777777" w:rsidR="0045371A" w:rsidRPr="00F331A7" w:rsidRDefault="0045371A" w:rsidP="0045371A">
            <w:pPr>
              <w:keepNext/>
              <w:tabs>
                <w:tab w:val="left" w:pos="356"/>
              </w:tabs>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Pass</w:t>
            </w:r>
            <w:r w:rsidRPr="00F331A7">
              <w:rPr>
                <w:rFonts w:ascii="Calibri" w:eastAsia="Calibri" w:hAnsi="Calibri"/>
                <w:sz w:val="18"/>
                <w:szCs w:val="18"/>
              </w:rPr>
              <w:t xml:space="preserve"> - all applicable requirements are met; or</w:t>
            </w:r>
          </w:p>
          <w:p w14:paraId="59592C66" w14:textId="77777777" w:rsidR="0045371A" w:rsidRPr="00F331A7" w:rsidRDefault="0045371A" w:rsidP="0045371A">
            <w:pPr>
              <w:keepNext/>
              <w:tabs>
                <w:tab w:val="left" w:pos="356"/>
              </w:tabs>
              <w:ind w:left="356" w:hanging="356"/>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 one or more applicable requirements are not met. Enter reason for failure in corrections notes field below; or</w:t>
            </w:r>
          </w:p>
          <w:p w14:paraId="1C6A2C46" w14:textId="4D0922A4"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All n/a</w:t>
            </w:r>
            <w:r w:rsidRPr="00F331A7">
              <w:rPr>
                <w:rFonts w:ascii="Calibri" w:eastAsia="Calibri" w:hAnsi="Calibri"/>
                <w:sz w:val="18"/>
                <w:szCs w:val="18"/>
              </w:rPr>
              <w:t xml:space="preserve"> - This entire table is not applicable</w:t>
            </w:r>
            <w:r>
              <w:rPr>
                <w:rFonts w:ascii="Calibri" w:eastAsia="Calibri" w:hAnsi="Calibri"/>
                <w:sz w:val="18"/>
                <w:szCs w:val="18"/>
              </w:rPr>
              <w:t>&gt;&gt;</w:t>
            </w:r>
          </w:p>
        </w:tc>
      </w:tr>
      <w:tr w:rsidR="0045371A" w:rsidRPr="007167EB" w14:paraId="1BF81AA9" w14:textId="77777777" w:rsidTr="0045371A">
        <w:trPr>
          <w:trHeight w:val="233"/>
        </w:trPr>
        <w:tc>
          <w:tcPr>
            <w:tcW w:w="413" w:type="dxa"/>
            <w:vAlign w:val="center"/>
          </w:tcPr>
          <w:p w14:paraId="187BBC99" w14:textId="7282C265"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3</w:t>
            </w:r>
          </w:p>
        </w:tc>
        <w:tc>
          <w:tcPr>
            <w:tcW w:w="10617" w:type="dxa"/>
            <w:gridSpan w:val="2"/>
            <w:vAlign w:val="center"/>
          </w:tcPr>
          <w:p w14:paraId="5DFF088E" w14:textId="1D688E36"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Correction Notes: &lt;&lt;if </w:t>
            </w:r>
            <w:r w:rsidRPr="00F331A7">
              <w:rPr>
                <w:rFonts w:ascii="Calibri" w:eastAsia="Calibri" w:hAnsi="Calibri"/>
                <w:sz w:val="18"/>
                <w:szCs w:val="18"/>
                <w:u w:val="single"/>
              </w:rPr>
              <w:t>Verification Status</w:t>
            </w: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then text entry in this Corrections Notes field is </w:t>
            </w:r>
            <w:proofErr w:type="gramStart"/>
            <w:r w:rsidRPr="00F331A7">
              <w:rPr>
                <w:rFonts w:ascii="Calibri" w:eastAsia="Calibri" w:hAnsi="Calibri"/>
                <w:sz w:val="18"/>
                <w:szCs w:val="18"/>
              </w:rPr>
              <w:t>required;  user</w:t>
            </w:r>
            <w:proofErr w:type="gramEnd"/>
            <w:r w:rsidRPr="00F331A7">
              <w:rPr>
                <w:rFonts w:ascii="Calibri" w:eastAsia="Calibri" w:hAnsi="Calibri"/>
                <w:sz w:val="18"/>
                <w:szCs w:val="18"/>
              </w:rPr>
              <w:t xml:space="preserve"> input text&gt;&gt;</w:t>
            </w:r>
          </w:p>
        </w:tc>
      </w:tr>
      <w:tr w:rsidR="0045371A" w:rsidRPr="007167EB" w14:paraId="56DC0292" w14:textId="77777777" w:rsidTr="00EC4D51">
        <w:trPr>
          <w:trHeight w:val="233"/>
        </w:trPr>
        <w:tc>
          <w:tcPr>
            <w:tcW w:w="11030" w:type="dxa"/>
            <w:gridSpan w:val="3"/>
            <w:vAlign w:val="center"/>
          </w:tcPr>
          <w:p w14:paraId="56DC0291" w14:textId="074D0BF6" w:rsidR="0045371A" w:rsidRPr="007167EB" w:rsidRDefault="0045371A" w:rsidP="0045371A">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w:t>
            </w:r>
            <w:r>
              <w:rPr>
                <w:rFonts w:asciiTheme="minorHAnsi" w:hAnsiTheme="minorHAnsi"/>
                <w:b/>
                <w:sz w:val="18"/>
                <w:szCs w:val="18"/>
              </w:rPr>
              <w:t xml:space="preserve">, </w:t>
            </w:r>
            <w:r w:rsidRPr="00B55220">
              <w:rPr>
                <w:rFonts w:asciiTheme="minorHAnsi" w:hAnsiTheme="minorHAnsi"/>
                <w:b/>
                <w:sz w:val="18"/>
                <w:szCs w:val="18"/>
              </w:rPr>
              <w:t>Corrections Notes</w:t>
            </w:r>
            <w:r>
              <w:rPr>
                <w:rFonts w:asciiTheme="minorHAnsi" w:hAnsiTheme="minorHAnsi"/>
                <w:b/>
                <w:sz w:val="18"/>
                <w:szCs w:val="18"/>
              </w:rPr>
              <w:t xml:space="preserve"> and the Compliance Statement</w:t>
            </w:r>
            <w:r w:rsidRPr="00B55220">
              <w:rPr>
                <w:rFonts w:asciiTheme="minorHAnsi" w:hAnsiTheme="minorHAnsi"/>
                <w:b/>
                <w:sz w:val="18"/>
                <w:szCs w:val="18"/>
              </w:rPr>
              <w:t xml:space="preserve"> in this table.</w:t>
            </w:r>
            <w:r>
              <w:rPr>
                <w:rFonts w:asciiTheme="minorHAnsi" w:hAnsiTheme="minorHAnsi"/>
                <w:b/>
                <w:sz w:val="18"/>
                <w:szCs w:val="18"/>
              </w:rPr>
              <w:t xml:space="preserve"> </w:t>
            </w:r>
          </w:p>
        </w:tc>
      </w:tr>
    </w:tbl>
    <w:p w14:paraId="56DC0293"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317E9" w:rsidRPr="007167EB" w14:paraId="56DC0296" w14:textId="77777777" w:rsidTr="00645ECF">
        <w:trPr>
          <w:trHeight w:val="233"/>
        </w:trPr>
        <w:tc>
          <w:tcPr>
            <w:tcW w:w="11030" w:type="dxa"/>
            <w:gridSpan w:val="3"/>
          </w:tcPr>
          <w:p w14:paraId="5AC62CAE" w14:textId="77777777" w:rsidR="009317E9" w:rsidRDefault="005E1E03" w:rsidP="00DB4E0C">
            <w:pPr>
              <w:rPr>
                <w:rFonts w:asciiTheme="minorHAnsi" w:hAnsiTheme="minorHAnsi"/>
                <w:b/>
              </w:rPr>
            </w:pPr>
            <w:r w:rsidRPr="00573B76">
              <w:rPr>
                <w:rFonts w:asciiTheme="minorHAnsi" w:hAnsiTheme="minorHAnsi"/>
                <w:b/>
              </w:rPr>
              <w:t>C</w:t>
            </w:r>
            <w:r w:rsidR="009317E9" w:rsidRPr="00573B76">
              <w:rPr>
                <w:rFonts w:asciiTheme="minorHAnsi" w:hAnsiTheme="minorHAnsi"/>
                <w:b/>
              </w:rPr>
              <w:t>.</w:t>
            </w:r>
            <w:r w:rsidR="00837191" w:rsidRPr="00573B76">
              <w:rPr>
                <w:rFonts w:asciiTheme="minorHAnsi" w:hAnsiTheme="minorHAnsi"/>
                <w:b/>
              </w:rPr>
              <w:t xml:space="preserve"> </w:t>
            </w:r>
            <w:r w:rsidR="002E7879" w:rsidRPr="00573B76">
              <w:rPr>
                <w:rFonts w:asciiTheme="minorHAnsi" w:hAnsiTheme="minorHAnsi"/>
                <w:b/>
              </w:rPr>
              <w:t xml:space="preserve">Ducts Located </w:t>
            </w:r>
            <w:proofErr w:type="gramStart"/>
            <w:r w:rsidR="002E7879" w:rsidRPr="00573B76">
              <w:rPr>
                <w:rFonts w:asciiTheme="minorHAnsi" w:hAnsiTheme="minorHAnsi"/>
                <w:b/>
              </w:rPr>
              <w:t>In</w:t>
            </w:r>
            <w:proofErr w:type="gramEnd"/>
            <w:r w:rsidR="002E7879" w:rsidRPr="00573B76">
              <w:rPr>
                <w:rFonts w:asciiTheme="minorHAnsi" w:hAnsiTheme="minorHAnsi"/>
                <w:b/>
              </w:rPr>
              <w:t xml:space="preserve"> Conditioned Space </w:t>
            </w:r>
            <w:r w:rsidR="003C2F77" w:rsidRPr="00573B76">
              <w:rPr>
                <w:rFonts w:asciiTheme="minorHAnsi" w:hAnsiTheme="minorHAnsi"/>
                <w:b/>
              </w:rPr>
              <w:t>-</w:t>
            </w:r>
            <w:r w:rsidR="00461C19" w:rsidRPr="00573B76">
              <w:rPr>
                <w:rFonts w:asciiTheme="minorHAnsi" w:hAnsiTheme="minorHAnsi"/>
                <w:b/>
              </w:rPr>
              <w:t xml:space="preserve"> </w:t>
            </w:r>
            <w:r w:rsidR="003C2F77" w:rsidRPr="00573B76">
              <w:rPr>
                <w:rFonts w:asciiTheme="minorHAnsi" w:hAnsiTheme="minorHAnsi"/>
                <w:b/>
              </w:rPr>
              <w:t>RA3.1.4.1.3</w:t>
            </w:r>
            <w:r w:rsidR="00461C19" w:rsidRPr="00573B76">
              <w:rPr>
                <w:rFonts w:asciiTheme="minorHAnsi" w:hAnsiTheme="minorHAnsi"/>
                <w:b/>
              </w:rPr>
              <w:t xml:space="preserve"> </w:t>
            </w:r>
          </w:p>
          <w:p w14:paraId="56DC0295" w14:textId="40276D50" w:rsidR="00573B76" w:rsidRPr="00573B76" w:rsidRDefault="00573B76" w:rsidP="00DB4E0C">
            <w:pPr>
              <w:rPr>
                <w:rFonts w:asciiTheme="minorHAnsi" w:hAnsiTheme="minorHAnsi"/>
                <w:b/>
              </w:rPr>
            </w:pPr>
            <w:r w:rsidRPr="007167EB">
              <w:rPr>
                <w:rFonts w:asciiTheme="minorHAnsi" w:hAnsiTheme="minorHAnsi"/>
                <w:i/>
                <w:sz w:val="18"/>
                <w:szCs w:val="18"/>
              </w:rPr>
              <w:t>&lt;&lt;This table only shown if A0</w:t>
            </w:r>
            <w:r w:rsidR="00BF634C">
              <w:rPr>
                <w:rFonts w:asciiTheme="minorHAnsi" w:hAnsiTheme="minorHAnsi"/>
                <w:i/>
                <w:sz w:val="18"/>
                <w:szCs w:val="18"/>
              </w:rPr>
              <w:t>5</w:t>
            </w:r>
            <w:r w:rsidRPr="007167EB">
              <w:rPr>
                <w:rFonts w:asciiTheme="minorHAnsi" w:hAnsiTheme="minorHAnsi"/>
                <w:i/>
                <w:sz w:val="18"/>
                <w:szCs w:val="18"/>
              </w:rPr>
              <w:t xml:space="preserve"> indicates the table is </w:t>
            </w:r>
            <w:proofErr w:type="gramStart"/>
            <w:r w:rsidRPr="007167EB">
              <w:rPr>
                <w:rFonts w:asciiTheme="minorHAnsi" w:hAnsiTheme="minorHAnsi"/>
                <w:i/>
                <w:sz w:val="18"/>
                <w:szCs w:val="18"/>
              </w:rPr>
              <w:t>applicable</w:t>
            </w:r>
            <w:r w:rsidR="00585000">
              <w:rPr>
                <w:rFonts w:asciiTheme="minorHAnsi" w:hAnsiTheme="minorHAnsi"/>
                <w:i/>
                <w:sz w:val="18"/>
                <w:szCs w:val="18"/>
              </w:rPr>
              <w:t xml:space="preserve">, </w:t>
            </w:r>
            <w:r w:rsidR="00585000" w:rsidRPr="004356D2">
              <w:rPr>
                <w:rFonts w:asciiTheme="minorHAnsi" w:hAnsiTheme="minorHAnsi"/>
                <w:i/>
                <w:sz w:val="18"/>
              </w:rPr>
              <w:t xml:space="preserve"> else</w:t>
            </w:r>
            <w:proofErr w:type="gramEnd"/>
            <w:r w:rsidR="00585000" w:rsidRPr="004356D2">
              <w:rPr>
                <w:rFonts w:asciiTheme="minorHAnsi" w:hAnsiTheme="minorHAnsi"/>
                <w:i/>
                <w:sz w:val="18"/>
              </w:rPr>
              <w:t xml:space="preserve"> display the "section does not apply" message</w:t>
            </w:r>
            <w:r w:rsidRPr="007167EB">
              <w:rPr>
                <w:rFonts w:asciiTheme="minorHAnsi" w:hAnsiTheme="minorHAnsi"/>
                <w:i/>
                <w:sz w:val="18"/>
                <w:szCs w:val="18"/>
              </w:rPr>
              <w:t xml:space="preserve"> &gt;&gt;</w:t>
            </w:r>
          </w:p>
        </w:tc>
      </w:tr>
      <w:tr w:rsidR="009317E9" w:rsidRPr="007167EB" w14:paraId="56DC0299" w14:textId="77777777" w:rsidTr="00645ECF">
        <w:trPr>
          <w:trHeight w:val="233"/>
        </w:trPr>
        <w:tc>
          <w:tcPr>
            <w:tcW w:w="413" w:type="dxa"/>
            <w:vAlign w:val="center"/>
          </w:tcPr>
          <w:p w14:paraId="56DC0297" w14:textId="77777777" w:rsidR="009317E9" w:rsidRPr="007167EB" w:rsidRDefault="009317E9" w:rsidP="009317E9">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vAlign w:val="center"/>
          </w:tcPr>
          <w:p w14:paraId="56DC0298"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45371A" w:rsidRPr="007167EB" w14:paraId="1F4D8982" w14:textId="77777777" w:rsidTr="0045371A">
        <w:trPr>
          <w:trHeight w:val="233"/>
        </w:trPr>
        <w:tc>
          <w:tcPr>
            <w:tcW w:w="413" w:type="dxa"/>
            <w:vAlign w:val="center"/>
          </w:tcPr>
          <w:p w14:paraId="1C255C2B" w14:textId="72F539EB"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2</w:t>
            </w:r>
          </w:p>
        </w:tc>
        <w:tc>
          <w:tcPr>
            <w:tcW w:w="2750" w:type="dxa"/>
            <w:vAlign w:val="center"/>
          </w:tcPr>
          <w:p w14:paraId="63FE2B74" w14:textId="44BBF3C4" w:rsidR="0045371A" w:rsidRPr="007167EB" w:rsidRDefault="0045371A" w:rsidP="0045371A">
            <w:pPr>
              <w:rPr>
                <w:rFonts w:asciiTheme="minorHAnsi" w:hAnsiTheme="minorHAnsi"/>
                <w:sz w:val="18"/>
                <w:szCs w:val="18"/>
              </w:rPr>
            </w:pPr>
            <w:r w:rsidRPr="00F331A7">
              <w:rPr>
                <w:rFonts w:ascii="Calibri" w:eastAsia="Calibri" w:hAnsi="Calibri"/>
                <w:sz w:val="18"/>
                <w:szCs w:val="18"/>
              </w:rPr>
              <w:t>Verification Status:</w:t>
            </w:r>
          </w:p>
        </w:tc>
        <w:tc>
          <w:tcPr>
            <w:tcW w:w="7867" w:type="dxa"/>
            <w:vAlign w:val="center"/>
          </w:tcPr>
          <w:p w14:paraId="798388BB" w14:textId="77777777" w:rsidR="0045371A" w:rsidRPr="00F331A7" w:rsidRDefault="0045371A" w:rsidP="0045371A">
            <w:pPr>
              <w:keepNext/>
              <w:rPr>
                <w:rFonts w:ascii="Calibri" w:eastAsia="Calibri" w:hAnsi="Calibri"/>
                <w:sz w:val="18"/>
                <w:szCs w:val="18"/>
              </w:rPr>
            </w:pPr>
            <w:r w:rsidRPr="00F331A7">
              <w:rPr>
                <w:rFonts w:ascii="Calibri" w:eastAsia="Calibri" w:hAnsi="Calibri"/>
                <w:sz w:val="18"/>
                <w:szCs w:val="18"/>
              </w:rPr>
              <w:t>&lt;&lt;user pick from list:</w:t>
            </w:r>
          </w:p>
          <w:p w14:paraId="462168AB" w14:textId="77777777" w:rsidR="0045371A" w:rsidRPr="00F331A7" w:rsidRDefault="0045371A" w:rsidP="0045371A">
            <w:pPr>
              <w:keepNext/>
              <w:tabs>
                <w:tab w:val="left" w:pos="356"/>
              </w:tabs>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Pass</w:t>
            </w:r>
            <w:r w:rsidRPr="00F331A7">
              <w:rPr>
                <w:rFonts w:ascii="Calibri" w:eastAsia="Calibri" w:hAnsi="Calibri"/>
                <w:sz w:val="18"/>
                <w:szCs w:val="18"/>
              </w:rPr>
              <w:t xml:space="preserve"> - all applicable requirements are met; or</w:t>
            </w:r>
          </w:p>
          <w:p w14:paraId="0AB92FFB" w14:textId="77777777" w:rsidR="0045371A" w:rsidRPr="00F331A7" w:rsidRDefault="0045371A" w:rsidP="0045371A">
            <w:pPr>
              <w:keepNext/>
              <w:tabs>
                <w:tab w:val="left" w:pos="356"/>
              </w:tabs>
              <w:ind w:left="356" w:hanging="356"/>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 one or more applicable requirements are not met. Enter reason for failure in corrections notes field below; or</w:t>
            </w:r>
          </w:p>
          <w:p w14:paraId="604DAF5E" w14:textId="7D726B13"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All n/a</w:t>
            </w:r>
            <w:r w:rsidRPr="00F331A7">
              <w:rPr>
                <w:rFonts w:ascii="Calibri" w:eastAsia="Calibri" w:hAnsi="Calibri"/>
                <w:sz w:val="18"/>
                <w:szCs w:val="18"/>
              </w:rPr>
              <w:t xml:space="preserve"> - This entire table is not applicable</w:t>
            </w:r>
            <w:r>
              <w:rPr>
                <w:rFonts w:ascii="Calibri" w:eastAsia="Calibri" w:hAnsi="Calibri"/>
                <w:sz w:val="18"/>
                <w:szCs w:val="18"/>
              </w:rPr>
              <w:t>&gt;&gt;</w:t>
            </w:r>
          </w:p>
        </w:tc>
      </w:tr>
      <w:tr w:rsidR="0045371A" w:rsidRPr="007167EB" w14:paraId="6EDE105D" w14:textId="77777777" w:rsidTr="00645ECF">
        <w:trPr>
          <w:trHeight w:val="233"/>
        </w:trPr>
        <w:tc>
          <w:tcPr>
            <w:tcW w:w="413" w:type="dxa"/>
            <w:vAlign w:val="center"/>
          </w:tcPr>
          <w:p w14:paraId="1C2ECB15" w14:textId="2982AF44"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3</w:t>
            </w:r>
          </w:p>
        </w:tc>
        <w:tc>
          <w:tcPr>
            <w:tcW w:w="10617" w:type="dxa"/>
            <w:gridSpan w:val="2"/>
            <w:vAlign w:val="center"/>
          </w:tcPr>
          <w:p w14:paraId="4A31AD9C" w14:textId="158A84D2"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Correction Notes: &lt;&lt;if </w:t>
            </w:r>
            <w:r w:rsidRPr="00F331A7">
              <w:rPr>
                <w:rFonts w:ascii="Calibri" w:eastAsia="Calibri" w:hAnsi="Calibri"/>
                <w:sz w:val="18"/>
                <w:szCs w:val="18"/>
                <w:u w:val="single"/>
              </w:rPr>
              <w:t>Verification Status</w:t>
            </w: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then text entry in this Corrections Notes field is </w:t>
            </w:r>
            <w:proofErr w:type="gramStart"/>
            <w:r w:rsidRPr="00F331A7">
              <w:rPr>
                <w:rFonts w:ascii="Calibri" w:eastAsia="Calibri" w:hAnsi="Calibri"/>
                <w:sz w:val="18"/>
                <w:szCs w:val="18"/>
              </w:rPr>
              <w:t>required;  user</w:t>
            </w:r>
            <w:proofErr w:type="gramEnd"/>
            <w:r w:rsidRPr="00F331A7">
              <w:rPr>
                <w:rFonts w:ascii="Calibri" w:eastAsia="Calibri" w:hAnsi="Calibri"/>
                <w:sz w:val="18"/>
                <w:szCs w:val="18"/>
              </w:rPr>
              <w:t xml:space="preserve"> input text&gt;&gt;</w:t>
            </w:r>
          </w:p>
        </w:tc>
      </w:tr>
      <w:tr w:rsidR="0045371A" w:rsidRPr="007167EB" w14:paraId="56DC029B" w14:textId="77777777" w:rsidTr="00645ECF">
        <w:trPr>
          <w:trHeight w:val="233"/>
        </w:trPr>
        <w:tc>
          <w:tcPr>
            <w:tcW w:w="11030" w:type="dxa"/>
            <w:gridSpan w:val="3"/>
            <w:vAlign w:val="center"/>
          </w:tcPr>
          <w:p w14:paraId="56DC029A" w14:textId="28C3A7CC" w:rsidR="0045371A" w:rsidRPr="007167EB" w:rsidRDefault="00052043" w:rsidP="0045371A">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w:t>
            </w:r>
            <w:r>
              <w:rPr>
                <w:rFonts w:asciiTheme="minorHAnsi" w:hAnsiTheme="minorHAnsi"/>
                <w:b/>
                <w:sz w:val="18"/>
                <w:szCs w:val="18"/>
              </w:rPr>
              <w:t xml:space="preserve">, </w:t>
            </w:r>
            <w:r w:rsidRPr="00B55220">
              <w:rPr>
                <w:rFonts w:asciiTheme="minorHAnsi" w:hAnsiTheme="minorHAnsi"/>
                <w:b/>
                <w:sz w:val="18"/>
                <w:szCs w:val="18"/>
              </w:rPr>
              <w:t>Corrections Notes</w:t>
            </w:r>
            <w:r>
              <w:rPr>
                <w:rFonts w:asciiTheme="minorHAnsi" w:hAnsiTheme="minorHAnsi"/>
                <w:b/>
                <w:sz w:val="18"/>
                <w:szCs w:val="18"/>
              </w:rPr>
              <w:t xml:space="preserve"> and the Compliance Statement</w:t>
            </w:r>
            <w:r w:rsidRPr="00B55220">
              <w:rPr>
                <w:rFonts w:asciiTheme="minorHAnsi" w:hAnsiTheme="minorHAnsi"/>
                <w:b/>
                <w:sz w:val="18"/>
                <w:szCs w:val="18"/>
              </w:rPr>
              <w:t xml:space="preserve"> in this table.</w:t>
            </w:r>
            <w:r w:rsidR="0045371A">
              <w:rPr>
                <w:rFonts w:asciiTheme="minorHAnsi" w:hAnsiTheme="minorHAnsi"/>
                <w:b/>
                <w:sz w:val="18"/>
                <w:szCs w:val="18"/>
              </w:rPr>
              <w:t xml:space="preserve"> </w:t>
            </w:r>
          </w:p>
        </w:tc>
      </w:tr>
    </w:tbl>
    <w:p w14:paraId="56DC029C" w14:textId="5D98A315" w:rsidR="00052043" w:rsidRDefault="00052043" w:rsidP="009317E9">
      <w:pPr>
        <w:rPr>
          <w:rFonts w:asciiTheme="minorHAnsi" w:hAnsiTheme="minorHAnsi"/>
          <w:sz w:val="18"/>
          <w:szCs w:val="18"/>
        </w:rPr>
      </w:pPr>
    </w:p>
    <w:p w14:paraId="43B54873" w14:textId="77777777" w:rsidR="00052043" w:rsidRDefault="00052043">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504"/>
        <w:gridCol w:w="5263"/>
        <w:gridCol w:w="5263"/>
      </w:tblGrid>
      <w:tr w:rsidR="00B52239" w:rsidRPr="007167EB" w14:paraId="56DC029F" w14:textId="77777777" w:rsidTr="00645ECF">
        <w:trPr>
          <w:trHeight w:val="233"/>
        </w:trPr>
        <w:tc>
          <w:tcPr>
            <w:tcW w:w="11030" w:type="dxa"/>
            <w:gridSpan w:val="3"/>
          </w:tcPr>
          <w:p w14:paraId="5E839FEC" w14:textId="1295B08B" w:rsidR="00B52239" w:rsidRDefault="00052043" w:rsidP="00DB4E0C">
            <w:pPr>
              <w:rPr>
                <w:rFonts w:asciiTheme="minorHAnsi" w:hAnsiTheme="minorHAnsi"/>
                <w:b/>
                <w:szCs w:val="18"/>
              </w:rPr>
            </w:pPr>
            <w:r>
              <w:rPr>
                <w:rFonts w:asciiTheme="minorHAnsi" w:hAnsiTheme="minorHAnsi"/>
                <w:sz w:val="18"/>
                <w:szCs w:val="18"/>
              </w:rPr>
              <w:lastRenderedPageBreak/>
              <w:br w:type="column"/>
            </w:r>
            <w:r w:rsidR="00B52239" w:rsidRPr="00573B76">
              <w:rPr>
                <w:rFonts w:asciiTheme="minorHAnsi" w:hAnsiTheme="minorHAnsi"/>
                <w:b/>
                <w:szCs w:val="18"/>
              </w:rPr>
              <w:t>D.</w:t>
            </w:r>
            <w:r w:rsidR="00837191" w:rsidRPr="00573B76">
              <w:rPr>
                <w:rFonts w:asciiTheme="minorHAnsi" w:hAnsiTheme="minorHAnsi"/>
                <w:b/>
                <w:szCs w:val="18"/>
              </w:rPr>
              <w:t xml:space="preserve"> </w:t>
            </w:r>
            <w:r w:rsidR="003D3C8F">
              <w:rPr>
                <w:rFonts w:asciiTheme="minorHAnsi" w:hAnsiTheme="minorHAnsi"/>
                <w:b/>
                <w:szCs w:val="18"/>
              </w:rPr>
              <w:t>Duct System</w:t>
            </w:r>
            <w:r w:rsidR="00B52239" w:rsidRPr="00573B76">
              <w:rPr>
                <w:rFonts w:asciiTheme="minorHAnsi" w:hAnsiTheme="minorHAnsi"/>
                <w:b/>
                <w:szCs w:val="18"/>
              </w:rPr>
              <w:t xml:space="preserve"> Located Entirely in Directly Conditioned Space</w:t>
            </w:r>
            <w:r w:rsidR="003D3C8F">
              <w:rPr>
                <w:rFonts w:asciiTheme="minorHAnsi" w:hAnsiTheme="minorHAnsi"/>
                <w:b/>
                <w:szCs w:val="18"/>
              </w:rPr>
              <w:t>, No Insulation Requirement</w:t>
            </w:r>
            <w:r w:rsidR="003A53FA" w:rsidRPr="00573B76">
              <w:rPr>
                <w:rFonts w:asciiTheme="minorHAnsi" w:hAnsiTheme="minorHAnsi"/>
                <w:b/>
                <w:szCs w:val="18"/>
              </w:rPr>
              <w:t xml:space="preserve"> </w:t>
            </w:r>
            <w:r w:rsidR="00461C19" w:rsidRPr="00573B76">
              <w:rPr>
                <w:rFonts w:asciiTheme="minorHAnsi" w:hAnsiTheme="minorHAnsi"/>
                <w:b/>
                <w:szCs w:val="18"/>
              </w:rPr>
              <w:t>- RA3.1.4.3.8</w:t>
            </w:r>
          </w:p>
          <w:p w14:paraId="56DC029E" w14:textId="43997778" w:rsidR="00573B76" w:rsidRPr="007167EB" w:rsidRDefault="00573B76" w:rsidP="00554F3F">
            <w:pPr>
              <w:rPr>
                <w:rFonts w:asciiTheme="minorHAnsi" w:hAnsiTheme="minorHAnsi"/>
                <w:b/>
                <w:sz w:val="18"/>
                <w:szCs w:val="18"/>
              </w:rPr>
            </w:pPr>
            <w:r w:rsidRPr="007167EB">
              <w:rPr>
                <w:rFonts w:asciiTheme="minorHAnsi" w:hAnsiTheme="minorHAnsi"/>
                <w:i/>
                <w:sz w:val="18"/>
                <w:szCs w:val="18"/>
              </w:rPr>
              <w:t>&lt;&lt;This table only shown if A0</w:t>
            </w:r>
            <w:r w:rsidR="00BF634C">
              <w:rPr>
                <w:rFonts w:asciiTheme="minorHAnsi" w:hAnsiTheme="minorHAnsi"/>
                <w:i/>
                <w:sz w:val="18"/>
                <w:szCs w:val="18"/>
              </w:rPr>
              <w:t>6</w:t>
            </w:r>
            <w:r w:rsidRPr="007167EB">
              <w:rPr>
                <w:rFonts w:asciiTheme="minorHAnsi" w:hAnsiTheme="minorHAnsi"/>
                <w:i/>
                <w:sz w:val="18"/>
                <w:szCs w:val="18"/>
              </w:rPr>
              <w:t xml:space="preserve"> indicates the table is applicable</w:t>
            </w:r>
            <w:r w:rsidR="00554F3F">
              <w:rPr>
                <w:rFonts w:asciiTheme="minorHAnsi" w:hAnsiTheme="minorHAnsi"/>
                <w:i/>
                <w:sz w:val="18"/>
                <w:szCs w:val="18"/>
              </w:rPr>
              <w:t xml:space="preserve">, </w:t>
            </w:r>
            <w:r w:rsidR="00554F3F" w:rsidRPr="004356D2">
              <w:rPr>
                <w:rFonts w:asciiTheme="minorHAnsi" w:hAnsiTheme="minorHAnsi"/>
                <w:i/>
                <w:sz w:val="18"/>
              </w:rPr>
              <w:t>else display the "section does not apply" message</w:t>
            </w:r>
            <w:r w:rsidRPr="007167EB">
              <w:rPr>
                <w:rFonts w:asciiTheme="minorHAnsi" w:hAnsiTheme="minorHAnsi"/>
                <w:i/>
                <w:sz w:val="18"/>
                <w:szCs w:val="18"/>
              </w:rPr>
              <w:t>&gt;&gt;</w:t>
            </w:r>
          </w:p>
        </w:tc>
      </w:tr>
      <w:tr w:rsidR="003A53FA" w:rsidRPr="007167EB" w14:paraId="56DC02A5" w14:textId="77777777" w:rsidTr="00554F3F">
        <w:trPr>
          <w:trHeight w:val="233"/>
        </w:trPr>
        <w:tc>
          <w:tcPr>
            <w:tcW w:w="504" w:type="dxa"/>
            <w:vAlign w:val="center"/>
          </w:tcPr>
          <w:p w14:paraId="56DC02A0" w14:textId="77777777" w:rsidR="003A53FA" w:rsidRPr="00F8787A" w:rsidRDefault="003A53FA" w:rsidP="008D6F5F">
            <w:pPr>
              <w:jc w:val="center"/>
              <w:rPr>
                <w:rFonts w:asciiTheme="minorHAnsi" w:hAnsiTheme="minorHAnsi"/>
                <w:sz w:val="18"/>
                <w:szCs w:val="18"/>
              </w:rPr>
            </w:pPr>
            <w:r w:rsidRPr="00F8787A">
              <w:rPr>
                <w:rFonts w:asciiTheme="minorHAnsi" w:hAnsiTheme="minorHAnsi"/>
                <w:sz w:val="18"/>
                <w:szCs w:val="18"/>
              </w:rPr>
              <w:t>01</w:t>
            </w:r>
          </w:p>
        </w:tc>
        <w:tc>
          <w:tcPr>
            <w:tcW w:w="5263" w:type="dxa"/>
            <w:vAlign w:val="center"/>
          </w:tcPr>
          <w:p w14:paraId="56DC02A1" w14:textId="3EB74CAE" w:rsidR="003A53FA" w:rsidRPr="00F8787A" w:rsidRDefault="003A53FA" w:rsidP="00EC7018">
            <w:pPr>
              <w:rPr>
                <w:rFonts w:asciiTheme="minorHAnsi" w:hAnsiTheme="minorHAnsi"/>
                <w:sz w:val="18"/>
                <w:szCs w:val="18"/>
              </w:rPr>
            </w:pPr>
            <w:r w:rsidRPr="00F8787A">
              <w:rPr>
                <w:rFonts w:asciiTheme="minorHAnsi" w:hAnsiTheme="minorHAnsi"/>
                <w:sz w:val="18"/>
                <w:szCs w:val="18"/>
              </w:rPr>
              <w:t xml:space="preserve">A </w:t>
            </w:r>
            <w:r w:rsidR="00EC7018">
              <w:rPr>
                <w:rFonts w:asciiTheme="minorHAnsi" w:hAnsiTheme="minorHAnsi"/>
                <w:sz w:val="18"/>
                <w:szCs w:val="18"/>
              </w:rPr>
              <w:t>V</w:t>
            </w:r>
            <w:r w:rsidRPr="00F8787A">
              <w:rPr>
                <w:rFonts w:asciiTheme="minorHAnsi" w:hAnsiTheme="minorHAnsi"/>
                <w:sz w:val="18"/>
                <w:szCs w:val="18"/>
              </w:rPr>
              <w:t xml:space="preserve">isual </w:t>
            </w:r>
            <w:r w:rsidR="00EC7018">
              <w:rPr>
                <w:rFonts w:asciiTheme="minorHAnsi" w:hAnsiTheme="minorHAnsi"/>
                <w:sz w:val="18"/>
                <w:szCs w:val="18"/>
              </w:rPr>
              <w:t>I</w:t>
            </w:r>
            <w:r w:rsidRPr="00F8787A">
              <w:rPr>
                <w:rFonts w:asciiTheme="minorHAnsi" w:hAnsiTheme="minorHAnsi"/>
                <w:sz w:val="18"/>
                <w:szCs w:val="18"/>
              </w:rPr>
              <w:t xml:space="preserve">nspection </w:t>
            </w:r>
            <w:r w:rsidR="00EC7018">
              <w:rPr>
                <w:rFonts w:asciiTheme="minorHAnsi" w:hAnsiTheme="minorHAnsi"/>
                <w:sz w:val="18"/>
                <w:szCs w:val="18"/>
              </w:rPr>
              <w:t>S</w:t>
            </w:r>
            <w:r w:rsidRPr="00F8787A">
              <w:rPr>
                <w:rFonts w:asciiTheme="minorHAnsi" w:hAnsiTheme="minorHAnsi"/>
                <w:sz w:val="18"/>
                <w:szCs w:val="18"/>
              </w:rPr>
              <w:t xml:space="preserve">hall </w:t>
            </w:r>
            <w:r w:rsidR="00EC7018">
              <w:rPr>
                <w:rFonts w:asciiTheme="minorHAnsi" w:hAnsiTheme="minorHAnsi"/>
                <w:sz w:val="18"/>
                <w:szCs w:val="18"/>
              </w:rPr>
              <w:t>C</w:t>
            </w:r>
            <w:r w:rsidRPr="00F8787A">
              <w:rPr>
                <w:rFonts w:asciiTheme="minorHAnsi" w:hAnsiTheme="minorHAnsi"/>
                <w:sz w:val="18"/>
                <w:szCs w:val="18"/>
              </w:rPr>
              <w:t xml:space="preserve">onfirm the </w:t>
            </w:r>
            <w:r w:rsidR="00EC7018">
              <w:rPr>
                <w:rFonts w:asciiTheme="minorHAnsi" w:hAnsiTheme="minorHAnsi"/>
                <w:sz w:val="18"/>
                <w:szCs w:val="18"/>
              </w:rPr>
              <w:t>S</w:t>
            </w:r>
            <w:r w:rsidRPr="00F8787A">
              <w:rPr>
                <w:rFonts w:asciiTheme="minorHAnsi" w:hAnsiTheme="minorHAnsi"/>
                <w:sz w:val="18"/>
                <w:szCs w:val="18"/>
              </w:rPr>
              <w:t xml:space="preserve">pace </w:t>
            </w:r>
            <w:r w:rsidR="00EC7018">
              <w:rPr>
                <w:rFonts w:asciiTheme="minorHAnsi" w:hAnsiTheme="minorHAnsi"/>
                <w:sz w:val="18"/>
                <w:szCs w:val="18"/>
              </w:rPr>
              <w:t>C</w:t>
            </w:r>
            <w:r w:rsidRPr="00F8787A">
              <w:rPr>
                <w:rFonts w:asciiTheme="minorHAnsi" w:hAnsiTheme="minorHAnsi"/>
                <w:sz w:val="18"/>
                <w:szCs w:val="18"/>
              </w:rPr>
              <w:t xml:space="preserve">onditioning </w:t>
            </w:r>
            <w:r w:rsidR="00EC7018">
              <w:rPr>
                <w:rFonts w:asciiTheme="minorHAnsi" w:hAnsiTheme="minorHAnsi"/>
                <w:sz w:val="18"/>
                <w:szCs w:val="18"/>
              </w:rPr>
              <w:t>D</w:t>
            </w:r>
            <w:r w:rsidR="007975E6">
              <w:rPr>
                <w:rFonts w:asciiTheme="minorHAnsi" w:hAnsiTheme="minorHAnsi"/>
                <w:sz w:val="18"/>
                <w:szCs w:val="18"/>
              </w:rPr>
              <w:t xml:space="preserve">istribution </w:t>
            </w:r>
            <w:r w:rsidR="00EC7018">
              <w:rPr>
                <w:rFonts w:asciiTheme="minorHAnsi" w:hAnsiTheme="minorHAnsi"/>
                <w:sz w:val="18"/>
                <w:szCs w:val="18"/>
              </w:rPr>
              <w:t>S</w:t>
            </w:r>
            <w:r w:rsidRPr="00F8787A">
              <w:rPr>
                <w:rFonts w:asciiTheme="minorHAnsi" w:hAnsiTheme="minorHAnsi"/>
                <w:sz w:val="18"/>
                <w:szCs w:val="18"/>
              </w:rPr>
              <w:t xml:space="preserve">ystem </w:t>
            </w:r>
            <w:r w:rsidR="00EC7018">
              <w:rPr>
                <w:rFonts w:asciiTheme="minorHAnsi" w:hAnsiTheme="minorHAnsi"/>
                <w:sz w:val="18"/>
                <w:szCs w:val="18"/>
              </w:rPr>
              <w:t>L</w:t>
            </w:r>
            <w:r w:rsidRPr="00F8787A">
              <w:rPr>
                <w:rFonts w:asciiTheme="minorHAnsi" w:hAnsiTheme="minorHAnsi"/>
                <w:sz w:val="18"/>
                <w:szCs w:val="18"/>
              </w:rPr>
              <w:t>ocation</w:t>
            </w:r>
          </w:p>
        </w:tc>
        <w:tc>
          <w:tcPr>
            <w:tcW w:w="5263" w:type="dxa"/>
            <w:vAlign w:val="center"/>
          </w:tcPr>
          <w:p w14:paraId="56DC02A2" w14:textId="325F381B" w:rsidR="003A53FA" w:rsidRPr="00F8787A" w:rsidRDefault="00743CF8" w:rsidP="003C2F77">
            <w:pPr>
              <w:rPr>
                <w:rFonts w:asciiTheme="minorHAnsi" w:hAnsiTheme="minorHAnsi"/>
                <w:sz w:val="18"/>
                <w:szCs w:val="18"/>
              </w:rPr>
            </w:pPr>
            <w:r>
              <w:rPr>
                <w:rFonts w:asciiTheme="minorHAnsi" w:hAnsiTheme="minorHAnsi"/>
                <w:sz w:val="18"/>
                <w:szCs w:val="18"/>
              </w:rPr>
              <w:t>&lt;&lt;user pick from list:</w:t>
            </w:r>
            <w:r w:rsidR="00837191">
              <w:rPr>
                <w:rFonts w:asciiTheme="minorHAnsi" w:hAnsiTheme="minorHAnsi"/>
                <w:sz w:val="18"/>
                <w:szCs w:val="18"/>
              </w:rPr>
              <w:t xml:space="preserve"> </w:t>
            </w:r>
          </w:p>
          <w:p w14:paraId="56DC02A3" w14:textId="534AB9A7" w:rsidR="003A53FA" w:rsidRPr="00F8787A" w:rsidRDefault="00743CF8" w:rsidP="003C2F77">
            <w:pPr>
              <w:rPr>
                <w:rFonts w:asciiTheme="minorHAnsi" w:hAnsiTheme="minorHAnsi"/>
                <w:sz w:val="18"/>
                <w:szCs w:val="18"/>
              </w:rPr>
            </w:pPr>
            <w:r>
              <w:rPr>
                <w:rFonts w:asciiTheme="minorHAnsi" w:hAnsiTheme="minorHAnsi"/>
                <w:sz w:val="18"/>
                <w:szCs w:val="18"/>
              </w:rPr>
              <w:t>***E</w:t>
            </w:r>
            <w:r>
              <w:rPr>
                <w:rFonts w:asciiTheme="minorHAnsi" w:hAnsiTheme="minorHAnsi"/>
                <w:sz w:val="18"/>
                <w:szCs w:val="18"/>
                <w:u w:val="single"/>
              </w:rPr>
              <w:t xml:space="preserve">ntirely in </w:t>
            </w:r>
            <w:r w:rsidR="009C388F">
              <w:rPr>
                <w:rFonts w:asciiTheme="minorHAnsi" w:hAnsiTheme="minorHAnsi"/>
                <w:sz w:val="18"/>
                <w:szCs w:val="18"/>
                <w:u w:val="single"/>
              </w:rPr>
              <w:t xml:space="preserve">directly </w:t>
            </w:r>
            <w:r>
              <w:rPr>
                <w:rFonts w:asciiTheme="minorHAnsi" w:hAnsiTheme="minorHAnsi"/>
                <w:sz w:val="18"/>
                <w:szCs w:val="18"/>
                <w:u w:val="single"/>
              </w:rPr>
              <w:t>conditioned space</w:t>
            </w:r>
            <w:r>
              <w:rPr>
                <w:rFonts w:asciiTheme="minorHAnsi" w:hAnsiTheme="minorHAnsi"/>
                <w:sz w:val="18"/>
                <w:szCs w:val="18"/>
              </w:rPr>
              <w:t>;</w:t>
            </w:r>
            <w:r w:rsidR="00837191">
              <w:rPr>
                <w:rFonts w:asciiTheme="minorHAnsi" w:hAnsiTheme="minorHAnsi"/>
                <w:sz w:val="18"/>
                <w:szCs w:val="18"/>
              </w:rPr>
              <w:t xml:space="preserve"> </w:t>
            </w:r>
            <w:r>
              <w:rPr>
                <w:rFonts w:asciiTheme="minorHAnsi" w:hAnsiTheme="minorHAnsi"/>
                <w:sz w:val="18"/>
                <w:szCs w:val="18"/>
              </w:rPr>
              <w:t>or</w:t>
            </w:r>
          </w:p>
          <w:p w14:paraId="56DC02A4" w14:textId="682B5CD9" w:rsidR="003A53FA" w:rsidRPr="00F8787A" w:rsidRDefault="00743CF8" w:rsidP="00461C1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 xml:space="preserve">Not entirely in </w:t>
            </w:r>
            <w:r w:rsidR="009C388F">
              <w:rPr>
                <w:rFonts w:asciiTheme="minorHAnsi" w:hAnsiTheme="minorHAnsi"/>
                <w:sz w:val="18"/>
                <w:szCs w:val="18"/>
                <w:u w:val="single"/>
              </w:rPr>
              <w:t xml:space="preserve">directly </w:t>
            </w:r>
            <w:r>
              <w:rPr>
                <w:rFonts w:asciiTheme="minorHAnsi" w:hAnsiTheme="minorHAnsi"/>
                <w:sz w:val="18"/>
                <w:szCs w:val="18"/>
                <w:u w:val="single"/>
              </w:rPr>
              <w:t>conditioned space</w:t>
            </w:r>
            <w:r>
              <w:rPr>
                <w:rFonts w:asciiTheme="minorHAnsi" w:hAnsiTheme="minorHAnsi"/>
                <w:sz w:val="18"/>
                <w:szCs w:val="18"/>
              </w:rPr>
              <w:t xml:space="preserve"> - does not comply&gt;&gt;</w:t>
            </w:r>
          </w:p>
        </w:tc>
      </w:tr>
      <w:tr w:rsidR="0045371A" w:rsidRPr="007167EB" w14:paraId="56DC02A9" w14:textId="77777777" w:rsidTr="00554F3F">
        <w:trPr>
          <w:trHeight w:val="233"/>
        </w:trPr>
        <w:tc>
          <w:tcPr>
            <w:tcW w:w="504" w:type="dxa"/>
            <w:vAlign w:val="center"/>
          </w:tcPr>
          <w:p w14:paraId="56DC02A6" w14:textId="41162EB4" w:rsidR="0045371A" w:rsidRPr="00F8787A" w:rsidRDefault="0045371A" w:rsidP="00052043">
            <w:pPr>
              <w:jc w:val="center"/>
              <w:rPr>
                <w:rFonts w:asciiTheme="minorHAnsi" w:hAnsiTheme="minorHAnsi"/>
                <w:sz w:val="18"/>
                <w:szCs w:val="18"/>
              </w:rPr>
            </w:pPr>
            <w:r w:rsidRPr="00F8787A">
              <w:rPr>
                <w:rFonts w:asciiTheme="minorHAnsi" w:hAnsiTheme="minorHAnsi"/>
                <w:sz w:val="18"/>
                <w:szCs w:val="18"/>
              </w:rPr>
              <w:t>0</w:t>
            </w:r>
            <w:r w:rsidR="00052043">
              <w:rPr>
                <w:rFonts w:asciiTheme="minorHAnsi" w:hAnsiTheme="minorHAnsi"/>
                <w:sz w:val="18"/>
                <w:szCs w:val="18"/>
              </w:rPr>
              <w:t>2</w:t>
            </w:r>
          </w:p>
        </w:tc>
        <w:tc>
          <w:tcPr>
            <w:tcW w:w="5263" w:type="dxa"/>
            <w:vAlign w:val="center"/>
          </w:tcPr>
          <w:p w14:paraId="56DC02A7" w14:textId="41ECFC06" w:rsidR="0045371A" w:rsidRPr="00F8787A" w:rsidRDefault="0045371A" w:rsidP="0045371A">
            <w:pPr>
              <w:rPr>
                <w:rFonts w:asciiTheme="minorHAnsi" w:hAnsiTheme="minorHAnsi"/>
                <w:sz w:val="18"/>
                <w:szCs w:val="18"/>
              </w:rPr>
            </w:pPr>
            <w:r w:rsidRPr="00F8787A">
              <w:rPr>
                <w:rFonts w:asciiTheme="minorHAnsi" w:hAnsiTheme="minorHAnsi"/>
                <w:sz w:val="18"/>
                <w:szCs w:val="18"/>
              </w:rPr>
              <w:t xml:space="preserve">Actual </w:t>
            </w:r>
            <w:r>
              <w:rPr>
                <w:rFonts w:asciiTheme="minorHAnsi" w:hAnsiTheme="minorHAnsi"/>
                <w:sz w:val="18"/>
                <w:szCs w:val="18"/>
              </w:rPr>
              <w:t>S</w:t>
            </w:r>
            <w:r w:rsidRPr="00F8787A">
              <w:rPr>
                <w:rFonts w:asciiTheme="minorHAnsi" w:hAnsiTheme="minorHAnsi"/>
                <w:sz w:val="18"/>
                <w:szCs w:val="18"/>
              </w:rPr>
              <w:t xml:space="preserve">ystem </w:t>
            </w:r>
            <w:r>
              <w:rPr>
                <w:rFonts w:asciiTheme="minorHAnsi" w:hAnsiTheme="minorHAnsi"/>
                <w:sz w:val="18"/>
                <w:szCs w:val="18"/>
              </w:rPr>
              <w:t>D</w:t>
            </w:r>
            <w:r w:rsidRPr="00F8787A">
              <w:rPr>
                <w:rFonts w:asciiTheme="minorHAnsi" w:hAnsiTheme="minorHAnsi"/>
                <w:sz w:val="18"/>
                <w:szCs w:val="18"/>
              </w:rPr>
              <w:t xml:space="preserve">uct </w:t>
            </w:r>
            <w:r>
              <w:rPr>
                <w:rFonts w:asciiTheme="minorHAnsi" w:hAnsiTheme="minorHAnsi"/>
                <w:sz w:val="18"/>
                <w:szCs w:val="18"/>
              </w:rPr>
              <w:t>L</w:t>
            </w:r>
            <w:r w:rsidRPr="00F8787A">
              <w:rPr>
                <w:rFonts w:asciiTheme="minorHAnsi" w:hAnsiTheme="minorHAnsi"/>
                <w:sz w:val="18"/>
                <w:szCs w:val="18"/>
              </w:rPr>
              <w:t xml:space="preserve">eakage </w:t>
            </w:r>
            <w:r>
              <w:rPr>
                <w:rFonts w:asciiTheme="minorHAnsi" w:hAnsiTheme="minorHAnsi"/>
                <w:sz w:val="18"/>
                <w:szCs w:val="18"/>
              </w:rPr>
              <w:t>R</w:t>
            </w:r>
            <w:r w:rsidRPr="00F8787A">
              <w:rPr>
                <w:rFonts w:asciiTheme="minorHAnsi" w:hAnsiTheme="minorHAnsi"/>
                <w:sz w:val="18"/>
                <w:szCs w:val="18"/>
              </w:rPr>
              <w:t xml:space="preserve">ate (cfm) </w:t>
            </w:r>
            <w:r>
              <w:rPr>
                <w:rFonts w:asciiTheme="minorHAnsi" w:hAnsiTheme="minorHAnsi"/>
                <w:sz w:val="18"/>
                <w:szCs w:val="18"/>
              </w:rPr>
              <w:t>M</w:t>
            </w:r>
            <w:r w:rsidRPr="00F8787A">
              <w:rPr>
                <w:rFonts w:asciiTheme="minorHAnsi" w:hAnsiTheme="minorHAnsi"/>
                <w:sz w:val="18"/>
                <w:szCs w:val="18"/>
              </w:rPr>
              <w:t xml:space="preserve">easured </w:t>
            </w:r>
            <w:r>
              <w:rPr>
                <w:rFonts w:asciiTheme="minorHAnsi" w:hAnsiTheme="minorHAnsi"/>
                <w:sz w:val="18"/>
                <w:szCs w:val="18"/>
              </w:rPr>
              <w:t>U</w:t>
            </w:r>
            <w:r w:rsidRPr="00F8787A">
              <w:rPr>
                <w:rFonts w:asciiTheme="minorHAnsi" w:hAnsiTheme="minorHAnsi"/>
                <w:sz w:val="18"/>
                <w:szCs w:val="18"/>
              </w:rPr>
              <w:t>sing RA3.1.4.3.4 Duct Leakage to Outside from Fan Pressurization of Ducts</w:t>
            </w:r>
          </w:p>
        </w:tc>
        <w:tc>
          <w:tcPr>
            <w:tcW w:w="5263" w:type="dxa"/>
            <w:vAlign w:val="center"/>
          </w:tcPr>
          <w:p w14:paraId="56DC02A8" w14:textId="77777777" w:rsidR="0045371A" w:rsidRPr="00F8787A" w:rsidRDefault="0045371A" w:rsidP="0045371A">
            <w:pPr>
              <w:rPr>
                <w:rFonts w:asciiTheme="minorHAnsi" w:hAnsiTheme="minorHAnsi"/>
                <w:sz w:val="18"/>
                <w:szCs w:val="18"/>
              </w:rPr>
            </w:pPr>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&gt;&gt;</w:t>
            </w:r>
          </w:p>
        </w:tc>
      </w:tr>
      <w:tr w:rsidR="0045371A" w:rsidRPr="007167EB" w14:paraId="56DC02AC" w14:textId="77777777" w:rsidTr="00554F3F">
        <w:trPr>
          <w:trHeight w:val="233"/>
        </w:trPr>
        <w:tc>
          <w:tcPr>
            <w:tcW w:w="504" w:type="dxa"/>
            <w:vAlign w:val="center"/>
          </w:tcPr>
          <w:p w14:paraId="56DC02AA" w14:textId="1F3D0068" w:rsidR="0045371A" w:rsidRPr="00F8787A" w:rsidRDefault="0045371A" w:rsidP="00052043">
            <w:pPr>
              <w:jc w:val="center"/>
              <w:rPr>
                <w:rFonts w:asciiTheme="minorHAnsi" w:hAnsiTheme="minorHAnsi"/>
                <w:sz w:val="18"/>
                <w:szCs w:val="18"/>
              </w:rPr>
            </w:pPr>
            <w:r w:rsidRPr="00F8787A">
              <w:rPr>
                <w:rFonts w:asciiTheme="minorHAnsi" w:hAnsiTheme="minorHAnsi"/>
                <w:sz w:val="18"/>
                <w:szCs w:val="18"/>
              </w:rPr>
              <w:t>0</w:t>
            </w:r>
            <w:r w:rsidR="00052043">
              <w:rPr>
                <w:rFonts w:asciiTheme="minorHAnsi" w:hAnsiTheme="minorHAnsi"/>
                <w:sz w:val="18"/>
                <w:szCs w:val="18"/>
              </w:rPr>
              <w:t>3</w:t>
            </w:r>
          </w:p>
        </w:tc>
        <w:tc>
          <w:tcPr>
            <w:tcW w:w="10526" w:type="dxa"/>
            <w:gridSpan w:val="2"/>
            <w:vAlign w:val="center"/>
          </w:tcPr>
          <w:p w14:paraId="56DC02AB" w14:textId="5A576356" w:rsidR="0045371A" w:rsidRPr="00F8787A" w:rsidRDefault="0045371A" w:rsidP="00052043">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r w:rsidRPr="00F8787A">
              <w:rPr>
                <w:rFonts w:asciiTheme="minorHAnsi" w:hAnsiTheme="minorHAnsi"/>
                <w:sz w:val="18"/>
                <w:szCs w:val="18"/>
              </w:rPr>
              <w:t>&lt;&lt;if measured duct leakage in D02 is less than or equal to 25 cfm,</w:t>
            </w:r>
            <w:r>
              <w:rPr>
                <w:rFonts w:asciiTheme="minorHAnsi" w:hAnsiTheme="minorHAnsi"/>
                <w:sz w:val="18"/>
                <w:szCs w:val="18"/>
              </w:rPr>
              <w:t xml:space="preserve"> </w:t>
            </w:r>
            <w:r w:rsidRPr="00F8787A">
              <w:rPr>
                <w:rFonts w:asciiTheme="minorHAnsi" w:hAnsiTheme="minorHAnsi"/>
                <w:sz w:val="18"/>
                <w:szCs w:val="18"/>
              </w:rPr>
              <w:t>and visual inspection result in D01 =</w:t>
            </w:r>
            <w:r w:rsidRPr="00F8787A">
              <w:rPr>
                <w:rFonts w:asciiTheme="minorHAnsi" w:hAnsiTheme="minorHAnsi"/>
                <w:sz w:val="18"/>
                <w:szCs w:val="18"/>
                <w:u w:val="single"/>
              </w:rPr>
              <w:t xml:space="preserve"> Entirely in </w:t>
            </w:r>
            <w:r w:rsidR="003D3C8F">
              <w:rPr>
                <w:rFonts w:asciiTheme="minorHAnsi" w:hAnsiTheme="minorHAnsi"/>
                <w:sz w:val="18"/>
                <w:szCs w:val="18"/>
                <w:u w:val="single"/>
              </w:rPr>
              <w:t xml:space="preserve">directly </w:t>
            </w:r>
            <w:r w:rsidRPr="00F8787A">
              <w:rPr>
                <w:rFonts w:asciiTheme="minorHAnsi" w:hAnsiTheme="minorHAnsi"/>
                <w:sz w:val="18"/>
                <w:szCs w:val="18"/>
                <w:u w:val="single"/>
              </w:rPr>
              <w:t>conditioned space</w:t>
            </w:r>
            <w:r w:rsidRPr="00F8787A">
              <w:rPr>
                <w:rFonts w:asciiTheme="minorHAnsi" w:hAnsiTheme="minorHAnsi"/>
                <w:sz w:val="18"/>
                <w:szCs w:val="18"/>
              </w:rPr>
              <w:t>;</w:t>
            </w:r>
            <w:r>
              <w:rPr>
                <w:rFonts w:asciiTheme="minorHAnsi" w:hAnsiTheme="minorHAnsi"/>
                <w:sz w:val="18"/>
                <w:szCs w:val="18"/>
              </w:rPr>
              <w:t xml:space="preserve"> </w:t>
            </w:r>
            <w:r w:rsidRPr="00F8787A">
              <w:rPr>
                <w:rFonts w:asciiTheme="minorHAnsi" w:hAnsiTheme="minorHAnsi"/>
                <w:sz w:val="18"/>
                <w:szCs w:val="18"/>
              </w:rPr>
              <w:t>then display text:</w:t>
            </w:r>
            <w:r>
              <w:rPr>
                <w:rFonts w:asciiTheme="minorHAnsi" w:hAnsiTheme="minorHAnsi"/>
                <w:sz w:val="18"/>
                <w:szCs w:val="18"/>
              </w:rPr>
              <w:t xml:space="preserve"> </w:t>
            </w:r>
            <w:r w:rsidRPr="00F8787A">
              <w:rPr>
                <w:rFonts w:asciiTheme="minorHAnsi" w:hAnsiTheme="minorHAnsi"/>
                <w:sz w:val="18"/>
                <w:szCs w:val="18"/>
              </w:rPr>
              <w:t xml:space="preserve">"the </w:t>
            </w:r>
            <w:r w:rsidR="00661E3F">
              <w:rPr>
                <w:rFonts w:asciiTheme="minorHAnsi" w:hAnsiTheme="minorHAnsi"/>
                <w:sz w:val="18"/>
                <w:szCs w:val="18"/>
              </w:rPr>
              <w:t>duct</w:t>
            </w:r>
            <w:r w:rsidRPr="00F8787A">
              <w:rPr>
                <w:rFonts w:asciiTheme="minorHAnsi" w:hAnsiTheme="minorHAnsi"/>
                <w:sz w:val="18"/>
                <w:szCs w:val="18"/>
              </w:rPr>
              <w:t xml:space="preserve"> system is considered to be entirely in </w:t>
            </w:r>
            <w:r w:rsidR="00661E3F">
              <w:rPr>
                <w:rFonts w:asciiTheme="minorHAnsi" w:hAnsiTheme="minorHAnsi"/>
                <w:sz w:val="18"/>
                <w:szCs w:val="18"/>
              </w:rPr>
              <w:t xml:space="preserve">directly </w:t>
            </w:r>
            <w:r w:rsidRPr="00F8787A">
              <w:rPr>
                <w:rFonts w:asciiTheme="minorHAnsi" w:hAnsiTheme="minorHAnsi"/>
                <w:sz w:val="18"/>
                <w:szCs w:val="18"/>
              </w:rPr>
              <w:t xml:space="preserve">conditioned space and </w:t>
            </w:r>
            <w:r w:rsidR="00661E3F">
              <w:rPr>
                <w:rFonts w:asciiTheme="minorHAnsi" w:hAnsiTheme="minorHAnsi"/>
                <w:sz w:val="18"/>
                <w:szCs w:val="18"/>
              </w:rPr>
              <w:t>duct insulation is not required</w:t>
            </w:r>
            <w:r>
              <w:rPr>
                <w:rFonts w:asciiTheme="minorHAnsi" w:hAnsiTheme="minorHAnsi"/>
                <w:sz w:val="18"/>
                <w:szCs w:val="18"/>
              </w:rPr>
              <w:t xml:space="preserve">", else the system does not meet the criteria for ducts entirely in </w:t>
            </w:r>
            <w:r w:rsidR="00661E3F">
              <w:rPr>
                <w:rFonts w:asciiTheme="minorHAnsi" w:hAnsiTheme="minorHAnsi"/>
                <w:sz w:val="18"/>
                <w:szCs w:val="18"/>
              </w:rPr>
              <w:t xml:space="preserve">directly </w:t>
            </w:r>
            <w:r>
              <w:rPr>
                <w:rFonts w:asciiTheme="minorHAnsi" w:hAnsiTheme="minorHAnsi"/>
                <w:sz w:val="18"/>
                <w:szCs w:val="18"/>
              </w:rPr>
              <w:t>conditioned space.&gt;&gt;</w:t>
            </w:r>
          </w:p>
        </w:tc>
      </w:tr>
    </w:tbl>
    <w:p w14:paraId="56DC02AD" w14:textId="4EFA0456" w:rsidR="00506446" w:rsidRDefault="00506446" w:rsidP="003044D3">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6"/>
        <w:gridCol w:w="10600"/>
      </w:tblGrid>
      <w:tr w:rsidR="00585000" w:rsidRPr="00D47472" w14:paraId="4483F14D" w14:textId="77777777" w:rsidTr="00C412FE">
        <w:trPr>
          <w:cantSplit/>
          <w:trHeight w:val="432"/>
        </w:trPr>
        <w:tc>
          <w:tcPr>
            <w:tcW w:w="5000" w:type="pct"/>
            <w:gridSpan w:val="2"/>
            <w:vAlign w:val="center"/>
          </w:tcPr>
          <w:p w14:paraId="20A943D8" w14:textId="3C12B78B" w:rsidR="00585000" w:rsidRPr="002D6455" w:rsidRDefault="00FA6873" w:rsidP="00C412FE">
            <w:pPr>
              <w:keepNext/>
              <w:rPr>
                <w:rFonts w:asciiTheme="minorHAnsi" w:hAnsiTheme="minorHAnsi"/>
                <w:b/>
                <w:szCs w:val="18"/>
              </w:rPr>
            </w:pPr>
            <w:r>
              <w:rPr>
                <w:rFonts w:asciiTheme="minorHAnsi" w:hAnsiTheme="minorHAnsi"/>
                <w:b/>
                <w:szCs w:val="18"/>
              </w:rPr>
              <w:t>E</w:t>
            </w:r>
            <w:r w:rsidR="00585000" w:rsidRPr="002D6455">
              <w:rPr>
                <w:rFonts w:asciiTheme="minorHAnsi" w:hAnsiTheme="minorHAnsi"/>
                <w:b/>
                <w:szCs w:val="18"/>
              </w:rPr>
              <w:t>. Determination of HERS Verification Compliance</w:t>
            </w:r>
          </w:p>
          <w:p w14:paraId="189C7011" w14:textId="77777777" w:rsidR="00585000" w:rsidRPr="00D47472" w:rsidRDefault="00585000" w:rsidP="00C412FE">
            <w:pPr>
              <w:keepNext/>
              <w:rPr>
                <w:rFonts w:asciiTheme="minorHAnsi" w:hAnsiTheme="minorHAnsi"/>
                <w:sz w:val="18"/>
                <w:szCs w:val="18"/>
              </w:rPr>
            </w:pPr>
            <w:r w:rsidRPr="00D47472">
              <w:rPr>
                <w:rFonts w:asciiTheme="minorHAnsi" w:hAnsiTheme="minorHAnsi"/>
                <w:sz w:val="18"/>
                <w:szCs w:val="18"/>
              </w:rPr>
              <w:t xml:space="preserve">All applicable sections of this document shall indicate compliance with the specified verification protocol requirements </w:t>
            </w:r>
            <w:proofErr w:type="gramStart"/>
            <w:r w:rsidRPr="00D47472">
              <w:rPr>
                <w:rFonts w:asciiTheme="minorHAnsi" w:hAnsiTheme="minorHAnsi"/>
                <w:sz w:val="18"/>
                <w:szCs w:val="18"/>
              </w:rPr>
              <w:t>in order for</w:t>
            </w:r>
            <w:proofErr w:type="gramEnd"/>
            <w:r w:rsidRPr="00D47472">
              <w:rPr>
                <w:rFonts w:asciiTheme="minorHAnsi" w:hAnsiTheme="minorHAnsi"/>
                <w:sz w:val="18"/>
                <w:szCs w:val="18"/>
              </w:rPr>
              <w:t xml:space="preserve"> this Certificate of Verification as a whole to be determined to be in compliance. </w:t>
            </w:r>
          </w:p>
        </w:tc>
      </w:tr>
      <w:tr w:rsidR="00585000" w:rsidRPr="00D47472" w14:paraId="632F4652" w14:textId="77777777" w:rsidTr="00C412FE">
        <w:trPr>
          <w:cantSplit/>
          <w:trHeight w:val="432"/>
        </w:trPr>
        <w:tc>
          <w:tcPr>
            <w:tcW w:w="189" w:type="pct"/>
            <w:vAlign w:val="center"/>
          </w:tcPr>
          <w:p w14:paraId="14CCE87F" w14:textId="77777777" w:rsidR="00585000" w:rsidRPr="00D47472" w:rsidDel="00C76C40" w:rsidRDefault="00585000" w:rsidP="00C412FE">
            <w:pPr>
              <w:keepNext/>
              <w:rPr>
                <w:rFonts w:asciiTheme="minorHAnsi" w:hAnsiTheme="minorHAnsi"/>
                <w:sz w:val="18"/>
                <w:szCs w:val="18"/>
              </w:rPr>
            </w:pPr>
            <w:r w:rsidRPr="00D47472">
              <w:rPr>
                <w:rFonts w:asciiTheme="minorHAnsi" w:hAnsiTheme="minorHAnsi"/>
                <w:sz w:val="18"/>
                <w:szCs w:val="18"/>
              </w:rPr>
              <w:t>01</w:t>
            </w:r>
          </w:p>
        </w:tc>
        <w:tc>
          <w:tcPr>
            <w:tcW w:w="4811" w:type="pct"/>
            <w:vAlign w:val="center"/>
          </w:tcPr>
          <w:p w14:paraId="14001B98" w14:textId="35182271" w:rsidR="00585000" w:rsidRPr="00D47472" w:rsidRDefault="00585000" w:rsidP="00FA6873">
            <w:pPr>
              <w:keepNext/>
              <w:spacing w:after="60"/>
              <w:rPr>
                <w:rFonts w:asciiTheme="minorHAnsi" w:hAnsiTheme="minorHAnsi"/>
                <w:sz w:val="18"/>
                <w:szCs w:val="18"/>
              </w:rPr>
            </w:pPr>
            <w:r w:rsidRPr="00D47472">
              <w:rPr>
                <w:rFonts w:asciiTheme="minorHAnsi" w:hAnsiTheme="minorHAnsi"/>
                <w:sz w:val="18"/>
                <w:szCs w:val="18"/>
              </w:rPr>
              <w:t>&lt;&lt;</w:t>
            </w:r>
            <w:r>
              <w:rPr>
                <w:rFonts w:asciiTheme="minorHAnsi" w:hAnsiTheme="minorHAnsi"/>
                <w:sz w:val="18"/>
                <w:szCs w:val="18"/>
              </w:rPr>
              <w:t>calculated field: if Section B is applicable and B02≠fail, if Section C is applicable and C02≠fail, if Section D is applicable and D03=</w:t>
            </w:r>
            <w:r w:rsidR="00FF7EFB" w:rsidRPr="00F8787A">
              <w:rPr>
                <w:rFonts w:asciiTheme="minorHAnsi" w:hAnsiTheme="minorHAnsi"/>
                <w:sz w:val="18"/>
                <w:szCs w:val="18"/>
              </w:rPr>
              <w:t>"the space conditioning system is considered to be entirely in conditioned space and Duct R-Value less than minimum is allowable</w:t>
            </w:r>
            <w:r w:rsidR="00FF7EFB">
              <w:rPr>
                <w:rFonts w:asciiTheme="minorHAnsi" w:hAnsiTheme="minorHAnsi"/>
                <w:sz w:val="18"/>
                <w:szCs w:val="18"/>
              </w:rPr>
              <w:t xml:space="preserve">"; </w:t>
            </w:r>
            <w:r w:rsidRPr="00D47472">
              <w:rPr>
                <w:rFonts w:asciiTheme="minorHAnsi" w:hAnsiTheme="minorHAnsi"/>
                <w:sz w:val="18"/>
                <w:szCs w:val="18"/>
              </w:rPr>
              <w:t xml:space="preserve">then display:  </w:t>
            </w:r>
            <w:r>
              <w:rPr>
                <w:rFonts w:asciiTheme="minorHAnsi" w:hAnsiTheme="minorHAnsi"/>
                <w:sz w:val="18"/>
                <w:szCs w:val="18"/>
              </w:rPr>
              <w:t>“</w:t>
            </w:r>
            <w:r w:rsidRPr="00D47472">
              <w:rPr>
                <w:rFonts w:asciiTheme="minorHAnsi" w:hAnsiTheme="minorHAnsi"/>
                <w:sz w:val="18"/>
                <w:szCs w:val="18"/>
              </w:rPr>
              <w:t>Complies: All specified verification protocol requirements on this document are met</w:t>
            </w:r>
            <w:r>
              <w:rPr>
                <w:rFonts w:asciiTheme="minorHAnsi" w:hAnsiTheme="minorHAnsi"/>
                <w:sz w:val="18"/>
                <w:szCs w:val="18"/>
              </w:rPr>
              <w:t>”</w:t>
            </w:r>
            <w:r w:rsidRPr="00D47472">
              <w:rPr>
                <w:rFonts w:asciiTheme="minorHAnsi" w:hAnsiTheme="minorHAnsi"/>
                <w:sz w:val="18"/>
                <w:szCs w:val="18"/>
              </w:rPr>
              <w:t xml:space="preserve">;  else display: </w:t>
            </w:r>
            <w:r>
              <w:rPr>
                <w:rFonts w:asciiTheme="minorHAnsi" w:hAnsiTheme="minorHAnsi"/>
                <w:sz w:val="18"/>
                <w:szCs w:val="18"/>
              </w:rPr>
              <w:t>“</w:t>
            </w:r>
            <w:r w:rsidRPr="00D4747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w:t>
            </w:r>
            <w:r w:rsidRPr="00D47472">
              <w:rPr>
                <w:rFonts w:asciiTheme="minorHAnsi" w:hAnsiTheme="minorHAnsi"/>
                <w:sz w:val="18"/>
                <w:szCs w:val="18"/>
              </w:rPr>
              <w:t xml:space="preserve"> &gt;&gt;</w:t>
            </w:r>
          </w:p>
        </w:tc>
      </w:tr>
    </w:tbl>
    <w:p w14:paraId="68852637" w14:textId="77777777" w:rsidR="00585000" w:rsidRDefault="00585000" w:rsidP="003044D3">
      <w:pPr>
        <w:rPr>
          <w:rFonts w:asciiTheme="minorHAnsi" w:hAnsiTheme="minorHAnsi"/>
        </w:rPr>
      </w:pPr>
    </w:p>
    <w:p w14:paraId="1F2A9200" w14:textId="77777777" w:rsidR="004E5F88" w:rsidRPr="007167EB" w:rsidRDefault="004E5F88" w:rsidP="00CE3C71">
      <w:pPr>
        <w:rPr>
          <w:rFonts w:asciiTheme="minorHAnsi" w:hAnsiTheme="minorHAnsi"/>
        </w:rPr>
      </w:pPr>
    </w:p>
    <w:sectPr w:rsidR="004E5F88" w:rsidRPr="007167EB" w:rsidSect="008748FA">
      <w:headerReference w:type="even" r:id="rId20"/>
      <w:headerReference w:type="default" r:id="rId21"/>
      <w:footerReference w:type="default" r:id="rId22"/>
      <w:headerReference w:type="first" r:id="rId23"/>
      <w:pgSz w:w="12240" w:h="15840" w:code="1"/>
      <w:pgMar w:top="720" w:right="720" w:bottom="720" w:left="720" w:header="576"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6A088" w14:textId="77777777" w:rsidR="003B4C63" w:rsidRDefault="003B4C63">
      <w:r>
        <w:separator/>
      </w:r>
    </w:p>
  </w:endnote>
  <w:endnote w:type="continuationSeparator" w:id="0">
    <w:p w14:paraId="75B053A0" w14:textId="77777777" w:rsidR="003B4C63" w:rsidRDefault="003B4C63">
      <w:r>
        <w:continuationSeparator/>
      </w:r>
    </w:p>
  </w:endnote>
  <w:endnote w:type="continuationNotice" w:id="1">
    <w:p w14:paraId="74AD38A9" w14:textId="77777777" w:rsidR="003B4C63" w:rsidRDefault="003B4C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8" w14:textId="77777777" w:rsidR="00AB67A4" w:rsidRPr="00F235B5" w:rsidRDefault="00AB67A4" w:rsidP="008F2201">
    <w:pPr>
      <w:pStyle w:val="cf6rfooter20081113"/>
      <w:rPr>
        <w:rFonts w:ascii="Calibri" w:hAnsi="Calibri"/>
        <w:i w:val="0"/>
        <w:sz w:val="18"/>
        <w:szCs w:val="18"/>
      </w:rPr>
    </w:pPr>
    <w:r w:rsidRPr="00F235B5">
      <w:rPr>
        <w:rFonts w:ascii="Calibri" w:hAnsi="Calibri"/>
        <w:i w:val="0"/>
        <w:sz w:val="18"/>
        <w:szCs w:val="18"/>
      </w:rPr>
      <w:t xml:space="preserve">Registration Number:                                       </w:t>
    </w:r>
    <w:r>
      <w:rPr>
        <w:rFonts w:ascii="Calibri" w:hAnsi="Calibri"/>
        <w:i w:val="0"/>
        <w:sz w:val="18"/>
        <w:szCs w:val="18"/>
      </w:rPr>
      <w:t xml:space="preserve">             </w:t>
    </w:r>
    <w:r w:rsidRPr="00F235B5">
      <w:rPr>
        <w:rFonts w:ascii="Calibri" w:hAnsi="Calibri"/>
        <w:i w:val="0"/>
        <w:sz w:val="18"/>
        <w:szCs w:val="18"/>
      </w:rPr>
      <w:t xml:space="preserve">                    Registration Date/Time:                                           HERS Provider:                       </w:t>
    </w:r>
  </w:p>
  <w:p w14:paraId="56DC02C9" w14:textId="1BB50E46" w:rsidR="00AB67A4" w:rsidRDefault="00AB67A4" w:rsidP="009D300F">
    <w:pPr>
      <w:pStyle w:val="cf6rfooter20081113"/>
      <w:tabs>
        <w:tab w:val="clear" w:pos="9900"/>
        <w:tab w:val="right" w:pos="10800"/>
      </w:tabs>
      <w:rPr>
        <w:rFonts w:ascii="Calibri" w:hAnsi="Calibri"/>
        <w:i w:val="0"/>
      </w:rPr>
    </w:pPr>
    <w:r w:rsidRPr="00F235B5">
      <w:rPr>
        <w:rFonts w:ascii="Calibri" w:hAnsi="Calibri"/>
        <w:i w:val="0"/>
        <w:sz w:val="18"/>
        <w:szCs w:val="18"/>
      </w:rPr>
      <w:t xml:space="preserve">CA Building Energy Efficiency Standards - </w:t>
    </w:r>
    <w:r>
      <w:rPr>
        <w:rFonts w:ascii="Calibri" w:hAnsi="Calibri"/>
        <w:i w:val="0"/>
        <w:sz w:val="18"/>
        <w:szCs w:val="18"/>
      </w:rPr>
      <w:t>20</w:t>
    </w:r>
    <w:r w:rsidR="00044511">
      <w:rPr>
        <w:rFonts w:ascii="Calibri" w:hAnsi="Calibri"/>
        <w:i w:val="0"/>
        <w:sz w:val="18"/>
        <w:szCs w:val="18"/>
      </w:rPr>
      <w:t>22</w:t>
    </w:r>
    <w:r w:rsidRPr="00F235B5">
      <w:rPr>
        <w:rFonts w:ascii="Calibri" w:hAnsi="Calibri"/>
        <w:i w:val="0"/>
        <w:sz w:val="18"/>
        <w:szCs w:val="18"/>
      </w:rPr>
      <w:t xml:space="preserve"> Residential Compliance</w:t>
    </w:r>
    <w:r w:rsidRPr="00F235B5">
      <w:rPr>
        <w:rFonts w:ascii="Calibri" w:hAnsi="Calibri"/>
        <w:i w:val="0"/>
        <w:sz w:val="18"/>
        <w:szCs w:val="18"/>
      </w:rPr>
      <w:tab/>
    </w:r>
    <w:r>
      <w:rPr>
        <w:rFonts w:ascii="Calibri" w:hAnsi="Calibri"/>
        <w:i w:val="0"/>
        <w:sz w:val="18"/>
        <w:szCs w:val="18"/>
      </w:rPr>
      <w:t>January 20</w:t>
    </w:r>
    <w:r w:rsidR="00044511">
      <w:rPr>
        <w:rFonts w:ascii="Calibri" w:hAnsi="Calibri"/>
        <w:i w:val="0"/>
        <w:sz w:val="18"/>
        <w:szCs w:val="18"/>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4" w14:textId="63D96F85" w:rsidR="00AB67A4" w:rsidRPr="00F235B5" w:rsidRDefault="00AB67A4" w:rsidP="008748FA">
    <w:pPr>
      <w:pStyle w:val="cf6rfooter20081113"/>
      <w:rPr>
        <w:rFonts w:ascii="Calibri" w:hAnsi="Calibri"/>
        <w:i w:val="0"/>
      </w:rPr>
    </w:pPr>
    <w:r w:rsidRPr="00F235B5">
      <w:rPr>
        <w:rFonts w:ascii="Calibri" w:hAnsi="Calibri"/>
        <w:i w:val="0"/>
      </w:rPr>
      <w:t>CA Building Energy Efficiency Standards - 20</w:t>
    </w:r>
    <w:r w:rsidR="00044511">
      <w:rPr>
        <w:rFonts w:ascii="Calibri" w:hAnsi="Calibri"/>
        <w:i w:val="0"/>
      </w:rPr>
      <w:t>22</w:t>
    </w:r>
    <w:r w:rsidRPr="00F235B5">
      <w:rPr>
        <w:rFonts w:ascii="Calibri" w:hAnsi="Calibri"/>
        <w:i w:val="0"/>
      </w:rPr>
      <w:t xml:space="preserve"> Residential Compliance</w:t>
    </w:r>
    <w:r w:rsidRPr="00F235B5">
      <w:rPr>
        <w:rFonts w:ascii="Calibri" w:hAnsi="Calibri"/>
        <w:i w:val="0"/>
      </w:rPr>
      <w:tab/>
    </w:r>
    <w:r>
      <w:rPr>
        <w:rFonts w:ascii="Calibri" w:hAnsi="Calibri"/>
        <w:i w:val="0"/>
      </w:rPr>
      <w:t>January 20</w:t>
    </w:r>
    <w:r w:rsidR="00044511">
      <w:rPr>
        <w:rFonts w:ascii="Calibri" w:hAnsi="Calibri"/>
        <w:i w:val="0"/>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852B" w14:textId="035F2AAD" w:rsidR="00AB67A4" w:rsidRPr="00F235B5" w:rsidRDefault="00AB67A4" w:rsidP="008748FA">
    <w:pPr>
      <w:pStyle w:val="cf6rfooter20081113"/>
      <w:tabs>
        <w:tab w:val="clear" w:pos="9900"/>
        <w:tab w:val="right" w:pos="10800"/>
      </w:tabs>
      <w:rPr>
        <w:rFonts w:ascii="Calibri" w:hAnsi="Calibri"/>
        <w:i w:val="0"/>
      </w:rPr>
    </w:pPr>
    <w:r w:rsidRPr="00F235B5">
      <w:rPr>
        <w:rFonts w:ascii="Calibri" w:hAnsi="Calibri"/>
        <w:i w:val="0"/>
      </w:rPr>
      <w:t>CA Building Energy Efficiency Standards - 20</w:t>
    </w:r>
    <w:r w:rsidR="00044511">
      <w:rPr>
        <w:rFonts w:ascii="Calibri" w:hAnsi="Calibri"/>
        <w:i w:val="0"/>
      </w:rPr>
      <w:t>22</w:t>
    </w:r>
    <w:r w:rsidRPr="00F235B5">
      <w:rPr>
        <w:rFonts w:ascii="Calibri" w:hAnsi="Calibri"/>
        <w:i w:val="0"/>
      </w:rPr>
      <w:t xml:space="preserve"> Residential Compliance</w:t>
    </w:r>
    <w:r w:rsidRPr="00F235B5">
      <w:rPr>
        <w:rFonts w:ascii="Calibri" w:hAnsi="Calibri"/>
        <w:i w:val="0"/>
      </w:rPr>
      <w:tab/>
    </w:r>
    <w:r>
      <w:rPr>
        <w:rFonts w:ascii="Calibri" w:hAnsi="Calibri"/>
        <w:i w:val="0"/>
      </w:rPr>
      <w:t>January 20</w:t>
    </w:r>
    <w:r w:rsidR="00044511">
      <w:rPr>
        <w:rFonts w:ascii="Calibri" w:hAnsi="Calibri"/>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E9CC0" w14:textId="77777777" w:rsidR="003B4C63" w:rsidRDefault="003B4C63">
      <w:r>
        <w:separator/>
      </w:r>
    </w:p>
  </w:footnote>
  <w:footnote w:type="continuationSeparator" w:id="0">
    <w:p w14:paraId="20FAA712" w14:textId="77777777" w:rsidR="003B4C63" w:rsidRDefault="003B4C63">
      <w:r>
        <w:continuationSeparator/>
      </w:r>
    </w:p>
  </w:footnote>
  <w:footnote w:type="continuationNotice" w:id="1">
    <w:p w14:paraId="4687F99B" w14:textId="77777777" w:rsidR="003B4C63" w:rsidRDefault="003B4C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4" w14:textId="77777777" w:rsidR="00AB67A4" w:rsidRDefault="005E7E22">
    <w:pPr>
      <w:pStyle w:val="Header"/>
    </w:pPr>
    <w:r>
      <w:rPr>
        <w:noProof/>
      </w:rPr>
      <w:pict w14:anchorId="56DC0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9"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A218A" w14:textId="77777777" w:rsidR="00D10C6A" w:rsidRPr="002A280D" w:rsidRDefault="00D10C6A" w:rsidP="00D10C6A">
    <w:pPr>
      <w:tabs>
        <w:tab w:val="center" w:pos="4320"/>
        <w:tab w:val="right" w:pos="8640"/>
      </w:tabs>
      <w:ind w:left="360"/>
      <w:jc w:val="center"/>
      <w:rPr>
        <w:rFonts w:ascii="Arial" w:hAnsi="Arial" w:cs="Arial"/>
        <w:sz w:val="24"/>
        <w:szCs w:val="24"/>
      </w:rPr>
    </w:pPr>
    <w:r w:rsidRPr="002A280D">
      <w:rPr>
        <w:rFonts w:ascii="Calibri" w:hAnsi="Calibri" w:cs="Calibri"/>
        <w:noProof/>
        <w:sz w:val="28"/>
        <w:szCs w:val="28"/>
      </w:rPr>
      <w:drawing>
        <wp:anchor distT="0" distB="0" distL="114300" distR="114300" simplePos="0" relativeHeight="251657216" behindDoc="0" locked="0" layoutInCell="1" allowOverlap="1" wp14:anchorId="2F4E7EFE" wp14:editId="15ADA8DC">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A280D">
      <w:rPr>
        <w:rFonts w:ascii="Calibri" w:hAnsi="Calibri" w:cs="Calibri"/>
        <w:b/>
        <w:noProof/>
        <w:sz w:val="28"/>
        <w:szCs w:val="28"/>
      </w:rPr>
      <w:t>D</w:t>
    </w:r>
    <w:r>
      <w:rPr>
        <w:rFonts w:ascii="Calibri" w:hAnsi="Calibri" w:cs="Calibri"/>
        <w:b/>
        <w:noProof/>
        <w:sz w:val="28"/>
        <w:szCs w:val="28"/>
      </w:rPr>
      <w:t>UCT LOCATION</w:t>
    </w:r>
  </w:p>
  <w:p w14:paraId="17556B33" w14:textId="77777777" w:rsidR="00D10C6A" w:rsidRPr="002A280D" w:rsidRDefault="00D10C6A" w:rsidP="00D10C6A">
    <w:pPr>
      <w:tabs>
        <w:tab w:val="center" w:pos="4320"/>
        <w:tab w:val="right" w:pos="8640"/>
      </w:tabs>
      <w:ind w:left="360"/>
      <w:rPr>
        <w:rFonts w:ascii="Arial" w:hAnsi="Arial" w:cs="Arial"/>
        <w:sz w:val="24"/>
        <w:szCs w:val="24"/>
      </w:rPr>
    </w:pPr>
    <w:r w:rsidRPr="002A280D">
      <w:rPr>
        <w:rFonts w:ascii="Arial" w:hAnsi="Arial" w:cs="Arial"/>
        <w:sz w:val="24"/>
        <w:szCs w:val="24"/>
      </w:rPr>
      <w:ptab w:relativeTo="margin" w:alignment="center" w:leader="none"/>
    </w:r>
    <w:r w:rsidRPr="002A280D">
      <w:rPr>
        <w:rFonts w:ascii="Arial" w:hAnsi="Arial" w:cs="Arial"/>
        <w:sz w:val="24"/>
        <w:szCs w:val="24"/>
      </w:rPr>
      <w:ptab w:relativeTo="margin" w:alignment="right" w:leader="none"/>
    </w:r>
    <w:r w:rsidRPr="002A280D">
      <w:rPr>
        <w:rFonts w:ascii="Calibri" w:hAnsi="Calibri" w:cs="Calibri"/>
        <w:sz w:val="28"/>
        <w:szCs w:val="28"/>
      </w:rPr>
      <w:t>CEC-CF</w:t>
    </w:r>
    <w:r>
      <w:rPr>
        <w:rFonts w:ascii="Calibri" w:hAnsi="Calibri" w:cs="Calibri"/>
        <w:sz w:val="28"/>
        <w:szCs w:val="28"/>
      </w:rPr>
      <w:t>3</w:t>
    </w:r>
    <w:r w:rsidRPr="002A280D">
      <w:rPr>
        <w:rFonts w:ascii="Calibri" w:hAnsi="Calibri" w:cs="Calibri"/>
        <w:sz w:val="28"/>
        <w:szCs w:val="28"/>
      </w:rPr>
      <w:t>R-</w:t>
    </w:r>
    <w:r>
      <w:rPr>
        <w:rFonts w:ascii="Calibri" w:hAnsi="Calibri" w:cs="Calibri"/>
        <w:sz w:val="28"/>
        <w:szCs w:val="28"/>
      </w:rPr>
      <w:t>MCH</w:t>
    </w:r>
    <w:r w:rsidRPr="002A280D">
      <w:rPr>
        <w:rFonts w:ascii="Calibri" w:hAnsi="Calibri" w:cs="Calibri"/>
        <w:sz w:val="28"/>
        <w:szCs w:val="28"/>
      </w:rPr>
      <w:t>-</w:t>
    </w:r>
    <w:r>
      <w:rPr>
        <w:rFonts w:ascii="Calibri" w:hAnsi="Calibri" w:cs="Calibri"/>
        <w:sz w:val="28"/>
        <w:szCs w:val="28"/>
      </w:rPr>
      <w:t>21</w:t>
    </w:r>
    <w:r w:rsidRPr="002A280D">
      <w:rPr>
        <w:rFonts w:ascii="Calibri" w:hAnsi="Calibri" w:cs="Calibri"/>
        <w:sz w:val="28"/>
        <w:szCs w:val="28"/>
      </w:rPr>
      <w:t>-</w:t>
    </w:r>
    <w:r>
      <w:rPr>
        <w:rFonts w:ascii="Calibri" w:hAnsi="Calibri" w:cs="Calibri"/>
        <w:sz w:val="28"/>
        <w:szCs w:val="28"/>
      </w:rPr>
      <w:t>H</w:t>
    </w:r>
  </w:p>
  <w:p w14:paraId="42FE429E" w14:textId="77777777" w:rsidR="00D10C6A" w:rsidRDefault="00D10C6A" w:rsidP="00D10C6A">
    <w:pPr>
      <w:spacing w:after="160" w:line="259" w:lineRule="auto"/>
      <w:ind w:left="360"/>
    </w:pPr>
    <w:r w:rsidRPr="002A280D">
      <w:rPr>
        <w:rFonts w:ascii="Arial" w:eastAsia="Calibri" w:hAnsi="Arial" w:cs="Arial"/>
        <w:sz w:val="24"/>
        <w:szCs w:val="22"/>
      </w:rPr>
      <w:ptab w:relativeTo="margin" w:alignment="center" w:leader="none"/>
    </w:r>
    <w:r w:rsidRPr="002A280D">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A" w14:textId="77777777" w:rsidR="00AB67A4" w:rsidRDefault="005E7E22">
    <w:pPr>
      <w:pStyle w:val="Header"/>
    </w:pPr>
    <w:r>
      <w:rPr>
        <w:noProof/>
      </w:rPr>
      <w:pict w14:anchorId="56DC0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8"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C" w14:textId="77777777" w:rsidR="00AB67A4" w:rsidRDefault="005E7E22">
    <w:pPr>
      <w:pStyle w:val="Header"/>
    </w:pPr>
    <w:r>
      <w:rPr>
        <w:noProof/>
      </w:rPr>
      <w:pict w14:anchorId="56DC0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2"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AB67A4" w:rsidRPr="008F2201" w14:paraId="56DC02CF" w14:textId="77777777" w:rsidTr="00E76D0C">
      <w:trPr>
        <w:cantSplit/>
        <w:trHeight w:val="288"/>
      </w:trPr>
      <w:tc>
        <w:tcPr>
          <w:tcW w:w="3877" w:type="pct"/>
          <w:gridSpan w:val="2"/>
          <w:tcBorders>
            <w:bottom w:val="single" w:sz="4" w:space="0" w:color="auto"/>
            <w:right w:val="nil"/>
          </w:tcBorders>
          <w:vAlign w:val="center"/>
        </w:tcPr>
        <w:p w14:paraId="56DC02CD" w14:textId="3DD65E61" w:rsidR="00AB67A4" w:rsidRPr="00F235B5" w:rsidRDefault="005E7E22" w:rsidP="009A39BA">
          <w:pPr>
            <w:keepNext/>
            <w:outlineLvl w:val="0"/>
            <w:rPr>
              <w:rFonts w:ascii="Calibri" w:hAnsi="Calibri"/>
              <w:bCs/>
            </w:rPr>
          </w:pPr>
          <w:r>
            <w:rPr>
              <w:rFonts w:ascii="Calibri" w:hAnsi="Calibri"/>
              <w:bCs/>
              <w:noProof/>
            </w:rPr>
            <w:pict w14:anchorId="56DC0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3"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B67A4" w:rsidRPr="00F235B5">
            <w:rPr>
              <w:rFonts w:ascii="Calibri" w:hAnsi="Calibri"/>
              <w:bCs/>
            </w:rPr>
            <w:t xml:space="preserve">CERTIFICATE OF </w:t>
          </w:r>
          <w:r w:rsidR="00AB67A4">
            <w:rPr>
              <w:rFonts w:ascii="Calibri" w:hAnsi="Calibri"/>
              <w:bCs/>
            </w:rPr>
            <w:t>VERIFIC</w:t>
          </w:r>
          <w:r w:rsidR="00AB67A4" w:rsidRPr="00F235B5">
            <w:rPr>
              <w:rFonts w:ascii="Calibri" w:hAnsi="Calibri"/>
              <w:bCs/>
            </w:rPr>
            <w:t>ATION - USER INSTRUCTIONS</w:t>
          </w:r>
        </w:p>
      </w:tc>
      <w:tc>
        <w:tcPr>
          <w:tcW w:w="1123" w:type="pct"/>
          <w:tcBorders>
            <w:left w:val="nil"/>
            <w:bottom w:val="single" w:sz="4" w:space="0" w:color="auto"/>
          </w:tcBorders>
          <w:tcMar>
            <w:left w:w="115" w:type="dxa"/>
            <w:right w:w="115" w:type="dxa"/>
          </w:tcMar>
          <w:vAlign w:val="center"/>
        </w:tcPr>
        <w:p w14:paraId="56DC02CE" w14:textId="77777777" w:rsidR="00AB67A4" w:rsidRPr="00F235B5" w:rsidRDefault="00AB67A4" w:rsidP="008F2201">
          <w:pPr>
            <w:keepNext/>
            <w:jc w:val="right"/>
            <w:outlineLvl w:val="0"/>
            <w:rPr>
              <w:rFonts w:ascii="Calibri" w:hAnsi="Calibri"/>
              <w:bCs/>
            </w:rPr>
          </w:pPr>
          <w:r w:rsidRPr="00F235B5">
            <w:rPr>
              <w:rFonts w:ascii="Calibri" w:hAnsi="Calibri"/>
              <w:bCs/>
            </w:rPr>
            <w:t>CF2R-MCH-21-H</w:t>
          </w:r>
        </w:p>
      </w:tc>
    </w:tr>
    <w:tr w:rsidR="00AB67A4" w:rsidRPr="008F2201" w14:paraId="56DC02D2" w14:textId="77777777" w:rsidTr="00E76D0C">
      <w:trPr>
        <w:cantSplit/>
        <w:trHeight w:val="288"/>
      </w:trPr>
      <w:tc>
        <w:tcPr>
          <w:tcW w:w="2500" w:type="pct"/>
          <w:tcBorders>
            <w:right w:val="nil"/>
          </w:tcBorders>
        </w:tcPr>
        <w:p w14:paraId="56DC02D0" w14:textId="77777777" w:rsidR="00AB67A4" w:rsidRPr="00F235B5" w:rsidRDefault="00AB67A4">
          <w:pPr>
            <w:tabs>
              <w:tab w:val="right" w:pos="10543"/>
            </w:tabs>
            <w:rPr>
              <w:rFonts w:ascii="Calibri" w:hAnsi="Calibri"/>
              <w:sz w:val="12"/>
              <w:szCs w:val="12"/>
            </w:rPr>
          </w:pPr>
          <w:r w:rsidRPr="00F235B5">
            <w:rPr>
              <w:rFonts w:ascii="Calibri" w:hAnsi="Calibri"/>
              <w:bCs/>
            </w:rPr>
            <w:t>Duct Location - MCH21</w:t>
          </w:r>
        </w:p>
      </w:tc>
      <w:tc>
        <w:tcPr>
          <w:tcW w:w="2500" w:type="pct"/>
          <w:gridSpan w:val="2"/>
          <w:tcBorders>
            <w:left w:val="nil"/>
          </w:tcBorders>
        </w:tcPr>
        <w:p w14:paraId="56DC02D1" w14:textId="1EBD22D5" w:rsidR="00AB67A4" w:rsidRPr="00F235B5" w:rsidRDefault="00AB67A4"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E7E22">
            <w:rPr>
              <w:rFonts w:ascii="Calibri" w:hAnsi="Calibri"/>
              <w:bCs/>
              <w:noProof/>
            </w:rPr>
            <w:t>1</w:t>
          </w:r>
          <w:r>
            <w:rPr>
              <w:rFonts w:ascii="Calibri" w:hAnsi="Calibri"/>
              <w:bCs/>
              <w:noProof/>
            </w:rPr>
            <w:fldChar w:fldCharType="end"/>
          </w:r>
          <w:r w:rsidRPr="00F235B5">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E7E22">
            <w:rPr>
              <w:rFonts w:ascii="Calibri" w:hAnsi="Calibri"/>
              <w:bCs/>
              <w:noProof/>
            </w:rPr>
            <w:t>1</w:t>
          </w:r>
          <w:r>
            <w:rPr>
              <w:rFonts w:ascii="Calibri" w:hAnsi="Calibri"/>
              <w:bCs/>
              <w:noProof/>
            </w:rPr>
            <w:fldChar w:fldCharType="end"/>
          </w:r>
          <w:r w:rsidRPr="00F235B5">
            <w:rPr>
              <w:rFonts w:ascii="Calibri" w:hAnsi="Calibri"/>
              <w:bCs/>
            </w:rPr>
            <w:t>)</w:t>
          </w:r>
        </w:p>
      </w:tc>
    </w:tr>
  </w:tbl>
  <w:p w14:paraId="56DC02D3" w14:textId="77777777" w:rsidR="00AB67A4" w:rsidRDefault="00AB67A4" w:rsidP="008F22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5" w14:textId="77777777" w:rsidR="00AB67A4" w:rsidRDefault="005E7E22">
    <w:pPr>
      <w:pStyle w:val="Header"/>
    </w:pPr>
    <w:r>
      <w:rPr>
        <w:noProof/>
      </w:rPr>
      <w:pict w14:anchorId="56DC0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1"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6" w14:textId="77777777" w:rsidR="00AB67A4" w:rsidRDefault="005E7E22">
    <w:pPr>
      <w:pStyle w:val="Header"/>
    </w:pPr>
    <w:r>
      <w:rPr>
        <w:noProof/>
      </w:rPr>
      <w:pict w14:anchorId="56DC0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5"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AB67A4" w:rsidRPr="008F2201" w14:paraId="56DC02D9" w14:textId="77777777" w:rsidTr="00E76D0C">
      <w:trPr>
        <w:cantSplit/>
        <w:trHeight w:val="288"/>
      </w:trPr>
      <w:tc>
        <w:tcPr>
          <w:tcW w:w="3877" w:type="pct"/>
          <w:gridSpan w:val="2"/>
          <w:tcBorders>
            <w:bottom w:val="single" w:sz="4" w:space="0" w:color="auto"/>
            <w:right w:val="nil"/>
          </w:tcBorders>
          <w:vAlign w:val="center"/>
        </w:tcPr>
        <w:p w14:paraId="56DC02D7" w14:textId="4FE3037E" w:rsidR="00AB67A4" w:rsidRPr="00F235B5" w:rsidRDefault="005E7E22" w:rsidP="009A39BA">
          <w:pPr>
            <w:keepNext/>
            <w:outlineLvl w:val="0"/>
            <w:rPr>
              <w:rFonts w:ascii="Calibri" w:hAnsi="Calibri"/>
              <w:bCs/>
            </w:rPr>
          </w:pPr>
          <w:r>
            <w:rPr>
              <w:rFonts w:ascii="Calibri" w:hAnsi="Calibri"/>
              <w:bCs/>
              <w:noProof/>
            </w:rPr>
            <w:pict w14:anchorId="56DC0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6"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B67A4" w:rsidRPr="00F235B5">
            <w:rPr>
              <w:rFonts w:ascii="Calibri" w:hAnsi="Calibri"/>
              <w:bCs/>
            </w:rPr>
            <w:t xml:space="preserve">CERTIFICATE OF </w:t>
          </w:r>
          <w:r w:rsidR="00AB67A4">
            <w:rPr>
              <w:rFonts w:ascii="Calibri" w:hAnsi="Calibri"/>
              <w:bCs/>
            </w:rPr>
            <w:t>VERIFIC</w:t>
          </w:r>
          <w:r w:rsidR="00AB67A4" w:rsidRPr="00F235B5">
            <w:rPr>
              <w:rFonts w:ascii="Calibri" w:hAnsi="Calibri"/>
              <w:bCs/>
            </w:rPr>
            <w:t xml:space="preserve">ATION - </w:t>
          </w:r>
          <w:r w:rsidR="00AB67A4" w:rsidRPr="00506446">
            <w:rPr>
              <w:rFonts w:ascii="Calibri" w:hAnsi="Calibri"/>
              <w:bCs/>
            </w:rPr>
            <w:t>DATA FIELD DEFINITIONS AND CALCULATIONS</w:t>
          </w:r>
        </w:p>
      </w:tc>
      <w:tc>
        <w:tcPr>
          <w:tcW w:w="1123" w:type="pct"/>
          <w:tcBorders>
            <w:left w:val="nil"/>
            <w:bottom w:val="single" w:sz="4" w:space="0" w:color="auto"/>
          </w:tcBorders>
          <w:tcMar>
            <w:left w:w="115" w:type="dxa"/>
            <w:right w:w="115" w:type="dxa"/>
          </w:tcMar>
          <w:vAlign w:val="center"/>
        </w:tcPr>
        <w:p w14:paraId="56DC02D8" w14:textId="77777777" w:rsidR="00AB67A4" w:rsidRPr="00F235B5" w:rsidRDefault="00AB67A4" w:rsidP="008F2201">
          <w:pPr>
            <w:keepNext/>
            <w:jc w:val="right"/>
            <w:outlineLvl w:val="0"/>
            <w:rPr>
              <w:rFonts w:ascii="Calibri" w:hAnsi="Calibri"/>
              <w:bCs/>
            </w:rPr>
          </w:pPr>
          <w:r w:rsidRPr="00F235B5">
            <w:rPr>
              <w:rFonts w:ascii="Calibri" w:hAnsi="Calibri"/>
              <w:bCs/>
            </w:rPr>
            <w:t>CF2R-MCH-21-H</w:t>
          </w:r>
        </w:p>
      </w:tc>
    </w:tr>
    <w:tr w:rsidR="00AB67A4" w:rsidRPr="008F2201" w14:paraId="56DC02DC" w14:textId="77777777" w:rsidTr="00E76D0C">
      <w:trPr>
        <w:cantSplit/>
        <w:trHeight w:val="288"/>
      </w:trPr>
      <w:tc>
        <w:tcPr>
          <w:tcW w:w="2500" w:type="pct"/>
          <w:tcBorders>
            <w:right w:val="nil"/>
          </w:tcBorders>
        </w:tcPr>
        <w:p w14:paraId="56DC02DA" w14:textId="77777777" w:rsidR="00AB67A4" w:rsidRPr="00F235B5" w:rsidRDefault="00AB67A4">
          <w:pPr>
            <w:tabs>
              <w:tab w:val="right" w:pos="10543"/>
            </w:tabs>
            <w:rPr>
              <w:rFonts w:ascii="Calibri" w:hAnsi="Calibri"/>
              <w:sz w:val="12"/>
              <w:szCs w:val="12"/>
            </w:rPr>
          </w:pPr>
          <w:r>
            <w:rPr>
              <w:rFonts w:ascii="Calibri" w:hAnsi="Calibri"/>
              <w:bCs/>
            </w:rPr>
            <w:t>Duct Location</w:t>
          </w:r>
        </w:p>
      </w:tc>
      <w:tc>
        <w:tcPr>
          <w:tcW w:w="2500" w:type="pct"/>
          <w:gridSpan w:val="2"/>
          <w:tcBorders>
            <w:left w:val="nil"/>
          </w:tcBorders>
        </w:tcPr>
        <w:p w14:paraId="56DC02DB" w14:textId="519839EB" w:rsidR="00AB67A4" w:rsidRPr="00F235B5" w:rsidRDefault="00AB67A4"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E7E22">
            <w:rPr>
              <w:rFonts w:ascii="Calibri" w:hAnsi="Calibri"/>
              <w:bCs/>
              <w:noProof/>
            </w:rPr>
            <w:t>2</w:t>
          </w:r>
          <w:r>
            <w:rPr>
              <w:rFonts w:ascii="Calibri" w:hAnsi="Calibri"/>
              <w:bCs/>
              <w:noProof/>
            </w:rPr>
            <w:fldChar w:fldCharType="end"/>
          </w:r>
          <w:r w:rsidRPr="00F235B5">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E7E22">
            <w:rPr>
              <w:rFonts w:ascii="Calibri" w:hAnsi="Calibri"/>
              <w:bCs/>
              <w:noProof/>
            </w:rPr>
            <w:t>2</w:t>
          </w:r>
          <w:r>
            <w:rPr>
              <w:rFonts w:ascii="Calibri" w:hAnsi="Calibri"/>
              <w:bCs/>
              <w:noProof/>
            </w:rPr>
            <w:fldChar w:fldCharType="end"/>
          </w:r>
          <w:r w:rsidRPr="00F235B5">
            <w:rPr>
              <w:rFonts w:ascii="Calibri" w:hAnsi="Calibri"/>
              <w:bCs/>
            </w:rPr>
            <w:t>)</w:t>
          </w:r>
        </w:p>
      </w:tc>
    </w:tr>
  </w:tbl>
  <w:p w14:paraId="56DC02DD" w14:textId="77777777" w:rsidR="00AB67A4" w:rsidRDefault="00AB67A4" w:rsidP="008F22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E" w14:textId="77777777" w:rsidR="00AB67A4" w:rsidRDefault="005E7E22">
    <w:pPr>
      <w:pStyle w:val="Header"/>
    </w:pPr>
    <w:r>
      <w:rPr>
        <w:noProof/>
      </w:rPr>
      <w:pict w14:anchorId="56DC0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4"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191"/>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654FF0"/>
    <w:multiLevelType w:val="hybridMultilevel"/>
    <w:tmpl w:val="0648691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861E38"/>
    <w:multiLevelType w:val="hybridMultilevel"/>
    <w:tmpl w:val="E5AEE20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B40175"/>
    <w:multiLevelType w:val="hybridMultilevel"/>
    <w:tmpl w:val="EEEC7AD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102D5126"/>
    <w:multiLevelType w:val="hybridMultilevel"/>
    <w:tmpl w:val="7AC0911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C363B6"/>
    <w:multiLevelType w:val="hybridMultilevel"/>
    <w:tmpl w:val="0B0AED7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855E0C"/>
    <w:multiLevelType w:val="hybridMultilevel"/>
    <w:tmpl w:val="71B49748"/>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4E456B2"/>
    <w:multiLevelType w:val="multilevel"/>
    <w:tmpl w:val="552CD4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0483AA1"/>
    <w:multiLevelType w:val="hybridMultilevel"/>
    <w:tmpl w:val="A3FEEE98"/>
    <w:lvl w:ilvl="0" w:tplc="C76E700C">
      <w:start w:val="1"/>
      <w:numFmt w:val="bullet"/>
      <w:pStyle w:val="ListBullet5"/>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51B3090A"/>
    <w:multiLevelType w:val="hybridMultilevel"/>
    <w:tmpl w:val="034E1E0C"/>
    <w:lvl w:ilvl="0" w:tplc="2D36FDEC">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4"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7DB736A8"/>
    <w:multiLevelType w:val="hybridMultilevel"/>
    <w:tmpl w:val="D95E946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86395536">
    <w:abstractNumId w:val="6"/>
  </w:num>
  <w:num w:numId="2" w16cid:durableId="117142364">
    <w:abstractNumId w:val="4"/>
  </w:num>
  <w:num w:numId="3" w16cid:durableId="1051660091">
    <w:abstractNumId w:val="11"/>
  </w:num>
  <w:num w:numId="4" w16cid:durableId="347945112">
    <w:abstractNumId w:val="14"/>
  </w:num>
  <w:num w:numId="5" w16cid:durableId="961808107">
    <w:abstractNumId w:val="12"/>
  </w:num>
  <w:num w:numId="6" w16cid:durableId="713231850">
    <w:abstractNumId w:val="2"/>
  </w:num>
  <w:num w:numId="7" w16cid:durableId="324818512">
    <w:abstractNumId w:val="9"/>
  </w:num>
  <w:num w:numId="8" w16cid:durableId="254485472">
    <w:abstractNumId w:val="8"/>
  </w:num>
  <w:num w:numId="9" w16cid:durableId="463736432">
    <w:abstractNumId w:val="1"/>
  </w:num>
  <w:num w:numId="10" w16cid:durableId="20783697">
    <w:abstractNumId w:val="7"/>
  </w:num>
  <w:num w:numId="11" w16cid:durableId="1323849916">
    <w:abstractNumId w:val="15"/>
  </w:num>
  <w:num w:numId="12" w16cid:durableId="382292534">
    <w:abstractNumId w:val="10"/>
  </w:num>
  <w:num w:numId="13" w16cid:durableId="17978698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01447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172600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841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0137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9573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4526189">
    <w:abstractNumId w:val="3"/>
  </w:num>
  <w:num w:numId="20" w16cid:durableId="1218588730">
    <w:abstractNumId w:val="5"/>
  </w:num>
  <w:num w:numId="21" w16cid:durableId="363019829">
    <w:abstractNumId w:val="0"/>
  </w:num>
  <w:num w:numId="22" w16cid:durableId="1917859343">
    <w:abstractNumId w:val="12"/>
    <w:lvlOverride w:ilvl="0">
      <w:startOverride w:val="1"/>
    </w:lvlOverride>
    <w:lvlOverride w:ilvl="1"/>
    <w:lvlOverride w:ilvl="2"/>
    <w:lvlOverride w:ilvl="3"/>
    <w:lvlOverride w:ilvl="4"/>
    <w:lvlOverride w:ilvl="5"/>
    <w:lvlOverride w:ilvl="6"/>
    <w:lvlOverride w:ilvl="7"/>
    <w:lvlOverride w:ilvl="8"/>
  </w:num>
  <w:num w:numId="23" w16cid:durableId="398795424">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5538"/>
    <w:rsid w:val="00026750"/>
    <w:rsid w:val="0003306F"/>
    <w:rsid w:val="000334F7"/>
    <w:rsid w:val="000352E6"/>
    <w:rsid w:val="00035A79"/>
    <w:rsid w:val="00035B8C"/>
    <w:rsid w:val="00037926"/>
    <w:rsid w:val="000414B1"/>
    <w:rsid w:val="00044511"/>
    <w:rsid w:val="000470D7"/>
    <w:rsid w:val="000471F6"/>
    <w:rsid w:val="00051F14"/>
    <w:rsid w:val="00052043"/>
    <w:rsid w:val="00053A0E"/>
    <w:rsid w:val="0005428C"/>
    <w:rsid w:val="00055010"/>
    <w:rsid w:val="0006016B"/>
    <w:rsid w:val="000631C6"/>
    <w:rsid w:val="000644B7"/>
    <w:rsid w:val="000652EE"/>
    <w:rsid w:val="00074C93"/>
    <w:rsid w:val="00074F6C"/>
    <w:rsid w:val="00076F08"/>
    <w:rsid w:val="00080936"/>
    <w:rsid w:val="00080A37"/>
    <w:rsid w:val="00080EEE"/>
    <w:rsid w:val="000861F1"/>
    <w:rsid w:val="00087CBE"/>
    <w:rsid w:val="00091D81"/>
    <w:rsid w:val="00094EF2"/>
    <w:rsid w:val="000974A1"/>
    <w:rsid w:val="000A0D18"/>
    <w:rsid w:val="000A105B"/>
    <w:rsid w:val="000A1F02"/>
    <w:rsid w:val="000A35C7"/>
    <w:rsid w:val="000A4A99"/>
    <w:rsid w:val="000A5FE8"/>
    <w:rsid w:val="000A6B6D"/>
    <w:rsid w:val="000B4491"/>
    <w:rsid w:val="000B4CFB"/>
    <w:rsid w:val="000B7F1D"/>
    <w:rsid w:val="000C1A4A"/>
    <w:rsid w:val="000C204F"/>
    <w:rsid w:val="000C4C97"/>
    <w:rsid w:val="000C6426"/>
    <w:rsid w:val="000C6B8F"/>
    <w:rsid w:val="000C7320"/>
    <w:rsid w:val="000D25DB"/>
    <w:rsid w:val="000D3B16"/>
    <w:rsid w:val="000D4826"/>
    <w:rsid w:val="000D7DA8"/>
    <w:rsid w:val="000E0BE1"/>
    <w:rsid w:val="000E3470"/>
    <w:rsid w:val="000E53E9"/>
    <w:rsid w:val="000E7ABD"/>
    <w:rsid w:val="000F070F"/>
    <w:rsid w:val="000F0BA7"/>
    <w:rsid w:val="000F67E7"/>
    <w:rsid w:val="000F754C"/>
    <w:rsid w:val="00101126"/>
    <w:rsid w:val="00110FB5"/>
    <w:rsid w:val="001131A2"/>
    <w:rsid w:val="001177F0"/>
    <w:rsid w:val="00121740"/>
    <w:rsid w:val="00126531"/>
    <w:rsid w:val="00126F26"/>
    <w:rsid w:val="001305CE"/>
    <w:rsid w:val="001315EE"/>
    <w:rsid w:val="00135763"/>
    <w:rsid w:val="00137AA4"/>
    <w:rsid w:val="001407A9"/>
    <w:rsid w:val="00140ABA"/>
    <w:rsid w:val="00142FD3"/>
    <w:rsid w:val="00152B23"/>
    <w:rsid w:val="00155ACD"/>
    <w:rsid w:val="0015743C"/>
    <w:rsid w:val="001577AB"/>
    <w:rsid w:val="001615D7"/>
    <w:rsid w:val="00162081"/>
    <w:rsid w:val="00171597"/>
    <w:rsid w:val="001739FA"/>
    <w:rsid w:val="00173CE6"/>
    <w:rsid w:val="00174BD1"/>
    <w:rsid w:val="00175D42"/>
    <w:rsid w:val="0018018E"/>
    <w:rsid w:val="00181190"/>
    <w:rsid w:val="0018439C"/>
    <w:rsid w:val="0019624F"/>
    <w:rsid w:val="001A5583"/>
    <w:rsid w:val="001A7652"/>
    <w:rsid w:val="001B2176"/>
    <w:rsid w:val="001B2FE6"/>
    <w:rsid w:val="001B535A"/>
    <w:rsid w:val="001B5BA4"/>
    <w:rsid w:val="001B6559"/>
    <w:rsid w:val="001C18CE"/>
    <w:rsid w:val="001E3C52"/>
    <w:rsid w:val="001F0E8D"/>
    <w:rsid w:val="001F0FFE"/>
    <w:rsid w:val="001F20EE"/>
    <w:rsid w:val="001F362F"/>
    <w:rsid w:val="001F6F8D"/>
    <w:rsid w:val="001F7E44"/>
    <w:rsid w:val="00200E53"/>
    <w:rsid w:val="00201175"/>
    <w:rsid w:val="00202608"/>
    <w:rsid w:val="00206039"/>
    <w:rsid w:val="002108CC"/>
    <w:rsid w:val="00213E8E"/>
    <w:rsid w:val="00216C55"/>
    <w:rsid w:val="00222F6D"/>
    <w:rsid w:val="002238EB"/>
    <w:rsid w:val="002241A5"/>
    <w:rsid w:val="00224E10"/>
    <w:rsid w:val="00232A1A"/>
    <w:rsid w:val="00237C30"/>
    <w:rsid w:val="002420D2"/>
    <w:rsid w:val="00243047"/>
    <w:rsid w:val="00245AF0"/>
    <w:rsid w:val="00251B09"/>
    <w:rsid w:val="00252C20"/>
    <w:rsid w:val="002532A8"/>
    <w:rsid w:val="002562A4"/>
    <w:rsid w:val="002615BC"/>
    <w:rsid w:val="00262721"/>
    <w:rsid w:val="002641C7"/>
    <w:rsid w:val="0026446F"/>
    <w:rsid w:val="002710BB"/>
    <w:rsid w:val="002719D2"/>
    <w:rsid w:val="00271E1D"/>
    <w:rsid w:val="00274618"/>
    <w:rsid w:val="00276771"/>
    <w:rsid w:val="00277212"/>
    <w:rsid w:val="0028466E"/>
    <w:rsid w:val="00284AFC"/>
    <w:rsid w:val="00284C8F"/>
    <w:rsid w:val="00285A7C"/>
    <w:rsid w:val="00287573"/>
    <w:rsid w:val="002878B9"/>
    <w:rsid w:val="00291F72"/>
    <w:rsid w:val="00295ED5"/>
    <w:rsid w:val="002A1004"/>
    <w:rsid w:val="002A199B"/>
    <w:rsid w:val="002A3F41"/>
    <w:rsid w:val="002A5D5F"/>
    <w:rsid w:val="002A6A1F"/>
    <w:rsid w:val="002B0A9B"/>
    <w:rsid w:val="002B15AE"/>
    <w:rsid w:val="002B2393"/>
    <w:rsid w:val="002B3A3C"/>
    <w:rsid w:val="002B4F6F"/>
    <w:rsid w:val="002C131A"/>
    <w:rsid w:val="002C3B42"/>
    <w:rsid w:val="002C586B"/>
    <w:rsid w:val="002D0D5B"/>
    <w:rsid w:val="002D1475"/>
    <w:rsid w:val="002D3BA6"/>
    <w:rsid w:val="002D680A"/>
    <w:rsid w:val="002D7DB8"/>
    <w:rsid w:val="002E3676"/>
    <w:rsid w:val="002E4830"/>
    <w:rsid w:val="002E7879"/>
    <w:rsid w:val="002E7941"/>
    <w:rsid w:val="002F377F"/>
    <w:rsid w:val="002F40A7"/>
    <w:rsid w:val="002F666D"/>
    <w:rsid w:val="002F6775"/>
    <w:rsid w:val="00301FFD"/>
    <w:rsid w:val="003044D3"/>
    <w:rsid w:val="003051D0"/>
    <w:rsid w:val="00306026"/>
    <w:rsid w:val="0031246A"/>
    <w:rsid w:val="00314D52"/>
    <w:rsid w:val="00314EC3"/>
    <w:rsid w:val="0031774C"/>
    <w:rsid w:val="0032018D"/>
    <w:rsid w:val="00320F01"/>
    <w:rsid w:val="003247CA"/>
    <w:rsid w:val="003247CD"/>
    <w:rsid w:val="0033152E"/>
    <w:rsid w:val="0033165B"/>
    <w:rsid w:val="00337397"/>
    <w:rsid w:val="00340CE9"/>
    <w:rsid w:val="00344BA0"/>
    <w:rsid w:val="003500C8"/>
    <w:rsid w:val="00350A8C"/>
    <w:rsid w:val="00351525"/>
    <w:rsid w:val="00353C3B"/>
    <w:rsid w:val="0035603C"/>
    <w:rsid w:val="00357343"/>
    <w:rsid w:val="003670C9"/>
    <w:rsid w:val="003677C0"/>
    <w:rsid w:val="00370D80"/>
    <w:rsid w:val="00371157"/>
    <w:rsid w:val="003715CF"/>
    <w:rsid w:val="00371EC9"/>
    <w:rsid w:val="00372700"/>
    <w:rsid w:val="00376EAA"/>
    <w:rsid w:val="003809C0"/>
    <w:rsid w:val="00381C81"/>
    <w:rsid w:val="003834E9"/>
    <w:rsid w:val="003850E9"/>
    <w:rsid w:val="00385341"/>
    <w:rsid w:val="00386209"/>
    <w:rsid w:val="0038684E"/>
    <w:rsid w:val="0039142A"/>
    <w:rsid w:val="00392915"/>
    <w:rsid w:val="00394C8C"/>
    <w:rsid w:val="003A0B85"/>
    <w:rsid w:val="003A53FA"/>
    <w:rsid w:val="003B3641"/>
    <w:rsid w:val="003B4C63"/>
    <w:rsid w:val="003B5B3C"/>
    <w:rsid w:val="003B68B3"/>
    <w:rsid w:val="003B6F31"/>
    <w:rsid w:val="003C2F77"/>
    <w:rsid w:val="003C7B7A"/>
    <w:rsid w:val="003D2DE6"/>
    <w:rsid w:val="003D349A"/>
    <w:rsid w:val="003D3C8F"/>
    <w:rsid w:val="003D5183"/>
    <w:rsid w:val="003D5350"/>
    <w:rsid w:val="003D6E2E"/>
    <w:rsid w:val="003E1E09"/>
    <w:rsid w:val="003E22AB"/>
    <w:rsid w:val="003F064C"/>
    <w:rsid w:val="003F1C6F"/>
    <w:rsid w:val="003F49BD"/>
    <w:rsid w:val="003F6A76"/>
    <w:rsid w:val="00400321"/>
    <w:rsid w:val="0040359C"/>
    <w:rsid w:val="004115C0"/>
    <w:rsid w:val="00412C49"/>
    <w:rsid w:val="00415FD0"/>
    <w:rsid w:val="0041656B"/>
    <w:rsid w:val="00417EC3"/>
    <w:rsid w:val="004262C2"/>
    <w:rsid w:val="00430CEA"/>
    <w:rsid w:val="00432098"/>
    <w:rsid w:val="0043390E"/>
    <w:rsid w:val="0043422C"/>
    <w:rsid w:val="00435279"/>
    <w:rsid w:val="00440841"/>
    <w:rsid w:val="004507D3"/>
    <w:rsid w:val="004510F5"/>
    <w:rsid w:val="00452004"/>
    <w:rsid w:val="0045371A"/>
    <w:rsid w:val="00453B04"/>
    <w:rsid w:val="00454C3D"/>
    <w:rsid w:val="004554BD"/>
    <w:rsid w:val="00456BD7"/>
    <w:rsid w:val="00461C19"/>
    <w:rsid w:val="00462AC1"/>
    <w:rsid w:val="0046705B"/>
    <w:rsid w:val="00470951"/>
    <w:rsid w:val="004737C4"/>
    <w:rsid w:val="00474509"/>
    <w:rsid w:val="00474A7A"/>
    <w:rsid w:val="00475987"/>
    <w:rsid w:val="00477D56"/>
    <w:rsid w:val="0048031E"/>
    <w:rsid w:val="004809EE"/>
    <w:rsid w:val="00483E28"/>
    <w:rsid w:val="00486F0B"/>
    <w:rsid w:val="004916D7"/>
    <w:rsid w:val="004944D6"/>
    <w:rsid w:val="004948E2"/>
    <w:rsid w:val="0049512C"/>
    <w:rsid w:val="004973B8"/>
    <w:rsid w:val="004A1BEB"/>
    <w:rsid w:val="004A264A"/>
    <w:rsid w:val="004A3604"/>
    <w:rsid w:val="004A5C7F"/>
    <w:rsid w:val="004A6E7F"/>
    <w:rsid w:val="004B0BC2"/>
    <w:rsid w:val="004B1012"/>
    <w:rsid w:val="004B2BB6"/>
    <w:rsid w:val="004B4582"/>
    <w:rsid w:val="004B62FE"/>
    <w:rsid w:val="004B7BD2"/>
    <w:rsid w:val="004B7E34"/>
    <w:rsid w:val="004C23D9"/>
    <w:rsid w:val="004C2C61"/>
    <w:rsid w:val="004C6287"/>
    <w:rsid w:val="004C644A"/>
    <w:rsid w:val="004D1CE3"/>
    <w:rsid w:val="004D287C"/>
    <w:rsid w:val="004D6010"/>
    <w:rsid w:val="004D6DAF"/>
    <w:rsid w:val="004E049F"/>
    <w:rsid w:val="004E112A"/>
    <w:rsid w:val="004E230B"/>
    <w:rsid w:val="004E5F88"/>
    <w:rsid w:val="004F0A7F"/>
    <w:rsid w:val="004F40C1"/>
    <w:rsid w:val="004F52DC"/>
    <w:rsid w:val="004F681D"/>
    <w:rsid w:val="00504A69"/>
    <w:rsid w:val="00504DD3"/>
    <w:rsid w:val="00506446"/>
    <w:rsid w:val="0051084F"/>
    <w:rsid w:val="00513D83"/>
    <w:rsid w:val="00514ADB"/>
    <w:rsid w:val="00515112"/>
    <w:rsid w:val="00520412"/>
    <w:rsid w:val="0052091E"/>
    <w:rsid w:val="005222CB"/>
    <w:rsid w:val="0052417A"/>
    <w:rsid w:val="00527ACC"/>
    <w:rsid w:val="00530F4C"/>
    <w:rsid w:val="00531021"/>
    <w:rsid w:val="00531044"/>
    <w:rsid w:val="005340A2"/>
    <w:rsid w:val="0053430F"/>
    <w:rsid w:val="00536AA4"/>
    <w:rsid w:val="00541293"/>
    <w:rsid w:val="005437EB"/>
    <w:rsid w:val="00551599"/>
    <w:rsid w:val="00552A3E"/>
    <w:rsid w:val="005533A9"/>
    <w:rsid w:val="00554F3F"/>
    <w:rsid w:val="00555884"/>
    <w:rsid w:val="00561BD6"/>
    <w:rsid w:val="00562BA8"/>
    <w:rsid w:val="005659C7"/>
    <w:rsid w:val="00567464"/>
    <w:rsid w:val="005678C7"/>
    <w:rsid w:val="00572B72"/>
    <w:rsid w:val="00573417"/>
    <w:rsid w:val="00573B76"/>
    <w:rsid w:val="0057406C"/>
    <w:rsid w:val="00574E6A"/>
    <w:rsid w:val="005813CE"/>
    <w:rsid w:val="005821CB"/>
    <w:rsid w:val="00585000"/>
    <w:rsid w:val="005877FC"/>
    <w:rsid w:val="0059070E"/>
    <w:rsid w:val="00592625"/>
    <w:rsid w:val="00594C36"/>
    <w:rsid w:val="00596CDF"/>
    <w:rsid w:val="005A012D"/>
    <w:rsid w:val="005A3AE5"/>
    <w:rsid w:val="005B0163"/>
    <w:rsid w:val="005B2CD7"/>
    <w:rsid w:val="005C08A5"/>
    <w:rsid w:val="005C3844"/>
    <w:rsid w:val="005C4233"/>
    <w:rsid w:val="005C5038"/>
    <w:rsid w:val="005C73C7"/>
    <w:rsid w:val="005D2752"/>
    <w:rsid w:val="005D2B30"/>
    <w:rsid w:val="005D30D4"/>
    <w:rsid w:val="005D3251"/>
    <w:rsid w:val="005D3A6A"/>
    <w:rsid w:val="005D55BB"/>
    <w:rsid w:val="005E1E03"/>
    <w:rsid w:val="005E23CD"/>
    <w:rsid w:val="005E2724"/>
    <w:rsid w:val="005E3E55"/>
    <w:rsid w:val="005E3EEA"/>
    <w:rsid w:val="005E68FF"/>
    <w:rsid w:val="005E7E22"/>
    <w:rsid w:val="005F178B"/>
    <w:rsid w:val="005F3727"/>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08F9"/>
    <w:rsid w:val="00631115"/>
    <w:rsid w:val="00631620"/>
    <w:rsid w:val="00632894"/>
    <w:rsid w:val="00632F51"/>
    <w:rsid w:val="00632F73"/>
    <w:rsid w:val="00637340"/>
    <w:rsid w:val="006411CF"/>
    <w:rsid w:val="00641C71"/>
    <w:rsid w:val="0064300C"/>
    <w:rsid w:val="00644727"/>
    <w:rsid w:val="00645ECF"/>
    <w:rsid w:val="00654F37"/>
    <w:rsid w:val="0065681B"/>
    <w:rsid w:val="00661E3F"/>
    <w:rsid w:val="00661E78"/>
    <w:rsid w:val="00663AF7"/>
    <w:rsid w:val="00667362"/>
    <w:rsid w:val="00674FED"/>
    <w:rsid w:val="0068226F"/>
    <w:rsid w:val="0068299C"/>
    <w:rsid w:val="00682CBA"/>
    <w:rsid w:val="00683EEF"/>
    <w:rsid w:val="00685D72"/>
    <w:rsid w:val="00685FB2"/>
    <w:rsid w:val="00686B8B"/>
    <w:rsid w:val="00692EDF"/>
    <w:rsid w:val="006930E5"/>
    <w:rsid w:val="00697E29"/>
    <w:rsid w:val="006A156C"/>
    <w:rsid w:val="006A57F1"/>
    <w:rsid w:val="006A722E"/>
    <w:rsid w:val="006B0379"/>
    <w:rsid w:val="006B0F22"/>
    <w:rsid w:val="006B4081"/>
    <w:rsid w:val="006C0044"/>
    <w:rsid w:val="006C0E98"/>
    <w:rsid w:val="006C3AC7"/>
    <w:rsid w:val="006C43B4"/>
    <w:rsid w:val="006C5D16"/>
    <w:rsid w:val="006C7335"/>
    <w:rsid w:val="006C7406"/>
    <w:rsid w:val="006D21DC"/>
    <w:rsid w:val="006D3067"/>
    <w:rsid w:val="006D4D01"/>
    <w:rsid w:val="006D7492"/>
    <w:rsid w:val="006D7CAB"/>
    <w:rsid w:val="006E1FC1"/>
    <w:rsid w:val="006F0652"/>
    <w:rsid w:val="006F20E1"/>
    <w:rsid w:val="006F2C70"/>
    <w:rsid w:val="0070354F"/>
    <w:rsid w:val="007108CC"/>
    <w:rsid w:val="00710DA4"/>
    <w:rsid w:val="0071235D"/>
    <w:rsid w:val="00714442"/>
    <w:rsid w:val="00714CBC"/>
    <w:rsid w:val="00714DAD"/>
    <w:rsid w:val="007167EB"/>
    <w:rsid w:val="0071761E"/>
    <w:rsid w:val="00717DEA"/>
    <w:rsid w:val="00720306"/>
    <w:rsid w:val="00723136"/>
    <w:rsid w:val="00724771"/>
    <w:rsid w:val="00724A25"/>
    <w:rsid w:val="00727B75"/>
    <w:rsid w:val="00734067"/>
    <w:rsid w:val="00743217"/>
    <w:rsid w:val="00743CF8"/>
    <w:rsid w:val="0074424A"/>
    <w:rsid w:val="00746633"/>
    <w:rsid w:val="007470BB"/>
    <w:rsid w:val="00751673"/>
    <w:rsid w:val="00753CFA"/>
    <w:rsid w:val="00755170"/>
    <w:rsid w:val="007551EC"/>
    <w:rsid w:val="00755865"/>
    <w:rsid w:val="00756D69"/>
    <w:rsid w:val="007635A5"/>
    <w:rsid w:val="0076441C"/>
    <w:rsid w:val="00765F67"/>
    <w:rsid w:val="00771250"/>
    <w:rsid w:val="007755D6"/>
    <w:rsid w:val="007756F6"/>
    <w:rsid w:val="00776799"/>
    <w:rsid w:val="00777B2F"/>
    <w:rsid w:val="00780478"/>
    <w:rsid w:val="00785B34"/>
    <w:rsid w:val="0078718F"/>
    <w:rsid w:val="00792D5F"/>
    <w:rsid w:val="00793E1C"/>
    <w:rsid w:val="00795EB8"/>
    <w:rsid w:val="00797224"/>
    <w:rsid w:val="00797290"/>
    <w:rsid w:val="007975E6"/>
    <w:rsid w:val="00797860"/>
    <w:rsid w:val="00797C42"/>
    <w:rsid w:val="007A3CB1"/>
    <w:rsid w:val="007A4603"/>
    <w:rsid w:val="007A7BEE"/>
    <w:rsid w:val="007B087F"/>
    <w:rsid w:val="007B2CB9"/>
    <w:rsid w:val="007B4BEA"/>
    <w:rsid w:val="007B645E"/>
    <w:rsid w:val="007C12FC"/>
    <w:rsid w:val="007C22ED"/>
    <w:rsid w:val="007C24A3"/>
    <w:rsid w:val="007C256A"/>
    <w:rsid w:val="007C3A8E"/>
    <w:rsid w:val="007D060B"/>
    <w:rsid w:val="007D0D8F"/>
    <w:rsid w:val="007D19B2"/>
    <w:rsid w:val="007D2DD3"/>
    <w:rsid w:val="007D726A"/>
    <w:rsid w:val="007E26E9"/>
    <w:rsid w:val="007E32B3"/>
    <w:rsid w:val="007E588B"/>
    <w:rsid w:val="007E7E4E"/>
    <w:rsid w:val="007E7E9B"/>
    <w:rsid w:val="007F3E17"/>
    <w:rsid w:val="007F57DC"/>
    <w:rsid w:val="007F7DAC"/>
    <w:rsid w:val="00803690"/>
    <w:rsid w:val="00804C36"/>
    <w:rsid w:val="00807045"/>
    <w:rsid w:val="0080711A"/>
    <w:rsid w:val="00815AA1"/>
    <w:rsid w:val="0081628C"/>
    <w:rsid w:val="00820127"/>
    <w:rsid w:val="0082120B"/>
    <w:rsid w:val="00821F42"/>
    <w:rsid w:val="0082448D"/>
    <w:rsid w:val="008353B6"/>
    <w:rsid w:val="00837191"/>
    <w:rsid w:val="00841186"/>
    <w:rsid w:val="008459F6"/>
    <w:rsid w:val="00847582"/>
    <w:rsid w:val="00847E91"/>
    <w:rsid w:val="00847EF3"/>
    <w:rsid w:val="0085268F"/>
    <w:rsid w:val="00853177"/>
    <w:rsid w:val="008531D0"/>
    <w:rsid w:val="008540F3"/>
    <w:rsid w:val="00857939"/>
    <w:rsid w:val="00860E60"/>
    <w:rsid w:val="00861BF8"/>
    <w:rsid w:val="008639C9"/>
    <w:rsid w:val="00865861"/>
    <w:rsid w:val="00873A16"/>
    <w:rsid w:val="0087484A"/>
    <w:rsid w:val="008748FA"/>
    <w:rsid w:val="00886660"/>
    <w:rsid w:val="00890DB2"/>
    <w:rsid w:val="008941C5"/>
    <w:rsid w:val="00894E3E"/>
    <w:rsid w:val="008A1CAE"/>
    <w:rsid w:val="008A5B91"/>
    <w:rsid w:val="008A7891"/>
    <w:rsid w:val="008A7F5C"/>
    <w:rsid w:val="008B05CC"/>
    <w:rsid w:val="008B220B"/>
    <w:rsid w:val="008C10F1"/>
    <w:rsid w:val="008C23D7"/>
    <w:rsid w:val="008D0B8D"/>
    <w:rsid w:val="008D199F"/>
    <w:rsid w:val="008D3743"/>
    <w:rsid w:val="008D3813"/>
    <w:rsid w:val="008D6F5F"/>
    <w:rsid w:val="008E3DDA"/>
    <w:rsid w:val="008E429B"/>
    <w:rsid w:val="008E4542"/>
    <w:rsid w:val="008E7A13"/>
    <w:rsid w:val="008F1900"/>
    <w:rsid w:val="008F2201"/>
    <w:rsid w:val="008F27E0"/>
    <w:rsid w:val="00900263"/>
    <w:rsid w:val="00900C86"/>
    <w:rsid w:val="00901093"/>
    <w:rsid w:val="0090193D"/>
    <w:rsid w:val="00910674"/>
    <w:rsid w:val="009119ED"/>
    <w:rsid w:val="00915BCF"/>
    <w:rsid w:val="0092041F"/>
    <w:rsid w:val="00924BB4"/>
    <w:rsid w:val="00925E2D"/>
    <w:rsid w:val="00926632"/>
    <w:rsid w:val="009317E9"/>
    <w:rsid w:val="009379DB"/>
    <w:rsid w:val="00937BB9"/>
    <w:rsid w:val="009410F5"/>
    <w:rsid w:val="00941530"/>
    <w:rsid w:val="00941E17"/>
    <w:rsid w:val="009430FF"/>
    <w:rsid w:val="009437C6"/>
    <w:rsid w:val="00943E2E"/>
    <w:rsid w:val="00944ED1"/>
    <w:rsid w:val="00946688"/>
    <w:rsid w:val="009476BF"/>
    <w:rsid w:val="00955A9A"/>
    <w:rsid w:val="009564C7"/>
    <w:rsid w:val="00960A34"/>
    <w:rsid w:val="00972766"/>
    <w:rsid w:val="009727B8"/>
    <w:rsid w:val="00973822"/>
    <w:rsid w:val="0097558E"/>
    <w:rsid w:val="009764A9"/>
    <w:rsid w:val="00976637"/>
    <w:rsid w:val="00980FB6"/>
    <w:rsid w:val="00982535"/>
    <w:rsid w:val="00992035"/>
    <w:rsid w:val="00992EF8"/>
    <w:rsid w:val="009A059F"/>
    <w:rsid w:val="009A1F14"/>
    <w:rsid w:val="009A3318"/>
    <w:rsid w:val="009A39BA"/>
    <w:rsid w:val="009A698F"/>
    <w:rsid w:val="009A6F10"/>
    <w:rsid w:val="009A799A"/>
    <w:rsid w:val="009B2C03"/>
    <w:rsid w:val="009C1F4E"/>
    <w:rsid w:val="009C388F"/>
    <w:rsid w:val="009C44B1"/>
    <w:rsid w:val="009C4B49"/>
    <w:rsid w:val="009C4F9A"/>
    <w:rsid w:val="009C6B70"/>
    <w:rsid w:val="009D0F10"/>
    <w:rsid w:val="009D300F"/>
    <w:rsid w:val="009D53FC"/>
    <w:rsid w:val="009E162C"/>
    <w:rsid w:val="009E2E57"/>
    <w:rsid w:val="009E3BB5"/>
    <w:rsid w:val="009E4D86"/>
    <w:rsid w:val="009E6B59"/>
    <w:rsid w:val="009F2090"/>
    <w:rsid w:val="00A0027A"/>
    <w:rsid w:val="00A00AE7"/>
    <w:rsid w:val="00A02090"/>
    <w:rsid w:val="00A05D8F"/>
    <w:rsid w:val="00A07D19"/>
    <w:rsid w:val="00A10DBF"/>
    <w:rsid w:val="00A12015"/>
    <w:rsid w:val="00A16546"/>
    <w:rsid w:val="00A2307F"/>
    <w:rsid w:val="00A24BE2"/>
    <w:rsid w:val="00A24F9F"/>
    <w:rsid w:val="00A2734E"/>
    <w:rsid w:val="00A33A50"/>
    <w:rsid w:val="00A33B56"/>
    <w:rsid w:val="00A3438B"/>
    <w:rsid w:val="00A36613"/>
    <w:rsid w:val="00A40621"/>
    <w:rsid w:val="00A42C60"/>
    <w:rsid w:val="00A44A18"/>
    <w:rsid w:val="00A46AEC"/>
    <w:rsid w:val="00A50ACC"/>
    <w:rsid w:val="00A51851"/>
    <w:rsid w:val="00A51943"/>
    <w:rsid w:val="00A51D87"/>
    <w:rsid w:val="00A5318E"/>
    <w:rsid w:val="00A55365"/>
    <w:rsid w:val="00A55444"/>
    <w:rsid w:val="00A628D4"/>
    <w:rsid w:val="00A64443"/>
    <w:rsid w:val="00A6470A"/>
    <w:rsid w:val="00A677BB"/>
    <w:rsid w:val="00A702F0"/>
    <w:rsid w:val="00A70722"/>
    <w:rsid w:val="00A742B3"/>
    <w:rsid w:val="00A75B9B"/>
    <w:rsid w:val="00A81137"/>
    <w:rsid w:val="00A816FC"/>
    <w:rsid w:val="00A83531"/>
    <w:rsid w:val="00A87572"/>
    <w:rsid w:val="00A9074E"/>
    <w:rsid w:val="00A93DBB"/>
    <w:rsid w:val="00AA01C1"/>
    <w:rsid w:val="00AA18EC"/>
    <w:rsid w:val="00AA1C65"/>
    <w:rsid w:val="00AA767E"/>
    <w:rsid w:val="00AB1578"/>
    <w:rsid w:val="00AB1884"/>
    <w:rsid w:val="00AB2883"/>
    <w:rsid w:val="00AB4166"/>
    <w:rsid w:val="00AB67A4"/>
    <w:rsid w:val="00AC2C0E"/>
    <w:rsid w:val="00AC348D"/>
    <w:rsid w:val="00AC4755"/>
    <w:rsid w:val="00AC4B5E"/>
    <w:rsid w:val="00AC5DE9"/>
    <w:rsid w:val="00AC65B1"/>
    <w:rsid w:val="00AD4FAE"/>
    <w:rsid w:val="00AD5A7C"/>
    <w:rsid w:val="00AD60F8"/>
    <w:rsid w:val="00AD67BC"/>
    <w:rsid w:val="00AE39CC"/>
    <w:rsid w:val="00AF4004"/>
    <w:rsid w:val="00AF7F9C"/>
    <w:rsid w:val="00B02A0F"/>
    <w:rsid w:val="00B02E79"/>
    <w:rsid w:val="00B05397"/>
    <w:rsid w:val="00B17F24"/>
    <w:rsid w:val="00B23304"/>
    <w:rsid w:val="00B273D8"/>
    <w:rsid w:val="00B27A2A"/>
    <w:rsid w:val="00B3213E"/>
    <w:rsid w:val="00B33471"/>
    <w:rsid w:val="00B34290"/>
    <w:rsid w:val="00B35C45"/>
    <w:rsid w:val="00B401EA"/>
    <w:rsid w:val="00B4146E"/>
    <w:rsid w:val="00B4216F"/>
    <w:rsid w:val="00B429F3"/>
    <w:rsid w:val="00B43424"/>
    <w:rsid w:val="00B446FE"/>
    <w:rsid w:val="00B44CA5"/>
    <w:rsid w:val="00B47B99"/>
    <w:rsid w:val="00B51352"/>
    <w:rsid w:val="00B52239"/>
    <w:rsid w:val="00B538B2"/>
    <w:rsid w:val="00B546B0"/>
    <w:rsid w:val="00B55F60"/>
    <w:rsid w:val="00B6238C"/>
    <w:rsid w:val="00B6413D"/>
    <w:rsid w:val="00B6647D"/>
    <w:rsid w:val="00B778B9"/>
    <w:rsid w:val="00B80D05"/>
    <w:rsid w:val="00B82CAC"/>
    <w:rsid w:val="00B82F48"/>
    <w:rsid w:val="00B83114"/>
    <w:rsid w:val="00B867D6"/>
    <w:rsid w:val="00BA2927"/>
    <w:rsid w:val="00BA2D4B"/>
    <w:rsid w:val="00BA3419"/>
    <w:rsid w:val="00BA3768"/>
    <w:rsid w:val="00BA49D1"/>
    <w:rsid w:val="00BA5827"/>
    <w:rsid w:val="00BA6ECD"/>
    <w:rsid w:val="00BA6FA0"/>
    <w:rsid w:val="00BB0C44"/>
    <w:rsid w:val="00BB0EEC"/>
    <w:rsid w:val="00BB2767"/>
    <w:rsid w:val="00BB4010"/>
    <w:rsid w:val="00BB5003"/>
    <w:rsid w:val="00BC2F64"/>
    <w:rsid w:val="00BC6F83"/>
    <w:rsid w:val="00BC7549"/>
    <w:rsid w:val="00BD71C5"/>
    <w:rsid w:val="00BD7A03"/>
    <w:rsid w:val="00BD7DA4"/>
    <w:rsid w:val="00BE0421"/>
    <w:rsid w:val="00BE3F84"/>
    <w:rsid w:val="00BE5A88"/>
    <w:rsid w:val="00BE794E"/>
    <w:rsid w:val="00BE7F99"/>
    <w:rsid w:val="00BF033C"/>
    <w:rsid w:val="00BF2635"/>
    <w:rsid w:val="00BF34F5"/>
    <w:rsid w:val="00BF530C"/>
    <w:rsid w:val="00BF5C62"/>
    <w:rsid w:val="00BF634C"/>
    <w:rsid w:val="00C00AE5"/>
    <w:rsid w:val="00C04EA8"/>
    <w:rsid w:val="00C06085"/>
    <w:rsid w:val="00C060F0"/>
    <w:rsid w:val="00C06AE0"/>
    <w:rsid w:val="00C072DB"/>
    <w:rsid w:val="00C107D2"/>
    <w:rsid w:val="00C107D9"/>
    <w:rsid w:val="00C10D4A"/>
    <w:rsid w:val="00C13757"/>
    <w:rsid w:val="00C14210"/>
    <w:rsid w:val="00C173DB"/>
    <w:rsid w:val="00C175DF"/>
    <w:rsid w:val="00C2497D"/>
    <w:rsid w:val="00C30FB6"/>
    <w:rsid w:val="00C30FDD"/>
    <w:rsid w:val="00C35471"/>
    <w:rsid w:val="00C367B7"/>
    <w:rsid w:val="00C36879"/>
    <w:rsid w:val="00C412FE"/>
    <w:rsid w:val="00C42195"/>
    <w:rsid w:val="00C477A7"/>
    <w:rsid w:val="00C50E08"/>
    <w:rsid w:val="00C51617"/>
    <w:rsid w:val="00C56EAA"/>
    <w:rsid w:val="00C5702B"/>
    <w:rsid w:val="00C60365"/>
    <w:rsid w:val="00C6068F"/>
    <w:rsid w:val="00C62CBF"/>
    <w:rsid w:val="00C64D2A"/>
    <w:rsid w:val="00C64E39"/>
    <w:rsid w:val="00C65399"/>
    <w:rsid w:val="00C65957"/>
    <w:rsid w:val="00C66EAB"/>
    <w:rsid w:val="00C67305"/>
    <w:rsid w:val="00C6783F"/>
    <w:rsid w:val="00C70352"/>
    <w:rsid w:val="00C71EA2"/>
    <w:rsid w:val="00C73E32"/>
    <w:rsid w:val="00C762B5"/>
    <w:rsid w:val="00C874DA"/>
    <w:rsid w:val="00CA129C"/>
    <w:rsid w:val="00CA1A3D"/>
    <w:rsid w:val="00CA1FA3"/>
    <w:rsid w:val="00CA236D"/>
    <w:rsid w:val="00CA2CCA"/>
    <w:rsid w:val="00CA58DF"/>
    <w:rsid w:val="00CA6C34"/>
    <w:rsid w:val="00CB146D"/>
    <w:rsid w:val="00CB3D99"/>
    <w:rsid w:val="00CB7159"/>
    <w:rsid w:val="00CC211E"/>
    <w:rsid w:val="00CC2F36"/>
    <w:rsid w:val="00CC3614"/>
    <w:rsid w:val="00CC6E96"/>
    <w:rsid w:val="00CD394A"/>
    <w:rsid w:val="00CD3EBD"/>
    <w:rsid w:val="00CD45AA"/>
    <w:rsid w:val="00CD4F1F"/>
    <w:rsid w:val="00CD7D13"/>
    <w:rsid w:val="00CE2183"/>
    <w:rsid w:val="00CE2409"/>
    <w:rsid w:val="00CE33A8"/>
    <w:rsid w:val="00CE3B8E"/>
    <w:rsid w:val="00CE3C71"/>
    <w:rsid w:val="00CE4301"/>
    <w:rsid w:val="00CE4AF0"/>
    <w:rsid w:val="00CE6EA5"/>
    <w:rsid w:val="00CF6791"/>
    <w:rsid w:val="00D01766"/>
    <w:rsid w:val="00D05A28"/>
    <w:rsid w:val="00D06E4B"/>
    <w:rsid w:val="00D10C6A"/>
    <w:rsid w:val="00D165AA"/>
    <w:rsid w:val="00D16640"/>
    <w:rsid w:val="00D17E5B"/>
    <w:rsid w:val="00D2673F"/>
    <w:rsid w:val="00D3186F"/>
    <w:rsid w:val="00D32BE4"/>
    <w:rsid w:val="00D35026"/>
    <w:rsid w:val="00D353F2"/>
    <w:rsid w:val="00D35955"/>
    <w:rsid w:val="00D363E5"/>
    <w:rsid w:val="00D371AA"/>
    <w:rsid w:val="00D430F6"/>
    <w:rsid w:val="00D462C2"/>
    <w:rsid w:val="00D47F2D"/>
    <w:rsid w:val="00D508F3"/>
    <w:rsid w:val="00D50B07"/>
    <w:rsid w:val="00D53733"/>
    <w:rsid w:val="00D56CD8"/>
    <w:rsid w:val="00D62DB5"/>
    <w:rsid w:val="00D65404"/>
    <w:rsid w:val="00D65CD2"/>
    <w:rsid w:val="00D67071"/>
    <w:rsid w:val="00D7387F"/>
    <w:rsid w:val="00D77E2E"/>
    <w:rsid w:val="00D81ED4"/>
    <w:rsid w:val="00D82516"/>
    <w:rsid w:val="00D83CD6"/>
    <w:rsid w:val="00D84532"/>
    <w:rsid w:val="00D86D3C"/>
    <w:rsid w:val="00D87559"/>
    <w:rsid w:val="00D916A4"/>
    <w:rsid w:val="00DA0908"/>
    <w:rsid w:val="00DA23E0"/>
    <w:rsid w:val="00DA3D14"/>
    <w:rsid w:val="00DA41D8"/>
    <w:rsid w:val="00DA7914"/>
    <w:rsid w:val="00DB17CA"/>
    <w:rsid w:val="00DB2B09"/>
    <w:rsid w:val="00DB44FE"/>
    <w:rsid w:val="00DB49D1"/>
    <w:rsid w:val="00DB4E0C"/>
    <w:rsid w:val="00DB5125"/>
    <w:rsid w:val="00DB5FCC"/>
    <w:rsid w:val="00DB6E13"/>
    <w:rsid w:val="00DC0505"/>
    <w:rsid w:val="00DC20F2"/>
    <w:rsid w:val="00DC242D"/>
    <w:rsid w:val="00DC7484"/>
    <w:rsid w:val="00DD256B"/>
    <w:rsid w:val="00DD2B0C"/>
    <w:rsid w:val="00DD2DEB"/>
    <w:rsid w:val="00DE0768"/>
    <w:rsid w:val="00DE0AD3"/>
    <w:rsid w:val="00DE3113"/>
    <w:rsid w:val="00DE4647"/>
    <w:rsid w:val="00DF1740"/>
    <w:rsid w:val="00DF6544"/>
    <w:rsid w:val="00DF6ADD"/>
    <w:rsid w:val="00E00E2C"/>
    <w:rsid w:val="00E00F00"/>
    <w:rsid w:val="00E074BC"/>
    <w:rsid w:val="00E12FCC"/>
    <w:rsid w:val="00E1414A"/>
    <w:rsid w:val="00E224A4"/>
    <w:rsid w:val="00E23A7C"/>
    <w:rsid w:val="00E25F01"/>
    <w:rsid w:val="00E32225"/>
    <w:rsid w:val="00E330B3"/>
    <w:rsid w:val="00E336A6"/>
    <w:rsid w:val="00E33B46"/>
    <w:rsid w:val="00E36AEC"/>
    <w:rsid w:val="00E40256"/>
    <w:rsid w:val="00E419F7"/>
    <w:rsid w:val="00E41DC9"/>
    <w:rsid w:val="00E4422E"/>
    <w:rsid w:val="00E47FB6"/>
    <w:rsid w:val="00E510FF"/>
    <w:rsid w:val="00E52697"/>
    <w:rsid w:val="00E55A11"/>
    <w:rsid w:val="00E570A4"/>
    <w:rsid w:val="00E570BA"/>
    <w:rsid w:val="00E61ADA"/>
    <w:rsid w:val="00E6616C"/>
    <w:rsid w:val="00E70479"/>
    <w:rsid w:val="00E719F4"/>
    <w:rsid w:val="00E72366"/>
    <w:rsid w:val="00E756C6"/>
    <w:rsid w:val="00E76912"/>
    <w:rsid w:val="00E76D0C"/>
    <w:rsid w:val="00E779B8"/>
    <w:rsid w:val="00E829EB"/>
    <w:rsid w:val="00E9540C"/>
    <w:rsid w:val="00EB1719"/>
    <w:rsid w:val="00EB19D1"/>
    <w:rsid w:val="00EB27FA"/>
    <w:rsid w:val="00EB42BF"/>
    <w:rsid w:val="00EB6A58"/>
    <w:rsid w:val="00EC4D51"/>
    <w:rsid w:val="00EC7018"/>
    <w:rsid w:val="00ED0EBB"/>
    <w:rsid w:val="00ED6286"/>
    <w:rsid w:val="00EE19D8"/>
    <w:rsid w:val="00EE2A79"/>
    <w:rsid w:val="00EE35D0"/>
    <w:rsid w:val="00EE46D1"/>
    <w:rsid w:val="00EE567C"/>
    <w:rsid w:val="00EE7347"/>
    <w:rsid w:val="00EE77ED"/>
    <w:rsid w:val="00EF00B4"/>
    <w:rsid w:val="00EF0C30"/>
    <w:rsid w:val="00EF1254"/>
    <w:rsid w:val="00F00493"/>
    <w:rsid w:val="00F00B7C"/>
    <w:rsid w:val="00F03C64"/>
    <w:rsid w:val="00F12F4F"/>
    <w:rsid w:val="00F21C97"/>
    <w:rsid w:val="00F230AF"/>
    <w:rsid w:val="00F235B5"/>
    <w:rsid w:val="00F23B4A"/>
    <w:rsid w:val="00F25D56"/>
    <w:rsid w:val="00F36E90"/>
    <w:rsid w:val="00F44004"/>
    <w:rsid w:val="00F45CAA"/>
    <w:rsid w:val="00F512AC"/>
    <w:rsid w:val="00F53F9A"/>
    <w:rsid w:val="00F541FA"/>
    <w:rsid w:val="00F5614E"/>
    <w:rsid w:val="00F6064D"/>
    <w:rsid w:val="00F60828"/>
    <w:rsid w:val="00F60BCC"/>
    <w:rsid w:val="00F6376C"/>
    <w:rsid w:val="00F725F3"/>
    <w:rsid w:val="00F739C8"/>
    <w:rsid w:val="00F74FE8"/>
    <w:rsid w:val="00F81046"/>
    <w:rsid w:val="00F821B1"/>
    <w:rsid w:val="00F8787A"/>
    <w:rsid w:val="00FA1346"/>
    <w:rsid w:val="00FA2F41"/>
    <w:rsid w:val="00FA6873"/>
    <w:rsid w:val="00FA777D"/>
    <w:rsid w:val="00FB2FA7"/>
    <w:rsid w:val="00FB3189"/>
    <w:rsid w:val="00FB3217"/>
    <w:rsid w:val="00FB3890"/>
    <w:rsid w:val="00FB50F9"/>
    <w:rsid w:val="00FB5D35"/>
    <w:rsid w:val="00FB74A8"/>
    <w:rsid w:val="00FC0300"/>
    <w:rsid w:val="00FC25BE"/>
    <w:rsid w:val="00FC2A0E"/>
    <w:rsid w:val="00FC35CB"/>
    <w:rsid w:val="00FD1218"/>
    <w:rsid w:val="00FD3283"/>
    <w:rsid w:val="00FD3686"/>
    <w:rsid w:val="00FD380D"/>
    <w:rsid w:val="00FD3F8A"/>
    <w:rsid w:val="00FE065B"/>
    <w:rsid w:val="00FE153B"/>
    <w:rsid w:val="00FE3982"/>
    <w:rsid w:val="00FF011E"/>
    <w:rsid w:val="00FF6C82"/>
    <w:rsid w:val="00FF7EFB"/>
    <w:rsid w:val="140EF56C"/>
    <w:rsid w:val="43FAC522"/>
    <w:rsid w:val="6A0052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DC01E6"/>
  <w15:docId w15:val="{BD9DB1D2-8E57-4D13-81EE-7A753A00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1"/>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4"/>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 w:type="table" w:customStyle="1" w:styleId="TableGrid1">
    <w:name w:val="Table Grid1"/>
    <w:basedOn w:val="TableNormal"/>
    <w:next w:val="TableGrid"/>
    <w:uiPriority w:val="39"/>
    <w:rsid w:val="00276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73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B521BE-6BB8-4083-8556-CE4854992868}">
  <ds:schemaRefs>
    <ds:schemaRef ds:uri="http://purl.org/dc/dcmitype/"/>
    <ds:schemaRef ds:uri="http://purl.org/dc/terms/"/>
    <ds:schemaRef ds:uri="785685f2-c2e1-4352-89aa-3faca8eaba52"/>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5067c814-4b34-462c-a21d-c185ff6548d2"/>
    <ds:schemaRef ds:uri="http://www.w3.org/XML/1998/namespace"/>
    <ds:schemaRef ds:uri="http://schemas.microsoft.com/office/infopath/2007/PartnerControls"/>
  </ds:schemaRefs>
</ds:datastoreItem>
</file>

<file path=customXml/itemProps2.xml><?xml version="1.0" encoding="utf-8"?>
<ds:datastoreItem xmlns:ds="http://schemas.openxmlformats.org/officeDocument/2006/customXml" ds:itemID="{9F27694A-91D2-4DE4-BE89-6074094AECE2}">
  <ds:schemaRefs>
    <ds:schemaRef ds:uri="http://schemas.openxmlformats.org/officeDocument/2006/bibliography"/>
  </ds:schemaRefs>
</ds:datastoreItem>
</file>

<file path=customXml/itemProps3.xml><?xml version="1.0" encoding="utf-8"?>
<ds:datastoreItem xmlns:ds="http://schemas.openxmlformats.org/officeDocument/2006/customXml" ds:itemID="{C36745AB-42CC-4731-9AA8-5E36B7A56110}">
  <ds:schemaRefs>
    <ds:schemaRef ds:uri="http://schemas.openxmlformats.org/officeDocument/2006/bibliography"/>
  </ds:schemaRefs>
</ds:datastoreItem>
</file>

<file path=customXml/itemProps4.xml><?xml version="1.0" encoding="utf-8"?>
<ds:datastoreItem xmlns:ds="http://schemas.openxmlformats.org/officeDocument/2006/customXml" ds:itemID="{2882F299-6653-43D4-9845-A0CD34B1A404}">
  <ds:schemaRefs>
    <ds:schemaRef ds:uri="http://schemas.microsoft.com/sharepoint/v3/contenttype/forms"/>
  </ds:schemaRefs>
</ds:datastoreItem>
</file>

<file path=customXml/itemProps5.xml><?xml version="1.0" encoding="utf-8"?>
<ds:datastoreItem xmlns:ds="http://schemas.openxmlformats.org/officeDocument/2006/customXml" ds:itemID="{0DF73CF5-08DC-432E-BF77-4AD3669CA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2201</Words>
  <Characters>12546</Characters>
  <Application>Microsoft Office Word</Application>
  <DocSecurity>0</DocSecurity>
  <Lines>104</Lines>
  <Paragraphs>29</Paragraphs>
  <ScaleCrop>false</ScaleCrop>
  <Company>California Energy Commission</Company>
  <LinksUpToDate>false</LinksUpToDate>
  <CharactersWithSpaces>14718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58</cp:revision>
  <cp:lastPrinted>2018-10-25T15:05:00Z</cp:lastPrinted>
  <dcterms:created xsi:type="dcterms:W3CDTF">2018-10-25T15:05:00Z</dcterms:created>
  <dcterms:modified xsi:type="dcterms:W3CDTF">2022-11-04T19:57:00Z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