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DE5D0" w14:textId="4366F07A" w:rsidR="006D1D66" w:rsidRPr="001F21AB" w:rsidRDefault="006D1D66" w:rsidP="006D1D66">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6D1D66" w:rsidRPr="009369DC" w14:paraId="3E3256F1" w14:textId="77777777" w:rsidTr="0042345D">
        <w:trPr>
          <w:trHeight w:val="288"/>
        </w:trPr>
        <w:tc>
          <w:tcPr>
            <w:tcW w:w="7177" w:type="dxa"/>
          </w:tcPr>
          <w:p w14:paraId="62D62730" w14:textId="77777777" w:rsidR="006D1D66" w:rsidRPr="009369DC" w:rsidRDefault="006D1D66"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4CAA5958" w14:textId="77777777" w:rsidR="006D1D66" w:rsidRPr="009369DC" w:rsidRDefault="006D1D66"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6D1D66" w:rsidRPr="009369DC" w14:paraId="658AE85A" w14:textId="77777777" w:rsidTr="0042345D">
        <w:trPr>
          <w:trHeight w:val="288"/>
        </w:trPr>
        <w:tc>
          <w:tcPr>
            <w:tcW w:w="7177" w:type="dxa"/>
          </w:tcPr>
          <w:p w14:paraId="2C3E2A74" w14:textId="77777777" w:rsidR="006D1D66" w:rsidRPr="009369DC" w:rsidRDefault="006D1D66"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67EF61E1" w14:textId="77777777" w:rsidR="006D1D66" w:rsidRPr="009369DC" w:rsidRDefault="006D1D66"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6D1D66" w:rsidRPr="009369DC" w14:paraId="65CEAA3E" w14:textId="77777777" w:rsidTr="0042345D">
        <w:trPr>
          <w:trHeight w:val="288"/>
        </w:trPr>
        <w:tc>
          <w:tcPr>
            <w:tcW w:w="7177" w:type="dxa"/>
          </w:tcPr>
          <w:p w14:paraId="1D00A8F4" w14:textId="77777777" w:rsidR="006D1D66" w:rsidRPr="009369DC" w:rsidRDefault="006D1D66"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3D5E4D77" w14:textId="77777777" w:rsidR="006D1D66" w:rsidRPr="009369DC" w:rsidRDefault="006D1D66"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541447E3" w14:textId="4465E876" w:rsidR="00E17393" w:rsidRDefault="00E17393"/>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2C21B2" w14:paraId="44F031BF" w14:textId="77777777" w:rsidTr="00B7347F">
        <w:trPr>
          <w:cantSplit/>
          <w:trHeight w:val="144"/>
        </w:trPr>
        <w:tc>
          <w:tcPr>
            <w:tcW w:w="11030" w:type="dxa"/>
            <w:gridSpan w:val="3"/>
            <w:tcBorders>
              <w:top w:val="single" w:sz="4" w:space="0" w:color="auto"/>
            </w:tcBorders>
            <w:vAlign w:val="center"/>
          </w:tcPr>
          <w:p w14:paraId="10D7E170" w14:textId="14B08CBF" w:rsidR="00B7347F" w:rsidRPr="002C21B2" w:rsidRDefault="00B7347F" w:rsidP="00B7347F">
            <w:pPr>
              <w:keepNext/>
              <w:rPr>
                <w:rFonts w:asciiTheme="minorHAnsi" w:hAnsiTheme="minorHAnsi"/>
                <w:b/>
                <w:sz w:val="18"/>
                <w:szCs w:val="18"/>
              </w:rPr>
            </w:pPr>
            <w:r w:rsidRPr="00890BB7">
              <w:rPr>
                <w:rFonts w:asciiTheme="minorHAnsi" w:hAnsiTheme="minorHAnsi"/>
                <w:b/>
                <w:szCs w:val="18"/>
              </w:rPr>
              <w:t>A. Ducted Cooling System Information</w:t>
            </w:r>
          </w:p>
        </w:tc>
      </w:tr>
      <w:tr w:rsidR="00B7347F" w:rsidRPr="002C21B2" w14:paraId="297F9675" w14:textId="77777777" w:rsidTr="00B7347F">
        <w:trPr>
          <w:cantSplit/>
          <w:trHeight w:val="144"/>
        </w:trPr>
        <w:tc>
          <w:tcPr>
            <w:tcW w:w="475" w:type="dxa"/>
            <w:vAlign w:val="center"/>
          </w:tcPr>
          <w:p w14:paraId="4DB13EBB"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23C07DAD" w14:textId="77777777" w:rsidR="00B7347F" w:rsidRPr="002C21B2" w:rsidRDefault="00B7347F" w:rsidP="00B7347F">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2AA22559" w14:textId="439D75B4" w:rsidR="00B7347F" w:rsidRPr="002C21B2" w:rsidRDefault="00B7347F" w:rsidP="00B7347F">
            <w:pPr>
              <w:rPr>
                <w:rFonts w:asciiTheme="minorHAnsi" w:hAnsiTheme="minorHAnsi"/>
                <w:color w:val="000000"/>
                <w:sz w:val="18"/>
                <w:szCs w:val="18"/>
                <w:highlight w:val="yellow"/>
              </w:rPr>
            </w:pPr>
          </w:p>
        </w:tc>
      </w:tr>
      <w:tr w:rsidR="00B7347F" w:rsidRPr="002C21B2" w14:paraId="030749DB" w14:textId="77777777" w:rsidTr="00B7347F">
        <w:trPr>
          <w:cantSplit/>
          <w:trHeight w:val="144"/>
        </w:trPr>
        <w:tc>
          <w:tcPr>
            <w:tcW w:w="475" w:type="dxa"/>
            <w:vAlign w:val="center"/>
          </w:tcPr>
          <w:p w14:paraId="1EBBD927"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27866E0F"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6B38F476" w14:textId="0AB96039" w:rsidR="00B7347F" w:rsidRPr="002C21B2" w:rsidRDefault="00B7347F" w:rsidP="00B7347F">
            <w:pPr>
              <w:rPr>
                <w:rFonts w:asciiTheme="minorHAnsi" w:hAnsiTheme="minorHAnsi"/>
                <w:sz w:val="18"/>
                <w:szCs w:val="18"/>
              </w:rPr>
            </w:pPr>
          </w:p>
        </w:tc>
      </w:tr>
      <w:tr w:rsidR="00327C7A" w:rsidRPr="002C21B2" w14:paraId="5A68C9DC" w14:textId="77777777" w:rsidTr="00B7347F">
        <w:trPr>
          <w:cantSplit/>
          <w:trHeight w:val="144"/>
        </w:trPr>
        <w:tc>
          <w:tcPr>
            <w:tcW w:w="475" w:type="dxa"/>
            <w:vAlign w:val="center"/>
          </w:tcPr>
          <w:p w14:paraId="086A8737" w14:textId="12DCCC79" w:rsidR="00327C7A" w:rsidRPr="002C21B2" w:rsidRDefault="00327C7A" w:rsidP="00B7347F">
            <w:pPr>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79D20345" w14:textId="48D46321" w:rsidR="00327C7A" w:rsidRPr="002C21B2" w:rsidRDefault="00327C7A" w:rsidP="00B7347F">
            <w:pPr>
              <w:rPr>
                <w:rFonts w:asciiTheme="minorHAnsi" w:hAnsiTheme="minorHAnsi"/>
                <w:sz w:val="18"/>
                <w:szCs w:val="18"/>
              </w:rPr>
            </w:pPr>
            <w:r>
              <w:rPr>
                <w:rFonts w:asciiTheme="minorHAnsi" w:hAnsiTheme="minorHAnsi"/>
                <w:sz w:val="18"/>
                <w:szCs w:val="18"/>
              </w:rPr>
              <w:t>Indoor Unit Name</w:t>
            </w:r>
            <w:r w:rsidR="002212B2">
              <w:rPr>
                <w:rFonts w:asciiTheme="minorHAnsi" w:hAnsiTheme="minorHAnsi"/>
                <w:sz w:val="18"/>
                <w:szCs w:val="18"/>
              </w:rPr>
              <w:t xml:space="preserve"> </w:t>
            </w:r>
            <w:r w:rsidR="002212B2" w:rsidRPr="00AA1C65">
              <w:rPr>
                <w:rFonts w:asciiTheme="minorHAnsi" w:hAnsiTheme="minorHAnsi"/>
                <w:sz w:val="18"/>
                <w:szCs w:val="18"/>
              </w:rPr>
              <w:t>or Description of Area Served</w:t>
            </w:r>
          </w:p>
        </w:tc>
        <w:tc>
          <w:tcPr>
            <w:tcW w:w="5605" w:type="dxa"/>
            <w:vAlign w:val="center"/>
          </w:tcPr>
          <w:p w14:paraId="08D47A69" w14:textId="77777777" w:rsidR="00327C7A" w:rsidRPr="002C21B2" w:rsidRDefault="00327C7A" w:rsidP="00B7347F">
            <w:pPr>
              <w:rPr>
                <w:rFonts w:asciiTheme="minorHAnsi" w:hAnsiTheme="minorHAnsi"/>
                <w:sz w:val="18"/>
                <w:szCs w:val="18"/>
              </w:rPr>
            </w:pPr>
          </w:p>
        </w:tc>
      </w:tr>
      <w:tr w:rsidR="00B7347F" w:rsidRPr="002C21B2" w14:paraId="7B265C4D" w14:textId="77777777" w:rsidTr="00B7347F">
        <w:trPr>
          <w:cantSplit/>
          <w:trHeight w:val="144"/>
        </w:trPr>
        <w:tc>
          <w:tcPr>
            <w:tcW w:w="475" w:type="dxa"/>
            <w:vAlign w:val="center"/>
          </w:tcPr>
          <w:p w14:paraId="49A91B1E" w14:textId="7DC14529"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4</w:t>
            </w:r>
          </w:p>
        </w:tc>
        <w:tc>
          <w:tcPr>
            <w:tcW w:w="4950" w:type="dxa"/>
            <w:vAlign w:val="center"/>
          </w:tcPr>
          <w:p w14:paraId="77822F74"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58637903" w14:textId="04AD186B" w:rsidR="00B7347F" w:rsidRPr="002C21B2" w:rsidRDefault="00B7347F" w:rsidP="00B7347F">
            <w:pPr>
              <w:rPr>
                <w:rFonts w:asciiTheme="minorHAnsi" w:hAnsiTheme="minorHAnsi"/>
                <w:sz w:val="18"/>
                <w:szCs w:val="18"/>
              </w:rPr>
            </w:pPr>
          </w:p>
        </w:tc>
      </w:tr>
      <w:tr w:rsidR="00B7347F" w:rsidRPr="002C21B2" w14:paraId="0D8BD9AC" w14:textId="77777777" w:rsidTr="00B7347F">
        <w:trPr>
          <w:cantSplit/>
          <w:trHeight w:val="144"/>
        </w:trPr>
        <w:tc>
          <w:tcPr>
            <w:tcW w:w="475" w:type="dxa"/>
            <w:vAlign w:val="center"/>
          </w:tcPr>
          <w:p w14:paraId="09AFEB9D" w14:textId="7A8742AF"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5</w:t>
            </w:r>
          </w:p>
        </w:tc>
        <w:tc>
          <w:tcPr>
            <w:tcW w:w="4950" w:type="dxa"/>
          </w:tcPr>
          <w:p w14:paraId="3CEEA068"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298C7C5E" w14:textId="7F8E6CB3" w:rsidR="00B7347F" w:rsidRPr="002C21B2" w:rsidRDefault="00B7347F" w:rsidP="00B7347F">
            <w:pPr>
              <w:rPr>
                <w:rFonts w:asciiTheme="minorHAnsi" w:hAnsiTheme="minorHAnsi"/>
                <w:sz w:val="18"/>
                <w:szCs w:val="18"/>
              </w:rPr>
            </w:pPr>
          </w:p>
        </w:tc>
      </w:tr>
      <w:tr w:rsidR="00B7347F" w:rsidRPr="002C21B2" w14:paraId="5C5E8466" w14:textId="77777777" w:rsidTr="00B7347F">
        <w:trPr>
          <w:cantSplit/>
          <w:trHeight w:val="144"/>
        </w:trPr>
        <w:tc>
          <w:tcPr>
            <w:tcW w:w="475" w:type="dxa"/>
            <w:vAlign w:val="center"/>
          </w:tcPr>
          <w:p w14:paraId="492A65D0" w14:textId="321624A4"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6</w:t>
            </w:r>
          </w:p>
        </w:tc>
        <w:tc>
          <w:tcPr>
            <w:tcW w:w="4950" w:type="dxa"/>
            <w:vAlign w:val="center"/>
          </w:tcPr>
          <w:p w14:paraId="7A90BD97"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C652AD" w14:textId="15ED1933" w:rsidR="00B7347F" w:rsidRDefault="00B7347F" w:rsidP="00B7347F">
            <w:pPr>
              <w:rPr>
                <w:rFonts w:asciiTheme="minorHAnsi" w:hAnsiTheme="minorHAnsi"/>
                <w:sz w:val="18"/>
                <w:szCs w:val="18"/>
              </w:rPr>
            </w:pPr>
          </w:p>
        </w:tc>
      </w:tr>
      <w:tr w:rsidR="00B7347F" w:rsidRPr="002C21B2" w14:paraId="44B545DF" w14:textId="77777777" w:rsidTr="00B7347F">
        <w:trPr>
          <w:cantSplit/>
          <w:trHeight w:val="144"/>
        </w:trPr>
        <w:tc>
          <w:tcPr>
            <w:tcW w:w="475" w:type="dxa"/>
            <w:vAlign w:val="center"/>
          </w:tcPr>
          <w:p w14:paraId="310A16D2" w14:textId="1688852B"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7</w:t>
            </w:r>
          </w:p>
        </w:tc>
        <w:tc>
          <w:tcPr>
            <w:tcW w:w="4950" w:type="dxa"/>
            <w:vAlign w:val="center"/>
          </w:tcPr>
          <w:p w14:paraId="6B1A40FE"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93C2DC8" w14:textId="43EC6AE8" w:rsidR="00B7347F" w:rsidRDefault="00B7347F" w:rsidP="00B7347F">
            <w:pPr>
              <w:rPr>
                <w:rFonts w:asciiTheme="minorHAnsi" w:hAnsiTheme="minorHAnsi"/>
                <w:sz w:val="18"/>
                <w:szCs w:val="18"/>
              </w:rPr>
            </w:pPr>
          </w:p>
        </w:tc>
      </w:tr>
      <w:tr w:rsidR="00B7347F" w:rsidRPr="002C21B2" w14:paraId="5147EC23" w14:textId="77777777" w:rsidTr="00B7347F">
        <w:trPr>
          <w:cantSplit/>
          <w:trHeight w:val="144"/>
        </w:trPr>
        <w:tc>
          <w:tcPr>
            <w:tcW w:w="475" w:type="dxa"/>
            <w:vAlign w:val="center"/>
          </w:tcPr>
          <w:p w14:paraId="79464B48" w14:textId="0E697114"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8</w:t>
            </w:r>
          </w:p>
        </w:tc>
        <w:tc>
          <w:tcPr>
            <w:tcW w:w="4950" w:type="dxa"/>
            <w:vAlign w:val="center"/>
          </w:tcPr>
          <w:p w14:paraId="18C3101B"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0E4D9488" w14:textId="5FCE14A8" w:rsidR="00B7347F" w:rsidRDefault="00B7347F" w:rsidP="00B7347F">
            <w:pPr>
              <w:rPr>
                <w:rFonts w:asciiTheme="minorHAnsi" w:hAnsiTheme="minorHAnsi"/>
                <w:sz w:val="18"/>
                <w:szCs w:val="18"/>
              </w:rPr>
            </w:pPr>
          </w:p>
        </w:tc>
      </w:tr>
      <w:tr w:rsidR="00B7347F" w:rsidRPr="002C21B2" w14:paraId="48F7830A" w14:textId="77777777" w:rsidTr="00B7347F">
        <w:trPr>
          <w:cantSplit/>
          <w:trHeight w:val="144"/>
        </w:trPr>
        <w:tc>
          <w:tcPr>
            <w:tcW w:w="475" w:type="dxa"/>
            <w:vAlign w:val="center"/>
          </w:tcPr>
          <w:p w14:paraId="4F3AE689" w14:textId="7E23D76A"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9</w:t>
            </w:r>
          </w:p>
        </w:tc>
        <w:tc>
          <w:tcPr>
            <w:tcW w:w="4950" w:type="dxa"/>
            <w:vAlign w:val="center"/>
          </w:tcPr>
          <w:p w14:paraId="21AAFE39"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37E78C20" w14:textId="7FFB4AB8" w:rsidR="00B7347F" w:rsidRDefault="00B7347F" w:rsidP="00B7347F">
            <w:pPr>
              <w:rPr>
                <w:rFonts w:asciiTheme="minorHAnsi" w:hAnsiTheme="minorHAnsi"/>
                <w:sz w:val="18"/>
                <w:szCs w:val="18"/>
              </w:rPr>
            </w:pPr>
          </w:p>
        </w:tc>
      </w:tr>
      <w:tr w:rsidR="00B7347F" w:rsidRPr="002C21B2" w14:paraId="650D8C99" w14:textId="77777777" w:rsidTr="00B7347F">
        <w:trPr>
          <w:cantSplit/>
          <w:trHeight w:val="144"/>
        </w:trPr>
        <w:tc>
          <w:tcPr>
            <w:tcW w:w="475" w:type="dxa"/>
            <w:vAlign w:val="center"/>
          </w:tcPr>
          <w:p w14:paraId="5A6AE12F" w14:textId="400C04D4" w:rsidR="00B7347F" w:rsidRPr="002C21B2" w:rsidRDefault="00327C7A" w:rsidP="00B7347F">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514DBE03"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2E7F4F2F" w14:textId="666E5EF1" w:rsidR="00B7347F" w:rsidRPr="002C21B2" w:rsidRDefault="00B7347F" w:rsidP="00B7347F">
            <w:pPr>
              <w:keepNext/>
              <w:rPr>
                <w:rFonts w:asciiTheme="minorHAnsi" w:hAnsiTheme="minorHAnsi"/>
                <w:sz w:val="18"/>
                <w:szCs w:val="18"/>
              </w:rPr>
            </w:pPr>
          </w:p>
        </w:tc>
      </w:tr>
      <w:tr w:rsidR="00B7347F" w:rsidRPr="002C21B2" w14:paraId="11ED7206" w14:textId="77777777" w:rsidTr="00B7347F">
        <w:trPr>
          <w:cantSplit/>
          <w:trHeight w:val="144"/>
        </w:trPr>
        <w:tc>
          <w:tcPr>
            <w:tcW w:w="475" w:type="dxa"/>
            <w:vAlign w:val="center"/>
          </w:tcPr>
          <w:p w14:paraId="53D7B135" w14:textId="282214A8" w:rsidR="00B7347F" w:rsidRPr="002C21B2" w:rsidDel="006E5AE2" w:rsidRDefault="00B7347F" w:rsidP="00B7347F">
            <w:pPr>
              <w:jc w:val="center"/>
              <w:rPr>
                <w:rFonts w:asciiTheme="minorHAnsi" w:hAnsiTheme="minorHAnsi"/>
                <w:sz w:val="18"/>
                <w:szCs w:val="18"/>
              </w:rPr>
            </w:pPr>
            <w:r w:rsidRPr="002C21B2">
              <w:rPr>
                <w:rFonts w:asciiTheme="minorHAnsi" w:hAnsiTheme="minorHAnsi"/>
                <w:sz w:val="18"/>
                <w:szCs w:val="18"/>
              </w:rPr>
              <w:t>1</w:t>
            </w:r>
            <w:r w:rsidR="00327C7A">
              <w:rPr>
                <w:rFonts w:asciiTheme="minorHAnsi" w:hAnsiTheme="minorHAnsi"/>
                <w:sz w:val="18"/>
                <w:szCs w:val="18"/>
              </w:rPr>
              <w:t>1</w:t>
            </w:r>
          </w:p>
        </w:tc>
        <w:tc>
          <w:tcPr>
            <w:tcW w:w="4950" w:type="dxa"/>
            <w:vAlign w:val="center"/>
          </w:tcPr>
          <w:p w14:paraId="14B6201D"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29FAB48E" w14:textId="333D252F" w:rsidR="00B7347F" w:rsidRPr="002C21B2" w:rsidRDefault="00B7347F" w:rsidP="00B7347F">
            <w:pPr>
              <w:keepNext/>
              <w:rPr>
                <w:rFonts w:asciiTheme="minorHAnsi" w:hAnsiTheme="minorHAnsi"/>
                <w:sz w:val="18"/>
                <w:szCs w:val="18"/>
              </w:rPr>
            </w:pPr>
          </w:p>
        </w:tc>
      </w:tr>
      <w:tr w:rsidR="00B7347F" w:rsidRPr="002C21B2" w14:paraId="3B53331E" w14:textId="77777777" w:rsidTr="00B7347F">
        <w:trPr>
          <w:cantSplit/>
          <w:trHeight w:val="144"/>
        </w:trPr>
        <w:tc>
          <w:tcPr>
            <w:tcW w:w="475" w:type="dxa"/>
            <w:vAlign w:val="center"/>
          </w:tcPr>
          <w:p w14:paraId="5D3BF9C3" w14:textId="3E7F2A21" w:rsidR="00B7347F" w:rsidRPr="002C21B2" w:rsidRDefault="00B7347F" w:rsidP="00B7347F">
            <w:pPr>
              <w:jc w:val="center"/>
              <w:rPr>
                <w:rFonts w:asciiTheme="minorHAnsi" w:hAnsiTheme="minorHAnsi"/>
                <w:sz w:val="18"/>
                <w:szCs w:val="18"/>
              </w:rPr>
            </w:pPr>
            <w:r>
              <w:rPr>
                <w:rFonts w:asciiTheme="minorHAnsi" w:hAnsiTheme="minorHAnsi"/>
                <w:sz w:val="18"/>
                <w:szCs w:val="18"/>
              </w:rPr>
              <w:t>1</w:t>
            </w:r>
            <w:r w:rsidR="00327C7A">
              <w:rPr>
                <w:rFonts w:asciiTheme="minorHAnsi" w:hAnsiTheme="minorHAnsi"/>
                <w:sz w:val="18"/>
                <w:szCs w:val="18"/>
              </w:rPr>
              <w:t>2</w:t>
            </w:r>
          </w:p>
        </w:tc>
        <w:tc>
          <w:tcPr>
            <w:tcW w:w="4950" w:type="dxa"/>
            <w:vAlign w:val="center"/>
          </w:tcPr>
          <w:p w14:paraId="60E9A6C6" w14:textId="77777777" w:rsidR="00B7347F" w:rsidRPr="002C21B2" w:rsidRDefault="00B7347F" w:rsidP="00B7347F">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7EAFDA36" w14:textId="4BC8498D" w:rsidR="00B7347F" w:rsidRPr="002C21B2" w:rsidRDefault="00B7347F" w:rsidP="00B7347F">
            <w:pPr>
              <w:keepNext/>
              <w:rPr>
                <w:rFonts w:asciiTheme="minorHAnsi" w:hAnsiTheme="minorHAnsi"/>
                <w:sz w:val="18"/>
                <w:szCs w:val="18"/>
              </w:rPr>
            </w:pPr>
          </w:p>
        </w:tc>
      </w:tr>
    </w:tbl>
    <w:p w14:paraId="4BAA81D8" w14:textId="72CCBDF2" w:rsidR="00EA1EC9"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D83E48" w14:paraId="51E02F63" w14:textId="77777777" w:rsidTr="00B7347F">
        <w:trPr>
          <w:cantSplit/>
          <w:trHeight w:val="144"/>
        </w:trPr>
        <w:tc>
          <w:tcPr>
            <w:tcW w:w="5000" w:type="pct"/>
            <w:gridSpan w:val="3"/>
            <w:vAlign w:val="center"/>
          </w:tcPr>
          <w:p w14:paraId="2D8F979E" w14:textId="77777777" w:rsidR="00B7347F" w:rsidRPr="00B904BC" w:rsidRDefault="00B7347F" w:rsidP="00B7347F">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78B84FF4" w14:textId="77777777" w:rsidR="00B7347F" w:rsidRPr="00B904BC" w:rsidRDefault="00B7347F" w:rsidP="00B7347F">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B7347F" w:rsidRPr="00D83E48" w14:paraId="3803CEA1" w14:textId="77777777" w:rsidTr="00B7347F">
        <w:trPr>
          <w:cantSplit/>
          <w:trHeight w:val="144"/>
        </w:trPr>
        <w:tc>
          <w:tcPr>
            <w:tcW w:w="212" w:type="pct"/>
            <w:vAlign w:val="center"/>
          </w:tcPr>
          <w:p w14:paraId="2086CA99" w14:textId="77777777" w:rsidR="00B7347F" w:rsidRPr="00B904BC" w:rsidRDefault="00B7347F" w:rsidP="00B7347F">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6E171D0E" w14:textId="77777777" w:rsidR="00B7347F" w:rsidRPr="00B904BC" w:rsidRDefault="00B7347F" w:rsidP="00B7347F">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7F032DDF" w14:textId="1532F321" w:rsidR="00B7347F" w:rsidRPr="00F50784" w:rsidRDefault="00B7347F" w:rsidP="00F50784">
            <w:pPr>
              <w:keepNext/>
              <w:rPr>
                <w:rFonts w:asciiTheme="minorHAnsi" w:hAnsiTheme="minorHAnsi"/>
                <w:sz w:val="18"/>
                <w:szCs w:val="18"/>
              </w:rPr>
            </w:pPr>
          </w:p>
        </w:tc>
      </w:tr>
    </w:tbl>
    <w:p w14:paraId="339FDC8F" w14:textId="302C9C71" w:rsidR="00B7347F"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890BB7" w14:paraId="488AEFD5" w14:textId="77777777" w:rsidTr="00B7347F">
        <w:trPr>
          <w:trHeight w:val="144"/>
        </w:trPr>
        <w:tc>
          <w:tcPr>
            <w:tcW w:w="5000" w:type="pct"/>
          </w:tcPr>
          <w:p w14:paraId="0AED315A" w14:textId="6398F0F8" w:rsidR="00B7347F" w:rsidRPr="00890BB7" w:rsidRDefault="00F50784" w:rsidP="000A5F2D">
            <w:pPr>
              <w:rPr>
                <w:rFonts w:asciiTheme="minorHAnsi" w:hAnsiTheme="minorHAnsi"/>
                <w:b/>
                <w:szCs w:val="18"/>
              </w:rPr>
            </w:pPr>
            <w:r>
              <w:rPr>
                <w:rFonts w:asciiTheme="minorHAnsi" w:hAnsiTheme="minorHAnsi"/>
                <w:b/>
                <w:szCs w:val="18"/>
              </w:rPr>
              <w:t>MCH-22c</w:t>
            </w:r>
            <w:r w:rsidR="00B7347F" w:rsidRPr="00890BB7">
              <w:rPr>
                <w:rFonts w:asciiTheme="minorHAnsi" w:hAnsiTheme="minorHAnsi"/>
                <w:b/>
                <w:szCs w:val="18"/>
              </w:rPr>
              <w:t xml:space="preserve"> Forced Air System Fan Efficacy Measurement – Newly Installed Non-Zoned or Zoned Multi-Speed Compressor </w:t>
            </w:r>
            <w:r w:rsidR="000A5F2D">
              <w:rPr>
                <w:rFonts w:asciiTheme="minorHAnsi" w:hAnsiTheme="minorHAnsi"/>
                <w:b/>
                <w:szCs w:val="18"/>
              </w:rPr>
              <w:t>Systems with Central Fan Ventilation Cooling</w:t>
            </w:r>
          </w:p>
        </w:tc>
      </w:tr>
    </w:tbl>
    <w:p w14:paraId="3A7A7710" w14:textId="64EF299A"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0FC01C1F" w14:textId="77777777" w:rsidTr="00B7347F">
        <w:trPr>
          <w:gridAfter w:val="1"/>
          <w:wAfter w:w="5" w:type="pct"/>
          <w:trHeight w:val="144"/>
        </w:trPr>
        <w:tc>
          <w:tcPr>
            <w:tcW w:w="4990" w:type="pct"/>
            <w:gridSpan w:val="3"/>
          </w:tcPr>
          <w:p w14:paraId="5C2EA85B" w14:textId="77777777" w:rsidR="00B7347F" w:rsidRPr="00890BB7" w:rsidRDefault="00B7347F" w:rsidP="00B7347F">
            <w:pPr>
              <w:keepNext/>
              <w:rPr>
                <w:rFonts w:asciiTheme="minorHAnsi" w:hAnsiTheme="minorHAnsi"/>
                <w:b/>
                <w:szCs w:val="18"/>
              </w:rPr>
            </w:pPr>
            <w:r w:rsidRPr="00890BB7">
              <w:rPr>
                <w:rFonts w:asciiTheme="minorHAnsi" w:hAnsiTheme="minorHAnsi"/>
                <w:b/>
                <w:szCs w:val="18"/>
              </w:rPr>
              <w:t>C. Forced Air System Fan Efficacy Measurement</w:t>
            </w:r>
          </w:p>
          <w:p w14:paraId="04FD9815" w14:textId="77777777" w:rsidR="00B7347F" w:rsidRPr="00B904BC" w:rsidRDefault="00B7347F" w:rsidP="00B7347F">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B7347F" w:rsidRPr="00D83E48"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CD6B80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745DB6EE" w14:textId="2D472305" w:rsidR="00B7347F" w:rsidRPr="00926D9A" w:rsidRDefault="00B7347F" w:rsidP="00B7347F">
            <w:pPr>
              <w:keepNext/>
              <w:rPr>
                <w:rFonts w:asciiTheme="minorHAnsi" w:hAnsiTheme="minorHAnsi"/>
                <w:sz w:val="18"/>
                <w:szCs w:val="18"/>
              </w:rPr>
            </w:pPr>
          </w:p>
        </w:tc>
      </w:tr>
      <w:tr w:rsidR="00B7347F" w:rsidRPr="00D83E48"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771BA54"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1060919" w14:textId="1D175262" w:rsidR="00B7347F" w:rsidRPr="00926D9A" w:rsidRDefault="00B7347F" w:rsidP="00B7347F">
            <w:pPr>
              <w:keepNext/>
              <w:rPr>
                <w:rFonts w:asciiTheme="minorHAnsi" w:hAnsiTheme="minorHAnsi"/>
                <w:sz w:val="18"/>
                <w:szCs w:val="18"/>
              </w:rPr>
            </w:pPr>
          </w:p>
        </w:tc>
      </w:tr>
      <w:tr w:rsidR="00B7347F" w:rsidRPr="00D83E48"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AF791A1" w14:textId="7D614922"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7273D020" w14:textId="22C02BBB" w:rsidR="00B7347F" w:rsidRPr="00926D9A" w:rsidRDefault="00B7347F" w:rsidP="00B7347F">
            <w:pPr>
              <w:keepNext/>
              <w:rPr>
                <w:rFonts w:asciiTheme="minorHAnsi" w:hAnsiTheme="minorHAnsi"/>
                <w:sz w:val="18"/>
                <w:szCs w:val="18"/>
              </w:rPr>
            </w:pPr>
          </w:p>
        </w:tc>
      </w:tr>
      <w:tr w:rsidR="00B7347F" w:rsidRPr="00D83E48"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95054BF" w14:textId="183FA4E6"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9D0108F" w14:textId="4A32B475" w:rsidR="00B7347F" w:rsidRPr="00926D9A" w:rsidRDefault="00B7347F" w:rsidP="00B7347F">
            <w:pPr>
              <w:keepNext/>
              <w:rPr>
                <w:rFonts w:asciiTheme="minorHAnsi" w:hAnsiTheme="minorHAnsi"/>
                <w:sz w:val="18"/>
                <w:szCs w:val="18"/>
              </w:rPr>
            </w:pPr>
          </w:p>
        </w:tc>
      </w:tr>
      <w:tr w:rsidR="00B7347F" w:rsidRPr="00D83E48"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050FBBF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7A9BE74" w14:textId="1641DA80" w:rsidR="00B7347F" w:rsidRPr="00926D9A" w:rsidRDefault="00B7347F" w:rsidP="00B7347F">
            <w:pPr>
              <w:keepNext/>
              <w:rPr>
                <w:rFonts w:asciiTheme="minorHAnsi" w:hAnsiTheme="minorHAnsi"/>
                <w:sz w:val="18"/>
                <w:szCs w:val="18"/>
              </w:rPr>
            </w:pPr>
          </w:p>
        </w:tc>
      </w:tr>
    </w:tbl>
    <w:p w14:paraId="461BD33C" w14:textId="2F7858A1"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1F9CFE5F" w14:textId="77777777" w:rsidTr="00B7347F">
        <w:trPr>
          <w:gridAfter w:val="1"/>
          <w:wAfter w:w="5" w:type="pct"/>
          <w:trHeight w:val="144"/>
        </w:trPr>
        <w:tc>
          <w:tcPr>
            <w:tcW w:w="4990" w:type="pct"/>
            <w:gridSpan w:val="3"/>
          </w:tcPr>
          <w:p w14:paraId="71B1CDF7" w14:textId="77777777" w:rsidR="00B7347F" w:rsidRPr="00890BB7" w:rsidRDefault="00B7347F" w:rsidP="00B7347F">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6544E89F" w14:textId="2AD5BF67" w:rsidR="00B7347F" w:rsidRPr="00AC34DA" w:rsidRDefault="00B7347F" w:rsidP="0079245B">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B7347F" w:rsidRPr="00D83E48" w14:paraId="0E0C359A" w14:textId="77777777" w:rsidTr="00B7347F">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F7879FF"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3BECFF55" w14:textId="20786E5E" w:rsidR="00B7347F" w:rsidRPr="00926D9A" w:rsidRDefault="00B7347F" w:rsidP="00B7347F">
            <w:pPr>
              <w:keepNext/>
              <w:rPr>
                <w:rFonts w:asciiTheme="minorHAnsi" w:hAnsiTheme="minorHAnsi"/>
                <w:sz w:val="18"/>
                <w:szCs w:val="18"/>
              </w:rPr>
            </w:pPr>
          </w:p>
        </w:tc>
      </w:tr>
      <w:tr w:rsidR="00B7347F" w:rsidRPr="00D83E48" w14:paraId="69FA309F" w14:textId="77777777" w:rsidTr="00B7347F">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B31F65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6C4E10B" w14:textId="472ED1AF" w:rsidR="00B7347F" w:rsidRPr="00926D9A" w:rsidRDefault="00B7347F" w:rsidP="00B7347F">
            <w:pPr>
              <w:keepNext/>
              <w:rPr>
                <w:rFonts w:asciiTheme="minorHAnsi" w:hAnsiTheme="minorHAnsi"/>
                <w:sz w:val="18"/>
                <w:szCs w:val="18"/>
              </w:rPr>
            </w:pPr>
          </w:p>
        </w:tc>
      </w:tr>
      <w:tr w:rsidR="00B7347F" w:rsidRPr="00D83E48" w14:paraId="44FF45F7" w14:textId="77777777" w:rsidTr="00B7347F">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50CE2B9" w14:textId="651C933B"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2A421A7F" w14:textId="6A2EEFA1" w:rsidR="00B7347F" w:rsidRPr="00926D9A" w:rsidRDefault="00B7347F" w:rsidP="00B7347F">
            <w:pPr>
              <w:keepNext/>
              <w:rPr>
                <w:rFonts w:asciiTheme="minorHAnsi" w:hAnsiTheme="minorHAnsi"/>
                <w:sz w:val="18"/>
                <w:szCs w:val="18"/>
              </w:rPr>
            </w:pPr>
          </w:p>
        </w:tc>
      </w:tr>
      <w:tr w:rsidR="00B7347F" w:rsidRPr="00D83E48" w14:paraId="445421DF" w14:textId="77777777" w:rsidTr="00B7347F">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F63B49B" w14:textId="14491CD9"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2F149991" w14:textId="25ABD127" w:rsidR="00B7347F" w:rsidRPr="00926D9A" w:rsidRDefault="00B7347F" w:rsidP="00B7347F">
            <w:pPr>
              <w:keepNext/>
              <w:rPr>
                <w:rFonts w:asciiTheme="minorHAnsi" w:hAnsiTheme="minorHAnsi"/>
                <w:sz w:val="18"/>
                <w:szCs w:val="18"/>
              </w:rPr>
            </w:pPr>
          </w:p>
        </w:tc>
      </w:tr>
      <w:tr w:rsidR="00B7347F" w:rsidRPr="00D83E48" w14:paraId="74287FD3" w14:textId="77777777" w:rsidTr="00B7347F">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3BFD68A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03A53680" w14:textId="4B837A97" w:rsidR="00B7347F" w:rsidRPr="00926D9A" w:rsidRDefault="00B7347F" w:rsidP="00B7347F">
            <w:pPr>
              <w:keepNext/>
              <w:rPr>
                <w:rFonts w:asciiTheme="minorHAnsi" w:hAnsiTheme="minorHAnsi"/>
                <w:sz w:val="18"/>
                <w:szCs w:val="18"/>
              </w:rPr>
            </w:pPr>
          </w:p>
        </w:tc>
      </w:tr>
    </w:tbl>
    <w:p w14:paraId="36ECF7DF" w14:textId="6379EAFA" w:rsidR="00B7347F"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254F68" w:rsidRPr="00D83E48" w14:paraId="571CAE12" w14:textId="77777777" w:rsidTr="00254F68">
        <w:trPr>
          <w:trHeight w:val="144"/>
        </w:trPr>
        <w:tc>
          <w:tcPr>
            <w:tcW w:w="10998" w:type="dxa"/>
            <w:gridSpan w:val="3"/>
            <w:vAlign w:val="center"/>
          </w:tcPr>
          <w:p w14:paraId="50D6AFA2" w14:textId="314C7061" w:rsidR="00254F68" w:rsidRPr="00926D9A" w:rsidRDefault="00254F68" w:rsidP="00254F68">
            <w:pPr>
              <w:keepNext/>
              <w:rPr>
                <w:rFonts w:asciiTheme="minorHAnsi" w:hAnsiTheme="minorHAnsi"/>
                <w:sz w:val="18"/>
                <w:szCs w:val="18"/>
              </w:rPr>
            </w:pPr>
            <w:r>
              <w:rPr>
                <w:rFonts w:asciiTheme="minorHAnsi" w:hAnsiTheme="minorHAnsi"/>
                <w:b/>
                <w:szCs w:val="18"/>
              </w:rPr>
              <w:lastRenderedPageBreak/>
              <w:t>E</w:t>
            </w:r>
            <w:r w:rsidRPr="00890BB7">
              <w:rPr>
                <w:rFonts w:asciiTheme="minorHAnsi" w:hAnsiTheme="minorHAnsi"/>
                <w:b/>
                <w:szCs w:val="18"/>
              </w:rPr>
              <w:t>. Additional Requirements</w:t>
            </w:r>
          </w:p>
        </w:tc>
      </w:tr>
      <w:tr w:rsidR="00254F68" w:rsidRPr="00D83E48" w14:paraId="65A686DA" w14:textId="77777777" w:rsidTr="00254F68">
        <w:trPr>
          <w:trHeight w:val="144"/>
        </w:trPr>
        <w:tc>
          <w:tcPr>
            <w:tcW w:w="468" w:type="dxa"/>
            <w:vAlign w:val="center"/>
          </w:tcPr>
          <w:p w14:paraId="024EC8AD"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23754A0C"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254F68" w:rsidRPr="00D83E48" w14:paraId="15F21562" w14:textId="77777777" w:rsidTr="00254F68">
        <w:trPr>
          <w:trHeight w:val="144"/>
        </w:trPr>
        <w:tc>
          <w:tcPr>
            <w:tcW w:w="468" w:type="dxa"/>
            <w:vAlign w:val="center"/>
          </w:tcPr>
          <w:p w14:paraId="40903788"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77AF2A2E"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254F68" w:rsidRPr="00D83E48" w14:paraId="67B1E89D" w14:textId="77777777" w:rsidTr="00254F68">
        <w:trPr>
          <w:trHeight w:val="144"/>
        </w:trPr>
        <w:tc>
          <w:tcPr>
            <w:tcW w:w="468" w:type="dxa"/>
            <w:vAlign w:val="center"/>
          </w:tcPr>
          <w:p w14:paraId="032B0F05"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25EBF20F"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254F68" w:rsidRPr="00D83E48" w14:paraId="4588904B" w14:textId="77777777" w:rsidTr="00254F68">
        <w:trPr>
          <w:trHeight w:val="144"/>
        </w:trPr>
        <w:tc>
          <w:tcPr>
            <w:tcW w:w="468" w:type="dxa"/>
            <w:vAlign w:val="center"/>
          </w:tcPr>
          <w:p w14:paraId="2F35C499"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3CC3FB32"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254F68" w:rsidRPr="00D83E48" w14:paraId="461A7FC3" w14:textId="77777777" w:rsidTr="00254F68">
        <w:trPr>
          <w:trHeight w:val="144"/>
        </w:trPr>
        <w:tc>
          <w:tcPr>
            <w:tcW w:w="468" w:type="dxa"/>
            <w:vAlign w:val="center"/>
          </w:tcPr>
          <w:p w14:paraId="23147300"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628C9419" w14:textId="77777777" w:rsidR="00254F68" w:rsidRPr="00926D9A" w:rsidRDefault="00254F68" w:rsidP="00254F68">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254F68" w:rsidRPr="00D83E48" w14:paraId="716B1A7F" w14:textId="77777777" w:rsidTr="00254F68">
        <w:trPr>
          <w:trHeight w:val="144"/>
        </w:trPr>
        <w:tc>
          <w:tcPr>
            <w:tcW w:w="468" w:type="dxa"/>
            <w:vAlign w:val="center"/>
          </w:tcPr>
          <w:p w14:paraId="01A43F46"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151C1555"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criteria in every zonal control mode.</w:t>
            </w:r>
          </w:p>
        </w:tc>
      </w:tr>
      <w:tr w:rsidR="00254F68" w:rsidRPr="00D83E48" w14:paraId="766CD144" w14:textId="77777777" w:rsidTr="00254F68">
        <w:trPr>
          <w:trHeight w:val="144"/>
        </w:trPr>
        <w:tc>
          <w:tcPr>
            <w:tcW w:w="468" w:type="dxa"/>
            <w:vAlign w:val="center"/>
          </w:tcPr>
          <w:p w14:paraId="34E45D75" w14:textId="77777777" w:rsidR="00254F68" w:rsidRPr="00952AA6" w:rsidRDefault="00254F68" w:rsidP="00254F6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37E20F2C" w14:textId="77777777" w:rsidR="00254F68" w:rsidRPr="00926D9A" w:rsidRDefault="00254F68" w:rsidP="00254F68">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254F68" w:rsidRPr="00D83E48" w14:paraId="4678BFE8" w14:textId="77777777" w:rsidTr="00254F68">
        <w:trPr>
          <w:trHeight w:val="144"/>
        </w:trPr>
        <w:tc>
          <w:tcPr>
            <w:tcW w:w="468" w:type="dxa"/>
            <w:vAlign w:val="center"/>
          </w:tcPr>
          <w:p w14:paraId="47A50614" w14:textId="77777777" w:rsidR="00254F68" w:rsidRDefault="00254F68" w:rsidP="00254F6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20E70828" w14:textId="77777777" w:rsidR="00254F68" w:rsidRDefault="00254F68" w:rsidP="00254F68">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5A30A6AB" w14:textId="77777777" w:rsidR="00254F68" w:rsidRDefault="00254F68" w:rsidP="00254F68">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776DA8C" w14:textId="77777777" w:rsidR="00254F68" w:rsidRDefault="00254F68" w:rsidP="00254F68">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5AAD9F7" w14:textId="77777777" w:rsidR="00254F68" w:rsidRDefault="00254F68" w:rsidP="00254F68">
            <w:pPr>
              <w:pStyle w:val="ListParagraph"/>
              <w:keepNext/>
              <w:numPr>
                <w:ilvl w:val="0"/>
                <w:numId w:val="43"/>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254F68" w:rsidRPr="00D83E48" w14:paraId="53708C8B" w14:textId="77777777" w:rsidTr="00254F68">
        <w:trPr>
          <w:trHeight w:val="144"/>
        </w:trPr>
        <w:tc>
          <w:tcPr>
            <w:tcW w:w="468" w:type="dxa"/>
            <w:vAlign w:val="center"/>
          </w:tcPr>
          <w:p w14:paraId="216705B1" w14:textId="77777777" w:rsidR="00254F68" w:rsidRDefault="00254F68" w:rsidP="00254F68">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08522C0C" w14:textId="77777777" w:rsidR="00254F68" w:rsidRDefault="00254F68" w:rsidP="00254F68">
            <w:pPr>
              <w:keepNext/>
              <w:rPr>
                <w:rFonts w:asciiTheme="minorHAnsi" w:hAnsiTheme="minorHAnsi"/>
                <w:sz w:val="18"/>
                <w:szCs w:val="18"/>
              </w:rPr>
            </w:pPr>
            <w:r>
              <w:rPr>
                <w:rFonts w:ascii="Calibri" w:hAnsi="Calibri"/>
                <w:sz w:val="18"/>
              </w:rPr>
              <w:t>Correction Notes:</w:t>
            </w:r>
          </w:p>
        </w:tc>
      </w:tr>
      <w:tr w:rsidR="00254F68" w:rsidRPr="00D83E48" w14:paraId="06930385" w14:textId="77777777" w:rsidTr="00254F68">
        <w:trPr>
          <w:trHeight w:val="144"/>
        </w:trPr>
        <w:tc>
          <w:tcPr>
            <w:tcW w:w="10998" w:type="dxa"/>
            <w:gridSpan w:val="3"/>
            <w:vAlign w:val="center"/>
          </w:tcPr>
          <w:p w14:paraId="1FCC9594" w14:textId="77777777" w:rsidR="00254F68" w:rsidRPr="00926D9A" w:rsidRDefault="00254F68" w:rsidP="00254F6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57385774" w14:textId="7C2B13D0" w:rsidR="00B7347F" w:rsidRDefault="00B7347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54F68" w:rsidRPr="0084687D" w14:paraId="42965319" w14:textId="77777777" w:rsidTr="00254F68">
        <w:trPr>
          <w:cantSplit/>
          <w:trHeight w:val="432"/>
        </w:trPr>
        <w:tc>
          <w:tcPr>
            <w:tcW w:w="5000" w:type="pct"/>
            <w:gridSpan w:val="2"/>
            <w:vAlign w:val="center"/>
          </w:tcPr>
          <w:p w14:paraId="748F3026" w14:textId="7EF829DF" w:rsidR="00254F68" w:rsidRPr="002E5E6E" w:rsidRDefault="00254F68" w:rsidP="00254F68">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34372515" w14:textId="77777777" w:rsidR="00254F68" w:rsidRPr="0084687D" w:rsidRDefault="00254F68" w:rsidP="00254F68">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254F68" w:rsidRPr="0084687D" w14:paraId="71085E75" w14:textId="77777777" w:rsidTr="00254F68">
        <w:trPr>
          <w:cantSplit/>
          <w:trHeight w:val="144"/>
        </w:trPr>
        <w:tc>
          <w:tcPr>
            <w:tcW w:w="253" w:type="pct"/>
            <w:vAlign w:val="center"/>
          </w:tcPr>
          <w:p w14:paraId="1BFEAFF7" w14:textId="77777777" w:rsidR="00254F68" w:rsidRPr="0084687D" w:rsidDel="00C76C40" w:rsidRDefault="00254F68" w:rsidP="00254F68">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4B14DF5" w14:textId="77777777" w:rsidR="00254F68" w:rsidRPr="0084687D" w:rsidRDefault="00254F68" w:rsidP="00254F68">
            <w:pPr>
              <w:keepNext/>
              <w:spacing w:after="60"/>
              <w:rPr>
                <w:rFonts w:ascii="Calibri" w:hAnsi="Calibri"/>
                <w:sz w:val="18"/>
                <w:szCs w:val="18"/>
              </w:rPr>
            </w:pPr>
          </w:p>
        </w:tc>
      </w:tr>
    </w:tbl>
    <w:p w14:paraId="1BA3FACA" w14:textId="77777777" w:rsidR="00254F68" w:rsidRDefault="00254F68" w:rsidP="00B816B4">
      <w:pPr>
        <w:rPr>
          <w:rFonts w:asciiTheme="minorHAnsi" w:hAnsiTheme="minorHAnsi"/>
          <w:szCs w:val="18"/>
        </w:rPr>
      </w:pPr>
    </w:p>
    <w:p w14:paraId="36DB39FF" w14:textId="5BC9898C" w:rsidR="00AD6A33" w:rsidRDefault="00AD6A33">
      <w:pPr>
        <w:rPr>
          <w:rFonts w:asciiTheme="minorHAnsi" w:hAnsiTheme="minorHAnsi"/>
          <w:szCs w:val="18"/>
        </w:rPr>
      </w:pPr>
      <w:r>
        <w:rPr>
          <w:rFonts w:asciiTheme="minorHAnsi" w:hAnsiTheme="minorHAnsi"/>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1010BD" w:rsidRPr="00CF2750" w14:paraId="23141F5C"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D0F67F7"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CF2750">
              <w:rPr>
                <w:rFonts w:asciiTheme="minorHAnsi" w:eastAsiaTheme="minorEastAsia" w:hAnsiTheme="minorHAnsi" w:cs="Arial"/>
                <w:b/>
                <w:caps/>
              </w:rPr>
              <w:lastRenderedPageBreak/>
              <w:t>Documentation Author's Declaration Statement</w:t>
            </w:r>
          </w:p>
        </w:tc>
      </w:tr>
      <w:tr w:rsidR="001010BD" w:rsidRPr="00CF2750" w14:paraId="6DFBD1A4"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603E1D7" w14:textId="77777777" w:rsidR="001010BD" w:rsidRPr="00CF2750" w:rsidRDefault="001010BD" w:rsidP="001010BD">
            <w:pPr>
              <w:numPr>
                <w:ilvl w:val="0"/>
                <w:numId w:val="46"/>
              </w:numPr>
              <w:spacing w:after="200" w:line="276" w:lineRule="auto"/>
              <w:ind w:left="271" w:hanging="270"/>
              <w:rPr>
                <w:rFonts w:asciiTheme="minorHAnsi" w:eastAsiaTheme="minorEastAsia" w:hAnsiTheme="minorHAnsi" w:cstheme="minorBidi"/>
              </w:rPr>
            </w:pPr>
            <w:r w:rsidRPr="00CF2750">
              <w:rPr>
                <w:rFonts w:asciiTheme="minorHAnsi" w:eastAsiaTheme="minorEastAsia" w:hAnsiTheme="minorHAnsi" w:cstheme="minorBidi"/>
              </w:rPr>
              <w:t>I certify that this Certificate of Verification documentation is accurate and complete.</w:t>
            </w:r>
          </w:p>
        </w:tc>
      </w:tr>
      <w:tr w:rsidR="001010BD" w:rsidRPr="00CF2750" w14:paraId="15FC5D7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0A666ED"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AC79719"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Documentation Author Signature:</w:t>
            </w:r>
          </w:p>
        </w:tc>
      </w:tr>
      <w:tr w:rsidR="001010BD" w:rsidRPr="00CF2750" w14:paraId="3CC1E261"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D999D35"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5930B5F8"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Date Signed:</w:t>
            </w:r>
          </w:p>
        </w:tc>
      </w:tr>
      <w:tr w:rsidR="001010BD" w:rsidRPr="00CF2750" w14:paraId="7CF4EC1A"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51683AB"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BC62E8E"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CEA/HERS Certification Information (if applicable):</w:t>
            </w:r>
          </w:p>
        </w:tc>
      </w:tr>
      <w:tr w:rsidR="001010BD" w:rsidRPr="00CF2750" w14:paraId="36A95A74"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B129EA6"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45D3439" w14:textId="77777777" w:rsidR="001010BD" w:rsidRPr="00CF2750" w:rsidRDefault="001010BD" w:rsidP="0042345D">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Phone:</w:t>
            </w:r>
          </w:p>
        </w:tc>
      </w:tr>
      <w:tr w:rsidR="001010BD" w:rsidRPr="00CF2750" w14:paraId="0B847A69"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9FFF5C6"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F2750">
              <w:rPr>
                <w:rFonts w:asciiTheme="minorHAnsi" w:eastAsiaTheme="minorEastAsia" w:hAnsiTheme="minorHAnsi" w:cs="Arial"/>
                <w:b/>
                <w:caps/>
              </w:rPr>
              <w:t xml:space="preserve">Responsible Person's Declaration statement </w:t>
            </w:r>
          </w:p>
        </w:tc>
      </w:tr>
      <w:tr w:rsidR="001010BD" w:rsidRPr="00CF2750" w14:paraId="7FB6A1AC"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458BA93" w14:textId="77777777" w:rsidR="001010BD" w:rsidRPr="00CF2750" w:rsidRDefault="001010BD" w:rsidP="00CF2750">
            <w:pPr>
              <w:spacing w:line="276" w:lineRule="auto"/>
              <w:rPr>
                <w:rFonts w:asciiTheme="minorHAnsi" w:eastAsiaTheme="minorEastAsia" w:hAnsiTheme="minorHAnsi" w:cstheme="minorBidi"/>
              </w:rPr>
            </w:pPr>
            <w:r w:rsidRPr="00CF2750">
              <w:rPr>
                <w:rFonts w:asciiTheme="minorHAnsi" w:eastAsiaTheme="minorEastAsia" w:hAnsiTheme="minorHAnsi" w:cstheme="minorBidi"/>
              </w:rPr>
              <w:t xml:space="preserve">I certify the following under penalty of perjury, under the laws of the State of California: </w:t>
            </w:r>
          </w:p>
          <w:p w14:paraId="0AFA8E98" w14:textId="77777777" w:rsidR="001010BD" w:rsidRPr="00CF2750" w:rsidRDefault="001010BD" w:rsidP="00CF2750">
            <w:pPr>
              <w:numPr>
                <w:ilvl w:val="0"/>
                <w:numId w:val="47"/>
              </w:numPr>
              <w:spacing w:after="200" w:line="276" w:lineRule="auto"/>
              <w:ind w:left="692" w:hanging="270"/>
              <w:contextualSpacing/>
              <w:rPr>
                <w:rFonts w:ascii="Calibri" w:eastAsiaTheme="minorEastAsia" w:hAnsi="Calibri" w:cstheme="minorBidi"/>
              </w:rPr>
            </w:pPr>
            <w:bookmarkStart w:id="0" w:name="_Hlk104562088"/>
            <w:r w:rsidRPr="00CF2750">
              <w:rPr>
                <w:rFonts w:ascii="Calibri" w:eastAsiaTheme="minorEastAsia" w:hAnsi="Calibri" w:cstheme="minorBidi"/>
              </w:rPr>
              <w:t>The information provided on this Certificate of Verification is true and correct.</w:t>
            </w:r>
          </w:p>
          <w:p w14:paraId="493D13FE" w14:textId="77777777" w:rsidR="001010BD" w:rsidRPr="00CF2750" w:rsidRDefault="001010BD" w:rsidP="00CF2750">
            <w:pPr>
              <w:numPr>
                <w:ilvl w:val="0"/>
                <w:numId w:val="47"/>
              </w:numPr>
              <w:spacing w:after="200" w:line="276" w:lineRule="auto"/>
              <w:ind w:left="692" w:hanging="270"/>
              <w:contextualSpacing/>
              <w:rPr>
                <w:rFonts w:ascii="Calibri" w:eastAsiaTheme="minorEastAsia" w:hAnsi="Calibri" w:cstheme="minorBidi"/>
              </w:rPr>
            </w:pPr>
            <w:r w:rsidRPr="00CF2750">
              <w:rPr>
                <w:rFonts w:ascii="Calibri" w:eastAsiaTheme="minorEastAsia" w:hAnsi="Calibri" w:cstheme="minorBidi"/>
              </w:rPr>
              <w:t>I am the certified HERS Rater who performed the verification identified and reported on this Certificate of Verification (responsible rater).</w:t>
            </w:r>
          </w:p>
          <w:p w14:paraId="4734C8A5" w14:textId="77777777" w:rsidR="001010BD" w:rsidRPr="00CF2750" w:rsidRDefault="001010BD" w:rsidP="00CF2750">
            <w:pPr>
              <w:numPr>
                <w:ilvl w:val="0"/>
                <w:numId w:val="47"/>
              </w:numPr>
              <w:spacing w:after="200" w:line="276" w:lineRule="auto"/>
              <w:ind w:left="692" w:hanging="270"/>
              <w:contextualSpacing/>
              <w:rPr>
                <w:rFonts w:ascii="Calibri" w:eastAsiaTheme="minorEastAsia" w:hAnsi="Calibri" w:cstheme="minorBidi"/>
              </w:rPr>
            </w:pPr>
            <w:r w:rsidRPr="00CF2750">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F0245D2" w14:textId="77777777" w:rsidR="001010BD" w:rsidRPr="00CF2750" w:rsidRDefault="001010BD" w:rsidP="00CF2750">
            <w:pPr>
              <w:numPr>
                <w:ilvl w:val="0"/>
                <w:numId w:val="47"/>
              </w:numPr>
              <w:spacing w:after="200" w:line="276" w:lineRule="auto"/>
              <w:ind w:left="692" w:hanging="270"/>
              <w:contextualSpacing/>
              <w:rPr>
                <w:rFonts w:ascii="Calibri" w:eastAsiaTheme="minorEastAsia" w:hAnsi="Calibri" w:cstheme="minorBidi"/>
              </w:rPr>
            </w:pPr>
            <w:r w:rsidRPr="00CF2750">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53D6800" w14:textId="77777777" w:rsidR="001010BD" w:rsidRPr="00CF2750" w:rsidRDefault="001010BD" w:rsidP="00CF2750">
            <w:pPr>
              <w:numPr>
                <w:ilvl w:val="0"/>
                <w:numId w:val="47"/>
              </w:numPr>
              <w:spacing w:after="200" w:line="276" w:lineRule="auto"/>
              <w:ind w:left="692" w:hanging="270"/>
              <w:contextualSpacing/>
              <w:rPr>
                <w:rFonts w:ascii="Calibri" w:eastAsiaTheme="minorEastAsia" w:hAnsi="Calibri" w:cstheme="minorBidi"/>
              </w:rPr>
            </w:pPr>
            <w:r w:rsidRPr="00CF2750">
              <w:rPr>
                <w:rFonts w:ascii="Calibri" w:eastAsiaTheme="minorEastAsia" w:hAnsi="Calibri" w:cstheme="minorBidi"/>
              </w:rPr>
              <w:t xml:space="preserve">I </w:t>
            </w:r>
            <w:bookmarkStart w:id="1" w:name="_Hlk104572720"/>
            <w:r w:rsidRPr="00CF2750">
              <w:rPr>
                <w:rFonts w:ascii="Calibri" w:eastAsiaTheme="minorEastAsia" w:hAnsi="Calibri" w:cstheme="minorBidi"/>
              </w:rPr>
              <w:t>understand</w:t>
            </w:r>
            <w:bookmarkEnd w:id="1"/>
            <w:r w:rsidRPr="00CF2750">
              <w:rPr>
                <w:rFonts w:ascii="Calibri" w:eastAsiaTheme="minorEastAsia" w:hAnsi="Calibri" w:cstheme="minorBidi"/>
              </w:rPr>
              <w:t xml:space="preserve"> that a registered copy of this Certificate of Verification shall be </w:t>
            </w:r>
            <w:proofErr w:type="gramStart"/>
            <w:r w:rsidRPr="00CF2750">
              <w:rPr>
                <w:rFonts w:ascii="Calibri" w:eastAsiaTheme="minorEastAsia" w:hAnsi="Calibri" w:cstheme="minorBidi"/>
              </w:rPr>
              <w:t>posted, or</w:t>
            </w:r>
            <w:proofErr w:type="gramEnd"/>
            <w:r w:rsidRPr="00CF2750">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3FCB9241" w14:textId="77777777" w:rsidR="001010BD" w:rsidRPr="00CF2750" w:rsidRDefault="001010BD" w:rsidP="00CF2750">
            <w:pPr>
              <w:numPr>
                <w:ilvl w:val="0"/>
                <w:numId w:val="47"/>
              </w:numPr>
              <w:spacing w:after="200" w:line="276" w:lineRule="auto"/>
              <w:ind w:left="692" w:hanging="270"/>
              <w:contextualSpacing/>
              <w:rPr>
                <w:rFonts w:asciiTheme="minorHAnsi" w:eastAsiaTheme="minorEastAsia" w:hAnsiTheme="minorHAnsi" w:cstheme="minorBidi"/>
              </w:rPr>
            </w:pPr>
            <w:bookmarkStart w:id="2" w:name="_Hlk104572805"/>
            <w:r w:rsidRPr="00CF2750">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010BD" w:rsidRPr="00CF2750" w14:paraId="75CB32B2"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C65506D"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CF2750">
              <w:rPr>
                <w:rFonts w:asciiTheme="minorHAnsi" w:eastAsiaTheme="minorEastAsia" w:hAnsiTheme="minorHAnsi" w:cs="Arial"/>
                <w:b/>
                <w:caps/>
              </w:rPr>
              <w:t>BUILDER OR INSTALLER INFORMATION AS SHOWN ON THE CERTIFICATE OF INSTALLATION</w:t>
            </w:r>
          </w:p>
        </w:tc>
      </w:tr>
      <w:tr w:rsidR="001010BD" w:rsidRPr="00CF2750" w14:paraId="2A0CBA66"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64D359"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F2750">
              <w:rPr>
                <w:rFonts w:asciiTheme="minorHAnsi" w:eastAsiaTheme="minorEastAsia" w:hAnsiTheme="minorHAnsi" w:cstheme="minorBidi"/>
              </w:rPr>
              <w:t>Company Name (Installing Subcontractor, General Contractor, or Builder/Owner):</w:t>
            </w:r>
          </w:p>
        </w:tc>
      </w:tr>
      <w:tr w:rsidR="001010BD" w:rsidRPr="00CF2750" w14:paraId="27538199"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557B651" w14:textId="77777777" w:rsidR="001010BD" w:rsidRPr="00CF2750" w:rsidRDefault="001010BD"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F2750">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0FA2468" w14:textId="77777777" w:rsidR="001010BD" w:rsidRPr="00CF2750" w:rsidRDefault="001010BD"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F2750">
              <w:rPr>
                <w:rFonts w:asciiTheme="minorHAnsi" w:eastAsiaTheme="minorEastAsia" w:hAnsiTheme="minorHAnsi" w:cstheme="minorBidi"/>
              </w:rPr>
              <w:t>CSLB License:</w:t>
            </w:r>
          </w:p>
        </w:tc>
      </w:tr>
      <w:tr w:rsidR="001010BD" w:rsidRPr="00CF2750" w14:paraId="0BC71CAB"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99F9FED" w14:textId="77777777" w:rsidR="001010BD" w:rsidRPr="00CF2750" w:rsidRDefault="001010B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F2750">
              <w:rPr>
                <w:rFonts w:asciiTheme="minorHAnsi" w:eastAsiaTheme="minorEastAsia" w:hAnsiTheme="minorHAnsi" w:cs="Arial"/>
                <w:b/>
                <w:caps/>
              </w:rPr>
              <w:t>HERS PROVIDER DATA REGISTRY INFORMATION</w:t>
            </w:r>
          </w:p>
        </w:tc>
      </w:tr>
      <w:tr w:rsidR="001010BD" w:rsidRPr="00CF2750" w14:paraId="3540CD87"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A3903A"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F2750">
              <w:rPr>
                <w:rFonts w:asciiTheme="minorHAnsi" w:eastAsiaTheme="minorEastAsia" w:hAnsiTheme="minorHAnsi" w:cstheme="minorBidi"/>
              </w:rPr>
              <w:t>Sample Group Number (if applicable):</w:t>
            </w:r>
          </w:p>
          <w:p w14:paraId="4DE1058B"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9E84BB"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F2750">
              <w:rPr>
                <w:rFonts w:asciiTheme="minorHAnsi" w:eastAsiaTheme="minorEastAsia" w:hAnsiTheme="minorHAnsi" w:cstheme="minorBidi"/>
              </w:rPr>
              <w:t>Dwelling Test Status in Sample Group (if applicable):</w:t>
            </w:r>
          </w:p>
          <w:p w14:paraId="7856CE99" w14:textId="77777777" w:rsidR="001010BD" w:rsidRPr="00CF2750" w:rsidRDefault="001010BD"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1010BD" w:rsidRPr="00CF2750" w14:paraId="75F5505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1976F5" w14:textId="77777777" w:rsidR="001010BD" w:rsidRPr="00CF2750" w:rsidRDefault="001010B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F2750">
              <w:rPr>
                <w:rFonts w:asciiTheme="minorHAnsi" w:eastAsiaTheme="minorEastAsia" w:hAnsiTheme="minorHAnsi" w:cs="Arial"/>
                <w:b/>
                <w:caps/>
              </w:rPr>
              <w:t>HERS RATER INFORMATION</w:t>
            </w:r>
          </w:p>
        </w:tc>
      </w:tr>
      <w:tr w:rsidR="001010BD" w:rsidRPr="00CF2750" w14:paraId="2048832A"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183AC6" w14:textId="77777777" w:rsidR="001010BD" w:rsidRPr="00CF2750" w:rsidRDefault="001010B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F2750">
              <w:rPr>
                <w:rFonts w:asciiTheme="minorHAnsi" w:eastAsiaTheme="minorEastAsia" w:hAnsiTheme="minorHAnsi" w:cstheme="minorBidi"/>
              </w:rPr>
              <w:t>HERS Rater Company Name:</w:t>
            </w:r>
          </w:p>
          <w:p w14:paraId="3F93B30B" w14:textId="77777777" w:rsidR="001010BD" w:rsidRPr="00CF2750" w:rsidRDefault="001010BD"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1010BD" w:rsidRPr="00CF2750" w14:paraId="3AC14454"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DCB7C1" w14:textId="77777777" w:rsidR="001010BD" w:rsidRPr="00CF2750" w:rsidRDefault="001010B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F2750">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822441" w14:textId="77777777" w:rsidR="001010BD" w:rsidRPr="00CF2750" w:rsidRDefault="001010B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CF2750">
              <w:rPr>
                <w:rFonts w:asciiTheme="minorHAnsi" w:eastAsiaTheme="minorEastAsia" w:hAnsiTheme="minorHAnsi" w:cstheme="minorBidi"/>
              </w:rPr>
              <w:t>Responsible Rater Signature:</w:t>
            </w:r>
          </w:p>
          <w:p w14:paraId="29B5B3D9" w14:textId="77777777" w:rsidR="001010BD" w:rsidRPr="00CF2750" w:rsidRDefault="001010B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1010BD" w:rsidRPr="00CF2750" w14:paraId="347F2DBB"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6722B5" w14:textId="77777777" w:rsidR="001010BD" w:rsidRPr="00CF2750" w:rsidRDefault="001010B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F2750">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AB4B93" w14:textId="77777777" w:rsidR="001010BD" w:rsidRPr="00CF2750" w:rsidRDefault="001010BD"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F2750">
              <w:rPr>
                <w:rFonts w:asciiTheme="minorHAnsi" w:eastAsiaTheme="minorEastAsia" w:hAnsiTheme="minorHAnsi" w:cstheme="minorBidi"/>
              </w:rPr>
              <w:t>Date Signed:</w:t>
            </w:r>
          </w:p>
        </w:tc>
      </w:tr>
    </w:tbl>
    <w:p w14:paraId="4BAA823F" w14:textId="7F887387" w:rsidR="00EA1EC9" w:rsidRDefault="00EA1EC9" w:rsidP="00DA2B2D">
      <w:pPr>
        <w:pStyle w:val="CommentText"/>
        <w:rPr>
          <w:rFonts w:asciiTheme="minorHAnsi" w:hAnsiTheme="minorHAnsi"/>
          <w:sz w:val="18"/>
          <w:szCs w:val="18"/>
        </w:rPr>
      </w:pPr>
    </w:p>
    <w:p w14:paraId="30C500D3" w14:textId="77777777" w:rsidR="00254F68" w:rsidRPr="00CD7DDB" w:rsidRDefault="00254F68"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69728155" w:rsidR="00EA1EC9" w:rsidRPr="00502177" w:rsidRDefault="00D975FF" w:rsidP="00502177">
      <w:pPr>
        <w:jc w:val="center"/>
        <w:rPr>
          <w:rFonts w:ascii="Calibri" w:hAnsi="Calibri"/>
          <w:b/>
        </w:rPr>
      </w:pPr>
      <w:r w:rsidRPr="00502177">
        <w:rPr>
          <w:rFonts w:ascii="Calibri" w:hAnsi="Calibri"/>
          <w:b/>
        </w:rPr>
        <w:lastRenderedPageBreak/>
        <w:t>CF</w:t>
      </w:r>
      <w:r w:rsidR="00A02BBE">
        <w:rPr>
          <w:rFonts w:ascii="Calibri" w:hAnsi="Calibri"/>
          <w:b/>
        </w:rPr>
        <w:t>3</w:t>
      </w:r>
      <w:r w:rsidRPr="00502177">
        <w:rPr>
          <w:rFonts w:ascii="Calibri" w:hAnsi="Calibri"/>
          <w:b/>
        </w:rPr>
        <w:t>R-MCH-22</w:t>
      </w:r>
      <w:r w:rsidR="00A3025D">
        <w:rPr>
          <w:rFonts w:ascii="Calibri" w:hAnsi="Calibri"/>
          <w:b/>
        </w:rPr>
        <w:t>c</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6B6E3431" w:rsidR="00D975FF" w:rsidRPr="004D611C" w:rsidRDefault="00D975FF" w:rsidP="00E36C9C">
      <w:pPr>
        <w:pStyle w:val="ListParagraph"/>
        <w:numPr>
          <w:ilvl w:val="0"/>
          <w:numId w:val="48"/>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 xml:space="preserve">This field is filled out automatically. It is referenced from the </w:t>
      </w:r>
      <w:del w:id="3" w:author="Alhabibi, Haider@Energy" w:date="2022-10-20T10:23:00Z">
        <w:r w:rsidDel="006E2BE4">
          <w:rPr>
            <w:rFonts w:ascii="Calibri" w:hAnsi="Calibri"/>
          </w:rPr>
          <w:delText>CF2R-MCH-23</w:delText>
        </w:r>
      </w:del>
      <w:ins w:id="4" w:author="Alhabibi, Haider@Energy" w:date="2022-10-20T10:23:00Z">
        <w:r w:rsidR="006E2BE4">
          <w:rPr>
            <w:rFonts w:ascii="Calibri" w:hAnsi="Calibri"/>
          </w:rPr>
          <w:t>CF3R-MCH-23</w:t>
        </w:r>
      </w:ins>
      <w:r>
        <w:rPr>
          <w:rFonts w:ascii="Calibri" w:hAnsi="Calibri"/>
        </w:rPr>
        <w:t>, which must be completed prior to this document.</w:t>
      </w:r>
    </w:p>
    <w:p w14:paraId="4BAA8245" w14:textId="299CD48D" w:rsidR="00D975FF" w:rsidRPr="00327C7A" w:rsidRDefault="00D975FF" w:rsidP="00E36C9C">
      <w:pPr>
        <w:pStyle w:val="ListParagraph"/>
        <w:numPr>
          <w:ilvl w:val="0"/>
          <w:numId w:val="48"/>
        </w:numPr>
        <w:ind w:left="360" w:hanging="360"/>
        <w:rPr>
          <w:rFonts w:ascii="Calibri" w:hAnsi="Calibri"/>
          <w:i/>
        </w:rPr>
      </w:pPr>
      <w:r w:rsidRPr="00E36C9C">
        <w:rPr>
          <w:rFonts w:ascii="Calibri" w:hAnsi="Calibri"/>
          <w:i/>
        </w:rPr>
        <w:t xml:space="preserve">System Location or Area Served: This field is filled out automatically. It is referenced from the </w:t>
      </w:r>
      <w:del w:id="5" w:author="Alhabibi, Haider@Energy" w:date="2022-10-20T10:23:00Z">
        <w:r w:rsidRPr="00E36C9C" w:rsidDel="006E2BE4">
          <w:rPr>
            <w:rFonts w:ascii="Calibri" w:hAnsi="Calibri"/>
            <w:i/>
          </w:rPr>
          <w:delText>CF2R-MCH-23</w:delText>
        </w:r>
      </w:del>
      <w:ins w:id="6"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1493130" w14:textId="16143EE2" w:rsidR="00327C7A" w:rsidRPr="00327C7A" w:rsidRDefault="00327C7A" w:rsidP="00E36C9C">
      <w:pPr>
        <w:pStyle w:val="ListParagraph"/>
        <w:numPr>
          <w:ilvl w:val="0"/>
          <w:numId w:val="48"/>
        </w:numPr>
        <w:ind w:left="360" w:hanging="360"/>
        <w:rPr>
          <w:rFonts w:ascii="Calibri" w:hAnsi="Calibri"/>
          <w:i/>
        </w:rPr>
      </w:pPr>
      <w:r w:rsidRPr="00E36C9C">
        <w:rPr>
          <w:rFonts w:ascii="Calibri" w:hAnsi="Calibri"/>
          <w:i/>
        </w:rPr>
        <w:t xml:space="preserve">Indoor Unit Name: This field is filled out automatically. It is referenced from the </w:t>
      </w:r>
      <w:del w:id="7" w:author="Alhabibi, Haider@Energy" w:date="2022-10-20T10:23:00Z">
        <w:r w:rsidRPr="00E36C9C" w:rsidDel="006E2BE4">
          <w:rPr>
            <w:rFonts w:ascii="Calibri" w:hAnsi="Calibri"/>
            <w:i/>
          </w:rPr>
          <w:delText>CF2R-MCH-23</w:delText>
        </w:r>
      </w:del>
      <w:ins w:id="8"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6" w14:textId="0AF5C0BB"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System Installation Type: This field is filled out automatically. It is referenced from the </w:t>
      </w:r>
      <w:del w:id="9" w:author="Alhabibi, Haider@Energy" w:date="2022-10-20T10:23:00Z">
        <w:r w:rsidRPr="00E36C9C" w:rsidDel="006E2BE4">
          <w:rPr>
            <w:rFonts w:ascii="Calibri" w:hAnsi="Calibri"/>
            <w:i/>
          </w:rPr>
          <w:delText>CF2R-MCH-23</w:delText>
        </w:r>
      </w:del>
      <w:ins w:id="10"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7" w14:textId="59AFBEAD"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Nominal Cooling Capacity (tons) of Condenser: This field is filled out automatically. It is referenced from the </w:t>
      </w:r>
      <w:del w:id="11" w:author="Alhabibi, Haider@Energy" w:date="2022-10-20T10:23:00Z">
        <w:r w:rsidRPr="00E36C9C" w:rsidDel="006E2BE4">
          <w:rPr>
            <w:rFonts w:ascii="Calibri" w:hAnsi="Calibri"/>
            <w:i/>
          </w:rPr>
          <w:delText>CF2R-MCH-23</w:delText>
        </w:r>
      </w:del>
      <w:ins w:id="12"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8" w14:textId="28D0B415"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Condenser Speed Type: This field is filled out automatically. It is referenced from the </w:t>
      </w:r>
      <w:del w:id="13" w:author="Alhabibi, Haider@Energy" w:date="2022-10-20T10:23:00Z">
        <w:r w:rsidRPr="00E36C9C" w:rsidDel="006E2BE4">
          <w:rPr>
            <w:rFonts w:ascii="Calibri" w:hAnsi="Calibri"/>
            <w:i/>
          </w:rPr>
          <w:delText>CF2R-MCH-23</w:delText>
        </w:r>
      </w:del>
      <w:ins w:id="14"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9" w14:textId="32724C17"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Cooling System Zonal Control Type: This field is filled out automatically. It is referenced from the </w:t>
      </w:r>
      <w:del w:id="15" w:author="Alhabibi, Haider@Energy" w:date="2022-10-20T10:23:00Z">
        <w:r w:rsidRPr="00E36C9C" w:rsidDel="006E2BE4">
          <w:rPr>
            <w:rFonts w:ascii="Calibri" w:hAnsi="Calibri"/>
            <w:i/>
          </w:rPr>
          <w:delText>CF2R-MCH-23</w:delText>
        </w:r>
      </w:del>
      <w:ins w:id="16"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A" w14:textId="2F42D55C"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Central Fan Integrated (CFI) Ventilation System Status: This field is filled out automatically. It is referenced from the </w:t>
      </w:r>
      <w:del w:id="17" w:author="Alhabibi, Haider@Energy" w:date="2022-10-20T10:23:00Z">
        <w:r w:rsidRPr="00E36C9C" w:rsidDel="006E2BE4">
          <w:rPr>
            <w:rFonts w:ascii="Calibri" w:hAnsi="Calibri"/>
            <w:i/>
          </w:rPr>
          <w:delText>CF2R-MCH-23</w:delText>
        </w:r>
      </w:del>
      <w:ins w:id="18"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B" w14:textId="0CD30B2A"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System Bypass Duct Status: This field is filled out automatically. It is referenced from the </w:t>
      </w:r>
      <w:del w:id="19" w:author="Alhabibi, Haider@Energy" w:date="2022-10-20T10:23:00Z">
        <w:r w:rsidRPr="00E36C9C" w:rsidDel="006E2BE4">
          <w:rPr>
            <w:rFonts w:ascii="Calibri" w:hAnsi="Calibri"/>
            <w:i/>
          </w:rPr>
          <w:delText>CF2R-MCH-23</w:delText>
        </w:r>
      </w:del>
      <w:ins w:id="20"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C" w14:textId="7072CD1E" w:rsidR="00D975FF" w:rsidRPr="004D611C" w:rsidRDefault="00D975FF" w:rsidP="00E36C9C">
      <w:pPr>
        <w:pStyle w:val="ListParagraph"/>
        <w:numPr>
          <w:ilvl w:val="0"/>
          <w:numId w:val="48"/>
        </w:numPr>
        <w:ind w:left="360" w:hanging="360"/>
        <w:rPr>
          <w:rFonts w:ascii="Calibri" w:hAnsi="Calibri"/>
          <w:i/>
        </w:rPr>
      </w:pPr>
      <w:r w:rsidRPr="00E36C9C">
        <w:rPr>
          <w:rFonts w:ascii="Calibri" w:hAnsi="Calibri"/>
          <w:i/>
        </w:rPr>
        <w:t xml:space="preserve">Date of System Airflow Rate Measurement: This field is filled out automatically. It is referenced from the </w:t>
      </w:r>
      <w:del w:id="21" w:author="Alhabibi, Haider@Energy" w:date="2022-10-20T10:23:00Z">
        <w:r w:rsidRPr="00E36C9C" w:rsidDel="006E2BE4">
          <w:rPr>
            <w:rFonts w:ascii="Calibri" w:hAnsi="Calibri"/>
            <w:i/>
          </w:rPr>
          <w:delText>CF2R-MCH-23</w:delText>
        </w:r>
      </w:del>
      <w:ins w:id="22"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4BAA824D" w14:textId="7C46700A" w:rsidR="00D975FF" w:rsidRPr="00F30816" w:rsidRDefault="00D975FF" w:rsidP="00E36C9C">
      <w:pPr>
        <w:pStyle w:val="ListParagraph"/>
        <w:numPr>
          <w:ilvl w:val="0"/>
          <w:numId w:val="48"/>
        </w:numPr>
        <w:ind w:left="360" w:hanging="360"/>
        <w:rPr>
          <w:rFonts w:ascii="Calibri" w:hAnsi="Calibri"/>
          <w:i/>
        </w:rPr>
      </w:pPr>
      <w:r w:rsidRPr="00E36C9C">
        <w:rPr>
          <w:rFonts w:ascii="Calibri" w:hAnsi="Calibri"/>
          <w:i/>
        </w:rPr>
        <w:t xml:space="preserve">Airflow Rate Protocol utilized: This field is filled out automatically. It is referenced from the </w:t>
      </w:r>
      <w:del w:id="23" w:author="Alhabibi, Haider@Energy" w:date="2022-10-20T10:23:00Z">
        <w:r w:rsidRPr="00E36C9C" w:rsidDel="006E2BE4">
          <w:rPr>
            <w:rFonts w:ascii="Calibri" w:hAnsi="Calibri"/>
            <w:i/>
          </w:rPr>
          <w:delText>CF2R-MCH-23</w:delText>
        </w:r>
      </w:del>
      <w:ins w:id="24" w:author="Alhabibi, Haider@Energy" w:date="2022-10-20T10:23:00Z">
        <w:r w:rsidR="006E2BE4">
          <w:rPr>
            <w:rFonts w:ascii="Calibri" w:hAnsi="Calibri"/>
            <w:i/>
          </w:rPr>
          <w:t>CF3R-MCH-23</w:t>
        </w:r>
      </w:ins>
      <w:r w:rsidRPr="00E36C9C">
        <w:rPr>
          <w:rFonts w:ascii="Calibri" w:hAnsi="Calibri"/>
          <w:i/>
        </w:rPr>
        <w:t>, which must be completed prior to this document.</w:t>
      </w:r>
    </w:p>
    <w:p w14:paraId="7C450357" w14:textId="741413D9" w:rsidR="00E61E42" w:rsidRPr="00154520" w:rsidRDefault="00154520" w:rsidP="00E36C9C">
      <w:pPr>
        <w:pStyle w:val="ListParagraph"/>
        <w:numPr>
          <w:ilvl w:val="0"/>
          <w:numId w:val="48"/>
        </w:numPr>
        <w:ind w:left="360" w:hanging="360"/>
        <w:rPr>
          <w:rFonts w:ascii="Calibri" w:hAnsi="Calibri"/>
          <w:i/>
        </w:rPr>
      </w:pPr>
      <w:r w:rsidRPr="00E36C9C">
        <w:rPr>
          <w:rFonts w:ascii="Calibri" w:hAnsi="Calibri"/>
          <w:i/>
        </w:rPr>
        <w:t xml:space="preserve">Central Fan Ventilation Cooling System (CFVCS) Status: </w:t>
      </w:r>
      <w:r w:rsidR="007512C1" w:rsidRPr="00E36C9C">
        <w:rPr>
          <w:rFonts w:ascii="Calibri" w:hAnsi="Calibri"/>
          <w:i/>
        </w:rPr>
        <w:t xml:space="preserve">This field is filled out automatically. It is referenced from the </w:t>
      </w:r>
      <w:del w:id="25" w:author="Alhabibi, Haider@Energy" w:date="2022-10-20T10:23:00Z">
        <w:r w:rsidR="007512C1" w:rsidRPr="00E36C9C" w:rsidDel="006E2BE4">
          <w:rPr>
            <w:rFonts w:ascii="Calibri" w:hAnsi="Calibri"/>
            <w:i/>
          </w:rPr>
          <w:delText>CF2R-MCH-23</w:delText>
        </w:r>
      </w:del>
      <w:ins w:id="26" w:author="Alhabibi, Haider@Energy" w:date="2022-10-20T10:23:00Z">
        <w:r w:rsidR="006E2BE4">
          <w:rPr>
            <w:rFonts w:ascii="Calibri" w:hAnsi="Calibri"/>
            <w:i/>
          </w:rPr>
          <w:t>CF3R-MCH-23</w:t>
        </w:r>
      </w:ins>
      <w:r w:rsidR="007512C1" w:rsidRPr="00E36C9C">
        <w:rPr>
          <w:rFonts w:ascii="Calibri" w:hAnsi="Calibri"/>
          <w:i/>
        </w:rPr>
        <w:t>,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0EE1C769" w:rsidR="00D975FF" w:rsidRPr="00E36C9C" w:rsidRDefault="00D975FF" w:rsidP="00E36C9C">
      <w:pPr>
        <w:pStyle w:val="ListParagraph"/>
        <w:numPr>
          <w:ilvl w:val="0"/>
          <w:numId w:val="49"/>
        </w:numPr>
        <w:rPr>
          <w:rFonts w:ascii="Calibri" w:hAnsi="Calibri"/>
          <w:iCs/>
        </w:rPr>
      </w:pPr>
      <w:r w:rsidRPr="00E36C9C">
        <w:rPr>
          <w:rFonts w:asciiTheme="minorHAnsi" w:hAnsiTheme="minorHAnsi"/>
          <w:iCs/>
          <w:szCs w:val="18"/>
        </w:rPr>
        <w:t xml:space="preserve">Actual Tested Airflow from MCH-23 (cfm): </w:t>
      </w:r>
      <w:r w:rsidRPr="00E36C9C">
        <w:rPr>
          <w:rFonts w:ascii="Calibri" w:hAnsi="Calibri"/>
          <w:iCs/>
        </w:rPr>
        <w:t xml:space="preserve">This field is filled out automatically. It is referenced from the </w:t>
      </w:r>
      <w:del w:id="27" w:author="Alhabibi, Haider@Energy" w:date="2022-10-20T10:23:00Z">
        <w:r w:rsidRPr="00E36C9C" w:rsidDel="006E2BE4">
          <w:rPr>
            <w:rFonts w:ascii="Calibri" w:hAnsi="Calibri"/>
            <w:iCs/>
          </w:rPr>
          <w:delText>CF2R-MCH-23</w:delText>
        </w:r>
      </w:del>
      <w:ins w:id="28" w:author="Alhabibi, Haider@Energy" w:date="2022-10-20T10:23:00Z">
        <w:r w:rsidR="006E2BE4">
          <w:rPr>
            <w:rFonts w:ascii="Calibri" w:hAnsi="Calibri"/>
            <w:iCs/>
          </w:rPr>
          <w:t>CF3R-MCH-23</w:t>
        </w:r>
      </w:ins>
      <w:r w:rsidRPr="00E36C9C">
        <w:rPr>
          <w:rFonts w:ascii="Calibri" w:hAnsi="Calibri"/>
          <w:iCs/>
        </w:rPr>
        <w:t>, which must be completed prior to this document.</w:t>
      </w:r>
    </w:p>
    <w:p w14:paraId="36B390D3" w14:textId="68D89B6E" w:rsidR="00726211" w:rsidRPr="00E36C9C" w:rsidRDefault="00D975FF" w:rsidP="00E36C9C">
      <w:pPr>
        <w:pStyle w:val="ListParagraph"/>
        <w:numPr>
          <w:ilvl w:val="0"/>
          <w:numId w:val="49"/>
        </w:numPr>
        <w:rPr>
          <w:rFonts w:ascii="Calibri" w:hAnsi="Calibri"/>
          <w:iCs/>
        </w:rPr>
      </w:pPr>
      <w:r w:rsidRPr="00E36C9C">
        <w:rPr>
          <w:rFonts w:asciiTheme="minorHAnsi" w:hAnsiTheme="minorHAnsi"/>
          <w:iCs/>
          <w:szCs w:val="18"/>
        </w:rPr>
        <w:t>Required Fan Efficacy (</w:t>
      </w:r>
      <w:r w:rsidR="005D27C3" w:rsidRPr="00E36C9C">
        <w:rPr>
          <w:rFonts w:asciiTheme="minorHAnsi" w:hAnsiTheme="minorHAnsi"/>
          <w:iCs/>
          <w:szCs w:val="18"/>
        </w:rPr>
        <w:t>W</w:t>
      </w:r>
      <w:r w:rsidRPr="00E36C9C">
        <w:rPr>
          <w:rFonts w:asciiTheme="minorHAnsi" w:hAnsiTheme="minorHAnsi"/>
          <w:iCs/>
          <w:szCs w:val="18"/>
        </w:rPr>
        <w:t xml:space="preserve">atts/cfm): </w:t>
      </w:r>
      <w:r w:rsidRPr="00E36C9C">
        <w:rPr>
          <w:rFonts w:ascii="Calibri" w:hAnsi="Calibri"/>
          <w:iCs/>
        </w:rPr>
        <w:t>This field is filled out automatically</w:t>
      </w:r>
      <w:r w:rsidR="00726211" w:rsidRPr="00E36C9C">
        <w:rPr>
          <w:rFonts w:ascii="Calibri" w:hAnsi="Calibri"/>
          <w:iCs/>
        </w:rPr>
        <w:t xml:space="preserve"> and </w:t>
      </w:r>
      <w:r w:rsidR="0009646A" w:rsidRPr="00E36C9C">
        <w:rPr>
          <w:rFonts w:ascii="Calibri" w:hAnsi="Calibri"/>
          <w:iCs/>
        </w:rPr>
        <w:t>referenced from MCH-01.</w:t>
      </w:r>
      <w:r w:rsidR="00726211" w:rsidRPr="00E36C9C">
        <w:rPr>
          <w:rFonts w:ascii="Calibri" w:hAnsi="Calibri"/>
          <w:iCs/>
        </w:rPr>
        <w:t xml:space="preserve"> Values below are used unless higher efficacy values </w:t>
      </w:r>
      <w:r w:rsidR="00384822" w:rsidRPr="00E36C9C">
        <w:rPr>
          <w:rFonts w:ascii="Calibri" w:hAnsi="Calibri"/>
          <w:iCs/>
        </w:rPr>
        <w:t xml:space="preserve">are </w:t>
      </w:r>
      <w:r w:rsidR="00D6070D" w:rsidRPr="00E36C9C">
        <w:rPr>
          <w:rFonts w:ascii="Calibri" w:hAnsi="Calibri"/>
          <w:iCs/>
        </w:rPr>
        <w:t>specified</w:t>
      </w:r>
      <w:r w:rsidR="00384822" w:rsidRPr="00E36C9C">
        <w:rPr>
          <w:rFonts w:ascii="Calibri" w:hAnsi="Calibri"/>
          <w:iCs/>
        </w:rPr>
        <w:t xml:space="preserve"> on the CF1R for </w:t>
      </w:r>
      <w:r w:rsidR="00726211" w:rsidRPr="00E36C9C">
        <w:rPr>
          <w:rFonts w:ascii="Calibri" w:hAnsi="Calibri"/>
          <w:iCs/>
        </w:rPr>
        <w:t>performance compliance.</w:t>
      </w:r>
    </w:p>
    <w:p w14:paraId="6B6F98DE" w14:textId="0A188B99" w:rsidR="00726211" w:rsidRPr="00E36C9C" w:rsidRDefault="00726211" w:rsidP="00E36C9C">
      <w:pPr>
        <w:pStyle w:val="ListParagraph"/>
        <w:numPr>
          <w:ilvl w:val="1"/>
          <w:numId w:val="49"/>
        </w:numPr>
        <w:rPr>
          <w:rFonts w:ascii="Calibri" w:hAnsi="Calibri"/>
          <w:iCs/>
        </w:rPr>
      </w:pPr>
      <w:r w:rsidRPr="00E36C9C">
        <w:rPr>
          <w:rFonts w:ascii="Calibri" w:hAnsi="Calibri"/>
          <w:iCs/>
        </w:rPr>
        <w:t>0.62 watt</w:t>
      </w:r>
      <w:r w:rsidR="00154520" w:rsidRPr="00E36C9C">
        <w:rPr>
          <w:rFonts w:ascii="Calibri" w:hAnsi="Calibri"/>
          <w:iCs/>
        </w:rPr>
        <w:t>s</w:t>
      </w:r>
      <w:r w:rsidRPr="00E36C9C">
        <w:rPr>
          <w:rFonts w:ascii="Calibri" w:hAnsi="Calibri"/>
          <w:iCs/>
        </w:rPr>
        <w:t>/cfm for small duct high velocity HP or AC systems</w:t>
      </w:r>
    </w:p>
    <w:p w14:paraId="7DB927F8" w14:textId="6D79F76A" w:rsidR="00726211" w:rsidRPr="00E36C9C" w:rsidRDefault="00726211" w:rsidP="00E36C9C">
      <w:pPr>
        <w:pStyle w:val="ListParagraph"/>
        <w:numPr>
          <w:ilvl w:val="1"/>
          <w:numId w:val="49"/>
        </w:numPr>
        <w:rPr>
          <w:rFonts w:ascii="Calibri" w:hAnsi="Calibri"/>
          <w:iCs/>
        </w:rPr>
      </w:pPr>
      <w:r w:rsidRPr="00E36C9C">
        <w:rPr>
          <w:rFonts w:ascii="Calibri" w:hAnsi="Calibri"/>
          <w:iCs/>
        </w:rPr>
        <w:t>0.45 watt</w:t>
      </w:r>
      <w:r w:rsidR="00154520" w:rsidRPr="00E36C9C">
        <w:rPr>
          <w:rFonts w:ascii="Calibri" w:hAnsi="Calibri"/>
          <w:iCs/>
        </w:rPr>
        <w:t>s</w:t>
      </w:r>
      <w:r w:rsidRPr="00E36C9C">
        <w:rPr>
          <w:rFonts w:ascii="Calibri" w:hAnsi="Calibri"/>
          <w:iCs/>
        </w:rPr>
        <w:t>/cfm for central gas furnace or packaged gas furnace systems</w:t>
      </w:r>
    </w:p>
    <w:p w14:paraId="4BAA8255" w14:textId="2580BAC4" w:rsidR="00D975FF" w:rsidRPr="00E36C9C" w:rsidRDefault="00726211" w:rsidP="00E36C9C">
      <w:pPr>
        <w:pStyle w:val="ListParagraph"/>
        <w:numPr>
          <w:ilvl w:val="1"/>
          <w:numId w:val="49"/>
        </w:numPr>
        <w:rPr>
          <w:rFonts w:ascii="Calibri" w:hAnsi="Calibri"/>
          <w:iCs/>
        </w:rPr>
      </w:pPr>
      <w:r w:rsidRPr="00E36C9C">
        <w:rPr>
          <w:rFonts w:ascii="Calibri" w:hAnsi="Calibri"/>
          <w:iCs/>
        </w:rPr>
        <w:t>0.58 watt</w:t>
      </w:r>
      <w:r w:rsidR="00154520" w:rsidRPr="00E36C9C">
        <w:rPr>
          <w:rFonts w:ascii="Calibri" w:hAnsi="Calibri"/>
          <w:iCs/>
        </w:rPr>
        <w:t>s</w:t>
      </w:r>
      <w:r w:rsidRPr="00E36C9C">
        <w:rPr>
          <w:rFonts w:ascii="Calibri" w:hAnsi="Calibri"/>
          <w:iCs/>
        </w:rPr>
        <w:t>/cfm for all other systems</w:t>
      </w:r>
    </w:p>
    <w:p w14:paraId="4BAA8256" w14:textId="5689A713" w:rsidR="00D975FF" w:rsidRPr="00E36C9C" w:rsidRDefault="00D975FF" w:rsidP="00E36C9C">
      <w:pPr>
        <w:pStyle w:val="ListParagraph"/>
        <w:numPr>
          <w:ilvl w:val="0"/>
          <w:numId w:val="49"/>
        </w:numPr>
        <w:rPr>
          <w:rFonts w:ascii="Calibri" w:hAnsi="Calibri"/>
          <w:iCs/>
        </w:rPr>
      </w:pPr>
      <w:r w:rsidRPr="00E36C9C">
        <w:rPr>
          <w:rFonts w:asciiTheme="minorHAnsi" w:hAnsiTheme="minorHAnsi"/>
          <w:iCs/>
          <w:szCs w:val="18"/>
        </w:rPr>
        <w:t>Actual Fan Efficacy (</w:t>
      </w:r>
      <w:r w:rsidR="00154520" w:rsidRPr="00E36C9C">
        <w:rPr>
          <w:rFonts w:asciiTheme="minorHAnsi" w:hAnsiTheme="minorHAnsi"/>
          <w:iCs/>
          <w:szCs w:val="18"/>
        </w:rPr>
        <w:t>w</w:t>
      </w:r>
      <w:r w:rsidRPr="00E36C9C">
        <w:rPr>
          <w:rFonts w:asciiTheme="minorHAnsi" w:hAnsiTheme="minorHAnsi"/>
          <w:iCs/>
          <w:szCs w:val="18"/>
        </w:rPr>
        <w:t xml:space="preserve">atts/cfm): </w:t>
      </w:r>
      <w:r w:rsidRPr="00E36C9C">
        <w:rPr>
          <w:rFonts w:ascii="Calibri" w:hAnsi="Calibri"/>
          <w:iCs/>
        </w:rPr>
        <w:t>This field is filled out automatically. It is calculated by dividing the actual tested watts by the actual tested airflow.</w:t>
      </w:r>
    </w:p>
    <w:p w14:paraId="4BAA8257" w14:textId="77777777" w:rsidR="00D975FF" w:rsidRPr="00E36C9C" w:rsidRDefault="00D975FF" w:rsidP="00E36C9C">
      <w:pPr>
        <w:pStyle w:val="ListParagraph"/>
        <w:numPr>
          <w:ilvl w:val="0"/>
          <w:numId w:val="49"/>
        </w:numPr>
        <w:rPr>
          <w:rFonts w:ascii="Calibri" w:hAnsi="Calibri"/>
          <w:iCs/>
        </w:rPr>
      </w:pPr>
      <w:r w:rsidRPr="00E36C9C">
        <w:rPr>
          <w:rFonts w:asciiTheme="minorHAnsi" w:hAnsiTheme="minorHAnsi"/>
          <w:iCs/>
          <w:szCs w:val="18"/>
        </w:rPr>
        <w:t xml:space="preserve">Compliance Statement: This field is filled out automatically based on </w:t>
      </w:r>
      <w:proofErr w:type="gramStart"/>
      <w:r w:rsidRPr="00E36C9C">
        <w:rPr>
          <w:rFonts w:asciiTheme="minorHAnsi" w:hAnsiTheme="minorHAnsi"/>
          <w:iCs/>
          <w:szCs w:val="18"/>
        </w:rPr>
        <w:t>whether or not</w:t>
      </w:r>
      <w:proofErr w:type="gramEnd"/>
      <w:r w:rsidRPr="00E36C9C">
        <w:rPr>
          <w:rFonts w:asciiTheme="minorHAnsi" w:hAnsiTheme="minorHAnsi"/>
          <w:iCs/>
          <w:szCs w:val="18"/>
        </w:rPr>
        <w:t xml:space="preserve"> the actual fan efficacy meets the required fan efficacy.</w:t>
      </w:r>
    </w:p>
    <w:p w14:paraId="4BAA8258" w14:textId="77777777" w:rsidR="00D975FF" w:rsidRDefault="00D975FF" w:rsidP="00D975FF">
      <w:pPr>
        <w:rPr>
          <w:rFonts w:ascii="Calibri" w:hAnsi="Calibri"/>
          <w:i/>
        </w:rPr>
      </w:pPr>
    </w:p>
    <w:p w14:paraId="324DDBDF" w14:textId="3AB9F38E" w:rsidR="00B7347F" w:rsidRDefault="00B7347F" w:rsidP="00D975FF">
      <w:pPr>
        <w:rPr>
          <w:rFonts w:ascii="Calibri" w:hAnsi="Calibri"/>
          <w:b/>
        </w:rPr>
      </w:pPr>
      <w:r>
        <w:rPr>
          <w:rFonts w:ascii="Calibri" w:hAnsi="Calibri"/>
          <w:b/>
        </w:rPr>
        <w:t>Section D. Central Fan Ventilation Cooling System Fan Efficacy Measurement</w:t>
      </w:r>
    </w:p>
    <w:p w14:paraId="67DF2124" w14:textId="77777777" w:rsidR="007512C1" w:rsidRPr="00A2424F" w:rsidRDefault="007512C1" w:rsidP="00E36C9C">
      <w:pPr>
        <w:numPr>
          <w:ilvl w:val="0"/>
          <w:numId w:val="50"/>
        </w:numPr>
        <w:contextualSpacing/>
        <w:rPr>
          <w:rFonts w:ascii="Calibri" w:hAnsi="Calibri"/>
        </w:rPr>
      </w:pPr>
      <w:r w:rsidRPr="00BF666A">
        <w:rPr>
          <w:rFonts w:ascii="Calibri" w:hAnsi="Calibri"/>
          <w:i/>
        </w:rPr>
        <w:t>Actual Tested Watts</w:t>
      </w:r>
      <w:r w:rsidRPr="00A2424F">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7607547E" w14:textId="4F786DC9" w:rsidR="007512C1" w:rsidRDefault="007512C1" w:rsidP="00E36C9C">
      <w:pPr>
        <w:numPr>
          <w:ilvl w:val="0"/>
          <w:numId w:val="50"/>
        </w:numPr>
        <w:contextualSpacing/>
        <w:rPr>
          <w:rFonts w:ascii="Calibri" w:hAnsi="Calibri"/>
          <w:i/>
        </w:rPr>
      </w:pPr>
      <w:r w:rsidRPr="0070474F">
        <w:rPr>
          <w:rFonts w:ascii="Calibri" w:hAnsi="Calibri"/>
          <w:i/>
        </w:rPr>
        <w:t>Actual Tested Ventilation Airflow from</w:t>
      </w:r>
      <w:r w:rsidRPr="00A2424F">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12414DA1" w14:textId="77777777" w:rsidR="007512C1" w:rsidRPr="00A2424F" w:rsidRDefault="007512C1" w:rsidP="00E36C9C">
      <w:pPr>
        <w:numPr>
          <w:ilvl w:val="0"/>
          <w:numId w:val="50"/>
        </w:numPr>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Pr="008623B6">
        <w:t xml:space="preserve"> </w:t>
      </w:r>
      <w:r w:rsidRPr="008623B6">
        <w:rPr>
          <w:rFonts w:ascii="Calibri" w:hAnsi="Calibri"/>
        </w:rPr>
        <w:t>Values below are used unless higher efficacy values are listed on the CF1R for performance compliance.</w:t>
      </w:r>
    </w:p>
    <w:p w14:paraId="6E4BC3AC" w14:textId="77777777" w:rsidR="007512C1" w:rsidRDefault="007512C1" w:rsidP="00E36C9C">
      <w:pPr>
        <w:numPr>
          <w:ilvl w:val="1"/>
          <w:numId w:val="50"/>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6B9E8170" w14:textId="77777777" w:rsidR="007512C1" w:rsidRDefault="007512C1" w:rsidP="00E36C9C">
      <w:pPr>
        <w:numPr>
          <w:ilvl w:val="1"/>
          <w:numId w:val="50"/>
        </w:numPr>
        <w:contextualSpacing/>
        <w:rPr>
          <w:rFonts w:ascii="Calibri" w:hAnsi="Calibri"/>
          <w:i/>
        </w:rPr>
      </w:pPr>
      <w:r>
        <w:rPr>
          <w:rFonts w:ascii="Calibri" w:hAnsi="Calibri"/>
        </w:rPr>
        <w:lastRenderedPageBreak/>
        <w:t>0.45 watt/cfm for central gas furnace or packaged gas furnace systems</w:t>
      </w:r>
      <w:r>
        <w:rPr>
          <w:rFonts w:ascii="Calibri" w:hAnsi="Calibri"/>
          <w:i/>
        </w:rPr>
        <w:t xml:space="preserve"> </w:t>
      </w:r>
    </w:p>
    <w:p w14:paraId="3AD88B84" w14:textId="77777777" w:rsidR="007512C1" w:rsidRPr="00A2424F" w:rsidRDefault="007512C1" w:rsidP="00E36C9C">
      <w:pPr>
        <w:numPr>
          <w:ilvl w:val="1"/>
          <w:numId w:val="50"/>
        </w:numPr>
        <w:contextualSpacing/>
        <w:rPr>
          <w:rFonts w:ascii="Calibri" w:hAnsi="Calibri"/>
          <w:i/>
        </w:rPr>
      </w:pPr>
      <w:r w:rsidRPr="00A2424F">
        <w:rPr>
          <w:rFonts w:ascii="Calibri" w:hAnsi="Calibri"/>
        </w:rPr>
        <w:t>0.58 watt/cfm for all other systems</w:t>
      </w:r>
    </w:p>
    <w:p w14:paraId="206D1B1A" w14:textId="77777777" w:rsidR="007512C1" w:rsidRDefault="007512C1" w:rsidP="00E36C9C">
      <w:pPr>
        <w:numPr>
          <w:ilvl w:val="0"/>
          <w:numId w:val="50"/>
        </w:numPr>
        <w:contextualSpacing/>
        <w:rPr>
          <w:rFonts w:ascii="Calibri" w:hAnsi="Calibri"/>
        </w:rPr>
      </w:pPr>
      <w:r w:rsidRPr="009E0F9E">
        <w:rPr>
          <w:rFonts w:ascii="Calibri" w:hAnsi="Calibri"/>
          <w:i/>
        </w:rPr>
        <w:t xml:space="preserve">Actual Fan Efficacy: </w:t>
      </w:r>
      <w:r w:rsidRPr="00710CB9">
        <w:rPr>
          <w:rFonts w:ascii="Calibri" w:hAnsi="Calibri"/>
        </w:rPr>
        <w:t xml:space="preserve">This field is filled out automatically. </w:t>
      </w:r>
      <w:r>
        <w:rPr>
          <w:rFonts w:ascii="Calibri" w:hAnsi="Calibri"/>
        </w:rPr>
        <w:t>This</w:t>
      </w:r>
      <w:r w:rsidRPr="00710CB9">
        <w:rPr>
          <w:rFonts w:ascii="Calibri" w:hAnsi="Calibri"/>
        </w:rPr>
        <w:t xml:space="preserve"> is calculated by dividing the </w:t>
      </w:r>
      <w:r>
        <w:rPr>
          <w:rFonts w:ascii="Calibri" w:hAnsi="Calibri"/>
        </w:rPr>
        <w:t xml:space="preserve">measured watt draw by the measured </w:t>
      </w:r>
      <w:r w:rsidRPr="00710CB9">
        <w:rPr>
          <w:rFonts w:ascii="Calibri" w:hAnsi="Calibri"/>
        </w:rPr>
        <w:t>airflow.</w:t>
      </w:r>
    </w:p>
    <w:p w14:paraId="14B56740" w14:textId="77777777" w:rsidR="007512C1" w:rsidRPr="00A2424F" w:rsidRDefault="007512C1" w:rsidP="00E36C9C">
      <w:pPr>
        <w:numPr>
          <w:ilvl w:val="0"/>
          <w:numId w:val="50"/>
        </w:numPr>
        <w:contextualSpacing/>
        <w:rPr>
          <w:rFonts w:ascii="Calibri" w:hAnsi="Calibri"/>
          <w:i/>
        </w:rPr>
      </w:pPr>
      <w:r w:rsidRPr="009E0F9E">
        <w:rPr>
          <w:rFonts w:ascii="Calibri" w:hAnsi="Calibri"/>
          <w:i/>
        </w:rPr>
        <w:t xml:space="preserve">Compliance Statement: </w:t>
      </w:r>
      <w:r w:rsidRPr="009E0F9E">
        <w:rPr>
          <w:rFonts w:asciiTheme="minorHAnsi" w:hAnsiTheme="minorHAnsi"/>
        </w:rPr>
        <w:t xml:space="preserve">This field is filled out automatically. The result is based on </w:t>
      </w:r>
      <w:proofErr w:type="gramStart"/>
      <w:r w:rsidRPr="009E0F9E">
        <w:rPr>
          <w:rFonts w:asciiTheme="minorHAnsi" w:hAnsiTheme="minorHAnsi"/>
        </w:rPr>
        <w:t>whether or not</w:t>
      </w:r>
      <w:proofErr w:type="gramEnd"/>
      <w:r w:rsidRPr="009E0F9E">
        <w:rPr>
          <w:rFonts w:asciiTheme="minorHAnsi" w:hAnsiTheme="minorHAnsi"/>
        </w:rPr>
        <w:t xml:space="preserve"> the actual fan efficacy meets the required fan efficacy for all zones tested.</w:t>
      </w:r>
    </w:p>
    <w:p w14:paraId="08C2192E" w14:textId="77777777" w:rsidR="00B7347F" w:rsidRDefault="00B7347F" w:rsidP="00D975FF">
      <w:pPr>
        <w:rPr>
          <w:rFonts w:ascii="Calibri" w:hAnsi="Calibri"/>
          <w:b/>
        </w:rPr>
      </w:pPr>
    </w:p>
    <w:p w14:paraId="4BAA8259" w14:textId="05CA05D1" w:rsidR="00D975FF" w:rsidRPr="00E36C9C" w:rsidRDefault="00D975FF" w:rsidP="00E36C9C">
      <w:pPr>
        <w:pStyle w:val="ListParagraph"/>
        <w:numPr>
          <w:ilvl w:val="0"/>
          <w:numId w:val="50"/>
        </w:numPr>
        <w:rPr>
          <w:rFonts w:ascii="Calibri" w:hAnsi="Calibri"/>
        </w:rPr>
      </w:pPr>
      <w:r w:rsidRPr="00E36C9C">
        <w:rPr>
          <w:rFonts w:ascii="Calibri" w:hAnsi="Calibri"/>
          <w:b/>
        </w:rPr>
        <w:t xml:space="preserve">Section </w:t>
      </w:r>
      <w:r w:rsidR="00B7347F" w:rsidRPr="00E36C9C">
        <w:rPr>
          <w:rFonts w:ascii="Calibri" w:hAnsi="Calibri"/>
          <w:b/>
        </w:rPr>
        <w:t>E</w:t>
      </w:r>
      <w:r w:rsidRPr="00E36C9C">
        <w:rPr>
          <w:rFonts w:ascii="Calibri" w:hAnsi="Calibri"/>
          <w:b/>
        </w:rPr>
        <w:t>. Additional Requirements</w:t>
      </w:r>
    </w:p>
    <w:p w14:paraId="4BAA825A" w14:textId="77777777" w:rsidR="00D975FF" w:rsidRPr="00C62500" w:rsidRDefault="00D975FF"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4BAA825F" w14:textId="0BAD157F" w:rsidR="00D975FF" w:rsidRDefault="00D975FF"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0A1E51E7" w14:textId="1B7BF9DC" w:rsidR="007512C1" w:rsidRDefault="007512C1" w:rsidP="00E36C9C">
      <w:pPr>
        <w:numPr>
          <w:ilvl w:val="0"/>
          <w:numId w:val="50"/>
        </w:numPr>
        <w:rPr>
          <w:rFonts w:asciiTheme="minorHAnsi" w:hAnsiTheme="minorHAnsi"/>
        </w:rPr>
      </w:pPr>
      <w:r w:rsidRPr="00714E84">
        <w:rPr>
          <w:rFonts w:asciiTheme="minorHAnsi" w:hAnsiTheme="minorHAnsi"/>
        </w:rPr>
        <w:t>This field must be a true statement (or not applicable) for the system to comply.</w:t>
      </w:r>
    </w:p>
    <w:p w14:paraId="6BE3355A" w14:textId="77777777" w:rsidR="00254F68" w:rsidRDefault="00254F68" w:rsidP="00E36C9C">
      <w:pPr>
        <w:numPr>
          <w:ilvl w:val="0"/>
          <w:numId w:val="50"/>
        </w:numPr>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proofErr w:type="gramStart"/>
      <w:r>
        <w:rPr>
          <w:rFonts w:asciiTheme="minorHAnsi" w:hAnsiTheme="minorHAnsi"/>
        </w:rPr>
        <w:t>credit</w:t>
      </w:r>
      <w:proofErr w:type="gramEnd"/>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0682A7F3" w14:textId="77777777" w:rsidR="00254F68" w:rsidRPr="00586FBD" w:rsidRDefault="00254F68" w:rsidP="00E36C9C">
      <w:pPr>
        <w:numPr>
          <w:ilvl w:val="0"/>
          <w:numId w:val="50"/>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w:t>
      </w:r>
      <w:proofErr w:type="gramStart"/>
      <w:r>
        <w:rPr>
          <w:rFonts w:asciiTheme="minorHAnsi" w:hAnsiTheme="minorHAnsi"/>
        </w:rPr>
        <w:t>occurs</w:t>
      </w:r>
      <w:proofErr w:type="gramEnd"/>
      <w:r>
        <w:rPr>
          <w:rFonts w:asciiTheme="minorHAnsi" w:hAnsiTheme="minorHAnsi"/>
        </w:rPr>
        <w:t xml:space="preserve"> the rater is required to enter detailed notes here that describe what failed and why. </w:t>
      </w:r>
    </w:p>
    <w:p w14:paraId="7E2D3320" w14:textId="77777777" w:rsidR="00254F68" w:rsidRPr="00C62500" w:rsidRDefault="00254F68" w:rsidP="00F30816">
      <w:pPr>
        <w:ind w:left="360"/>
        <w:rPr>
          <w:rFonts w:asciiTheme="minorHAnsi" w:hAnsiTheme="minorHAnsi"/>
        </w:rPr>
      </w:pPr>
    </w:p>
    <w:p w14:paraId="2C22AB80" w14:textId="560AB1EF" w:rsidR="00B7347F" w:rsidRDefault="00B7347F" w:rsidP="0009456E">
      <w:pPr>
        <w:rPr>
          <w:rFonts w:ascii="Calibri" w:hAnsi="Calibri"/>
        </w:rPr>
      </w:pPr>
    </w:p>
    <w:p w14:paraId="73590DD7" w14:textId="77777777" w:rsidR="007512C1" w:rsidRPr="00D83E48" w:rsidRDefault="007512C1" w:rsidP="0009456E">
      <w:pPr>
        <w:rPr>
          <w:rFonts w:ascii="Calibri" w:hAnsi="Calibri"/>
        </w:rPr>
        <w:sectPr w:rsidR="007512C1"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5B3B36BE"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D03BB0">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09B0015A"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D03BB0">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327C7A" w:rsidRPr="002C21B2" w14:paraId="5FE91ED4" w14:textId="77777777" w:rsidTr="00327C7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4DF90F1D" w14:textId="62394517" w:rsidR="00327C7A" w:rsidRPr="002C21B2" w:rsidRDefault="00327C7A" w:rsidP="00327C7A">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66C5AB24" w14:textId="338E0890" w:rsidR="00327C7A" w:rsidRPr="002C21B2" w:rsidRDefault="00327C7A" w:rsidP="00327C7A">
            <w:pPr>
              <w:rPr>
                <w:rFonts w:asciiTheme="minorHAnsi" w:hAnsiTheme="minorHAnsi"/>
                <w:sz w:val="18"/>
                <w:szCs w:val="18"/>
              </w:rPr>
            </w:pPr>
            <w:r w:rsidRPr="003E3490">
              <w:rPr>
                <w:rFonts w:asciiTheme="minorHAnsi" w:hAnsiTheme="minorHAnsi"/>
                <w:sz w:val="18"/>
              </w:rPr>
              <w:t>Indoor Unit Name</w:t>
            </w:r>
            <w:r w:rsidR="002212B2">
              <w:rPr>
                <w:rFonts w:asciiTheme="minorHAnsi" w:hAnsiTheme="minorHAnsi"/>
                <w:sz w:val="18"/>
              </w:rPr>
              <w:t xml:space="preserve"> </w:t>
            </w:r>
            <w:r w:rsidR="002212B2"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8437B97" w14:textId="3EC286BB" w:rsidR="00327C7A" w:rsidRPr="002C21B2" w:rsidRDefault="00327C7A" w:rsidP="00327C7A">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327C7A" w:rsidRPr="002C21B2" w14:paraId="4BAA8276" w14:textId="77777777" w:rsidTr="00F761B7">
        <w:trPr>
          <w:cantSplit/>
          <w:trHeight w:val="144"/>
        </w:trPr>
        <w:tc>
          <w:tcPr>
            <w:tcW w:w="475" w:type="dxa"/>
            <w:vAlign w:val="center"/>
          </w:tcPr>
          <w:p w14:paraId="4BAA8273" w14:textId="40308381"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327C7A" w:rsidRPr="002C21B2" w:rsidRDefault="00327C7A" w:rsidP="00327C7A">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2031D357" w:rsidR="00327C7A" w:rsidRPr="002C21B2" w:rsidRDefault="00327C7A" w:rsidP="00327C7A">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327C7A" w:rsidRPr="002C21B2" w14:paraId="4BAA827A" w14:textId="77777777" w:rsidTr="00F761B7">
        <w:trPr>
          <w:cantSplit/>
          <w:trHeight w:val="144"/>
        </w:trPr>
        <w:tc>
          <w:tcPr>
            <w:tcW w:w="475" w:type="dxa"/>
            <w:vAlign w:val="center"/>
          </w:tcPr>
          <w:p w14:paraId="4BAA8277" w14:textId="32858487"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327C7A" w:rsidRPr="002C21B2" w:rsidRDefault="00327C7A" w:rsidP="00327C7A">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4739F34D" w:rsidR="00327C7A" w:rsidRPr="002C21B2"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327C7A" w:rsidRPr="002C21B2" w14:paraId="4BAA827E" w14:textId="77777777" w:rsidTr="00F761B7">
        <w:trPr>
          <w:cantSplit/>
          <w:trHeight w:val="144"/>
        </w:trPr>
        <w:tc>
          <w:tcPr>
            <w:tcW w:w="475" w:type="dxa"/>
            <w:vAlign w:val="center"/>
          </w:tcPr>
          <w:p w14:paraId="4BAA827B" w14:textId="1537BD06"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327C7A" w:rsidRPr="002C21B2" w:rsidRDefault="00327C7A" w:rsidP="00327C7A">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165B3FD0" w:rsidR="00327C7A"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327C7A" w:rsidRPr="002C21B2" w14:paraId="4BAA8282" w14:textId="77777777" w:rsidTr="00F761B7">
        <w:trPr>
          <w:cantSplit/>
          <w:trHeight w:val="144"/>
        </w:trPr>
        <w:tc>
          <w:tcPr>
            <w:tcW w:w="475" w:type="dxa"/>
            <w:vAlign w:val="center"/>
          </w:tcPr>
          <w:p w14:paraId="4BAA827F" w14:textId="45ABBD9E"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327C7A" w:rsidRPr="002C21B2" w:rsidRDefault="00327C7A" w:rsidP="00327C7A">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689632EF" w:rsidR="00327C7A"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327C7A" w:rsidRPr="002C21B2" w14:paraId="4BAA8286" w14:textId="77777777" w:rsidTr="00F761B7">
        <w:trPr>
          <w:cantSplit/>
          <w:trHeight w:val="144"/>
        </w:trPr>
        <w:tc>
          <w:tcPr>
            <w:tcW w:w="475" w:type="dxa"/>
            <w:vAlign w:val="center"/>
          </w:tcPr>
          <w:p w14:paraId="4BAA8283" w14:textId="652CE12D"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05C759D6" w:rsidR="00327C7A" w:rsidRDefault="00327C7A" w:rsidP="00327C7A">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327C7A" w:rsidRPr="002C21B2" w14:paraId="4BAA828A" w14:textId="77777777" w:rsidTr="00F761B7">
        <w:trPr>
          <w:cantSplit/>
          <w:trHeight w:val="144"/>
        </w:trPr>
        <w:tc>
          <w:tcPr>
            <w:tcW w:w="475" w:type="dxa"/>
            <w:vAlign w:val="center"/>
          </w:tcPr>
          <w:p w14:paraId="4BAA8287" w14:textId="4BCE1C17"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3D1884C8" w:rsidR="00327C7A"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327C7A" w:rsidRPr="002C21B2" w14:paraId="4BAA828E" w14:textId="77777777" w:rsidTr="00F761B7">
        <w:trPr>
          <w:cantSplit/>
          <w:trHeight w:val="144"/>
        </w:trPr>
        <w:tc>
          <w:tcPr>
            <w:tcW w:w="475" w:type="dxa"/>
            <w:vAlign w:val="center"/>
          </w:tcPr>
          <w:p w14:paraId="4BAA828B" w14:textId="70AAD21B" w:rsidR="00327C7A" w:rsidRPr="002C21B2" w:rsidRDefault="00327C7A" w:rsidP="00327C7A">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644B53C3"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327C7A" w:rsidRPr="002C21B2" w14:paraId="4BAA8292" w14:textId="77777777" w:rsidTr="00F761B7">
        <w:trPr>
          <w:cantSplit/>
          <w:trHeight w:val="144"/>
        </w:trPr>
        <w:tc>
          <w:tcPr>
            <w:tcW w:w="475" w:type="dxa"/>
            <w:vAlign w:val="center"/>
          </w:tcPr>
          <w:p w14:paraId="4BAA828F" w14:textId="38D946B8" w:rsidR="00327C7A" w:rsidRPr="002C21B2" w:rsidDel="006E5AE2" w:rsidRDefault="00327C7A" w:rsidP="00327C7A">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027AC362"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327C7A" w:rsidRPr="002C21B2" w14:paraId="296A6556" w14:textId="77777777" w:rsidTr="00F761B7">
        <w:trPr>
          <w:cantSplit/>
          <w:trHeight w:val="144"/>
        </w:trPr>
        <w:tc>
          <w:tcPr>
            <w:tcW w:w="475" w:type="dxa"/>
            <w:vAlign w:val="center"/>
          </w:tcPr>
          <w:p w14:paraId="7AF0E410" w14:textId="3AA64578" w:rsidR="00327C7A" w:rsidRPr="002C21B2" w:rsidRDefault="00327C7A" w:rsidP="00327C7A">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327C7A" w:rsidRPr="002C21B2" w:rsidRDefault="00327C7A" w:rsidP="00327C7A">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17C3CF49"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256C6F" w:rsidRPr="00D83E48" w14:paraId="4BAA82A2" w14:textId="77777777" w:rsidTr="00926D9A">
        <w:trPr>
          <w:cantSplit/>
          <w:trHeight w:val="144"/>
        </w:trPr>
        <w:tc>
          <w:tcPr>
            <w:tcW w:w="212" w:type="pct"/>
            <w:vAlign w:val="center"/>
          </w:tcPr>
          <w:p w14:paraId="4BAA829E" w14:textId="77777777" w:rsidR="00256C6F" w:rsidRPr="00B904BC" w:rsidRDefault="00256C6F" w:rsidP="00256C6F">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256C6F" w:rsidRPr="00B904BC" w:rsidRDefault="00256C6F" w:rsidP="00256C6F">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12B70D9" w14:textId="77777777" w:rsidR="00256C6F" w:rsidRDefault="00256C6F" w:rsidP="00256C6F">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0A9509CE" w14:textId="77777777" w:rsidR="00256C6F" w:rsidRDefault="00256C6F" w:rsidP="00256C6F">
            <w:pPr>
              <w:pStyle w:val="ListParagraph"/>
              <w:keepNext/>
              <w:ind w:left="0"/>
              <w:rPr>
                <w:rFonts w:ascii="Calibri" w:hAnsi="Calibri"/>
                <w:sz w:val="18"/>
                <w:szCs w:val="18"/>
              </w:rPr>
            </w:pPr>
            <w:r>
              <w:rPr>
                <w:rFonts w:ascii="Calibri" w:hAnsi="Calibri"/>
                <w:sz w:val="18"/>
                <w:szCs w:val="18"/>
              </w:rPr>
              <w:t>If MCH-23 variant = MCH-23a, then display version MCH-22a;</w:t>
            </w:r>
          </w:p>
          <w:p w14:paraId="12A5D691" w14:textId="77777777" w:rsidR="00256C6F" w:rsidRDefault="00256C6F" w:rsidP="00256C6F">
            <w:pPr>
              <w:pStyle w:val="ListParagraph"/>
              <w:keepNext/>
              <w:ind w:left="0"/>
              <w:rPr>
                <w:rFonts w:ascii="Calibri" w:hAnsi="Calibri"/>
                <w:sz w:val="18"/>
                <w:szCs w:val="18"/>
              </w:rPr>
            </w:pPr>
            <w:r>
              <w:rPr>
                <w:rFonts w:ascii="Calibri" w:hAnsi="Calibri"/>
                <w:sz w:val="18"/>
                <w:szCs w:val="18"/>
              </w:rPr>
              <w:t>If MCH-23 variant = MCH-23b, then display version MCH-22b;</w:t>
            </w:r>
          </w:p>
          <w:p w14:paraId="7F252B06" w14:textId="77777777" w:rsidR="00256C6F" w:rsidRDefault="00256C6F" w:rsidP="00256C6F">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4FF087C7" w14:textId="77777777" w:rsidR="00256C6F" w:rsidRDefault="00256C6F" w:rsidP="00256C6F">
            <w:pPr>
              <w:pStyle w:val="ListParagraph"/>
              <w:keepNext/>
              <w:ind w:left="0"/>
              <w:rPr>
                <w:rFonts w:ascii="Calibri" w:hAnsi="Calibri"/>
                <w:sz w:val="18"/>
                <w:szCs w:val="18"/>
              </w:rPr>
            </w:pPr>
            <w:r>
              <w:rPr>
                <w:rFonts w:ascii="Calibri" w:hAnsi="Calibri"/>
                <w:sz w:val="18"/>
                <w:szCs w:val="18"/>
              </w:rPr>
              <w:t>If MCH-23 variant = MCH-23f, then display version MCH-22d;</w:t>
            </w:r>
          </w:p>
          <w:p w14:paraId="5995CE35" w14:textId="77777777" w:rsidR="00256C6F" w:rsidRDefault="00256C6F" w:rsidP="00256C6F">
            <w:pPr>
              <w:pStyle w:val="ListParagraph"/>
              <w:keepNext/>
              <w:ind w:left="0"/>
              <w:rPr>
                <w:rFonts w:ascii="Calibri" w:hAnsi="Calibri"/>
                <w:sz w:val="18"/>
                <w:szCs w:val="18"/>
              </w:rPr>
            </w:pPr>
          </w:p>
          <w:p w14:paraId="6314BD30" w14:textId="77777777" w:rsidR="00256C6F" w:rsidRDefault="00256C6F" w:rsidP="00256C6F">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2DAAD6E5" w14:textId="77777777" w:rsidR="00256C6F" w:rsidRDefault="00256C6F" w:rsidP="00256C6F">
            <w:pPr>
              <w:pStyle w:val="ListParagraph"/>
              <w:keepNext/>
              <w:ind w:left="0"/>
              <w:rPr>
                <w:rFonts w:ascii="Calibri" w:hAnsi="Calibri"/>
                <w:sz w:val="18"/>
                <w:szCs w:val="18"/>
              </w:rPr>
            </w:pPr>
          </w:p>
          <w:p w14:paraId="0E02DDB8" w14:textId="4DF3E0F6" w:rsidR="00256C6F" w:rsidRDefault="00256C6F" w:rsidP="00256C6F">
            <w:pPr>
              <w:pStyle w:val="ListParagraph"/>
              <w:keepNext/>
              <w:ind w:left="0"/>
              <w:rPr>
                <w:rFonts w:ascii="Calibri" w:hAnsi="Calibri"/>
                <w:sz w:val="18"/>
                <w:szCs w:val="18"/>
              </w:rPr>
            </w:pPr>
            <w:r>
              <w:rPr>
                <w:rFonts w:ascii="Calibri" w:hAnsi="Calibri"/>
                <w:sz w:val="18"/>
                <w:szCs w:val="18"/>
              </w:rPr>
              <w:t>If MCH-23 variant = MCH-23d and A1</w:t>
            </w:r>
            <w:r w:rsidR="00327C7A">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7B4FC708" w:rsidR="00256C6F" w:rsidRPr="00B904BC" w:rsidRDefault="00256C6F" w:rsidP="00256C6F">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0DEF26CB" w:rsidR="00C80440" w:rsidRPr="00890BB7" w:rsidRDefault="00F50784" w:rsidP="00D10CB1">
            <w:pPr>
              <w:rPr>
                <w:rFonts w:asciiTheme="minorHAnsi" w:hAnsiTheme="minorHAnsi"/>
                <w:b/>
                <w:szCs w:val="18"/>
              </w:rPr>
            </w:pPr>
            <w:r>
              <w:rPr>
                <w:rFonts w:asciiTheme="minorHAnsi" w:hAnsiTheme="minorHAnsi"/>
                <w:b/>
                <w:szCs w:val="18"/>
              </w:rPr>
              <w:t>MCH-22c</w:t>
            </w:r>
            <w:r w:rsidR="00EA1EC9" w:rsidRPr="00890BB7">
              <w:rPr>
                <w:rFonts w:asciiTheme="minorHAnsi" w:hAnsiTheme="minorHAnsi"/>
                <w:b/>
                <w:szCs w:val="18"/>
              </w:rPr>
              <w:t xml:space="preserve"> Forced Air System Fan </w:t>
            </w:r>
            <w:r w:rsidR="00D10CB1" w:rsidRPr="00890BB7">
              <w:rPr>
                <w:rFonts w:asciiTheme="minorHAnsi" w:hAnsiTheme="minorHAnsi"/>
                <w:b/>
                <w:szCs w:val="18"/>
              </w:rPr>
              <w:t xml:space="preserve">Efficacy </w:t>
            </w:r>
            <w:r w:rsidR="00EA1EC9" w:rsidRPr="00890BB7">
              <w:rPr>
                <w:rFonts w:asciiTheme="minorHAnsi" w:hAnsiTheme="minorHAnsi"/>
                <w:b/>
                <w:szCs w:val="18"/>
              </w:rPr>
              <w:t xml:space="preserve">Measurement – </w:t>
            </w:r>
            <w:r w:rsidR="000A5F2D" w:rsidRPr="00890BB7">
              <w:rPr>
                <w:rFonts w:asciiTheme="minorHAnsi" w:hAnsiTheme="minorHAnsi"/>
                <w:b/>
                <w:szCs w:val="18"/>
              </w:rPr>
              <w:t xml:space="preserve">Newly Installed Non-Zoned or Zoned Multi-Speed Compressor </w:t>
            </w:r>
            <w:r w:rsidR="000A5F2D">
              <w:rPr>
                <w:rFonts w:asciiTheme="minorHAnsi" w:hAnsiTheme="minorHAnsi"/>
                <w:b/>
                <w:szCs w:val="18"/>
              </w:rPr>
              <w:t>Systems with Central Fan Ventilation Cooling</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3E9385CA"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w:t>
            </w:r>
            <w:r w:rsidR="009F127F">
              <w:rPr>
                <w:rFonts w:asciiTheme="minorHAnsi" w:hAnsiTheme="minorHAnsi"/>
                <w:sz w:val="18"/>
                <w:szCs w:val="18"/>
              </w:rPr>
              <w:t>3</w:t>
            </w:r>
            <w:r w:rsidR="004B3F70">
              <w:rPr>
                <w:rFonts w:asciiTheme="minorHAnsi" w:hAnsiTheme="minorHAnsi"/>
                <w:sz w:val="18"/>
                <w:szCs w:val="18"/>
              </w:rPr>
              <w:t>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3C0F5FA7"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00F43310" w:rsidRPr="00926D9A">
              <w:rPr>
                <w:rFonts w:asciiTheme="minorHAnsi" w:hAnsiTheme="minorHAnsi"/>
                <w:sz w:val="18"/>
                <w:szCs w:val="18"/>
              </w:rPr>
              <w:t>atts</w:t>
            </w:r>
            <w:r w:rsidRPr="00926D9A">
              <w:rPr>
                <w:rFonts w:asciiTheme="minorHAnsi" w:hAnsiTheme="minorHAnsi"/>
                <w:sz w:val="18"/>
                <w:szCs w:val="18"/>
              </w:rPr>
              <w:t>/cfm)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16DBD134"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2761AE" w:rsidRPr="00EB198C">
              <w:rPr>
                <w:rFonts w:asciiTheme="minorHAnsi" w:hAnsiTheme="minorHAnsi"/>
                <w:i/>
                <w:sz w:val="18"/>
                <w:szCs w:val="18"/>
              </w:rPr>
              <w:t>C</w:t>
            </w:r>
            <w:r w:rsidR="002761AE">
              <w:rPr>
                <w:rFonts w:asciiTheme="minorHAnsi" w:hAnsiTheme="minorHAnsi"/>
                <w:i/>
                <w:sz w:val="18"/>
                <w:szCs w:val="18"/>
              </w:rPr>
              <w:t>12</w:t>
            </w:r>
            <w:r w:rsidR="002761AE" w:rsidRPr="00EB198C">
              <w:rPr>
                <w:rFonts w:asciiTheme="minorHAnsi" w:hAnsiTheme="minorHAnsi"/>
                <w:i/>
                <w:sz w:val="18"/>
                <w:szCs w:val="18"/>
              </w:rPr>
              <w:t xml:space="preserve"> </w:t>
            </w:r>
            <w:r w:rsidR="00470B9A" w:rsidRPr="00EB198C">
              <w:rPr>
                <w:rFonts w:asciiTheme="minorHAnsi" w:hAnsiTheme="minorHAnsi"/>
                <w:i/>
                <w:sz w:val="18"/>
                <w:szCs w:val="18"/>
              </w:rPr>
              <w:t xml:space="preserve">– </w:t>
            </w:r>
            <w:proofErr w:type="spell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
          <w:p w14:paraId="5411D291" w14:textId="77777777" w:rsidR="002E64C4" w:rsidRDefault="002E64C4" w:rsidP="00E13CCD">
            <w:pPr>
              <w:keepNext/>
              <w:rPr>
                <w:rFonts w:asciiTheme="minorHAnsi" w:hAnsiTheme="minorHAnsi"/>
                <w:sz w:val="18"/>
                <w:szCs w:val="18"/>
              </w:rPr>
            </w:pPr>
          </w:p>
          <w:p w14:paraId="059CB59B" w14:textId="09F56440"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w:t>
            </w:r>
            <w:r w:rsidR="002761AE" w:rsidRPr="00EB198C">
              <w:rPr>
                <w:rFonts w:asciiTheme="minorHAnsi" w:hAnsiTheme="minorHAnsi"/>
                <w:i/>
                <w:sz w:val="18"/>
                <w:szCs w:val="18"/>
              </w:rPr>
              <w:t>C</w:t>
            </w:r>
            <w:r w:rsidR="002761AE">
              <w:rPr>
                <w:rFonts w:asciiTheme="minorHAnsi" w:hAnsiTheme="minorHAnsi"/>
                <w:i/>
                <w:sz w:val="18"/>
                <w:szCs w:val="18"/>
              </w:rPr>
              <w:t>12</w:t>
            </w:r>
            <w:r w:rsidR="002761AE" w:rsidRPr="00EB198C">
              <w:rPr>
                <w:rFonts w:asciiTheme="minorHAnsi" w:hAnsiTheme="minorHAnsi"/>
                <w:i/>
                <w:sz w:val="18"/>
                <w:szCs w:val="18"/>
              </w:rPr>
              <w:t xml:space="preserve"> </w:t>
            </w:r>
            <w:r w:rsidR="00EB198C" w:rsidRPr="00EB198C">
              <w:rPr>
                <w:rFonts w:asciiTheme="minorHAnsi" w:hAnsiTheme="minorHAnsi"/>
                <w:i/>
                <w:sz w:val="18"/>
                <w:szCs w:val="18"/>
              </w:rPr>
              <w:t xml:space="preserve">– </w:t>
            </w:r>
            <w:proofErr w:type="spell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F30816">
              <w:rPr>
                <w:rFonts w:asciiTheme="minorHAnsi" w:hAnsiTheme="minorHAnsi"/>
                <w:i/>
                <w:sz w:val="18"/>
                <w:szCs w:val="18"/>
              </w:rPr>
              <w:t xml:space="preserve">Row C06 – </w:t>
            </w:r>
            <w:proofErr w:type="spellStart"/>
            <w:r w:rsidRPr="00F30816">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else use value 0.58</w:t>
            </w:r>
            <w:r w:rsidR="002E64C4" w:rsidRPr="002E64C4">
              <w:rPr>
                <w:rFonts w:asciiTheme="minorHAnsi" w:hAnsiTheme="minorHAnsi"/>
                <w:sz w:val="18"/>
                <w:szCs w:val="18"/>
              </w:rPr>
              <w:t>;</w:t>
            </w:r>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4ECDE50B"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4BD8BFF8"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7EBEF0CF"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52954438" w14:textId="518635B9" w:rsidR="002A5F73" w:rsidRDefault="00952AA6" w:rsidP="000508D0">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0508D0">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0508D0">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the display text: system fan efficacy complies</w:t>
            </w:r>
            <w:r w:rsidR="002A5F73">
              <w:rPr>
                <w:rFonts w:asciiTheme="minorHAnsi" w:hAnsiTheme="minorHAnsi"/>
                <w:sz w:val="18"/>
                <w:szCs w:val="18"/>
              </w:rPr>
              <w:t>;</w:t>
            </w:r>
            <w:r w:rsidRPr="00926D9A">
              <w:rPr>
                <w:rFonts w:asciiTheme="minorHAnsi" w:hAnsiTheme="minorHAnsi"/>
                <w:sz w:val="18"/>
                <w:szCs w:val="18"/>
              </w:rPr>
              <w:t xml:space="preserve"> </w:t>
            </w:r>
          </w:p>
          <w:p w14:paraId="4BAA82C1" w14:textId="02B0C57F" w:rsidR="00952AA6" w:rsidRPr="00926D9A" w:rsidRDefault="00952AA6" w:rsidP="000508D0">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BAA82C3" w14:textId="46051D0C" w:rsidR="00EA1EC9"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D83E48" w14:paraId="610AD9E0" w14:textId="77777777" w:rsidTr="00B7347F">
        <w:trPr>
          <w:gridAfter w:val="1"/>
          <w:wAfter w:w="5" w:type="pct"/>
          <w:trHeight w:val="144"/>
        </w:trPr>
        <w:tc>
          <w:tcPr>
            <w:tcW w:w="4990" w:type="pct"/>
            <w:gridSpan w:val="3"/>
          </w:tcPr>
          <w:p w14:paraId="4C9D2253" w14:textId="77777777" w:rsidR="008F415A" w:rsidRPr="00890BB7" w:rsidRDefault="008F415A" w:rsidP="008F415A">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2B150919" w14:textId="752D0215" w:rsidR="008F415A" w:rsidRPr="00AC34DA" w:rsidRDefault="008F415A">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r w:rsidR="00FC1C38">
              <w:rPr>
                <w:rFonts w:asciiTheme="minorHAnsi" w:hAnsiTheme="minorHAnsi"/>
                <w:sz w:val="18"/>
                <w:szCs w:val="18"/>
              </w:rPr>
              <w:t>.</w:t>
            </w:r>
          </w:p>
        </w:tc>
      </w:tr>
      <w:tr w:rsidR="008F415A" w:rsidRPr="00D83E48" w14:paraId="2712E264" w14:textId="77777777" w:rsidTr="00B7347F">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796DB112"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002F0657"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8F415A" w:rsidRPr="00D83E48" w14:paraId="3C69820C" w14:textId="77777777" w:rsidTr="00B7347F">
        <w:tblPrEx>
          <w:tblCellMar>
            <w:top w:w="0" w:type="dxa"/>
            <w:left w:w="108" w:type="dxa"/>
            <w:bottom w:w="0" w:type="dxa"/>
            <w:right w:w="108" w:type="dxa"/>
          </w:tblCellMar>
        </w:tblPrEx>
        <w:trPr>
          <w:cantSplit/>
          <w:trHeight w:val="144"/>
        </w:trPr>
        <w:tc>
          <w:tcPr>
            <w:tcW w:w="212" w:type="pct"/>
            <w:vAlign w:val="center"/>
          </w:tcPr>
          <w:p w14:paraId="1A83E54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100B46E" w14:textId="7DED37F4"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Actual Tested </w:t>
            </w:r>
            <w:r w:rsidR="00D958D1">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316CAA9" w14:textId="70CED82B" w:rsidR="008F415A" w:rsidRPr="00926D9A" w:rsidRDefault="008F415A" w:rsidP="00911ABF">
            <w:pPr>
              <w:keepNext/>
              <w:rPr>
                <w:rFonts w:asciiTheme="minorHAnsi" w:hAnsiTheme="minorHAnsi"/>
                <w:sz w:val="18"/>
                <w:szCs w:val="18"/>
              </w:rPr>
            </w:pPr>
            <w:r w:rsidRPr="00926D9A">
              <w:rPr>
                <w:rFonts w:asciiTheme="minorHAnsi" w:hAnsiTheme="minorHAnsi"/>
                <w:sz w:val="18"/>
                <w:szCs w:val="18"/>
              </w:rPr>
              <w:t>&lt;&lt;</w:t>
            </w:r>
            <w:r w:rsidR="00891141">
              <w:rPr>
                <w:rFonts w:asciiTheme="minorHAnsi" w:hAnsiTheme="minorHAnsi"/>
                <w:sz w:val="18"/>
                <w:szCs w:val="18"/>
              </w:rPr>
              <w:t>Referenced from CF2R-MCH-23e E02, ‘Actual System Ventilation Airflow Rate Measurement (cfm)’&gt;&gt;</w:t>
            </w:r>
          </w:p>
        </w:tc>
      </w:tr>
      <w:tr w:rsidR="008F415A" w:rsidRPr="00D83E48" w14:paraId="726AA9EC" w14:textId="77777777" w:rsidTr="00B7347F">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CD08239" w14:textId="5B807F18"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620C417" w14:textId="77777777" w:rsidR="008F415A"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3B07B9A" w14:textId="2613B31C" w:rsidR="00D958D1" w:rsidRDefault="008F415A" w:rsidP="009B6121">
            <w:pPr>
              <w:keepNext/>
              <w:rPr>
                <w:rFonts w:asciiTheme="minorHAnsi" w:hAnsiTheme="minorHAnsi"/>
                <w:sz w:val="18"/>
                <w:szCs w:val="18"/>
              </w:rPr>
            </w:pPr>
            <w:r>
              <w:rPr>
                <w:rFonts w:asciiTheme="minorHAnsi" w:hAnsiTheme="minorHAnsi"/>
                <w:sz w:val="18"/>
                <w:szCs w:val="18"/>
              </w:rPr>
              <w:t>if parent is MCH-01a, then reference value from MCH-01a</w:t>
            </w:r>
            <w:r w:rsidR="00EF2810">
              <w:rPr>
                <w:rFonts w:asciiTheme="minorHAnsi" w:hAnsiTheme="minorHAnsi"/>
                <w:sz w:val="18"/>
                <w:szCs w:val="18"/>
              </w:rPr>
              <w:t xml:space="preserve"> C1</w:t>
            </w:r>
            <w:r w:rsidR="00E136AF">
              <w:rPr>
                <w:rFonts w:asciiTheme="minorHAnsi" w:hAnsiTheme="minorHAnsi"/>
                <w:sz w:val="18"/>
                <w:szCs w:val="18"/>
              </w:rPr>
              <w:t>2</w:t>
            </w:r>
            <w:r w:rsidR="006E5968">
              <w:rPr>
                <w:rFonts w:asciiTheme="minorHAnsi" w:hAnsiTheme="minorHAnsi"/>
                <w:sz w:val="18"/>
                <w:szCs w:val="18"/>
              </w:rPr>
              <w:t>;</w:t>
            </w:r>
          </w:p>
          <w:p w14:paraId="20BFA005" w14:textId="5CCAF410" w:rsidR="008F415A" w:rsidRPr="00926D9A" w:rsidRDefault="00D958D1" w:rsidP="00211AAB">
            <w:pPr>
              <w:keepNext/>
              <w:rPr>
                <w:rFonts w:asciiTheme="minorHAnsi" w:hAnsiTheme="minorHAnsi"/>
                <w:sz w:val="18"/>
                <w:szCs w:val="18"/>
              </w:rPr>
            </w:pPr>
            <w:r>
              <w:rPr>
                <w:rFonts w:asciiTheme="minorHAnsi" w:hAnsiTheme="minorHAnsi"/>
                <w:sz w:val="18"/>
                <w:szCs w:val="18"/>
              </w:rPr>
              <w:t>else if parent is MCH-01d, then reference value from MCH-01d</w:t>
            </w:r>
            <w:r w:rsidR="00EF2810">
              <w:rPr>
                <w:rFonts w:asciiTheme="minorHAnsi" w:hAnsiTheme="minorHAnsi"/>
                <w:sz w:val="18"/>
                <w:szCs w:val="18"/>
              </w:rPr>
              <w:t xml:space="preserve"> C1</w:t>
            </w:r>
            <w:r w:rsidR="00E136AF">
              <w:rPr>
                <w:rFonts w:asciiTheme="minorHAnsi" w:hAnsiTheme="minorHAnsi"/>
                <w:sz w:val="18"/>
                <w:szCs w:val="18"/>
              </w:rPr>
              <w:t>2</w:t>
            </w:r>
            <w:r w:rsidR="008F415A" w:rsidRPr="00926D9A">
              <w:rPr>
                <w:rFonts w:asciiTheme="minorHAnsi" w:hAnsiTheme="minorHAnsi"/>
                <w:sz w:val="18"/>
                <w:szCs w:val="18"/>
              </w:rPr>
              <w:t>&gt;&gt;</w:t>
            </w:r>
          </w:p>
        </w:tc>
      </w:tr>
      <w:tr w:rsidR="008F415A" w:rsidRPr="00D83E48" w14:paraId="360270F8" w14:textId="77777777" w:rsidTr="00B7347F">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50B8F51D" w14:textId="4DA7F69D"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62A02D9B" w14:textId="5FF88D80" w:rsidR="008F415A" w:rsidRPr="00926D9A" w:rsidRDefault="008F415A" w:rsidP="002A5F73">
            <w:pPr>
              <w:keepNext/>
              <w:rPr>
                <w:rFonts w:asciiTheme="minorHAnsi" w:hAnsiTheme="minorHAnsi"/>
                <w:sz w:val="18"/>
                <w:szCs w:val="18"/>
              </w:rPr>
            </w:pPr>
            <w:r w:rsidRPr="00926D9A">
              <w:rPr>
                <w:rFonts w:asciiTheme="minorHAnsi" w:hAnsiTheme="minorHAnsi"/>
                <w:sz w:val="18"/>
                <w:szCs w:val="18"/>
              </w:rPr>
              <w:t xml:space="preserve">&lt;&lt;calculated field, row </w:t>
            </w:r>
            <w:r w:rsidR="002A5F73">
              <w:rPr>
                <w:rFonts w:asciiTheme="minorHAnsi" w:hAnsiTheme="minorHAnsi"/>
                <w:sz w:val="18"/>
                <w:szCs w:val="18"/>
              </w:rPr>
              <w:t>D</w:t>
            </w:r>
            <w:r w:rsidRPr="00926D9A">
              <w:rPr>
                <w:rFonts w:asciiTheme="minorHAnsi" w:hAnsiTheme="minorHAnsi"/>
                <w:sz w:val="18"/>
                <w:szCs w:val="18"/>
              </w:rPr>
              <w:t>01</w:t>
            </w:r>
            <w:r w:rsidR="00D958D1">
              <w:rPr>
                <w:rFonts w:asciiTheme="minorHAnsi" w:hAnsiTheme="minorHAnsi"/>
                <w:sz w:val="18"/>
                <w:szCs w:val="18"/>
              </w:rPr>
              <w:t xml:space="preserve"> </w:t>
            </w:r>
            <w:r>
              <w:rPr>
                <w:rFonts w:asciiTheme="minorHAnsi" w:hAnsiTheme="minorHAnsi"/>
                <w:sz w:val="18"/>
                <w:szCs w:val="18"/>
              </w:rPr>
              <w:t xml:space="preserve">divided by </w:t>
            </w:r>
            <w:r w:rsidRPr="00926D9A">
              <w:rPr>
                <w:rFonts w:asciiTheme="minorHAnsi" w:hAnsiTheme="minorHAnsi"/>
                <w:sz w:val="18"/>
                <w:szCs w:val="18"/>
              </w:rPr>
              <w:t xml:space="preserve">row </w:t>
            </w:r>
            <w:r w:rsidR="002A5F73">
              <w:rPr>
                <w:rFonts w:asciiTheme="minorHAnsi" w:hAnsiTheme="minorHAnsi"/>
                <w:sz w:val="18"/>
                <w:szCs w:val="18"/>
              </w:rPr>
              <w:t>D</w:t>
            </w:r>
            <w:r w:rsidRPr="00926D9A">
              <w:rPr>
                <w:rFonts w:asciiTheme="minorHAnsi" w:hAnsiTheme="minorHAnsi"/>
                <w:sz w:val="18"/>
                <w:szCs w:val="18"/>
              </w:rPr>
              <w:t>02&gt;&gt;</w:t>
            </w:r>
          </w:p>
        </w:tc>
      </w:tr>
      <w:tr w:rsidR="008F415A" w:rsidRPr="00D83E48" w14:paraId="4C049C8A" w14:textId="77777777" w:rsidTr="00B7347F">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2DB26623"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E79BC60" w14:textId="2C54F373" w:rsidR="002A5F73"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2A5F73">
              <w:rPr>
                <w:rFonts w:asciiTheme="minorHAnsi" w:hAnsiTheme="minorHAnsi"/>
                <w:sz w:val="18"/>
                <w:szCs w:val="18"/>
              </w:rPr>
              <w:t>D</w:t>
            </w:r>
            <w:r w:rsidRPr="00926D9A">
              <w:rPr>
                <w:rFonts w:asciiTheme="minorHAnsi" w:hAnsiTheme="minorHAnsi"/>
                <w:sz w:val="18"/>
                <w:szCs w:val="18"/>
              </w:rPr>
              <w:t>03≥</w:t>
            </w:r>
            <w:r w:rsidR="002A5F73">
              <w:rPr>
                <w:rFonts w:asciiTheme="minorHAnsi" w:hAnsiTheme="minorHAnsi"/>
                <w:sz w:val="18"/>
                <w:szCs w:val="18"/>
              </w:rPr>
              <w:t>D</w:t>
            </w:r>
            <w:r w:rsidRPr="00926D9A">
              <w:rPr>
                <w:rFonts w:asciiTheme="minorHAnsi" w:hAnsiTheme="minorHAnsi"/>
                <w:sz w:val="18"/>
                <w:szCs w:val="18"/>
              </w:rPr>
              <w:t>04, the display text: system fan efficacy complies</w:t>
            </w:r>
            <w:r w:rsidR="002A5F73">
              <w:rPr>
                <w:rFonts w:asciiTheme="minorHAnsi" w:hAnsiTheme="minorHAnsi"/>
                <w:sz w:val="18"/>
                <w:szCs w:val="18"/>
              </w:rPr>
              <w:t>;</w:t>
            </w:r>
            <w:r w:rsidRPr="00926D9A">
              <w:rPr>
                <w:rFonts w:asciiTheme="minorHAnsi" w:hAnsiTheme="minorHAnsi"/>
                <w:sz w:val="18"/>
                <w:szCs w:val="18"/>
              </w:rPr>
              <w:t xml:space="preserve"> </w:t>
            </w:r>
          </w:p>
          <w:p w14:paraId="300507AF" w14:textId="64ACA66E"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D38266E" w14:textId="700DD582" w:rsidR="00254F68" w:rsidRDefault="00254F68">
      <w:pPr>
        <w:rPr>
          <w:rFonts w:asciiTheme="minorHAnsi" w:hAnsiTheme="minorHAnsi"/>
          <w:szCs w:val="18"/>
        </w:rPr>
      </w:pPr>
    </w:p>
    <w:p w14:paraId="5DC4D42F" w14:textId="77777777" w:rsidR="00254F68" w:rsidRDefault="00254F68">
      <w:pPr>
        <w:rPr>
          <w:rFonts w:asciiTheme="minorHAnsi" w:hAnsiTheme="minorHAnsi"/>
          <w:szCs w:val="18"/>
        </w:rPr>
      </w:pPr>
      <w:r>
        <w:rPr>
          <w:rFonts w:asciiTheme="minorHAnsi" w:hAnsiTheme="minorHAnsi"/>
          <w:szCs w:val="18"/>
        </w:rPr>
        <w:br w:type="page"/>
      </w: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254F68" w:rsidRPr="00926D9A" w14:paraId="73811F94" w14:textId="77777777" w:rsidTr="00254F68">
        <w:trPr>
          <w:trHeight w:val="144"/>
        </w:trPr>
        <w:tc>
          <w:tcPr>
            <w:tcW w:w="10998" w:type="dxa"/>
            <w:gridSpan w:val="3"/>
            <w:tcBorders>
              <w:top w:val="single" w:sz="4" w:space="0" w:color="000000"/>
              <w:left w:val="single" w:sz="4" w:space="0" w:color="000000"/>
              <w:bottom w:val="single" w:sz="4" w:space="0" w:color="000000"/>
              <w:right w:val="single" w:sz="4" w:space="0" w:color="000000"/>
            </w:tcBorders>
            <w:vAlign w:val="center"/>
          </w:tcPr>
          <w:p w14:paraId="0C354ABE" w14:textId="28916DFB" w:rsidR="00254F68" w:rsidRPr="00254F68" w:rsidRDefault="00390B74">
            <w:pPr>
              <w:rPr>
                <w:rFonts w:asciiTheme="minorHAnsi" w:hAnsiTheme="minorHAnsi"/>
                <w:b/>
                <w:szCs w:val="18"/>
              </w:rPr>
            </w:pPr>
            <w:r>
              <w:rPr>
                <w:rFonts w:asciiTheme="minorHAnsi" w:hAnsiTheme="minorHAnsi"/>
                <w:b/>
                <w:szCs w:val="18"/>
              </w:rPr>
              <w:lastRenderedPageBreak/>
              <w:t>E</w:t>
            </w:r>
            <w:r w:rsidR="00254F68" w:rsidRPr="00890BB7">
              <w:rPr>
                <w:rFonts w:asciiTheme="minorHAnsi" w:hAnsiTheme="minorHAnsi"/>
                <w:b/>
                <w:szCs w:val="18"/>
              </w:rPr>
              <w:t>. Additional Requirements</w:t>
            </w:r>
          </w:p>
        </w:tc>
      </w:tr>
      <w:tr w:rsidR="00254F68" w:rsidRPr="00926D9A" w14:paraId="4E83B212" w14:textId="77777777" w:rsidTr="00254F68">
        <w:trPr>
          <w:trHeight w:val="144"/>
        </w:trPr>
        <w:tc>
          <w:tcPr>
            <w:tcW w:w="468" w:type="dxa"/>
            <w:vAlign w:val="center"/>
          </w:tcPr>
          <w:p w14:paraId="3BA578B0"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5613BE98"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254F68" w:rsidRPr="00926D9A" w14:paraId="037244B4" w14:textId="77777777" w:rsidTr="00254F68">
        <w:trPr>
          <w:trHeight w:val="144"/>
        </w:trPr>
        <w:tc>
          <w:tcPr>
            <w:tcW w:w="468" w:type="dxa"/>
            <w:vAlign w:val="center"/>
          </w:tcPr>
          <w:p w14:paraId="2D53491D"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6F289893"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254F68" w:rsidRPr="00926D9A" w14:paraId="2866494F" w14:textId="77777777" w:rsidTr="00254F68">
        <w:trPr>
          <w:trHeight w:val="144"/>
        </w:trPr>
        <w:tc>
          <w:tcPr>
            <w:tcW w:w="468" w:type="dxa"/>
            <w:vAlign w:val="center"/>
          </w:tcPr>
          <w:p w14:paraId="51C26643"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29D9ED03"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If fresh air duct is part of the HVAC system it was not closed during the diagnostic test.</w:t>
            </w:r>
          </w:p>
        </w:tc>
      </w:tr>
      <w:tr w:rsidR="00254F68" w:rsidRPr="00926D9A" w14:paraId="5F197BDD" w14:textId="77777777" w:rsidTr="00254F68">
        <w:trPr>
          <w:trHeight w:val="144"/>
        </w:trPr>
        <w:tc>
          <w:tcPr>
            <w:tcW w:w="468" w:type="dxa"/>
            <w:vAlign w:val="center"/>
          </w:tcPr>
          <w:p w14:paraId="77171E88"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4CFB4882"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254F68" w:rsidRPr="00926D9A" w14:paraId="479FF1C3" w14:textId="77777777" w:rsidTr="00254F68">
        <w:trPr>
          <w:trHeight w:val="144"/>
        </w:trPr>
        <w:tc>
          <w:tcPr>
            <w:tcW w:w="468" w:type="dxa"/>
            <w:vAlign w:val="center"/>
          </w:tcPr>
          <w:p w14:paraId="6FB1C8EA"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1275ADF9" w14:textId="77777777" w:rsidR="00254F68" w:rsidRPr="00926D9A" w:rsidRDefault="00254F68" w:rsidP="00254F68">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254F68" w:rsidRPr="00926D9A" w14:paraId="02C35CA4" w14:textId="77777777" w:rsidTr="00254F68">
        <w:trPr>
          <w:trHeight w:val="144"/>
        </w:trPr>
        <w:tc>
          <w:tcPr>
            <w:tcW w:w="468" w:type="dxa"/>
            <w:vAlign w:val="center"/>
          </w:tcPr>
          <w:p w14:paraId="5E0AAA8B"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5A3D7521"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criteria in every zonal control mode.</w:t>
            </w:r>
          </w:p>
        </w:tc>
      </w:tr>
      <w:tr w:rsidR="00254F68" w:rsidRPr="00926D9A" w14:paraId="72A58D86" w14:textId="77777777" w:rsidTr="00254F68">
        <w:trPr>
          <w:trHeight w:val="144"/>
        </w:trPr>
        <w:tc>
          <w:tcPr>
            <w:tcW w:w="468" w:type="dxa"/>
            <w:vAlign w:val="center"/>
          </w:tcPr>
          <w:p w14:paraId="1BC5B767" w14:textId="77777777" w:rsidR="00254F68" w:rsidRPr="00952AA6" w:rsidRDefault="00254F68" w:rsidP="00254F6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0B19AA43" w14:textId="77777777" w:rsidR="00254F68" w:rsidRPr="00926D9A" w:rsidRDefault="00254F68" w:rsidP="00254F68">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254F68" w:rsidRPr="00A2424F" w14:paraId="2615C821" w14:textId="77777777" w:rsidTr="00254F68">
        <w:trPr>
          <w:trHeight w:val="144"/>
        </w:trPr>
        <w:tc>
          <w:tcPr>
            <w:tcW w:w="468" w:type="dxa"/>
            <w:vAlign w:val="center"/>
          </w:tcPr>
          <w:p w14:paraId="54334EEE" w14:textId="77777777" w:rsidR="00254F68" w:rsidRDefault="00254F68" w:rsidP="00254F6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4F67E70A" w14:textId="77777777" w:rsidR="00254F68" w:rsidRDefault="00254F68" w:rsidP="00254F68">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601737A8" w14:textId="77777777" w:rsidR="00254F68" w:rsidRDefault="00254F68" w:rsidP="00254F68">
            <w:pPr>
              <w:rPr>
                <w:sz w:val="24"/>
                <w:szCs w:val="24"/>
              </w:rPr>
            </w:pPr>
            <w:r>
              <w:rPr>
                <w:rFonts w:ascii="Calibri" w:hAnsi="Calibri"/>
                <w:sz w:val="18"/>
              </w:rPr>
              <w:t>&lt;&lt;user pick from list:</w:t>
            </w:r>
          </w:p>
          <w:p w14:paraId="75BF1DBE" w14:textId="77777777" w:rsidR="00254F68" w:rsidRDefault="00254F68" w:rsidP="00254F68">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3FE4E993" w14:textId="77777777" w:rsidR="00254F68" w:rsidRDefault="00254F68" w:rsidP="00254F68">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BE18771" w14:textId="77777777" w:rsidR="00254F68" w:rsidRPr="00A2424F" w:rsidRDefault="00254F68" w:rsidP="00254F68">
            <w:pPr>
              <w:keepNext/>
              <w:tabs>
                <w:tab w:val="left" w:pos="356"/>
              </w:tabs>
              <w:rPr>
                <w:rFonts w:asciiTheme="minorHAnsi" w:hAnsiTheme="minorHAnsi"/>
                <w:sz w:val="18"/>
                <w:szCs w:val="18"/>
              </w:rPr>
            </w:pPr>
            <w:r w:rsidRPr="00A2424F">
              <w:rPr>
                <w:rFonts w:ascii="Calibri" w:hAnsi="Calibri"/>
                <w:sz w:val="18"/>
              </w:rPr>
              <w:t xml:space="preserve">*** </w:t>
            </w:r>
            <w:r w:rsidRPr="00A2424F">
              <w:rPr>
                <w:rFonts w:ascii="Calibri" w:hAnsi="Calibri"/>
                <w:sz w:val="18"/>
                <w:u w:val="single"/>
              </w:rPr>
              <w:t>All n/a</w:t>
            </w:r>
            <w:r w:rsidRPr="00A2424F">
              <w:rPr>
                <w:rFonts w:ascii="Calibri" w:hAnsi="Calibri"/>
                <w:sz w:val="18"/>
              </w:rPr>
              <w:t xml:space="preserve"> - This entire table is not applicable</w:t>
            </w:r>
          </w:p>
        </w:tc>
      </w:tr>
      <w:tr w:rsidR="00254F68" w14:paraId="71434F37" w14:textId="77777777" w:rsidTr="00254F68">
        <w:trPr>
          <w:trHeight w:val="144"/>
        </w:trPr>
        <w:tc>
          <w:tcPr>
            <w:tcW w:w="468" w:type="dxa"/>
            <w:vAlign w:val="center"/>
          </w:tcPr>
          <w:p w14:paraId="2CAB57CE" w14:textId="77777777" w:rsidR="00254F68" w:rsidRDefault="00254F68" w:rsidP="00254F68">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44544E0E" w14:textId="77777777" w:rsidR="00254F68" w:rsidRDefault="00254F68" w:rsidP="00254F68">
            <w:pPr>
              <w:keepNext/>
              <w:rPr>
                <w:rFonts w:asciiTheme="minorHAnsi" w:hAnsiTheme="minorHAnsi"/>
                <w:sz w:val="18"/>
                <w:szCs w:val="18"/>
              </w:rPr>
            </w:pPr>
            <w:r>
              <w:rPr>
                <w:rFonts w:ascii="Calibri" w:hAnsi="Calibri"/>
                <w:sz w:val="18"/>
              </w:rPr>
              <w:t xml:space="preserve">Correction Notes: &lt;&lt;if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254F68" w:rsidRPr="00926D9A" w14:paraId="296D86EC" w14:textId="77777777" w:rsidTr="00254F68">
        <w:trPr>
          <w:trHeight w:val="144"/>
        </w:trPr>
        <w:tc>
          <w:tcPr>
            <w:tcW w:w="10998" w:type="dxa"/>
            <w:gridSpan w:val="3"/>
            <w:vAlign w:val="center"/>
          </w:tcPr>
          <w:p w14:paraId="3E42F2E8" w14:textId="77777777" w:rsidR="00254F68" w:rsidRPr="00926D9A" w:rsidRDefault="00254F68" w:rsidP="00254F6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BAA82E1" w14:textId="77777777" w:rsidR="00EA1EC9" w:rsidRPr="00D83E48"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90B74" w:rsidRPr="0084687D" w14:paraId="744CBA70" w14:textId="77777777" w:rsidTr="00891141">
        <w:trPr>
          <w:cantSplit/>
          <w:trHeight w:val="432"/>
        </w:trPr>
        <w:tc>
          <w:tcPr>
            <w:tcW w:w="5000" w:type="pct"/>
            <w:gridSpan w:val="2"/>
            <w:vAlign w:val="center"/>
          </w:tcPr>
          <w:p w14:paraId="58EC5581" w14:textId="19345A90" w:rsidR="00390B74" w:rsidRPr="002E5E6E" w:rsidRDefault="00390B74" w:rsidP="00891141">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7D9911CC" w14:textId="77777777" w:rsidR="00390B74" w:rsidRPr="0084687D" w:rsidRDefault="00390B74" w:rsidP="00891141">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390B74" w:rsidRPr="0084687D" w14:paraId="0642CEA3" w14:textId="77777777" w:rsidTr="00891141">
        <w:trPr>
          <w:cantSplit/>
          <w:trHeight w:val="144"/>
        </w:trPr>
        <w:tc>
          <w:tcPr>
            <w:tcW w:w="253" w:type="pct"/>
            <w:vAlign w:val="center"/>
          </w:tcPr>
          <w:p w14:paraId="3E995A4A" w14:textId="77777777" w:rsidR="00390B74" w:rsidRPr="0084687D" w:rsidDel="00C76C40" w:rsidRDefault="00390B74" w:rsidP="00891141">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C29AF9D" w14:textId="06E30455" w:rsidR="00390B74" w:rsidRPr="0084687D" w:rsidRDefault="00390B74">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D05 result is “system fan efficacy complies” and E08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2EAA3" w14:textId="77777777" w:rsidR="00B730C8" w:rsidRDefault="00B730C8">
      <w:r>
        <w:separator/>
      </w:r>
    </w:p>
  </w:endnote>
  <w:endnote w:type="continuationSeparator" w:id="0">
    <w:p w14:paraId="6D5B8CB9" w14:textId="77777777" w:rsidR="00B730C8" w:rsidRDefault="00B730C8">
      <w:r>
        <w:continuationSeparator/>
      </w:r>
    </w:p>
  </w:endnote>
  <w:endnote w:type="continuationNotice" w:id="1">
    <w:p w14:paraId="6BE56B87" w14:textId="77777777" w:rsidR="00B730C8" w:rsidRDefault="00B730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52677A" w:rsidRDefault="0052677A">
    <w:pPr>
      <w:pStyle w:val="Footer"/>
    </w:pPr>
  </w:p>
  <w:p w14:paraId="170E25FB" w14:textId="77777777" w:rsidR="0052677A" w:rsidRDefault="005267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52677A" w:rsidRPr="00CB64DD" w:rsidRDefault="0052677A" w:rsidP="00DF373F">
    <w:pPr>
      <w:pStyle w:val="Footer"/>
    </w:pPr>
    <w:r w:rsidRPr="00CB64DD">
      <w:t xml:space="preserve">Registration Number:                                                           Registration Date/Time:                                           HERS Provider:                       </w:t>
    </w:r>
  </w:p>
  <w:p w14:paraId="4BAA82FE" w14:textId="438E7A9C" w:rsidR="0052677A" w:rsidRPr="00CB64DD" w:rsidRDefault="0052677A">
    <w:pPr>
      <w:pStyle w:val="Footer"/>
    </w:pPr>
    <w:r w:rsidRPr="00CB64DD">
      <w:t>CA Building Energy Efficiency Standards - 20</w:t>
    </w:r>
    <w:r w:rsidR="00CA4847">
      <w:t>22</w:t>
    </w:r>
    <w:r w:rsidRPr="00CB64DD">
      <w:t xml:space="preserve"> Residential Compliance</w:t>
    </w:r>
    <w:r w:rsidRPr="00CB64DD">
      <w:tab/>
    </w:r>
    <w:r>
      <w:t>January 20</w:t>
    </w:r>
    <w:r w:rsidR="00CA4847">
      <w:t>22</w:t>
    </w:r>
  </w:p>
  <w:p w14:paraId="4D8AB11D" w14:textId="77777777" w:rsidR="0052677A" w:rsidRDefault="005267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52677A" w:rsidRPr="00CB64DD" w:rsidRDefault="0052677A">
    <w:pPr>
      <w:pStyle w:val="Footer"/>
    </w:pPr>
    <w:r w:rsidRPr="00CB64DD">
      <w:t xml:space="preserve">Registration Number:                                                           Registration Date/Time:                                           HERS Provider:                       </w:t>
    </w:r>
  </w:p>
  <w:p w14:paraId="4BAA830F" w14:textId="77777777" w:rsidR="0052677A" w:rsidRPr="00CB64DD" w:rsidRDefault="0052677A">
    <w:pPr>
      <w:pStyle w:val="Footer"/>
    </w:pPr>
    <w:r w:rsidRPr="00CB64DD">
      <w:t>CA Building Energy Efficiency Standards - 2013 Residential Compliance</w:t>
    </w:r>
    <w:r w:rsidRPr="00CB64DD">
      <w:tab/>
      <w:t>June 2013</w:t>
    </w:r>
  </w:p>
  <w:p w14:paraId="150C9D57" w14:textId="77777777" w:rsidR="0052677A" w:rsidRDefault="005267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22CF682C" w:rsidR="0052677A" w:rsidRPr="00CB64DD" w:rsidRDefault="0052677A">
    <w:pPr>
      <w:pStyle w:val="Footer"/>
    </w:pPr>
    <w:r w:rsidRPr="00CB64DD">
      <w:t>CA Building Energy Efficiency Standards - 20</w:t>
    </w:r>
    <w:r w:rsidR="00CA4847">
      <w:t>22</w:t>
    </w:r>
    <w:r w:rsidRPr="00CB64DD">
      <w:t xml:space="preserve"> Residential Compliance</w:t>
    </w:r>
    <w:r w:rsidRPr="00CB64DD">
      <w:tab/>
    </w:r>
    <w:r>
      <w:t>January 20</w:t>
    </w:r>
    <w:r w:rsidR="00CA4847">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52677A" w:rsidRPr="00CB64DD" w:rsidRDefault="005267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7E47A" w14:textId="77777777" w:rsidR="00B730C8" w:rsidRDefault="00B730C8">
      <w:r>
        <w:separator/>
      </w:r>
    </w:p>
  </w:footnote>
  <w:footnote w:type="continuationSeparator" w:id="0">
    <w:p w14:paraId="3FCB7ACA" w14:textId="77777777" w:rsidR="00B730C8" w:rsidRDefault="00B730C8">
      <w:r>
        <w:continuationSeparator/>
      </w:r>
    </w:p>
  </w:footnote>
  <w:footnote w:type="continuationNotice" w:id="1">
    <w:p w14:paraId="3802F44D" w14:textId="77777777" w:rsidR="00B730C8" w:rsidRDefault="00B730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52677A" w:rsidRDefault="00CF2750">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p w14:paraId="1B0788BC" w14:textId="77777777" w:rsidR="0052677A" w:rsidRDefault="005267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BFC0E" w14:textId="77777777" w:rsidR="00E17393" w:rsidRPr="002A3023" w:rsidRDefault="00E17393" w:rsidP="00E17393">
    <w:pPr>
      <w:tabs>
        <w:tab w:val="center" w:pos="4320"/>
        <w:tab w:val="right" w:pos="8640"/>
      </w:tabs>
      <w:ind w:left="360"/>
      <w:jc w:val="center"/>
      <w:rPr>
        <w:rFonts w:asciiTheme="minorHAnsi" w:hAnsiTheme="minorHAnsi" w:cstheme="minorHAnsi"/>
        <w:b/>
        <w:bCs/>
        <w:sz w:val="28"/>
        <w:szCs w:val="28"/>
      </w:rPr>
    </w:pPr>
    <w:r w:rsidRPr="002A3023">
      <w:rPr>
        <w:rFonts w:asciiTheme="minorHAnsi" w:hAnsiTheme="minorHAnsi" w:cstheme="minorHAnsi"/>
        <w:b/>
        <w:bCs/>
        <w:noProof/>
        <w:sz w:val="28"/>
        <w:szCs w:val="28"/>
      </w:rPr>
      <w:drawing>
        <wp:anchor distT="0" distB="0" distL="114300" distR="114300" simplePos="0" relativeHeight="251659264" behindDoc="0" locked="0" layoutInCell="1" allowOverlap="1" wp14:anchorId="496073EE" wp14:editId="144C5C76">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A3023">
      <w:rPr>
        <w:rFonts w:asciiTheme="minorHAnsi" w:hAnsiTheme="minorHAnsi" w:cstheme="minorHAnsi"/>
        <w:b/>
        <w:bCs/>
        <w:sz w:val="28"/>
        <w:szCs w:val="28"/>
      </w:rPr>
      <w:t>SPACE CONDITIONING SYSTEM FAN EFFICACY</w:t>
    </w:r>
  </w:p>
  <w:p w14:paraId="04E14EFA" w14:textId="77777777" w:rsidR="00E17393" w:rsidRPr="002A3023" w:rsidRDefault="00E17393" w:rsidP="00E17393">
    <w:pPr>
      <w:numPr>
        <w:ilvl w:val="0"/>
        <w:numId w:val="16"/>
      </w:numPr>
      <w:tabs>
        <w:tab w:val="clear" w:pos="720"/>
        <w:tab w:val="center" w:pos="4320"/>
        <w:tab w:val="right" w:pos="8640"/>
      </w:tabs>
      <w:ind w:left="360" w:firstLine="0"/>
      <w:rPr>
        <w:rFonts w:asciiTheme="minorHAnsi" w:hAnsiTheme="minorHAnsi" w:cstheme="minorHAnsi"/>
        <w:sz w:val="28"/>
        <w:szCs w:val="28"/>
      </w:rPr>
    </w:pPr>
    <w:r w:rsidRPr="002A3023">
      <w:rPr>
        <w:rFonts w:asciiTheme="minorHAnsi" w:hAnsiTheme="minorHAnsi" w:cstheme="minorHAnsi"/>
        <w:sz w:val="28"/>
        <w:szCs w:val="28"/>
      </w:rPr>
      <w:ptab w:relativeTo="margin" w:alignment="center" w:leader="none"/>
    </w:r>
    <w:r w:rsidRPr="002A3023">
      <w:rPr>
        <w:rFonts w:asciiTheme="minorHAnsi" w:hAnsiTheme="minorHAnsi" w:cstheme="minorHAnsi"/>
        <w:sz w:val="28"/>
        <w:szCs w:val="28"/>
      </w:rPr>
      <w:ptab w:relativeTo="margin" w:alignment="right" w:leader="none"/>
    </w:r>
    <w:r w:rsidRPr="002A3023">
      <w:rPr>
        <w:rFonts w:asciiTheme="minorHAnsi" w:hAnsiTheme="minorHAnsi" w:cstheme="minorHAnsi"/>
        <w:sz w:val="28"/>
        <w:szCs w:val="28"/>
      </w:rPr>
      <w:t>CEC-CF3R-MCH-22-H</w:t>
    </w:r>
  </w:p>
  <w:p w14:paraId="529F6E8A" w14:textId="77777777" w:rsidR="00E17393" w:rsidRPr="002A3023" w:rsidRDefault="00E17393" w:rsidP="00E17393">
    <w:pPr>
      <w:spacing w:after="160" w:line="259" w:lineRule="auto"/>
      <w:ind w:left="360"/>
      <w:rPr>
        <w:rFonts w:asciiTheme="minorHAnsi" w:eastAsia="Calibri" w:hAnsiTheme="minorHAnsi" w:cstheme="minorHAnsi"/>
        <w:b/>
        <w:bCs/>
        <w:i/>
        <w:iCs/>
        <w:sz w:val="28"/>
        <w:szCs w:val="28"/>
      </w:rPr>
    </w:pPr>
    <w:r w:rsidRPr="002A3023">
      <w:rPr>
        <w:rFonts w:asciiTheme="minorHAnsi" w:eastAsia="Calibri" w:hAnsiTheme="minorHAnsi" w:cstheme="minorHAnsi"/>
        <w:sz w:val="28"/>
        <w:szCs w:val="28"/>
      </w:rPr>
      <w:ptab w:relativeTo="margin" w:alignment="center" w:leader="none"/>
    </w:r>
    <w:r w:rsidRPr="002A3023">
      <w:rPr>
        <w:rFonts w:asciiTheme="minorHAnsi" w:eastAsia="Calibr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A3E45" w14:textId="77777777" w:rsidR="0052677A" w:rsidRDefault="005267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52677A" w:rsidRDefault="00CF2750">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3" w14:textId="77777777">
      <w:trPr>
        <w:cantSplit/>
        <w:trHeight w:val="288"/>
      </w:trPr>
      <w:tc>
        <w:tcPr>
          <w:tcW w:w="4016" w:type="pct"/>
          <w:gridSpan w:val="2"/>
          <w:tcBorders>
            <w:right w:val="nil"/>
          </w:tcBorders>
          <w:vAlign w:val="center"/>
        </w:tcPr>
        <w:p w14:paraId="4BAA8311" w14:textId="79FFBD9D" w:rsidR="0052677A" w:rsidRPr="00F85124" w:rsidRDefault="00CF2750">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631A1D5B" w:rsidR="0052677A" w:rsidRPr="00F85124" w:rsidRDefault="0052677A">
          <w:pPr>
            <w:pStyle w:val="Heading1"/>
            <w:jc w:val="right"/>
            <w:rPr>
              <w:rFonts w:ascii="Calibri" w:hAnsi="Calibri"/>
              <w:b w:val="0"/>
              <w:bCs/>
              <w:sz w:val="20"/>
            </w:rPr>
          </w:pPr>
          <w:r>
            <w:rPr>
              <w:rFonts w:ascii="Calibri" w:hAnsi="Calibri"/>
              <w:b w:val="0"/>
              <w:bCs/>
              <w:sz w:val="20"/>
            </w:rPr>
            <w:t>CF3R-MCH-22-H</w:t>
          </w:r>
        </w:p>
      </w:tc>
    </w:tr>
    <w:tr w:rsidR="0052677A" w:rsidRPr="00F85124" w14:paraId="4BAA8316" w14:textId="77777777">
      <w:trPr>
        <w:cantSplit/>
        <w:trHeight w:val="288"/>
      </w:trPr>
      <w:tc>
        <w:tcPr>
          <w:tcW w:w="2500" w:type="pct"/>
          <w:tcBorders>
            <w:right w:val="nil"/>
          </w:tcBorders>
        </w:tcPr>
        <w:p w14:paraId="4BAA8314" w14:textId="77777777" w:rsidR="0052677A" w:rsidRPr="002E105D" w:rsidRDefault="005267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39664E21"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F2750">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52677A" w:rsidRDefault="005267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B" w14:textId="77777777">
      <w:trPr>
        <w:cantSplit/>
        <w:trHeight w:val="288"/>
      </w:trPr>
      <w:tc>
        <w:tcPr>
          <w:tcW w:w="4016" w:type="pct"/>
          <w:gridSpan w:val="2"/>
          <w:tcBorders>
            <w:right w:val="nil"/>
          </w:tcBorders>
          <w:vAlign w:val="center"/>
        </w:tcPr>
        <w:p w14:paraId="4BAA8319" w14:textId="77777777" w:rsidR="0052677A" w:rsidRPr="00F85124" w:rsidRDefault="00CF2750"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1E" w14:textId="77777777">
      <w:trPr>
        <w:cantSplit/>
        <w:trHeight w:val="288"/>
      </w:trPr>
      <w:tc>
        <w:tcPr>
          <w:tcW w:w="2500" w:type="pct"/>
          <w:tcBorders>
            <w:right w:val="nil"/>
          </w:tcBorders>
        </w:tcPr>
        <w:p w14:paraId="4BAA831C"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52677A" w:rsidRDefault="005267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52677A" w:rsidRDefault="00CF2750">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24" w14:textId="77777777">
      <w:trPr>
        <w:cantSplit/>
        <w:trHeight w:val="288"/>
      </w:trPr>
      <w:tc>
        <w:tcPr>
          <w:tcW w:w="4016" w:type="pct"/>
          <w:gridSpan w:val="2"/>
          <w:tcBorders>
            <w:right w:val="nil"/>
          </w:tcBorders>
          <w:vAlign w:val="center"/>
        </w:tcPr>
        <w:p w14:paraId="4BAA8322" w14:textId="08CE4BBD" w:rsidR="0052677A" w:rsidRPr="00F85124" w:rsidRDefault="00CF2750">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 xml:space="preserve">CERTIFICATE OF VERIFICATION – </w:t>
          </w:r>
          <w:r w:rsidR="0052677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6D3C4A74" w:rsidR="0052677A" w:rsidRPr="00F85124" w:rsidRDefault="0052677A" w:rsidP="007924C2">
          <w:pPr>
            <w:pStyle w:val="Heading1"/>
            <w:jc w:val="right"/>
            <w:rPr>
              <w:rFonts w:ascii="Calibri" w:hAnsi="Calibri"/>
              <w:b w:val="0"/>
              <w:bCs/>
              <w:sz w:val="20"/>
            </w:rPr>
          </w:pPr>
          <w:r>
            <w:rPr>
              <w:rFonts w:ascii="Calibri" w:hAnsi="Calibri"/>
              <w:b w:val="0"/>
              <w:bCs/>
              <w:sz w:val="20"/>
            </w:rPr>
            <w:t>CF3R-MCH-22-H</w:t>
          </w:r>
        </w:p>
      </w:tc>
    </w:tr>
    <w:tr w:rsidR="0052677A" w:rsidRPr="00F85124" w14:paraId="4BAA8327" w14:textId="77777777">
      <w:trPr>
        <w:cantSplit/>
        <w:trHeight w:val="288"/>
      </w:trPr>
      <w:tc>
        <w:tcPr>
          <w:tcW w:w="2500" w:type="pct"/>
          <w:tcBorders>
            <w:right w:val="nil"/>
          </w:tcBorders>
        </w:tcPr>
        <w:p w14:paraId="4BAA8325" w14:textId="77777777" w:rsidR="0052677A" w:rsidRPr="002E105D" w:rsidRDefault="005267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7CBE4B6E"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F2750">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52677A" w:rsidRDefault="005267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52677A" w:rsidRDefault="00CF2750">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9C2488D2"/>
    <w:lvl w:ilvl="0" w:tplc="A8D45500">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AD064E26"/>
    <w:lvl w:ilvl="0" w:tplc="67D83702">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D4416F"/>
    <w:multiLevelType w:val="hybridMultilevel"/>
    <w:tmpl w:val="FCF6F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55A5C60"/>
    <w:multiLevelType w:val="hybridMultilevel"/>
    <w:tmpl w:val="120CD3F0"/>
    <w:lvl w:ilvl="0" w:tplc="A8D4550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FC50B69"/>
    <w:multiLevelType w:val="hybridMultilevel"/>
    <w:tmpl w:val="50704E2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78406944">
    <w:abstractNumId w:val="1"/>
  </w:num>
  <w:num w:numId="2" w16cid:durableId="378673790">
    <w:abstractNumId w:val="0"/>
  </w:num>
  <w:num w:numId="3" w16cid:durableId="1828590723">
    <w:abstractNumId w:val="1"/>
  </w:num>
  <w:num w:numId="4" w16cid:durableId="1602180517">
    <w:abstractNumId w:val="0"/>
  </w:num>
  <w:num w:numId="5" w16cid:durableId="1674142964">
    <w:abstractNumId w:val="1"/>
  </w:num>
  <w:num w:numId="6" w16cid:durableId="1416440709">
    <w:abstractNumId w:val="0"/>
  </w:num>
  <w:num w:numId="7" w16cid:durableId="2009094686">
    <w:abstractNumId w:val="1"/>
  </w:num>
  <w:num w:numId="8" w16cid:durableId="1619990678">
    <w:abstractNumId w:val="0"/>
  </w:num>
  <w:num w:numId="9" w16cid:durableId="1384598897">
    <w:abstractNumId w:val="1"/>
  </w:num>
  <w:num w:numId="10" w16cid:durableId="231547452">
    <w:abstractNumId w:val="0"/>
  </w:num>
  <w:num w:numId="11" w16cid:durableId="1525316013">
    <w:abstractNumId w:val="0"/>
  </w:num>
  <w:num w:numId="12" w16cid:durableId="170141199">
    <w:abstractNumId w:val="1"/>
  </w:num>
  <w:num w:numId="13" w16cid:durableId="711424638">
    <w:abstractNumId w:val="8"/>
  </w:num>
  <w:num w:numId="14" w16cid:durableId="347144873">
    <w:abstractNumId w:val="8"/>
  </w:num>
  <w:num w:numId="15" w16cid:durableId="1382752735">
    <w:abstractNumId w:val="2"/>
  </w:num>
  <w:num w:numId="16" w16cid:durableId="219682016">
    <w:abstractNumId w:val="17"/>
  </w:num>
  <w:num w:numId="17" w16cid:durableId="1617441009">
    <w:abstractNumId w:val="14"/>
  </w:num>
  <w:num w:numId="18" w16cid:durableId="1817792046">
    <w:abstractNumId w:val="29"/>
  </w:num>
  <w:num w:numId="19" w16cid:durableId="1441029300">
    <w:abstractNumId w:val="16"/>
  </w:num>
  <w:num w:numId="20" w16cid:durableId="261450976">
    <w:abstractNumId w:val="24"/>
  </w:num>
  <w:num w:numId="21" w16cid:durableId="1237014572">
    <w:abstractNumId w:val="23"/>
  </w:num>
  <w:num w:numId="22" w16cid:durableId="65613870">
    <w:abstractNumId w:val="22"/>
  </w:num>
  <w:num w:numId="23" w16cid:durableId="1055928521">
    <w:abstractNumId w:val="5"/>
  </w:num>
  <w:num w:numId="24" w16cid:durableId="839658056">
    <w:abstractNumId w:val="13"/>
  </w:num>
  <w:num w:numId="25" w16cid:durableId="2071537895">
    <w:abstractNumId w:val="25"/>
  </w:num>
  <w:num w:numId="26" w16cid:durableId="240457487">
    <w:abstractNumId w:val="20"/>
  </w:num>
  <w:num w:numId="27" w16cid:durableId="634144403">
    <w:abstractNumId w:val="15"/>
  </w:num>
  <w:num w:numId="28" w16cid:durableId="375468891">
    <w:abstractNumId w:val="11"/>
  </w:num>
  <w:num w:numId="29" w16cid:durableId="105194697">
    <w:abstractNumId w:val="28"/>
  </w:num>
  <w:num w:numId="30" w16cid:durableId="785276459">
    <w:abstractNumId w:val="6"/>
  </w:num>
  <w:num w:numId="31" w16cid:durableId="1463188859">
    <w:abstractNumId w:val="12"/>
  </w:num>
  <w:num w:numId="32" w16cid:durableId="5061364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560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0925525">
    <w:abstractNumId w:val="3"/>
  </w:num>
  <w:num w:numId="35" w16cid:durableId="1011567016">
    <w:abstractNumId w:val="9"/>
  </w:num>
  <w:num w:numId="36" w16cid:durableId="1373655463">
    <w:abstractNumId w:val="32"/>
  </w:num>
  <w:num w:numId="37" w16cid:durableId="1694305639">
    <w:abstractNumId w:val="4"/>
  </w:num>
  <w:num w:numId="38" w16cid:durableId="169118226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1632830972">
    <w:abstractNumId w:val="7"/>
  </w:num>
  <w:num w:numId="40" w16cid:durableId="725420455">
    <w:abstractNumId w:val="7"/>
  </w:num>
  <w:num w:numId="41" w16cid:durableId="924723949">
    <w:abstractNumId w:val="31"/>
  </w:num>
  <w:num w:numId="42" w16cid:durableId="1772361267">
    <w:abstractNumId w:val="26"/>
  </w:num>
  <w:num w:numId="43" w16cid:durableId="744034512">
    <w:abstractNumId w:val="30"/>
  </w:num>
  <w:num w:numId="44" w16cid:durableId="1030493829">
    <w:abstractNumId w:val="18"/>
  </w:num>
  <w:num w:numId="45" w16cid:durableId="1295062341">
    <w:abstractNumId w:val="10"/>
  </w:num>
  <w:num w:numId="46" w16cid:durableId="1917859343">
    <w:abstractNumId w:val="18"/>
    <w:lvlOverride w:ilvl="0">
      <w:startOverride w:val="1"/>
    </w:lvlOverride>
    <w:lvlOverride w:ilvl="1"/>
    <w:lvlOverride w:ilvl="2"/>
    <w:lvlOverride w:ilvl="3"/>
    <w:lvlOverride w:ilvl="4"/>
    <w:lvlOverride w:ilvl="5"/>
    <w:lvlOverride w:ilvl="6"/>
    <w:lvlOverride w:ilvl="7"/>
    <w:lvlOverride w:ilvl="8"/>
  </w:num>
  <w:num w:numId="47" w16cid:durableId="2636212">
    <w:abstractNumId w:val="19"/>
  </w:num>
  <w:num w:numId="48" w16cid:durableId="1780760917">
    <w:abstractNumId w:val="33"/>
  </w:num>
  <w:num w:numId="49" w16cid:durableId="2093040239">
    <w:abstractNumId w:val="21"/>
  </w:num>
  <w:num w:numId="50" w16cid:durableId="794370262">
    <w:abstractNumId w:val="2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599C"/>
    <w:rsid w:val="000070E2"/>
    <w:rsid w:val="0001436B"/>
    <w:rsid w:val="000253BC"/>
    <w:rsid w:val="00025422"/>
    <w:rsid w:val="00026750"/>
    <w:rsid w:val="00035A79"/>
    <w:rsid w:val="00037926"/>
    <w:rsid w:val="00042F52"/>
    <w:rsid w:val="0004396E"/>
    <w:rsid w:val="00045455"/>
    <w:rsid w:val="000470D7"/>
    <w:rsid w:val="000471F6"/>
    <w:rsid w:val="000508D0"/>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9646A"/>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10BD"/>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5834"/>
    <w:rsid w:val="00187604"/>
    <w:rsid w:val="0019624F"/>
    <w:rsid w:val="0019726F"/>
    <w:rsid w:val="001A2A49"/>
    <w:rsid w:val="001A2E6A"/>
    <w:rsid w:val="001A5583"/>
    <w:rsid w:val="001A5A09"/>
    <w:rsid w:val="001B00AC"/>
    <w:rsid w:val="001B3D76"/>
    <w:rsid w:val="001B5BA4"/>
    <w:rsid w:val="001C56C2"/>
    <w:rsid w:val="001C6A01"/>
    <w:rsid w:val="001D4ACF"/>
    <w:rsid w:val="001E00F6"/>
    <w:rsid w:val="001E3C52"/>
    <w:rsid w:val="001F0E8D"/>
    <w:rsid w:val="001F20EE"/>
    <w:rsid w:val="00200E53"/>
    <w:rsid w:val="0020229C"/>
    <w:rsid w:val="00202608"/>
    <w:rsid w:val="00206039"/>
    <w:rsid w:val="00211AAB"/>
    <w:rsid w:val="00213E8E"/>
    <w:rsid w:val="002155B9"/>
    <w:rsid w:val="00216C55"/>
    <w:rsid w:val="002212B2"/>
    <w:rsid w:val="00222F6D"/>
    <w:rsid w:val="002241A5"/>
    <w:rsid w:val="00231FB7"/>
    <w:rsid w:val="00236841"/>
    <w:rsid w:val="002379A7"/>
    <w:rsid w:val="002420D2"/>
    <w:rsid w:val="00243047"/>
    <w:rsid w:val="00243923"/>
    <w:rsid w:val="00245AF0"/>
    <w:rsid w:val="002471F0"/>
    <w:rsid w:val="00251448"/>
    <w:rsid w:val="00251B09"/>
    <w:rsid w:val="002532A8"/>
    <w:rsid w:val="0025378F"/>
    <w:rsid w:val="00254F68"/>
    <w:rsid w:val="002562A4"/>
    <w:rsid w:val="00256C6F"/>
    <w:rsid w:val="002615BC"/>
    <w:rsid w:val="00262721"/>
    <w:rsid w:val="0026342B"/>
    <w:rsid w:val="002641C7"/>
    <w:rsid w:val="00265000"/>
    <w:rsid w:val="002710BB"/>
    <w:rsid w:val="002719D2"/>
    <w:rsid w:val="00271E1D"/>
    <w:rsid w:val="00274618"/>
    <w:rsid w:val="002761AE"/>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5F73"/>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329B"/>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27C7A"/>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19D5"/>
    <w:rsid w:val="00371C8C"/>
    <w:rsid w:val="00372700"/>
    <w:rsid w:val="003761D5"/>
    <w:rsid w:val="00376EAA"/>
    <w:rsid w:val="003809C0"/>
    <w:rsid w:val="00383ADD"/>
    <w:rsid w:val="00384822"/>
    <w:rsid w:val="003850E9"/>
    <w:rsid w:val="00386209"/>
    <w:rsid w:val="003864EA"/>
    <w:rsid w:val="0038684E"/>
    <w:rsid w:val="00386CC0"/>
    <w:rsid w:val="00386F2B"/>
    <w:rsid w:val="00390B74"/>
    <w:rsid w:val="0039142A"/>
    <w:rsid w:val="00394C8C"/>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203A"/>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58BD"/>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0BB8"/>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677A"/>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B13"/>
    <w:rsid w:val="00631115"/>
    <w:rsid w:val="00632F51"/>
    <w:rsid w:val="00632F73"/>
    <w:rsid w:val="006330B7"/>
    <w:rsid w:val="0063352F"/>
    <w:rsid w:val="00633F6C"/>
    <w:rsid w:val="006411CF"/>
    <w:rsid w:val="00641C71"/>
    <w:rsid w:val="00641F88"/>
    <w:rsid w:val="0064300C"/>
    <w:rsid w:val="00643BDC"/>
    <w:rsid w:val="00643FF1"/>
    <w:rsid w:val="00646058"/>
    <w:rsid w:val="00647AA9"/>
    <w:rsid w:val="006530B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43FB"/>
    <w:rsid w:val="006B6431"/>
    <w:rsid w:val="006C0044"/>
    <w:rsid w:val="006C0E98"/>
    <w:rsid w:val="006C3CC2"/>
    <w:rsid w:val="006C7335"/>
    <w:rsid w:val="006C7406"/>
    <w:rsid w:val="006D17C5"/>
    <w:rsid w:val="006D1D66"/>
    <w:rsid w:val="006D21DC"/>
    <w:rsid w:val="006D2463"/>
    <w:rsid w:val="006D4D01"/>
    <w:rsid w:val="006D5730"/>
    <w:rsid w:val="006D7492"/>
    <w:rsid w:val="006E1C14"/>
    <w:rsid w:val="006E1FC1"/>
    <w:rsid w:val="006E2754"/>
    <w:rsid w:val="006E2BE4"/>
    <w:rsid w:val="006E36A3"/>
    <w:rsid w:val="006E5968"/>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36B8E"/>
    <w:rsid w:val="00740640"/>
    <w:rsid w:val="00740E3B"/>
    <w:rsid w:val="00743217"/>
    <w:rsid w:val="007439DA"/>
    <w:rsid w:val="0074424A"/>
    <w:rsid w:val="00750EA4"/>
    <w:rsid w:val="007512C1"/>
    <w:rsid w:val="00751673"/>
    <w:rsid w:val="00753CFA"/>
    <w:rsid w:val="007551EC"/>
    <w:rsid w:val="0075675D"/>
    <w:rsid w:val="00756F0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67D"/>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141"/>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B7284"/>
    <w:rsid w:val="008C10F1"/>
    <w:rsid w:val="008C23D7"/>
    <w:rsid w:val="008C4452"/>
    <w:rsid w:val="008C6F5C"/>
    <w:rsid w:val="008D0B8D"/>
    <w:rsid w:val="008D14C1"/>
    <w:rsid w:val="008D3743"/>
    <w:rsid w:val="008D3813"/>
    <w:rsid w:val="008D464B"/>
    <w:rsid w:val="008E429B"/>
    <w:rsid w:val="008E42D0"/>
    <w:rsid w:val="008E4542"/>
    <w:rsid w:val="008E74BB"/>
    <w:rsid w:val="008E7E5C"/>
    <w:rsid w:val="008F1900"/>
    <w:rsid w:val="008F1DA0"/>
    <w:rsid w:val="008F415A"/>
    <w:rsid w:val="008F55C0"/>
    <w:rsid w:val="00900C86"/>
    <w:rsid w:val="0090130C"/>
    <w:rsid w:val="009023F9"/>
    <w:rsid w:val="00904139"/>
    <w:rsid w:val="00904D03"/>
    <w:rsid w:val="00910674"/>
    <w:rsid w:val="009106DB"/>
    <w:rsid w:val="0091105E"/>
    <w:rsid w:val="009119ED"/>
    <w:rsid w:val="00911ABF"/>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54D3"/>
    <w:rsid w:val="009C5785"/>
    <w:rsid w:val="009C7266"/>
    <w:rsid w:val="009D0F10"/>
    <w:rsid w:val="009D1A2A"/>
    <w:rsid w:val="009D3023"/>
    <w:rsid w:val="009E093F"/>
    <w:rsid w:val="009E0B1A"/>
    <w:rsid w:val="009E15F0"/>
    <w:rsid w:val="009E2AFD"/>
    <w:rsid w:val="009E2E57"/>
    <w:rsid w:val="009E3BB5"/>
    <w:rsid w:val="009E5099"/>
    <w:rsid w:val="009E6B59"/>
    <w:rsid w:val="009F127F"/>
    <w:rsid w:val="009F2090"/>
    <w:rsid w:val="009F3C44"/>
    <w:rsid w:val="009F5E57"/>
    <w:rsid w:val="00A0027A"/>
    <w:rsid w:val="00A00AE7"/>
    <w:rsid w:val="00A02090"/>
    <w:rsid w:val="00A029A2"/>
    <w:rsid w:val="00A02BBE"/>
    <w:rsid w:val="00A034EC"/>
    <w:rsid w:val="00A036FB"/>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0C8"/>
    <w:rsid w:val="00B7347F"/>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04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847"/>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1B88"/>
    <w:rsid w:val="00CF2750"/>
    <w:rsid w:val="00CF38D2"/>
    <w:rsid w:val="00CF6791"/>
    <w:rsid w:val="00D00777"/>
    <w:rsid w:val="00D01766"/>
    <w:rsid w:val="00D03BB0"/>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6AF"/>
    <w:rsid w:val="00E13CCD"/>
    <w:rsid w:val="00E1414A"/>
    <w:rsid w:val="00E17393"/>
    <w:rsid w:val="00E224A4"/>
    <w:rsid w:val="00E22559"/>
    <w:rsid w:val="00E23A7C"/>
    <w:rsid w:val="00E25456"/>
    <w:rsid w:val="00E25F01"/>
    <w:rsid w:val="00E32371"/>
    <w:rsid w:val="00E336A6"/>
    <w:rsid w:val="00E35F78"/>
    <w:rsid w:val="00E36AEC"/>
    <w:rsid w:val="00E36C9C"/>
    <w:rsid w:val="00E40256"/>
    <w:rsid w:val="00E419F7"/>
    <w:rsid w:val="00E42992"/>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2810"/>
    <w:rsid w:val="00EF3E05"/>
    <w:rsid w:val="00EF6790"/>
    <w:rsid w:val="00EF764F"/>
    <w:rsid w:val="00F00493"/>
    <w:rsid w:val="00F00B7C"/>
    <w:rsid w:val="00F0379B"/>
    <w:rsid w:val="00F03C64"/>
    <w:rsid w:val="00F105F4"/>
    <w:rsid w:val="00F10646"/>
    <w:rsid w:val="00F14D4B"/>
    <w:rsid w:val="00F20917"/>
    <w:rsid w:val="00F230AF"/>
    <w:rsid w:val="00F23B4A"/>
    <w:rsid w:val="00F25D56"/>
    <w:rsid w:val="00F30816"/>
    <w:rsid w:val="00F334AF"/>
    <w:rsid w:val="00F36DEC"/>
    <w:rsid w:val="00F426FB"/>
    <w:rsid w:val="00F4326A"/>
    <w:rsid w:val="00F43310"/>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 w:type="table" w:customStyle="1" w:styleId="TableGrid1">
    <w:name w:val="Table Grid1"/>
    <w:basedOn w:val="TableNormal"/>
    <w:next w:val="TableGrid"/>
    <w:uiPriority w:val="39"/>
    <w:rsid w:val="006D1D6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66F67-D148-4655-832D-65271B8F6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9FFCCE-E0C5-405C-B41B-33282C60D37C}">
  <ds:schemaRefs>
    <ds:schemaRef ds:uri="http://schemas.microsoft.com/office/infopath/2007/PartnerControls"/>
    <ds:schemaRef ds:uri="http://schemas.microsoft.com/office/2006/documentManagement/types"/>
    <ds:schemaRef ds:uri="http://purl.org/dc/terms/"/>
    <ds:schemaRef ds:uri="785685f2-c2e1-4352-89aa-3faca8eaba52"/>
    <ds:schemaRef ds:uri="http://schemas.microsoft.com/office/2006/metadata/properties"/>
    <ds:schemaRef ds:uri="http://www.w3.org/XML/1998/namespace"/>
    <ds:schemaRef ds:uri="http://purl.org/dc/dcmitype/"/>
    <ds:schemaRef ds:uri="http://purl.org/dc/elements/1.1/"/>
    <ds:schemaRef ds:uri="http://schemas.openxmlformats.org/package/2006/metadata/core-properties"/>
    <ds:schemaRef ds:uri="5067c814-4b34-462c-a21d-c185ff6548d2"/>
  </ds:schemaRefs>
</ds:datastoreItem>
</file>

<file path=customXml/itemProps3.xml><?xml version="1.0" encoding="utf-8"?>
<ds:datastoreItem xmlns:ds="http://schemas.openxmlformats.org/officeDocument/2006/customXml" ds:itemID="{971D6B02-653E-4739-AD1C-1CB06094810D}">
  <ds:schemaRefs>
    <ds:schemaRef ds:uri="http://schemas.microsoft.com/sharepoint/v3/contenttype/forms"/>
  </ds:schemaRefs>
</ds:datastoreItem>
</file>

<file path=customXml/itemProps4.xml><?xml version="1.0" encoding="utf-8"?>
<ds:datastoreItem xmlns:ds="http://schemas.openxmlformats.org/officeDocument/2006/customXml" ds:itemID="{40D46ADC-D0AF-4FAB-94BF-FD4B294C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2835</Words>
  <Characters>16163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38</cp:revision>
  <dcterms:created xsi:type="dcterms:W3CDTF">2018-10-23T22:48:00Z</dcterms:created>
  <dcterms:modified xsi:type="dcterms:W3CDTF">2022-11-04T20:13:00Z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