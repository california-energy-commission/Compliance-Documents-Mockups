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9396D" w14:textId="394CDF9B" w:rsidR="009529B6" w:rsidRPr="008B5787" w:rsidRDefault="009529B6" w:rsidP="009529B6">
      <w:pPr>
        <w:spacing w:line="259" w:lineRule="auto"/>
        <w:rPr>
          <w:rFonts w:ascii="Calibri" w:eastAsia="Calibri" w:hAnsi="Calibri" w:cs="Calibri"/>
          <w:b/>
          <w:bCs/>
          <w:color w:val="201F1E"/>
          <w:sz w:val="24"/>
          <w:szCs w:val="24"/>
        </w:rPr>
      </w:pPr>
      <w:r w:rsidRPr="008B5787">
        <w:rPr>
          <w:rFonts w:asciiTheme="minorHAnsi" w:eastAsia="Calibri" w:hAnsiTheme="minorHAnsi" w:cstheme="minorBidi"/>
          <w:b/>
          <w:bCs/>
          <w:sz w:val="24"/>
          <w:szCs w:val="24"/>
        </w:rPr>
        <w:t xml:space="preserve">CERTIFICATE OF </w:t>
      </w:r>
      <w:r w:rsidRPr="008B5787">
        <w:rPr>
          <w:rFonts w:ascii="Calibri" w:eastAsia="Calibri" w:hAnsi="Calibri" w:cs="Calibri"/>
          <w:b/>
          <w:bCs/>
          <w:color w:val="201F1E"/>
          <w:sz w:val="24"/>
          <w:szCs w:val="24"/>
        </w:rPr>
        <w:t>VERIFICATION</w:t>
      </w:r>
      <w:r w:rsidRPr="008B5787">
        <w:br/>
      </w:r>
      <w:r w:rsidRPr="008B5787">
        <w:rPr>
          <w:rFonts w:asciiTheme="minorHAnsi" w:eastAsia="Calibri" w:hAnsiTheme="minorHAnsi" w:cstheme="minorBidi"/>
          <w:b/>
          <w:bCs/>
          <w:sz w:val="24"/>
          <w:szCs w:val="24"/>
        </w:rPr>
        <w:t>Note:</w:t>
      </w:r>
      <w:r w:rsidRPr="008B5787">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9529B6" w:rsidRPr="008B5787" w14:paraId="50BCC082" w14:textId="77777777" w:rsidTr="00F05360">
        <w:trPr>
          <w:trHeight w:val="288"/>
        </w:trPr>
        <w:tc>
          <w:tcPr>
            <w:tcW w:w="7177" w:type="dxa"/>
          </w:tcPr>
          <w:p w14:paraId="68CCBB86" w14:textId="77777777" w:rsidR="009529B6" w:rsidRPr="008B5787" w:rsidRDefault="009529B6" w:rsidP="00F05360">
            <w:pPr>
              <w:rPr>
                <w:rFonts w:asciiTheme="minorHAnsi" w:hAnsiTheme="minorHAnsi" w:cstheme="minorHAnsi"/>
                <w:sz w:val="24"/>
                <w:szCs w:val="24"/>
              </w:rPr>
            </w:pPr>
            <w:r w:rsidRPr="008B5787">
              <w:rPr>
                <w:rFonts w:asciiTheme="minorHAnsi" w:hAnsiTheme="minorHAnsi" w:cstheme="minorHAnsi"/>
                <w:sz w:val="24"/>
                <w:szCs w:val="24"/>
              </w:rPr>
              <w:t>Project Name:</w:t>
            </w:r>
          </w:p>
        </w:tc>
        <w:tc>
          <w:tcPr>
            <w:tcW w:w="7201" w:type="dxa"/>
          </w:tcPr>
          <w:p w14:paraId="1142F4F9" w14:textId="77777777" w:rsidR="009529B6" w:rsidRPr="008B5787" w:rsidRDefault="009529B6" w:rsidP="00F05360">
            <w:pPr>
              <w:rPr>
                <w:rFonts w:asciiTheme="minorHAnsi" w:hAnsiTheme="minorHAnsi" w:cstheme="minorHAnsi"/>
                <w:sz w:val="24"/>
                <w:szCs w:val="24"/>
              </w:rPr>
            </w:pPr>
            <w:r w:rsidRPr="008B5787">
              <w:rPr>
                <w:rFonts w:asciiTheme="minorHAnsi" w:hAnsiTheme="minorHAnsi" w:cstheme="minorHAnsi"/>
                <w:sz w:val="24"/>
                <w:szCs w:val="24"/>
              </w:rPr>
              <w:t>Enforcement Agency:</w:t>
            </w:r>
          </w:p>
        </w:tc>
      </w:tr>
      <w:tr w:rsidR="009529B6" w:rsidRPr="008B5787" w14:paraId="24D2FDDA" w14:textId="77777777" w:rsidTr="00F05360">
        <w:trPr>
          <w:trHeight w:val="288"/>
        </w:trPr>
        <w:tc>
          <w:tcPr>
            <w:tcW w:w="7177" w:type="dxa"/>
          </w:tcPr>
          <w:p w14:paraId="74322313" w14:textId="77777777" w:rsidR="009529B6" w:rsidRPr="008B5787" w:rsidRDefault="009529B6" w:rsidP="00F05360">
            <w:pPr>
              <w:rPr>
                <w:rFonts w:asciiTheme="minorHAnsi" w:hAnsiTheme="minorHAnsi" w:cstheme="minorHAnsi"/>
                <w:sz w:val="24"/>
                <w:szCs w:val="24"/>
                <w:vertAlign w:val="superscript"/>
              </w:rPr>
            </w:pPr>
            <w:r w:rsidRPr="008B5787">
              <w:rPr>
                <w:rFonts w:asciiTheme="minorHAnsi" w:hAnsiTheme="minorHAnsi" w:cstheme="minorHAnsi"/>
                <w:sz w:val="24"/>
                <w:szCs w:val="24"/>
              </w:rPr>
              <w:t>Dwelling Address:</w:t>
            </w:r>
          </w:p>
        </w:tc>
        <w:tc>
          <w:tcPr>
            <w:tcW w:w="7201" w:type="dxa"/>
          </w:tcPr>
          <w:p w14:paraId="427886AA" w14:textId="77777777" w:rsidR="009529B6" w:rsidRPr="008B5787" w:rsidRDefault="009529B6" w:rsidP="00F05360">
            <w:pPr>
              <w:rPr>
                <w:rFonts w:asciiTheme="minorHAnsi" w:hAnsiTheme="minorHAnsi" w:cstheme="minorHAnsi"/>
                <w:sz w:val="24"/>
                <w:szCs w:val="24"/>
                <w:vertAlign w:val="superscript"/>
              </w:rPr>
            </w:pPr>
            <w:r w:rsidRPr="008B5787">
              <w:rPr>
                <w:rFonts w:asciiTheme="minorHAnsi" w:hAnsiTheme="minorHAnsi" w:cstheme="minorHAnsi"/>
                <w:sz w:val="24"/>
                <w:szCs w:val="24"/>
              </w:rPr>
              <w:t>Permit Number:</w:t>
            </w:r>
          </w:p>
        </w:tc>
      </w:tr>
      <w:tr w:rsidR="009529B6" w:rsidRPr="008B5787" w14:paraId="3FBF2173" w14:textId="77777777" w:rsidTr="00F05360">
        <w:trPr>
          <w:trHeight w:val="288"/>
        </w:trPr>
        <w:tc>
          <w:tcPr>
            <w:tcW w:w="7177" w:type="dxa"/>
          </w:tcPr>
          <w:p w14:paraId="4D6162B8" w14:textId="77777777" w:rsidR="009529B6" w:rsidRPr="008B5787" w:rsidRDefault="009529B6" w:rsidP="00F05360">
            <w:pPr>
              <w:rPr>
                <w:rFonts w:asciiTheme="minorHAnsi" w:hAnsiTheme="minorHAnsi" w:cstheme="minorHAnsi"/>
                <w:sz w:val="24"/>
                <w:szCs w:val="24"/>
              </w:rPr>
            </w:pPr>
            <w:r w:rsidRPr="008B5787">
              <w:rPr>
                <w:rFonts w:asciiTheme="minorHAnsi" w:hAnsiTheme="minorHAnsi" w:cstheme="minorHAnsi"/>
                <w:sz w:val="24"/>
                <w:szCs w:val="24"/>
              </w:rPr>
              <w:t>City and Zip Code:</w:t>
            </w:r>
          </w:p>
        </w:tc>
        <w:tc>
          <w:tcPr>
            <w:tcW w:w="7201" w:type="dxa"/>
          </w:tcPr>
          <w:p w14:paraId="2C151479" w14:textId="77777777" w:rsidR="009529B6" w:rsidRPr="008B5787" w:rsidRDefault="009529B6" w:rsidP="00F05360">
            <w:pPr>
              <w:rPr>
                <w:rFonts w:asciiTheme="minorHAnsi" w:hAnsiTheme="minorHAnsi" w:cstheme="minorBidi"/>
                <w:sz w:val="24"/>
                <w:szCs w:val="24"/>
              </w:rPr>
            </w:pPr>
            <w:r w:rsidRPr="008B5787">
              <w:rPr>
                <w:rFonts w:ascii="Calibri" w:eastAsia="Calibri" w:hAnsi="Calibri" w:cs="Calibri"/>
                <w:sz w:val="24"/>
                <w:szCs w:val="24"/>
              </w:rPr>
              <w:t>Permit Application Date</w:t>
            </w:r>
            <w:r w:rsidRPr="008B5787">
              <w:rPr>
                <w:rFonts w:asciiTheme="minorHAnsi" w:hAnsiTheme="minorHAnsi" w:cstheme="minorBidi"/>
                <w:sz w:val="24"/>
                <w:szCs w:val="24"/>
              </w:rPr>
              <w:t>:</w:t>
            </w:r>
          </w:p>
        </w:tc>
      </w:tr>
    </w:tbl>
    <w:p w14:paraId="03265435" w14:textId="22731B29" w:rsidR="007B354C" w:rsidRDefault="007B354C"/>
    <w:tbl>
      <w:tblPr>
        <w:tblStyle w:val="TableGrid"/>
        <w:tblpPr w:leftFromText="180" w:rightFromText="180" w:vertAnchor="text" w:horzAnchor="margin" w:tblpY="27"/>
        <w:tblOverlap w:val="never"/>
        <w:tblW w:w="0" w:type="auto"/>
        <w:tblLook w:val="04A0" w:firstRow="1" w:lastRow="0" w:firstColumn="1" w:lastColumn="0" w:noHBand="0" w:noVBand="1"/>
      </w:tblPr>
      <w:tblGrid>
        <w:gridCol w:w="10790"/>
      </w:tblGrid>
      <w:tr w:rsidR="00FD3D09" w14:paraId="080DB798" w14:textId="77777777" w:rsidTr="00FD3D09">
        <w:tc>
          <w:tcPr>
            <w:tcW w:w="10790" w:type="dxa"/>
          </w:tcPr>
          <w:p w14:paraId="2CCB2315" w14:textId="47FE5597" w:rsidR="00FD3D09" w:rsidRDefault="00FD3D09" w:rsidP="00FD3D09">
            <w:pPr>
              <w:rPr>
                <w:rFonts w:asciiTheme="minorHAnsi" w:hAnsiTheme="minorHAnsi"/>
                <w:sz w:val="18"/>
                <w:szCs w:val="18"/>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w:t>
            </w:r>
            <w:r>
              <w:rPr>
                <w:rFonts w:asciiTheme="minorHAnsi" w:hAnsiTheme="minorHAnsi" w:cs="font78"/>
                <w:sz w:val="18"/>
                <w:szCs w:val="18"/>
              </w:rPr>
              <w:t xml:space="preserve"> </w:t>
            </w:r>
            <w:r w:rsidRPr="00CB00C9">
              <w:rPr>
                <w:rFonts w:asciiTheme="minorHAnsi" w:hAnsiTheme="minorHAnsi" w:cs="font78"/>
                <w:sz w:val="18"/>
                <w:szCs w:val="18"/>
              </w:rPr>
              <w:t>62.2</w:t>
            </w:r>
            <w:r>
              <w:rPr>
                <w:rFonts w:asciiTheme="minorHAnsi" w:hAnsiTheme="minorHAnsi" w:cs="font78"/>
                <w:sz w:val="18"/>
                <w:szCs w:val="18"/>
              </w:rPr>
              <w:t>-</w:t>
            </w:r>
            <w:r w:rsidR="00FE01F0">
              <w:rPr>
                <w:rFonts w:asciiTheme="minorHAnsi" w:hAnsiTheme="minorHAnsi" w:cs="font78"/>
                <w:sz w:val="18"/>
                <w:szCs w:val="18"/>
              </w:rPr>
              <w:t>2019</w:t>
            </w:r>
            <w:r w:rsidRPr="00CB00C9">
              <w:rPr>
                <w:rFonts w:asciiTheme="minorHAnsi" w:hAnsiTheme="minorHAnsi" w:cs="font78"/>
                <w:sz w:val="18"/>
                <w:szCs w:val="18"/>
              </w:rPr>
              <w:t>Ventilation and Acceptable Indoor Air Quality in Low-Rise Residential Buildings</w:t>
            </w:r>
            <w:r>
              <w:rPr>
                <w:rFonts w:asciiTheme="minorHAnsi" w:hAnsiTheme="minorHAnsi" w:cs="font78"/>
                <w:sz w:val="18"/>
                <w:szCs w:val="18"/>
              </w:rPr>
              <w:t xml:space="preserve"> subject to the amendments specified by Title 24, Part 6, Section 150.0(o)1 </w:t>
            </w:r>
          </w:p>
        </w:tc>
      </w:tr>
    </w:tbl>
    <w:p w14:paraId="4226446E" w14:textId="0D336331" w:rsidR="00FD3D09" w:rsidRPr="00C070E2" w:rsidRDefault="00FD3D09" w:rsidP="007056D7">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604"/>
        <w:gridCol w:w="5548"/>
      </w:tblGrid>
      <w:tr w:rsidR="007056D7" w:rsidRPr="00D2491C" w14:paraId="0435B13C" w14:textId="77777777" w:rsidTr="00C070E2">
        <w:tc>
          <w:tcPr>
            <w:tcW w:w="10790" w:type="dxa"/>
            <w:gridSpan w:val="3"/>
          </w:tcPr>
          <w:p w14:paraId="0435B13B" w14:textId="319EDBC4" w:rsidR="007056D7" w:rsidRPr="00F5715E" w:rsidRDefault="007056D7" w:rsidP="003952E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r w:rsidR="002F5122">
              <w:rPr>
                <w:rFonts w:asciiTheme="minorHAnsi" w:hAnsiTheme="minorHAnsi"/>
                <w:b/>
                <w:szCs w:val="18"/>
              </w:rPr>
              <w:t>Whole-</w:t>
            </w:r>
            <w:r w:rsidRPr="00500C2C">
              <w:rPr>
                <w:rFonts w:asciiTheme="minorHAnsi" w:hAnsiTheme="minorHAnsi"/>
                <w:b/>
                <w:szCs w:val="18"/>
              </w:rPr>
              <w:t>Dwelling Mechanical Ventilation - General Information</w:t>
            </w:r>
          </w:p>
        </w:tc>
      </w:tr>
      <w:tr w:rsidR="007056D7" w:rsidRPr="00D2491C" w14:paraId="0435B140" w14:textId="77777777" w:rsidTr="00C070E2">
        <w:trPr>
          <w:trHeight w:val="158"/>
        </w:trPr>
        <w:tc>
          <w:tcPr>
            <w:tcW w:w="638" w:type="dxa"/>
            <w:vAlign w:val="center"/>
          </w:tcPr>
          <w:p w14:paraId="0435B13D" w14:textId="77777777" w:rsidR="007056D7" w:rsidRPr="00F5715E" w:rsidRDefault="007056D7" w:rsidP="003952E1">
            <w:pPr>
              <w:jc w:val="center"/>
              <w:rPr>
                <w:rFonts w:asciiTheme="minorHAnsi" w:hAnsiTheme="minorHAnsi"/>
                <w:sz w:val="18"/>
                <w:szCs w:val="18"/>
              </w:rPr>
            </w:pPr>
            <w:r>
              <w:rPr>
                <w:rFonts w:asciiTheme="minorHAnsi" w:hAnsiTheme="minorHAnsi"/>
                <w:sz w:val="18"/>
                <w:szCs w:val="18"/>
              </w:rPr>
              <w:t>01</w:t>
            </w:r>
          </w:p>
        </w:tc>
        <w:tc>
          <w:tcPr>
            <w:tcW w:w="4604" w:type="dxa"/>
            <w:vAlign w:val="center"/>
          </w:tcPr>
          <w:p w14:paraId="0435B13E" w14:textId="77777777" w:rsidR="007056D7" w:rsidRPr="00F5715E" w:rsidRDefault="007056D7" w:rsidP="003952E1">
            <w:pPr>
              <w:rPr>
                <w:rFonts w:asciiTheme="minorHAnsi" w:hAnsiTheme="minorHAnsi"/>
                <w:sz w:val="18"/>
                <w:szCs w:val="18"/>
              </w:rPr>
            </w:pPr>
            <w:r>
              <w:rPr>
                <w:rFonts w:asciiTheme="minorHAnsi" w:hAnsiTheme="minorHAnsi"/>
                <w:sz w:val="18"/>
                <w:szCs w:val="18"/>
              </w:rPr>
              <w:t>Dwelling Unit Name</w:t>
            </w:r>
          </w:p>
        </w:tc>
        <w:tc>
          <w:tcPr>
            <w:tcW w:w="5548" w:type="dxa"/>
          </w:tcPr>
          <w:p w14:paraId="0435B13F" w14:textId="77777777" w:rsidR="007056D7" w:rsidRPr="00F5715E" w:rsidRDefault="007056D7" w:rsidP="003952E1">
            <w:pPr>
              <w:rPr>
                <w:rFonts w:asciiTheme="minorHAnsi" w:hAnsiTheme="minorHAnsi"/>
                <w:sz w:val="18"/>
                <w:szCs w:val="18"/>
              </w:rPr>
            </w:pPr>
          </w:p>
        </w:tc>
      </w:tr>
      <w:tr w:rsidR="007056D7" w:rsidRPr="00D2491C" w14:paraId="0435B144" w14:textId="77777777" w:rsidTr="00C070E2">
        <w:trPr>
          <w:trHeight w:val="158"/>
        </w:trPr>
        <w:tc>
          <w:tcPr>
            <w:tcW w:w="638" w:type="dxa"/>
            <w:vAlign w:val="center"/>
          </w:tcPr>
          <w:p w14:paraId="0435B141"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4" w:type="dxa"/>
            <w:vAlign w:val="center"/>
          </w:tcPr>
          <w:p w14:paraId="0435B142"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Building Type</w:t>
            </w:r>
          </w:p>
        </w:tc>
        <w:tc>
          <w:tcPr>
            <w:tcW w:w="5548" w:type="dxa"/>
          </w:tcPr>
          <w:p w14:paraId="0435B143" w14:textId="77777777" w:rsidR="007056D7" w:rsidRPr="00F5715E" w:rsidRDefault="007056D7" w:rsidP="003952E1">
            <w:pPr>
              <w:rPr>
                <w:rFonts w:asciiTheme="minorHAnsi" w:hAnsiTheme="minorHAnsi"/>
                <w:sz w:val="18"/>
                <w:szCs w:val="18"/>
              </w:rPr>
            </w:pPr>
          </w:p>
        </w:tc>
      </w:tr>
      <w:tr w:rsidR="007056D7" w:rsidRPr="00D2491C" w14:paraId="0435B148" w14:textId="77777777" w:rsidTr="00C070E2">
        <w:trPr>
          <w:trHeight w:val="158"/>
        </w:trPr>
        <w:tc>
          <w:tcPr>
            <w:tcW w:w="638" w:type="dxa"/>
            <w:vAlign w:val="center"/>
          </w:tcPr>
          <w:p w14:paraId="0435B145"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4" w:type="dxa"/>
            <w:vAlign w:val="center"/>
          </w:tcPr>
          <w:p w14:paraId="0435B146"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548" w:type="dxa"/>
          </w:tcPr>
          <w:p w14:paraId="0435B147" w14:textId="77777777" w:rsidR="007056D7" w:rsidRPr="00F5715E" w:rsidRDefault="007056D7" w:rsidP="003952E1">
            <w:pPr>
              <w:rPr>
                <w:rFonts w:asciiTheme="minorHAnsi" w:hAnsiTheme="minorHAnsi"/>
                <w:sz w:val="18"/>
                <w:szCs w:val="18"/>
              </w:rPr>
            </w:pPr>
          </w:p>
        </w:tc>
      </w:tr>
      <w:tr w:rsidR="007056D7" w:rsidRPr="00D2491C" w14:paraId="0435B14D" w14:textId="77777777" w:rsidTr="00C070E2">
        <w:trPr>
          <w:trHeight w:val="158"/>
        </w:trPr>
        <w:tc>
          <w:tcPr>
            <w:tcW w:w="638" w:type="dxa"/>
            <w:vAlign w:val="center"/>
          </w:tcPr>
          <w:p w14:paraId="0435B149"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04</w:t>
            </w:r>
          </w:p>
        </w:tc>
        <w:tc>
          <w:tcPr>
            <w:tcW w:w="4604" w:type="dxa"/>
            <w:vAlign w:val="center"/>
          </w:tcPr>
          <w:p w14:paraId="0435B14A" w14:textId="77777777" w:rsidR="007056D7" w:rsidRDefault="007056D7" w:rsidP="003952E1">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14B"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548" w:type="dxa"/>
          </w:tcPr>
          <w:p w14:paraId="0435B14C" w14:textId="77777777" w:rsidR="007056D7" w:rsidRPr="00F5715E" w:rsidRDefault="007056D7" w:rsidP="003952E1">
            <w:pPr>
              <w:rPr>
                <w:rFonts w:asciiTheme="minorHAnsi" w:hAnsiTheme="minorHAnsi"/>
                <w:sz w:val="18"/>
                <w:szCs w:val="18"/>
              </w:rPr>
            </w:pPr>
          </w:p>
        </w:tc>
      </w:tr>
      <w:tr w:rsidR="007056D7" w:rsidRPr="00D2491C" w14:paraId="0435B152" w14:textId="77777777" w:rsidTr="00C070E2">
        <w:trPr>
          <w:trHeight w:val="158"/>
        </w:trPr>
        <w:tc>
          <w:tcPr>
            <w:tcW w:w="638" w:type="dxa"/>
            <w:vAlign w:val="center"/>
          </w:tcPr>
          <w:p w14:paraId="0435B14E"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05</w:t>
            </w:r>
          </w:p>
        </w:tc>
        <w:tc>
          <w:tcPr>
            <w:tcW w:w="4604" w:type="dxa"/>
            <w:vAlign w:val="center"/>
          </w:tcPr>
          <w:p w14:paraId="0435B14F" w14:textId="77777777" w:rsidR="007056D7" w:rsidRDefault="007056D7" w:rsidP="003952E1">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150"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548" w:type="dxa"/>
          </w:tcPr>
          <w:p w14:paraId="0435B151" w14:textId="77777777" w:rsidR="007056D7" w:rsidRPr="00F5715E" w:rsidRDefault="007056D7" w:rsidP="003952E1">
            <w:pPr>
              <w:rPr>
                <w:rFonts w:asciiTheme="minorHAnsi" w:hAnsiTheme="minorHAnsi"/>
                <w:sz w:val="18"/>
                <w:szCs w:val="18"/>
              </w:rPr>
            </w:pPr>
          </w:p>
        </w:tc>
      </w:tr>
      <w:tr w:rsidR="007056D7" w:rsidRPr="00D2491C" w14:paraId="0435B173" w14:textId="77777777" w:rsidTr="00C070E2">
        <w:trPr>
          <w:trHeight w:val="158"/>
        </w:trPr>
        <w:tc>
          <w:tcPr>
            <w:tcW w:w="638" w:type="dxa"/>
            <w:vAlign w:val="center"/>
          </w:tcPr>
          <w:p w14:paraId="0435B170" w14:textId="4A8E93AE" w:rsidR="007056D7" w:rsidRPr="00F5715E" w:rsidRDefault="00380356" w:rsidP="003952E1">
            <w:pPr>
              <w:jc w:val="center"/>
              <w:rPr>
                <w:rFonts w:asciiTheme="minorHAnsi" w:hAnsiTheme="minorHAnsi"/>
                <w:sz w:val="18"/>
                <w:szCs w:val="18"/>
              </w:rPr>
            </w:pPr>
            <w:r>
              <w:rPr>
                <w:rFonts w:asciiTheme="minorHAnsi" w:hAnsiTheme="minorHAnsi" w:cstheme="minorHAnsi"/>
                <w:sz w:val="18"/>
                <w:szCs w:val="18"/>
              </w:rPr>
              <w:t>06</w:t>
            </w:r>
          </w:p>
        </w:tc>
        <w:tc>
          <w:tcPr>
            <w:tcW w:w="4604" w:type="dxa"/>
            <w:vAlign w:val="center"/>
          </w:tcPr>
          <w:p w14:paraId="0435B171"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System Type</w:t>
            </w:r>
          </w:p>
        </w:tc>
        <w:tc>
          <w:tcPr>
            <w:tcW w:w="5548" w:type="dxa"/>
          </w:tcPr>
          <w:p w14:paraId="0435B172" w14:textId="77777777" w:rsidR="007056D7" w:rsidRDefault="007056D7" w:rsidP="003952E1">
            <w:pPr>
              <w:rPr>
                <w:rFonts w:asciiTheme="minorHAnsi" w:hAnsiTheme="minorHAnsi"/>
                <w:sz w:val="18"/>
                <w:szCs w:val="18"/>
              </w:rPr>
            </w:pPr>
          </w:p>
        </w:tc>
      </w:tr>
      <w:tr w:rsidR="007056D7" w:rsidRPr="00D2491C" w14:paraId="0435B177" w14:textId="77777777" w:rsidTr="00C070E2">
        <w:trPr>
          <w:trHeight w:val="158"/>
        </w:trPr>
        <w:tc>
          <w:tcPr>
            <w:tcW w:w="638" w:type="dxa"/>
            <w:vAlign w:val="center"/>
          </w:tcPr>
          <w:p w14:paraId="0435B174" w14:textId="5AE31D2A" w:rsidR="007056D7" w:rsidRPr="00F5715E" w:rsidRDefault="00380356" w:rsidP="003952E1">
            <w:pPr>
              <w:jc w:val="center"/>
              <w:rPr>
                <w:rFonts w:asciiTheme="minorHAnsi" w:hAnsiTheme="minorHAnsi"/>
                <w:sz w:val="18"/>
                <w:szCs w:val="18"/>
              </w:rPr>
            </w:pPr>
            <w:r>
              <w:rPr>
                <w:rFonts w:asciiTheme="minorHAnsi" w:hAnsiTheme="minorHAnsi" w:cstheme="minorHAnsi"/>
                <w:sz w:val="18"/>
                <w:szCs w:val="18"/>
              </w:rPr>
              <w:t>07</w:t>
            </w:r>
          </w:p>
        </w:tc>
        <w:tc>
          <w:tcPr>
            <w:tcW w:w="4604" w:type="dxa"/>
            <w:vAlign w:val="center"/>
          </w:tcPr>
          <w:p w14:paraId="0435B175"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548" w:type="dxa"/>
          </w:tcPr>
          <w:p w14:paraId="0435B176" w14:textId="77777777" w:rsidR="007056D7" w:rsidRDefault="007056D7" w:rsidP="003952E1">
            <w:pPr>
              <w:rPr>
                <w:rFonts w:asciiTheme="minorHAnsi" w:hAnsiTheme="minorHAnsi"/>
                <w:sz w:val="18"/>
                <w:szCs w:val="18"/>
              </w:rPr>
            </w:pPr>
          </w:p>
        </w:tc>
      </w:tr>
      <w:tr w:rsidR="007056D7" w:rsidRPr="00D2491C" w14:paraId="0435B190" w14:textId="77777777" w:rsidTr="00C070E2">
        <w:trPr>
          <w:trHeight w:val="158"/>
        </w:trPr>
        <w:tc>
          <w:tcPr>
            <w:tcW w:w="10790" w:type="dxa"/>
            <w:gridSpan w:val="3"/>
            <w:vAlign w:val="center"/>
          </w:tcPr>
          <w:p w14:paraId="0435B18E" w14:textId="77777777" w:rsidR="007056D7" w:rsidRDefault="007056D7" w:rsidP="003952E1">
            <w:pPr>
              <w:rPr>
                <w:rFonts w:asciiTheme="minorHAnsi" w:hAnsiTheme="minorHAnsi"/>
                <w:sz w:val="18"/>
                <w:szCs w:val="18"/>
              </w:rPr>
            </w:pPr>
            <w:r>
              <w:rPr>
                <w:rFonts w:asciiTheme="minorHAnsi" w:hAnsiTheme="minorHAnsi"/>
                <w:sz w:val="18"/>
                <w:szCs w:val="18"/>
              </w:rPr>
              <w:t xml:space="preserve">Note: </w:t>
            </w:r>
          </w:p>
          <w:p w14:paraId="0435B18F" w14:textId="77777777" w:rsidR="007056D7" w:rsidRDefault="007056D7" w:rsidP="003952E1">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0435B191" w14:textId="308678A6" w:rsidR="007056D7" w:rsidRDefault="007056D7" w:rsidP="007056D7">
      <w:pPr>
        <w:rPr>
          <w:rFonts w:asciiTheme="minorHAnsi" w:hAnsiTheme="minorHAnsi" w:cstheme="minorHAnsi"/>
          <w:sz w:val="18"/>
          <w:szCs w:val="18"/>
        </w:rPr>
      </w:pPr>
    </w:p>
    <w:p w14:paraId="25BBEFFB" w14:textId="77777777" w:rsidR="001C203D" w:rsidRPr="00C070E2" w:rsidRDefault="001C203D" w:rsidP="007056D7">
      <w:pPr>
        <w:rPr>
          <w:rFonts w:asciiTheme="minorHAnsi" w:hAnsiTheme="minorHAnsi" w:cstheme="minorHAnsi"/>
          <w:sz w:val="18"/>
          <w:szCs w:val="18"/>
        </w:rPr>
      </w:pPr>
    </w:p>
    <w:tbl>
      <w:tblPr>
        <w:tblStyle w:val="TableGrid"/>
        <w:tblW w:w="0" w:type="auto"/>
        <w:tblLook w:val="04A0" w:firstRow="1" w:lastRow="0" w:firstColumn="1" w:lastColumn="0" w:noHBand="0" w:noVBand="1"/>
      </w:tblPr>
      <w:tblGrid>
        <w:gridCol w:w="10790"/>
      </w:tblGrid>
      <w:tr w:rsidR="007056D7" w14:paraId="0435B193" w14:textId="77777777" w:rsidTr="003952E1">
        <w:tc>
          <w:tcPr>
            <w:tcW w:w="11016" w:type="dxa"/>
          </w:tcPr>
          <w:p w14:paraId="0435B192" w14:textId="7B80CF43" w:rsidR="007056D7" w:rsidRDefault="007056D7" w:rsidP="003952E1">
            <w:pPr>
              <w:rPr>
                <w:rFonts w:asciiTheme="minorHAnsi" w:hAnsiTheme="minorHAnsi"/>
                <w:sz w:val="18"/>
                <w:szCs w:val="18"/>
              </w:rPr>
            </w:pPr>
            <w:r>
              <w:rPr>
                <w:rFonts w:asciiTheme="minorHAnsi" w:hAnsiTheme="minorHAnsi"/>
                <w:b/>
                <w:szCs w:val="18"/>
              </w:rPr>
              <w:t>MCH-</w:t>
            </w:r>
            <w:r w:rsidRPr="0029047D">
              <w:rPr>
                <w:rFonts w:asciiTheme="minorHAnsi" w:hAnsiTheme="minorHAnsi"/>
                <w:b/>
                <w:szCs w:val="18"/>
              </w:rPr>
              <w:t>27</w:t>
            </w:r>
            <w:r>
              <w:rPr>
                <w:rFonts w:asciiTheme="minorHAnsi" w:hAnsiTheme="minorHAnsi"/>
                <w:b/>
                <w:szCs w:val="18"/>
              </w:rPr>
              <w:t>a – Single Family</w:t>
            </w:r>
            <w:r w:rsidR="00C43729">
              <w:t xml:space="preserve"> </w:t>
            </w:r>
            <w:r w:rsidR="00C43729" w:rsidRPr="00C43729">
              <w:rPr>
                <w:rFonts w:asciiTheme="minorHAnsi" w:hAnsiTheme="minorHAnsi"/>
                <w:b/>
                <w:szCs w:val="18"/>
              </w:rPr>
              <w:t>Attached/Detached Ventilation</w:t>
            </w:r>
          </w:p>
        </w:tc>
      </w:tr>
    </w:tbl>
    <w:p w14:paraId="0435B194" w14:textId="77777777" w:rsidR="007056D7" w:rsidRPr="00C070E2" w:rsidRDefault="007056D7" w:rsidP="007056D7">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595"/>
        <w:gridCol w:w="5561"/>
      </w:tblGrid>
      <w:tr w:rsidR="00380356" w14:paraId="21610071" w14:textId="77777777" w:rsidTr="00454307">
        <w:trPr>
          <w:trHeight w:val="158"/>
        </w:trPr>
        <w:tc>
          <w:tcPr>
            <w:tcW w:w="10790" w:type="dxa"/>
            <w:gridSpan w:val="3"/>
            <w:vAlign w:val="center"/>
          </w:tcPr>
          <w:p w14:paraId="2330C778" w14:textId="77777777" w:rsidR="00380356" w:rsidRPr="006E08B4" w:rsidRDefault="00380356" w:rsidP="00454307">
            <w:pPr>
              <w:keepNext/>
              <w:rPr>
                <w:rFonts w:asciiTheme="minorHAnsi" w:hAnsiTheme="minorHAnsi"/>
                <w:b/>
                <w:szCs w:val="18"/>
              </w:rPr>
            </w:pPr>
            <w:r w:rsidRPr="0029047D">
              <w:rPr>
                <w:rFonts w:asciiTheme="minorHAnsi" w:hAnsiTheme="minorHAnsi"/>
                <w:b/>
                <w:szCs w:val="18"/>
              </w:rPr>
              <w:t xml:space="preserve">B. </w:t>
            </w:r>
            <w:r>
              <w:rPr>
                <w:rFonts w:asciiTheme="minorHAnsi" w:hAnsiTheme="minorHAnsi"/>
                <w:b/>
                <w:szCs w:val="18"/>
              </w:rPr>
              <w:t>Single Family Attached/Detached General Information</w:t>
            </w:r>
          </w:p>
        </w:tc>
      </w:tr>
      <w:tr w:rsidR="00380356" w14:paraId="5AB7E122" w14:textId="77777777" w:rsidTr="00454307">
        <w:trPr>
          <w:trHeight w:val="158"/>
        </w:trPr>
        <w:tc>
          <w:tcPr>
            <w:tcW w:w="634" w:type="dxa"/>
            <w:vAlign w:val="center"/>
          </w:tcPr>
          <w:p w14:paraId="215AAB38" w14:textId="77777777" w:rsidR="00380356" w:rsidRPr="00F5715E" w:rsidRDefault="00380356" w:rsidP="00454307">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1</w:t>
            </w:r>
          </w:p>
        </w:tc>
        <w:tc>
          <w:tcPr>
            <w:tcW w:w="4595" w:type="dxa"/>
            <w:vAlign w:val="center"/>
          </w:tcPr>
          <w:p w14:paraId="2E6757B7" w14:textId="77777777" w:rsidR="00380356" w:rsidRDefault="00380356" w:rsidP="00454307">
            <w:pPr>
              <w:rPr>
                <w:rFonts w:asciiTheme="minorHAnsi" w:hAnsiTheme="minorHAnsi"/>
                <w:sz w:val="18"/>
                <w:szCs w:val="18"/>
              </w:rPr>
            </w:pPr>
            <w:r w:rsidRPr="007A5D38">
              <w:rPr>
                <w:rFonts w:asciiTheme="minorHAnsi" w:hAnsiTheme="minorHAnsi" w:cstheme="minorHAnsi"/>
                <w:sz w:val="18"/>
                <w:szCs w:val="18"/>
              </w:rPr>
              <w:t>Average Ceiling Height</w:t>
            </w:r>
          </w:p>
        </w:tc>
        <w:tc>
          <w:tcPr>
            <w:tcW w:w="5561" w:type="dxa"/>
          </w:tcPr>
          <w:p w14:paraId="0FF8E6B8" w14:textId="62ABB7BA" w:rsidR="00380356" w:rsidRDefault="00380356" w:rsidP="00454307">
            <w:pPr>
              <w:rPr>
                <w:rFonts w:asciiTheme="minorHAnsi" w:hAnsiTheme="minorHAnsi"/>
                <w:sz w:val="18"/>
                <w:szCs w:val="18"/>
              </w:rPr>
            </w:pPr>
          </w:p>
        </w:tc>
      </w:tr>
      <w:tr w:rsidR="00380356" w14:paraId="57854DCA" w14:textId="77777777" w:rsidTr="00454307">
        <w:trPr>
          <w:trHeight w:val="158"/>
        </w:trPr>
        <w:tc>
          <w:tcPr>
            <w:tcW w:w="634" w:type="dxa"/>
            <w:vAlign w:val="center"/>
          </w:tcPr>
          <w:p w14:paraId="5B44A958" w14:textId="77777777" w:rsidR="00380356" w:rsidRPr="00F5715E" w:rsidRDefault="00380356" w:rsidP="00454307">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2</w:t>
            </w:r>
          </w:p>
        </w:tc>
        <w:tc>
          <w:tcPr>
            <w:tcW w:w="4595" w:type="dxa"/>
            <w:vAlign w:val="center"/>
          </w:tcPr>
          <w:p w14:paraId="7421868F" w14:textId="77777777" w:rsidR="00380356" w:rsidRDefault="00380356" w:rsidP="00454307">
            <w:pPr>
              <w:rPr>
                <w:rFonts w:asciiTheme="minorHAnsi" w:hAnsiTheme="minorHAnsi"/>
                <w:sz w:val="18"/>
                <w:szCs w:val="18"/>
              </w:rPr>
            </w:pPr>
            <w:r w:rsidRPr="007A5D38">
              <w:rPr>
                <w:rFonts w:asciiTheme="minorHAnsi" w:hAnsiTheme="minorHAnsi" w:cstheme="minorHAnsi"/>
                <w:sz w:val="18"/>
                <w:szCs w:val="18"/>
              </w:rPr>
              <w:t>Total Conditioned Volume</w:t>
            </w:r>
          </w:p>
        </w:tc>
        <w:tc>
          <w:tcPr>
            <w:tcW w:w="5561" w:type="dxa"/>
          </w:tcPr>
          <w:p w14:paraId="77857FD0" w14:textId="5240FFC6" w:rsidR="00380356" w:rsidRDefault="00380356" w:rsidP="00454307">
            <w:pPr>
              <w:rPr>
                <w:rFonts w:asciiTheme="minorHAnsi" w:hAnsiTheme="minorHAnsi"/>
                <w:sz w:val="18"/>
                <w:szCs w:val="18"/>
              </w:rPr>
            </w:pPr>
          </w:p>
        </w:tc>
      </w:tr>
      <w:tr w:rsidR="00380356" w14:paraId="62B306F4" w14:textId="77777777" w:rsidTr="00454307">
        <w:trPr>
          <w:trHeight w:val="158"/>
        </w:trPr>
        <w:tc>
          <w:tcPr>
            <w:tcW w:w="634" w:type="dxa"/>
            <w:vAlign w:val="center"/>
          </w:tcPr>
          <w:p w14:paraId="300628B5" w14:textId="77777777" w:rsidR="00380356" w:rsidRPr="00F5715E" w:rsidRDefault="00380356" w:rsidP="00454307">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3</w:t>
            </w:r>
          </w:p>
        </w:tc>
        <w:tc>
          <w:tcPr>
            <w:tcW w:w="4595" w:type="dxa"/>
            <w:vAlign w:val="center"/>
          </w:tcPr>
          <w:p w14:paraId="775477ED" w14:textId="0BC53119" w:rsidR="00380356" w:rsidRDefault="004654AA" w:rsidP="00454307">
            <w:pPr>
              <w:rPr>
                <w:rFonts w:asciiTheme="minorHAnsi" w:hAnsiTheme="minorHAnsi"/>
                <w:sz w:val="18"/>
                <w:szCs w:val="18"/>
              </w:rPr>
            </w:pPr>
            <w:r w:rsidRPr="004654AA">
              <w:rPr>
                <w:rFonts w:asciiTheme="minorHAnsi" w:hAnsiTheme="minorHAnsi" w:cstheme="minorHAnsi"/>
                <w:sz w:val="18"/>
                <w:szCs w:val="18"/>
              </w:rPr>
              <w:t>Vertical distance between the lowest and highest above-grade points within the pressure boundary in feet</w:t>
            </w:r>
          </w:p>
        </w:tc>
        <w:tc>
          <w:tcPr>
            <w:tcW w:w="5561" w:type="dxa"/>
          </w:tcPr>
          <w:p w14:paraId="76E8F95B" w14:textId="22A12B05" w:rsidR="00380356" w:rsidRDefault="00380356" w:rsidP="00454307">
            <w:pPr>
              <w:rPr>
                <w:rFonts w:asciiTheme="minorHAnsi" w:hAnsiTheme="minorHAnsi"/>
                <w:sz w:val="18"/>
                <w:szCs w:val="18"/>
              </w:rPr>
            </w:pPr>
          </w:p>
        </w:tc>
      </w:tr>
      <w:tr w:rsidR="00380356" w14:paraId="4B6B5C2F" w14:textId="77777777" w:rsidTr="00454307">
        <w:trPr>
          <w:trHeight w:val="158"/>
        </w:trPr>
        <w:tc>
          <w:tcPr>
            <w:tcW w:w="634" w:type="dxa"/>
            <w:vAlign w:val="center"/>
          </w:tcPr>
          <w:p w14:paraId="091EA8F8" w14:textId="77777777" w:rsidR="00380356" w:rsidRPr="00F5715E" w:rsidRDefault="00380356" w:rsidP="00454307">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4</w:t>
            </w:r>
          </w:p>
        </w:tc>
        <w:tc>
          <w:tcPr>
            <w:tcW w:w="4595" w:type="dxa"/>
            <w:vAlign w:val="center"/>
          </w:tcPr>
          <w:p w14:paraId="7844DBE7" w14:textId="77777777" w:rsidR="00380356" w:rsidRDefault="00380356" w:rsidP="00454307">
            <w:pPr>
              <w:rPr>
                <w:rFonts w:asciiTheme="minorHAnsi" w:hAnsiTheme="minorHAnsi"/>
                <w:sz w:val="18"/>
                <w:szCs w:val="18"/>
              </w:rPr>
            </w:pPr>
            <w:r w:rsidRPr="007A5D38">
              <w:rPr>
                <w:rFonts w:asciiTheme="minorHAnsi" w:hAnsiTheme="minorHAnsi" w:cstheme="minorHAnsi"/>
                <w:sz w:val="18"/>
                <w:szCs w:val="18"/>
              </w:rPr>
              <w:t>Air Changes Per Hour at 50 Pa</w:t>
            </w:r>
          </w:p>
        </w:tc>
        <w:tc>
          <w:tcPr>
            <w:tcW w:w="5561" w:type="dxa"/>
          </w:tcPr>
          <w:p w14:paraId="68C43D2A" w14:textId="1BFC1B5C" w:rsidR="00380356" w:rsidRDefault="00380356" w:rsidP="00454307">
            <w:pPr>
              <w:rPr>
                <w:rFonts w:asciiTheme="minorHAnsi" w:hAnsiTheme="minorHAnsi"/>
                <w:sz w:val="18"/>
                <w:szCs w:val="18"/>
              </w:rPr>
            </w:pPr>
          </w:p>
        </w:tc>
      </w:tr>
      <w:tr w:rsidR="00380356" w14:paraId="21BADE3A" w14:textId="77777777" w:rsidTr="00454307">
        <w:trPr>
          <w:trHeight w:val="158"/>
        </w:trPr>
        <w:tc>
          <w:tcPr>
            <w:tcW w:w="634" w:type="dxa"/>
            <w:vAlign w:val="center"/>
          </w:tcPr>
          <w:p w14:paraId="70BC4E70" w14:textId="77777777" w:rsidR="00380356" w:rsidRPr="00F5715E" w:rsidRDefault="00380356" w:rsidP="00454307">
            <w:pPr>
              <w:jc w:val="center"/>
              <w:rPr>
                <w:rFonts w:asciiTheme="minorHAnsi" w:hAnsiTheme="minorHAnsi"/>
                <w:sz w:val="18"/>
                <w:szCs w:val="18"/>
              </w:rPr>
            </w:pPr>
            <w:r>
              <w:rPr>
                <w:rFonts w:asciiTheme="minorHAnsi" w:hAnsiTheme="minorHAnsi" w:cstheme="minorHAnsi"/>
                <w:sz w:val="18"/>
                <w:szCs w:val="18"/>
              </w:rPr>
              <w:t>05</w:t>
            </w:r>
          </w:p>
        </w:tc>
        <w:tc>
          <w:tcPr>
            <w:tcW w:w="4595" w:type="dxa"/>
            <w:vAlign w:val="center"/>
          </w:tcPr>
          <w:p w14:paraId="031A16F4" w14:textId="77777777" w:rsidR="00380356" w:rsidRDefault="00380356" w:rsidP="00454307">
            <w:pPr>
              <w:rPr>
                <w:rFonts w:asciiTheme="minorHAnsi" w:hAnsiTheme="minorHAnsi"/>
                <w:sz w:val="18"/>
                <w:szCs w:val="18"/>
              </w:rPr>
            </w:pPr>
            <w:r w:rsidRPr="007A5D38">
              <w:rPr>
                <w:rFonts w:asciiTheme="minorHAnsi" w:hAnsiTheme="minorHAnsi" w:cstheme="minorHAnsi"/>
                <w:sz w:val="18"/>
                <w:szCs w:val="18"/>
              </w:rPr>
              <w:t xml:space="preserve">Name of ANSI/ASHRAE Standard 62.2-2016 weather station </w:t>
            </w:r>
            <w:r>
              <w:rPr>
                <w:rFonts w:asciiTheme="minorHAnsi" w:hAnsiTheme="minorHAnsi" w:cstheme="minorHAnsi"/>
                <w:sz w:val="18"/>
                <w:szCs w:val="18"/>
              </w:rPr>
              <w:t>for climate zone</w:t>
            </w:r>
          </w:p>
        </w:tc>
        <w:tc>
          <w:tcPr>
            <w:tcW w:w="5561" w:type="dxa"/>
          </w:tcPr>
          <w:p w14:paraId="046B4175" w14:textId="31B26945" w:rsidR="00380356" w:rsidRDefault="00380356" w:rsidP="00454307">
            <w:pPr>
              <w:rPr>
                <w:rFonts w:asciiTheme="minorHAnsi" w:hAnsiTheme="minorHAnsi"/>
                <w:sz w:val="18"/>
                <w:szCs w:val="18"/>
              </w:rPr>
            </w:pPr>
          </w:p>
        </w:tc>
      </w:tr>
      <w:tr w:rsidR="00380356" w14:paraId="6C492180" w14:textId="77777777" w:rsidTr="00454307">
        <w:trPr>
          <w:trHeight w:val="158"/>
        </w:trPr>
        <w:tc>
          <w:tcPr>
            <w:tcW w:w="634" w:type="dxa"/>
            <w:vAlign w:val="center"/>
          </w:tcPr>
          <w:p w14:paraId="18EC1DCE" w14:textId="77777777" w:rsidR="00380356" w:rsidRPr="00F5715E" w:rsidRDefault="00380356" w:rsidP="00454307">
            <w:pPr>
              <w:jc w:val="center"/>
              <w:rPr>
                <w:rFonts w:asciiTheme="minorHAnsi" w:hAnsiTheme="minorHAnsi"/>
                <w:sz w:val="18"/>
                <w:szCs w:val="18"/>
              </w:rPr>
            </w:pPr>
            <w:r>
              <w:rPr>
                <w:rFonts w:asciiTheme="minorHAnsi" w:hAnsiTheme="minorHAnsi" w:cstheme="minorHAnsi"/>
                <w:sz w:val="18"/>
                <w:szCs w:val="18"/>
              </w:rPr>
              <w:t>06</w:t>
            </w:r>
          </w:p>
        </w:tc>
        <w:tc>
          <w:tcPr>
            <w:tcW w:w="4595" w:type="dxa"/>
            <w:vAlign w:val="center"/>
          </w:tcPr>
          <w:p w14:paraId="35402D4C" w14:textId="77777777" w:rsidR="00380356" w:rsidRDefault="00380356" w:rsidP="00454307">
            <w:pPr>
              <w:rPr>
                <w:rFonts w:asciiTheme="minorHAnsi" w:hAnsiTheme="minorHAnsi" w:cstheme="minorHAnsi"/>
                <w:sz w:val="18"/>
                <w:szCs w:val="18"/>
              </w:rPr>
            </w:pPr>
            <w:r w:rsidRPr="007A5D38">
              <w:rPr>
                <w:rFonts w:asciiTheme="minorHAnsi" w:hAnsiTheme="minorHAnsi" w:cstheme="minorHAnsi"/>
                <w:sz w:val="18"/>
                <w:szCs w:val="18"/>
              </w:rPr>
              <w:t>Weather and shielding factor (</w:t>
            </w:r>
            <w:proofErr w:type="spellStart"/>
            <w:r w:rsidRPr="007A5D38">
              <w:rPr>
                <w:rFonts w:asciiTheme="minorHAnsi" w:hAnsiTheme="minorHAnsi" w:cstheme="minorHAnsi"/>
                <w:sz w:val="18"/>
                <w:szCs w:val="18"/>
              </w:rPr>
              <w:t>wsf</w:t>
            </w:r>
            <w:proofErr w:type="spellEnd"/>
            <w:r w:rsidRPr="007A5D38">
              <w:rPr>
                <w:rFonts w:asciiTheme="minorHAnsi" w:hAnsiTheme="minorHAnsi" w:cstheme="minorHAnsi"/>
                <w:sz w:val="18"/>
                <w:szCs w:val="18"/>
              </w:rPr>
              <w:t>)</w:t>
            </w:r>
          </w:p>
          <w:p w14:paraId="7A167EB1" w14:textId="77777777" w:rsidR="00380356" w:rsidRDefault="00380356" w:rsidP="00454307">
            <w:pPr>
              <w:rPr>
                <w:rFonts w:asciiTheme="minorHAnsi" w:hAnsiTheme="minorHAnsi"/>
                <w:sz w:val="18"/>
                <w:szCs w:val="18"/>
              </w:rPr>
            </w:pPr>
            <w:r>
              <w:rPr>
                <w:rFonts w:asciiTheme="minorHAnsi" w:hAnsiTheme="minorHAnsi" w:cstheme="minorHAnsi"/>
                <w:sz w:val="18"/>
                <w:szCs w:val="18"/>
              </w:rPr>
              <w:t xml:space="preserve">(Based on the </w:t>
            </w:r>
            <w:r w:rsidRPr="007A5D38">
              <w:rPr>
                <w:rFonts w:asciiTheme="minorHAnsi" w:hAnsiTheme="minorHAnsi" w:cstheme="minorHAnsi"/>
                <w:sz w:val="18"/>
                <w:szCs w:val="18"/>
              </w:rPr>
              <w:t>city identified above</w:t>
            </w:r>
            <w:r>
              <w:rPr>
                <w:rFonts w:asciiTheme="minorHAnsi" w:hAnsiTheme="minorHAnsi" w:cstheme="minorHAnsi"/>
                <w:sz w:val="18"/>
                <w:szCs w:val="18"/>
              </w:rPr>
              <w:t>)</w:t>
            </w:r>
          </w:p>
        </w:tc>
        <w:tc>
          <w:tcPr>
            <w:tcW w:w="5561" w:type="dxa"/>
          </w:tcPr>
          <w:p w14:paraId="2D749371" w14:textId="247D5588" w:rsidR="00380356" w:rsidRDefault="00380356" w:rsidP="00454307">
            <w:pPr>
              <w:rPr>
                <w:rFonts w:asciiTheme="minorHAnsi" w:hAnsiTheme="minorHAnsi"/>
                <w:sz w:val="18"/>
                <w:szCs w:val="18"/>
              </w:rPr>
            </w:pPr>
          </w:p>
        </w:tc>
      </w:tr>
    </w:tbl>
    <w:p w14:paraId="6B788CCC" w14:textId="6FB65E61" w:rsidR="00380356" w:rsidRPr="00C070E2" w:rsidRDefault="00380356">
      <w:pPr>
        <w:rPr>
          <w:rFonts w:asciiTheme="minorHAnsi" w:hAnsiTheme="minorHAnsi" w:cstheme="minorHAnsi"/>
          <w:sz w:val="18"/>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1"/>
        <w:gridCol w:w="4627"/>
        <w:gridCol w:w="5582"/>
      </w:tblGrid>
      <w:tr w:rsidR="007056D7" w:rsidRPr="00CB00C9" w14:paraId="0435B1A2" w14:textId="77777777" w:rsidTr="00380356">
        <w:tc>
          <w:tcPr>
            <w:tcW w:w="10789" w:type="dxa"/>
            <w:gridSpan w:val="3"/>
          </w:tcPr>
          <w:p w14:paraId="0435B1A0" w14:textId="2D4C92BC" w:rsidR="007056D7" w:rsidRPr="0029047D" w:rsidRDefault="00380356" w:rsidP="003952E1">
            <w:pPr>
              <w:keepNext/>
              <w:rPr>
                <w:rFonts w:asciiTheme="minorHAnsi" w:hAnsiTheme="minorHAnsi"/>
                <w:b/>
                <w:szCs w:val="18"/>
              </w:rPr>
            </w:pPr>
            <w:r>
              <w:rPr>
                <w:rFonts w:asciiTheme="minorHAnsi" w:hAnsiTheme="minorHAnsi"/>
                <w:b/>
                <w:szCs w:val="18"/>
              </w:rPr>
              <w:t>C</w:t>
            </w:r>
            <w:r w:rsidR="007056D7" w:rsidRPr="0029047D">
              <w:rPr>
                <w:rFonts w:asciiTheme="minorHAnsi" w:hAnsiTheme="minorHAnsi"/>
                <w:b/>
                <w:szCs w:val="18"/>
              </w:rPr>
              <w:t>. Ventilation - Total Ventilation Rate</w:t>
            </w:r>
          </w:p>
          <w:p w14:paraId="0435B1A1" w14:textId="03D9D1D1" w:rsidR="007056D7" w:rsidRPr="00CB00C9" w:rsidRDefault="007056D7" w:rsidP="003952E1">
            <w:pPr>
              <w:keepNext/>
              <w:rPr>
                <w:rFonts w:asciiTheme="minorHAnsi" w:hAnsiTheme="minorHAnsi"/>
                <w:sz w:val="18"/>
                <w:szCs w:val="18"/>
              </w:rPr>
            </w:pPr>
            <w:r w:rsidRPr="00CB00C9">
              <w:rPr>
                <w:rFonts w:asciiTheme="minorHAnsi" w:hAnsiTheme="minorHAnsi"/>
                <w:sz w:val="18"/>
                <w:szCs w:val="18"/>
              </w:rPr>
              <w:t>A mechanical supply system, exhaust system, or combination thereof shall provide whole-</w:t>
            </w:r>
            <w:r w:rsidR="00FA4F47">
              <w:rPr>
                <w:rFonts w:asciiTheme="minorHAnsi" w:hAnsiTheme="minorHAnsi"/>
                <w:sz w:val="18"/>
                <w:szCs w:val="18"/>
              </w:rPr>
              <w:t>dwelling</w:t>
            </w:r>
            <w:r w:rsidR="00FA4F47" w:rsidRPr="00CB00C9">
              <w:rPr>
                <w:rFonts w:asciiTheme="minorHAnsi" w:hAnsiTheme="minorHAnsi"/>
                <w:sz w:val="18"/>
                <w:szCs w:val="18"/>
              </w:rPr>
              <w:t xml:space="preserve"> </w:t>
            </w:r>
            <w:r w:rsidRPr="00CB00C9">
              <w:rPr>
                <w:rFonts w:asciiTheme="minorHAnsi" w:hAnsiTheme="minorHAnsi"/>
                <w:sz w:val="18"/>
                <w:szCs w:val="18"/>
              </w:rPr>
              <w:t xml:space="preserve">ventilation with outdoor air each hour at no less than the rate in </w:t>
            </w:r>
            <w:r>
              <w:rPr>
                <w:rFonts w:asciiTheme="minorHAnsi" w:hAnsiTheme="minorHAnsi"/>
                <w:sz w:val="18"/>
                <w:szCs w:val="18"/>
              </w:rPr>
              <w:t>150.0(o)1Ci</w:t>
            </w:r>
          </w:p>
        </w:tc>
      </w:tr>
      <w:tr w:rsidR="007056D7" w:rsidRPr="00CB00C9" w14:paraId="0435B1A6" w14:textId="77777777" w:rsidTr="00380356">
        <w:tc>
          <w:tcPr>
            <w:tcW w:w="581" w:type="dxa"/>
            <w:vAlign w:val="center"/>
          </w:tcPr>
          <w:p w14:paraId="0435B1A3" w14:textId="77777777" w:rsidR="007056D7" w:rsidRPr="00CB00C9" w:rsidRDefault="007056D7" w:rsidP="003952E1">
            <w:pPr>
              <w:keepNext/>
              <w:jc w:val="center"/>
              <w:rPr>
                <w:rFonts w:asciiTheme="minorHAnsi" w:hAnsiTheme="minorHAnsi"/>
                <w:sz w:val="18"/>
                <w:szCs w:val="18"/>
              </w:rPr>
            </w:pPr>
            <w:r>
              <w:rPr>
                <w:rFonts w:asciiTheme="minorHAnsi" w:hAnsiTheme="minorHAnsi"/>
                <w:sz w:val="18"/>
                <w:szCs w:val="18"/>
              </w:rPr>
              <w:t>01</w:t>
            </w:r>
          </w:p>
        </w:tc>
        <w:tc>
          <w:tcPr>
            <w:tcW w:w="4627" w:type="dxa"/>
            <w:vAlign w:val="center"/>
          </w:tcPr>
          <w:p w14:paraId="0435B1A4" w14:textId="77777777" w:rsidR="007056D7" w:rsidRPr="00CB00C9" w:rsidRDefault="007056D7" w:rsidP="003952E1">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 (</w:t>
            </w:r>
            <w:proofErr w:type="spellStart"/>
            <w:r w:rsidRPr="00CB00C9">
              <w:rPr>
                <w:rFonts w:asciiTheme="minorHAnsi" w:hAnsiTheme="minorHAnsi"/>
                <w:sz w:val="18"/>
                <w:szCs w:val="18"/>
              </w:rPr>
              <w:t>Q</w:t>
            </w:r>
            <w:r w:rsidRPr="001D331F">
              <w:rPr>
                <w:rFonts w:asciiTheme="minorHAnsi" w:hAnsiTheme="minorHAnsi"/>
                <w:sz w:val="18"/>
                <w:szCs w:val="18"/>
                <w:vertAlign w:val="subscript"/>
              </w:rPr>
              <w:t>tot</w:t>
            </w:r>
            <w:proofErr w:type="spellEnd"/>
            <w:r w:rsidRPr="00CB00C9">
              <w:rPr>
                <w:rFonts w:asciiTheme="minorHAnsi" w:hAnsiTheme="minorHAnsi"/>
                <w:sz w:val="18"/>
                <w:szCs w:val="18"/>
              </w:rPr>
              <w:t>)</w:t>
            </w:r>
          </w:p>
        </w:tc>
        <w:tc>
          <w:tcPr>
            <w:tcW w:w="5581" w:type="dxa"/>
          </w:tcPr>
          <w:p w14:paraId="0435B1A5" w14:textId="77777777" w:rsidR="007056D7" w:rsidRPr="007F6151" w:rsidRDefault="007056D7" w:rsidP="003952E1">
            <w:pPr>
              <w:keepNext/>
              <w:rPr>
                <w:rFonts w:asciiTheme="minorHAnsi" w:hAnsiTheme="minorHAnsi"/>
                <w:sz w:val="18"/>
                <w:szCs w:val="18"/>
              </w:rPr>
            </w:pPr>
          </w:p>
        </w:tc>
      </w:tr>
      <w:tr w:rsidR="007056D7" w:rsidRPr="00CB00C9" w14:paraId="0435B1AA" w14:textId="77777777" w:rsidTr="00380356">
        <w:tc>
          <w:tcPr>
            <w:tcW w:w="581" w:type="dxa"/>
            <w:vAlign w:val="center"/>
          </w:tcPr>
          <w:p w14:paraId="0435B1A7" w14:textId="77777777" w:rsidR="007056D7" w:rsidRDefault="007056D7" w:rsidP="003952E1">
            <w:pPr>
              <w:keepNext/>
              <w:jc w:val="center"/>
              <w:rPr>
                <w:rFonts w:asciiTheme="minorHAnsi" w:hAnsiTheme="minorHAnsi"/>
                <w:sz w:val="18"/>
                <w:szCs w:val="18"/>
              </w:rPr>
            </w:pPr>
            <w:r>
              <w:rPr>
                <w:rFonts w:asciiTheme="minorHAnsi" w:hAnsiTheme="minorHAnsi"/>
                <w:sz w:val="18"/>
                <w:szCs w:val="18"/>
              </w:rPr>
              <w:t>02</w:t>
            </w:r>
          </w:p>
        </w:tc>
        <w:tc>
          <w:tcPr>
            <w:tcW w:w="4627" w:type="dxa"/>
            <w:vAlign w:val="center"/>
          </w:tcPr>
          <w:p w14:paraId="0435B1A8" w14:textId="77777777" w:rsidR="007056D7" w:rsidRPr="00CB00C9" w:rsidRDefault="007056D7" w:rsidP="003952E1">
            <w:pPr>
              <w:keepNext/>
              <w:rPr>
                <w:rFonts w:asciiTheme="minorHAnsi" w:hAnsiTheme="minorHAnsi"/>
                <w:sz w:val="18"/>
                <w:szCs w:val="18"/>
              </w:rPr>
            </w:pPr>
            <w:r>
              <w:rPr>
                <w:rFonts w:asciiTheme="minorHAnsi" w:hAnsiTheme="minorHAnsi"/>
                <w:sz w:val="18"/>
                <w:szCs w:val="18"/>
              </w:rPr>
              <w:t>Enclosure Leakage Rate (Q</w:t>
            </w:r>
            <w:r w:rsidRPr="001947AA">
              <w:rPr>
                <w:rFonts w:asciiTheme="minorHAnsi" w:hAnsiTheme="minorHAnsi"/>
                <w:sz w:val="18"/>
                <w:szCs w:val="18"/>
                <w:vertAlign w:val="subscript"/>
              </w:rPr>
              <w:t>50</w:t>
            </w:r>
            <w:r>
              <w:rPr>
                <w:rFonts w:asciiTheme="minorHAnsi" w:hAnsiTheme="minorHAnsi"/>
                <w:sz w:val="18"/>
                <w:szCs w:val="18"/>
              </w:rPr>
              <w:t>)</w:t>
            </w:r>
          </w:p>
        </w:tc>
        <w:tc>
          <w:tcPr>
            <w:tcW w:w="5581" w:type="dxa"/>
          </w:tcPr>
          <w:p w14:paraId="0435B1A9" w14:textId="77777777" w:rsidR="007056D7" w:rsidRDefault="007056D7" w:rsidP="003952E1">
            <w:pPr>
              <w:keepNext/>
              <w:rPr>
                <w:rFonts w:asciiTheme="minorHAnsi" w:hAnsiTheme="minorHAnsi"/>
                <w:sz w:val="18"/>
                <w:szCs w:val="18"/>
              </w:rPr>
            </w:pPr>
          </w:p>
        </w:tc>
      </w:tr>
      <w:tr w:rsidR="007056D7" w:rsidRPr="00CB00C9" w:rsidDel="00A377D9" w14:paraId="0435B1AE" w14:textId="77777777" w:rsidTr="00380356">
        <w:tc>
          <w:tcPr>
            <w:tcW w:w="581" w:type="dxa"/>
            <w:vAlign w:val="center"/>
          </w:tcPr>
          <w:p w14:paraId="0435B1AB" w14:textId="77777777" w:rsidR="007056D7" w:rsidRDefault="007056D7" w:rsidP="003952E1">
            <w:pPr>
              <w:keepNext/>
              <w:jc w:val="center"/>
              <w:rPr>
                <w:rFonts w:asciiTheme="minorHAnsi" w:hAnsiTheme="minorHAnsi"/>
                <w:sz w:val="18"/>
                <w:szCs w:val="18"/>
              </w:rPr>
            </w:pPr>
            <w:r>
              <w:rPr>
                <w:rFonts w:asciiTheme="minorHAnsi" w:hAnsiTheme="minorHAnsi"/>
                <w:sz w:val="18"/>
                <w:szCs w:val="18"/>
              </w:rPr>
              <w:t>03</w:t>
            </w:r>
          </w:p>
        </w:tc>
        <w:tc>
          <w:tcPr>
            <w:tcW w:w="4627" w:type="dxa"/>
            <w:vAlign w:val="center"/>
          </w:tcPr>
          <w:p w14:paraId="0435B1AC" w14:textId="77777777" w:rsidR="007056D7" w:rsidRDefault="007056D7" w:rsidP="003952E1">
            <w:pPr>
              <w:keepNext/>
              <w:rPr>
                <w:rFonts w:asciiTheme="minorHAnsi" w:hAnsiTheme="minorHAnsi"/>
                <w:sz w:val="18"/>
                <w:szCs w:val="18"/>
              </w:rPr>
            </w:pPr>
            <w:r>
              <w:rPr>
                <w:rFonts w:asciiTheme="minorHAnsi" w:hAnsiTheme="minorHAnsi"/>
                <w:sz w:val="18"/>
                <w:szCs w:val="18"/>
              </w:rPr>
              <w:t>Effective Annual Average Infiltration Rate (</w:t>
            </w:r>
            <w:proofErr w:type="spellStart"/>
            <w:r>
              <w:rPr>
                <w:rFonts w:asciiTheme="minorHAnsi" w:hAnsiTheme="minorHAnsi"/>
                <w:sz w:val="18"/>
                <w:szCs w:val="18"/>
              </w:rPr>
              <w:t>Q</w:t>
            </w:r>
            <w:r w:rsidRPr="001947AA">
              <w:rPr>
                <w:rFonts w:asciiTheme="minorHAnsi" w:hAnsiTheme="minorHAnsi"/>
                <w:sz w:val="18"/>
                <w:szCs w:val="18"/>
                <w:vertAlign w:val="subscript"/>
              </w:rPr>
              <w:t>inf</w:t>
            </w:r>
            <w:proofErr w:type="spellEnd"/>
            <w:r>
              <w:rPr>
                <w:rFonts w:asciiTheme="minorHAnsi" w:hAnsiTheme="minorHAnsi"/>
                <w:sz w:val="18"/>
                <w:szCs w:val="18"/>
              </w:rPr>
              <w:t>)</w:t>
            </w:r>
          </w:p>
        </w:tc>
        <w:tc>
          <w:tcPr>
            <w:tcW w:w="5581" w:type="dxa"/>
          </w:tcPr>
          <w:p w14:paraId="0435B1AD" w14:textId="77777777" w:rsidR="007056D7" w:rsidRDefault="007056D7" w:rsidP="003952E1">
            <w:pPr>
              <w:keepNext/>
              <w:rPr>
                <w:rFonts w:asciiTheme="minorHAnsi" w:hAnsiTheme="minorHAnsi"/>
                <w:sz w:val="18"/>
                <w:szCs w:val="18"/>
              </w:rPr>
            </w:pPr>
          </w:p>
        </w:tc>
      </w:tr>
      <w:tr w:rsidR="007056D7" w:rsidRPr="00CB00C9" w:rsidDel="00A377D9" w14:paraId="0435B1B2" w14:textId="77777777" w:rsidTr="00380356">
        <w:tc>
          <w:tcPr>
            <w:tcW w:w="581" w:type="dxa"/>
            <w:vAlign w:val="center"/>
          </w:tcPr>
          <w:p w14:paraId="0435B1AF" w14:textId="77777777" w:rsidR="007056D7" w:rsidDel="00A377D9" w:rsidRDefault="007056D7" w:rsidP="003952E1">
            <w:pPr>
              <w:keepNext/>
              <w:jc w:val="center"/>
              <w:rPr>
                <w:rFonts w:asciiTheme="minorHAnsi" w:hAnsiTheme="minorHAnsi"/>
                <w:sz w:val="18"/>
                <w:szCs w:val="18"/>
              </w:rPr>
            </w:pPr>
            <w:r>
              <w:rPr>
                <w:rFonts w:asciiTheme="minorHAnsi" w:hAnsiTheme="minorHAnsi"/>
                <w:sz w:val="18"/>
                <w:szCs w:val="18"/>
              </w:rPr>
              <w:t>04</w:t>
            </w:r>
          </w:p>
        </w:tc>
        <w:tc>
          <w:tcPr>
            <w:tcW w:w="4627" w:type="dxa"/>
            <w:vAlign w:val="center"/>
          </w:tcPr>
          <w:p w14:paraId="0435B1B0" w14:textId="77777777" w:rsidR="007056D7" w:rsidDel="00A377D9" w:rsidRDefault="007056D7" w:rsidP="003952E1">
            <w:pPr>
              <w:keepNext/>
              <w:rPr>
                <w:rFonts w:asciiTheme="minorHAnsi" w:hAnsiTheme="minorHAnsi"/>
                <w:sz w:val="18"/>
                <w:szCs w:val="18"/>
              </w:rPr>
            </w:pPr>
            <w:r>
              <w:rPr>
                <w:rFonts w:asciiTheme="minorHAnsi" w:hAnsiTheme="minorHAnsi"/>
                <w:sz w:val="18"/>
                <w:szCs w:val="18"/>
              </w:rPr>
              <w:t xml:space="preserve">Total Exterior Envelope Surface Area </w:t>
            </w:r>
          </w:p>
        </w:tc>
        <w:tc>
          <w:tcPr>
            <w:tcW w:w="5581" w:type="dxa"/>
          </w:tcPr>
          <w:p w14:paraId="0435B1B1" w14:textId="77777777" w:rsidR="007056D7" w:rsidRPr="00467A82" w:rsidDel="00A377D9" w:rsidRDefault="007056D7" w:rsidP="003952E1">
            <w:pPr>
              <w:keepNext/>
              <w:rPr>
                <w:rFonts w:ascii="Calibri" w:hAnsi="Calibri"/>
                <w:sz w:val="18"/>
                <w:szCs w:val="18"/>
              </w:rPr>
            </w:pPr>
          </w:p>
        </w:tc>
      </w:tr>
      <w:tr w:rsidR="007056D7" w:rsidRPr="00CB00C9" w:rsidDel="00A377D9" w14:paraId="0435B1B7" w14:textId="77777777" w:rsidTr="00380356">
        <w:tc>
          <w:tcPr>
            <w:tcW w:w="581" w:type="dxa"/>
            <w:vAlign w:val="center"/>
          </w:tcPr>
          <w:p w14:paraId="0435B1B3" w14:textId="77777777" w:rsidR="007056D7" w:rsidDel="00A377D9" w:rsidRDefault="007056D7" w:rsidP="003952E1">
            <w:pPr>
              <w:keepNext/>
              <w:jc w:val="center"/>
              <w:rPr>
                <w:rFonts w:asciiTheme="minorHAnsi" w:hAnsiTheme="minorHAnsi"/>
                <w:sz w:val="18"/>
                <w:szCs w:val="18"/>
              </w:rPr>
            </w:pPr>
            <w:r>
              <w:rPr>
                <w:rFonts w:asciiTheme="minorHAnsi" w:hAnsiTheme="minorHAnsi"/>
                <w:sz w:val="18"/>
                <w:szCs w:val="18"/>
              </w:rPr>
              <w:t>05</w:t>
            </w:r>
          </w:p>
        </w:tc>
        <w:tc>
          <w:tcPr>
            <w:tcW w:w="4627" w:type="dxa"/>
            <w:vAlign w:val="center"/>
          </w:tcPr>
          <w:p w14:paraId="0435B1B4" w14:textId="77777777" w:rsidR="007056D7" w:rsidRDefault="007056D7" w:rsidP="003952E1">
            <w:pPr>
              <w:keepNext/>
              <w:rPr>
                <w:rFonts w:asciiTheme="minorHAnsi" w:hAnsiTheme="minorHAnsi"/>
                <w:sz w:val="18"/>
                <w:szCs w:val="18"/>
              </w:rPr>
            </w:pPr>
            <w:r>
              <w:rPr>
                <w:rFonts w:asciiTheme="minorHAnsi" w:hAnsiTheme="minorHAnsi"/>
                <w:sz w:val="18"/>
                <w:szCs w:val="18"/>
              </w:rPr>
              <w:t>Unshared Exterior Envelope Surface Area</w:t>
            </w:r>
          </w:p>
          <w:p w14:paraId="0435B1B5" w14:textId="77777777" w:rsidR="007056D7" w:rsidDel="00A377D9" w:rsidRDefault="007056D7" w:rsidP="003952E1">
            <w:pPr>
              <w:keepNext/>
              <w:rPr>
                <w:rFonts w:asciiTheme="minorHAnsi" w:hAnsiTheme="minorHAnsi"/>
                <w:sz w:val="18"/>
                <w:szCs w:val="18"/>
              </w:rPr>
            </w:pPr>
            <w:r>
              <w:rPr>
                <w:rFonts w:asciiTheme="minorHAnsi" w:hAnsiTheme="minorHAnsi"/>
                <w:sz w:val="18"/>
                <w:szCs w:val="18"/>
              </w:rPr>
              <w:t>(</w:t>
            </w:r>
            <w:proofErr w:type="gramStart"/>
            <w:r>
              <w:rPr>
                <w:rFonts w:asciiTheme="minorHAnsi" w:hAnsiTheme="minorHAnsi"/>
                <w:sz w:val="18"/>
                <w:szCs w:val="18"/>
              </w:rPr>
              <w:t>exclude</w:t>
            </w:r>
            <w:proofErr w:type="gramEnd"/>
            <w:r>
              <w:rPr>
                <w:rFonts w:asciiTheme="minorHAnsi" w:hAnsiTheme="minorHAnsi"/>
                <w:sz w:val="18"/>
                <w:szCs w:val="18"/>
              </w:rPr>
              <w:t xml:space="preserve"> surface areas attached to garages or other dwelling units)</w:t>
            </w:r>
          </w:p>
        </w:tc>
        <w:tc>
          <w:tcPr>
            <w:tcW w:w="5581" w:type="dxa"/>
          </w:tcPr>
          <w:p w14:paraId="0435B1B6" w14:textId="77777777" w:rsidR="007056D7" w:rsidRPr="00467A82" w:rsidDel="00A377D9" w:rsidRDefault="007056D7" w:rsidP="003952E1">
            <w:pPr>
              <w:keepNext/>
              <w:rPr>
                <w:rFonts w:ascii="Calibri" w:hAnsi="Calibri"/>
                <w:sz w:val="18"/>
                <w:szCs w:val="18"/>
              </w:rPr>
            </w:pPr>
          </w:p>
        </w:tc>
      </w:tr>
      <w:tr w:rsidR="007056D7" w:rsidRPr="00CB00C9" w14:paraId="0435B1BB" w14:textId="77777777" w:rsidTr="00380356">
        <w:tc>
          <w:tcPr>
            <w:tcW w:w="581" w:type="dxa"/>
            <w:vAlign w:val="center"/>
          </w:tcPr>
          <w:p w14:paraId="0435B1B8" w14:textId="77777777" w:rsidR="007056D7" w:rsidRPr="00CB00C9" w:rsidRDefault="007056D7" w:rsidP="003952E1">
            <w:pPr>
              <w:keepNext/>
              <w:jc w:val="center"/>
              <w:rPr>
                <w:rFonts w:asciiTheme="minorHAnsi" w:hAnsiTheme="minorHAnsi"/>
                <w:sz w:val="18"/>
                <w:szCs w:val="18"/>
              </w:rPr>
            </w:pPr>
            <w:r>
              <w:rPr>
                <w:rFonts w:asciiTheme="minorHAnsi" w:hAnsiTheme="minorHAnsi"/>
                <w:sz w:val="18"/>
                <w:szCs w:val="18"/>
              </w:rPr>
              <w:t>06</w:t>
            </w:r>
          </w:p>
        </w:tc>
        <w:tc>
          <w:tcPr>
            <w:tcW w:w="4627" w:type="dxa"/>
            <w:vAlign w:val="center"/>
          </w:tcPr>
          <w:p w14:paraId="0435B1B9" w14:textId="77777777" w:rsidR="007056D7" w:rsidRPr="00CB00C9" w:rsidRDefault="007056D7" w:rsidP="003952E1">
            <w:pPr>
              <w:keepNext/>
              <w:rPr>
                <w:rFonts w:asciiTheme="minorHAnsi" w:hAnsiTheme="minorHAnsi"/>
                <w:sz w:val="18"/>
                <w:szCs w:val="18"/>
              </w:rPr>
            </w:pPr>
            <w:r>
              <w:rPr>
                <w:rFonts w:asciiTheme="minorHAnsi" w:hAnsiTheme="minorHAnsi"/>
                <w:sz w:val="18"/>
                <w:szCs w:val="18"/>
              </w:rPr>
              <w:t>Required Mechanical</w:t>
            </w:r>
            <w:r w:rsidRPr="00CB00C9">
              <w:rPr>
                <w:rFonts w:asciiTheme="minorHAnsi" w:hAnsiTheme="minorHAnsi"/>
                <w:sz w:val="18"/>
                <w:szCs w:val="18"/>
              </w:rPr>
              <w:t xml:space="preserve"> Ventilation Rate</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CB00C9">
              <w:rPr>
                <w:rFonts w:asciiTheme="minorHAnsi" w:hAnsiTheme="minorHAnsi"/>
                <w:sz w:val="18"/>
                <w:szCs w:val="18"/>
                <w:vertAlign w:val="subscript"/>
              </w:rPr>
              <w:t>fan</w:t>
            </w:r>
            <w:proofErr w:type="spellEnd"/>
            <w:r w:rsidRPr="00CB00C9">
              <w:rPr>
                <w:rFonts w:asciiTheme="minorHAnsi" w:hAnsiTheme="minorHAnsi"/>
                <w:sz w:val="18"/>
                <w:szCs w:val="18"/>
              </w:rPr>
              <w:t>)</w:t>
            </w:r>
          </w:p>
        </w:tc>
        <w:tc>
          <w:tcPr>
            <w:tcW w:w="5581" w:type="dxa"/>
          </w:tcPr>
          <w:p w14:paraId="0435B1BA" w14:textId="77777777" w:rsidR="007056D7" w:rsidRPr="007F6151" w:rsidRDefault="007056D7" w:rsidP="003952E1">
            <w:pPr>
              <w:keepNext/>
              <w:rPr>
                <w:rFonts w:asciiTheme="minorHAnsi" w:hAnsiTheme="minorHAnsi"/>
                <w:sz w:val="18"/>
                <w:szCs w:val="18"/>
              </w:rPr>
            </w:pPr>
          </w:p>
        </w:tc>
      </w:tr>
    </w:tbl>
    <w:p w14:paraId="362AE97B" w14:textId="77777777" w:rsidR="00BD72D7" w:rsidRDefault="00BD72D7">
      <w:pPr>
        <w:rPr>
          <w:rFonts w:asciiTheme="minorHAnsi" w:hAnsiTheme="minorHAnsi" w:cstheme="minorHAnsi"/>
          <w:sz w:val="18"/>
          <w:szCs w:val="18"/>
        </w:rPr>
      </w:pPr>
      <w:r>
        <w:rPr>
          <w:rFonts w:asciiTheme="minorHAnsi" w:hAnsiTheme="minorHAnsi" w:cstheme="minorHAnsi"/>
          <w:sz w:val="18"/>
          <w:szCs w:val="18"/>
        </w:rPr>
        <w:br w:type="page"/>
      </w:r>
    </w:p>
    <w:tbl>
      <w:tblPr>
        <w:tblStyle w:val="TableGrid"/>
        <w:tblW w:w="10795" w:type="dxa"/>
        <w:tblLook w:val="04A0" w:firstRow="1" w:lastRow="0" w:firstColumn="1" w:lastColumn="0" w:noHBand="0" w:noVBand="1"/>
      </w:tblPr>
      <w:tblGrid>
        <w:gridCol w:w="2145"/>
        <w:gridCol w:w="2146"/>
        <w:gridCol w:w="2146"/>
        <w:gridCol w:w="2146"/>
        <w:gridCol w:w="2212"/>
      </w:tblGrid>
      <w:tr w:rsidR="007056D7" w14:paraId="0435B1C0" w14:textId="77777777" w:rsidTr="00454307">
        <w:tc>
          <w:tcPr>
            <w:tcW w:w="10795" w:type="dxa"/>
            <w:gridSpan w:val="5"/>
          </w:tcPr>
          <w:p w14:paraId="0435B1BE" w14:textId="1F37020B" w:rsidR="007056D7" w:rsidRPr="0029047D" w:rsidRDefault="00380356" w:rsidP="003952E1">
            <w:pPr>
              <w:keepNext/>
              <w:rPr>
                <w:rFonts w:asciiTheme="minorHAnsi" w:hAnsiTheme="minorHAnsi"/>
                <w:b/>
                <w:szCs w:val="18"/>
              </w:rPr>
            </w:pPr>
            <w:r>
              <w:rPr>
                <w:rFonts w:asciiTheme="minorHAnsi" w:hAnsiTheme="minorHAnsi"/>
                <w:b/>
                <w:szCs w:val="18"/>
              </w:rPr>
              <w:lastRenderedPageBreak/>
              <w:t>D</w:t>
            </w:r>
            <w:r w:rsidR="007056D7" w:rsidRPr="0029047D">
              <w:rPr>
                <w:rFonts w:asciiTheme="minorHAnsi" w:hAnsiTheme="minorHAnsi"/>
                <w:b/>
                <w:szCs w:val="18"/>
              </w:rPr>
              <w:t xml:space="preserve">. </w:t>
            </w:r>
            <w:r w:rsidR="007056D7">
              <w:rPr>
                <w:rFonts w:asciiTheme="minorHAnsi" w:hAnsiTheme="minorHAnsi"/>
                <w:b/>
                <w:szCs w:val="18"/>
              </w:rPr>
              <w:t xml:space="preserve">Installed </w:t>
            </w:r>
            <w:r w:rsidR="007056D7" w:rsidRPr="0029047D">
              <w:rPr>
                <w:rFonts w:asciiTheme="minorHAnsi" w:hAnsiTheme="minorHAnsi"/>
                <w:b/>
                <w:szCs w:val="18"/>
              </w:rPr>
              <w:t>Ventilation - Total Ventilation Rate</w:t>
            </w:r>
          </w:p>
          <w:p w14:paraId="0435B1BF" w14:textId="5652E5F6" w:rsidR="007056D7" w:rsidRDefault="007056D7" w:rsidP="003952E1">
            <w:pPr>
              <w:keepNext/>
              <w:rPr>
                <w:rFonts w:asciiTheme="minorHAnsi" w:hAnsiTheme="minorHAnsi"/>
                <w:szCs w:val="18"/>
              </w:rPr>
            </w:pPr>
            <w:r w:rsidRPr="00CB00C9">
              <w:rPr>
                <w:rFonts w:asciiTheme="minorHAnsi" w:hAnsiTheme="minorHAnsi"/>
                <w:sz w:val="18"/>
                <w:szCs w:val="18"/>
              </w:rPr>
              <w:t>A mechanical supply system, exhaust system, or combination thereof shall provide whole-</w:t>
            </w:r>
            <w:r w:rsidR="00FA4F47">
              <w:rPr>
                <w:rFonts w:asciiTheme="minorHAnsi" w:hAnsiTheme="minorHAnsi"/>
                <w:sz w:val="18"/>
                <w:szCs w:val="18"/>
              </w:rPr>
              <w:t>dwelling</w:t>
            </w:r>
            <w:r w:rsidRPr="00CB00C9">
              <w:rPr>
                <w:rFonts w:asciiTheme="minorHAnsi" w:hAnsiTheme="minorHAnsi"/>
                <w:sz w:val="18"/>
                <w:szCs w:val="18"/>
              </w:rPr>
              <w:t xml:space="preserve"> ventilation with outdoor air each hour at no less than the rate in </w:t>
            </w:r>
            <w:r>
              <w:rPr>
                <w:rFonts w:asciiTheme="minorHAnsi" w:hAnsiTheme="minorHAnsi"/>
                <w:sz w:val="18"/>
                <w:szCs w:val="18"/>
              </w:rPr>
              <w:t>150.0(o)1Ci</w:t>
            </w:r>
          </w:p>
        </w:tc>
      </w:tr>
      <w:tr w:rsidR="007056D7" w14:paraId="0435B1C6" w14:textId="77777777" w:rsidTr="00454307">
        <w:tc>
          <w:tcPr>
            <w:tcW w:w="2145" w:type="dxa"/>
            <w:vAlign w:val="center"/>
          </w:tcPr>
          <w:p w14:paraId="0435B1C1"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01</w:t>
            </w:r>
          </w:p>
        </w:tc>
        <w:tc>
          <w:tcPr>
            <w:tcW w:w="2146" w:type="dxa"/>
            <w:vAlign w:val="center"/>
          </w:tcPr>
          <w:p w14:paraId="0435B1C2"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02</w:t>
            </w:r>
          </w:p>
        </w:tc>
        <w:tc>
          <w:tcPr>
            <w:tcW w:w="2146" w:type="dxa"/>
            <w:vAlign w:val="center"/>
          </w:tcPr>
          <w:p w14:paraId="0435B1C3"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03</w:t>
            </w:r>
          </w:p>
        </w:tc>
        <w:tc>
          <w:tcPr>
            <w:tcW w:w="2146" w:type="dxa"/>
            <w:vAlign w:val="center"/>
          </w:tcPr>
          <w:p w14:paraId="0435B1C4"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04</w:t>
            </w:r>
          </w:p>
        </w:tc>
        <w:tc>
          <w:tcPr>
            <w:tcW w:w="2212" w:type="dxa"/>
            <w:vAlign w:val="center"/>
          </w:tcPr>
          <w:p w14:paraId="0435B1C5" w14:textId="77777777" w:rsidR="007056D7" w:rsidRPr="00741660" w:rsidRDefault="007056D7" w:rsidP="003952E1">
            <w:pPr>
              <w:jc w:val="center"/>
              <w:rPr>
                <w:rFonts w:asciiTheme="minorHAnsi" w:hAnsiTheme="minorHAnsi"/>
                <w:sz w:val="18"/>
                <w:szCs w:val="18"/>
              </w:rPr>
            </w:pPr>
            <w:r w:rsidRPr="00741660">
              <w:rPr>
                <w:rFonts w:asciiTheme="minorHAnsi" w:hAnsiTheme="minorHAnsi"/>
                <w:sz w:val="18"/>
                <w:szCs w:val="18"/>
              </w:rPr>
              <w:t>05</w:t>
            </w:r>
          </w:p>
        </w:tc>
      </w:tr>
      <w:tr w:rsidR="007056D7" w14:paraId="0435B1CC" w14:textId="77777777" w:rsidTr="00454307">
        <w:tc>
          <w:tcPr>
            <w:tcW w:w="2145" w:type="dxa"/>
            <w:vAlign w:val="bottom"/>
          </w:tcPr>
          <w:p w14:paraId="0435B1C7"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Fan Name</w:t>
            </w:r>
          </w:p>
        </w:tc>
        <w:tc>
          <w:tcPr>
            <w:tcW w:w="2146" w:type="dxa"/>
            <w:vAlign w:val="bottom"/>
          </w:tcPr>
          <w:p w14:paraId="0435B1C8"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Fan Location</w:t>
            </w:r>
          </w:p>
        </w:tc>
        <w:tc>
          <w:tcPr>
            <w:tcW w:w="2146" w:type="dxa"/>
            <w:vAlign w:val="bottom"/>
          </w:tcPr>
          <w:p w14:paraId="0435B1C9"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Runtime (Min/</w:t>
            </w:r>
            <w:proofErr w:type="spellStart"/>
            <w:r w:rsidRPr="00BF496A">
              <w:rPr>
                <w:rFonts w:asciiTheme="minorHAnsi" w:hAnsiTheme="minorHAnsi"/>
                <w:sz w:val="18"/>
                <w:szCs w:val="18"/>
              </w:rPr>
              <w:t>Hr</w:t>
            </w:r>
            <w:proofErr w:type="spellEnd"/>
            <w:r w:rsidRPr="00BF496A">
              <w:rPr>
                <w:rFonts w:asciiTheme="minorHAnsi" w:hAnsiTheme="minorHAnsi"/>
                <w:sz w:val="18"/>
                <w:szCs w:val="18"/>
              </w:rPr>
              <w:t>)</w:t>
            </w:r>
          </w:p>
        </w:tc>
        <w:tc>
          <w:tcPr>
            <w:tcW w:w="2146" w:type="dxa"/>
            <w:vAlign w:val="bottom"/>
          </w:tcPr>
          <w:p w14:paraId="0435B1CA" w14:textId="77777777" w:rsidR="007056D7" w:rsidRPr="00BF496A" w:rsidRDefault="007056D7" w:rsidP="003952E1">
            <w:pPr>
              <w:jc w:val="center"/>
              <w:rPr>
                <w:rFonts w:asciiTheme="minorHAnsi" w:hAnsiTheme="minorHAnsi"/>
                <w:sz w:val="18"/>
                <w:szCs w:val="18"/>
              </w:rPr>
            </w:pPr>
            <w:r>
              <w:rPr>
                <w:rFonts w:asciiTheme="minorHAnsi" w:hAnsiTheme="minorHAnsi"/>
                <w:sz w:val="18"/>
                <w:szCs w:val="18"/>
              </w:rPr>
              <w:t xml:space="preserve">Installed Mechanical </w:t>
            </w:r>
            <w:r w:rsidRPr="00CB00C9">
              <w:rPr>
                <w:rFonts w:asciiTheme="minorHAnsi" w:hAnsiTheme="minorHAnsi"/>
                <w:sz w:val="18"/>
                <w:szCs w:val="18"/>
              </w:rPr>
              <w:t>Ventilation Rate</w:t>
            </w:r>
            <w:r>
              <w:rPr>
                <w:rFonts w:asciiTheme="minorHAnsi" w:hAnsiTheme="minorHAnsi"/>
                <w:sz w:val="18"/>
                <w:szCs w:val="18"/>
              </w:rPr>
              <w:t xml:space="preserve"> (CFM)</w:t>
            </w:r>
          </w:p>
        </w:tc>
        <w:tc>
          <w:tcPr>
            <w:tcW w:w="2212" w:type="dxa"/>
            <w:vAlign w:val="bottom"/>
          </w:tcPr>
          <w:p w14:paraId="0435B1CB"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Equivalent Continuous Ventilation (CFM)</w:t>
            </w:r>
          </w:p>
        </w:tc>
      </w:tr>
      <w:tr w:rsidR="007056D7" w14:paraId="0435B1D2" w14:textId="77777777" w:rsidTr="00454307">
        <w:tc>
          <w:tcPr>
            <w:tcW w:w="2145" w:type="dxa"/>
            <w:vAlign w:val="bottom"/>
          </w:tcPr>
          <w:p w14:paraId="0435B1CD" w14:textId="77777777" w:rsidR="007056D7" w:rsidRPr="00BF496A" w:rsidRDefault="007056D7" w:rsidP="003952E1">
            <w:pPr>
              <w:jc w:val="center"/>
              <w:rPr>
                <w:rFonts w:asciiTheme="minorHAnsi" w:hAnsiTheme="minorHAnsi"/>
                <w:sz w:val="18"/>
                <w:szCs w:val="18"/>
              </w:rPr>
            </w:pPr>
          </w:p>
        </w:tc>
        <w:tc>
          <w:tcPr>
            <w:tcW w:w="2146" w:type="dxa"/>
            <w:vAlign w:val="bottom"/>
          </w:tcPr>
          <w:p w14:paraId="0435B1CE" w14:textId="77777777" w:rsidR="007056D7" w:rsidRPr="00BF496A" w:rsidRDefault="007056D7" w:rsidP="003952E1">
            <w:pPr>
              <w:jc w:val="center"/>
              <w:rPr>
                <w:rFonts w:asciiTheme="minorHAnsi" w:hAnsiTheme="minorHAnsi"/>
                <w:sz w:val="18"/>
                <w:szCs w:val="18"/>
              </w:rPr>
            </w:pPr>
          </w:p>
        </w:tc>
        <w:tc>
          <w:tcPr>
            <w:tcW w:w="2146" w:type="dxa"/>
            <w:vAlign w:val="bottom"/>
          </w:tcPr>
          <w:p w14:paraId="0435B1CF" w14:textId="77777777" w:rsidR="007056D7" w:rsidRPr="00BF496A" w:rsidRDefault="007056D7" w:rsidP="003952E1">
            <w:pPr>
              <w:jc w:val="center"/>
              <w:rPr>
                <w:rFonts w:asciiTheme="minorHAnsi" w:hAnsiTheme="minorHAnsi"/>
                <w:sz w:val="18"/>
                <w:szCs w:val="18"/>
              </w:rPr>
            </w:pPr>
          </w:p>
        </w:tc>
        <w:tc>
          <w:tcPr>
            <w:tcW w:w="2146" w:type="dxa"/>
            <w:vAlign w:val="bottom"/>
          </w:tcPr>
          <w:p w14:paraId="0435B1D0" w14:textId="77777777" w:rsidR="007056D7" w:rsidRPr="00BF496A" w:rsidRDefault="007056D7" w:rsidP="003952E1">
            <w:pPr>
              <w:jc w:val="center"/>
              <w:rPr>
                <w:rFonts w:asciiTheme="minorHAnsi" w:hAnsiTheme="minorHAnsi"/>
                <w:sz w:val="18"/>
                <w:szCs w:val="18"/>
              </w:rPr>
            </w:pPr>
          </w:p>
        </w:tc>
        <w:tc>
          <w:tcPr>
            <w:tcW w:w="2212" w:type="dxa"/>
            <w:vAlign w:val="bottom"/>
          </w:tcPr>
          <w:p w14:paraId="0435B1D1" w14:textId="77777777" w:rsidR="007056D7" w:rsidRPr="00BF496A" w:rsidRDefault="007056D7" w:rsidP="003952E1">
            <w:pPr>
              <w:jc w:val="center"/>
              <w:rPr>
                <w:rFonts w:asciiTheme="minorHAnsi" w:hAnsiTheme="minorHAnsi"/>
                <w:sz w:val="18"/>
                <w:szCs w:val="18"/>
              </w:rPr>
            </w:pPr>
          </w:p>
        </w:tc>
      </w:tr>
      <w:tr w:rsidR="007056D7" w14:paraId="0435B1D8" w14:textId="77777777" w:rsidTr="00454307">
        <w:tc>
          <w:tcPr>
            <w:tcW w:w="2145" w:type="dxa"/>
          </w:tcPr>
          <w:p w14:paraId="0435B1D3" w14:textId="77777777" w:rsidR="007056D7" w:rsidRPr="00BF496A" w:rsidRDefault="007056D7" w:rsidP="003952E1">
            <w:pPr>
              <w:rPr>
                <w:rFonts w:asciiTheme="minorHAnsi" w:hAnsiTheme="minorHAnsi"/>
                <w:sz w:val="18"/>
                <w:szCs w:val="18"/>
              </w:rPr>
            </w:pPr>
          </w:p>
        </w:tc>
        <w:tc>
          <w:tcPr>
            <w:tcW w:w="2146" w:type="dxa"/>
          </w:tcPr>
          <w:p w14:paraId="0435B1D4" w14:textId="77777777" w:rsidR="007056D7" w:rsidRPr="00BF496A" w:rsidRDefault="007056D7" w:rsidP="003952E1">
            <w:pPr>
              <w:rPr>
                <w:rFonts w:asciiTheme="minorHAnsi" w:hAnsiTheme="minorHAnsi"/>
                <w:sz w:val="18"/>
                <w:szCs w:val="18"/>
              </w:rPr>
            </w:pPr>
          </w:p>
        </w:tc>
        <w:tc>
          <w:tcPr>
            <w:tcW w:w="2146" w:type="dxa"/>
          </w:tcPr>
          <w:p w14:paraId="0435B1D5" w14:textId="77777777" w:rsidR="007056D7" w:rsidRPr="00BF496A" w:rsidRDefault="007056D7" w:rsidP="003952E1">
            <w:pPr>
              <w:rPr>
                <w:rFonts w:asciiTheme="minorHAnsi" w:hAnsiTheme="minorHAnsi"/>
                <w:sz w:val="18"/>
                <w:szCs w:val="18"/>
              </w:rPr>
            </w:pPr>
          </w:p>
        </w:tc>
        <w:tc>
          <w:tcPr>
            <w:tcW w:w="2146" w:type="dxa"/>
          </w:tcPr>
          <w:p w14:paraId="0435B1D6" w14:textId="77777777" w:rsidR="007056D7" w:rsidRPr="00BF496A" w:rsidRDefault="007056D7" w:rsidP="003952E1">
            <w:pPr>
              <w:rPr>
                <w:rFonts w:asciiTheme="minorHAnsi" w:hAnsiTheme="minorHAnsi"/>
                <w:sz w:val="18"/>
                <w:szCs w:val="18"/>
              </w:rPr>
            </w:pPr>
          </w:p>
        </w:tc>
        <w:tc>
          <w:tcPr>
            <w:tcW w:w="2212" w:type="dxa"/>
          </w:tcPr>
          <w:p w14:paraId="0435B1D7" w14:textId="77777777" w:rsidR="007056D7" w:rsidRPr="00BF496A" w:rsidRDefault="007056D7" w:rsidP="003952E1">
            <w:pPr>
              <w:rPr>
                <w:rFonts w:asciiTheme="minorHAnsi" w:hAnsiTheme="minorHAnsi"/>
                <w:sz w:val="18"/>
                <w:szCs w:val="18"/>
              </w:rPr>
            </w:pPr>
          </w:p>
        </w:tc>
      </w:tr>
      <w:tr w:rsidR="007056D7" w14:paraId="0435B1DE" w14:textId="77777777" w:rsidTr="00454307">
        <w:tc>
          <w:tcPr>
            <w:tcW w:w="2145" w:type="dxa"/>
          </w:tcPr>
          <w:p w14:paraId="0435B1D9" w14:textId="77777777" w:rsidR="007056D7" w:rsidRPr="00BF496A" w:rsidRDefault="007056D7" w:rsidP="003952E1">
            <w:pPr>
              <w:rPr>
                <w:rFonts w:asciiTheme="minorHAnsi" w:hAnsiTheme="minorHAnsi"/>
                <w:sz w:val="18"/>
                <w:szCs w:val="18"/>
              </w:rPr>
            </w:pPr>
          </w:p>
        </w:tc>
        <w:tc>
          <w:tcPr>
            <w:tcW w:w="2146" w:type="dxa"/>
          </w:tcPr>
          <w:p w14:paraId="0435B1DA" w14:textId="77777777" w:rsidR="007056D7" w:rsidRPr="00BF496A" w:rsidRDefault="007056D7" w:rsidP="003952E1">
            <w:pPr>
              <w:rPr>
                <w:rFonts w:asciiTheme="minorHAnsi" w:hAnsiTheme="minorHAnsi"/>
                <w:sz w:val="18"/>
                <w:szCs w:val="18"/>
              </w:rPr>
            </w:pPr>
          </w:p>
        </w:tc>
        <w:tc>
          <w:tcPr>
            <w:tcW w:w="2146" w:type="dxa"/>
          </w:tcPr>
          <w:p w14:paraId="0435B1DB" w14:textId="77777777" w:rsidR="007056D7" w:rsidRPr="00BF496A" w:rsidRDefault="007056D7" w:rsidP="003952E1">
            <w:pPr>
              <w:rPr>
                <w:rFonts w:asciiTheme="minorHAnsi" w:hAnsiTheme="minorHAnsi"/>
                <w:sz w:val="18"/>
                <w:szCs w:val="18"/>
              </w:rPr>
            </w:pPr>
          </w:p>
        </w:tc>
        <w:tc>
          <w:tcPr>
            <w:tcW w:w="2146" w:type="dxa"/>
          </w:tcPr>
          <w:p w14:paraId="0435B1DC" w14:textId="77777777" w:rsidR="007056D7" w:rsidRPr="00BF496A" w:rsidRDefault="007056D7" w:rsidP="003952E1">
            <w:pPr>
              <w:rPr>
                <w:rFonts w:asciiTheme="minorHAnsi" w:hAnsiTheme="minorHAnsi"/>
                <w:sz w:val="18"/>
                <w:szCs w:val="18"/>
              </w:rPr>
            </w:pPr>
          </w:p>
        </w:tc>
        <w:tc>
          <w:tcPr>
            <w:tcW w:w="2212" w:type="dxa"/>
          </w:tcPr>
          <w:p w14:paraId="0435B1DD" w14:textId="77777777" w:rsidR="007056D7" w:rsidRPr="00BF496A" w:rsidRDefault="007056D7" w:rsidP="003952E1">
            <w:pPr>
              <w:rPr>
                <w:rFonts w:asciiTheme="minorHAnsi" w:hAnsiTheme="minorHAnsi"/>
                <w:sz w:val="18"/>
                <w:szCs w:val="18"/>
              </w:rPr>
            </w:pPr>
          </w:p>
        </w:tc>
      </w:tr>
      <w:tr w:rsidR="007056D7" w14:paraId="0435B1E2" w14:textId="77777777" w:rsidTr="00454307">
        <w:tc>
          <w:tcPr>
            <w:tcW w:w="2145" w:type="dxa"/>
            <w:vAlign w:val="bottom"/>
          </w:tcPr>
          <w:p w14:paraId="0435B1DF"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06</w:t>
            </w:r>
          </w:p>
        </w:tc>
        <w:tc>
          <w:tcPr>
            <w:tcW w:w="6438" w:type="dxa"/>
            <w:gridSpan w:val="3"/>
            <w:vAlign w:val="bottom"/>
          </w:tcPr>
          <w:p w14:paraId="0435B1E0" w14:textId="35C7660C" w:rsidR="007056D7" w:rsidRPr="00BF496A" w:rsidRDefault="007056D7" w:rsidP="00CF49BD">
            <w:pPr>
              <w:rPr>
                <w:rFonts w:asciiTheme="minorHAnsi" w:hAnsiTheme="minorHAnsi"/>
                <w:sz w:val="18"/>
                <w:szCs w:val="18"/>
              </w:rPr>
            </w:pPr>
            <w:r w:rsidRPr="00BF496A">
              <w:rPr>
                <w:rFonts w:asciiTheme="minorHAnsi" w:hAnsiTheme="minorHAnsi"/>
                <w:sz w:val="18"/>
                <w:szCs w:val="18"/>
              </w:rPr>
              <w:t xml:space="preserve">Total </w:t>
            </w:r>
            <w:r w:rsidR="00CF49BD">
              <w:rPr>
                <w:rFonts w:asciiTheme="minorHAnsi" w:hAnsiTheme="minorHAnsi"/>
                <w:sz w:val="18"/>
                <w:szCs w:val="18"/>
              </w:rPr>
              <w:t>I</w:t>
            </w:r>
            <w:r w:rsidRPr="00BF496A">
              <w:rPr>
                <w:rFonts w:asciiTheme="minorHAnsi" w:hAnsiTheme="minorHAnsi"/>
                <w:sz w:val="18"/>
                <w:szCs w:val="18"/>
              </w:rPr>
              <w:t xml:space="preserve">nstalled </w:t>
            </w:r>
            <w:r w:rsidR="00CF49BD">
              <w:rPr>
                <w:rFonts w:asciiTheme="minorHAnsi" w:hAnsiTheme="minorHAnsi"/>
                <w:sz w:val="18"/>
                <w:szCs w:val="18"/>
              </w:rPr>
              <w:t xml:space="preserve">Equivalent </w:t>
            </w:r>
            <w:r w:rsidRPr="00BF496A">
              <w:rPr>
                <w:rFonts w:asciiTheme="minorHAnsi" w:hAnsiTheme="minorHAnsi"/>
                <w:sz w:val="18"/>
                <w:szCs w:val="18"/>
              </w:rPr>
              <w:t xml:space="preserve">Continuous Ventilation (CFM) </w:t>
            </w:r>
          </w:p>
        </w:tc>
        <w:tc>
          <w:tcPr>
            <w:tcW w:w="2212" w:type="dxa"/>
          </w:tcPr>
          <w:p w14:paraId="0435B1E1" w14:textId="77777777" w:rsidR="007056D7" w:rsidRPr="00BF496A" w:rsidRDefault="007056D7" w:rsidP="003952E1">
            <w:pPr>
              <w:rPr>
                <w:rFonts w:asciiTheme="minorHAnsi" w:hAnsiTheme="minorHAnsi"/>
                <w:sz w:val="18"/>
                <w:szCs w:val="18"/>
              </w:rPr>
            </w:pPr>
          </w:p>
        </w:tc>
      </w:tr>
    </w:tbl>
    <w:p w14:paraId="0435B1E3" w14:textId="0123B3C5" w:rsidR="007056D7" w:rsidRDefault="007056D7" w:rsidP="007056D7">
      <w:pPr>
        <w:rPr>
          <w:rFonts w:asciiTheme="minorHAnsi" w:hAnsiTheme="minorHAnsi" w:cstheme="minorHAnsi"/>
          <w:sz w:val="18"/>
          <w:szCs w:val="18"/>
        </w:rPr>
      </w:pPr>
    </w:p>
    <w:tbl>
      <w:tblPr>
        <w:tblStyle w:val="TableGrid"/>
        <w:tblW w:w="10795" w:type="dxa"/>
        <w:tblLook w:val="04A0" w:firstRow="1" w:lastRow="0" w:firstColumn="1" w:lastColumn="0" w:noHBand="0" w:noVBand="1"/>
      </w:tblPr>
      <w:tblGrid>
        <w:gridCol w:w="3055"/>
        <w:gridCol w:w="3420"/>
        <w:gridCol w:w="4320"/>
      </w:tblGrid>
      <w:tr w:rsidR="00F3716F" w14:paraId="6C5BBCA0" w14:textId="77777777" w:rsidTr="00447757">
        <w:tc>
          <w:tcPr>
            <w:tcW w:w="10795" w:type="dxa"/>
            <w:gridSpan w:val="3"/>
          </w:tcPr>
          <w:p w14:paraId="442242E1" w14:textId="2CAF84D5" w:rsidR="00F3716F" w:rsidRDefault="00B521A1" w:rsidP="00AE2B20">
            <w:pPr>
              <w:rPr>
                <w:rFonts w:asciiTheme="minorHAnsi" w:hAnsiTheme="minorHAnsi" w:cstheme="minorHAnsi"/>
                <w:b/>
                <w:bCs/>
                <w:sz w:val="18"/>
                <w:szCs w:val="18"/>
              </w:rPr>
            </w:pPr>
            <w:r>
              <w:rPr>
                <w:rFonts w:asciiTheme="minorHAnsi" w:hAnsiTheme="minorHAnsi" w:cstheme="minorHAnsi"/>
                <w:b/>
                <w:bCs/>
                <w:sz w:val="18"/>
                <w:szCs w:val="18"/>
              </w:rPr>
              <w:t>D</w:t>
            </w:r>
            <w:r w:rsidR="00F3716F">
              <w:rPr>
                <w:rFonts w:asciiTheme="minorHAnsi" w:hAnsiTheme="minorHAnsi" w:cstheme="minorHAnsi"/>
                <w:b/>
                <w:bCs/>
                <w:sz w:val="18"/>
                <w:szCs w:val="18"/>
              </w:rPr>
              <w:t xml:space="preserve">2.  </w:t>
            </w:r>
            <w:r w:rsidR="00F3716F" w:rsidRPr="0041218C">
              <w:rPr>
                <w:rFonts w:asciiTheme="minorHAnsi" w:hAnsiTheme="minorHAnsi" w:cstheme="minorHAnsi"/>
                <w:b/>
                <w:bCs/>
                <w:sz w:val="18"/>
                <w:szCs w:val="18"/>
              </w:rPr>
              <w:t>HRV or ERV</w:t>
            </w:r>
            <w:r w:rsidR="00F3716F">
              <w:rPr>
                <w:rFonts w:asciiTheme="minorHAnsi" w:hAnsiTheme="minorHAnsi" w:cstheme="minorHAnsi"/>
                <w:b/>
                <w:bCs/>
                <w:sz w:val="18"/>
                <w:szCs w:val="18"/>
              </w:rPr>
              <w:t xml:space="preserve"> Information</w:t>
            </w:r>
          </w:p>
          <w:p w14:paraId="716C8CA0" w14:textId="77777777" w:rsidR="00F3716F" w:rsidRPr="00367C46" w:rsidRDefault="00F3716F" w:rsidP="00AE2B20">
            <w:pPr>
              <w:rPr>
                <w:rFonts w:asciiTheme="minorHAnsi" w:hAnsiTheme="minorHAnsi" w:cstheme="minorHAnsi"/>
                <w:sz w:val="18"/>
                <w:szCs w:val="18"/>
              </w:rPr>
            </w:pPr>
            <w:r>
              <w:rPr>
                <w:rFonts w:asciiTheme="minorHAnsi" w:hAnsiTheme="minorHAnsi" w:cstheme="minorHAnsi"/>
                <w:sz w:val="18"/>
                <w:szCs w:val="18"/>
              </w:rPr>
              <w:t>Balanced ventilation systems shall comply with appropriate requirements in 150.0(o)2C.</w:t>
            </w:r>
          </w:p>
        </w:tc>
      </w:tr>
      <w:tr w:rsidR="001377CD" w14:paraId="2327BC11" w14:textId="77777777" w:rsidTr="00447757">
        <w:tc>
          <w:tcPr>
            <w:tcW w:w="3055" w:type="dxa"/>
          </w:tcPr>
          <w:p w14:paraId="1660328D" w14:textId="77777777" w:rsidR="001377CD" w:rsidRDefault="001377CD" w:rsidP="00AE2B20">
            <w:pPr>
              <w:rPr>
                <w:rFonts w:asciiTheme="minorHAnsi" w:hAnsiTheme="minorHAnsi" w:cstheme="minorHAnsi"/>
                <w:sz w:val="18"/>
                <w:szCs w:val="18"/>
              </w:rPr>
            </w:pPr>
            <w:r>
              <w:rPr>
                <w:rFonts w:asciiTheme="minorHAnsi" w:hAnsiTheme="minorHAnsi" w:cstheme="minorHAnsi"/>
                <w:sz w:val="18"/>
                <w:szCs w:val="18"/>
              </w:rPr>
              <w:t>01</w:t>
            </w:r>
          </w:p>
        </w:tc>
        <w:tc>
          <w:tcPr>
            <w:tcW w:w="3420" w:type="dxa"/>
          </w:tcPr>
          <w:p w14:paraId="037FF869" w14:textId="77777777" w:rsidR="001377CD" w:rsidRDefault="001377CD" w:rsidP="00AE2B20">
            <w:pPr>
              <w:rPr>
                <w:rFonts w:asciiTheme="minorHAnsi" w:hAnsiTheme="minorHAnsi" w:cstheme="minorHAnsi"/>
                <w:sz w:val="18"/>
                <w:szCs w:val="18"/>
              </w:rPr>
            </w:pPr>
            <w:r>
              <w:rPr>
                <w:rFonts w:asciiTheme="minorHAnsi" w:hAnsiTheme="minorHAnsi" w:cstheme="minorHAnsi"/>
                <w:sz w:val="18"/>
                <w:szCs w:val="18"/>
              </w:rPr>
              <w:t>02</w:t>
            </w:r>
          </w:p>
        </w:tc>
        <w:tc>
          <w:tcPr>
            <w:tcW w:w="4320" w:type="dxa"/>
          </w:tcPr>
          <w:p w14:paraId="5F697590" w14:textId="77777777" w:rsidR="001377CD" w:rsidRDefault="001377CD" w:rsidP="00AE2B20">
            <w:pPr>
              <w:rPr>
                <w:rFonts w:asciiTheme="minorHAnsi" w:hAnsiTheme="minorHAnsi" w:cstheme="minorHAnsi"/>
                <w:sz w:val="18"/>
                <w:szCs w:val="18"/>
              </w:rPr>
            </w:pPr>
            <w:r>
              <w:rPr>
                <w:rFonts w:asciiTheme="minorHAnsi" w:hAnsiTheme="minorHAnsi" w:cstheme="minorHAnsi"/>
                <w:sz w:val="18"/>
                <w:szCs w:val="18"/>
              </w:rPr>
              <w:t>03</w:t>
            </w:r>
          </w:p>
        </w:tc>
      </w:tr>
      <w:tr w:rsidR="001377CD" w14:paraId="5B3093FB" w14:textId="77777777" w:rsidTr="00447757">
        <w:tc>
          <w:tcPr>
            <w:tcW w:w="3055" w:type="dxa"/>
          </w:tcPr>
          <w:p w14:paraId="466698D7" w14:textId="77777777" w:rsidR="001377CD" w:rsidRDefault="001377CD" w:rsidP="00AE2B20">
            <w:pPr>
              <w:rPr>
                <w:rFonts w:asciiTheme="minorHAnsi" w:hAnsiTheme="minorHAnsi" w:cstheme="minorHAnsi"/>
                <w:sz w:val="18"/>
                <w:szCs w:val="18"/>
              </w:rPr>
            </w:pPr>
            <w:r>
              <w:rPr>
                <w:rFonts w:asciiTheme="minorHAnsi" w:hAnsiTheme="minorHAnsi" w:cstheme="minorHAnsi"/>
                <w:sz w:val="18"/>
                <w:szCs w:val="18"/>
              </w:rPr>
              <w:t>Manufacturer Make</w:t>
            </w:r>
          </w:p>
        </w:tc>
        <w:tc>
          <w:tcPr>
            <w:tcW w:w="3420" w:type="dxa"/>
          </w:tcPr>
          <w:p w14:paraId="69024094" w14:textId="77777777" w:rsidR="001377CD" w:rsidRDefault="001377CD" w:rsidP="00AE2B20">
            <w:pPr>
              <w:rPr>
                <w:rFonts w:asciiTheme="minorHAnsi" w:hAnsiTheme="minorHAnsi" w:cstheme="minorHAnsi"/>
                <w:sz w:val="18"/>
                <w:szCs w:val="18"/>
              </w:rPr>
            </w:pPr>
            <w:r>
              <w:rPr>
                <w:rFonts w:asciiTheme="minorHAnsi" w:hAnsiTheme="minorHAnsi" w:cstheme="minorHAnsi"/>
                <w:sz w:val="18"/>
                <w:szCs w:val="18"/>
              </w:rPr>
              <w:t>Manufacturer Model Number</w:t>
            </w:r>
          </w:p>
        </w:tc>
        <w:tc>
          <w:tcPr>
            <w:tcW w:w="4320" w:type="dxa"/>
          </w:tcPr>
          <w:p w14:paraId="16744AC1" w14:textId="77777777" w:rsidR="001377CD" w:rsidRDefault="001377CD" w:rsidP="00AE2B20">
            <w:pPr>
              <w:rPr>
                <w:rFonts w:asciiTheme="minorHAnsi" w:hAnsiTheme="minorHAnsi" w:cstheme="minorHAnsi"/>
                <w:sz w:val="18"/>
                <w:szCs w:val="18"/>
              </w:rPr>
            </w:pPr>
            <w:r>
              <w:rPr>
                <w:rFonts w:asciiTheme="minorHAnsi" w:hAnsiTheme="minorHAnsi" w:cstheme="minorHAnsi"/>
                <w:sz w:val="18"/>
                <w:szCs w:val="18"/>
              </w:rPr>
              <w:t>Fan Efficacy Performance Rating (W/CFM)</w:t>
            </w:r>
          </w:p>
        </w:tc>
      </w:tr>
      <w:tr w:rsidR="001377CD" w14:paraId="72EBAAC7" w14:textId="77777777" w:rsidTr="00447757">
        <w:tc>
          <w:tcPr>
            <w:tcW w:w="3055" w:type="dxa"/>
          </w:tcPr>
          <w:p w14:paraId="71A9E224" w14:textId="77777777" w:rsidR="001377CD" w:rsidRDefault="001377CD" w:rsidP="00AE2B20">
            <w:pPr>
              <w:rPr>
                <w:rFonts w:asciiTheme="minorHAnsi" w:hAnsiTheme="minorHAnsi" w:cstheme="minorHAnsi"/>
                <w:sz w:val="18"/>
                <w:szCs w:val="18"/>
              </w:rPr>
            </w:pPr>
          </w:p>
        </w:tc>
        <w:tc>
          <w:tcPr>
            <w:tcW w:w="3420" w:type="dxa"/>
          </w:tcPr>
          <w:p w14:paraId="1D5576BE" w14:textId="77777777" w:rsidR="001377CD" w:rsidRDefault="001377CD" w:rsidP="00AE2B20">
            <w:pPr>
              <w:rPr>
                <w:rFonts w:asciiTheme="minorHAnsi" w:hAnsiTheme="minorHAnsi" w:cstheme="minorHAnsi"/>
                <w:sz w:val="18"/>
                <w:szCs w:val="18"/>
              </w:rPr>
            </w:pPr>
          </w:p>
        </w:tc>
        <w:tc>
          <w:tcPr>
            <w:tcW w:w="4320" w:type="dxa"/>
          </w:tcPr>
          <w:p w14:paraId="72B90DA5" w14:textId="77777777" w:rsidR="001377CD" w:rsidRDefault="001377CD" w:rsidP="00AE2B20">
            <w:pPr>
              <w:rPr>
                <w:rFonts w:asciiTheme="minorHAnsi" w:hAnsiTheme="minorHAnsi" w:cstheme="minorHAnsi"/>
                <w:sz w:val="18"/>
                <w:szCs w:val="18"/>
              </w:rPr>
            </w:pPr>
          </w:p>
        </w:tc>
      </w:tr>
      <w:tr w:rsidR="001377CD" w14:paraId="74868927" w14:textId="77777777" w:rsidTr="00447757">
        <w:tc>
          <w:tcPr>
            <w:tcW w:w="3055" w:type="dxa"/>
          </w:tcPr>
          <w:p w14:paraId="5603989E" w14:textId="77777777" w:rsidR="001377CD" w:rsidRDefault="001377CD" w:rsidP="00AE2B20">
            <w:pPr>
              <w:rPr>
                <w:rFonts w:asciiTheme="minorHAnsi" w:hAnsiTheme="minorHAnsi" w:cstheme="minorHAnsi"/>
                <w:sz w:val="18"/>
                <w:szCs w:val="18"/>
              </w:rPr>
            </w:pPr>
          </w:p>
        </w:tc>
        <w:tc>
          <w:tcPr>
            <w:tcW w:w="3420" w:type="dxa"/>
          </w:tcPr>
          <w:p w14:paraId="6302B6D8" w14:textId="77777777" w:rsidR="001377CD" w:rsidRDefault="001377CD" w:rsidP="00AE2B20">
            <w:pPr>
              <w:rPr>
                <w:rFonts w:asciiTheme="minorHAnsi" w:hAnsiTheme="minorHAnsi" w:cstheme="minorHAnsi"/>
                <w:sz w:val="18"/>
                <w:szCs w:val="18"/>
              </w:rPr>
            </w:pPr>
          </w:p>
        </w:tc>
        <w:tc>
          <w:tcPr>
            <w:tcW w:w="4320" w:type="dxa"/>
          </w:tcPr>
          <w:p w14:paraId="7A2D6750" w14:textId="77777777" w:rsidR="001377CD" w:rsidRDefault="001377CD" w:rsidP="00AE2B20">
            <w:pPr>
              <w:rPr>
                <w:rFonts w:asciiTheme="minorHAnsi" w:hAnsiTheme="minorHAnsi" w:cstheme="minorHAnsi"/>
                <w:sz w:val="18"/>
                <w:szCs w:val="18"/>
              </w:rPr>
            </w:pPr>
          </w:p>
        </w:tc>
      </w:tr>
      <w:tr w:rsidR="001377CD" w14:paraId="03173B57" w14:textId="77777777" w:rsidTr="00447757">
        <w:tc>
          <w:tcPr>
            <w:tcW w:w="3055" w:type="dxa"/>
          </w:tcPr>
          <w:p w14:paraId="6848A10A" w14:textId="77777777" w:rsidR="001377CD" w:rsidRDefault="001377CD" w:rsidP="00AE2B20">
            <w:pPr>
              <w:rPr>
                <w:rFonts w:asciiTheme="minorHAnsi" w:hAnsiTheme="minorHAnsi" w:cstheme="minorHAnsi"/>
                <w:sz w:val="18"/>
                <w:szCs w:val="18"/>
              </w:rPr>
            </w:pPr>
          </w:p>
        </w:tc>
        <w:tc>
          <w:tcPr>
            <w:tcW w:w="3420" w:type="dxa"/>
          </w:tcPr>
          <w:p w14:paraId="4556F0D9" w14:textId="77777777" w:rsidR="001377CD" w:rsidRDefault="001377CD" w:rsidP="00AE2B20">
            <w:pPr>
              <w:rPr>
                <w:rFonts w:asciiTheme="minorHAnsi" w:hAnsiTheme="minorHAnsi" w:cstheme="minorHAnsi"/>
                <w:sz w:val="18"/>
                <w:szCs w:val="18"/>
              </w:rPr>
            </w:pPr>
          </w:p>
        </w:tc>
        <w:tc>
          <w:tcPr>
            <w:tcW w:w="4320" w:type="dxa"/>
          </w:tcPr>
          <w:p w14:paraId="3362841B" w14:textId="77777777" w:rsidR="001377CD" w:rsidRDefault="001377CD" w:rsidP="00AE2B20">
            <w:pPr>
              <w:rPr>
                <w:rFonts w:asciiTheme="minorHAnsi" w:hAnsiTheme="minorHAnsi" w:cstheme="minorHAnsi"/>
                <w:sz w:val="18"/>
                <w:szCs w:val="18"/>
              </w:rPr>
            </w:pPr>
          </w:p>
        </w:tc>
      </w:tr>
    </w:tbl>
    <w:p w14:paraId="48D86582" w14:textId="528BF7CB" w:rsidR="00F27B73" w:rsidRPr="00C070E2" w:rsidRDefault="00F27B73" w:rsidP="007056D7">
      <w:pPr>
        <w:rPr>
          <w:rFonts w:asciiTheme="minorHAnsi" w:hAnsiTheme="minorHAnsi" w:cstheme="minorHAnsi"/>
          <w:sz w:val="18"/>
          <w:szCs w:val="18"/>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1"/>
        <w:gridCol w:w="10145"/>
      </w:tblGrid>
      <w:tr w:rsidR="007056D7" w:rsidRPr="00500C2C" w14:paraId="0435B1E5" w14:textId="77777777" w:rsidTr="00454307">
        <w:tc>
          <w:tcPr>
            <w:tcW w:w="10786" w:type="dxa"/>
            <w:gridSpan w:val="2"/>
          </w:tcPr>
          <w:p w14:paraId="0435B1E4" w14:textId="7DBBCFE1" w:rsidR="007056D7" w:rsidRPr="00500C2C" w:rsidRDefault="00380356" w:rsidP="003952E1">
            <w:pPr>
              <w:keepNext/>
              <w:rPr>
                <w:rFonts w:asciiTheme="minorHAnsi" w:hAnsiTheme="minorHAnsi"/>
                <w:szCs w:val="18"/>
              </w:rPr>
            </w:pPr>
            <w:r>
              <w:rPr>
                <w:rFonts w:asciiTheme="minorHAnsi" w:hAnsiTheme="minorHAnsi"/>
                <w:b/>
                <w:szCs w:val="18"/>
              </w:rPr>
              <w:t>E</w:t>
            </w:r>
            <w:r w:rsidR="007056D7" w:rsidRPr="00500C2C">
              <w:rPr>
                <w:rFonts w:asciiTheme="minorHAnsi" w:hAnsiTheme="minorHAnsi"/>
                <w:b/>
                <w:szCs w:val="18"/>
              </w:rPr>
              <w:t>. Compliance Statement</w:t>
            </w:r>
            <w:r w:rsidR="007056D7" w:rsidRPr="00500C2C">
              <w:rPr>
                <w:rFonts w:asciiTheme="minorHAnsi" w:hAnsiTheme="minorHAnsi"/>
                <w:szCs w:val="18"/>
              </w:rPr>
              <w:t xml:space="preserve"> </w:t>
            </w:r>
          </w:p>
        </w:tc>
      </w:tr>
      <w:tr w:rsidR="007056D7" w:rsidRPr="00D2491C" w14:paraId="0435B1E8" w14:textId="77777777" w:rsidTr="00454307">
        <w:trPr>
          <w:trHeight w:val="158"/>
        </w:trPr>
        <w:tc>
          <w:tcPr>
            <w:tcW w:w="641" w:type="dxa"/>
            <w:vAlign w:val="center"/>
          </w:tcPr>
          <w:p w14:paraId="0435B1E6" w14:textId="77777777" w:rsidR="007056D7" w:rsidRPr="00D2491C" w:rsidRDefault="007056D7" w:rsidP="003952E1">
            <w:pPr>
              <w:keepNext/>
              <w:jc w:val="center"/>
              <w:rPr>
                <w:rFonts w:asciiTheme="minorHAnsi" w:hAnsiTheme="minorHAnsi"/>
                <w:sz w:val="18"/>
                <w:szCs w:val="18"/>
              </w:rPr>
            </w:pPr>
            <w:r w:rsidRPr="00D2491C">
              <w:rPr>
                <w:rFonts w:asciiTheme="minorHAnsi" w:hAnsiTheme="minorHAnsi"/>
                <w:sz w:val="18"/>
                <w:szCs w:val="18"/>
              </w:rPr>
              <w:t>01</w:t>
            </w:r>
          </w:p>
        </w:tc>
        <w:tc>
          <w:tcPr>
            <w:tcW w:w="10145" w:type="dxa"/>
            <w:vAlign w:val="center"/>
          </w:tcPr>
          <w:p w14:paraId="0435B1E7" w14:textId="77777777" w:rsidR="00AE10C0" w:rsidRDefault="00AE10C0" w:rsidP="00D9307B">
            <w:pPr>
              <w:keepNext/>
              <w:rPr>
                <w:rFonts w:asciiTheme="minorHAnsi" w:hAnsiTheme="minorHAnsi"/>
                <w:sz w:val="18"/>
                <w:szCs w:val="18"/>
              </w:rPr>
            </w:pPr>
          </w:p>
        </w:tc>
      </w:tr>
    </w:tbl>
    <w:p w14:paraId="0435B25B" w14:textId="05E6DBEE" w:rsidR="005952AD" w:rsidRDefault="005952AD">
      <w:pPr>
        <w:rPr>
          <w:rFonts w:asciiTheme="minorHAnsi" w:hAnsiTheme="minorHAnsi"/>
          <w:sz w:val="18"/>
          <w:szCs w:val="18"/>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1"/>
        <w:gridCol w:w="10145"/>
      </w:tblGrid>
      <w:tr w:rsidR="00BD72D7" w:rsidRPr="00500C2C" w14:paraId="33862D1C" w14:textId="77777777" w:rsidTr="00BD72D7">
        <w:tc>
          <w:tcPr>
            <w:tcW w:w="10786" w:type="dxa"/>
            <w:gridSpan w:val="2"/>
          </w:tcPr>
          <w:p w14:paraId="1AA0A7D1" w14:textId="7A92CDED" w:rsidR="00BD72D7" w:rsidRDefault="00BD72D7" w:rsidP="00BD72D7">
            <w:pPr>
              <w:keepNext/>
              <w:rPr>
                <w:rFonts w:asciiTheme="minorHAnsi" w:hAnsiTheme="minorHAnsi"/>
                <w:b/>
                <w:szCs w:val="18"/>
              </w:rPr>
            </w:pPr>
            <w:r>
              <w:rPr>
                <w:rFonts w:asciiTheme="minorHAnsi" w:hAnsiTheme="minorHAnsi"/>
                <w:b/>
                <w:szCs w:val="18"/>
              </w:rPr>
              <w:t>F</w:t>
            </w:r>
            <w:r w:rsidRPr="00500C2C">
              <w:rPr>
                <w:rFonts w:asciiTheme="minorHAnsi" w:hAnsiTheme="minorHAnsi"/>
                <w:b/>
                <w:szCs w:val="18"/>
              </w:rPr>
              <w:t xml:space="preserve">. </w:t>
            </w:r>
            <w:r>
              <w:rPr>
                <w:rFonts w:asciiTheme="minorHAnsi" w:hAnsiTheme="minorHAnsi"/>
                <w:b/>
                <w:szCs w:val="18"/>
              </w:rPr>
              <w:t>Determination of HERS Verification Compliance</w:t>
            </w:r>
          </w:p>
          <w:p w14:paraId="1FC7153B" w14:textId="0ABECBF8" w:rsidR="00BD72D7" w:rsidRPr="00500C2C" w:rsidRDefault="00BD72D7" w:rsidP="00BD72D7">
            <w:pPr>
              <w:keepNext/>
              <w:rPr>
                <w:rFonts w:asciiTheme="minorHAnsi" w:hAnsiTheme="minorHAnsi"/>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BD72D7" w:rsidRPr="00D2491C" w14:paraId="7BEA2264" w14:textId="77777777" w:rsidTr="00BD72D7">
        <w:trPr>
          <w:trHeight w:val="158"/>
        </w:trPr>
        <w:tc>
          <w:tcPr>
            <w:tcW w:w="641" w:type="dxa"/>
            <w:vAlign w:val="center"/>
          </w:tcPr>
          <w:p w14:paraId="3D7D593F" w14:textId="77777777" w:rsidR="00BD72D7" w:rsidRPr="00D2491C" w:rsidRDefault="00BD72D7" w:rsidP="00BD72D7">
            <w:pPr>
              <w:keepNext/>
              <w:jc w:val="center"/>
              <w:rPr>
                <w:rFonts w:asciiTheme="minorHAnsi" w:hAnsiTheme="minorHAnsi"/>
                <w:sz w:val="18"/>
                <w:szCs w:val="18"/>
              </w:rPr>
            </w:pPr>
            <w:r w:rsidRPr="00D2491C">
              <w:rPr>
                <w:rFonts w:asciiTheme="minorHAnsi" w:hAnsiTheme="minorHAnsi"/>
                <w:sz w:val="18"/>
                <w:szCs w:val="18"/>
              </w:rPr>
              <w:t>01</w:t>
            </w:r>
          </w:p>
        </w:tc>
        <w:tc>
          <w:tcPr>
            <w:tcW w:w="10145" w:type="dxa"/>
            <w:vAlign w:val="center"/>
          </w:tcPr>
          <w:p w14:paraId="0CD5AA12" w14:textId="77777777" w:rsidR="00BD72D7" w:rsidRDefault="00BD72D7" w:rsidP="00BD72D7">
            <w:pPr>
              <w:keepNext/>
              <w:rPr>
                <w:rFonts w:asciiTheme="minorHAnsi" w:hAnsiTheme="minorHAnsi"/>
                <w:sz w:val="18"/>
                <w:szCs w:val="18"/>
              </w:rPr>
            </w:pPr>
          </w:p>
        </w:tc>
      </w:tr>
    </w:tbl>
    <w:p w14:paraId="58CCB3AF" w14:textId="77777777" w:rsidR="009E5FE9" w:rsidRDefault="009E5FE9">
      <w:pPr>
        <w:rPr>
          <w:rFonts w:asciiTheme="minorHAnsi" w:hAnsiTheme="minorHAnsi"/>
          <w:sz w:val="18"/>
          <w:szCs w:val="18"/>
        </w:rPr>
      </w:pPr>
    </w:p>
    <w:p w14:paraId="4FF10844" w14:textId="78686A8E" w:rsidR="005952AD" w:rsidRDefault="005952AD">
      <w:pPr>
        <w:rPr>
          <w:rFonts w:asciiTheme="minorHAnsi" w:hAnsiTheme="minorHAnsi"/>
          <w:sz w:val="18"/>
          <w:szCs w:val="18"/>
        </w:rPr>
      </w:pPr>
      <w:r>
        <w:rPr>
          <w:rFonts w:asciiTheme="minorHAnsi" w:hAnsiTheme="minorHAnsi"/>
          <w:sz w:val="18"/>
          <w:szCs w:val="18"/>
        </w:rPr>
        <w:br w:type="page"/>
      </w:r>
    </w:p>
    <w:p w14:paraId="0435B2D6" w14:textId="77777777" w:rsidR="00B71555" w:rsidRPr="00CB00C9" w:rsidRDefault="00B71555" w:rsidP="00B71555">
      <w:pPr>
        <w:contextualSpacing/>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583484" w:rsidRPr="008D0F1F" w14:paraId="2791CF9A" w14:textId="77777777" w:rsidTr="00F05360">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2FB0AAB6" w14:textId="77777777" w:rsidR="00583484" w:rsidRPr="008D0F1F" w:rsidRDefault="00583484" w:rsidP="00F05360">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8D0F1F">
              <w:rPr>
                <w:rFonts w:asciiTheme="minorHAnsi" w:eastAsiaTheme="minorEastAsia" w:hAnsiTheme="minorHAnsi" w:cs="Arial"/>
                <w:b/>
                <w:caps/>
              </w:rPr>
              <w:t>Documentation Author's Declaration Statement</w:t>
            </w:r>
          </w:p>
        </w:tc>
      </w:tr>
      <w:tr w:rsidR="00583484" w:rsidRPr="008D0F1F" w14:paraId="70988006" w14:textId="77777777" w:rsidTr="00F05360">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FD6055D" w14:textId="77777777" w:rsidR="00583484" w:rsidRPr="008D0F1F" w:rsidRDefault="00583484" w:rsidP="00583484">
            <w:pPr>
              <w:numPr>
                <w:ilvl w:val="0"/>
                <w:numId w:val="37"/>
              </w:numPr>
              <w:spacing w:after="200" w:line="276" w:lineRule="auto"/>
              <w:ind w:left="271" w:hanging="270"/>
              <w:rPr>
                <w:rFonts w:asciiTheme="minorHAnsi" w:eastAsiaTheme="minorEastAsia" w:hAnsiTheme="minorHAnsi" w:cstheme="minorBidi"/>
              </w:rPr>
            </w:pPr>
            <w:r w:rsidRPr="008D0F1F">
              <w:rPr>
                <w:rFonts w:asciiTheme="minorHAnsi" w:eastAsiaTheme="minorEastAsia" w:hAnsiTheme="minorHAnsi" w:cstheme="minorBidi"/>
              </w:rPr>
              <w:t>I certify that this Certificate of Verification documentation is accurate and complete.</w:t>
            </w:r>
          </w:p>
        </w:tc>
      </w:tr>
      <w:tr w:rsidR="00583484" w:rsidRPr="008D0F1F" w14:paraId="2104E89E" w14:textId="77777777" w:rsidTr="00F05360">
        <w:trPr>
          <w:trHeight w:val="360"/>
        </w:trPr>
        <w:tc>
          <w:tcPr>
            <w:tcW w:w="5434" w:type="dxa"/>
            <w:tcBorders>
              <w:top w:val="single" w:sz="4" w:space="0" w:color="auto"/>
              <w:left w:val="single" w:sz="4" w:space="0" w:color="auto"/>
              <w:bottom w:val="single" w:sz="4" w:space="0" w:color="auto"/>
              <w:right w:val="single" w:sz="4" w:space="0" w:color="auto"/>
            </w:tcBorders>
            <w:hideMark/>
          </w:tcPr>
          <w:p w14:paraId="25744BB6" w14:textId="77777777" w:rsidR="00583484" w:rsidRPr="008D0F1F" w:rsidRDefault="00583484" w:rsidP="00F05360">
            <w:pPr>
              <w:spacing w:line="276" w:lineRule="auto"/>
              <w:rPr>
                <w:rFonts w:asciiTheme="minorHAnsi" w:eastAsiaTheme="minorEastAsia" w:hAnsiTheme="minorHAnsi" w:cstheme="minorBidi"/>
              </w:rPr>
            </w:pPr>
            <w:r w:rsidRPr="008D0F1F">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79893D63" w14:textId="77777777" w:rsidR="00583484" w:rsidRPr="008D0F1F" w:rsidRDefault="00583484" w:rsidP="00F05360">
            <w:pPr>
              <w:spacing w:line="276" w:lineRule="auto"/>
              <w:rPr>
                <w:rFonts w:asciiTheme="minorHAnsi" w:eastAsiaTheme="minorEastAsia" w:hAnsiTheme="minorHAnsi" w:cstheme="minorBidi"/>
              </w:rPr>
            </w:pPr>
            <w:r w:rsidRPr="008D0F1F">
              <w:rPr>
                <w:rFonts w:asciiTheme="minorHAnsi" w:eastAsiaTheme="minorEastAsia" w:hAnsiTheme="minorHAnsi" w:cstheme="minorBidi"/>
              </w:rPr>
              <w:t>Documentation Author Signature:</w:t>
            </w:r>
          </w:p>
        </w:tc>
      </w:tr>
      <w:tr w:rsidR="00583484" w:rsidRPr="008D0F1F" w14:paraId="32E35631" w14:textId="77777777" w:rsidTr="00F05360">
        <w:trPr>
          <w:trHeight w:val="360"/>
        </w:trPr>
        <w:tc>
          <w:tcPr>
            <w:tcW w:w="5434" w:type="dxa"/>
            <w:tcBorders>
              <w:top w:val="single" w:sz="4" w:space="0" w:color="auto"/>
              <w:left w:val="single" w:sz="4" w:space="0" w:color="auto"/>
              <w:bottom w:val="single" w:sz="4" w:space="0" w:color="auto"/>
              <w:right w:val="single" w:sz="4" w:space="0" w:color="auto"/>
            </w:tcBorders>
            <w:hideMark/>
          </w:tcPr>
          <w:p w14:paraId="545CAD5E" w14:textId="77777777" w:rsidR="00583484" w:rsidRPr="008D0F1F" w:rsidRDefault="00583484" w:rsidP="00F05360">
            <w:pPr>
              <w:spacing w:line="276" w:lineRule="auto"/>
              <w:rPr>
                <w:rFonts w:asciiTheme="minorHAnsi" w:eastAsiaTheme="minorEastAsia" w:hAnsiTheme="minorHAnsi" w:cstheme="minorBidi"/>
              </w:rPr>
            </w:pPr>
            <w:r w:rsidRPr="008D0F1F">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0273E34B" w14:textId="77777777" w:rsidR="00583484" w:rsidRPr="008D0F1F" w:rsidRDefault="00583484" w:rsidP="00F05360">
            <w:pPr>
              <w:spacing w:line="276" w:lineRule="auto"/>
              <w:rPr>
                <w:rFonts w:asciiTheme="minorHAnsi" w:eastAsiaTheme="minorEastAsia" w:hAnsiTheme="minorHAnsi" w:cstheme="minorBidi"/>
              </w:rPr>
            </w:pPr>
            <w:r w:rsidRPr="008D0F1F">
              <w:rPr>
                <w:rFonts w:asciiTheme="minorHAnsi" w:eastAsiaTheme="minorEastAsia" w:hAnsiTheme="minorHAnsi" w:cstheme="minorBidi"/>
              </w:rPr>
              <w:t>Date Signed:</w:t>
            </w:r>
          </w:p>
        </w:tc>
      </w:tr>
      <w:tr w:rsidR="00583484" w:rsidRPr="008D0F1F" w14:paraId="26D2F311" w14:textId="77777777" w:rsidTr="00F05360">
        <w:trPr>
          <w:trHeight w:val="360"/>
        </w:trPr>
        <w:tc>
          <w:tcPr>
            <w:tcW w:w="5434" w:type="dxa"/>
            <w:tcBorders>
              <w:top w:val="single" w:sz="4" w:space="0" w:color="auto"/>
              <w:left w:val="single" w:sz="4" w:space="0" w:color="auto"/>
              <w:bottom w:val="single" w:sz="4" w:space="0" w:color="auto"/>
              <w:right w:val="single" w:sz="4" w:space="0" w:color="auto"/>
            </w:tcBorders>
            <w:hideMark/>
          </w:tcPr>
          <w:p w14:paraId="566E5424" w14:textId="77777777" w:rsidR="00583484" w:rsidRPr="008D0F1F" w:rsidRDefault="00583484" w:rsidP="00F05360">
            <w:pPr>
              <w:spacing w:line="276" w:lineRule="auto"/>
              <w:rPr>
                <w:rFonts w:asciiTheme="minorHAnsi" w:eastAsiaTheme="minorEastAsia" w:hAnsiTheme="minorHAnsi" w:cstheme="minorBidi"/>
              </w:rPr>
            </w:pPr>
            <w:r w:rsidRPr="008D0F1F">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619EDEB7" w14:textId="77777777" w:rsidR="00583484" w:rsidRPr="008D0F1F" w:rsidRDefault="00583484" w:rsidP="00F05360">
            <w:pPr>
              <w:spacing w:line="276" w:lineRule="auto"/>
              <w:rPr>
                <w:rFonts w:asciiTheme="minorHAnsi" w:eastAsiaTheme="minorEastAsia" w:hAnsiTheme="minorHAnsi" w:cstheme="minorBidi"/>
              </w:rPr>
            </w:pPr>
            <w:r w:rsidRPr="008D0F1F">
              <w:rPr>
                <w:rFonts w:asciiTheme="minorHAnsi" w:eastAsiaTheme="minorEastAsia" w:hAnsiTheme="minorHAnsi" w:cstheme="minorBidi"/>
              </w:rPr>
              <w:t>CEA/HERS Certification Information (if applicable):</w:t>
            </w:r>
          </w:p>
        </w:tc>
      </w:tr>
      <w:tr w:rsidR="00583484" w:rsidRPr="008D0F1F" w14:paraId="29561B74" w14:textId="77777777" w:rsidTr="00F05360">
        <w:trPr>
          <w:trHeight w:val="360"/>
        </w:trPr>
        <w:tc>
          <w:tcPr>
            <w:tcW w:w="5434" w:type="dxa"/>
            <w:tcBorders>
              <w:top w:val="single" w:sz="4" w:space="0" w:color="auto"/>
              <w:left w:val="single" w:sz="4" w:space="0" w:color="auto"/>
              <w:bottom w:val="single" w:sz="4" w:space="0" w:color="auto"/>
              <w:right w:val="single" w:sz="4" w:space="0" w:color="auto"/>
            </w:tcBorders>
            <w:hideMark/>
          </w:tcPr>
          <w:p w14:paraId="05C38BD3" w14:textId="77777777" w:rsidR="00583484" w:rsidRPr="008D0F1F" w:rsidRDefault="00583484" w:rsidP="00F05360">
            <w:pPr>
              <w:spacing w:line="276" w:lineRule="auto"/>
              <w:rPr>
                <w:rFonts w:asciiTheme="minorHAnsi" w:eastAsiaTheme="minorEastAsia" w:hAnsiTheme="minorHAnsi" w:cstheme="minorBidi"/>
              </w:rPr>
            </w:pPr>
            <w:r w:rsidRPr="008D0F1F">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39D7DD6B" w14:textId="77777777" w:rsidR="00583484" w:rsidRPr="008D0F1F" w:rsidRDefault="00583484" w:rsidP="00F05360">
            <w:pPr>
              <w:spacing w:line="276" w:lineRule="auto"/>
              <w:rPr>
                <w:rFonts w:asciiTheme="minorHAnsi" w:eastAsiaTheme="minorEastAsia" w:hAnsiTheme="minorHAnsi" w:cstheme="minorBidi"/>
              </w:rPr>
            </w:pPr>
            <w:r w:rsidRPr="008D0F1F">
              <w:rPr>
                <w:rFonts w:asciiTheme="minorHAnsi" w:eastAsiaTheme="minorEastAsia" w:hAnsiTheme="minorHAnsi" w:cstheme="minorBidi"/>
              </w:rPr>
              <w:t>Phone:</w:t>
            </w:r>
          </w:p>
        </w:tc>
      </w:tr>
      <w:tr w:rsidR="00583484" w:rsidRPr="008D0F1F" w14:paraId="19DC7A80" w14:textId="77777777" w:rsidTr="00F05360">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767F2DA" w14:textId="77777777" w:rsidR="00583484" w:rsidRPr="008D0F1F" w:rsidRDefault="00583484" w:rsidP="00F05360">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D0F1F">
              <w:rPr>
                <w:rFonts w:asciiTheme="minorHAnsi" w:eastAsiaTheme="minorEastAsia" w:hAnsiTheme="minorHAnsi" w:cs="Arial"/>
                <w:b/>
                <w:caps/>
              </w:rPr>
              <w:t xml:space="preserve">Responsible Person's Declaration statement </w:t>
            </w:r>
          </w:p>
        </w:tc>
      </w:tr>
      <w:tr w:rsidR="00583484" w:rsidRPr="008D0F1F" w14:paraId="70028826" w14:textId="77777777" w:rsidTr="00F05360">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A544A28" w14:textId="77777777" w:rsidR="00583484" w:rsidRPr="008D0F1F" w:rsidRDefault="00583484" w:rsidP="008D0F1F">
            <w:pPr>
              <w:spacing w:line="276" w:lineRule="auto"/>
              <w:rPr>
                <w:rFonts w:asciiTheme="minorHAnsi" w:eastAsiaTheme="minorEastAsia" w:hAnsiTheme="minorHAnsi" w:cstheme="minorBidi"/>
              </w:rPr>
            </w:pPr>
            <w:r w:rsidRPr="008D0F1F">
              <w:rPr>
                <w:rFonts w:asciiTheme="minorHAnsi" w:eastAsiaTheme="minorEastAsia" w:hAnsiTheme="minorHAnsi" w:cstheme="minorBidi"/>
              </w:rPr>
              <w:t xml:space="preserve">I certify the following under penalty of perjury, under the laws of the State of California: </w:t>
            </w:r>
          </w:p>
          <w:p w14:paraId="4EADA936" w14:textId="77777777" w:rsidR="00583484" w:rsidRPr="008D0F1F" w:rsidRDefault="00583484" w:rsidP="008D0F1F">
            <w:pPr>
              <w:numPr>
                <w:ilvl w:val="0"/>
                <w:numId w:val="38"/>
              </w:numPr>
              <w:spacing w:after="200" w:line="276" w:lineRule="auto"/>
              <w:ind w:left="697" w:hanging="270"/>
              <w:contextualSpacing/>
              <w:rPr>
                <w:rFonts w:ascii="Calibri" w:eastAsiaTheme="minorEastAsia" w:hAnsi="Calibri" w:cstheme="minorBidi"/>
              </w:rPr>
            </w:pPr>
            <w:bookmarkStart w:id="0" w:name="_Hlk104562088"/>
            <w:r w:rsidRPr="008D0F1F">
              <w:rPr>
                <w:rFonts w:ascii="Calibri" w:eastAsiaTheme="minorEastAsia" w:hAnsi="Calibri" w:cstheme="minorBidi"/>
              </w:rPr>
              <w:t>The information provided on this Certificate of Verification is true and correct.</w:t>
            </w:r>
          </w:p>
          <w:p w14:paraId="77415DCC" w14:textId="77777777" w:rsidR="00583484" w:rsidRPr="008D0F1F" w:rsidRDefault="00583484" w:rsidP="008D0F1F">
            <w:pPr>
              <w:numPr>
                <w:ilvl w:val="0"/>
                <w:numId w:val="38"/>
              </w:numPr>
              <w:spacing w:after="200" w:line="276" w:lineRule="auto"/>
              <w:ind w:left="697" w:hanging="270"/>
              <w:contextualSpacing/>
              <w:rPr>
                <w:rFonts w:ascii="Calibri" w:eastAsiaTheme="minorEastAsia" w:hAnsi="Calibri" w:cstheme="minorBidi"/>
              </w:rPr>
            </w:pPr>
            <w:r w:rsidRPr="008D0F1F">
              <w:rPr>
                <w:rFonts w:ascii="Calibri" w:eastAsiaTheme="minorEastAsia" w:hAnsi="Calibri" w:cstheme="minorBidi"/>
              </w:rPr>
              <w:t>I am the certified HERS Rater who performed the verification identified and reported on this Certificate of Verification (responsible rater).</w:t>
            </w:r>
          </w:p>
          <w:p w14:paraId="21B84B81" w14:textId="77777777" w:rsidR="00583484" w:rsidRPr="008D0F1F" w:rsidRDefault="00583484" w:rsidP="008D0F1F">
            <w:pPr>
              <w:numPr>
                <w:ilvl w:val="0"/>
                <w:numId w:val="38"/>
              </w:numPr>
              <w:spacing w:after="200" w:line="276" w:lineRule="auto"/>
              <w:ind w:left="697" w:hanging="270"/>
              <w:contextualSpacing/>
              <w:rPr>
                <w:rFonts w:ascii="Calibri" w:eastAsiaTheme="minorEastAsia" w:hAnsi="Calibri" w:cstheme="minorBidi"/>
              </w:rPr>
            </w:pPr>
            <w:r w:rsidRPr="008D0F1F">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6355906" w14:textId="77777777" w:rsidR="00583484" w:rsidRPr="008D0F1F" w:rsidRDefault="00583484" w:rsidP="008D0F1F">
            <w:pPr>
              <w:numPr>
                <w:ilvl w:val="0"/>
                <w:numId w:val="38"/>
              </w:numPr>
              <w:spacing w:after="200" w:line="276" w:lineRule="auto"/>
              <w:ind w:left="697" w:hanging="270"/>
              <w:contextualSpacing/>
              <w:rPr>
                <w:rFonts w:ascii="Calibri" w:eastAsiaTheme="minorEastAsia" w:hAnsi="Calibri" w:cstheme="minorBidi"/>
              </w:rPr>
            </w:pPr>
            <w:r w:rsidRPr="008D0F1F">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7A507C2" w14:textId="77777777" w:rsidR="00583484" w:rsidRPr="008D0F1F" w:rsidRDefault="00583484" w:rsidP="008D0F1F">
            <w:pPr>
              <w:numPr>
                <w:ilvl w:val="0"/>
                <w:numId w:val="38"/>
              </w:numPr>
              <w:spacing w:after="200" w:line="276" w:lineRule="auto"/>
              <w:ind w:left="697" w:hanging="270"/>
              <w:contextualSpacing/>
              <w:rPr>
                <w:rFonts w:ascii="Calibri" w:eastAsiaTheme="minorEastAsia" w:hAnsi="Calibri" w:cstheme="minorBidi"/>
              </w:rPr>
            </w:pPr>
            <w:r w:rsidRPr="008D0F1F">
              <w:rPr>
                <w:rFonts w:ascii="Calibri" w:eastAsiaTheme="minorEastAsia" w:hAnsi="Calibri" w:cstheme="minorBidi"/>
              </w:rPr>
              <w:t xml:space="preserve">I </w:t>
            </w:r>
            <w:bookmarkStart w:id="1" w:name="_Hlk104572720"/>
            <w:r w:rsidRPr="008D0F1F">
              <w:rPr>
                <w:rFonts w:ascii="Calibri" w:eastAsiaTheme="minorEastAsia" w:hAnsi="Calibri" w:cstheme="minorBidi"/>
              </w:rPr>
              <w:t>understand</w:t>
            </w:r>
            <w:bookmarkEnd w:id="1"/>
            <w:r w:rsidRPr="008D0F1F">
              <w:rPr>
                <w:rFonts w:ascii="Calibri" w:eastAsiaTheme="minorEastAsia" w:hAnsi="Calibri" w:cstheme="minorBidi"/>
              </w:rPr>
              <w:t xml:space="preserve"> that a registered copy of this Certificate of Verification shall be </w:t>
            </w:r>
            <w:proofErr w:type="gramStart"/>
            <w:r w:rsidRPr="008D0F1F">
              <w:rPr>
                <w:rFonts w:ascii="Calibri" w:eastAsiaTheme="minorEastAsia" w:hAnsi="Calibri" w:cstheme="minorBidi"/>
              </w:rPr>
              <w:t>posted, or</w:t>
            </w:r>
            <w:proofErr w:type="gramEnd"/>
            <w:r w:rsidRPr="008D0F1F">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51276961" w14:textId="77777777" w:rsidR="00583484" w:rsidRPr="008D0F1F" w:rsidRDefault="00583484" w:rsidP="008D0F1F">
            <w:pPr>
              <w:numPr>
                <w:ilvl w:val="0"/>
                <w:numId w:val="38"/>
              </w:numPr>
              <w:spacing w:after="200" w:line="276" w:lineRule="auto"/>
              <w:ind w:left="697" w:hanging="270"/>
              <w:contextualSpacing/>
              <w:rPr>
                <w:rFonts w:asciiTheme="minorHAnsi" w:eastAsiaTheme="minorEastAsia" w:hAnsiTheme="minorHAnsi" w:cstheme="minorBidi"/>
              </w:rPr>
            </w:pPr>
            <w:bookmarkStart w:id="2" w:name="_Hlk104572805"/>
            <w:r w:rsidRPr="008D0F1F">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583484" w:rsidRPr="008D0F1F" w14:paraId="7F7A928A" w14:textId="77777777" w:rsidTr="00F05360">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C2E18CF" w14:textId="77777777" w:rsidR="00583484" w:rsidRPr="008D0F1F" w:rsidRDefault="00583484" w:rsidP="00F05360">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8D0F1F">
              <w:rPr>
                <w:rFonts w:asciiTheme="minorHAnsi" w:eastAsiaTheme="minorEastAsia" w:hAnsiTheme="minorHAnsi" w:cs="Arial"/>
                <w:b/>
                <w:caps/>
              </w:rPr>
              <w:t>BUILDER OR INSTALLER INFORMATION AS SHOWN ON THE CERTIFICATE OF INSTALLATION</w:t>
            </w:r>
          </w:p>
        </w:tc>
      </w:tr>
      <w:tr w:rsidR="00583484" w:rsidRPr="008D0F1F" w14:paraId="788CB46F" w14:textId="77777777" w:rsidTr="00F05360">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C54B411" w14:textId="77777777" w:rsidR="00583484" w:rsidRPr="008D0F1F" w:rsidRDefault="00583484" w:rsidP="00F05360">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D0F1F">
              <w:rPr>
                <w:rFonts w:asciiTheme="minorHAnsi" w:eastAsiaTheme="minorEastAsia" w:hAnsiTheme="minorHAnsi" w:cstheme="minorBidi"/>
              </w:rPr>
              <w:t>Company Name (Installing Subcontractor, General Contractor, or Builder/Owner):</w:t>
            </w:r>
          </w:p>
        </w:tc>
      </w:tr>
      <w:tr w:rsidR="00583484" w:rsidRPr="008D0F1F" w14:paraId="2A37D306" w14:textId="77777777" w:rsidTr="00F05360">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8F2F25F" w14:textId="77777777" w:rsidR="00583484" w:rsidRPr="008D0F1F" w:rsidRDefault="00583484" w:rsidP="00F05360">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D0F1F">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B48FDA8" w14:textId="77777777" w:rsidR="00583484" w:rsidRPr="008D0F1F" w:rsidRDefault="00583484" w:rsidP="00F05360">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D0F1F">
              <w:rPr>
                <w:rFonts w:asciiTheme="minorHAnsi" w:eastAsiaTheme="minorEastAsia" w:hAnsiTheme="minorHAnsi" w:cstheme="minorBidi"/>
              </w:rPr>
              <w:t>CSLB License:</w:t>
            </w:r>
          </w:p>
        </w:tc>
      </w:tr>
      <w:tr w:rsidR="00583484" w:rsidRPr="008D0F1F" w14:paraId="4253460F" w14:textId="77777777" w:rsidTr="00F05360">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AA7617A" w14:textId="77777777" w:rsidR="00583484" w:rsidRPr="008D0F1F" w:rsidRDefault="00583484" w:rsidP="00F053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D0F1F">
              <w:rPr>
                <w:rFonts w:asciiTheme="minorHAnsi" w:eastAsiaTheme="minorEastAsia" w:hAnsiTheme="minorHAnsi" w:cs="Arial"/>
                <w:b/>
                <w:caps/>
              </w:rPr>
              <w:t>HERS PROVIDER DATA REGISTRY INFORMATION</w:t>
            </w:r>
          </w:p>
        </w:tc>
      </w:tr>
      <w:tr w:rsidR="00583484" w:rsidRPr="008D0F1F" w14:paraId="577C7C2C" w14:textId="77777777" w:rsidTr="00F05360">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FB384E5" w14:textId="77777777" w:rsidR="00583484" w:rsidRPr="008D0F1F" w:rsidRDefault="00583484" w:rsidP="00F05360">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D0F1F">
              <w:rPr>
                <w:rFonts w:asciiTheme="minorHAnsi" w:eastAsiaTheme="minorEastAsia" w:hAnsiTheme="minorHAnsi" w:cstheme="minorBidi"/>
              </w:rPr>
              <w:t>Sample Group Number (if applicable):</w:t>
            </w:r>
          </w:p>
          <w:p w14:paraId="74FDF7B1" w14:textId="77777777" w:rsidR="00583484" w:rsidRPr="008D0F1F" w:rsidRDefault="00583484" w:rsidP="00F05360">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142B79" w14:textId="77777777" w:rsidR="00583484" w:rsidRPr="008D0F1F" w:rsidRDefault="00583484" w:rsidP="00F05360">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D0F1F">
              <w:rPr>
                <w:rFonts w:asciiTheme="minorHAnsi" w:eastAsiaTheme="minorEastAsia" w:hAnsiTheme="minorHAnsi" w:cstheme="minorBidi"/>
              </w:rPr>
              <w:t>Dwelling Test Status in Sample Group (if applicable):</w:t>
            </w:r>
          </w:p>
          <w:p w14:paraId="76D4A9A1" w14:textId="77777777" w:rsidR="00583484" w:rsidRPr="008D0F1F" w:rsidRDefault="00583484" w:rsidP="00F05360">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583484" w:rsidRPr="008D0F1F" w14:paraId="746DA9BB" w14:textId="77777777" w:rsidTr="00F05360">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DB49965" w14:textId="77777777" w:rsidR="00583484" w:rsidRPr="008D0F1F" w:rsidRDefault="00583484" w:rsidP="00F053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D0F1F">
              <w:rPr>
                <w:rFonts w:asciiTheme="minorHAnsi" w:eastAsiaTheme="minorEastAsia" w:hAnsiTheme="minorHAnsi" w:cs="Arial"/>
                <w:b/>
                <w:caps/>
              </w:rPr>
              <w:t>HERS RATER INFORMATION</w:t>
            </w:r>
          </w:p>
        </w:tc>
      </w:tr>
      <w:tr w:rsidR="00583484" w:rsidRPr="008D0F1F" w14:paraId="3267649F" w14:textId="77777777" w:rsidTr="00F05360">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E15564F" w14:textId="77777777" w:rsidR="00583484" w:rsidRPr="008D0F1F" w:rsidRDefault="00583484" w:rsidP="00F053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D0F1F">
              <w:rPr>
                <w:rFonts w:asciiTheme="minorHAnsi" w:eastAsiaTheme="minorEastAsia" w:hAnsiTheme="minorHAnsi" w:cstheme="minorBidi"/>
              </w:rPr>
              <w:t>HERS Rater Company Name:</w:t>
            </w:r>
          </w:p>
          <w:p w14:paraId="039CD36B" w14:textId="77777777" w:rsidR="00583484" w:rsidRPr="008D0F1F" w:rsidRDefault="00583484" w:rsidP="00F053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583484" w:rsidRPr="008D0F1F" w14:paraId="400386B5" w14:textId="77777777" w:rsidTr="00F05360">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8BFCCE" w14:textId="77777777" w:rsidR="00583484" w:rsidRPr="008D0F1F" w:rsidRDefault="00583484" w:rsidP="00F0536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D0F1F">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6E4AE4" w14:textId="77777777" w:rsidR="00583484" w:rsidRPr="008D0F1F" w:rsidRDefault="00583484" w:rsidP="00F0536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8D0F1F">
              <w:rPr>
                <w:rFonts w:asciiTheme="minorHAnsi" w:eastAsiaTheme="minorEastAsia" w:hAnsiTheme="minorHAnsi" w:cstheme="minorBidi"/>
              </w:rPr>
              <w:t>Responsible Rater Signature:</w:t>
            </w:r>
          </w:p>
          <w:p w14:paraId="5E3C07C9" w14:textId="77777777" w:rsidR="00583484" w:rsidRPr="008D0F1F" w:rsidRDefault="00583484" w:rsidP="00F0536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583484" w:rsidRPr="008D0F1F" w14:paraId="50EA969A" w14:textId="77777777" w:rsidTr="00F05360">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539BAD" w14:textId="77777777" w:rsidR="00583484" w:rsidRPr="008D0F1F" w:rsidRDefault="00583484" w:rsidP="00F0536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D0F1F">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C883874" w14:textId="77777777" w:rsidR="00583484" w:rsidRPr="008D0F1F" w:rsidRDefault="00583484" w:rsidP="00F0536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D0F1F">
              <w:rPr>
                <w:rFonts w:asciiTheme="minorHAnsi" w:eastAsiaTheme="minorEastAsia" w:hAnsiTheme="minorHAnsi" w:cstheme="minorBidi"/>
              </w:rPr>
              <w:t>Date Signed:</w:t>
            </w:r>
          </w:p>
        </w:tc>
      </w:tr>
    </w:tbl>
    <w:p w14:paraId="0435B2D7" w14:textId="77777777" w:rsidR="00D65FA1" w:rsidRDefault="00D65FA1" w:rsidP="00B71555">
      <w:pPr>
        <w:rPr>
          <w:rFonts w:asciiTheme="minorHAnsi" w:hAnsiTheme="minorHAnsi"/>
          <w:sz w:val="18"/>
          <w:szCs w:val="18"/>
        </w:rPr>
        <w:sectPr w:rsidR="00D65FA1" w:rsidSect="00C070E2">
          <w:headerReference w:type="even" r:id="rId11"/>
          <w:headerReference w:type="default" r:id="rId12"/>
          <w:footerReference w:type="default" r:id="rId13"/>
          <w:headerReference w:type="first" r:id="rId14"/>
          <w:type w:val="continuous"/>
          <w:pgSz w:w="12240" w:h="15840" w:code="1"/>
          <w:pgMar w:top="720" w:right="720" w:bottom="720" w:left="720" w:header="288" w:footer="432" w:gutter="0"/>
          <w:cols w:space="720"/>
          <w:docGrid w:linePitch="272"/>
        </w:sectPr>
      </w:pPr>
    </w:p>
    <w:p w14:paraId="0435B2D8" w14:textId="53B2A013" w:rsidR="00636F83" w:rsidRPr="000A6716" w:rsidRDefault="000A6716" w:rsidP="000A6716">
      <w:pPr>
        <w:jc w:val="center"/>
        <w:rPr>
          <w:rFonts w:asciiTheme="minorHAnsi" w:hAnsiTheme="minorHAnsi"/>
          <w:b/>
          <w:sz w:val="28"/>
          <w:szCs w:val="18"/>
        </w:rPr>
      </w:pPr>
      <w:r w:rsidRPr="0029047D">
        <w:rPr>
          <w:rFonts w:asciiTheme="minorHAnsi" w:hAnsiTheme="minorHAnsi"/>
          <w:b/>
          <w:szCs w:val="18"/>
        </w:rPr>
        <w:lastRenderedPageBreak/>
        <w:t>CF</w:t>
      </w:r>
      <w:r w:rsidR="0023469B">
        <w:rPr>
          <w:rFonts w:asciiTheme="minorHAnsi" w:hAnsiTheme="minorHAnsi"/>
          <w:b/>
          <w:szCs w:val="18"/>
        </w:rPr>
        <w:t>3</w:t>
      </w:r>
      <w:r w:rsidRPr="0029047D">
        <w:rPr>
          <w:rFonts w:asciiTheme="minorHAnsi" w:hAnsiTheme="minorHAnsi"/>
          <w:b/>
          <w:szCs w:val="18"/>
        </w:rPr>
        <w:t>R-MCH-27</w:t>
      </w:r>
      <w:r w:rsidR="00700338">
        <w:rPr>
          <w:rFonts w:asciiTheme="minorHAnsi" w:hAnsiTheme="minorHAnsi"/>
          <w:b/>
          <w:szCs w:val="18"/>
        </w:rPr>
        <w:t>a</w:t>
      </w:r>
      <w:r w:rsidRPr="0029047D">
        <w:rPr>
          <w:rFonts w:asciiTheme="minorHAnsi" w:hAnsiTheme="minorHAnsi"/>
          <w:b/>
          <w:szCs w:val="18"/>
        </w:rPr>
        <w:t>-H User Instructions</w:t>
      </w:r>
    </w:p>
    <w:p w14:paraId="0435B2D9" w14:textId="77777777" w:rsidR="00636F83" w:rsidRDefault="00636F83" w:rsidP="00636F83">
      <w:pPr>
        <w:rPr>
          <w:rFonts w:asciiTheme="minorHAnsi" w:eastAsia="Cambria" w:hAnsiTheme="minorHAnsi"/>
          <w:b/>
          <w:sz w:val="18"/>
          <w:szCs w:val="18"/>
        </w:rPr>
      </w:pPr>
    </w:p>
    <w:p w14:paraId="0435B2DA" w14:textId="77777777" w:rsidR="00636F83" w:rsidRPr="00D2491C" w:rsidRDefault="00636F83" w:rsidP="00636F83">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0435B2DB" w14:textId="361B40E5" w:rsidR="00AE10C0" w:rsidRDefault="00D000F8">
      <w:pPr>
        <w:pStyle w:val="ListParagraph"/>
        <w:numPr>
          <w:ilvl w:val="0"/>
          <w:numId w:val="8"/>
        </w:numPr>
        <w:rPr>
          <w:rFonts w:asciiTheme="minorHAnsi" w:eastAsia="Cambria" w:hAnsiTheme="minorHAnsi"/>
          <w:sz w:val="18"/>
          <w:szCs w:val="18"/>
        </w:rPr>
      </w:pPr>
      <w:r>
        <w:rPr>
          <w:rFonts w:asciiTheme="minorHAnsi" w:hAnsiTheme="minorHAnsi"/>
          <w:sz w:val="18"/>
          <w:szCs w:val="18"/>
        </w:rPr>
        <w:t>Building Unit Name</w:t>
      </w:r>
      <w:r w:rsidR="00495793" w:rsidRPr="00495793">
        <w:rPr>
          <w:rFonts w:asciiTheme="minorHAnsi" w:hAnsiTheme="minorHAnsi"/>
          <w:sz w:val="18"/>
          <w:szCs w:val="18"/>
        </w:rPr>
        <w:t>: This field is filled out automatically. It is referenced from the CF2R-MCH-01, which must be completed prior to this document.</w:t>
      </w:r>
      <w:r w:rsidR="00636F83">
        <w:rPr>
          <w:rFonts w:asciiTheme="minorHAnsi" w:hAnsiTheme="minorHAnsi"/>
          <w:sz w:val="18"/>
          <w:szCs w:val="18"/>
        </w:rPr>
        <w:t xml:space="preserve"> This is the unique identifier for this dwelling unit. Ventilation is calculated and provided for each dwelling unit individually.</w:t>
      </w:r>
    </w:p>
    <w:p w14:paraId="0435B2DC" w14:textId="32EECAAA" w:rsidR="00636F83"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Building Type</w:t>
      </w:r>
      <w:r w:rsidRPr="009C5721">
        <w:rPr>
          <w:rFonts w:asciiTheme="minorHAnsi" w:hAnsiTheme="minorHAnsi"/>
          <w:sz w:val="18"/>
          <w:szCs w:val="18"/>
        </w:rPr>
        <w:t>: This field is filled out automatically. It is referenced from the</w:t>
      </w:r>
      <w:r w:rsidR="00636F83" w:rsidRPr="00D2491C">
        <w:rPr>
          <w:rFonts w:asciiTheme="minorHAnsi" w:hAnsiTheme="minorHAnsi"/>
          <w:sz w:val="18"/>
          <w:szCs w:val="18"/>
        </w:rPr>
        <w:t xml:space="preserve"> CF1R</w:t>
      </w:r>
      <w:r w:rsidR="00636F83">
        <w:rPr>
          <w:rFonts w:asciiTheme="minorHAnsi" w:hAnsiTheme="minorHAnsi"/>
          <w:sz w:val="18"/>
          <w:szCs w:val="18"/>
        </w:rPr>
        <w:t>.</w:t>
      </w:r>
      <w:r w:rsidR="00636F83" w:rsidRPr="00D2491C">
        <w:rPr>
          <w:rFonts w:asciiTheme="minorHAnsi" w:hAnsiTheme="minorHAnsi"/>
          <w:sz w:val="18"/>
          <w:szCs w:val="18"/>
        </w:rPr>
        <w:t xml:space="preserve"> </w:t>
      </w:r>
      <w:r w:rsidR="00AF584B">
        <w:rPr>
          <w:rFonts w:asciiTheme="minorHAnsi" w:hAnsiTheme="minorHAnsi"/>
          <w:sz w:val="18"/>
          <w:szCs w:val="18"/>
        </w:rPr>
        <w:t xml:space="preserve">Values </w:t>
      </w:r>
      <w:r w:rsidR="00454307">
        <w:rPr>
          <w:rFonts w:asciiTheme="minorHAnsi" w:eastAsia="Cambria" w:hAnsiTheme="minorHAnsi"/>
          <w:sz w:val="18"/>
          <w:szCs w:val="18"/>
        </w:rPr>
        <w:t>are “S</w:t>
      </w:r>
      <w:r w:rsidR="00636F83" w:rsidRPr="00D2491C">
        <w:rPr>
          <w:rFonts w:asciiTheme="minorHAnsi" w:eastAsia="Cambria" w:hAnsiTheme="minorHAnsi"/>
          <w:sz w:val="18"/>
          <w:szCs w:val="18"/>
        </w:rPr>
        <w:t xml:space="preserve">ingle </w:t>
      </w:r>
      <w:r w:rsidR="00454307">
        <w:rPr>
          <w:rFonts w:asciiTheme="minorHAnsi" w:eastAsia="Cambria" w:hAnsiTheme="minorHAnsi"/>
          <w:sz w:val="18"/>
          <w:szCs w:val="18"/>
        </w:rPr>
        <w:t>F</w:t>
      </w:r>
      <w:r w:rsidR="00636F83" w:rsidRPr="00D2491C">
        <w:rPr>
          <w:rFonts w:asciiTheme="minorHAnsi" w:eastAsia="Cambria" w:hAnsiTheme="minorHAnsi"/>
          <w:sz w:val="18"/>
          <w:szCs w:val="18"/>
        </w:rPr>
        <w:t>amily</w:t>
      </w:r>
      <w:r w:rsidR="00AF584B">
        <w:rPr>
          <w:rFonts w:asciiTheme="minorHAnsi" w:eastAsia="Cambria" w:hAnsiTheme="minorHAnsi"/>
          <w:sz w:val="18"/>
          <w:szCs w:val="18"/>
        </w:rPr>
        <w:t xml:space="preserve"> </w:t>
      </w:r>
      <w:proofErr w:type="spellStart"/>
      <w:r w:rsidR="00454307">
        <w:rPr>
          <w:rFonts w:asciiTheme="minorHAnsi" w:eastAsia="Cambria" w:hAnsiTheme="minorHAnsi"/>
          <w:sz w:val="18"/>
          <w:szCs w:val="18"/>
        </w:rPr>
        <w:t>A</w:t>
      </w:r>
      <w:r w:rsidR="00AF584B">
        <w:rPr>
          <w:rFonts w:asciiTheme="minorHAnsi" w:eastAsia="Cambria" w:hAnsiTheme="minorHAnsi"/>
          <w:sz w:val="18"/>
          <w:szCs w:val="18"/>
        </w:rPr>
        <w:t>ttached</w:t>
      </w:r>
      <w:r w:rsidR="00636F83" w:rsidRPr="00D2491C">
        <w:rPr>
          <w:rFonts w:asciiTheme="minorHAnsi" w:eastAsia="Cambria" w:hAnsiTheme="minorHAnsi"/>
          <w:sz w:val="18"/>
          <w:szCs w:val="18"/>
        </w:rPr>
        <w:t>”</w:t>
      </w:r>
      <w:r w:rsidR="00B12FF1">
        <w:rPr>
          <w:rFonts w:asciiTheme="minorHAnsi" w:eastAsia="Cambria" w:hAnsiTheme="minorHAnsi"/>
          <w:sz w:val="18"/>
          <w:szCs w:val="18"/>
        </w:rPr>
        <w:t>and</w:t>
      </w:r>
      <w:proofErr w:type="spellEnd"/>
      <w:r w:rsidR="00AF584B">
        <w:rPr>
          <w:rFonts w:asciiTheme="minorHAnsi" w:eastAsia="Cambria" w:hAnsiTheme="minorHAnsi"/>
          <w:sz w:val="18"/>
          <w:szCs w:val="18"/>
        </w:rPr>
        <w:t xml:space="preserve"> </w:t>
      </w:r>
      <w:r w:rsidR="00AF584B" w:rsidRPr="00D2491C">
        <w:rPr>
          <w:rFonts w:asciiTheme="minorHAnsi" w:eastAsia="Cambria" w:hAnsiTheme="minorHAnsi"/>
          <w:sz w:val="18"/>
          <w:szCs w:val="18"/>
        </w:rPr>
        <w:t>“</w:t>
      </w:r>
      <w:r w:rsidR="00454307">
        <w:rPr>
          <w:rFonts w:asciiTheme="minorHAnsi" w:eastAsia="Cambria" w:hAnsiTheme="minorHAnsi"/>
          <w:sz w:val="18"/>
          <w:szCs w:val="18"/>
        </w:rPr>
        <w:t>S</w:t>
      </w:r>
      <w:r w:rsidR="00AF584B" w:rsidRPr="00D2491C">
        <w:rPr>
          <w:rFonts w:asciiTheme="minorHAnsi" w:eastAsia="Cambria" w:hAnsiTheme="minorHAnsi"/>
          <w:sz w:val="18"/>
          <w:szCs w:val="18"/>
        </w:rPr>
        <w:t xml:space="preserve">ingle </w:t>
      </w:r>
      <w:r w:rsidR="00454307">
        <w:rPr>
          <w:rFonts w:asciiTheme="minorHAnsi" w:eastAsia="Cambria" w:hAnsiTheme="minorHAnsi"/>
          <w:sz w:val="18"/>
          <w:szCs w:val="18"/>
        </w:rPr>
        <w:t>F</w:t>
      </w:r>
      <w:r w:rsidR="00AF584B" w:rsidRPr="00D2491C">
        <w:rPr>
          <w:rFonts w:asciiTheme="minorHAnsi" w:eastAsia="Cambria" w:hAnsiTheme="minorHAnsi"/>
          <w:sz w:val="18"/>
          <w:szCs w:val="18"/>
        </w:rPr>
        <w:t>amily</w:t>
      </w:r>
      <w:r w:rsidR="00AF584B">
        <w:rPr>
          <w:rFonts w:asciiTheme="minorHAnsi" w:eastAsia="Cambria" w:hAnsiTheme="minorHAnsi"/>
          <w:sz w:val="18"/>
          <w:szCs w:val="18"/>
        </w:rPr>
        <w:t xml:space="preserve"> </w:t>
      </w:r>
      <w:r w:rsidR="00454307">
        <w:rPr>
          <w:rFonts w:asciiTheme="minorHAnsi" w:eastAsia="Cambria" w:hAnsiTheme="minorHAnsi"/>
          <w:sz w:val="18"/>
          <w:szCs w:val="18"/>
        </w:rPr>
        <w:t>D</w:t>
      </w:r>
      <w:r w:rsidR="00AF584B">
        <w:rPr>
          <w:rFonts w:asciiTheme="minorHAnsi" w:eastAsia="Cambria" w:hAnsiTheme="minorHAnsi"/>
          <w:sz w:val="18"/>
          <w:szCs w:val="18"/>
        </w:rPr>
        <w:t>etached</w:t>
      </w:r>
      <w:proofErr w:type="gramStart"/>
      <w:r w:rsidR="00AF584B" w:rsidRPr="00D2491C">
        <w:rPr>
          <w:rFonts w:asciiTheme="minorHAnsi" w:eastAsia="Cambria" w:hAnsiTheme="minorHAnsi"/>
          <w:sz w:val="18"/>
          <w:szCs w:val="18"/>
        </w:rPr>
        <w:t>”</w:t>
      </w:r>
      <w:r w:rsidR="00B12FF1">
        <w:rPr>
          <w:rFonts w:asciiTheme="minorHAnsi" w:eastAsia="Cambria" w:hAnsiTheme="minorHAnsi"/>
          <w:sz w:val="18"/>
          <w:szCs w:val="18"/>
        </w:rPr>
        <w:t>.</w:t>
      </w:r>
      <w:r w:rsidR="00636F83">
        <w:rPr>
          <w:rFonts w:asciiTheme="minorHAnsi" w:eastAsia="Cambria" w:hAnsiTheme="minorHAnsi"/>
          <w:sz w:val="18"/>
          <w:szCs w:val="18"/>
        </w:rPr>
        <w:t>.</w:t>
      </w:r>
      <w:proofErr w:type="gramEnd"/>
      <w:r w:rsidR="00AF584B">
        <w:rPr>
          <w:rFonts w:asciiTheme="minorHAnsi" w:eastAsia="Cambria" w:hAnsiTheme="minorHAnsi"/>
          <w:sz w:val="18"/>
          <w:szCs w:val="18"/>
        </w:rPr>
        <w:t xml:space="preserve"> User is allowed to overwrite imported value with “</w:t>
      </w:r>
      <w:proofErr w:type="gramStart"/>
      <w:r w:rsidR="00454307">
        <w:rPr>
          <w:rFonts w:asciiTheme="minorHAnsi" w:eastAsia="Cambria" w:hAnsiTheme="minorHAnsi"/>
          <w:sz w:val="18"/>
          <w:szCs w:val="18"/>
        </w:rPr>
        <w:t>N</w:t>
      </w:r>
      <w:r w:rsidR="00AF584B">
        <w:rPr>
          <w:rFonts w:asciiTheme="minorHAnsi" w:eastAsia="Cambria" w:hAnsiTheme="minorHAnsi"/>
          <w:sz w:val="18"/>
          <w:szCs w:val="18"/>
        </w:rPr>
        <w:t>on-dwelling</w:t>
      </w:r>
      <w:proofErr w:type="gramEnd"/>
      <w:r w:rsidR="00AF584B">
        <w:rPr>
          <w:rFonts w:asciiTheme="minorHAnsi" w:eastAsia="Cambria" w:hAnsiTheme="minorHAnsi"/>
          <w:sz w:val="18"/>
          <w:szCs w:val="18"/>
        </w:rPr>
        <w:t xml:space="preserve"> unit</w:t>
      </w:r>
      <w:r>
        <w:rPr>
          <w:rFonts w:asciiTheme="minorHAnsi" w:eastAsia="Cambria" w:hAnsiTheme="minorHAnsi"/>
          <w:sz w:val="18"/>
          <w:szCs w:val="18"/>
        </w:rPr>
        <w:t>”</w:t>
      </w:r>
      <w:r w:rsidR="00AF584B">
        <w:rPr>
          <w:rFonts w:asciiTheme="minorHAnsi" w:eastAsia="Cambria" w:hAnsiTheme="minorHAnsi"/>
          <w:sz w:val="18"/>
          <w:szCs w:val="18"/>
        </w:rPr>
        <w:t xml:space="preserve"> selection</w:t>
      </w:r>
      <w:r>
        <w:rPr>
          <w:rFonts w:asciiTheme="minorHAnsi" w:eastAsia="Cambria" w:hAnsiTheme="minorHAnsi"/>
          <w:sz w:val="18"/>
          <w:szCs w:val="18"/>
        </w:rPr>
        <w:t>.</w:t>
      </w:r>
    </w:p>
    <w:p w14:paraId="0435B2DD" w14:textId="266F262B" w:rsidR="00CF3ECE" w:rsidRPr="00CF3ECE"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Project Scope</w:t>
      </w:r>
      <w:r w:rsidRPr="009C5721">
        <w:rPr>
          <w:rFonts w:asciiTheme="minorHAnsi" w:hAnsiTheme="minorHAnsi"/>
          <w:sz w:val="18"/>
          <w:szCs w:val="18"/>
        </w:rPr>
        <w:t>: This field is filled out automatically. It is referenced from the</w:t>
      </w:r>
      <w:r w:rsidRPr="00D2491C">
        <w:rPr>
          <w:rFonts w:asciiTheme="minorHAnsi" w:hAnsiTheme="minorHAnsi"/>
          <w:sz w:val="18"/>
          <w:szCs w:val="18"/>
        </w:rPr>
        <w:t xml:space="preserve"> CF1R</w:t>
      </w:r>
      <w:r>
        <w:rPr>
          <w:rFonts w:asciiTheme="minorHAnsi" w:hAnsiTheme="minorHAnsi"/>
          <w:sz w:val="18"/>
          <w:szCs w:val="18"/>
        </w:rPr>
        <w:t>.</w:t>
      </w:r>
    </w:p>
    <w:p w14:paraId="0435B2DE" w14:textId="64451929" w:rsidR="00CF3ECE" w:rsidRPr="00CF3ECE" w:rsidRDefault="00495793" w:rsidP="00CF3ECE">
      <w:pPr>
        <w:pStyle w:val="ListParagraph"/>
        <w:numPr>
          <w:ilvl w:val="0"/>
          <w:numId w:val="21"/>
        </w:numPr>
        <w:rPr>
          <w:rFonts w:asciiTheme="minorHAnsi" w:hAnsiTheme="minorHAnsi"/>
          <w:sz w:val="18"/>
          <w:szCs w:val="18"/>
        </w:rPr>
      </w:pPr>
      <w:r w:rsidRPr="00495793">
        <w:rPr>
          <w:rFonts w:asciiTheme="minorHAnsi" w:hAnsiTheme="minorHAnsi"/>
          <w:sz w:val="18"/>
          <w:szCs w:val="18"/>
        </w:rPr>
        <w:t xml:space="preserve">If parent document is the CF1R-PRF-01, values are </w:t>
      </w:r>
      <w:r w:rsidR="00CF3ECE">
        <w:rPr>
          <w:rFonts w:asciiTheme="minorHAnsi" w:hAnsiTheme="minorHAnsi"/>
          <w:sz w:val="18"/>
          <w:szCs w:val="18"/>
        </w:rPr>
        <w:t>“</w:t>
      </w:r>
      <w:r w:rsidR="00CF3ECE" w:rsidRPr="00CF3ECE">
        <w:rPr>
          <w:rFonts w:asciiTheme="minorHAnsi" w:hAnsiTheme="minorHAnsi"/>
          <w:sz w:val="18"/>
          <w:szCs w:val="18"/>
        </w:rPr>
        <w:t>Newly Constructed</w:t>
      </w:r>
      <w:r w:rsidR="00CF3ECE">
        <w:rPr>
          <w:rFonts w:asciiTheme="minorHAnsi" w:hAnsiTheme="minorHAnsi"/>
          <w:sz w:val="18"/>
          <w:szCs w:val="18"/>
        </w:rPr>
        <w:t>”</w:t>
      </w:r>
      <w:r w:rsidR="00CF3ECE" w:rsidRPr="00CF3ECE">
        <w:rPr>
          <w:rFonts w:asciiTheme="minorHAnsi" w:hAnsiTheme="minorHAnsi"/>
          <w:sz w:val="18"/>
          <w:szCs w:val="18"/>
        </w:rPr>
        <w:t xml:space="preserve">, </w:t>
      </w:r>
      <w:r w:rsidR="00CF3ECE">
        <w:rPr>
          <w:rFonts w:asciiTheme="minorHAnsi" w:hAnsiTheme="minorHAnsi"/>
          <w:sz w:val="18"/>
          <w:szCs w:val="18"/>
        </w:rPr>
        <w:t>“</w:t>
      </w:r>
      <w:r w:rsidR="00CF3ECE" w:rsidRPr="00CF3ECE">
        <w:rPr>
          <w:rFonts w:asciiTheme="minorHAnsi" w:hAnsiTheme="minorHAnsi"/>
          <w:sz w:val="18"/>
          <w:szCs w:val="18"/>
        </w:rPr>
        <w:t>Newly Constructed (Addition Alone)</w:t>
      </w:r>
      <w:r w:rsidR="00CF3ECE">
        <w:rPr>
          <w:rFonts w:asciiTheme="minorHAnsi" w:hAnsiTheme="minorHAnsi"/>
          <w:sz w:val="18"/>
          <w:szCs w:val="18"/>
        </w:rPr>
        <w:t>”</w:t>
      </w:r>
      <w:r w:rsidR="00CF3ECE" w:rsidRPr="00CF3ECE">
        <w:rPr>
          <w:rFonts w:asciiTheme="minorHAnsi" w:hAnsiTheme="minorHAnsi"/>
          <w:sz w:val="18"/>
          <w:szCs w:val="18"/>
        </w:rPr>
        <w:t xml:space="preserve"> and</w:t>
      </w:r>
      <w:r w:rsidR="00CF3ECE">
        <w:rPr>
          <w:rFonts w:asciiTheme="minorHAnsi" w:hAnsiTheme="minorHAnsi"/>
          <w:sz w:val="18"/>
          <w:szCs w:val="18"/>
        </w:rPr>
        <w:t xml:space="preserve"> “</w:t>
      </w:r>
      <w:r w:rsidR="00CF3ECE" w:rsidRPr="00CF3ECE">
        <w:rPr>
          <w:rFonts w:asciiTheme="minorHAnsi" w:hAnsiTheme="minorHAnsi"/>
          <w:sz w:val="18"/>
          <w:szCs w:val="18"/>
        </w:rPr>
        <w:t>Addition and /or Alteration</w:t>
      </w:r>
      <w:r w:rsidR="00CF3ECE">
        <w:rPr>
          <w:rFonts w:asciiTheme="minorHAnsi" w:hAnsiTheme="minorHAnsi"/>
          <w:sz w:val="18"/>
          <w:szCs w:val="18"/>
        </w:rPr>
        <w:t>”</w:t>
      </w:r>
    </w:p>
    <w:p w14:paraId="0435B2DF" w14:textId="77777777" w:rsidR="00CF3ECE" w:rsidRPr="00CF3ECE" w:rsidRDefault="00CF3ECE" w:rsidP="00CF3ECE">
      <w:pPr>
        <w:pStyle w:val="ListParagraph"/>
        <w:numPr>
          <w:ilvl w:val="0"/>
          <w:numId w:val="21"/>
        </w:numPr>
        <w:rPr>
          <w:rFonts w:asciiTheme="minorHAnsi"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CF1R-NCB-01, </w:t>
      </w:r>
      <w:r>
        <w:rPr>
          <w:rFonts w:asciiTheme="minorHAnsi" w:hAnsiTheme="minorHAnsi"/>
          <w:sz w:val="18"/>
          <w:szCs w:val="18"/>
        </w:rPr>
        <w:t>values are “</w:t>
      </w:r>
      <w:r w:rsidRPr="00CF3ECE">
        <w:rPr>
          <w:rFonts w:asciiTheme="minorHAnsi" w:hAnsiTheme="minorHAnsi"/>
          <w:sz w:val="18"/>
          <w:szCs w:val="18"/>
        </w:rPr>
        <w:t>Newly Constructed</w:t>
      </w:r>
      <w:r>
        <w:rPr>
          <w:rFonts w:asciiTheme="minorHAnsi" w:hAnsiTheme="minorHAnsi"/>
          <w:sz w:val="18"/>
          <w:szCs w:val="18"/>
        </w:rPr>
        <w:t>”</w:t>
      </w:r>
      <w:r w:rsidRPr="00CF3ECE">
        <w:rPr>
          <w:rFonts w:asciiTheme="minorHAnsi" w:hAnsiTheme="minorHAnsi"/>
          <w:sz w:val="18"/>
          <w:szCs w:val="18"/>
        </w:rPr>
        <w:t xml:space="preserve"> and </w:t>
      </w:r>
      <w:r>
        <w:rPr>
          <w:rFonts w:asciiTheme="minorHAnsi" w:hAnsiTheme="minorHAnsi"/>
          <w:sz w:val="18"/>
          <w:szCs w:val="18"/>
        </w:rPr>
        <w:t>“</w:t>
      </w:r>
      <w:r w:rsidRPr="00CF3ECE">
        <w:rPr>
          <w:rFonts w:asciiTheme="minorHAnsi" w:hAnsiTheme="minorHAnsi"/>
          <w:sz w:val="18"/>
          <w:szCs w:val="18"/>
        </w:rPr>
        <w:t>Newly Constructed (Addition Alone)</w:t>
      </w:r>
      <w:r>
        <w:rPr>
          <w:rFonts w:asciiTheme="minorHAnsi" w:hAnsiTheme="minorHAnsi"/>
          <w:sz w:val="18"/>
          <w:szCs w:val="18"/>
        </w:rPr>
        <w:t>”</w:t>
      </w:r>
    </w:p>
    <w:p w14:paraId="0435B2E0" w14:textId="076803B5" w:rsidR="00AE10C0" w:rsidRDefault="00CF3ECE">
      <w:pPr>
        <w:pStyle w:val="ListParagraph"/>
        <w:numPr>
          <w:ilvl w:val="0"/>
          <w:numId w:val="21"/>
        </w:numPr>
        <w:rPr>
          <w:rFonts w:asciiTheme="minorHAnsi" w:eastAsia="Cambria"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CF1R-ADD-01, </w:t>
      </w:r>
      <w:r>
        <w:rPr>
          <w:rFonts w:asciiTheme="minorHAnsi" w:hAnsiTheme="minorHAnsi"/>
          <w:sz w:val="18"/>
          <w:szCs w:val="18"/>
        </w:rPr>
        <w:t>values are “</w:t>
      </w:r>
      <w:r w:rsidRPr="00CF3ECE">
        <w:rPr>
          <w:rFonts w:asciiTheme="minorHAnsi" w:hAnsiTheme="minorHAnsi"/>
          <w:sz w:val="18"/>
          <w:szCs w:val="18"/>
        </w:rPr>
        <w:t>ADU Addition &lt; 300 ft2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300 to &lt; 400 ft2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400 to &lt; 700 ft2</w:t>
      </w:r>
      <w:r>
        <w:rPr>
          <w:rFonts w:asciiTheme="minorHAnsi" w:hAnsiTheme="minorHAnsi"/>
          <w:sz w:val="18"/>
          <w:szCs w:val="18"/>
        </w:rPr>
        <w:t xml:space="preserve">” </w:t>
      </w:r>
      <w:r w:rsidRPr="00CF3ECE">
        <w:rPr>
          <w:rFonts w:asciiTheme="minorHAnsi" w:hAnsiTheme="minorHAnsi"/>
          <w:sz w:val="18"/>
          <w:szCs w:val="18"/>
        </w:rPr>
        <w:t xml:space="preserve">and </w:t>
      </w:r>
      <w:r>
        <w:rPr>
          <w:rFonts w:asciiTheme="minorHAnsi" w:hAnsiTheme="minorHAnsi"/>
          <w:sz w:val="18"/>
          <w:szCs w:val="18"/>
        </w:rPr>
        <w:t>“</w:t>
      </w:r>
      <w:r w:rsidRPr="00CF3ECE">
        <w:rPr>
          <w:rFonts w:asciiTheme="minorHAnsi" w:hAnsiTheme="minorHAnsi"/>
          <w:sz w:val="18"/>
          <w:szCs w:val="18"/>
        </w:rPr>
        <w:t>ADU Addition &gt; 700 to &lt; 1000 ft2</w:t>
      </w:r>
      <w:r>
        <w:rPr>
          <w:rFonts w:asciiTheme="minorHAnsi" w:hAnsiTheme="minorHAnsi"/>
          <w:sz w:val="18"/>
          <w:szCs w:val="18"/>
        </w:rPr>
        <w:t>”</w:t>
      </w:r>
      <w:r w:rsidR="00495793" w:rsidRPr="00495793">
        <w:rPr>
          <w:rFonts w:asciiTheme="minorHAnsi" w:hAnsiTheme="minorHAnsi"/>
          <w:sz w:val="18"/>
          <w:szCs w:val="18"/>
        </w:rPr>
        <w:t>.</w:t>
      </w:r>
    </w:p>
    <w:p w14:paraId="0435B2E1" w14:textId="1778C341" w:rsidR="00636F83" w:rsidRPr="00DE1FB9" w:rsidRDefault="004354D4"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r>
        <w:rPr>
          <w:rFonts w:asciiTheme="minorHAnsi" w:hAnsiTheme="minorHAnsi"/>
          <w:sz w:val="18"/>
          <w:szCs w:val="18"/>
        </w:rPr>
        <w:t xml:space="preserve">: </w:t>
      </w:r>
      <w:r w:rsidRPr="009C5721">
        <w:rPr>
          <w:rFonts w:asciiTheme="minorHAnsi" w:hAnsiTheme="minorHAnsi"/>
          <w:sz w:val="18"/>
          <w:szCs w:val="18"/>
        </w:rPr>
        <w:t>This field is filled out automatically. It is referenced from the CF2R-MCH-01</w:t>
      </w:r>
      <w:r>
        <w:rPr>
          <w:rFonts w:asciiTheme="minorHAnsi" w:hAnsiTheme="minorHAnsi"/>
          <w:sz w:val="18"/>
          <w:szCs w:val="18"/>
        </w:rPr>
        <w:t>.</w:t>
      </w:r>
      <w:r w:rsidRPr="00D2491C" w:rsidDel="00D32EB3">
        <w:rPr>
          <w:rFonts w:asciiTheme="minorHAnsi" w:hAnsiTheme="minorHAnsi"/>
          <w:sz w:val="18"/>
          <w:szCs w:val="18"/>
        </w:rPr>
        <w:t xml:space="preserve"> </w:t>
      </w:r>
    </w:p>
    <w:p w14:paraId="0435B2E2" w14:textId="5A4AEC9D" w:rsidR="00636F83" w:rsidRPr="00DE1FB9" w:rsidRDefault="0069465C"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Number of Bedrooms in Dwelling Unit: </w:t>
      </w:r>
      <w:r w:rsidRPr="009C5721">
        <w:rPr>
          <w:rFonts w:asciiTheme="minorHAnsi" w:hAnsiTheme="minorHAnsi"/>
          <w:sz w:val="18"/>
          <w:szCs w:val="18"/>
        </w:rPr>
        <w:t>This field is filled out automatically. It is referenced from the CF2R-MCH-01</w:t>
      </w:r>
      <w:r>
        <w:rPr>
          <w:rFonts w:asciiTheme="minorHAnsi" w:hAnsiTheme="minorHAnsi"/>
          <w:sz w:val="18"/>
          <w:szCs w:val="18"/>
        </w:rPr>
        <w:t>.</w:t>
      </w:r>
    </w:p>
    <w:p w14:paraId="0435B2F4" w14:textId="77777777" w:rsidR="00CE3C37" w:rsidRDefault="00CE3C37"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system Type: This may be filled out automatically or be user input.</w:t>
      </w:r>
    </w:p>
    <w:p w14:paraId="0435B2F5" w14:textId="77777777" w:rsidR="00CE3C37" w:rsidRPr="00CE3C37" w:rsidRDefault="00CE3C37" w:rsidP="00CE3C37">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0435B2F6" w14:textId="581A6040" w:rsidR="00CE3C37" w:rsidRPr="003E1B97" w:rsidRDefault="00AA3550"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If </w:t>
      </w:r>
      <w:r w:rsidR="00454307">
        <w:rPr>
          <w:rFonts w:asciiTheme="minorHAnsi" w:hAnsiTheme="minorHAnsi"/>
          <w:sz w:val="18"/>
          <w:szCs w:val="18"/>
        </w:rPr>
        <w:t>b</w:t>
      </w:r>
      <w:r w:rsidR="00CE3C37">
        <w:rPr>
          <w:rFonts w:asciiTheme="minorHAnsi" w:hAnsiTheme="minorHAnsi"/>
          <w:sz w:val="18"/>
          <w:szCs w:val="18"/>
        </w:rPr>
        <w:t xml:space="preserve">uilding type is equal to </w:t>
      </w:r>
      <w:proofErr w:type="gramStart"/>
      <w:r w:rsidR="00454307">
        <w:rPr>
          <w:rFonts w:asciiTheme="minorHAnsi" w:hAnsiTheme="minorHAnsi"/>
          <w:sz w:val="18"/>
          <w:szCs w:val="18"/>
        </w:rPr>
        <w:t>N</w:t>
      </w:r>
      <w:r w:rsidR="00CE3C37">
        <w:rPr>
          <w:rFonts w:asciiTheme="minorHAnsi" w:hAnsiTheme="minorHAnsi"/>
          <w:sz w:val="18"/>
          <w:szCs w:val="18"/>
        </w:rPr>
        <w:t>on-dwelling</w:t>
      </w:r>
      <w:proofErr w:type="gramEnd"/>
      <w:r w:rsidR="00CE3C37">
        <w:rPr>
          <w:rFonts w:asciiTheme="minorHAnsi" w:hAnsiTheme="minorHAnsi"/>
          <w:sz w:val="18"/>
          <w:szCs w:val="18"/>
        </w:rPr>
        <w:t xml:space="preserve"> unit, an N/A value will be filled out automatically.</w:t>
      </w:r>
    </w:p>
    <w:p w14:paraId="0435B2F7" w14:textId="77777777" w:rsidR="00CE3C37" w:rsidRPr="00E32596" w:rsidRDefault="00CE3C37" w:rsidP="00CE3C37">
      <w:pPr>
        <w:pStyle w:val="ListParagraph"/>
        <w:numPr>
          <w:ilvl w:val="0"/>
          <w:numId w:val="23"/>
        </w:numPr>
        <w:rPr>
          <w:rFonts w:asciiTheme="minorHAnsi" w:eastAsia="Cambria" w:hAnsiTheme="minorHAnsi"/>
          <w:sz w:val="18"/>
          <w:szCs w:val="18"/>
        </w:rPr>
      </w:pPr>
      <w:r w:rsidRPr="00CE3C37">
        <w:rPr>
          <w:rFonts w:asciiTheme="minorHAnsi" w:hAnsiTheme="minorHAnsi"/>
          <w:sz w:val="18"/>
          <w:szCs w:val="18"/>
        </w:rPr>
        <w:t xml:space="preserve">If parent document is the CF1R-NCB or CF1R-ADD, user selects from list of </w:t>
      </w:r>
      <w:r w:rsidRPr="00CE3C37">
        <w:rPr>
          <w:rFonts w:asciiTheme="minorHAnsi" w:hAnsiTheme="minorHAnsi" w:cstheme="minorHAnsi"/>
          <w:sz w:val="18"/>
          <w:szCs w:val="18"/>
        </w:rPr>
        <w:t xml:space="preserve">Supply, Exhaust, </w:t>
      </w:r>
      <w:r w:rsidR="00802732" w:rsidRPr="00802732">
        <w:rPr>
          <w:rFonts w:asciiTheme="minorHAnsi" w:hAnsiTheme="minorHAnsi" w:cstheme="minorHAnsi"/>
          <w:sz w:val="18"/>
          <w:szCs w:val="18"/>
        </w:rPr>
        <w:t xml:space="preserve">Balanced, </w:t>
      </w:r>
      <w:proofErr w:type="gramStart"/>
      <w:r w:rsidR="00802732" w:rsidRPr="00802732">
        <w:rPr>
          <w:rFonts w:asciiTheme="minorHAnsi" w:hAnsiTheme="minorHAnsi" w:cstheme="minorHAnsi"/>
          <w:sz w:val="18"/>
          <w:szCs w:val="18"/>
        </w:rPr>
        <w:t>Balanced</w:t>
      </w:r>
      <w:proofErr w:type="gramEnd"/>
      <w:r w:rsidR="00802732" w:rsidRPr="00802732">
        <w:rPr>
          <w:rFonts w:asciiTheme="minorHAnsi" w:hAnsiTheme="minorHAnsi" w:cstheme="minorHAnsi"/>
          <w:sz w:val="18"/>
          <w:szCs w:val="18"/>
        </w:rPr>
        <w:t xml:space="preserve"> – ERV, Balanced – HRV, Central Fan Integrated (CFI), Central Ventilation System – Supply</w:t>
      </w:r>
      <w:r w:rsidR="00AA3550">
        <w:rPr>
          <w:rFonts w:asciiTheme="minorHAnsi" w:hAnsiTheme="minorHAnsi" w:cstheme="minorHAnsi"/>
          <w:sz w:val="18"/>
          <w:szCs w:val="18"/>
        </w:rPr>
        <w:t xml:space="preserve"> and </w:t>
      </w:r>
      <w:r w:rsidR="00802732" w:rsidRPr="00802732">
        <w:rPr>
          <w:rFonts w:asciiTheme="minorHAnsi" w:hAnsiTheme="minorHAnsi" w:cstheme="minorHAnsi"/>
          <w:sz w:val="18"/>
          <w:szCs w:val="18"/>
        </w:rPr>
        <w:t>Central Ventilation System – Exhaust and Central Ventilation System Balanced</w:t>
      </w:r>
      <w:r w:rsidRPr="00E32596">
        <w:rPr>
          <w:rFonts w:asciiTheme="minorHAnsi" w:hAnsiTheme="minorHAnsi"/>
          <w:sz w:val="18"/>
          <w:szCs w:val="18"/>
        </w:rPr>
        <w:t xml:space="preserve">. </w:t>
      </w:r>
    </w:p>
    <w:p w14:paraId="0435B2F8" w14:textId="77777777" w:rsidR="00CE3C37" w:rsidRPr="00E32596" w:rsidRDefault="00802732"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operation schedule: This may be filled out automatically or be user input.</w:t>
      </w:r>
    </w:p>
    <w:p w14:paraId="0435B2F9" w14:textId="61D0F215" w:rsidR="00CE3C37" w:rsidRPr="00E32596" w:rsidRDefault="00802732"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Building type is equal to </w:t>
      </w:r>
      <w:proofErr w:type="gramStart"/>
      <w:r w:rsidR="00454307">
        <w:rPr>
          <w:rFonts w:asciiTheme="minorHAnsi" w:hAnsiTheme="minorHAnsi"/>
          <w:sz w:val="18"/>
          <w:szCs w:val="18"/>
        </w:rPr>
        <w:t>N</w:t>
      </w:r>
      <w:r>
        <w:rPr>
          <w:rFonts w:asciiTheme="minorHAnsi" w:hAnsiTheme="minorHAnsi"/>
          <w:sz w:val="18"/>
          <w:szCs w:val="18"/>
        </w:rPr>
        <w:t>on-dwelling</w:t>
      </w:r>
      <w:proofErr w:type="gramEnd"/>
      <w:r>
        <w:rPr>
          <w:rFonts w:asciiTheme="minorHAnsi" w:hAnsiTheme="minorHAnsi"/>
          <w:sz w:val="18"/>
          <w:szCs w:val="18"/>
        </w:rPr>
        <w:t xml:space="preserve"> </w:t>
      </w:r>
      <w:r w:rsidR="00AA3550">
        <w:rPr>
          <w:rFonts w:asciiTheme="minorHAnsi" w:hAnsiTheme="minorHAnsi"/>
          <w:sz w:val="18"/>
          <w:szCs w:val="18"/>
        </w:rPr>
        <w:t>unit;</w:t>
      </w:r>
      <w:r>
        <w:rPr>
          <w:rFonts w:asciiTheme="minorHAnsi" w:hAnsiTheme="minorHAnsi"/>
          <w:sz w:val="18"/>
          <w:szCs w:val="18"/>
        </w:rPr>
        <w:t xml:space="preserve"> an N/A value will be filled out automatically.</w:t>
      </w:r>
    </w:p>
    <w:p w14:paraId="0435B2FA" w14:textId="77777777" w:rsidR="00A768FF" w:rsidRPr="00E32596" w:rsidRDefault="00802732" w:rsidP="00A768FF">
      <w:pPr>
        <w:pStyle w:val="ListParagraph"/>
        <w:numPr>
          <w:ilvl w:val="0"/>
          <w:numId w:val="23"/>
        </w:numPr>
        <w:rPr>
          <w:rFonts w:asciiTheme="minorHAnsi" w:hAnsiTheme="minorHAnsi" w:cstheme="minorHAnsi"/>
          <w:sz w:val="18"/>
          <w:szCs w:val="18"/>
        </w:rPr>
      </w:pPr>
      <w:r>
        <w:rPr>
          <w:rFonts w:asciiTheme="minorHAnsi" w:hAnsiTheme="minorHAnsi"/>
          <w:sz w:val="18"/>
          <w:szCs w:val="18"/>
        </w:rPr>
        <w:t xml:space="preserve">User selects from list of </w:t>
      </w:r>
      <w:r w:rsidRPr="00802732">
        <w:rPr>
          <w:rFonts w:asciiTheme="minorHAnsi" w:hAnsiTheme="minorHAnsi" w:cstheme="minorHAnsi"/>
          <w:sz w:val="18"/>
          <w:szCs w:val="18"/>
        </w:rPr>
        <w:t>Continuous, Short-Term Average, Scheduled and Real-time Control.</w:t>
      </w:r>
    </w:p>
    <w:p w14:paraId="0435B2FB" w14:textId="2958D28E" w:rsidR="00E32596" w:rsidRDefault="00802732" w:rsidP="00A768FF">
      <w:pPr>
        <w:pStyle w:val="ListParagraph"/>
        <w:numPr>
          <w:ilvl w:val="0"/>
          <w:numId w:val="23"/>
        </w:numPr>
        <w:rPr>
          <w:rFonts w:asciiTheme="minorHAnsi" w:hAnsiTheme="minorHAnsi" w:cstheme="minorHAnsi"/>
          <w:sz w:val="18"/>
          <w:szCs w:val="18"/>
        </w:rPr>
      </w:pPr>
      <w:r w:rsidRPr="00802732">
        <w:rPr>
          <w:rFonts w:asciiTheme="minorHAnsi" w:hAnsiTheme="minorHAnsi" w:cstheme="minorHAnsi"/>
          <w:sz w:val="18"/>
          <w:szCs w:val="18"/>
        </w:rPr>
        <w:t>Note if “Ventilation System Type” (A11) = Central Fan Integrated &amp; “Ventilation Operation Schedule” (A</w:t>
      </w:r>
      <w:r w:rsidR="008002F8">
        <w:rPr>
          <w:rFonts w:asciiTheme="minorHAnsi" w:hAnsiTheme="minorHAnsi" w:cstheme="minorHAnsi"/>
          <w:sz w:val="18"/>
          <w:szCs w:val="18"/>
        </w:rPr>
        <w:t>06</w:t>
      </w:r>
      <w:r w:rsidR="00AA3550" w:rsidRPr="00802732">
        <w:rPr>
          <w:rFonts w:asciiTheme="minorHAnsi" w:hAnsiTheme="minorHAnsi" w:cstheme="minorHAnsi"/>
          <w:sz w:val="18"/>
          <w:szCs w:val="18"/>
        </w:rPr>
        <w:t>) =</w:t>
      </w:r>
      <w:r w:rsidRPr="00802732">
        <w:rPr>
          <w:rFonts w:asciiTheme="minorHAnsi" w:hAnsiTheme="minorHAnsi" w:cstheme="minorHAnsi"/>
          <w:sz w:val="18"/>
          <w:szCs w:val="18"/>
        </w:rPr>
        <w:t xml:space="preserve"> Continuous; then user will not be allowed to proceed.</w:t>
      </w:r>
    </w:p>
    <w:p w14:paraId="4F925A91" w14:textId="79DC962B" w:rsidR="00CD1C6E" w:rsidRPr="00CD1C6E" w:rsidRDefault="00CD1C6E" w:rsidP="00CD1C6E">
      <w:pPr>
        <w:rPr>
          <w:rFonts w:asciiTheme="minorHAnsi" w:hAnsiTheme="minorHAnsi" w:cstheme="minorHAnsi"/>
          <w:b/>
          <w:sz w:val="18"/>
          <w:szCs w:val="18"/>
        </w:rPr>
      </w:pPr>
    </w:p>
    <w:p w14:paraId="04F2ABE9" w14:textId="4E98F015" w:rsidR="00CD1C6E" w:rsidRPr="00CD1C6E" w:rsidRDefault="00CD1C6E" w:rsidP="00CD1C6E">
      <w:pPr>
        <w:rPr>
          <w:rFonts w:asciiTheme="minorHAnsi" w:hAnsiTheme="minorHAnsi" w:cstheme="minorHAnsi"/>
          <w:b/>
          <w:sz w:val="18"/>
          <w:szCs w:val="18"/>
        </w:rPr>
      </w:pPr>
      <w:r w:rsidRPr="00CD1C6E">
        <w:rPr>
          <w:rFonts w:asciiTheme="minorHAnsi" w:hAnsiTheme="minorHAnsi" w:cstheme="minorHAnsi"/>
          <w:b/>
          <w:sz w:val="18"/>
          <w:szCs w:val="18"/>
        </w:rPr>
        <w:t>Section B. Single Family Attached/Detached General Information</w:t>
      </w:r>
    </w:p>
    <w:p w14:paraId="70CD4C0D" w14:textId="77777777" w:rsidR="00CD1C6E" w:rsidRDefault="00CD1C6E" w:rsidP="00CD1C6E">
      <w:pPr>
        <w:numPr>
          <w:ilvl w:val="0"/>
          <w:numId w:val="32"/>
        </w:numPr>
        <w:contextualSpacing/>
        <w:rPr>
          <w:rFonts w:asciiTheme="minorHAnsi" w:eastAsia="Cambria" w:hAnsiTheme="minorHAnsi"/>
          <w:sz w:val="18"/>
          <w:szCs w:val="18"/>
        </w:rPr>
      </w:pPr>
      <w:r>
        <w:rPr>
          <w:rFonts w:asciiTheme="minorHAnsi" w:eastAsia="Cambria" w:hAnsiTheme="minorHAnsi"/>
          <w:sz w:val="18"/>
          <w:szCs w:val="18"/>
        </w:rPr>
        <w:t>Average Ceiling Height: This may be filled out automatically or be user input.</w:t>
      </w:r>
    </w:p>
    <w:p w14:paraId="0EEB7CF2" w14:textId="77777777" w:rsidR="00CD1C6E"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6882679A" w14:textId="1E3EEA33" w:rsidR="00CD1C6E"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w:t>
      </w:r>
      <w:r>
        <w:rPr>
          <w:rFonts w:asciiTheme="minorHAnsi" w:hAnsiTheme="minorHAnsi"/>
          <w:sz w:val="18"/>
          <w:szCs w:val="18"/>
        </w:rPr>
        <w:t xml:space="preserve">NCB or </w:t>
      </w:r>
      <w:r w:rsidRPr="009C5721">
        <w:rPr>
          <w:rFonts w:asciiTheme="minorHAnsi" w:hAnsiTheme="minorHAnsi"/>
          <w:sz w:val="18"/>
          <w:szCs w:val="18"/>
        </w:rPr>
        <w:t>CF1R-</w:t>
      </w:r>
      <w:r>
        <w:rPr>
          <w:rFonts w:asciiTheme="minorHAnsi" w:hAnsiTheme="minorHAnsi"/>
          <w:sz w:val="18"/>
          <w:szCs w:val="18"/>
        </w:rPr>
        <w:t>ADD, user enter value in feet.</w:t>
      </w:r>
    </w:p>
    <w:p w14:paraId="6DCD8092" w14:textId="77777777" w:rsidR="00CD1C6E" w:rsidRPr="003952E1" w:rsidRDefault="00CD1C6E" w:rsidP="00CD1C6E">
      <w:pPr>
        <w:numPr>
          <w:ilvl w:val="0"/>
          <w:numId w:val="32"/>
        </w:numPr>
        <w:contextualSpacing/>
        <w:rPr>
          <w:rFonts w:asciiTheme="minorHAnsi" w:eastAsia="Cambria" w:hAnsiTheme="minorHAnsi"/>
          <w:sz w:val="18"/>
          <w:szCs w:val="18"/>
        </w:rPr>
      </w:pPr>
      <w:r>
        <w:rPr>
          <w:rFonts w:asciiTheme="minorHAnsi" w:eastAsia="Cambria" w:hAnsiTheme="minorHAnsi"/>
          <w:sz w:val="18"/>
          <w:szCs w:val="18"/>
        </w:rPr>
        <w:t xml:space="preserve">Total Conditioned Volume: </w:t>
      </w:r>
      <w:r w:rsidRPr="009C5721">
        <w:rPr>
          <w:rFonts w:asciiTheme="minorHAnsi" w:hAnsiTheme="minorHAnsi"/>
          <w:sz w:val="18"/>
          <w:szCs w:val="18"/>
        </w:rPr>
        <w:t xml:space="preserve">This field is </w:t>
      </w:r>
      <w:r>
        <w:rPr>
          <w:rFonts w:asciiTheme="minorHAnsi" w:hAnsiTheme="minorHAnsi"/>
          <w:sz w:val="18"/>
          <w:szCs w:val="18"/>
        </w:rPr>
        <w:t xml:space="preserve">calculated and </w:t>
      </w:r>
      <w:r w:rsidRPr="009C5721">
        <w:rPr>
          <w:rFonts w:asciiTheme="minorHAnsi" w:hAnsiTheme="minorHAnsi"/>
          <w:sz w:val="18"/>
          <w:szCs w:val="18"/>
        </w:rPr>
        <w:t>filled out automatically</w:t>
      </w:r>
      <w:r>
        <w:rPr>
          <w:rFonts w:asciiTheme="minorHAnsi" w:hAnsiTheme="minorHAnsi"/>
          <w:sz w:val="18"/>
          <w:szCs w:val="18"/>
        </w:rPr>
        <w:t>.</w:t>
      </w:r>
    </w:p>
    <w:p w14:paraId="7FCA4404" w14:textId="7AC16994" w:rsidR="00CD1C6E" w:rsidRPr="00210E8D" w:rsidRDefault="004654AA" w:rsidP="00210E8D">
      <w:pPr>
        <w:pStyle w:val="ListParagraph"/>
        <w:numPr>
          <w:ilvl w:val="0"/>
          <w:numId w:val="32"/>
        </w:numPr>
        <w:rPr>
          <w:rFonts w:asciiTheme="minorHAnsi" w:hAnsiTheme="minorHAnsi" w:cstheme="minorHAnsi"/>
          <w:sz w:val="18"/>
          <w:szCs w:val="18"/>
        </w:rPr>
      </w:pPr>
      <w:r w:rsidRPr="004654AA">
        <w:rPr>
          <w:rFonts w:asciiTheme="minorHAnsi" w:hAnsiTheme="minorHAnsi" w:cstheme="minorHAnsi"/>
          <w:sz w:val="18"/>
          <w:szCs w:val="18"/>
        </w:rPr>
        <w:t>Vertical distance between the lowest and highest above-grade points within the pressure boundary in feet</w:t>
      </w:r>
      <w:r w:rsidR="00CD1C6E" w:rsidRPr="00210E8D">
        <w:rPr>
          <w:rFonts w:asciiTheme="minorHAnsi" w:hAnsiTheme="minorHAnsi" w:cstheme="minorHAnsi"/>
          <w:sz w:val="18"/>
          <w:szCs w:val="18"/>
        </w:rPr>
        <w:t xml:space="preserve">: </w:t>
      </w:r>
      <w:r w:rsidR="00CD1C6E" w:rsidRPr="00210E8D">
        <w:rPr>
          <w:rFonts w:asciiTheme="minorHAnsi" w:eastAsia="Cambria" w:hAnsiTheme="minorHAnsi"/>
          <w:sz w:val="18"/>
          <w:szCs w:val="18"/>
        </w:rPr>
        <w:t>This may be filled out automatically or be user input.</w:t>
      </w:r>
    </w:p>
    <w:p w14:paraId="0DA04BB6" w14:textId="77777777" w:rsidR="00CD1C6E" w:rsidRPr="003E1B97"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59853B24" w14:textId="430C9778" w:rsidR="00CD1C6E" w:rsidRPr="00D2491C"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w:t>
      </w:r>
      <w:r>
        <w:rPr>
          <w:rFonts w:asciiTheme="minorHAnsi" w:hAnsiTheme="minorHAnsi"/>
          <w:sz w:val="18"/>
          <w:szCs w:val="18"/>
        </w:rPr>
        <w:t xml:space="preserve">NCB or </w:t>
      </w:r>
      <w:r w:rsidRPr="009C5721">
        <w:rPr>
          <w:rFonts w:asciiTheme="minorHAnsi" w:hAnsiTheme="minorHAnsi"/>
          <w:sz w:val="18"/>
          <w:szCs w:val="18"/>
        </w:rPr>
        <w:t>CF1R-</w:t>
      </w:r>
      <w:r>
        <w:rPr>
          <w:rFonts w:asciiTheme="minorHAnsi" w:hAnsiTheme="minorHAnsi"/>
          <w:sz w:val="18"/>
          <w:szCs w:val="18"/>
        </w:rPr>
        <w:t xml:space="preserve">ADD, user enters value in feet. </w:t>
      </w:r>
    </w:p>
    <w:p w14:paraId="673AAC7E" w14:textId="551BAFFB" w:rsidR="00CD1C6E" w:rsidRPr="003952E1" w:rsidRDefault="00CD1C6E" w:rsidP="00CD1C6E">
      <w:pPr>
        <w:numPr>
          <w:ilvl w:val="0"/>
          <w:numId w:val="32"/>
        </w:numPr>
        <w:contextualSpacing/>
        <w:rPr>
          <w:rFonts w:asciiTheme="minorHAnsi" w:eastAsia="Cambria" w:hAnsiTheme="minorHAnsi"/>
          <w:sz w:val="18"/>
          <w:szCs w:val="18"/>
        </w:rPr>
      </w:pPr>
      <w:r w:rsidRPr="007A5D38">
        <w:rPr>
          <w:rFonts w:asciiTheme="minorHAnsi" w:hAnsiTheme="minorHAnsi" w:cstheme="minorHAnsi"/>
          <w:sz w:val="18"/>
          <w:szCs w:val="18"/>
        </w:rPr>
        <w:t>Air Changes Per Hour at 50 Pa</w:t>
      </w:r>
      <w:r>
        <w:rPr>
          <w:rFonts w:asciiTheme="minorHAnsi" w:hAnsiTheme="minorHAnsi" w:cstheme="minorHAnsi"/>
          <w:sz w:val="18"/>
          <w:szCs w:val="18"/>
        </w:rPr>
        <w:t xml:space="preserve">: </w:t>
      </w:r>
      <w:r>
        <w:rPr>
          <w:rFonts w:asciiTheme="minorHAnsi" w:eastAsia="Cambria" w:hAnsiTheme="minorHAnsi"/>
          <w:sz w:val="18"/>
          <w:szCs w:val="18"/>
        </w:rPr>
        <w:t>This may be filled out automatically or be u</w:t>
      </w:r>
      <w:r>
        <w:rPr>
          <w:rFonts w:asciiTheme="minorHAnsi" w:hAnsiTheme="minorHAnsi" w:cstheme="minorHAnsi"/>
          <w:sz w:val="18"/>
          <w:szCs w:val="18"/>
        </w:rPr>
        <w:t>ser selected</w:t>
      </w:r>
    </w:p>
    <w:p w14:paraId="50F84480" w14:textId="77777777" w:rsidR="00CD1C6E" w:rsidRDefault="00CD1C6E" w:rsidP="00CD1C6E">
      <w:pPr>
        <w:pStyle w:val="ListParagraph"/>
        <w:numPr>
          <w:ilvl w:val="0"/>
          <w:numId w:val="25"/>
        </w:numPr>
        <w:rPr>
          <w:rFonts w:asciiTheme="minorHAnsi" w:eastAsia="Cambria" w:hAnsiTheme="minorHAnsi"/>
          <w:sz w:val="18"/>
          <w:szCs w:val="18"/>
        </w:rPr>
      </w:pPr>
      <w:r w:rsidRPr="009C5721">
        <w:rPr>
          <w:rFonts w:asciiTheme="minorHAnsi" w:hAnsiTheme="minorHAnsi"/>
          <w:sz w:val="18"/>
          <w:szCs w:val="18"/>
        </w:rPr>
        <w:t xml:space="preserve">If </w:t>
      </w:r>
      <w:r>
        <w:rPr>
          <w:rFonts w:asciiTheme="minorHAnsi" w:hAnsiTheme="minorHAnsi"/>
          <w:sz w:val="18"/>
          <w:szCs w:val="18"/>
        </w:rPr>
        <w:t xml:space="preserve">Building type is equal to </w:t>
      </w:r>
      <w:proofErr w:type="gramStart"/>
      <w:r>
        <w:rPr>
          <w:rFonts w:asciiTheme="minorHAnsi" w:hAnsiTheme="minorHAnsi"/>
          <w:sz w:val="18"/>
          <w:szCs w:val="18"/>
        </w:rPr>
        <w:t>Non-dwelling</w:t>
      </w:r>
      <w:proofErr w:type="gramEnd"/>
      <w:r>
        <w:rPr>
          <w:rFonts w:asciiTheme="minorHAnsi" w:hAnsiTheme="minorHAnsi"/>
          <w:sz w:val="18"/>
          <w:szCs w:val="18"/>
        </w:rPr>
        <w:t xml:space="preserve"> unit, an N/A value will be filled out automatically.</w:t>
      </w:r>
    </w:p>
    <w:p w14:paraId="5F68BD76" w14:textId="02192A45" w:rsidR="00CD1C6E" w:rsidRDefault="00CD1C6E" w:rsidP="00CD1C6E">
      <w:pPr>
        <w:pStyle w:val="ListParagraph"/>
        <w:numPr>
          <w:ilvl w:val="0"/>
          <w:numId w:val="25"/>
        </w:numPr>
        <w:rPr>
          <w:rFonts w:asciiTheme="minorHAnsi" w:eastAsia="Cambria" w:hAnsiTheme="minorHAnsi"/>
          <w:sz w:val="18"/>
          <w:szCs w:val="18"/>
        </w:rPr>
      </w:pPr>
      <w:r>
        <w:rPr>
          <w:rFonts w:asciiTheme="minorHAnsi" w:hAnsiTheme="minorHAnsi"/>
          <w:sz w:val="18"/>
          <w:szCs w:val="18"/>
        </w:rPr>
        <w:t xml:space="preserve">If </w:t>
      </w:r>
      <w:r w:rsidR="00454307">
        <w:rPr>
          <w:rFonts w:asciiTheme="minorHAnsi" w:hAnsiTheme="minorHAnsi"/>
          <w:sz w:val="18"/>
          <w:szCs w:val="18"/>
        </w:rPr>
        <w:t>B</w:t>
      </w:r>
      <w:r>
        <w:rPr>
          <w:rFonts w:asciiTheme="minorHAnsi" w:hAnsiTheme="minorHAnsi"/>
          <w:sz w:val="18"/>
          <w:szCs w:val="18"/>
        </w:rPr>
        <w:t xml:space="preserve">uilding type does not equal </w:t>
      </w:r>
      <w:proofErr w:type="gramStart"/>
      <w:r>
        <w:rPr>
          <w:rFonts w:asciiTheme="minorHAnsi" w:hAnsiTheme="minorHAnsi"/>
          <w:sz w:val="18"/>
          <w:szCs w:val="18"/>
        </w:rPr>
        <w:t>Non-dwelling</w:t>
      </w:r>
      <w:proofErr w:type="gramEnd"/>
      <w:r>
        <w:rPr>
          <w:rFonts w:asciiTheme="minorHAnsi" w:hAnsiTheme="minorHAnsi"/>
          <w:sz w:val="18"/>
          <w:szCs w:val="18"/>
        </w:rPr>
        <w:t xml:space="preserve"> unit, then user </w:t>
      </w:r>
      <w:r w:rsidR="00454307">
        <w:rPr>
          <w:rFonts w:asciiTheme="minorHAnsi" w:hAnsiTheme="minorHAnsi"/>
          <w:sz w:val="18"/>
          <w:szCs w:val="18"/>
        </w:rPr>
        <w:t>may</w:t>
      </w:r>
      <w:r>
        <w:rPr>
          <w:rFonts w:asciiTheme="minorHAnsi" w:hAnsiTheme="minorHAnsi"/>
          <w:sz w:val="18"/>
          <w:szCs w:val="18"/>
        </w:rPr>
        <w:t xml:space="preserve"> select from Default (ACH50=2.0) or Measured (ACH50&lt;2.0)</w:t>
      </w:r>
    </w:p>
    <w:p w14:paraId="50394556" w14:textId="77777777" w:rsidR="00CD1C6E" w:rsidRPr="00AE10C0" w:rsidRDefault="00CD1C6E" w:rsidP="00CD1C6E">
      <w:pPr>
        <w:numPr>
          <w:ilvl w:val="0"/>
          <w:numId w:val="32"/>
        </w:numPr>
        <w:contextualSpacing/>
        <w:rPr>
          <w:rFonts w:asciiTheme="minorHAnsi" w:eastAsia="Cambria" w:hAnsiTheme="minorHAnsi"/>
          <w:sz w:val="18"/>
          <w:szCs w:val="18"/>
        </w:rPr>
      </w:pPr>
      <w:r w:rsidRPr="00AE10C0">
        <w:rPr>
          <w:rFonts w:asciiTheme="minorHAnsi" w:hAnsiTheme="minorHAnsi" w:cstheme="minorHAnsi"/>
          <w:sz w:val="18"/>
          <w:szCs w:val="18"/>
        </w:rPr>
        <w:t xml:space="preserve">Name of ANSI/ASHRAE Standard 62.2-2016 weather station for climate zone: </w:t>
      </w:r>
      <w:r w:rsidRPr="00AE10C0">
        <w:rPr>
          <w:rFonts w:asciiTheme="minorHAnsi" w:eastAsia="Cambria" w:hAnsiTheme="minorHAnsi"/>
          <w:sz w:val="18"/>
          <w:szCs w:val="18"/>
        </w:rPr>
        <w:t>This may be filled out automatically or be user input.</w:t>
      </w:r>
    </w:p>
    <w:p w14:paraId="4025DC8B" w14:textId="77777777" w:rsidR="00CD1C6E" w:rsidRPr="001E2BE1"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078A9458" w14:textId="77777777" w:rsidR="00CD1C6E" w:rsidRPr="003E1B97"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 xml:space="preserve">If </w:t>
      </w:r>
      <w:r>
        <w:rPr>
          <w:rFonts w:asciiTheme="minorHAnsi" w:hAnsiTheme="minorHAnsi"/>
          <w:sz w:val="18"/>
          <w:szCs w:val="18"/>
        </w:rPr>
        <w:t xml:space="preserve">Building type is equal to </w:t>
      </w:r>
      <w:proofErr w:type="gramStart"/>
      <w:r>
        <w:rPr>
          <w:rFonts w:asciiTheme="minorHAnsi" w:hAnsiTheme="minorHAnsi"/>
          <w:sz w:val="18"/>
          <w:szCs w:val="18"/>
        </w:rPr>
        <w:t>Non-dwelling</w:t>
      </w:r>
      <w:proofErr w:type="gramEnd"/>
      <w:r>
        <w:rPr>
          <w:rFonts w:asciiTheme="minorHAnsi" w:hAnsiTheme="minorHAnsi"/>
          <w:sz w:val="18"/>
          <w:szCs w:val="18"/>
        </w:rPr>
        <w:t xml:space="preserve"> unit, an N/A value will be filled out automatically.</w:t>
      </w:r>
    </w:p>
    <w:p w14:paraId="6A69B142" w14:textId="77777777" w:rsidR="00CD1C6E" w:rsidRPr="00D2491C"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w:t>
      </w:r>
      <w:r>
        <w:rPr>
          <w:rFonts w:asciiTheme="minorHAnsi" w:hAnsiTheme="minorHAnsi"/>
          <w:sz w:val="18"/>
          <w:szCs w:val="18"/>
        </w:rPr>
        <w:t xml:space="preserve">NCB or </w:t>
      </w:r>
      <w:r w:rsidRPr="009C5721">
        <w:rPr>
          <w:rFonts w:asciiTheme="minorHAnsi" w:hAnsiTheme="minorHAnsi"/>
          <w:sz w:val="18"/>
          <w:szCs w:val="18"/>
        </w:rPr>
        <w:t>CF1R-</w:t>
      </w:r>
      <w:r>
        <w:rPr>
          <w:rFonts w:asciiTheme="minorHAnsi" w:hAnsiTheme="minorHAnsi"/>
          <w:sz w:val="18"/>
          <w:szCs w:val="18"/>
        </w:rPr>
        <w:t xml:space="preserve">ADD, user select value from </w:t>
      </w:r>
      <w:r w:rsidRPr="007A5D38">
        <w:rPr>
          <w:rFonts w:asciiTheme="minorHAnsi" w:hAnsiTheme="minorHAnsi" w:cstheme="minorHAnsi"/>
          <w:color w:val="000000"/>
          <w:sz w:val="18"/>
          <w:szCs w:val="18"/>
        </w:rPr>
        <w:t>Weather Stations from the Table X1 US Climates, Normative Appendix X</w:t>
      </w:r>
      <w:r>
        <w:rPr>
          <w:rFonts w:asciiTheme="minorHAnsi" w:hAnsiTheme="minorHAnsi" w:cstheme="minorHAnsi"/>
          <w:color w:val="000000"/>
          <w:sz w:val="18"/>
          <w:szCs w:val="18"/>
        </w:rPr>
        <w:t>.</w:t>
      </w:r>
      <w:r>
        <w:rPr>
          <w:rFonts w:asciiTheme="minorHAnsi" w:hAnsiTheme="minorHAnsi"/>
          <w:sz w:val="18"/>
          <w:szCs w:val="18"/>
        </w:rPr>
        <w:t xml:space="preserve"> </w:t>
      </w:r>
    </w:p>
    <w:p w14:paraId="73C22124" w14:textId="07B8F090" w:rsidR="00CD1C6E" w:rsidRDefault="00CD1C6E" w:rsidP="00CD1C6E">
      <w:pPr>
        <w:numPr>
          <w:ilvl w:val="0"/>
          <w:numId w:val="32"/>
        </w:numPr>
        <w:contextualSpacing/>
        <w:rPr>
          <w:rFonts w:asciiTheme="minorHAnsi" w:eastAsia="Cambria" w:hAnsiTheme="minorHAnsi"/>
          <w:sz w:val="18"/>
          <w:szCs w:val="18"/>
        </w:rPr>
      </w:pPr>
      <w:r w:rsidRPr="007A5D38">
        <w:rPr>
          <w:rFonts w:asciiTheme="minorHAnsi" w:hAnsiTheme="minorHAnsi" w:cstheme="minorHAnsi"/>
          <w:sz w:val="18"/>
          <w:szCs w:val="18"/>
        </w:rPr>
        <w:t>Weather and shielding factor (</w:t>
      </w:r>
      <w:proofErr w:type="spellStart"/>
      <w:r w:rsidRPr="007A5D38">
        <w:rPr>
          <w:rFonts w:asciiTheme="minorHAnsi" w:hAnsiTheme="minorHAnsi" w:cstheme="minorHAnsi"/>
          <w:sz w:val="18"/>
          <w:szCs w:val="18"/>
        </w:rPr>
        <w:t>wsf</w:t>
      </w:r>
      <w:proofErr w:type="spellEnd"/>
      <w:r w:rsidRPr="007A5D38">
        <w:rPr>
          <w:rFonts w:asciiTheme="minorHAnsi" w:hAnsiTheme="minorHAnsi" w:cstheme="minorHAnsi"/>
          <w:sz w:val="18"/>
          <w:szCs w:val="18"/>
        </w:rPr>
        <w:t>)</w:t>
      </w:r>
      <w:r>
        <w:rPr>
          <w:rFonts w:asciiTheme="minorHAnsi" w:hAnsiTheme="minorHAnsi" w:cstheme="minorHAnsi"/>
          <w:sz w:val="18"/>
          <w:szCs w:val="18"/>
        </w:rPr>
        <w:t xml:space="preserve">: </w:t>
      </w:r>
      <w:r w:rsidRPr="00AE10C0">
        <w:rPr>
          <w:rFonts w:asciiTheme="minorHAnsi" w:eastAsia="Cambria" w:hAnsiTheme="minorHAnsi"/>
          <w:sz w:val="18"/>
          <w:szCs w:val="18"/>
        </w:rPr>
        <w:t xml:space="preserve">This </w:t>
      </w:r>
      <w:r>
        <w:rPr>
          <w:rFonts w:asciiTheme="minorHAnsi" w:eastAsia="Cambria" w:hAnsiTheme="minorHAnsi"/>
          <w:sz w:val="18"/>
          <w:szCs w:val="18"/>
        </w:rPr>
        <w:t xml:space="preserve">value is </w:t>
      </w:r>
      <w:r w:rsidRPr="00AE10C0">
        <w:rPr>
          <w:rFonts w:asciiTheme="minorHAnsi" w:eastAsia="Cambria" w:hAnsiTheme="minorHAnsi"/>
          <w:sz w:val="18"/>
          <w:szCs w:val="18"/>
        </w:rPr>
        <w:t>automatically</w:t>
      </w:r>
      <w:r>
        <w:rPr>
          <w:rFonts w:asciiTheme="minorHAnsi" w:eastAsia="Cambria" w:hAnsiTheme="minorHAnsi"/>
          <w:sz w:val="18"/>
          <w:szCs w:val="18"/>
        </w:rPr>
        <w:t xml:space="preserve"> entered based on the selection in #</w:t>
      </w:r>
      <w:r w:rsidR="008464D7">
        <w:rPr>
          <w:rFonts w:asciiTheme="minorHAnsi" w:eastAsia="Cambria" w:hAnsiTheme="minorHAnsi"/>
          <w:sz w:val="18"/>
          <w:szCs w:val="18"/>
        </w:rPr>
        <w:t>6</w:t>
      </w:r>
      <w:r>
        <w:rPr>
          <w:rFonts w:asciiTheme="minorHAnsi" w:eastAsia="Cambria" w:hAnsiTheme="minorHAnsi"/>
          <w:sz w:val="18"/>
          <w:szCs w:val="18"/>
        </w:rPr>
        <w:t>.</w:t>
      </w:r>
    </w:p>
    <w:p w14:paraId="0435B306" w14:textId="77777777" w:rsidR="00670A84" w:rsidRPr="00BA6F69" w:rsidRDefault="00670A84" w:rsidP="00BA6F69">
      <w:pPr>
        <w:rPr>
          <w:rFonts w:asciiTheme="minorHAnsi" w:eastAsia="Cambria" w:hAnsiTheme="minorHAnsi" w:cstheme="minorHAnsi"/>
          <w:b/>
          <w:sz w:val="18"/>
          <w:szCs w:val="18"/>
        </w:rPr>
      </w:pPr>
    </w:p>
    <w:p w14:paraId="0435B307" w14:textId="0DE1B7A0" w:rsidR="00636F83" w:rsidRDefault="00636F83" w:rsidP="00636F83">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sidR="00CD1C6E">
        <w:rPr>
          <w:rFonts w:asciiTheme="minorHAnsi" w:eastAsia="Cambria" w:hAnsiTheme="minorHAnsi"/>
          <w:b/>
          <w:sz w:val="18"/>
          <w:szCs w:val="18"/>
        </w:rPr>
        <w:t>C</w:t>
      </w:r>
      <w:r w:rsidRPr="00EE71C1">
        <w:rPr>
          <w:rFonts w:asciiTheme="minorHAnsi" w:eastAsia="Cambria" w:hAnsiTheme="minorHAnsi"/>
          <w:b/>
          <w:sz w:val="18"/>
          <w:szCs w:val="18"/>
        </w:rPr>
        <w:t xml:space="preserve">. Whole </w:t>
      </w:r>
      <w:r w:rsidR="00042F5D">
        <w:rPr>
          <w:rFonts w:asciiTheme="minorHAnsi" w:eastAsia="Cambria" w:hAnsiTheme="minorHAnsi"/>
          <w:b/>
          <w:sz w:val="18"/>
          <w:szCs w:val="18"/>
        </w:rPr>
        <w:t>-Dwelling</w:t>
      </w:r>
      <w:r w:rsidRPr="00EE71C1">
        <w:rPr>
          <w:rFonts w:asciiTheme="minorHAnsi" w:eastAsia="Cambria" w:hAnsiTheme="minorHAnsi"/>
          <w:b/>
          <w:sz w:val="18"/>
          <w:szCs w:val="18"/>
        </w:rPr>
        <w:t xml:space="preserve"> Continuous Ventilation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0435B30A" w14:textId="03D2FB5D" w:rsidR="00636F83" w:rsidRPr="0045459E" w:rsidRDefault="00636F83" w:rsidP="00A768FF">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is automatically calculated using equation</w:t>
      </w:r>
      <w:r w:rsidR="00A768FF">
        <w:rPr>
          <w:rFonts w:asciiTheme="minorHAnsi" w:eastAsia="Cambria" w:hAnsiTheme="minorHAnsi"/>
          <w:sz w:val="18"/>
          <w:szCs w:val="18"/>
        </w:rPr>
        <w:t xml:space="preserve"> 150.0-B from the Energy Standards</w:t>
      </w:r>
      <w:r w:rsidRPr="00EE71C1">
        <w:rPr>
          <w:rFonts w:asciiTheme="minorHAnsi" w:eastAsia="Cambria" w:hAnsiTheme="minorHAnsi"/>
          <w:sz w:val="18"/>
          <w:szCs w:val="18"/>
        </w:rPr>
        <w:t>.</w:t>
      </w:r>
    </w:p>
    <w:p w14:paraId="0435B30B" w14:textId="77777777" w:rsidR="00326D40" w:rsidRDefault="00326D40" w:rsidP="00636F83">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automatically calculate</w:t>
      </w:r>
      <w:r w:rsidR="00E32596">
        <w:rPr>
          <w:rFonts w:asciiTheme="minorHAnsi" w:eastAsia="Cambria" w:hAnsiTheme="minorHAnsi"/>
          <w:sz w:val="18"/>
          <w:szCs w:val="18"/>
        </w:rPr>
        <w:t>s</w:t>
      </w:r>
      <w:r w:rsidRPr="00EE71C1">
        <w:rPr>
          <w:rFonts w:asciiTheme="minorHAnsi" w:eastAsia="Cambria" w:hAnsiTheme="minorHAnsi"/>
          <w:sz w:val="18"/>
          <w:szCs w:val="18"/>
        </w:rPr>
        <w:t xml:space="preserve"> using </w:t>
      </w:r>
      <w:r>
        <w:rPr>
          <w:rFonts w:asciiTheme="minorHAnsi" w:eastAsia="Cambria" w:hAnsiTheme="minorHAnsi"/>
          <w:sz w:val="18"/>
          <w:szCs w:val="18"/>
        </w:rPr>
        <w:t xml:space="preserve">either </w:t>
      </w:r>
      <w:r w:rsidRPr="00EE71C1">
        <w:rPr>
          <w:rFonts w:asciiTheme="minorHAnsi" w:eastAsia="Cambria" w:hAnsiTheme="minorHAnsi"/>
          <w:sz w:val="18"/>
          <w:szCs w:val="18"/>
        </w:rPr>
        <w:t>equation</w:t>
      </w:r>
      <w:r>
        <w:rPr>
          <w:rFonts w:asciiTheme="minorHAnsi" w:eastAsia="Cambria" w:hAnsiTheme="minorHAnsi"/>
          <w:sz w:val="18"/>
          <w:szCs w:val="18"/>
        </w:rPr>
        <w:t xml:space="preserve"> 150.0-C or 150.0-D from the Energy Standards</w:t>
      </w:r>
      <w:r w:rsidRPr="00EE71C1">
        <w:rPr>
          <w:rFonts w:asciiTheme="minorHAnsi" w:eastAsia="Cambria" w:hAnsiTheme="minorHAnsi"/>
          <w:sz w:val="18"/>
          <w:szCs w:val="18"/>
        </w:rPr>
        <w:t>.</w:t>
      </w:r>
    </w:p>
    <w:p w14:paraId="0435B30C" w14:textId="350F06EC" w:rsidR="00670A84" w:rsidRDefault="00326D40">
      <w:pPr>
        <w:pStyle w:val="ListParagraph"/>
        <w:numPr>
          <w:ilvl w:val="0"/>
          <w:numId w:val="26"/>
        </w:numPr>
        <w:rPr>
          <w:rFonts w:asciiTheme="minorHAnsi" w:eastAsia="Cambria" w:hAnsiTheme="minorHAnsi"/>
          <w:sz w:val="18"/>
          <w:szCs w:val="18"/>
        </w:rPr>
      </w:pPr>
      <w:r>
        <w:rPr>
          <w:rFonts w:asciiTheme="minorHAnsi" w:eastAsia="Cambria" w:hAnsiTheme="minorHAnsi"/>
          <w:sz w:val="18"/>
          <w:szCs w:val="18"/>
        </w:rPr>
        <w:t xml:space="preserve">If </w:t>
      </w:r>
      <w:r w:rsidR="0099732B">
        <w:rPr>
          <w:rFonts w:asciiTheme="minorHAnsi" w:eastAsia="Cambria" w:hAnsiTheme="minorHAnsi"/>
          <w:sz w:val="18"/>
          <w:szCs w:val="18"/>
        </w:rPr>
        <w:t>a</w:t>
      </w:r>
      <w:r>
        <w:rPr>
          <w:rFonts w:asciiTheme="minorHAnsi" w:eastAsia="Cambria" w:hAnsiTheme="minorHAnsi"/>
          <w:sz w:val="18"/>
          <w:szCs w:val="18"/>
        </w:rPr>
        <w:t xml:space="preserve">ir changes per hour from section </w:t>
      </w:r>
      <w:r w:rsidR="008464D7">
        <w:rPr>
          <w:rFonts w:asciiTheme="minorHAnsi" w:eastAsia="Cambria" w:hAnsiTheme="minorHAnsi"/>
          <w:sz w:val="18"/>
          <w:szCs w:val="18"/>
        </w:rPr>
        <w:t>B</w:t>
      </w:r>
      <w:r>
        <w:rPr>
          <w:rFonts w:asciiTheme="minorHAnsi" w:eastAsia="Cambria" w:hAnsiTheme="minorHAnsi"/>
          <w:sz w:val="18"/>
          <w:szCs w:val="18"/>
        </w:rPr>
        <w:t xml:space="preserve"> is equal to “Default” then </w:t>
      </w:r>
      <w:r w:rsidR="00AA3550" w:rsidRPr="00EE71C1">
        <w:rPr>
          <w:rFonts w:asciiTheme="minorHAnsi" w:eastAsia="Cambria" w:hAnsiTheme="minorHAnsi"/>
          <w:sz w:val="18"/>
          <w:szCs w:val="18"/>
        </w:rPr>
        <w:t>equation,</w:t>
      </w:r>
      <w:r>
        <w:rPr>
          <w:rFonts w:asciiTheme="minorHAnsi" w:eastAsia="Cambria" w:hAnsiTheme="minorHAnsi"/>
          <w:sz w:val="18"/>
          <w:szCs w:val="18"/>
        </w:rPr>
        <w:t xml:space="preserve"> 150.0-C will be used.</w:t>
      </w:r>
    </w:p>
    <w:p w14:paraId="0435B30D" w14:textId="673D0CE8" w:rsidR="0099732B" w:rsidRDefault="0099732B" w:rsidP="0099732B">
      <w:pPr>
        <w:pStyle w:val="ListParagraph"/>
        <w:numPr>
          <w:ilvl w:val="0"/>
          <w:numId w:val="26"/>
        </w:numPr>
        <w:rPr>
          <w:rFonts w:asciiTheme="minorHAnsi" w:eastAsia="Cambria" w:hAnsiTheme="minorHAnsi"/>
          <w:sz w:val="18"/>
          <w:szCs w:val="18"/>
        </w:rPr>
      </w:pPr>
      <w:r>
        <w:rPr>
          <w:rFonts w:asciiTheme="minorHAnsi" w:eastAsia="Cambria" w:hAnsiTheme="minorHAnsi"/>
          <w:sz w:val="18"/>
          <w:szCs w:val="18"/>
        </w:rPr>
        <w:t xml:space="preserve">If air changes per hour from section </w:t>
      </w:r>
      <w:r w:rsidR="008464D7">
        <w:rPr>
          <w:rFonts w:asciiTheme="minorHAnsi" w:eastAsia="Cambria" w:hAnsiTheme="minorHAnsi"/>
          <w:sz w:val="18"/>
          <w:szCs w:val="18"/>
        </w:rPr>
        <w:t>B</w:t>
      </w:r>
      <w:r>
        <w:rPr>
          <w:rFonts w:asciiTheme="minorHAnsi" w:eastAsia="Cambria" w:hAnsiTheme="minorHAnsi"/>
          <w:sz w:val="18"/>
          <w:szCs w:val="18"/>
        </w:rPr>
        <w:t xml:space="preserve"> is equal to “</w:t>
      </w:r>
      <w:r w:rsidR="00AA3550">
        <w:rPr>
          <w:rFonts w:asciiTheme="minorHAnsi" w:eastAsia="Cambria" w:hAnsiTheme="minorHAnsi"/>
          <w:sz w:val="18"/>
          <w:szCs w:val="18"/>
        </w:rPr>
        <w:t>Measured”</w:t>
      </w:r>
      <w:r>
        <w:rPr>
          <w:rFonts w:asciiTheme="minorHAnsi" w:eastAsia="Cambria" w:hAnsiTheme="minorHAnsi"/>
          <w:sz w:val="18"/>
          <w:szCs w:val="18"/>
        </w:rPr>
        <w:t xml:space="preserve"> and the leakage value from the CF2R-MCH-24 is </w:t>
      </w:r>
      <w:r w:rsidR="00B64414">
        <w:rPr>
          <w:rFonts w:asciiTheme="minorHAnsi" w:eastAsia="Cambria" w:hAnsiTheme="minorHAnsi" w:cstheme="minorHAnsi"/>
          <w:sz w:val="18"/>
          <w:szCs w:val="18"/>
        </w:rPr>
        <w:t>&lt;</w:t>
      </w:r>
      <w:r>
        <w:rPr>
          <w:rFonts w:asciiTheme="minorHAnsi" w:eastAsia="Cambria" w:hAnsiTheme="minorHAnsi"/>
          <w:sz w:val="18"/>
          <w:szCs w:val="18"/>
        </w:rPr>
        <w:t xml:space="preserve"> 2.0 then </w:t>
      </w:r>
      <w:r w:rsidRPr="00EE71C1">
        <w:rPr>
          <w:rFonts w:asciiTheme="minorHAnsi" w:eastAsia="Cambria" w:hAnsiTheme="minorHAnsi"/>
          <w:sz w:val="18"/>
          <w:szCs w:val="18"/>
        </w:rPr>
        <w:t>equation</w:t>
      </w:r>
      <w:r>
        <w:rPr>
          <w:rFonts w:asciiTheme="minorHAnsi" w:eastAsia="Cambria" w:hAnsiTheme="minorHAnsi"/>
          <w:sz w:val="18"/>
          <w:szCs w:val="18"/>
        </w:rPr>
        <w:t xml:space="preserve"> 150.0-D will be used. </w:t>
      </w:r>
    </w:p>
    <w:p w14:paraId="0435B30E" w14:textId="2D2521E0" w:rsidR="00670A84" w:rsidRDefault="0099732B">
      <w:pPr>
        <w:pStyle w:val="ListParagraph"/>
        <w:numPr>
          <w:ilvl w:val="0"/>
          <w:numId w:val="26"/>
        </w:numPr>
        <w:rPr>
          <w:rFonts w:asciiTheme="minorHAnsi" w:eastAsia="Cambria" w:hAnsiTheme="minorHAnsi"/>
          <w:sz w:val="18"/>
          <w:szCs w:val="18"/>
        </w:rPr>
      </w:pPr>
      <w:r>
        <w:rPr>
          <w:rFonts w:asciiTheme="minorHAnsi" w:eastAsia="Cambria" w:hAnsiTheme="minorHAnsi"/>
          <w:sz w:val="18"/>
          <w:szCs w:val="18"/>
        </w:rPr>
        <w:t xml:space="preserve">If air changes per hour from section </w:t>
      </w:r>
      <w:r w:rsidR="008464D7">
        <w:rPr>
          <w:rFonts w:asciiTheme="minorHAnsi" w:eastAsia="Cambria" w:hAnsiTheme="minorHAnsi"/>
          <w:sz w:val="18"/>
          <w:szCs w:val="18"/>
        </w:rPr>
        <w:t>B</w:t>
      </w:r>
      <w:r>
        <w:rPr>
          <w:rFonts w:asciiTheme="minorHAnsi" w:eastAsia="Cambria" w:hAnsiTheme="minorHAnsi"/>
          <w:sz w:val="18"/>
          <w:szCs w:val="18"/>
        </w:rPr>
        <w:t xml:space="preserve"> is equal to “Measured” and the leakage value from the CF2R-MCH-24 is </w:t>
      </w:r>
      <w:r w:rsidR="00B64414">
        <w:rPr>
          <w:rFonts w:asciiTheme="minorHAnsi" w:eastAsia="Cambria" w:hAnsiTheme="minorHAnsi" w:cstheme="minorHAnsi"/>
          <w:sz w:val="18"/>
          <w:szCs w:val="18"/>
        </w:rPr>
        <w:t>≥</w:t>
      </w:r>
      <w:r>
        <w:rPr>
          <w:rFonts w:asciiTheme="minorHAnsi" w:eastAsia="Cambria" w:hAnsiTheme="minorHAnsi"/>
          <w:sz w:val="18"/>
          <w:szCs w:val="18"/>
        </w:rPr>
        <w:t xml:space="preserve"> 2.0 then </w:t>
      </w:r>
      <w:r w:rsidRPr="00EE71C1">
        <w:rPr>
          <w:rFonts w:asciiTheme="minorHAnsi" w:eastAsia="Cambria" w:hAnsiTheme="minorHAnsi"/>
          <w:sz w:val="18"/>
          <w:szCs w:val="18"/>
        </w:rPr>
        <w:t>equation</w:t>
      </w:r>
      <w:r>
        <w:rPr>
          <w:rFonts w:asciiTheme="minorHAnsi" w:eastAsia="Cambria" w:hAnsiTheme="minorHAnsi"/>
          <w:sz w:val="18"/>
          <w:szCs w:val="18"/>
        </w:rPr>
        <w:t xml:space="preserve"> 150.0-C will be used.</w:t>
      </w:r>
    </w:p>
    <w:p w14:paraId="0435B30F" w14:textId="77777777" w:rsidR="0099732B" w:rsidRDefault="0099732B" w:rsidP="0099732B">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is automatically calculated using equation</w:t>
      </w:r>
      <w:r>
        <w:rPr>
          <w:rFonts w:asciiTheme="minorHAnsi" w:eastAsia="Cambria" w:hAnsiTheme="minorHAnsi"/>
          <w:sz w:val="18"/>
          <w:szCs w:val="18"/>
        </w:rPr>
        <w:t xml:space="preserve"> 150.0-E from the Energy Standards</w:t>
      </w:r>
      <w:r w:rsidRPr="00EE71C1">
        <w:rPr>
          <w:rFonts w:asciiTheme="minorHAnsi" w:eastAsia="Cambria" w:hAnsiTheme="minorHAnsi"/>
          <w:sz w:val="18"/>
          <w:szCs w:val="18"/>
        </w:rPr>
        <w:t>.</w:t>
      </w:r>
    </w:p>
    <w:p w14:paraId="0435B310" w14:textId="77777777" w:rsidR="0009608C" w:rsidRDefault="0009608C" w:rsidP="0009608C">
      <w:pPr>
        <w:numPr>
          <w:ilvl w:val="0"/>
          <w:numId w:val="9"/>
        </w:numPr>
        <w:contextualSpacing/>
        <w:rPr>
          <w:rFonts w:asciiTheme="minorHAnsi" w:eastAsia="Cambria" w:hAnsiTheme="minorHAnsi"/>
          <w:sz w:val="18"/>
          <w:szCs w:val="18"/>
        </w:rPr>
      </w:pPr>
      <w:r w:rsidRPr="0009608C">
        <w:rPr>
          <w:rFonts w:asciiTheme="minorHAnsi" w:eastAsia="Cambria" w:hAnsiTheme="minorHAnsi"/>
          <w:sz w:val="18"/>
          <w:szCs w:val="18"/>
        </w:rPr>
        <w:t>Total Exterior Envelope Surface Area: This value may be filled out automatically or be user input.</w:t>
      </w:r>
    </w:p>
    <w:p w14:paraId="0435B311" w14:textId="274E1CC4" w:rsidR="00670A84" w:rsidRDefault="0009608C">
      <w:pPr>
        <w:pStyle w:val="ListParagraph"/>
        <w:numPr>
          <w:ilvl w:val="0"/>
          <w:numId w:val="27"/>
        </w:numPr>
        <w:rPr>
          <w:rFonts w:asciiTheme="minorHAnsi" w:eastAsia="Cambria" w:hAnsiTheme="minorHAnsi"/>
          <w:sz w:val="18"/>
          <w:szCs w:val="18"/>
        </w:rPr>
      </w:pPr>
      <w:r w:rsidRPr="0009608C">
        <w:rPr>
          <w:rFonts w:asciiTheme="minorHAnsi" w:eastAsia="Cambria" w:hAnsiTheme="minorHAnsi"/>
          <w:sz w:val="18"/>
          <w:szCs w:val="18"/>
        </w:rPr>
        <w:t xml:space="preserve">If </w:t>
      </w:r>
      <w:r w:rsidR="00EC0606">
        <w:rPr>
          <w:rFonts w:asciiTheme="minorHAnsi" w:eastAsia="Cambria" w:hAnsiTheme="minorHAnsi"/>
          <w:sz w:val="18"/>
          <w:szCs w:val="18"/>
        </w:rPr>
        <w:t>dwelling</w:t>
      </w:r>
      <w:r w:rsidRPr="0009608C">
        <w:rPr>
          <w:rFonts w:asciiTheme="minorHAnsi" w:eastAsia="Cambria" w:hAnsiTheme="minorHAnsi"/>
          <w:sz w:val="18"/>
          <w:szCs w:val="18"/>
        </w:rPr>
        <w:t xml:space="preserve"> type from section A equals “</w:t>
      </w:r>
      <w:r w:rsidR="008464D7">
        <w:rPr>
          <w:rFonts w:asciiTheme="minorHAnsi" w:eastAsia="Cambria" w:hAnsiTheme="minorHAnsi"/>
          <w:sz w:val="18"/>
          <w:szCs w:val="18"/>
        </w:rPr>
        <w:t>S</w:t>
      </w:r>
      <w:r w:rsidRPr="0009608C">
        <w:rPr>
          <w:rFonts w:asciiTheme="minorHAnsi" w:eastAsia="Cambria" w:hAnsiTheme="minorHAnsi"/>
          <w:sz w:val="18"/>
          <w:szCs w:val="18"/>
        </w:rPr>
        <w:t xml:space="preserve">ingle </w:t>
      </w:r>
      <w:r w:rsidR="008464D7">
        <w:rPr>
          <w:rFonts w:asciiTheme="minorHAnsi" w:eastAsia="Cambria" w:hAnsiTheme="minorHAnsi"/>
          <w:sz w:val="18"/>
          <w:szCs w:val="18"/>
        </w:rPr>
        <w:t>F</w:t>
      </w:r>
      <w:r w:rsidRPr="0009608C">
        <w:rPr>
          <w:rFonts w:asciiTheme="minorHAnsi" w:eastAsia="Cambria" w:hAnsiTheme="minorHAnsi"/>
          <w:sz w:val="18"/>
          <w:szCs w:val="18"/>
        </w:rPr>
        <w:t xml:space="preserve">amily </w:t>
      </w:r>
      <w:r w:rsidR="008464D7">
        <w:rPr>
          <w:rFonts w:asciiTheme="minorHAnsi" w:eastAsia="Cambria" w:hAnsiTheme="minorHAnsi"/>
          <w:sz w:val="18"/>
          <w:szCs w:val="18"/>
        </w:rPr>
        <w:t>D</w:t>
      </w:r>
      <w:r w:rsidRPr="0009608C">
        <w:rPr>
          <w:rFonts w:asciiTheme="minorHAnsi" w:eastAsia="Cambria" w:hAnsiTheme="minorHAnsi"/>
          <w:sz w:val="18"/>
          <w:szCs w:val="18"/>
        </w:rPr>
        <w:t>etached”, an N/A value will be filled out automatically.</w:t>
      </w:r>
    </w:p>
    <w:p w14:paraId="0435B312" w14:textId="239CC511" w:rsidR="00670A84" w:rsidRDefault="0009608C">
      <w:pPr>
        <w:pStyle w:val="ListParagraph"/>
        <w:numPr>
          <w:ilvl w:val="0"/>
          <w:numId w:val="27"/>
        </w:numPr>
        <w:rPr>
          <w:rFonts w:asciiTheme="minorHAnsi" w:eastAsia="Cambria" w:hAnsiTheme="minorHAnsi"/>
          <w:sz w:val="18"/>
          <w:szCs w:val="18"/>
        </w:rPr>
      </w:pPr>
      <w:r w:rsidRPr="0009608C">
        <w:rPr>
          <w:rFonts w:asciiTheme="minorHAnsi" w:eastAsia="Cambria" w:hAnsiTheme="minorHAnsi"/>
          <w:sz w:val="18"/>
          <w:szCs w:val="18"/>
        </w:rPr>
        <w:t xml:space="preserve">If </w:t>
      </w:r>
      <w:r w:rsidR="00EC0606">
        <w:rPr>
          <w:rFonts w:asciiTheme="minorHAnsi" w:eastAsia="Cambria" w:hAnsiTheme="minorHAnsi"/>
          <w:sz w:val="18"/>
          <w:szCs w:val="18"/>
        </w:rPr>
        <w:t>dwelling</w:t>
      </w:r>
      <w:r w:rsidRPr="0009608C">
        <w:rPr>
          <w:rFonts w:asciiTheme="minorHAnsi" w:eastAsia="Cambria" w:hAnsiTheme="minorHAnsi"/>
          <w:sz w:val="18"/>
          <w:szCs w:val="18"/>
        </w:rPr>
        <w:t xml:space="preserve"> type from section A equals “</w:t>
      </w:r>
      <w:r w:rsidR="008464D7">
        <w:rPr>
          <w:rFonts w:asciiTheme="minorHAnsi" w:eastAsia="Cambria" w:hAnsiTheme="minorHAnsi"/>
          <w:sz w:val="18"/>
          <w:szCs w:val="18"/>
        </w:rPr>
        <w:t>S</w:t>
      </w:r>
      <w:r w:rsidRPr="0009608C">
        <w:rPr>
          <w:rFonts w:asciiTheme="minorHAnsi" w:eastAsia="Cambria" w:hAnsiTheme="minorHAnsi"/>
          <w:sz w:val="18"/>
          <w:szCs w:val="18"/>
        </w:rPr>
        <w:t xml:space="preserve">ingle </w:t>
      </w:r>
      <w:r w:rsidR="008464D7">
        <w:rPr>
          <w:rFonts w:asciiTheme="minorHAnsi" w:eastAsia="Cambria" w:hAnsiTheme="minorHAnsi"/>
          <w:sz w:val="18"/>
          <w:szCs w:val="18"/>
        </w:rPr>
        <w:t>F</w:t>
      </w:r>
      <w:r w:rsidRPr="0009608C">
        <w:rPr>
          <w:rFonts w:asciiTheme="minorHAnsi" w:eastAsia="Cambria" w:hAnsiTheme="minorHAnsi"/>
          <w:sz w:val="18"/>
          <w:szCs w:val="18"/>
        </w:rPr>
        <w:t xml:space="preserve">amily </w:t>
      </w:r>
      <w:r w:rsidR="008464D7">
        <w:rPr>
          <w:rFonts w:asciiTheme="minorHAnsi" w:eastAsia="Cambria" w:hAnsiTheme="minorHAnsi"/>
          <w:sz w:val="18"/>
          <w:szCs w:val="18"/>
        </w:rPr>
        <w:t>A</w:t>
      </w:r>
      <w:r w:rsidRPr="0009608C">
        <w:rPr>
          <w:rFonts w:asciiTheme="minorHAnsi" w:eastAsia="Cambria" w:hAnsiTheme="minorHAnsi"/>
          <w:sz w:val="18"/>
          <w:szCs w:val="18"/>
        </w:rPr>
        <w:t>ttached” and the parent document is the CF1R-PRF-01 then value will</w:t>
      </w:r>
      <w:r>
        <w:rPr>
          <w:rFonts w:asciiTheme="minorHAnsi" w:eastAsia="Cambria" w:hAnsiTheme="minorHAnsi"/>
          <w:sz w:val="18"/>
          <w:szCs w:val="18"/>
        </w:rPr>
        <w:t xml:space="preserve"> </w:t>
      </w:r>
      <w:r w:rsidRPr="0009608C">
        <w:rPr>
          <w:rFonts w:asciiTheme="minorHAnsi" w:eastAsia="Cambria" w:hAnsiTheme="minorHAnsi"/>
          <w:sz w:val="18"/>
          <w:szCs w:val="18"/>
        </w:rPr>
        <w:t>be automatically entered.</w:t>
      </w:r>
    </w:p>
    <w:p w14:paraId="0435B313" w14:textId="5FF1D715" w:rsidR="00670A84" w:rsidRDefault="0009608C">
      <w:pPr>
        <w:pStyle w:val="ListParagraph"/>
        <w:numPr>
          <w:ilvl w:val="0"/>
          <w:numId w:val="27"/>
        </w:numPr>
        <w:rPr>
          <w:rFonts w:asciiTheme="minorHAnsi" w:eastAsia="Cambria" w:hAnsiTheme="minorHAnsi"/>
          <w:sz w:val="18"/>
          <w:szCs w:val="18"/>
        </w:rPr>
      </w:pPr>
      <w:r w:rsidRPr="0009608C">
        <w:rPr>
          <w:rFonts w:asciiTheme="minorHAnsi" w:eastAsia="Cambria" w:hAnsiTheme="minorHAnsi"/>
          <w:sz w:val="18"/>
          <w:szCs w:val="18"/>
        </w:rPr>
        <w:lastRenderedPageBreak/>
        <w:t xml:space="preserve">If </w:t>
      </w:r>
      <w:r w:rsidR="00EC0606">
        <w:rPr>
          <w:rFonts w:asciiTheme="minorHAnsi" w:eastAsia="Cambria" w:hAnsiTheme="minorHAnsi"/>
          <w:sz w:val="18"/>
          <w:szCs w:val="18"/>
        </w:rPr>
        <w:t>dwelling</w:t>
      </w:r>
      <w:r w:rsidRPr="0009608C">
        <w:rPr>
          <w:rFonts w:asciiTheme="minorHAnsi" w:eastAsia="Cambria" w:hAnsiTheme="minorHAnsi"/>
          <w:sz w:val="18"/>
          <w:szCs w:val="18"/>
        </w:rPr>
        <w:t xml:space="preserve"> type from section A equals “</w:t>
      </w:r>
      <w:r w:rsidR="008464D7">
        <w:rPr>
          <w:rFonts w:asciiTheme="minorHAnsi" w:eastAsia="Cambria" w:hAnsiTheme="minorHAnsi"/>
          <w:sz w:val="18"/>
          <w:szCs w:val="18"/>
        </w:rPr>
        <w:t>S</w:t>
      </w:r>
      <w:r w:rsidRPr="0009608C">
        <w:rPr>
          <w:rFonts w:asciiTheme="minorHAnsi" w:eastAsia="Cambria" w:hAnsiTheme="minorHAnsi"/>
          <w:sz w:val="18"/>
          <w:szCs w:val="18"/>
        </w:rPr>
        <w:t xml:space="preserve">ingle </w:t>
      </w:r>
      <w:r w:rsidR="008464D7">
        <w:rPr>
          <w:rFonts w:asciiTheme="minorHAnsi" w:eastAsia="Cambria" w:hAnsiTheme="minorHAnsi"/>
          <w:sz w:val="18"/>
          <w:szCs w:val="18"/>
        </w:rPr>
        <w:t>F</w:t>
      </w:r>
      <w:r w:rsidRPr="0009608C">
        <w:rPr>
          <w:rFonts w:asciiTheme="minorHAnsi" w:eastAsia="Cambria" w:hAnsiTheme="minorHAnsi"/>
          <w:sz w:val="18"/>
          <w:szCs w:val="18"/>
        </w:rPr>
        <w:t xml:space="preserve">amily </w:t>
      </w:r>
      <w:r w:rsidR="008464D7">
        <w:rPr>
          <w:rFonts w:asciiTheme="minorHAnsi" w:eastAsia="Cambria" w:hAnsiTheme="minorHAnsi"/>
          <w:sz w:val="18"/>
          <w:szCs w:val="18"/>
        </w:rPr>
        <w:t>A</w:t>
      </w:r>
      <w:r w:rsidRPr="0009608C">
        <w:rPr>
          <w:rFonts w:asciiTheme="minorHAnsi" w:eastAsia="Cambria" w:hAnsiTheme="minorHAnsi"/>
          <w:sz w:val="18"/>
          <w:szCs w:val="18"/>
        </w:rPr>
        <w:t>ttached or” and the parent document is the CF1R-NCB-01 or CF1R-ADD-01 then user enter value (ft</w:t>
      </w:r>
      <w:r w:rsidRPr="008464D7">
        <w:rPr>
          <w:rFonts w:asciiTheme="minorHAnsi" w:eastAsia="Cambria" w:hAnsiTheme="minorHAnsi"/>
          <w:sz w:val="18"/>
          <w:szCs w:val="18"/>
          <w:vertAlign w:val="superscript"/>
        </w:rPr>
        <w:t>2</w:t>
      </w:r>
      <w:r w:rsidRPr="0009608C">
        <w:rPr>
          <w:rFonts w:asciiTheme="minorHAnsi" w:eastAsia="Cambria" w:hAnsiTheme="minorHAnsi"/>
          <w:sz w:val="18"/>
          <w:szCs w:val="18"/>
        </w:rPr>
        <w:t>).</w:t>
      </w:r>
    </w:p>
    <w:p w14:paraId="0435B314" w14:textId="77777777" w:rsidR="00670A84" w:rsidRDefault="00B64414">
      <w:pPr>
        <w:pStyle w:val="ListParagraph"/>
        <w:numPr>
          <w:ilvl w:val="0"/>
          <w:numId w:val="9"/>
        </w:numPr>
        <w:rPr>
          <w:rFonts w:asciiTheme="minorHAnsi" w:eastAsia="Cambria" w:hAnsiTheme="minorHAnsi"/>
          <w:sz w:val="18"/>
          <w:szCs w:val="18"/>
        </w:rPr>
      </w:pPr>
      <w:r>
        <w:rPr>
          <w:rFonts w:asciiTheme="minorHAnsi" w:eastAsia="Cambria" w:hAnsiTheme="minorHAnsi"/>
          <w:sz w:val="18"/>
          <w:szCs w:val="18"/>
        </w:rPr>
        <w:t>Unshared Exterior Surface Area</w:t>
      </w:r>
      <w:r w:rsidR="00E32596" w:rsidRPr="00E32596">
        <w:rPr>
          <w:rFonts w:asciiTheme="minorHAnsi" w:eastAsia="Cambria" w:hAnsiTheme="minorHAnsi"/>
          <w:sz w:val="18"/>
          <w:szCs w:val="18"/>
        </w:rPr>
        <w:t>: This value may be filled out automatically or be user input.</w:t>
      </w:r>
    </w:p>
    <w:p w14:paraId="0435B315" w14:textId="5BD5258E" w:rsidR="00E32596" w:rsidRPr="0009608C" w:rsidRDefault="00E32596" w:rsidP="00E32596">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 xml:space="preserve">If </w:t>
      </w:r>
      <w:r w:rsidR="00EC0606">
        <w:rPr>
          <w:rFonts w:asciiTheme="minorHAnsi" w:eastAsia="Cambria" w:hAnsiTheme="minorHAnsi"/>
          <w:sz w:val="18"/>
          <w:szCs w:val="18"/>
        </w:rPr>
        <w:t>dwelling</w:t>
      </w:r>
      <w:r>
        <w:rPr>
          <w:rFonts w:asciiTheme="minorHAnsi" w:hAnsiTheme="minorHAnsi"/>
          <w:sz w:val="18"/>
          <w:szCs w:val="18"/>
        </w:rPr>
        <w:t xml:space="preserve"> type from section A equals “single family detached”, an N/A value will be filled out automatically.</w:t>
      </w:r>
    </w:p>
    <w:p w14:paraId="0435B316" w14:textId="1CEE24EA" w:rsidR="00E32596" w:rsidRPr="0009608C" w:rsidRDefault="00E32596" w:rsidP="00E32596">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If </w:t>
      </w:r>
      <w:r w:rsidR="00EC0606">
        <w:rPr>
          <w:rFonts w:asciiTheme="minorHAnsi" w:eastAsia="Cambria" w:hAnsiTheme="minorHAnsi"/>
          <w:sz w:val="18"/>
          <w:szCs w:val="18"/>
        </w:rPr>
        <w:t>dwelling</w:t>
      </w:r>
      <w:r>
        <w:rPr>
          <w:rFonts w:asciiTheme="minorHAnsi" w:hAnsiTheme="minorHAnsi"/>
          <w:sz w:val="18"/>
          <w:szCs w:val="18"/>
        </w:rPr>
        <w:t xml:space="preserve"> type from section A equals “single family attached” and the parent document is the CF1R-PRF-01 then value will be automatically entered.</w:t>
      </w:r>
    </w:p>
    <w:p w14:paraId="0435B317" w14:textId="76F1B546" w:rsidR="00670A84" w:rsidRDefault="00E32596">
      <w:pPr>
        <w:pStyle w:val="ListParagraph"/>
        <w:numPr>
          <w:ilvl w:val="0"/>
          <w:numId w:val="29"/>
        </w:numPr>
        <w:rPr>
          <w:rFonts w:asciiTheme="minorHAnsi" w:eastAsia="Cambria" w:hAnsiTheme="minorHAnsi"/>
          <w:sz w:val="18"/>
          <w:szCs w:val="18"/>
        </w:rPr>
      </w:pPr>
      <w:r>
        <w:rPr>
          <w:rFonts w:asciiTheme="minorHAnsi" w:hAnsiTheme="minorHAnsi"/>
          <w:sz w:val="18"/>
          <w:szCs w:val="18"/>
        </w:rPr>
        <w:t xml:space="preserve">If </w:t>
      </w:r>
      <w:r w:rsidR="00EC0606">
        <w:rPr>
          <w:rFonts w:asciiTheme="minorHAnsi" w:eastAsia="Cambria" w:hAnsiTheme="minorHAnsi"/>
          <w:sz w:val="18"/>
          <w:szCs w:val="18"/>
        </w:rPr>
        <w:t>dwelling</w:t>
      </w:r>
      <w:r>
        <w:rPr>
          <w:rFonts w:asciiTheme="minorHAnsi" w:hAnsiTheme="minorHAnsi"/>
          <w:sz w:val="18"/>
          <w:szCs w:val="18"/>
        </w:rPr>
        <w:t xml:space="preserve"> type from section A equals “single family attached” and the parent document is the CF1R-NCB-01 or CF1R-ADD-01 then user enter value (ft</w:t>
      </w:r>
      <w:r w:rsidRPr="008464D7">
        <w:rPr>
          <w:rFonts w:asciiTheme="minorHAnsi" w:hAnsiTheme="minorHAnsi"/>
          <w:sz w:val="18"/>
          <w:szCs w:val="18"/>
          <w:vertAlign w:val="superscript"/>
        </w:rPr>
        <w:t>2</w:t>
      </w:r>
      <w:r>
        <w:rPr>
          <w:rFonts w:asciiTheme="minorHAnsi" w:hAnsiTheme="minorHAnsi"/>
          <w:sz w:val="18"/>
          <w:szCs w:val="18"/>
        </w:rPr>
        <w:t>).</w:t>
      </w:r>
    </w:p>
    <w:p w14:paraId="0435B318" w14:textId="74E6D75C" w:rsidR="00670A84" w:rsidRDefault="00E32596">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is automatically calculated using equation</w:t>
      </w:r>
      <w:r>
        <w:rPr>
          <w:rFonts w:asciiTheme="minorHAnsi" w:eastAsia="Cambria" w:hAnsiTheme="minorHAnsi"/>
          <w:sz w:val="18"/>
          <w:szCs w:val="18"/>
        </w:rPr>
        <w:t xml:space="preserve"> 150.0-F from the Energy Standards</w:t>
      </w:r>
      <w:r w:rsidRPr="00EE71C1">
        <w:rPr>
          <w:rFonts w:asciiTheme="minorHAnsi" w:eastAsia="Cambria" w:hAnsiTheme="minorHAnsi"/>
          <w:sz w:val="18"/>
          <w:szCs w:val="18"/>
        </w:rPr>
        <w:t>.</w:t>
      </w:r>
    </w:p>
    <w:p w14:paraId="56E0D410" w14:textId="63D98E74" w:rsidR="008464D7" w:rsidRDefault="008464D7" w:rsidP="008464D7">
      <w:pPr>
        <w:contextualSpacing/>
        <w:rPr>
          <w:rFonts w:asciiTheme="minorHAnsi" w:eastAsia="Cambria" w:hAnsiTheme="minorHAnsi"/>
          <w:sz w:val="18"/>
          <w:szCs w:val="18"/>
        </w:rPr>
      </w:pPr>
    </w:p>
    <w:p w14:paraId="72FF52B8" w14:textId="77777777" w:rsidR="008464D7" w:rsidRDefault="008464D7" w:rsidP="008464D7">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Pr>
          <w:rFonts w:asciiTheme="minorHAnsi" w:eastAsia="Cambria" w:hAnsiTheme="minorHAnsi"/>
          <w:b/>
          <w:sz w:val="18"/>
          <w:szCs w:val="18"/>
        </w:rPr>
        <w:t>D</w:t>
      </w:r>
      <w:r w:rsidRPr="00EE71C1">
        <w:rPr>
          <w:rFonts w:asciiTheme="minorHAnsi" w:eastAsia="Cambria" w:hAnsiTheme="minorHAnsi"/>
          <w:b/>
          <w:sz w:val="18"/>
          <w:szCs w:val="18"/>
        </w:rPr>
        <w:t xml:space="preserve">. </w:t>
      </w:r>
      <w:r>
        <w:rPr>
          <w:rFonts w:asciiTheme="minorHAnsi" w:eastAsia="Cambria" w:hAnsiTheme="minorHAnsi"/>
          <w:b/>
          <w:sz w:val="18"/>
          <w:szCs w:val="18"/>
        </w:rPr>
        <w:t>Installed Ventilation</w:t>
      </w:r>
      <w:r w:rsidRPr="00EE71C1">
        <w:rPr>
          <w:rFonts w:asciiTheme="minorHAnsi" w:eastAsia="Cambria" w:hAnsiTheme="minorHAnsi"/>
          <w:b/>
          <w:sz w:val="18"/>
          <w:szCs w:val="18"/>
        </w:rPr>
        <w:t xml:space="preserve">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481541D9" w14:textId="77777777" w:rsidR="008464D7" w:rsidRDefault="008464D7" w:rsidP="008464D7">
      <w:pPr>
        <w:pStyle w:val="ListParagraph"/>
        <w:numPr>
          <w:ilvl w:val="0"/>
          <w:numId w:val="33"/>
        </w:numPr>
        <w:rPr>
          <w:rFonts w:asciiTheme="minorHAnsi" w:eastAsia="Cambria" w:hAnsiTheme="minorHAnsi"/>
          <w:sz w:val="18"/>
          <w:szCs w:val="18"/>
        </w:rPr>
      </w:pPr>
      <w:bookmarkStart w:id="3" w:name="_Hlk94183298"/>
      <w:r>
        <w:rPr>
          <w:rFonts w:asciiTheme="minorHAnsi" w:eastAsia="Cambria" w:hAnsiTheme="minorHAnsi"/>
          <w:sz w:val="18"/>
          <w:szCs w:val="18"/>
        </w:rPr>
        <w:t>User input text identifying the fan name for each installed ventilation fan.</w:t>
      </w:r>
    </w:p>
    <w:p w14:paraId="728BF5F9" w14:textId="77777777" w:rsidR="008464D7" w:rsidRDefault="008464D7" w:rsidP="008464D7">
      <w:pPr>
        <w:pStyle w:val="ListParagraph"/>
        <w:numPr>
          <w:ilvl w:val="0"/>
          <w:numId w:val="33"/>
        </w:numPr>
        <w:rPr>
          <w:rFonts w:asciiTheme="minorHAnsi" w:eastAsia="Cambria" w:hAnsiTheme="minorHAnsi"/>
          <w:sz w:val="18"/>
          <w:szCs w:val="18"/>
        </w:rPr>
      </w:pPr>
      <w:r>
        <w:rPr>
          <w:rFonts w:asciiTheme="minorHAnsi" w:eastAsia="Cambria" w:hAnsiTheme="minorHAnsi"/>
          <w:sz w:val="18"/>
          <w:szCs w:val="18"/>
        </w:rPr>
        <w:t>User input text identifying the fan location for each installed ventilation fan.</w:t>
      </w:r>
    </w:p>
    <w:p w14:paraId="7E6850FB" w14:textId="77777777" w:rsidR="008464D7" w:rsidRDefault="008464D7" w:rsidP="008464D7">
      <w:pPr>
        <w:pStyle w:val="ListParagraph"/>
        <w:numPr>
          <w:ilvl w:val="0"/>
          <w:numId w:val="33"/>
        </w:numPr>
        <w:rPr>
          <w:rFonts w:asciiTheme="minorHAnsi" w:eastAsia="Cambria" w:hAnsiTheme="minorHAnsi"/>
          <w:sz w:val="18"/>
          <w:szCs w:val="18"/>
        </w:rPr>
      </w:pPr>
      <w:r>
        <w:rPr>
          <w:rFonts w:asciiTheme="minorHAnsi" w:eastAsia="Cambria" w:hAnsiTheme="minorHAnsi"/>
          <w:sz w:val="18"/>
          <w:szCs w:val="18"/>
        </w:rPr>
        <w:t>Runtime (Min/</w:t>
      </w:r>
      <w:proofErr w:type="spellStart"/>
      <w:r>
        <w:rPr>
          <w:rFonts w:asciiTheme="minorHAnsi" w:eastAsia="Cambria" w:hAnsiTheme="minorHAnsi"/>
          <w:sz w:val="18"/>
          <w:szCs w:val="18"/>
        </w:rPr>
        <w:t>Hr</w:t>
      </w:r>
      <w:proofErr w:type="spellEnd"/>
      <w:r>
        <w:rPr>
          <w:rFonts w:asciiTheme="minorHAnsi" w:eastAsia="Cambria" w:hAnsiTheme="minorHAnsi"/>
          <w:sz w:val="18"/>
          <w:szCs w:val="18"/>
        </w:rPr>
        <w:t>)</w:t>
      </w:r>
      <w:r w:rsidRPr="00F46A43">
        <w:rPr>
          <w:rFonts w:asciiTheme="minorHAnsi" w:eastAsia="Cambria" w:hAnsiTheme="minorHAnsi"/>
          <w:sz w:val="18"/>
          <w:szCs w:val="18"/>
        </w:rPr>
        <w:t>: This value may be filled out automatically or be user input.</w:t>
      </w:r>
    </w:p>
    <w:bookmarkEnd w:id="3"/>
    <w:p w14:paraId="02F7B362" w14:textId="77777777" w:rsidR="008464D7" w:rsidRDefault="008464D7" w:rsidP="008464D7">
      <w:pPr>
        <w:pStyle w:val="ListParagraph"/>
        <w:numPr>
          <w:ilvl w:val="0"/>
          <w:numId w:val="29"/>
        </w:numPr>
        <w:rPr>
          <w:rFonts w:asciiTheme="minorHAnsi" w:eastAsia="Cambria" w:hAnsiTheme="minorHAnsi"/>
          <w:sz w:val="18"/>
          <w:szCs w:val="18"/>
        </w:rPr>
      </w:pPr>
      <w:r>
        <w:rPr>
          <w:rFonts w:asciiTheme="minorHAnsi" w:eastAsia="Cambria" w:hAnsiTheme="minorHAnsi"/>
          <w:sz w:val="18"/>
          <w:szCs w:val="18"/>
        </w:rPr>
        <w:t>If ventilation operation schedule from section B = “continuous”, then value of 60 will be automatically entered.</w:t>
      </w:r>
    </w:p>
    <w:p w14:paraId="73A9765D" w14:textId="77777777" w:rsidR="008464D7" w:rsidRDefault="008464D7" w:rsidP="008464D7">
      <w:pPr>
        <w:pStyle w:val="ListParagraph"/>
        <w:numPr>
          <w:ilvl w:val="0"/>
          <w:numId w:val="29"/>
        </w:numPr>
        <w:rPr>
          <w:rFonts w:asciiTheme="minorHAnsi" w:eastAsia="Cambria" w:hAnsiTheme="minorHAnsi"/>
          <w:sz w:val="18"/>
          <w:szCs w:val="18"/>
        </w:rPr>
      </w:pPr>
      <w:r>
        <w:rPr>
          <w:rFonts w:asciiTheme="minorHAnsi" w:eastAsia="Cambria" w:hAnsiTheme="minorHAnsi"/>
          <w:sz w:val="18"/>
          <w:szCs w:val="18"/>
        </w:rPr>
        <w:t>If ventilation operation schedule from section B = “short term average”, then user enter value of less than or equal to 60 for each installed ventilation fan.</w:t>
      </w:r>
    </w:p>
    <w:p w14:paraId="472EBDBB" w14:textId="77777777" w:rsidR="008464D7" w:rsidRDefault="008464D7" w:rsidP="008464D7">
      <w:pPr>
        <w:pStyle w:val="ListParagraph"/>
        <w:numPr>
          <w:ilvl w:val="0"/>
          <w:numId w:val="33"/>
        </w:numPr>
        <w:rPr>
          <w:rFonts w:asciiTheme="minorHAnsi" w:eastAsia="Cambria" w:hAnsiTheme="minorHAnsi"/>
          <w:sz w:val="18"/>
          <w:szCs w:val="18"/>
        </w:rPr>
      </w:pPr>
      <w:r>
        <w:rPr>
          <w:rFonts w:asciiTheme="minorHAnsi" w:eastAsia="Cambria" w:hAnsiTheme="minorHAnsi"/>
          <w:sz w:val="18"/>
          <w:szCs w:val="18"/>
        </w:rPr>
        <w:t>User to enter CFM value from test procedures described in RA3.7.4 for each installed ventilation fan.</w:t>
      </w:r>
    </w:p>
    <w:p w14:paraId="604197E0" w14:textId="77777777" w:rsidR="000738E3" w:rsidRDefault="008464D7" w:rsidP="008464D7">
      <w:pPr>
        <w:pStyle w:val="ListParagraph"/>
        <w:numPr>
          <w:ilvl w:val="0"/>
          <w:numId w:val="33"/>
        </w:numPr>
        <w:rPr>
          <w:rFonts w:asciiTheme="minorHAnsi" w:eastAsia="Cambria" w:hAnsiTheme="minorHAnsi"/>
          <w:sz w:val="18"/>
          <w:szCs w:val="18"/>
        </w:rPr>
      </w:pPr>
      <w:r>
        <w:rPr>
          <w:rFonts w:asciiTheme="minorHAnsi" w:eastAsia="Cambria" w:hAnsiTheme="minorHAnsi"/>
          <w:sz w:val="18"/>
          <w:szCs w:val="18"/>
        </w:rPr>
        <w:t>Equivalent continuous ventilation CFM is automatically calculated for each ventilation fan.</w:t>
      </w:r>
    </w:p>
    <w:p w14:paraId="2C3AF6D9" w14:textId="312E8218" w:rsidR="008464D7" w:rsidRPr="000738E3" w:rsidRDefault="008464D7" w:rsidP="008464D7">
      <w:pPr>
        <w:pStyle w:val="ListParagraph"/>
        <w:numPr>
          <w:ilvl w:val="0"/>
          <w:numId w:val="33"/>
        </w:numPr>
        <w:rPr>
          <w:rFonts w:asciiTheme="minorHAnsi" w:eastAsia="Cambria" w:hAnsiTheme="minorHAnsi"/>
          <w:sz w:val="18"/>
          <w:szCs w:val="18"/>
        </w:rPr>
      </w:pPr>
      <w:r w:rsidRPr="000738E3">
        <w:rPr>
          <w:rFonts w:asciiTheme="minorHAnsi" w:eastAsia="Cambria" w:hAnsiTheme="minorHAnsi"/>
          <w:sz w:val="18"/>
          <w:szCs w:val="18"/>
        </w:rPr>
        <w:t>Total installed equivalent continuous ventilation CFM is automatically calculated based on the installed ventilation fans.</w:t>
      </w:r>
    </w:p>
    <w:p w14:paraId="0435B320" w14:textId="77777777" w:rsidR="00636F83" w:rsidRPr="00636F83" w:rsidRDefault="00636F83" w:rsidP="00BA6F69">
      <w:pPr>
        <w:contextualSpacing/>
        <w:rPr>
          <w:rFonts w:asciiTheme="minorHAnsi" w:eastAsia="Cambria" w:hAnsiTheme="minorHAnsi"/>
          <w:sz w:val="18"/>
          <w:szCs w:val="18"/>
        </w:rPr>
      </w:pPr>
    </w:p>
    <w:tbl>
      <w:tblPr>
        <w:tblW w:w="10921" w:type="dxa"/>
        <w:tblInd w:w="95" w:type="dxa"/>
        <w:tblLook w:val="04A0" w:firstRow="1" w:lastRow="0" w:firstColumn="1" w:lastColumn="0" w:noHBand="0" w:noVBand="1"/>
      </w:tblPr>
      <w:tblGrid>
        <w:gridCol w:w="984"/>
        <w:gridCol w:w="305"/>
        <w:gridCol w:w="513"/>
        <w:gridCol w:w="328"/>
        <w:gridCol w:w="4545"/>
        <w:gridCol w:w="82"/>
        <w:gridCol w:w="1262"/>
        <w:gridCol w:w="189"/>
        <w:gridCol w:w="1127"/>
        <w:gridCol w:w="293"/>
        <w:gridCol w:w="1293"/>
      </w:tblGrid>
      <w:tr w:rsidR="00636F83" w:rsidRPr="002A4574" w14:paraId="0435B322"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321" w14:textId="5173D8AB" w:rsidR="00636F83" w:rsidRPr="002A4574" w:rsidRDefault="00636F83" w:rsidP="00501AA7">
            <w:pPr>
              <w:jc w:val="center"/>
              <w:rPr>
                <w:rFonts w:ascii="Calibri" w:hAnsi="Calibri"/>
                <w:color w:val="000000"/>
                <w:sz w:val="18"/>
                <w:szCs w:val="18"/>
              </w:rPr>
            </w:pPr>
            <w:r w:rsidRPr="002A4574">
              <w:rPr>
                <w:rFonts w:ascii="Calibri" w:hAnsi="Calibri"/>
                <w:color w:val="000000"/>
                <w:sz w:val="18"/>
                <w:szCs w:val="18"/>
              </w:rPr>
              <w:t xml:space="preserve">NORMATIVE APPENDIX </w:t>
            </w:r>
            <w:r w:rsidR="00501AA7">
              <w:rPr>
                <w:rFonts w:ascii="Calibri" w:hAnsi="Calibri"/>
                <w:color w:val="000000"/>
                <w:sz w:val="18"/>
                <w:szCs w:val="18"/>
              </w:rPr>
              <w:t>B</w:t>
            </w:r>
            <w:r w:rsidRPr="002A4574">
              <w:rPr>
                <w:rFonts w:ascii="Calibri" w:hAnsi="Calibri"/>
                <w:color w:val="000000"/>
                <w:sz w:val="18"/>
                <w:szCs w:val="18"/>
              </w:rPr>
              <w:t>:</w:t>
            </w:r>
          </w:p>
        </w:tc>
      </w:tr>
      <w:tr w:rsidR="00636F83" w:rsidRPr="002A4574" w14:paraId="0435B324"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323"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636F83" w:rsidRPr="002A4574" w14:paraId="0435B326"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325"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TABLE X1 U.S. Climates</w:t>
            </w:r>
          </w:p>
        </w:tc>
      </w:tr>
      <w:tr w:rsidR="00636F83" w:rsidRPr="002A4574" w14:paraId="0435B32D" w14:textId="77777777" w:rsidTr="001B1FE6">
        <w:trPr>
          <w:trHeight w:val="240"/>
        </w:trPr>
        <w:tc>
          <w:tcPr>
            <w:tcW w:w="1289" w:type="dxa"/>
            <w:gridSpan w:val="2"/>
            <w:tcBorders>
              <w:top w:val="nil"/>
              <w:left w:val="nil"/>
              <w:bottom w:val="single" w:sz="4" w:space="0" w:color="auto"/>
              <w:right w:val="nil"/>
            </w:tcBorders>
            <w:shd w:val="clear" w:color="auto" w:fill="auto"/>
            <w:noWrap/>
            <w:vAlign w:val="bottom"/>
            <w:hideMark/>
          </w:tcPr>
          <w:p w14:paraId="0435B327"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TMY3</w:t>
            </w:r>
          </w:p>
        </w:tc>
        <w:tc>
          <w:tcPr>
            <w:tcW w:w="841" w:type="dxa"/>
            <w:gridSpan w:val="2"/>
            <w:tcBorders>
              <w:top w:val="nil"/>
              <w:left w:val="nil"/>
              <w:bottom w:val="single" w:sz="4" w:space="0" w:color="auto"/>
              <w:right w:val="nil"/>
            </w:tcBorders>
            <w:shd w:val="clear" w:color="auto" w:fill="auto"/>
            <w:noWrap/>
            <w:vAlign w:val="bottom"/>
            <w:hideMark/>
          </w:tcPr>
          <w:p w14:paraId="0435B328" w14:textId="77777777" w:rsidR="00636F83" w:rsidRPr="002A4574" w:rsidRDefault="00636F83" w:rsidP="00636F83">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545" w:type="dxa"/>
            <w:tcBorders>
              <w:top w:val="nil"/>
              <w:left w:val="nil"/>
              <w:bottom w:val="single" w:sz="4" w:space="0" w:color="auto"/>
              <w:right w:val="nil"/>
            </w:tcBorders>
            <w:shd w:val="clear" w:color="auto" w:fill="auto"/>
            <w:noWrap/>
            <w:vAlign w:val="bottom"/>
            <w:hideMark/>
          </w:tcPr>
          <w:p w14:paraId="0435B329"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Weather Station</w:t>
            </w:r>
          </w:p>
        </w:tc>
        <w:tc>
          <w:tcPr>
            <w:tcW w:w="1344" w:type="dxa"/>
            <w:gridSpan w:val="2"/>
            <w:tcBorders>
              <w:top w:val="nil"/>
              <w:left w:val="nil"/>
              <w:bottom w:val="single" w:sz="4" w:space="0" w:color="auto"/>
              <w:right w:val="nil"/>
            </w:tcBorders>
            <w:shd w:val="clear" w:color="auto" w:fill="auto"/>
            <w:noWrap/>
            <w:vAlign w:val="bottom"/>
            <w:hideMark/>
          </w:tcPr>
          <w:p w14:paraId="0435B32A"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Latitude</w:t>
            </w:r>
          </w:p>
        </w:tc>
        <w:tc>
          <w:tcPr>
            <w:tcW w:w="1316" w:type="dxa"/>
            <w:gridSpan w:val="2"/>
            <w:tcBorders>
              <w:top w:val="nil"/>
              <w:left w:val="nil"/>
              <w:bottom w:val="single" w:sz="4" w:space="0" w:color="auto"/>
              <w:right w:val="nil"/>
            </w:tcBorders>
            <w:shd w:val="clear" w:color="auto" w:fill="auto"/>
            <w:noWrap/>
            <w:vAlign w:val="bottom"/>
            <w:hideMark/>
          </w:tcPr>
          <w:p w14:paraId="0435B32B"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Longitude</w:t>
            </w:r>
          </w:p>
        </w:tc>
        <w:tc>
          <w:tcPr>
            <w:tcW w:w="1586" w:type="dxa"/>
            <w:gridSpan w:val="2"/>
            <w:tcBorders>
              <w:top w:val="nil"/>
              <w:left w:val="nil"/>
              <w:bottom w:val="single" w:sz="4" w:space="0" w:color="auto"/>
              <w:right w:val="nil"/>
            </w:tcBorders>
            <w:shd w:val="clear" w:color="auto" w:fill="auto"/>
            <w:noWrap/>
            <w:vAlign w:val="bottom"/>
            <w:hideMark/>
          </w:tcPr>
          <w:p w14:paraId="0435B32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State</w:t>
            </w:r>
          </w:p>
        </w:tc>
      </w:tr>
      <w:tr w:rsidR="00636F83" w:rsidRPr="002A4574" w14:paraId="0435B334"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2E" w14:textId="77777777" w:rsidR="00AA3A32" w:rsidRDefault="00636F83" w:rsidP="00AA3A32">
            <w:pPr>
              <w:rPr>
                <w:rFonts w:ascii="Calibri" w:hAnsi="Calibri"/>
                <w:color w:val="000000"/>
                <w:sz w:val="18"/>
                <w:szCs w:val="18"/>
              </w:rPr>
            </w:pPr>
            <w:r w:rsidRPr="002A4574">
              <w:rPr>
                <w:rFonts w:ascii="Calibri" w:hAnsi="Calibri"/>
                <w:color w:val="000000"/>
                <w:sz w:val="18"/>
                <w:szCs w:val="18"/>
              </w:rPr>
              <w:t>690150</w:t>
            </w:r>
          </w:p>
        </w:tc>
        <w:tc>
          <w:tcPr>
            <w:tcW w:w="841" w:type="dxa"/>
            <w:gridSpan w:val="2"/>
            <w:tcBorders>
              <w:top w:val="nil"/>
              <w:left w:val="nil"/>
              <w:bottom w:val="nil"/>
              <w:right w:val="nil"/>
            </w:tcBorders>
            <w:shd w:val="clear" w:color="auto" w:fill="auto"/>
            <w:noWrap/>
            <w:vAlign w:val="center"/>
            <w:hideMark/>
          </w:tcPr>
          <w:p w14:paraId="0435B32F" w14:textId="3306FD71" w:rsidR="00AA3A32" w:rsidRDefault="00636F83" w:rsidP="00AA3A32">
            <w:pPr>
              <w:rPr>
                <w:rFonts w:ascii="Calibri" w:hAnsi="Calibri"/>
                <w:color w:val="000000"/>
                <w:sz w:val="18"/>
                <w:szCs w:val="18"/>
              </w:rPr>
            </w:pPr>
            <w:r w:rsidRPr="002A4574">
              <w:rPr>
                <w:rFonts w:ascii="Calibri" w:hAnsi="Calibri"/>
                <w:color w:val="000000"/>
                <w:sz w:val="18"/>
                <w:szCs w:val="18"/>
              </w:rPr>
              <w:t>0.5</w:t>
            </w:r>
            <w:r w:rsidR="00501AA7">
              <w:rPr>
                <w:rFonts w:ascii="Calibri" w:hAnsi="Calibri"/>
                <w:color w:val="000000"/>
                <w:sz w:val="18"/>
                <w:szCs w:val="18"/>
              </w:rPr>
              <w:t>0</w:t>
            </w:r>
          </w:p>
        </w:tc>
        <w:tc>
          <w:tcPr>
            <w:tcW w:w="4545" w:type="dxa"/>
            <w:tcBorders>
              <w:top w:val="nil"/>
              <w:left w:val="nil"/>
              <w:bottom w:val="nil"/>
              <w:right w:val="nil"/>
            </w:tcBorders>
            <w:shd w:val="clear" w:color="auto" w:fill="auto"/>
            <w:noWrap/>
            <w:vAlign w:val="bottom"/>
            <w:hideMark/>
          </w:tcPr>
          <w:p w14:paraId="0435B330"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Twentynine Palms </w:t>
            </w:r>
          </w:p>
        </w:tc>
        <w:tc>
          <w:tcPr>
            <w:tcW w:w="1344" w:type="dxa"/>
            <w:gridSpan w:val="2"/>
            <w:tcBorders>
              <w:top w:val="nil"/>
              <w:left w:val="nil"/>
              <w:bottom w:val="nil"/>
              <w:right w:val="nil"/>
            </w:tcBorders>
            <w:shd w:val="clear" w:color="auto" w:fill="auto"/>
            <w:noWrap/>
            <w:vAlign w:val="center"/>
            <w:hideMark/>
          </w:tcPr>
          <w:p w14:paraId="0435B331" w14:textId="468FF722" w:rsidR="00AA3A32" w:rsidRDefault="00636F83" w:rsidP="00AA3A32">
            <w:pPr>
              <w:rPr>
                <w:rFonts w:ascii="Calibri" w:hAnsi="Calibri"/>
                <w:color w:val="000000"/>
                <w:sz w:val="18"/>
                <w:szCs w:val="18"/>
              </w:rPr>
            </w:pPr>
            <w:r w:rsidRPr="002A4574">
              <w:rPr>
                <w:rFonts w:ascii="Calibri" w:hAnsi="Calibri"/>
                <w:color w:val="000000"/>
                <w:sz w:val="18"/>
                <w:szCs w:val="18"/>
              </w:rPr>
              <w:t>34.3</w:t>
            </w:r>
            <w:r w:rsidR="00501AA7">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32"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–116.17</w:t>
            </w:r>
          </w:p>
        </w:tc>
        <w:tc>
          <w:tcPr>
            <w:tcW w:w="1586" w:type="dxa"/>
            <w:gridSpan w:val="2"/>
            <w:tcBorders>
              <w:top w:val="nil"/>
              <w:left w:val="nil"/>
              <w:bottom w:val="nil"/>
              <w:right w:val="nil"/>
            </w:tcBorders>
            <w:shd w:val="clear" w:color="auto" w:fill="auto"/>
            <w:noWrap/>
            <w:vAlign w:val="center"/>
            <w:hideMark/>
          </w:tcPr>
          <w:p w14:paraId="0435B333"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3B"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35"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722860</w:t>
            </w:r>
          </w:p>
        </w:tc>
        <w:tc>
          <w:tcPr>
            <w:tcW w:w="841" w:type="dxa"/>
            <w:gridSpan w:val="2"/>
            <w:tcBorders>
              <w:top w:val="nil"/>
              <w:left w:val="nil"/>
              <w:bottom w:val="nil"/>
              <w:right w:val="nil"/>
            </w:tcBorders>
            <w:shd w:val="clear" w:color="auto" w:fill="auto"/>
            <w:noWrap/>
            <w:vAlign w:val="center"/>
            <w:hideMark/>
          </w:tcPr>
          <w:p w14:paraId="0435B336"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0.43</w:t>
            </w:r>
          </w:p>
        </w:tc>
        <w:tc>
          <w:tcPr>
            <w:tcW w:w="4545" w:type="dxa"/>
            <w:tcBorders>
              <w:top w:val="nil"/>
              <w:left w:val="nil"/>
              <w:bottom w:val="nil"/>
              <w:right w:val="nil"/>
            </w:tcBorders>
            <w:shd w:val="clear" w:color="auto" w:fill="auto"/>
            <w:noWrap/>
            <w:vAlign w:val="bottom"/>
            <w:hideMark/>
          </w:tcPr>
          <w:p w14:paraId="0435B337"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March AFB </w:t>
            </w:r>
          </w:p>
        </w:tc>
        <w:tc>
          <w:tcPr>
            <w:tcW w:w="1344" w:type="dxa"/>
            <w:gridSpan w:val="2"/>
            <w:tcBorders>
              <w:top w:val="nil"/>
              <w:left w:val="nil"/>
              <w:bottom w:val="nil"/>
              <w:right w:val="nil"/>
            </w:tcBorders>
            <w:shd w:val="clear" w:color="auto" w:fill="auto"/>
            <w:noWrap/>
            <w:vAlign w:val="center"/>
            <w:hideMark/>
          </w:tcPr>
          <w:p w14:paraId="0435B338" w14:textId="0C4D0AD5" w:rsidR="00AA3A32" w:rsidRDefault="00636F83" w:rsidP="00AA3A32">
            <w:pPr>
              <w:rPr>
                <w:rFonts w:ascii="Calibri" w:hAnsi="Calibri"/>
                <w:color w:val="000000"/>
                <w:sz w:val="18"/>
                <w:szCs w:val="18"/>
              </w:rPr>
            </w:pPr>
            <w:r w:rsidRPr="002A4574">
              <w:rPr>
                <w:rFonts w:ascii="Calibri" w:hAnsi="Calibri"/>
                <w:color w:val="000000"/>
                <w:sz w:val="18"/>
                <w:szCs w:val="18"/>
              </w:rPr>
              <w:t>33.9</w:t>
            </w:r>
            <w:r w:rsidR="00501AA7">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39"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–117.25</w:t>
            </w:r>
          </w:p>
        </w:tc>
        <w:tc>
          <w:tcPr>
            <w:tcW w:w="1586" w:type="dxa"/>
            <w:gridSpan w:val="2"/>
            <w:tcBorders>
              <w:top w:val="nil"/>
              <w:left w:val="nil"/>
              <w:bottom w:val="nil"/>
              <w:right w:val="nil"/>
            </w:tcBorders>
            <w:shd w:val="clear" w:color="auto" w:fill="auto"/>
            <w:noWrap/>
            <w:vAlign w:val="center"/>
            <w:hideMark/>
          </w:tcPr>
          <w:p w14:paraId="0435B33A"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42"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3C"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722868</w:t>
            </w:r>
          </w:p>
        </w:tc>
        <w:tc>
          <w:tcPr>
            <w:tcW w:w="841" w:type="dxa"/>
            <w:gridSpan w:val="2"/>
            <w:tcBorders>
              <w:top w:val="nil"/>
              <w:left w:val="nil"/>
              <w:bottom w:val="nil"/>
              <w:right w:val="nil"/>
            </w:tcBorders>
            <w:shd w:val="clear" w:color="auto" w:fill="auto"/>
            <w:noWrap/>
            <w:vAlign w:val="center"/>
            <w:hideMark/>
          </w:tcPr>
          <w:p w14:paraId="0435B33D"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0.45</w:t>
            </w:r>
          </w:p>
        </w:tc>
        <w:tc>
          <w:tcPr>
            <w:tcW w:w="4545" w:type="dxa"/>
            <w:tcBorders>
              <w:top w:val="nil"/>
              <w:left w:val="nil"/>
              <w:bottom w:val="nil"/>
              <w:right w:val="nil"/>
            </w:tcBorders>
            <w:shd w:val="clear" w:color="auto" w:fill="auto"/>
            <w:noWrap/>
            <w:vAlign w:val="bottom"/>
            <w:hideMark/>
          </w:tcPr>
          <w:p w14:paraId="0435B33E"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Palm Springs Intl </w:t>
            </w:r>
          </w:p>
        </w:tc>
        <w:tc>
          <w:tcPr>
            <w:tcW w:w="1344" w:type="dxa"/>
            <w:gridSpan w:val="2"/>
            <w:tcBorders>
              <w:top w:val="nil"/>
              <w:left w:val="nil"/>
              <w:bottom w:val="nil"/>
              <w:right w:val="nil"/>
            </w:tcBorders>
            <w:shd w:val="clear" w:color="auto" w:fill="auto"/>
            <w:noWrap/>
            <w:vAlign w:val="center"/>
            <w:hideMark/>
          </w:tcPr>
          <w:p w14:paraId="0435B33F"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33.83</w:t>
            </w:r>
          </w:p>
        </w:tc>
        <w:tc>
          <w:tcPr>
            <w:tcW w:w="1316" w:type="dxa"/>
            <w:gridSpan w:val="2"/>
            <w:tcBorders>
              <w:top w:val="nil"/>
              <w:left w:val="nil"/>
              <w:bottom w:val="nil"/>
              <w:right w:val="nil"/>
            </w:tcBorders>
            <w:shd w:val="clear" w:color="auto" w:fill="auto"/>
            <w:noWrap/>
            <w:vAlign w:val="center"/>
            <w:hideMark/>
          </w:tcPr>
          <w:p w14:paraId="0435B340"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–116.50</w:t>
            </w:r>
          </w:p>
        </w:tc>
        <w:tc>
          <w:tcPr>
            <w:tcW w:w="1586" w:type="dxa"/>
            <w:gridSpan w:val="2"/>
            <w:tcBorders>
              <w:top w:val="nil"/>
              <w:left w:val="nil"/>
              <w:bottom w:val="nil"/>
              <w:right w:val="nil"/>
            </w:tcBorders>
            <w:shd w:val="clear" w:color="auto" w:fill="auto"/>
            <w:noWrap/>
            <w:vAlign w:val="center"/>
            <w:hideMark/>
          </w:tcPr>
          <w:p w14:paraId="0435B341"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49"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43"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722869</w:t>
            </w:r>
          </w:p>
        </w:tc>
        <w:tc>
          <w:tcPr>
            <w:tcW w:w="841" w:type="dxa"/>
            <w:gridSpan w:val="2"/>
            <w:tcBorders>
              <w:top w:val="nil"/>
              <w:left w:val="nil"/>
              <w:bottom w:val="nil"/>
              <w:right w:val="nil"/>
            </w:tcBorders>
            <w:shd w:val="clear" w:color="auto" w:fill="auto"/>
            <w:noWrap/>
            <w:vAlign w:val="center"/>
            <w:hideMark/>
          </w:tcPr>
          <w:p w14:paraId="0435B344"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0.42</w:t>
            </w:r>
          </w:p>
        </w:tc>
        <w:tc>
          <w:tcPr>
            <w:tcW w:w="4545" w:type="dxa"/>
            <w:tcBorders>
              <w:top w:val="nil"/>
              <w:left w:val="nil"/>
              <w:bottom w:val="nil"/>
              <w:right w:val="nil"/>
            </w:tcBorders>
            <w:shd w:val="clear" w:color="auto" w:fill="auto"/>
            <w:noWrap/>
            <w:vAlign w:val="bottom"/>
            <w:hideMark/>
          </w:tcPr>
          <w:p w14:paraId="0435B345"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Riverside Muni </w:t>
            </w:r>
          </w:p>
        </w:tc>
        <w:tc>
          <w:tcPr>
            <w:tcW w:w="1344" w:type="dxa"/>
            <w:gridSpan w:val="2"/>
            <w:tcBorders>
              <w:top w:val="nil"/>
              <w:left w:val="nil"/>
              <w:bottom w:val="nil"/>
              <w:right w:val="nil"/>
            </w:tcBorders>
            <w:shd w:val="clear" w:color="auto" w:fill="auto"/>
            <w:noWrap/>
            <w:vAlign w:val="center"/>
            <w:hideMark/>
          </w:tcPr>
          <w:p w14:paraId="0435B346"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33.95</w:t>
            </w:r>
          </w:p>
        </w:tc>
        <w:tc>
          <w:tcPr>
            <w:tcW w:w="1316" w:type="dxa"/>
            <w:gridSpan w:val="2"/>
            <w:tcBorders>
              <w:top w:val="nil"/>
              <w:left w:val="nil"/>
              <w:bottom w:val="nil"/>
              <w:right w:val="nil"/>
            </w:tcBorders>
            <w:shd w:val="clear" w:color="auto" w:fill="auto"/>
            <w:noWrap/>
            <w:vAlign w:val="center"/>
            <w:hideMark/>
          </w:tcPr>
          <w:p w14:paraId="0435B347"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–117.45</w:t>
            </w:r>
          </w:p>
        </w:tc>
        <w:tc>
          <w:tcPr>
            <w:tcW w:w="1586" w:type="dxa"/>
            <w:gridSpan w:val="2"/>
            <w:tcBorders>
              <w:top w:val="nil"/>
              <w:left w:val="nil"/>
              <w:bottom w:val="nil"/>
              <w:right w:val="nil"/>
            </w:tcBorders>
            <w:shd w:val="clear" w:color="auto" w:fill="auto"/>
            <w:noWrap/>
            <w:vAlign w:val="center"/>
            <w:hideMark/>
          </w:tcPr>
          <w:p w14:paraId="0435B348"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50"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4A"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722880</w:t>
            </w:r>
          </w:p>
        </w:tc>
        <w:tc>
          <w:tcPr>
            <w:tcW w:w="841" w:type="dxa"/>
            <w:gridSpan w:val="2"/>
            <w:tcBorders>
              <w:top w:val="nil"/>
              <w:left w:val="nil"/>
              <w:bottom w:val="nil"/>
              <w:right w:val="nil"/>
            </w:tcBorders>
            <w:shd w:val="clear" w:color="auto" w:fill="auto"/>
            <w:noWrap/>
            <w:vAlign w:val="center"/>
            <w:hideMark/>
          </w:tcPr>
          <w:p w14:paraId="0435B34B"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4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Burbank–Glendale–Pasadena AP </w:t>
            </w:r>
          </w:p>
        </w:tc>
        <w:tc>
          <w:tcPr>
            <w:tcW w:w="1344" w:type="dxa"/>
            <w:gridSpan w:val="2"/>
            <w:tcBorders>
              <w:top w:val="nil"/>
              <w:left w:val="nil"/>
              <w:bottom w:val="nil"/>
              <w:right w:val="nil"/>
            </w:tcBorders>
            <w:shd w:val="clear" w:color="auto" w:fill="auto"/>
            <w:noWrap/>
            <w:vAlign w:val="center"/>
            <w:hideMark/>
          </w:tcPr>
          <w:p w14:paraId="0435B34D" w14:textId="5D2C7A8A" w:rsidR="00AA3A32" w:rsidRDefault="00636F83" w:rsidP="00AA3A32">
            <w:pPr>
              <w:rPr>
                <w:rFonts w:ascii="Calibri" w:hAnsi="Calibri"/>
                <w:color w:val="000000"/>
                <w:sz w:val="18"/>
                <w:szCs w:val="18"/>
              </w:rPr>
            </w:pPr>
            <w:r w:rsidRPr="002A4574">
              <w:rPr>
                <w:rFonts w:ascii="Calibri" w:hAnsi="Calibri"/>
                <w:color w:val="000000"/>
                <w:sz w:val="18"/>
                <w:szCs w:val="18"/>
              </w:rPr>
              <w:t>34.2</w:t>
            </w:r>
            <w:r w:rsidR="00501AA7">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4E"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–118.35</w:t>
            </w:r>
          </w:p>
        </w:tc>
        <w:tc>
          <w:tcPr>
            <w:tcW w:w="1586" w:type="dxa"/>
            <w:gridSpan w:val="2"/>
            <w:tcBorders>
              <w:top w:val="nil"/>
              <w:left w:val="nil"/>
              <w:bottom w:val="nil"/>
              <w:right w:val="nil"/>
            </w:tcBorders>
            <w:shd w:val="clear" w:color="auto" w:fill="auto"/>
            <w:noWrap/>
            <w:vAlign w:val="center"/>
            <w:hideMark/>
          </w:tcPr>
          <w:p w14:paraId="0435B34F"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57"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51"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722885</w:t>
            </w:r>
          </w:p>
        </w:tc>
        <w:tc>
          <w:tcPr>
            <w:tcW w:w="841" w:type="dxa"/>
            <w:gridSpan w:val="2"/>
            <w:tcBorders>
              <w:top w:val="nil"/>
              <w:left w:val="nil"/>
              <w:bottom w:val="nil"/>
              <w:right w:val="nil"/>
            </w:tcBorders>
            <w:shd w:val="clear" w:color="auto" w:fill="auto"/>
            <w:noWrap/>
            <w:vAlign w:val="center"/>
            <w:hideMark/>
          </w:tcPr>
          <w:p w14:paraId="0435B352"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53"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Santa Monica Muni </w:t>
            </w:r>
          </w:p>
        </w:tc>
        <w:tc>
          <w:tcPr>
            <w:tcW w:w="1344" w:type="dxa"/>
            <w:gridSpan w:val="2"/>
            <w:tcBorders>
              <w:top w:val="nil"/>
              <w:left w:val="nil"/>
              <w:bottom w:val="nil"/>
              <w:right w:val="nil"/>
            </w:tcBorders>
            <w:shd w:val="clear" w:color="auto" w:fill="auto"/>
            <w:noWrap/>
            <w:vAlign w:val="center"/>
            <w:hideMark/>
          </w:tcPr>
          <w:p w14:paraId="0435B354"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34.02</w:t>
            </w:r>
          </w:p>
        </w:tc>
        <w:tc>
          <w:tcPr>
            <w:tcW w:w="1316" w:type="dxa"/>
            <w:gridSpan w:val="2"/>
            <w:tcBorders>
              <w:top w:val="nil"/>
              <w:left w:val="nil"/>
              <w:bottom w:val="nil"/>
              <w:right w:val="nil"/>
            </w:tcBorders>
            <w:shd w:val="clear" w:color="auto" w:fill="auto"/>
            <w:noWrap/>
            <w:vAlign w:val="center"/>
            <w:hideMark/>
          </w:tcPr>
          <w:p w14:paraId="0435B355"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–118.45</w:t>
            </w:r>
          </w:p>
        </w:tc>
        <w:tc>
          <w:tcPr>
            <w:tcW w:w="1586" w:type="dxa"/>
            <w:gridSpan w:val="2"/>
            <w:tcBorders>
              <w:top w:val="nil"/>
              <w:left w:val="nil"/>
              <w:bottom w:val="nil"/>
              <w:right w:val="nil"/>
            </w:tcBorders>
            <w:shd w:val="clear" w:color="auto" w:fill="auto"/>
            <w:noWrap/>
            <w:vAlign w:val="center"/>
            <w:hideMark/>
          </w:tcPr>
          <w:p w14:paraId="0435B356"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5E"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58"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722886</w:t>
            </w:r>
          </w:p>
        </w:tc>
        <w:tc>
          <w:tcPr>
            <w:tcW w:w="841" w:type="dxa"/>
            <w:gridSpan w:val="2"/>
            <w:tcBorders>
              <w:top w:val="nil"/>
              <w:left w:val="nil"/>
              <w:bottom w:val="nil"/>
              <w:right w:val="nil"/>
            </w:tcBorders>
            <w:shd w:val="clear" w:color="auto" w:fill="auto"/>
            <w:noWrap/>
            <w:vAlign w:val="center"/>
            <w:hideMark/>
          </w:tcPr>
          <w:p w14:paraId="0435B359"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5A"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Van Nuys Airport </w:t>
            </w:r>
          </w:p>
        </w:tc>
        <w:tc>
          <w:tcPr>
            <w:tcW w:w="1344" w:type="dxa"/>
            <w:gridSpan w:val="2"/>
            <w:tcBorders>
              <w:top w:val="nil"/>
              <w:left w:val="nil"/>
              <w:bottom w:val="nil"/>
              <w:right w:val="nil"/>
            </w:tcBorders>
            <w:shd w:val="clear" w:color="auto" w:fill="auto"/>
            <w:noWrap/>
            <w:vAlign w:val="center"/>
            <w:hideMark/>
          </w:tcPr>
          <w:p w14:paraId="0435B35B"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34.22</w:t>
            </w:r>
          </w:p>
        </w:tc>
        <w:tc>
          <w:tcPr>
            <w:tcW w:w="1316" w:type="dxa"/>
            <w:gridSpan w:val="2"/>
            <w:tcBorders>
              <w:top w:val="nil"/>
              <w:left w:val="nil"/>
              <w:bottom w:val="nil"/>
              <w:right w:val="nil"/>
            </w:tcBorders>
            <w:shd w:val="clear" w:color="auto" w:fill="auto"/>
            <w:noWrap/>
            <w:vAlign w:val="center"/>
            <w:hideMark/>
          </w:tcPr>
          <w:p w14:paraId="0435B35C"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–118.48</w:t>
            </w:r>
          </w:p>
        </w:tc>
        <w:tc>
          <w:tcPr>
            <w:tcW w:w="1586" w:type="dxa"/>
            <w:gridSpan w:val="2"/>
            <w:tcBorders>
              <w:top w:val="nil"/>
              <w:left w:val="nil"/>
              <w:bottom w:val="nil"/>
              <w:right w:val="nil"/>
            </w:tcBorders>
            <w:shd w:val="clear" w:color="auto" w:fill="auto"/>
            <w:noWrap/>
            <w:vAlign w:val="center"/>
            <w:hideMark/>
          </w:tcPr>
          <w:p w14:paraId="0435B35D"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65"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5F"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722895</w:t>
            </w:r>
          </w:p>
        </w:tc>
        <w:tc>
          <w:tcPr>
            <w:tcW w:w="841" w:type="dxa"/>
            <w:gridSpan w:val="2"/>
            <w:tcBorders>
              <w:top w:val="nil"/>
              <w:left w:val="nil"/>
              <w:bottom w:val="nil"/>
              <w:right w:val="nil"/>
            </w:tcBorders>
            <w:shd w:val="clear" w:color="auto" w:fill="auto"/>
            <w:noWrap/>
            <w:vAlign w:val="center"/>
            <w:hideMark/>
          </w:tcPr>
          <w:p w14:paraId="0435B360"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0.55</w:t>
            </w:r>
          </w:p>
        </w:tc>
        <w:tc>
          <w:tcPr>
            <w:tcW w:w="4545" w:type="dxa"/>
            <w:tcBorders>
              <w:top w:val="nil"/>
              <w:left w:val="nil"/>
              <w:bottom w:val="nil"/>
              <w:right w:val="nil"/>
            </w:tcBorders>
            <w:shd w:val="clear" w:color="auto" w:fill="auto"/>
            <w:noWrap/>
            <w:vAlign w:val="bottom"/>
            <w:hideMark/>
          </w:tcPr>
          <w:p w14:paraId="0435B361"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Lompoc (AWOS) </w:t>
            </w:r>
          </w:p>
        </w:tc>
        <w:tc>
          <w:tcPr>
            <w:tcW w:w="1344" w:type="dxa"/>
            <w:gridSpan w:val="2"/>
            <w:tcBorders>
              <w:top w:val="nil"/>
              <w:left w:val="nil"/>
              <w:bottom w:val="nil"/>
              <w:right w:val="nil"/>
            </w:tcBorders>
            <w:shd w:val="clear" w:color="auto" w:fill="auto"/>
            <w:noWrap/>
            <w:vAlign w:val="center"/>
            <w:hideMark/>
          </w:tcPr>
          <w:p w14:paraId="0435B362"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34.67</w:t>
            </w:r>
          </w:p>
        </w:tc>
        <w:tc>
          <w:tcPr>
            <w:tcW w:w="1316" w:type="dxa"/>
            <w:gridSpan w:val="2"/>
            <w:tcBorders>
              <w:top w:val="nil"/>
              <w:left w:val="nil"/>
              <w:bottom w:val="nil"/>
              <w:right w:val="nil"/>
            </w:tcBorders>
            <w:shd w:val="clear" w:color="auto" w:fill="auto"/>
            <w:noWrap/>
            <w:vAlign w:val="center"/>
            <w:hideMark/>
          </w:tcPr>
          <w:p w14:paraId="0435B363"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–120.47</w:t>
            </w:r>
          </w:p>
        </w:tc>
        <w:tc>
          <w:tcPr>
            <w:tcW w:w="1586" w:type="dxa"/>
            <w:gridSpan w:val="2"/>
            <w:tcBorders>
              <w:top w:val="nil"/>
              <w:left w:val="nil"/>
              <w:bottom w:val="nil"/>
              <w:right w:val="nil"/>
            </w:tcBorders>
            <w:shd w:val="clear" w:color="auto" w:fill="auto"/>
            <w:noWrap/>
            <w:vAlign w:val="center"/>
            <w:hideMark/>
          </w:tcPr>
          <w:p w14:paraId="0435B364"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6C"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66"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722897</w:t>
            </w:r>
          </w:p>
        </w:tc>
        <w:tc>
          <w:tcPr>
            <w:tcW w:w="841" w:type="dxa"/>
            <w:gridSpan w:val="2"/>
            <w:tcBorders>
              <w:top w:val="nil"/>
              <w:left w:val="nil"/>
              <w:bottom w:val="nil"/>
              <w:right w:val="nil"/>
            </w:tcBorders>
            <w:shd w:val="clear" w:color="auto" w:fill="auto"/>
            <w:noWrap/>
            <w:vAlign w:val="center"/>
            <w:hideMark/>
          </w:tcPr>
          <w:p w14:paraId="0435B367"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0.51</w:t>
            </w:r>
          </w:p>
        </w:tc>
        <w:tc>
          <w:tcPr>
            <w:tcW w:w="4545" w:type="dxa"/>
            <w:tcBorders>
              <w:top w:val="nil"/>
              <w:left w:val="nil"/>
              <w:bottom w:val="nil"/>
              <w:right w:val="nil"/>
            </w:tcBorders>
            <w:shd w:val="clear" w:color="auto" w:fill="auto"/>
            <w:noWrap/>
            <w:vAlign w:val="bottom"/>
            <w:hideMark/>
          </w:tcPr>
          <w:p w14:paraId="0435B368"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 Luis Co </w:t>
            </w:r>
            <w:proofErr w:type="spellStart"/>
            <w:r w:rsidRPr="002A4574">
              <w:rPr>
                <w:rFonts w:ascii="Calibri" w:hAnsi="Calibri"/>
                <w:color w:val="000000"/>
                <w:sz w:val="18"/>
                <w:szCs w:val="18"/>
              </w:rPr>
              <w:t>Rgnl</w:t>
            </w:r>
            <w:proofErr w:type="spellEnd"/>
            <w:r w:rsidRPr="002A4574">
              <w:rPr>
                <w:rFonts w:ascii="Calibri" w:hAnsi="Calibri"/>
                <w:color w:val="000000"/>
                <w:sz w:val="18"/>
                <w:szCs w:val="18"/>
              </w:rPr>
              <w:t xml:space="preserve"> </w:t>
            </w:r>
          </w:p>
        </w:tc>
        <w:tc>
          <w:tcPr>
            <w:tcW w:w="1344" w:type="dxa"/>
            <w:gridSpan w:val="2"/>
            <w:tcBorders>
              <w:top w:val="nil"/>
              <w:left w:val="nil"/>
              <w:bottom w:val="nil"/>
              <w:right w:val="nil"/>
            </w:tcBorders>
            <w:shd w:val="clear" w:color="auto" w:fill="auto"/>
            <w:noWrap/>
            <w:vAlign w:val="center"/>
            <w:hideMark/>
          </w:tcPr>
          <w:p w14:paraId="0435B369"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35.23</w:t>
            </w:r>
          </w:p>
        </w:tc>
        <w:tc>
          <w:tcPr>
            <w:tcW w:w="1316" w:type="dxa"/>
            <w:gridSpan w:val="2"/>
            <w:tcBorders>
              <w:top w:val="nil"/>
              <w:left w:val="nil"/>
              <w:bottom w:val="nil"/>
              <w:right w:val="nil"/>
            </w:tcBorders>
            <w:shd w:val="clear" w:color="auto" w:fill="auto"/>
            <w:noWrap/>
            <w:vAlign w:val="center"/>
            <w:hideMark/>
          </w:tcPr>
          <w:p w14:paraId="0435B36A"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–120.63</w:t>
            </w:r>
          </w:p>
        </w:tc>
        <w:tc>
          <w:tcPr>
            <w:tcW w:w="1586" w:type="dxa"/>
            <w:gridSpan w:val="2"/>
            <w:tcBorders>
              <w:top w:val="nil"/>
              <w:left w:val="nil"/>
              <w:bottom w:val="nil"/>
              <w:right w:val="nil"/>
            </w:tcBorders>
            <w:shd w:val="clear" w:color="auto" w:fill="auto"/>
            <w:noWrap/>
            <w:vAlign w:val="center"/>
            <w:hideMark/>
          </w:tcPr>
          <w:p w14:paraId="0435B36B"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73"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6D"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722899</w:t>
            </w:r>
          </w:p>
        </w:tc>
        <w:tc>
          <w:tcPr>
            <w:tcW w:w="841" w:type="dxa"/>
            <w:gridSpan w:val="2"/>
            <w:tcBorders>
              <w:top w:val="nil"/>
              <w:left w:val="nil"/>
              <w:bottom w:val="nil"/>
              <w:right w:val="nil"/>
            </w:tcBorders>
            <w:shd w:val="clear" w:color="auto" w:fill="auto"/>
            <w:noWrap/>
            <w:vAlign w:val="center"/>
            <w:hideMark/>
          </w:tcPr>
          <w:p w14:paraId="0435B36E"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0.45</w:t>
            </w:r>
          </w:p>
        </w:tc>
        <w:tc>
          <w:tcPr>
            <w:tcW w:w="4545" w:type="dxa"/>
            <w:tcBorders>
              <w:top w:val="nil"/>
              <w:left w:val="nil"/>
              <w:bottom w:val="nil"/>
              <w:right w:val="nil"/>
            </w:tcBorders>
            <w:shd w:val="clear" w:color="auto" w:fill="auto"/>
            <w:noWrap/>
            <w:vAlign w:val="bottom"/>
            <w:hideMark/>
          </w:tcPr>
          <w:p w14:paraId="0435B36F"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Chino Airport </w:t>
            </w:r>
          </w:p>
        </w:tc>
        <w:tc>
          <w:tcPr>
            <w:tcW w:w="1344" w:type="dxa"/>
            <w:gridSpan w:val="2"/>
            <w:tcBorders>
              <w:top w:val="nil"/>
              <w:left w:val="nil"/>
              <w:bottom w:val="nil"/>
              <w:right w:val="nil"/>
            </w:tcBorders>
            <w:shd w:val="clear" w:color="auto" w:fill="auto"/>
            <w:noWrap/>
            <w:vAlign w:val="center"/>
            <w:hideMark/>
          </w:tcPr>
          <w:p w14:paraId="0435B370"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33.97</w:t>
            </w:r>
          </w:p>
        </w:tc>
        <w:tc>
          <w:tcPr>
            <w:tcW w:w="1316" w:type="dxa"/>
            <w:gridSpan w:val="2"/>
            <w:tcBorders>
              <w:top w:val="nil"/>
              <w:left w:val="nil"/>
              <w:bottom w:val="nil"/>
              <w:right w:val="nil"/>
            </w:tcBorders>
            <w:shd w:val="clear" w:color="auto" w:fill="auto"/>
            <w:noWrap/>
            <w:vAlign w:val="center"/>
            <w:hideMark/>
          </w:tcPr>
          <w:p w14:paraId="0435B371"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–117.63</w:t>
            </w:r>
          </w:p>
        </w:tc>
        <w:tc>
          <w:tcPr>
            <w:tcW w:w="1586" w:type="dxa"/>
            <w:gridSpan w:val="2"/>
            <w:tcBorders>
              <w:top w:val="nil"/>
              <w:left w:val="nil"/>
              <w:bottom w:val="nil"/>
              <w:right w:val="nil"/>
            </w:tcBorders>
            <w:shd w:val="clear" w:color="auto" w:fill="auto"/>
            <w:noWrap/>
            <w:vAlign w:val="center"/>
            <w:hideMark/>
          </w:tcPr>
          <w:p w14:paraId="0435B372"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7A"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7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722900</w:t>
            </w:r>
          </w:p>
        </w:tc>
        <w:tc>
          <w:tcPr>
            <w:tcW w:w="841" w:type="dxa"/>
            <w:gridSpan w:val="2"/>
            <w:tcBorders>
              <w:top w:val="nil"/>
              <w:left w:val="nil"/>
              <w:bottom w:val="nil"/>
              <w:right w:val="nil"/>
            </w:tcBorders>
            <w:shd w:val="clear" w:color="auto" w:fill="auto"/>
            <w:noWrap/>
            <w:vAlign w:val="center"/>
            <w:hideMark/>
          </w:tcPr>
          <w:p w14:paraId="0435B37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0.38</w:t>
            </w:r>
          </w:p>
        </w:tc>
        <w:tc>
          <w:tcPr>
            <w:tcW w:w="4545" w:type="dxa"/>
            <w:tcBorders>
              <w:top w:val="nil"/>
              <w:left w:val="nil"/>
              <w:bottom w:val="nil"/>
              <w:right w:val="nil"/>
            </w:tcBorders>
            <w:shd w:val="clear" w:color="auto" w:fill="auto"/>
            <w:noWrap/>
            <w:vAlign w:val="bottom"/>
            <w:hideMark/>
          </w:tcPr>
          <w:p w14:paraId="0435B376" w14:textId="77777777" w:rsidR="001B1FE6" w:rsidRPr="002A4574" w:rsidRDefault="001B1FE6" w:rsidP="001B1FE6">
            <w:pPr>
              <w:rPr>
                <w:rFonts w:ascii="Calibri" w:hAnsi="Calibri"/>
                <w:color w:val="000000"/>
                <w:sz w:val="18"/>
                <w:szCs w:val="18"/>
              </w:rPr>
            </w:pPr>
            <w:r w:rsidRPr="002A4574">
              <w:rPr>
                <w:rFonts w:ascii="Calibri" w:hAnsi="Calibri"/>
                <w:color w:val="000000"/>
                <w:sz w:val="18"/>
                <w:szCs w:val="18"/>
              </w:rPr>
              <w:t xml:space="preserve">San Diego Lindbergh Field </w:t>
            </w:r>
          </w:p>
        </w:tc>
        <w:tc>
          <w:tcPr>
            <w:tcW w:w="1344" w:type="dxa"/>
            <w:gridSpan w:val="2"/>
            <w:tcBorders>
              <w:top w:val="nil"/>
              <w:left w:val="nil"/>
              <w:bottom w:val="nil"/>
              <w:right w:val="nil"/>
            </w:tcBorders>
            <w:shd w:val="clear" w:color="auto" w:fill="auto"/>
            <w:noWrap/>
            <w:vAlign w:val="center"/>
            <w:hideMark/>
          </w:tcPr>
          <w:p w14:paraId="0435B37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32.73</w:t>
            </w:r>
          </w:p>
        </w:tc>
        <w:tc>
          <w:tcPr>
            <w:tcW w:w="1316" w:type="dxa"/>
            <w:gridSpan w:val="2"/>
            <w:tcBorders>
              <w:top w:val="nil"/>
              <w:left w:val="nil"/>
              <w:bottom w:val="nil"/>
              <w:right w:val="nil"/>
            </w:tcBorders>
            <w:shd w:val="clear" w:color="auto" w:fill="auto"/>
            <w:noWrap/>
            <w:vAlign w:val="center"/>
            <w:hideMark/>
          </w:tcPr>
          <w:p w14:paraId="0435B37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–117.17</w:t>
            </w:r>
          </w:p>
        </w:tc>
        <w:tc>
          <w:tcPr>
            <w:tcW w:w="1586" w:type="dxa"/>
            <w:gridSpan w:val="2"/>
            <w:tcBorders>
              <w:top w:val="nil"/>
              <w:left w:val="nil"/>
              <w:bottom w:val="nil"/>
              <w:right w:val="nil"/>
            </w:tcBorders>
            <w:shd w:val="clear" w:color="auto" w:fill="auto"/>
            <w:noWrap/>
            <w:vAlign w:val="center"/>
            <w:hideMark/>
          </w:tcPr>
          <w:p w14:paraId="0435B37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81"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7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722903</w:t>
            </w:r>
          </w:p>
        </w:tc>
        <w:tc>
          <w:tcPr>
            <w:tcW w:w="841" w:type="dxa"/>
            <w:gridSpan w:val="2"/>
            <w:tcBorders>
              <w:top w:val="nil"/>
              <w:left w:val="nil"/>
              <w:bottom w:val="nil"/>
              <w:right w:val="nil"/>
            </w:tcBorders>
            <w:shd w:val="clear" w:color="auto" w:fill="auto"/>
            <w:noWrap/>
            <w:vAlign w:val="center"/>
            <w:hideMark/>
          </w:tcPr>
          <w:p w14:paraId="0435B37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7D"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 Diego/Montgomery </w:t>
            </w:r>
          </w:p>
        </w:tc>
        <w:tc>
          <w:tcPr>
            <w:tcW w:w="1344" w:type="dxa"/>
            <w:gridSpan w:val="2"/>
            <w:tcBorders>
              <w:top w:val="nil"/>
              <w:left w:val="nil"/>
              <w:bottom w:val="nil"/>
              <w:right w:val="nil"/>
            </w:tcBorders>
            <w:shd w:val="clear" w:color="auto" w:fill="auto"/>
            <w:noWrap/>
            <w:vAlign w:val="center"/>
            <w:hideMark/>
          </w:tcPr>
          <w:p w14:paraId="0435B37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32.82</w:t>
            </w:r>
          </w:p>
        </w:tc>
        <w:tc>
          <w:tcPr>
            <w:tcW w:w="1316" w:type="dxa"/>
            <w:gridSpan w:val="2"/>
            <w:tcBorders>
              <w:top w:val="nil"/>
              <w:left w:val="nil"/>
              <w:bottom w:val="nil"/>
              <w:right w:val="nil"/>
            </w:tcBorders>
            <w:shd w:val="clear" w:color="auto" w:fill="auto"/>
            <w:noWrap/>
            <w:vAlign w:val="center"/>
            <w:hideMark/>
          </w:tcPr>
          <w:p w14:paraId="0435B37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–117.13</w:t>
            </w:r>
          </w:p>
        </w:tc>
        <w:tc>
          <w:tcPr>
            <w:tcW w:w="1586" w:type="dxa"/>
            <w:gridSpan w:val="2"/>
            <w:tcBorders>
              <w:top w:val="nil"/>
              <w:left w:val="nil"/>
              <w:bottom w:val="nil"/>
              <w:right w:val="nil"/>
            </w:tcBorders>
            <w:shd w:val="clear" w:color="auto" w:fill="auto"/>
            <w:noWrap/>
            <w:vAlign w:val="center"/>
            <w:hideMark/>
          </w:tcPr>
          <w:p w14:paraId="0435B38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88"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8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722904</w:t>
            </w:r>
          </w:p>
        </w:tc>
        <w:tc>
          <w:tcPr>
            <w:tcW w:w="841" w:type="dxa"/>
            <w:gridSpan w:val="2"/>
            <w:tcBorders>
              <w:top w:val="nil"/>
              <w:left w:val="nil"/>
              <w:bottom w:val="nil"/>
              <w:right w:val="nil"/>
            </w:tcBorders>
            <w:shd w:val="clear" w:color="auto" w:fill="auto"/>
            <w:noWrap/>
            <w:vAlign w:val="center"/>
            <w:hideMark/>
          </w:tcPr>
          <w:p w14:paraId="0435B383" w14:textId="47D7E1D0" w:rsidR="00AA3A32" w:rsidRDefault="001B1FE6" w:rsidP="00AA3A32">
            <w:pPr>
              <w:rPr>
                <w:rFonts w:ascii="Calibri" w:hAnsi="Calibri"/>
                <w:color w:val="000000"/>
                <w:sz w:val="18"/>
                <w:szCs w:val="18"/>
              </w:rPr>
            </w:pPr>
            <w:r w:rsidRPr="002A4574">
              <w:rPr>
                <w:rFonts w:ascii="Calibri" w:hAnsi="Calibri"/>
                <w:color w:val="000000"/>
                <w:sz w:val="18"/>
                <w:szCs w:val="18"/>
              </w:rPr>
              <w:t>0.4</w:t>
            </w:r>
            <w:r w:rsidR="00501AA7">
              <w:rPr>
                <w:rFonts w:ascii="Calibri" w:hAnsi="Calibri"/>
                <w:color w:val="000000"/>
                <w:sz w:val="18"/>
                <w:szCs w:val="18"/>
              </w:rPr>
              <w:t>0</w:t>
            </w:r>
          </w:p>
        </w:tc>
        <w:tc>
          <w:tcPr>
            <w:tcW w:w="4545" w:type="dxa"/>
            <w:tcBorders>
              <w:top w:val="nil"/>
              <w:left w:val="nil"/>
              <w:bottom w:val="nil"/>
              <w:right w:val="nil"/>
            </w:tcBorders>
            <w:shd w:val="clear" w:color="auto" w:fill="auto"/>
            <w:noWrap/>
            <w:vAlign w:val="bottom"/>
            <w:hideMark/>
          </w:tcPr>
          <w:p w14:paraId="0435B384"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Chula Vista Brown Field NAAS </w:t>
            </w:r>
          </w:p>
        </w:tc>
        <w:tc>
          <w:tcPr>
            <w:tcW w:w="1344" w:type="dxa"/>
            <w:gridSpan w:val="2"/>
            <w:tcBorders>
              <w:top w:val="nil"/>
              <w:left w:val="nil"/>
              <w:bottom w:val="nil"/>
              <w:right w:val="nil"/>
            </w:tcBorders>
            <w:shd w:val="clear" w:color="auto" w:fill="auto"/>
            <w:noWrap/>
            <w:vAlign w:val="center"/>
            <w:hideMark/>
          </w:tcPr>
          <w:p w14:paraId="0435B38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32.58</w:t>
            </w:r>
          </w:p>
        </w:tc>
        <w:tc>
          <w:tcPr>
            <w:tcW w:w="1316" w:type="dxa"/>
            <w:gridSpan w:val="2"/>
            <w:tcBorders>
              <w:top w:val="nil"/>
              <w:left w:val="nil"/>
              <w:bottom w:val="nil"/>
              <w:right w:val="nil"/>
            </w:tcBorders>
            <w:shd w:val="clear" w:color="auto" w:fill="auto"/>
            <w:noWrap/>
            <w:vAlign w:val="center"/>
            <w:hideMark/>
          </w:tcPr>
          <w:p w14:paraId="0435B38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–116.98</w:t>
            </w:r>
          </w:p>
        </w:tc>
        <w:tc>
          <w:tcPr>
            <w:tcW w:w="1586" w:type="dxa"/>
            <w:gridSpan w:val="2"/>
            <w:tcBorders>
              <w:top w:val="nil"/>
              <w:left w:val="nil"/>
              <w:bottom w:val="nil"/>
              <w:right w:val="nil"/>
            </w:tcBorders>
            <w:shd w:val="clear" w:color="auto" w:fill="auto"/>
            <w:noWrap/>
            <w:vAlign w:val="center"/>
            <w:hideMark/>
          </w:tcPr>
          <w:p w14:paraId="0435B38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8F"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8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722906</w:t>
            </w:r>
          </w:p>
        </w:tc>
        <w:tc>
          <w:tcPr>
            <w:tcW w:w="841" w:type="dxa"/>
            <w:gridSpan w:val="2"/>
            <w:tcBorders>
              <w:top w:val="nil"/>
              <w:left w:val="nil"/>
              <w:bottom w:val="nil"/>
              <w:right w:val="nil"/>
            </w:tcBorders>
            <w:shd w:val="clear" w:color="auto" w:fill="auto"/>
            <w:noWrap/>
            <w:vAlign w:val="center"/>
            <w:hideMark/>
          </w:tcPr>
          <w:p w14:paraId="0435B38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8B"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 Diego North Island NAS </w:t>
            </w:r>
          </w:p>
        </w:tc>
        <w:tc>
          <w:tcPr>
            <w:tcW w:w="1344" w:type="dxa"/>
            <w:gridSpan w:val="2"/>
            <w:tcBorders>
              <w:top w:val="nil"/>
              <w:left w:val="nil"/>
              <w:bottom w:val="nil"/>
              <w:right w:val="nil"/>
            </w:tcBorders>
            <w:shd w:val="clear" w:color="auto" w:fill="auto"/>
            <w:noWrap/>
            <w:vAlign w:val="center"/>
            <w:hideMark/>
          </w:tcPr>
          <w:p w14:paraId="0435B38C" w14:textId="0EF83DEE" w:rsidR="00AA3A32" w:rsidRDefault="001B1FE6" w:rsidP="00AA3A32">
            <w:pPr>
              <w:rPr>
                <w:rFonts w:ascii="Calibri" w:hAnsi="Calibri"/>
                <w:color w:val="000000"/>
                <w:sz w:val="18"/>
                <w:szCs w:val="18"/>
              </w:rPr>
            </w:pPr>
            <w:r w:rsidRPr="002A4574">
              <w:rPr>
                <w:rFonts w:ascii="Calibri" w:hAnsi="Calibri"/>
                <w:color w:val="000000"/>
                <w:sz w:val="18"/>
                <w:szCs w:val="18"/>
              </w:rPr>
              <w:t>32.7</w:t>
            </w:r>
            <w:r w:rsidR="00501AA7">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8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–117.20</w:t>
            </w:r>
          </w:p>
        </w:tc>
        <w:tc>
          <w:tcPr>
            <w:tcW w:w="1586" w:type="dxa"/>
            <w:gridSpan w:val="2"/>
            <w:tcBorders>
              <w:top w:val="nil"/>
              <w:left w:val="nil"/>
              <w:bottom w:val="nil"/>
              <w:right w:val="nil"/>
            </w:tcBorders>
            <w:shd w:val="clear" w:color="auto" w:fill="auto"/>
            <w:noWrap/>
            <w:vAlign w:val="center"/>
            <w:hideMark/>
          </w:tcPr>
          <w:p w14:paraId="0435B38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96"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9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722926</w:t>
            </w:r>
          </w:p>
        </w:tc>
        <w:tc>
          <w:tcPr>
            <w:tcW w:w="841" w:type="dxa"/>
            <w:gridSpan w:val="2"/>
            <w:tcBorders>
              <w:top w:val="nil"/>
              <w:left w:val="nil"/>
              <w:bottom w:val="nil"/>
              <w:right w:val="nil"/>
            </w:tcBorders>
            <w:shd w:val="clear" w:color="auto" w:fill="auto"/>
            <w:noWrap/>
            <w:vAlign w:val="center"/>
            <w:hideMark/>
          </w:tcPr>
          <w:p w14:paraId="0435B391" w14:textId="2B8B090B" w:rsidR="00AA3A32" w:rsidRDefault="001B1FE6" w:rsidP="00AA3A32">
            <w:pPr>
              <w:rPr>
                <w:rFonts w:ascii="Calibri" w:hAnsi="Calibri"/>
                <w:color w:val="000000"/>
                <w:sz w:val="18"/>
                <w:szCs w:val="18"/>
              </w:rPr>
            </w:pPr>
            <w:r w:rsidRPr="002A4574">
              <w:rPr>
                <w:rFonts w:ascii="Calibri" w:hAnsi="Calibri"/>
                <w:color w:val="000000"/>
                <w:sz w:val="18"/>
                <w:szCs w:val="18"/>
              </w:rPr>
              <w:t>0.4</w:t>
            </w:r>
            <w:r w:rsidR="00501AA7">
              <w:rPr>
                <w:rFonts w:ascii="Calibri" w:hAnsi="Calibri"/>
                <w:color w:val="000000"/>
                <w:sz w:val="18"/>
                <w:szCs w:val="18"/>
              </w:rPr>
              <w:t>0</w:t>
            </w:r>
          </w:p>
        </w:tc>
        <w:tc>
          <w:tcPr>
            <w:tcW w:w="4545" w:type="dxa"/>
            <w:tcBorders>
              <w:top w:val="nil"/>
              <w:left w:val="nil"/>
              <w:bottom w:val="nil"/>
              <w:right w:val="nil"/>
            </w:tcBorders>
            <w:shd w:val="clear" w:color="auto" w:fill="auto"/>
            <w:noWrap/>
            <w:vAlign w:val="bottom"/>
            <w:hideMark/>
          </w:tcPr>
          <w:p w14:paraId="0435B392"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Camp Pendleton MCAS </w:t>
            </w:r>
          </w:p>
        </w:tc>
        <w:tc>
          <w:tcPr>
            <w:tcW w:w="1344" w:type="dxa"/>
            <w:gridSpan w:val="2"/>
            <w:tcBorders>
              <w:top w:val="nil"/>
              <w:left w:val="nil"/>
              <w:bottom w:val="nil"/>
              <w:right w:val="nil"/>
            </w:tcBorders>
            <w:shd w:val="clear" w:color="auto" w:fill="auto"/>
            <w:noWrap/>
            <w:vAlign w:val="center"/>
            <w:hideMark/>
          </w:tcPr>
          <w:p w14:paraId="0435B393" w14:textId="613B587E" w:rsidR="00AA3A32" w:rsidRDefault="001B1FE6" w:rsidP="00AA3A32">
            <w:pPr>
              <w:rPr>
                <w:rFonts w:ascii="Calibri" w:hAnsi="Calibri"/>
                <w:color w:val="000000"/>
                <w:sz w:val="18"/>
                <w:szCs w:val="18"/>
              </w:rPr>
            </w:pPr>
            <w:r w:rsidRPr="002A4574">
              <w:rPr>
                <w:rFonts w:ascii="Calibri" w:hAnsi="Calibri"/>
                <w:color w:val="000000"/>
                <w:sz w:val="18"/>
                <w:szCs w:val="18"/>
              </w:rPr>
              <w:t>33.3</w:t>
            </w:r>
            <w:r w:rsidR="00501AA7">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9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–117.35</w:t>
            </w:r>
          </w:p>
        </w:tc>
        <w:tc>
          <w:tcPr>
            <w:tcW w:w="1586" w:type="dxa"/>
            <w:gridSpan w:val="2"/>
            <w:tcBorders>
              <w:top w:val="nil"/>
              <w:left w:val="nil"/>
              <w:bottom w:val="nil"/>
              <w:right w:val="nil"/>
            </w:tcBorders>
            <w:shd w:val="clear" w:color="auto" w:fill="auto"/>
            <w:noWrap/>
            <w:vAlign w:val="center"/>
            <w:hideMark/>
          </w:tcPr>
          <w:p w14:paraId="0435B39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9D"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9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722927</w:t>
            </w:r>
          </w:p>
        </w:tc>
        <w:tc>
          <w:tcPr>
            <w:tcW w:w="841" w:type="dxa"/>
            <w:gridSpan w:val="2"/>
            <w:tcBorders>
              <w:top w:val="nil"/>
              <w:left w:val="nil"/>
              <w:bottom w:val="nil"/>
              <w:right w:val="nil"/>
            </w:tcBorders>
            <w:shd w:val="clear" w:color="auto" w:fill="auto"/>
            <w:noWrap/>
            <w:vAlign w:val="center"/>
            <w:hideMark/>
          </w:tcPr>
          <w:p w14:paraId="0435B39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0.38</w:t>
            </w:r>
          </w:p>
        </w:tc>
        <w:tc>
          <w:tcPr>
            <w:tcW w:w="4545" w:type="dxa"/>
            <w:tcBorders>
              <w:top w:val="nil"/>
              <w:left w:val="nil"/>
              <w:bottom w:val="nil"/>
              <w:right w:val="nil"/>
            </w:tcBorders>
            <w:shd w:val="clear" w:color="auto" w:fill="auto"/>
            <w:noWrap/>
            <w:vAlign w:val="bottom"/>
            <w:hideMark/>
          </w:tcPr>
          <w:p w14:paraId="0435B399"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Carlsbad/Palomar </w:t>
            </w:r>
          </w:p>
        </w:tc>
        <w:tc>
          <w:tcPr>
            <w:tcW w:w="1344" w:type="dxa"/>
            <w:gridSpan w:val="2"/>
            <w:tcBorders>
              <w:top w:val="nil"/>
              <w:left w:val="nil"/>
              <w:bottom w:val="nil"/>
              <w:right w:val="nil"/>
            </w:tcBorders>
            <w:shd w:val="clear" w:color="auto" w:fill="auto"/>
            <w:noWrap/>
            <w:vAlign w:val="center"/>
            <w:hideMark/>
          </w:tcPr>
          <w:p w14:paraId="0435B39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33.13</w:t>
            </w:r>
          </w:p>
        </w:tc>
        <w:tc>
          <w:tcPr>
            <w:tcW w:w="1316" w:type="dxa"/>
            <w:gridSpan w:val="2"/>
            <w:tcBorders>
              <w:top w:val="nil"/>
              <w:left w:val="nil"/>
              <w:bottom w:val="nil"/>
              <w:right w:val="nil"/>
            </w:tcBorders>
            <w:shd w:val="clear" w:color="auto" w:fill="auto"/>
            <w:noWrap/>
            <w:vAlign w:val="center"/>
            <w:hideMark/>
          </w:tcPr>
          <w:p w14:paraId="0435B39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–117.28</w:t>
            </w:r>
          </w:p>
        </w:tc>
        <w:tc>
          <w:tcPr>
            <w:tcW w:w="1586" w:type="dxa"/>
            <w:gridSpan w:val="2"/>
            <w:tcBorders>
              <w:top w:val="nil"/>
              <w:left w:val="nil"/>
              <w:bottom w:val="nil"/>
              <w:right w:val="nil"/>
            </w:tcBorders>
            <w:shd w:val="clear" w:color="auto" w:fill="auto"/>
            <w:noWrap/>
            <w:vAlign w:val="center"/>
            <w:hideMark/>
          </w:tcPr>
          <w:p w14:paraId="0435B39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A4"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9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722930</w:t>
            </w:r>
          </w:p>
        </w:tc>
        <w:tc>
          <w:tcPr>
            <w:tcW w:w="841" w:type="dxa"/>
            <w:gridSpan w:val="2"/>
            <w:tcBorders>
              <w:top w:val="nil"/>
              <w:left w:val="nil"/>
              <w:bottom w:val="nil"/>
              <w:right w:val="nil"/>
            </w:tcBorders>
            <w:shd w:val="clear" w:color="auto" w:fill="auto"/>
            <w:noWrap/>
            <w:vAlign w:val="center"/>
            <w:hideMark/>
          </w:tcPr>
          <w:p w14:paraId="0435B39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A0"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 Diego Miramar NAS </w:t>
            </w:r>
          </w:p>
        </w:tc>
        <w:tc>
          <w:tcPr>
            <w:tcW w:w="1344" w:type="dxa"/>
            <w:gridSpan w:val="2"/>
            <w:tcBorders>
              <w:top w:val="nil"/>
              <w:left w:val="nil"/>
              <w:bottom w:val="nil"/>
              <w:right w:val="nil"/>
            </w:tcBorders>
            <w:shd w:val="clear" w:color="auto" w:fill="auto"/>
            <w:noWrap/>
            <w:vAlign w:val="center"/>
            <w:hideMark/>
          </w:tcPr>
          <w:p w14:paraId="0435B3A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32.87</w:t>
            </w:r>
          </w:p>
        </w:tc>
        <w:tc>
          <w:tcPr>
            <w:tcW w:w="1316" w:type="dxa"/>
            <w:gridSpan w:val="2"/>
            <w:tcBorders>
              <w:top w:val="nil"/>
              <w:left w:val="nil"/>
              <w:bottom w:val="nil"/>
              <w:right w:val="nil"/>
            </w:tcBorders>
            <w:shd w:val="clear" w:color="auto" w:fill="auto"/>
            <w:noWrap/>
            <w:vAlign w:val="center"/>
            <w:hideMark/>
          </w:tcPr>
          <w:p w14:paraId="0435B3A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–117.13</w:t>
            </w:r>
          </w:p>
        </w:tc>
        <w:tc>
          <w:tcPr>
            <w:tcW w:w="1586" w:type="dxa"/>
            <w:gridSpan w:val="2"/>
            <w:tcBorders>
              <w:top w:val="nil"/>
              <w:left w:val="nil"/>
              <w:bottom w:val="nil"/>
              <w:right w:val="nil"/>
            </w:tcBorders>
            <w:shd w:val="clear" w:color="auto" w:fill="auto"/>
            <w:noWrap/>
            <w:vAlign w:val="center"/>
            <w:hideMark/>
          </w:tcPr>
          <w:p w14:paraId="0435B3A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AB"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A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722950</w:t>
            </w:r>
          </w:p>
        </w:tc>
        <w:tc>
          <w:tcPr>
            <w:tcW w:w="841" w:type="dxa"/>
            <w:gridSpan w:val="2"/>
            <w:tcBorders>
              <w:top w:val="nil"/>
              <w:left w:val="nil"/>
              <w:bottom w:val="nil"/>
              <w:right w:val="nil"/>
            </w:tcBorders>
            <w:shd w:val="clear" w:color="auto" w:fill="auto"/>
            <w:noWrap/>
            <w:vAlign w:val="center"/>
            <w:hideMark/>
          </w:tcPr>
          <w:p w14:paraId="0435B3A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0.42</w:t>
            </w:r>
          </w:p>
        </w:tc>
        <w:tc>
          <w:tcPr>
            <w:tcW w:w="4545" w:type="dxa"/>
            <w:tcBorders>
              <w:top w:val="nil"/>
              <w:left w:val="nil"/>
              <w:bottom w:val="nil"/>
              <w:right w:val="nil"/>
            </w:tcBorders>
            <w:shd w:val="clear" w:color="auto" w:fill="auto"/>
            <w:noWrap/>
            <w:vAlign w:val="bottom"/>
            <w:hideMark/>
          </w:tcPr>
          <w:p w14:paraId="0435B3A7"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Los Angeles Intl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344" w:type="dxa"/>
            <w:gridSpan w:val="2"/>
            <w:tcBorders>
              <w:top w:val="nil"/>
              <w:left w:val="nil"/>
              <w:bottom w:val="nil"/>
              <w:right w:val="nil"/>
            </w:tcBorders>
            <w:shd w:val="clear" w:color="auto" w:fill="auto"/>
            <w:noWrap/>
            <w:vAlign w:val="center"/>
            <w:hideMark/>
          </w:tcPr>
          <w:p w14:paraId="0435B3A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33.93</w:t>
            </w:r>
          </w:p>
        </w:tc>
        <w:tc>
          <w:tcPr>
            <w:tcW w:w="1316" w:type="dxa"/>
            <w:gridSpan w:val="2"/>
            <w:tcBorders>
              <w:top w:val="nil"/>
              <w:left w:val="nil"/>
              <w:bottom w:val="nil"/>
              <w:right w:val="nil"/>
            </w:tcBorders>
            <w:shd w:val="clear" w:color="auto" w:fill="auto"/>
            <w:noWrap/>
            <w:vAlign w:val="center"/>
            <w:hideMark/>
          </w:tcPr>
          <w:p w14:paraId="0435B3A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–118.40</w:t>
            </w:r>
          </w:p>
        </w:tc>
        <w:tc>
          <w:tcPr>
            <w:tcW w:w="1586" w:type="dxa"/>
            <w:gridSpan w:val="2"/>
            <w:tcBorders>
              <w:top w:val="nil"/>
              <w:left w:val="nil"/>
              <w:bottom w:val="nil"/>
              <w:right w:val="nil"/>
            </w:tcBorders>
            <w:shd w:val="clear" w:color="auto" w:fill="auto"/>
            <w:noWrap/>
            <w:vAlign w:val="center"/>
            <w:hideMark/>
          </w:tcPr>
          <w:p w14:paraId="0435B3A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B2"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A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722956</w:t>
            </w:r>
          </w:p>
        </w:tc>
        <w:tc>
          <w:tcPr>
            <w:tcW w:w="841" w:type="dxa"/>
            <w:gridSpan w:val="2"/>
            <w:tcBorders>
              <w:top w:val="nil"/>
              <w:left w:val="nil"/>
              <w:bottom w:val="nil"/>
              <w:right w:val="nil"/>
            </w:tcBorders>
            <w:shd w:val="clear" w:color="auto" w:fill="auto"/>
            <w:noWrap/>
            <w:vAlign w:val="center"/>
            <w:hideMark/>
          </w:tcPr>
          <w:p w14:paraId="0435B3A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0.38</w:t>
            </w:r>
          </w:p>
        </w:tc>
        <w:tc>
          <w:tcPr>
            <w:tcW w:w="4545" w:type="dxa"/>
            <w:tcBorders>
              <w:top w:val="nil"/>
              <w:left w:val="nil"/>
              <w:bottom w:val="nil"/>
              <w:right w:val="nil"/>
            </w:tcBorders>
            <w:shd w:val="clear" w:color="auto" w:fill="auto"/>
            <w:noWrap/>
            <w:vAlign w:val="bottom"/>
            <w:hideMark/>
          </w:tcPr>
          <w:p w14:paraId="0435B3AE"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Jack Northrop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H </w:t>
            </w:r>
          </w:p>
        </w:tc>
        <w:tc>
          <w:tcPr>
            <w:tcW w:w="1344" w:type="dxa"/>
            <w:gridSpan w:val="2"/>
            <w:tcBorders>
              <w:top w:val="nil"/>
              <w:left w:val="nil"/>
              <w:bottom w:val="nil"/>
              <w:right w:val="nil"/>
            </w:tcBorders>
            <w:shd w:val="clear" w:color="auto" w:fill="auto"/>
            <w:noWrap/>
            <w:vAlign w:val="center"/>
            <w:hideMark/>
          </w:tcPr>
          <w:p w14:paraId="0435B3A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33.92</w:t>
            </w:r>
          </w:p>
        </w:tc>
        <w:tc>
          <w:tcPr>
            <w:tcW w:w="1316" w:type="dxa"/>
            <w:gridSpan w:val="2"/>
            <w:tcBorders>
              <w:top w:val="nil"/>
              <w:left w:val="nil"/>
              <w:bottom w:val="nil"/>
              <w:right w:val="nil"/>
            </w:tcBorders>
            <w:shd w:val="clear" w:color="auto" w:fill="auto"/>
            <w:noWrap/>
            <w:vAlign w:val="center"/>
            <w:hideMark/>
          </w:tcPr>
          <w:p w14:paraId="0435B3B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–118.33</w:t>
            </w:r>
          </w:p>
        </w:tc>
        <w:tc>
          <w:tcPr>
            <w:tcW w:w="1586" w:type="dxa"/>
            <w:gridSpan w:val="2"/>
            <w:tcBorders>
              <w:top w:val="nil"/>
              <w:left w:val="nil"/>
              <w:bottom w:val="nil"/>
              <w:right w:val="nil"/>
            </w:tcBorders>
            <w:shd w:val="clear" w:color="auto" w:fill="auto"/>
            <w:noWrap/>
            <w:vAlign w:val="center"/>
            <w:hideMark/>
          </w:tcPr>
          <w:p w14:paraId="0435B3B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B9"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B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722970</w:t>
            </w:r>
          </w:p>
        </w:tc>
        <w:tc>
          <w:tcPr>
            <w:tcW w:w="841" w:type="dxa"/>
            <w:gridSpan w:val="2"/>
            <w:tcBorders>
              <w:top w:val="nil"/>
              <w:left w:val="nil"/>
              <w:bottom w:val="nil"/>
              <w:right w:val="nil"/>
            </w:tcBorders>
            <w:shd w:val="clear" w:color="auto" w:fill="auto"/>
            <w:noWrap/>
            <w:vAlign w:val="center"/>
            <w:hideMark/>
          </w:tcPr>
          <w:p w14:paraId="0435B3B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0.38</w:t>
            </w:r>
          </w:p>
        </w:tc>
        <w:tc>
          <w:tcPr>
            <w:tcW w:w="4545" w:type="dxa"/>
            <w:tcBorders>
              <w:top w:val="nil"/>
              <w:left w:val="nil"/>
              <w:bottom w:val="nil"/>
              <w:right w:val="nil"/>
            </w:tcBorders>
            <w:shd w:val="clear" w:color="auto" w:fill="auto"/>
            <w:noWrap/>
            <w:vAlign w:val="bottom"/>
            <w:hideMark/>
          </w:tcPr>
          <w:p w14:paraId="0435B3B5"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Long Beach Daugherty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w:t>
            </w:r>
          </w:p>
        </w:tc>
        <w:tc>
          <w:tcPr>
            <w:tcW w:w="1344" w:type="dxa"/>
            <w:gridSpan w:val="2"/>
            <w:tcBorders>
              <w:top w:val="nil"/>
              <w:left w:val="nil"/>
              <w:bottom w:val="nil"/>
              <w:right w:val="nil"/>
            </w:tcBorders>
            <w:shd w:val="clear" w:color="auto" w:fill="auto"/>
            <w:noWrap/>
            <w:vAlign w:val="center"/>
            <w:hideMark/>
          </w:tcPr>
          <w:p w14:paraId="0435B3B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33.83</w:t>
            </w:r>
          </w:p>
        </w:tc>
        <w:tc>
          <w:tcPr>
            <w:tcW w:w="1316" w:type="dxa"/>
            <w:gridSpan w:val="2"/>
            <w:tcBorders>
              <w:top w:val="nil"/>
              <w:left w:val="nil"/>
              <w:bottom w:val="nil"/>
              <w:right w:val="nil"/>
            </w:tcBorders>
            <w:shd w:val="clear" w:color="auto" w:fill="auto"/>
            <w:noWrap/>
            <w:vAlign w:val="center"/>
            <w:hideMark/>
          </w:tcPr>
          <w:p w14:paraId="0435B3B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–118.17</w:t>
            </w:r>
          </w:p>
        </w:tc>
        <w:tc>
          <w:tcPr>
            <w:tcW w:w="1586" w:type="dxa"/>
            <w:gridSpan w:val="2"/>
            <w:tcBorders>
              <w:top w:val="nil"/>
              <w:left w:val="nil"/>
              <w:bottom w:val="nil"/>
              <w:right w:val="nil"/>
            </w:tcBorders>
            <w:shd w:val="clear" w:color="auto" w:fill="auto"/>
            <w:noWrap/>
            <w:vAlign w:val="center"/>
            <w:hideMark/>
          </w:tcPr>
          <w:p w14:paraId="0435B3B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C0"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B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722976</w:t>
            </w:r>
          </w:p>
        </w:tc>
        <w:tc>
          <w:tcPr>
            <w:tcW w:w="841" w:type="dxa"/>
            <w:gridSpan w:val="2"/>
            <w:tcBorders>
              <w:top w:val="nil"/>
              <w:left w:val="nil"/>
              <w:bottom w:val="nil"/>
              <w:right w:val="nil"/>
            </w:tcBorders>
            <w:shd w:val="clear" w:color="auto" w:fill="auto"/>
            <w:noWrap/>
            <w:vAlign w:val="center"/>
            <w:hideMark/>
          </w:tcPr>
          <w:p w14:paraId="0435B3B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0.34</w:t>
            </w:r>
          </w:p>
        </w:tc>
        <w:tc>
          <w:tcPr>
            <w:tcW w:w="4545" w:type="dxa"/>
            <w:tcBorders>
              <w:top w:val="nil"/>
              <w:left w:val="nil"/>
              <w:bottom w:val="nil"/>
              <w:right w:val="nil"/>
            </w:tcBorders>
            <w:shd w:val="clear" w:color="auto" w:fill="auto"/>
            <w:noWrap/>
            <w:vAlign w:val="bottom"/>
            <w:hideMark/>
          </w:tcPr>
          <w:p w14:paraId="0435B3BC"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Fullerton Municipal </w:t>
            </w:r>
          </w:p>
        </w:tc>
        <w:tc>
          <w:tcPr>
            <w:tcW w:w="1344" w:type="dxa"/>
            <w:gridSpan w:val="2"/>
            <w:tcBorders>
              <w:top w:val="nil"/>
              <w:left w:val="nil"/>
              <w:bottom w:val="nil"/>
              <w:right w:val="nil"/>
            </w:tcBorders>
            <w:shd w:val="clear" w:color="auto" w:fill="auto"/>
            <w:noWrap/>
            <w:vAlign w:val="center"/>
            <w:hideMark/>
          </w:tcPr>
          <w:p w14:paraId="0435B3B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33.87</w:t>
            </w:r>
          </w:p>
        </w:tc>
        <w:tc>
          <w:tcPr>
            <w:tcW w:w="1316" w:type="dxa"/>
            <w:gridSpan w:val="2"/>
            <w:tcBorders>
              <w:top w:val="nil"/>
              <w:left w:val="nil"/>
              <w:bottom w:val="nil"/>
              <w:right w:val="nil"/>
            </w:tcBorders>
            <w:shd w:val="clear" w:color="auto" w:fill="auto"/>
            <w:noWrap/>
            <w:vAlign w:val="center"/>
            <w:hideMark/>
          </w:tcPr>
          <w:p w14:paraId="0435B3B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–117.98</w:t>
            </w:r>
          </w:p>
        </w:tc>
        <w:tc>
          <w:tcPr>
            <w:tcW w:w="1586" w:type="dxa"/>
            <w:gridSpan w:val="2"/>
            <w:tcBorders>
              <w:top w:val="nil"/>
              <w:left w:val="nil"/>
              <w:bottom w:val="nil"/>
              <w:right w:val="nil"/>
            </w:tcBorders>
            <w:shd w:val="clear" w:color="auto" w:fill="auto"/>
            <w:noWrap/>
            <w:vAlign w:val="center"/>
            <w:hideMark/>
          </w:tcPr>
          <w:p w14:paraId="0435B3B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C7"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C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722977</w:t>
            </w:r>
          </w:p>
        </w:tc>
        <w:tc>
          <w:tcPr>
            <w:tcW w:w="841" w:type="dxa"/>
            <w:gridSpan w:val="2"/>
            <w:tcBorders>
              <w:top w:val="nil"/>
              <w:left w:val="nil"/>
              <w:bottom w:val="nil"/>
              <w:right w:val="nil"/>
            </w:tcBorders>
            <w:shd w:val="clear" w:color="auto" w:fill="auto"/>
            <w:noWrap/>
            <w:vAlign w:val="center"/>
            <w:hideMark/>
          </w:tcPr>
          <w:p w14:paraId="0435B3C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0.36</w:t>
            </w:r>
          </w:p>
        </w:tc>
        <w:tc>
          <w:tcPr>
            <w:tcW w:w="4545" w:type="dxa"/>
            <w:tcBorders>
              <w:top w:val="nil"/>
              <w:left w:val="nil"/>
              <w:bottom w:val="nil"/>
              <w:right w:val="nil"/>
            </w:tcBorders>
            <w:shd w:val="clear" w:color="auto" w:fill="auto"/>
            <w:noWrap/>
            <w:vAlign w:val="bottom"/>
            <w:hideMark/>
          </w:tcPr>
          <w:p w14:paraId="0435B3C3"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Santa Ana John Wayne AP </w:t>
            </w:r>
          </w:p>
        </w:tc>
        <w:tc>
          <w:tcPr>
            <w:tcW w:w="1344" w:type="dxa"/>
            <w:gridSpan w:val="2"/>
            <w:tcBorders>
              <w:top w:val="nil"/>
              <w:left w:val="nil"/>
              <w:bottom w:val="nil"/>
              <w:right w:val="nil"/>
            </w:tcBorders>
            <w:shd w:val="clear" w:color="auto" w:fill="auto"/>
            <w:noWrap/>
            <w:vAlign w:val="center"/>
            <w:hideMark/>
          </w:tcPr>
          <w:p w14:paraId="0435B3C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33.68</w:t>
            </w:r>
          </w:p>
        </w:tc>
        <w:tc>
          <w:tcPr>
            <w:tcW w:w="1316" w:type="dxa"/>
            <w:gridSpan w:val="2"/>
            <w:tcBorders>
              <w:top w:val="nil"/>
              <w:left w:val="nil"/>
              <w:bottom w:val="nil"/>
              <w:right w:val="nil"/>
            </w:tcBorders>
            <w:shd w:val="clear" w:color="auto" w:fill="auto"/>
            <w:noWrap/>
            <w:vAlign w:val="center"/>
            <w:hideMark/>
          </w:tcPr>
          <w:p w14:paraId="0435B3C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–117.87</w:t>
            </w:r>
          </w:p>
        </w:tc>
        <w:tc>
          <w:tcPr>
            <w:tcW w:w="1586" w:type="dxa"/>
            <w:gridSpan w:val="2"/>
            <w:tcBorders>
              <w:top w:val="nil"/>
              <w:left w:val="nil"/>
              <w:bottom w:val="nil"/>
              <w:right w:val="nil"/>
            </w:tcBorders>
            <w:shd w:val="clear" w:color="auto" w:fill="auto"/>
            <w:noWrap/>
            <w:vAlign w:val="center"/>
            <w:hideMark/>
          </w:tcPr>
          <w:p w14:paraId="0435B3C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CE" w14:textId="77777777" w:rsidTr="00BA6D7A">
        <w:trPr>
          <w:trHeight w:val="240"/>
        </w:trPr>
        <w:tc>
          <w:tcPr>
            <w:tcW w:w="1289" w:type="dxa"/>
            <w:gridSpan w:val="2"/>
            <w:tcBorders>
              <w:top w:val="nil"/>
              <w:left w:val="nil"/>
              <w:bottom w:val="nil"/>
              <w:right w:val="nil"/>
            </w:tcBorders>
            <w:shd w:val="clear" w:color="auto" w:fill="auto"/>
            <w:noWrap/>
            <w:vAlign w:val="center"/>
          </w:tcPr>
          <w:p w14:paraId="0435B3C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723805</w:t>
            </w:r>
          </w:p>
        </w:tc>
        <w:tc>
          <w:tcPr>
            <w:tcW w:w="841" w:type="dxa"/>
            <w:gridSpan w:val="2"/>
            <w:tcBorders>
              <w:top w:val="nil"/>
              <w:left w:val="nil"/>
              <w:bottom w:val="nil"/>
              <w:right w:val="nil"/>
            </w:tcBorders>
            <w:shd w:val="clear" w:color="auto" w:fill="auto"/>
            <w:noWrap/>
            <w:vAlign w:val="center"/>
          </w:tcPr>
          <w:p w14:paraId="0435B3C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0.51</w:t>
            </w:r>
          </w:p>
        </w:tc>
        <w:tc>
          <w:tcPr>
            <w:tcW w:w="4545" w:type="dxa"/>
            <w:tcBorders>
              <w:top w:val="nil"/>
              <w:left w:val="nil"/>
              <w:bottom w:val="nil"/>
              <w:right w:val="nil"/>
            </w:tcBorders>
            <w:shd w:val="clear" w:color="auto" w:fill="auto"/>
            <w:noWrap/>
            <w:vAlign w:val="bottom"/>
          </w:tcPr>
          <w:p w14:paraId="0435B3CA"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Needles Airport </w:t>
            </w:r>
          </w:p>
        </w:tc>
        <w:tc>
          <w:tcPr>
            <w:tcW w:w="1344" w:type="dxa"/>
            <w:gridSpan w:val="2"/>
            <w:tcBorders>
              <w:top w:val="nil"/>
              <w:left w:val="nil"/>
              <w:bottom w:val="nil"/>
              <w:right w:val="nil"/>
            </w:tcBorders>
            <w:shd w:val="clear" w:color="auto" w:fill="auto"/>
            <w:noWrap/>
            <w:vAlign w:val="center"/>
          </w:tcPr>
          <w:p w14:paraId="0435B3C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34.77</w:t>
            </w:r>
          </w:p>
        </w:tc>
        <w:tc>
          <w:tcPr>
            <w:tcW w:w="1316" w:type="dxa"/>
            <w:gridSpan w:val="2"/>
            <w:tcBorders>
              <w:top w:val="nil"/>
              <w:left w:val="nil"/>
              <w:bottom w:val="nil"/>
              <w:right w:val="nil"/>
            </w:tcBorders>
            <w:shd w:val="clear" w:color="auto" w:fill="auto"/>
            <w:noWrap/>
            <w:vAlign w:val="center"/>
          </w:tcPr>
          <w:p w14:paraId="0435B3C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–114.62</w:t>
            </w:r>
          </w:p>
        </w:tc>
        <w:tc>
          <w:tcPr>
            <w:tcW w:w="1586" w:type="dxa"/>
            <w:gridSpan w:val="2"/>
            <w:tcBorders>
              <w:top w:val="nil"/>
              <w:left w:val="nil"/>
              <w:bottom w:val="nil"/>
              <w:right w:val="nil"/>
            </w:tcBorders>
            <w:shd w:val="clear" w:color="auto" w:fill="auto"/>
            <w:noWrap/>
            <w:vAlign w:val="center"/>
          </w:tcPr>
          <w:p w14:paraId="0435B3C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D5" w14:textId="77777777" w:rsidTr="00BA6D7A">
        <w:trPr>
          <w:trHeight w:val="240"/>
        </w:trPr>
        <w:tc>
          <w:tcPr>
            <w:tcW w:w="1289" w:type="dxa"/>
            <w:gridSpan w:val="2"/>
            <w:tcBorders>
              <w:top w:val="nil"/>
              <w:left w:val="nil"/>
              <w:bottom w:val="nil"/>
              <w:right w:val="nil"/>
            </w:tcBorders>
            <w:shd w:val="clear" w:color="auto" w:fill="auto"/>
            <w:noWrap/>
            <w:vAlign w:val="center"/>
          </w:tcPr>
          <w:p w14:paraId="0435B3C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723810</w:t>
            </w:r>
          </w:p>
        </w:tc>
        <w:tc>
          <w:tcPr>
            <w:tcW w:w="841" w:type="dxa"/>
            <w:gridSpan w:val="2"/>
            <w:tcBorders>
              <w:top w:val="nil"/>
              <w:left w:val="nil"/>
              <w:bottom w:val="nil"/>
              <w:right w:val="nil"/>
            </w:tcBorders>
            <w:shd w:val="clear" w:color="auto" w:fill="auto"/>
            <w:noWrap/>
            <w:vAlign w:val="center"/>
          </w:tcPr>
          <w:p w14:paraId="0435B3D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0.59</w:t>
            </w:r>
          </w:p>
        </w:tc>
        <w:tc>
          <w:tcPr>
            <w:tcW w:w="4545" w:type="dxa"/>
            <w:tcBorders>
              <w:top w:val="nil"/>
              <w:left w:val="nil"/>
              <w:bottom w:val="nil"/>
              <w:right w:val="nil"/>
            </w:tcBorders>
            <w:shd w:val="clear" w:color="auto" w:fill="auto"/>
            <w:noWrap/>
            <w:vAlign w:val="bottom"/>
          </w:tcPr>
          <w:p w14:paraId="0435B3D1"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Edwards AFB </w:t>
            </w:r>
          </w:p>
        </w:tc>
        <w:tc>
          <w:tcPr>
            <w:tcW w:w="1344" w:type="dxa"/>
            <w:gridSpan w:val="2"/>
            <w:tcBorders>
              <w:top w:val="nil"/>
              <w:left w:val="nil"/>
              <w:bottom w:val="nil"/>
              <w:right w:val="nil"/>
            </w:tcBorders>
            <w:shd w:val="clear" w:color="auto" w:fill="auto"/>
            <w:noWrap/>
            <w:vAlign w:val="center"/>
          </w:tcPr>
          <w:p w14:paraId="0435B3D2" w14:textId="10CBDAFF" w:rsidR="00AA3A32" w:rsidRDefault="001B1FE6" w:rsidP="00AA3A32">
            <w:pPr>
              <w:rPr>
                <w:rFonts w:ascii="Calibri" w:hAnsi="Calibri"/>
                <w:color w:val="000000"/>
                <w:sz w:val="18"/>
                <w:szCs w:val="18"/>
              </w:rPr>
            </w:pPr>
            <w:r w:rsidRPr="002A4574">
              <w:rPr>
                <w:rFonts w:ascii="Calibri" w:hAnsi="Calibri"/>
                <w:color w:val="000000"/>
                <w:sz w:val="18"/>
                <w:szCs w:val="18"/>
              </w:rPr>
              <w:t>34.9</w:t>
            </w:r>
            <w:r w:rsidR="00501AA7">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tcPr>
          <w:p w14:paraId="0435B3D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–117.87</w:t>
            </w:r>
          </w:p>
        </w:tc>
        <w:tc>
          <w:tcPr>
            <w:tcW w:w="1586" w:type="dxa"/>
            <w:gridSpan w:val="2"/>
            <w:tcBorders>
              <w:top w:val="nil"/>
              <w:left w:val="nil"/>
              <w:bottom w:val="nil"/>
              <w:right w:val="nil"/>
            </w:tcBorders>
            <w:shd w:val="clear" w:color="auto" w:fill="auto"/>
            <w:noWrap/>
            <w:vAlign w:val="center"/>
          </w:tcPr>
          <w:p w14:paraId="0435B3D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DC" w14:textId="77777777" w:rsidTr="00BA6D7A">
        <w:trPr>
          <w:trHeight w:val="240"/>
        </w:trPr>
        <w:tc>
          <w:tcPr>
            <w:tcW w:w="1289" w:type="dxa"/>
            <w:gridSpan w:val="2"/>
            <w:tcBorders>
              <w:top w:val="nil"/>
              <w:left w:val="nil"/>
              <w:bottom w:val="nil"/>
              <w:right w:val="nil"/>
            </w:tcBorders>
            <w:shd w:val="clear" w:color="auto" w:fill="auto"/>
            <w:noWrap/>
            <w:vAlign w:val="center"/>
          </w:tcPr>
          <w:p w14:paraId="0435B3D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723815</w:t>
            </w:r>
          </w:p>
        </w:tc>
        <w:tc>
          <w:tcPr>
            <w:tcW w:w="841" w:type="dxa"/>
            <w:gridSpan w:val="2"/>
            <w:tcBorders>
              <w:top w:val="nil"/>
              <w:left w:val="nil"/>
              <w:bottom w:val="nil"/>
              <w:right w:val="nil"/>
            </w:tcBorders>
            <w:shd w:val="clear" w:color="auto" w:fill="auto"/>
            <w:noWrap/>
            <w:vAlign w:val="center"/>
          </w:tcPr>
          <w:p w14:paraId="0435B3D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0.58</w:t>
            </w:r>
          </w:p>
        </w:tc>
        <w:tc>
          <w:tcPr>
            <w:tcW w:w="4545" w:type="dxa"/>
            <w:tcBorders>
              <w:top w:val="nil"/>
              <w:left w:val="nil"/>
              <w:bottom w:val="nil"/>
              <w:right w:val="nil"/>
            </w:tcBorders>
            <w:shd w:val="clear" w:color="auto" w:fill="auto"/>
            <w:noWrap/>
            <w:vAlign w:val="bottom"/>
          </w:tcPr>
          <w:p w14:paraId="0435B3D8"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Daggett Barstow–Daggett AP </w:t>
            </w:r>
          </w:p>
        </w:tc>
        <w:tc>
          <w:tcPr>
            <w:tcW w:w="1344" w:type="dxa"/>
            <w:gridSpan w:val="2"/>
            <w:tcBorders>
              <w:top w:val="nil"/>
              <w:left w:val="nil"/>
              <w:bottom w:val="nil"/>
              <w:right w:val="nil"/>
            </w:tcBorders>
            <w:shd w:val="clear" w:color="auto" w:fill="auto"/>
            <w:noWrap/>
            <w:vAlign w:val="center"/>
          </w:tcPr>
          <w:p w14:paraId="0435B3D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34.85</w:t>
            </w:r>
          </w:p>
        </w:tc>
        <w:tc>
          <w:tcPr>
            <w:tcW w:w="1316" w:type="dxa"/>
            <w:gridSpan w:val="2"/>
            <w:tcBorders>
              <w:top w:val="nil"/>
              <w:left w:val="nil"/>
              <w:bottom w:val="nil"/>
              <w:right w:val="nil"/>
            </w:tcBorders>
            <w:shd w:val="clear" w:color="auto" w:fill="auto"/>
            <w:noWrap/>
            <w:vAlign w:val="center"/>
          </w:tcPr>
          <w:p w14:paraId="0435B3D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–116.80</w:t>
            </w:r>
          </w:p>
        </w:tc>
        <w:tc>
          <w:tcPr>
            <w:tcW w:w="1586" w:type="dxa"/>
            <w:gridSpan w:val="2"/>
            <w:tcBorders>
              <w:top w:val="nil"/>
              <w:left w:val="nil"/>
              <w:bottom w:val="nil"/>
              <w:right w:val="nil"/>
            </w:tcBorders>
            <w:shd w:val="clear" w:color="auto" w:fill="auto"/>
            <w:noWrap/>
            <w:vAlign w:val="center"/>
          </w:tcPr>
          <w:p w14:paraId="0435B3D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E3" w14:textId="77777777" w:rsidTr="00BA6D7A">
        <w:trPr>
          <w:trHeight w:val="240"/>
        </w:trPr>
        <w:tc>
          <w:tcPr>
            <w:tcW w:w="1289" w:type="dxa"/>
            <w:gridSpan w:val="2"/>
            <w:tcBorders>
              <w:top w:val="nil"/>
              <w:left w:val="nil"/>
              <w:bottom w:val="nil"/>
              <w:right w:val="nil"/>
            </w:tcBorders>
            <w:shd w:val="clear" w:color="auto" w:fill="auto"/>
            <w:noWrap/>
            <w:vAlign w:val="center"/>
          </w:tcPr>
          <w:p w14:paraId="0435B3D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723816</w:t>
            </w:r>
          </w:p>
        </w:tc>
        <w:tc>
          <w:tcPr>
            <w:tcW w:w="841" w:type="dxa"/>
            <w:gridSpan w:val="2"/>
            <w:tcBorders>
              <w:top w:val="nil"/>
              <w:left w:val="nil"/>
              <w:bottom w:val="nil"/>
              <w:right w:val="nil"/>
            </w:tcBorders>
            <w:shd w:val="clear" w:color="auto" w:fill="auto"/>
            <w:noWrap/>
            <w:vAlign w:val="center"/>
          </w:tcPr>
          <w:p w14:paraId="0435B3D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0.62</w:t>
            </w:r>
          </w:p>
        </w:tc>
        <w:tc>
          <w:tcPr>
            <w:tcW w:w="4545" w:type="dxa"/>
            <w:tcBorders>
              <w:top w:val="nil"/>
              <w:left w:val="nil"/>
              <w:bottom w:val="nil"/>
              <w:right w:val="nil"/>
            </w:tcBorders>
            <w:shd w:val="clear" w:color="auto" w:fill="auto"/>
            <w:noWrap/>
            <w:vAlign w:val="bottom"/>
          </w:tcPr>
          <w:p w14:paraId="0435B3DF"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Lancaster Gen Wm Fox Field </w:t>
            </w:r>
          </w:p>
        </w:tc>
        <w:tc>
          <w:tcPr>
            <w:tcW w:w="1344" w:type="dxa"/>
            <w:gridSpan w:val="2"/>
            <w:tcBorders>
              <w:top w:val="nil"/>
              <w:left w:val="nil"/>
              <w:bottom w:val="nil"/>
              <w:right w:val="nil"/>
            </w:tcBorders>
            <w:shd w:val="clear" w:color="auto" w:fill="auto"/>
            <w:noWrap/>
            <w:vAlign w:val="center"/>
          </w:tcPr>
          <w:p w14:paraId="0435B3E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34.73</w:t>
            </w:r>
          </w:p>
        </w:tc>
        <w:tc>
          <w:tcPr>
            <w:tcW w:w="1316" w:type="dxa"/>
            <w:gridSpan w:val="2"/>
            <w:tcBorders>
              <w:top w:val="nil"/>
              <w:left w:val="nil"/>
              <w:bottom w:val="nil"/>
              <w:right w:val="nil"/>
            </w:tcBorders>
            <w:shd w:val="clear" w:color="auto" w:fill="auto"/>
            <w:noWrap/>
            <w:vAlign w:val="center"/>
          </w:tcPr>
          <w:p w14:paraId="0435B3E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–118.22</w:t>
            </w:r>
          </w:p>
        </w:tc>
        <w:tc>
          <w:tcPr>
            <w:tcW w:w="1586" w:type="dxa"/>
            <w:gridSpan w:val="2"/>
            <w:tcBorders>
              <w:top w:val="nil"/>
              <w:left w:val="nil"/>
              <w:bottom w:val="nil"/>
              <w:right w:val="nil"/>
            </w:tcBorders>
            <w:shd w:val="clear" w:color="auto" w:fill="auto"/>
            <w:noWrap/>
            <w:vAlign w:val="center"/>
          </w:tcPr>
          <w:p w14:paraId="0435B3E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EA" w14:textId="77777777" w:rsidTr="00BA6D7A">
        <w:trPr>
          <w:trHeight w:val="240"/>
        </w:trPr>
        <w:tc>
          <w:tcPr>
            <w:tcW w:w="1289" w:type="dxa"/>
            <w:gridSpan w:val="2"/>
            <w:tcBorders>
              <w:top w:val="nil"/>
              <w:left w:val="nil"/>
              <w:bottom w:val="nil"/>
              <w:right w:val="nil"/>
            </w:tcBorders>
            <w:shd w:val="clear" w:color="auto" w:fill="auto"/>
            <w:noWrap/>
            <w:vAlign w:val="center"/>
          </w:tcPr>
          <w:p w14:paraId="0435B3E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723820</w:t>
            </w:r>
          </w:p>
        </w:tc>
        <w:tc>
          <w:tcPr>
            <w:tcW w:w="841" w:type="dxa"/>
            <w:gridSpan w:val="2"/>
            <w:tcBorders>
              <w:top w:val="nil"/>
              <w:left w:val="nil"/>
              <w:bottom w:val="nil"/>
              <w:right w:val="nil"/>
            </w:tcBorders>
            <w:shd w:val="clear" w:color="auto" w:fill="auto"/>
            <w:noWrap/>
            <w:vAlign w:val="center"/>
          </w:tcPr>
          <w:p w14:paraId="0435B3E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0.57</w:t>
            </w:r>
          </w:p>
        </w:tc>
        <w:tc>
          <w:tcPr>
            <w:tcW w:w="4545" w:type="dxa"/>
            <w:tcBorders>
              <w:top w:val="nil"/>
              <w:left w:val="nil"/>
              <w:bottom w:val="nil"/>
              <w:right w:val="nil"/>
            </w:tcBorders>
            <w:shd w:val="clear" w:color="auto" w:fill="auto"/>
            <w:noWrap/>
            <w:vAlign w:val="bottom"/>
          </w:tcPr>
          <w:p w14:paraId="0435B3E6"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Palmdale Airport </w:t>
            </w:r>
          </w:p>
        </w:tc>
        <w:tc>
          <w:tcPr>
            <w:tcW w:w="1344" w:type="dxa"/>
            <w:gridSpan w:val="2"/>
            <w:tcBorders>
              <w:top w:val="nil"/>
              <w:left w:val="nil"/>
              <w:bottom w:val="nil"/>
              <w:right w:val="nil"/>
            </w:tcBorders>
            <w:shd w:val="clear" w:color="auto" w:fill="auto"/>
            <w:noWrap/>
            <w:vAlign w:val="center"/>
          </w:tcPr>
          <w:p w14:paraId="0435B3E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34.63</w:t>
            </w:r>
          </w:p>
        </w:tc>
        <w:tc>
          <w:tcPr>
            <w:tcW w:w="1316" w:type="dxa"/>
            <w:gridSpan w:val="2"/>
            <w:tcBorders>
              <w:top w:val="nil"/>
              <w:left w:val="nil"/>
              <w:bottom w:val="nil"/>
              <w:right w:val="nil"/>
            </w:tcBorders>
            <w:shd w:val="clear" w:color="auto" w:fill="auto"/>
            <w:noWrap/>
            <w:vAlign w:val="center"/>
          </w:tcPr>
          <w:p w14:paraId="0435B3E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–118.08</w:t>
            </w:r>
          </w:p>
        </w:tc>
        <w:tc>
          <w:tcPr>
            <w:tcW w:w="1586" w:type="dxa"/>
            <w:gridSpan w:val="2"/>
            <w:tcBorders>
              <w:top w:val="nil"/>
              <w:left w:val="nil"/>
              <w:bottom w:val="nil"/>
              <w:right w:val="nil"/>
            </w:tcBorders>
            <w:shd w:val="clear" w:color="auto" w:fill="auto"/>
            <w:noWrap/>
            <w:vAlign w:val="center"/>
          </w:tcPr>
          <w:p w14:paraId="0435B3E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F1" w14:textId="77777777" w:rsidTr="00BA6D7A">
        <w:trPr>
          <w:trHeight w:val="240"/>
        </w:trPr>
        <w:tc>
          <w:tcPr>
            <w:tcW w:w="1289" w:type="dxa"/>
            <w:gridSpan w:val="2"/>
            <w:tcBorders>
              <w:top w:val="nil"/>
              <w:left w:val="nil"/>
              <w:bottom w:val="nil"/>
              <w:right w:val="nil"/>
            </w:tcBorders>
            <w:shd w:val="clear" w:color="auto" w:fill="auto"/>
            <w:noWrap/>
            <w:vAlign w:val="center"/>
          </w:tcPr>
          <w:p w14:paraId="0435B3E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723830</w:t>
            </w:r>
          </w:p>
        </w:tc>
        <w:tc>
          <w:tcPr>
            <w:tcW w:w="841" w:type="dxa"/>
            <w:gridSpan w:val="2"/>
            <w:tcBorders>
              <w:top w:val="nil"/>
              <w:left w:val="nil"/>
              <w:bottom w:val="nil"/>
              <w:right w:val="nil"/>
            </w:tcBorders>
            <w:shd w:val="clear" w:color="auto" w:fill="auto"/>
            <w:noWrap/>
            <w:vAlign w:val="center"/>
          </w:tcPr>
          <w:p w14:paraId="0435B3E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0.68</w:t>
            </w:r>
          </w:p>
        </w:tc>
        <w:tc>
          <w:tcPr>
            <w:tcW w:w="4545" w:type="dxa"/>
            <w:tcBorders>
              <w:top w:val="nil"/>
              <w:left w:val="nil"/>
              <w:bottom w:val="nil"/>
              <w:right w:val="nil"/>
            </w:tcBorders>
            <w:shd w:val="clear" w:color="auto" w:fill="auto"/>
            <w:noWrap/>
            <w:vAlign w:val="bottom"/>
          </w:tcPr>
          <w:p w14:paraId="0435B3ED"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Sandberg </w:t>
            </w:r>
          </w:p>
        </w:tc>
        <w:tc>
          <w:tcPr>
            <w:tcW w:w="1344" w:type="dxa"/>
            <w:gridSpan w:val="2"/>
            <w:tcBorders>
              <w:top w:val="nil"/>
              <w:left w:val="nil"/>
              <w:bottom w:val="nil"/>
              <w:right w:val="nil"/>
            </w:tcBorders>
            <w:shd w:val="clear" w:color="auto" w:fill="auto"/>
            <w:noWrap/>
            <w:vAlign w:val="center"/>
          </w:tcPr>
          <w:p w14:paraId="0435B3E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34.75</w:t>
            </w:r>
          </w:p>
        </w:tc>
        <w:tc>
          <w:tcPr>
            <w:tcW w:w="1316" w:type="dxa"/>
            <w:gridSpan w:val="2"/>
            <w:tcBorders>
              <w:top w:val="nil"/>
              <w:left w:val="nil"/>
              <w:bottom w:val="nil"/>
              <w:right w:val="nil"/>
            </w:tcBorders>
            <w:shd w:val="clear" w:color="auto" w:fill="auto"/>
            <w:noWrap/>
            <w:vAlign w:val="center"/>
          </w:tcPr>
          <w:p w14:paraId="0435B3E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–118.72</w:t>
            </w:r>
          </w:p>
        </w:tc>
        <w:tc>
          <w:tcPr>
            <w:tcW w:w="1586" w:type="dxa"/>
            <w:gridSpan w:val="2"/>
            <w:tcBorders>
              <w:top w:val="nil"/>
              <w:left w:val="nil"/>
              <w:bottom w:val="nil"/>
              <w:right w:val="nil"/>
            </w:tcBorders>
            <w:shd w:val="clear" w:color="auto" w:fill="auto"/>
            <w:noWrap/>
            <w:vAlign w:val="center"/>
          </w:tcPr>
          <w:p w14:paraId="0435B3F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F8" w14:textId="77777777" w:rsidTr="00BA6D7A">
        <w:trPr>
          <w:trHeight w:val="240"/>
        </w:trPr>
        <w:tc>
          <w:tcPr>
            <w:tcW w:w="1289" w:type="dxa"/>
            <w:gridSpan w:val="2"/>
            <w:tcBorders>
              <w:top w:val="nil"/>
              <w:left w:val="nil"/>
              <w:bottom w:val="nil"/>
              <w:right w:val="nil"/>
            </w:tcBorders>
            <w:shd w:val="clear" w:color="auto" w:fill="auto"/>
            <w:noWrap/>
            <w:vAlign w:val="center"/>
          </w:tcPr>
          <w:p w14:paraId="0435B3F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723840</w:t>
            </w:r>
          </w:p>
        </w:tc>
        <w:tc>
          <w:tcPr>
            <w:tcW w:w="841" w:type="dxa"/>
            <w:gridSpan w:val="2"/>
            <w:tcBorders>
              <w:top w:val="nil"/>
              <w:left w:val="nil"/>
              <w:bottom w:val="nil"/>
              <w:right w:val="nil"/>
            </w:tcBorders>
            <w:shd w:val="clear" w:color="auto" w:fill="auto"/>
            <w:noWrap/>
            <w:vAlign w:val="center"/>
          </w:tcPr>
          <w:p w14:paraId="0435B3F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0.43</w:t>
            </w:r>
          </w:p>
        </w:tc>
        <w:tc>
          <w:tcPr>
            <w:tcW w:w="4545" w:type="dxa"/>
            <w:tcBorders>
              <w:top w:val="nil"/>
              <w:left w:val="nil"/>
              <w:bottom w:val="nil"/>
              <w:right w:val="nil"/>
            </w:tcBorders>
            <w:shd w:val="clear" w:color="auto" w:fill="auto"/>
            <w:noWrap/>
            <w:vAlign w:val="bottom"/>
          </w:tcPr>
          <w:p w14:paraId="0435B3F4"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Bakersfield Meadows Field </w:t>
            </w:r>
          </w:p>
        </w:tc>
        <w:tc>
          <w:tcPr>
            <w:tcW w:w="1344" w:type="dxa"/>
            <w:gridSpan w:val="2"/>
            <w:tcBorders>
              <w:top w:val="nil"/>
              <w:left w:val="nil"/>
              <w:bottom w:val="nil"/>
              <w:right w:val="nil"/>
            </w:tcBorders>
            <w:shd w:val="clear" w:color="auto" w:fill="auto"/>
            <w:noWrap/>
            <w:vAlign w:val="center"/>
          </w:tcPr>
          <w:p w14:paraId="0435B3F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35.43</w:t>
            </w:r>
          </w:p>
        </w:tc>
        <w:tc>
          <w:tcPr>
            <w:tcW w:w="1316" w:type="dxa"/>
            <w:gridSpan w:val="2"/>
            <w:tcBorders>
              <w:top w:val="nil"/>
              <w:left w:val="nil"/>
              <w:bottom w:val="nil"/>
              <w:right w:val="nil"/>
            </w:tcBorders>
            <w:shd w:val="clear" w:color="auto" w:fill="auto"/>
            <w:noWrap/>
            <w:vAlign w:val="center"/>
          </w:tcPr>
          <w:p w14:paraId="0435B3F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–119.05</w:t>
            </w:r>
          </w:p>
        </w:tc>
        <w:tc>
          <w:tcPr>
            <w:tcW w:w="1586" w:type="dxa"/>
            <w:gridSpan w:val="2"/>
            <w:tcBorders>
              <w:top w:val="nil"/>
              <w:left w:val="nil"/>
              <w:bottom w:val="nil"/>
              <w:right w:val="nil"/>
            </w:tcBorders>
            <w:shd w:val="clear" w:color="auto" w:fill="auto"/>
            <w:noWrap/>
            <w:vAlign w:val="center"/>
          </w:tcPr>
          <w:p w14:paraId="0435B3F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FF" w14:textId="77777777" w:rsidTr="00BA6D7A">
        <w:trPr>
          <w:trHeight w:val="240"/>
        </w:trPr>
        <w:tc>
          <w:tcPr>
            <w:tcW w:w="1289" w:type="dxa"/>
            <w:gridSpan w:val="2"/>
            <w:tcBorders>
              <w:top w:val="nil"/>
              <w:left w:val="nil"/>
              <w:bottom w:val="nil"/>
              <w:right w:val="nil"/>
            </w:tcBorders>
            <w:shd w:val="clear" w:color="auto" w:fill="auto"/>
            <w:noWrap/>
            <w:vAlign w:val="center"/>
          </w:tcPr>
          <w:p w14:paraId="0435B3F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723890</w:t>
            </w:r>
          </w:p>
        </w:tc>
        <w:tc>
          <w:tcPr>
            <w:tcW w:w="841" w:type="dxa"/>
            <w:gridSpan w:val="2"/>
            <w:tcBorders>
              <w:top w:val="nil"/>
              <w:left w:val="nil"/>
              <w:bottom w:val="nil"/>
              <w:right w:val="nil"/>
            </w:tcBorders>
            <w:shd w:val="clear" w:color="auto" w:fill="auto"/>
            <w:noWrap/>
            <w:vAlign w:val="center"/>
          </w:tcPr>
          <w:p w14:paraId="0435B3F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0.45</w:t>
            </w:r>
          </w:p>
        </w:tc>
        <w:tc>
          <w:tcPr>
            <w:tcW w:w="4545" w:type="dxa"/>
            <w:tcBorders>
              <w:top w:val="nil"/>
              <w:left w:val="nil"/>
              <w:bottom w:val="nil"/>
              <w:right w:val="nil"/>
            </w:tcBorders>
            <w:shd w:val="clear" w:color="auto" w:fill="auto"/>
            <w:noWrap/>
            <w:vAlign w:val="bottom"/>
          </w:tcPr>
          <w:p w14:paraId="0435B3FB"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Fresno Yosemite Intl AP </w:t>
            </w:r>
          </w:p>
        </w:tc>
        <w:tc>
          <w:tcPr>
            <w:tcW w:w="1344" w:type="dxa"/>
            <w:gridSpan w:val="2"/>
            <w:tcBorders>
              <w:top w:val="nil"/>
              <w:left w:val="nil"/>
              <w:bottom w:val="nil"/>
              <w:right w:val="nil"/>
            </w:tcBorders>
            <w:shd w:val="clear" w:color="auto" w:fill="auto"/>
            <w:noWrap/>
            <w:vAlign w:val="center"/>
          </w:tcPr>
          <w:p w14:paraId="0435B3F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36.78</w:t>
            </w:r>
          </w:p>
        </w:tc>
        <w:tc>
          <w:tcPr>
            <w:tcW w:w="1316" w:type="dxa"/>
            <w:gridSpan w:val="2"/>
            <w:tcBorders>
              <w:top w:val="nil"/>
              <w:left w:val="nil"/>
              <w:bottom w:val="nil"/>
              <w:right w:val="nil"/>
            </w:tcBorders>
            <w:shd w:val="clear" w:color="auto" w:fill="auto"/>
            <w:noWrap/>
            <w:vAlign w:val="center"/>
          </w:tcPr>
          <w:p w14:paraId="0435B3F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–119.72</w:t>
            </w:r>
          </w:p>
        </w:tc>
        <w:tc>
          <w:tcPr>
            <w:tcW w:w="1586" w:type="dxa"/>
            <w:gridSpan w:val="2"/>
            <w:tcBorders>
              <w:top w:val="nil"/>
              <w:left w:val="nil"/>
              <w:bottom w:val="nil"/>
              <w:right w:val="nil"/>
            </w:tcBorders>
            <w:shd w:val="clear" w:color="auto" w:fill="auto"/>
            <w:noWrap/>
            <w:vAlign w:val="center"/>
          </w:tcPr>
          <w:p w14:paraId="0435B3F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406" w14:textId="77777777" w:rsidTr="00BA6D7A">
        <w:trPr>
          <w:trHeight w:val="240"/>
        </w:trPr>
        <w:tc>
          <w:tcPr>
            <w:tcW w:w="1289" w:type="dxa"/>
            <w:gridSpan w:val="2"/>
            <w:tcBorders>
              <w:top w:val="nil"/>
              <w:left w:val="nil"/>
              <w:bottom w:val="nil"/>
              <w:right w:val="nil"/>
            </w:tcBorders>
            <w:shd w:val="clear" w:color="auto" w:fill="auto"/>
            <w:noWrap/>
            <w:vAlign w:val="center"/>
          </w:tcPr>
          <w:p w14:paraId="0435B40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723895</w:t>
            </w:r>
          </w:p>
        </w:tc>
        <w:tc>
          <w:tcPr>
            <w:tcW w:w="841" w:type="dxa"/>
            <w:gridSpan w:val="2"/>
            <w:tcBorders>
              <w:top w:val="nil"/>
              <w:left w:val="nil"/>
              <w:bottom w:val="nil"/>
              <w:right w:val="nil"/>
            </w:tcBorders>
            <w:shd w:val="clear" w:color="auto" w:fill="auto"/>
            <w:noWrap/>
            <w:vAlign w:val="center"/>
          </w:tcPr>
          <w:p w14:paraId="0435B40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0.42</w:t>
            </w:r>
          </w:p>
        </w:tc>
        <w:tc>
          <w:tcPr>
            <w:tcW w:w="4545" w:type="dxa"/>
            <w:tcBorders>
              <w:top w:val="nil"/>
              <w:left w:val="nil"/>
              <w:bottom w:val="nil"/>
              <w:right w:val="nil"/>
            </w:tcBorders>
            <w:shd w:val="clear" w:color="auto" w:fill="auto"/>
            <w:noWrap/>
            <w:vAlign w:val="bottom"/>
          </w:tcPr>
          <w:p w14:paraId="0435B402"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Porterville (AWOS) </w:t>
            </w:r>
          </w:p>
        </w:tc>
        <w:tc>
          <w:tcPr>
            <w:tcW w:w="1344" w:type="dxa"/>
            <w:gridSpan w:val="2"/>
            <w:tcBorders>
              <w:top w:val="nil"/>
              <w:left w:val="nil"/>
              <w:bottom w:val="nil"/>
              <w:right w:val="nil"/>
            </w:tcBorders>
            <w:shd w:val="clear" w:color="auto" w:fill="auto"/>
            <w:noWrap/>
            <w:vAlign w:val="center"/>
          </w:tcPr>
          <w:p w14:paraId="0435B40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36.03</w:t>
            </w:r>
          </w:p>
        </w:tc>
        <w:tc>
          <w:tcPr>
            <w:tcW w:w="1316" w:type="dxa"/>
            <w:gridSpan w:val="2"/>
            <w:tcBorders>
              <w:top w:val="nil"/>
              <w:left w:val="nil"/>
              <w:bottom w:val="nil"/>
              <w:right w:val="nil"/>
            </w:tcBorders>
            <w:shd w:val="clear" w:color="auto" w:fill="auto"/>
            <w:noWrap/>
            <w:vAlign w:val="center"/>
          </w:tcPr>
          <w:p w14:paraId="0435B40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–119.07</w:t>
            </w:r>
          </w:p>
        </w:tc>
        <w:tc>
          <w:tcPr>
            <w:tcW w:w="1586" w:type="dxa"/>
            <w:gridSpan w:val="2"/>
            <w:tcBorders>
              <w:top w:val="nil"/>
              <w:left w:val="nil"/>
              <w:bottom w:val="nil"/>
              <w:right w:val="nil"/>
            </w:tcBorders>
            <w:shd w:val="clear" w:color="auto" w:fill="auto"/>
            <w:noWrap/>
            <w:vAlign w:val="center"/>
          </w:tcPr>
          <w:p w14:paraId="0435B40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40D" w14:textId="77777777" w:rsidTr="00BA6D7A">
        <w:trPr>
          <w:trHeight w:val="240"/>
        </w:trPr>
        <w:tc>
          <w:tcPr>
            <w:tcW w:w="1289" w:type="dxa"/>
            <w:gridSpan w:val="2"/>
            <w:tcBorders>
              <w:top w:val="nil"/>
              <w:left w:val="nil"/>
              <w:bottom w:val="nil"/>
              <w:right w:val="nil"/>
            </w:tcBorders>
            <w:shd w:val="clear" w:color="auto" w:fill="auto"/>
            <w:noWrap/>
            <w:vAlign w:val="center"/>
          </w:tcPr>
          <w:p w14:paraId="0435B40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723896</w:t>
            </w:r>
          </w:p>
        </w:tc>
        <w:tc>
          <w:tcPr>
            <w:tcW w:w="841" w:type="dxa"/>
            <w:gridSpan w:val="2"/>
            <w:tcBorders>
              <w:top w:val="nil"/>
              <w:left w:val="nil"/>
              <w:bottom w:val="nil"/>
              <w:right w:val="nil"/>
            </w:tcBorders>
            <w:shd w:val="clear" w:color="auto" w:fill="auto"/>
            <w:noWrap/>
            <w:vAlign w:val="center"/>
          </w:tcPr>
          <w:p w14:paraId="0435B40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0.43</w:t>
            </w:r>
          </w:p>
        </w:tc>
        <w:tc>
          <w:tcPr>
            <w:tcW w:w="4545" w:type="dxa"/>
            <w:tcBorders>
              <w:top w:val="nil"/>
              <w:left w:val="nil"/>
              <w:bottom w:val="nil"/>
              <w:right w:val="nil"/>
            </w:tcBorders>
            <w:shd w:val="clear" w:color="auto" w:fill="auto"/>
            <w:noWrap/>
            <w:vAlign w:val="bottom"/>
          </w:tcPr>
          <w:p w14:paraId="0435B409"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Visalia Muni (AWOS) </w:t>
            </w:r>
          </w:p>
        </w:tc>
        <w:tc>
          <w:tcPr>
            <w:tcW w:w="1344" w:type="dxa"/>
            <w:gridSpan w:val="2"/>
            <w:tcBorders>
              <w:top w:val="nil"/>
              <w:left w:val="nil"/>
              <w:bottom w:val="nil"/>
              <w:right w:val="nil"/>
            </w:tcBorders>
            <w:shd w:val="clear" w:color="auto" w:fill="auto"/>
            <w:noWrap/>
            <w:vAlign w:val="center"/>
          </w:tcPr>
          <w:p w14:paraId="0435B40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36.32</w:t>
            </w:r>
          </w:p>
        </w:tc>
        <w:tc>
          <w:tcPr>
            <w:tcW w:w="1316" w:type="dxa"/>
            <w:gridSpan w:val="2"/>
            <w:tcBorders>
              <w:top w:val="nil"/>
              <w:left w:val="nil"/>
              <w:bottom w:val="nil"/>
              <w:right w:val="nil"/>
            </w:tcBorders>
            <w:shd w:val="clear" w:color="auto" w:fill="auto"/>
            <w:noWrap/>
            <w:vAlign w:val="center"/>
          </w:tcPr>
          <w:p w14:paraId="0435B40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–119.40</w:t>
            </w:r>
          </w:p>
        </w:tc>
        <w:tc>
          <w:tcPr>
            <w:tcW w:w="1586" w:type="dxa"/>
            <w:gridSpan w:val="2"/>
            <w:tcBorders>
              <w:top w:val="nil"/>
              <w:left w:val="nil"/>
              <w:bottom w:val="nil"/>
              <w:right w:val="nil"/>
            </w:tcBorders>
            <w:shd w:val="clear" w:color="auto" w:fill="auto"/>
            <w:noWrap/>
            <w:vAlign w:val="center"/>
          </w:tcPr>
          <w:p w14:paraId="0435B40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414" w14:textId="77777777" w:rsidTr="00BA6D7A">
        <w:trPr>
          <w:trHeight w:val="240"/>
        </w:trPr>
        <w:tc>
          <w:tcPr>
            <w:tcW w:w="1289" w:type="dxa"/>
            <w:gridSpan w:val="2"/>
            <w:tcBorders>
              <w:top w:val="nil"/>
              <w:left w:val="nil"/>
              <w:bottom w:val="nil"/>
              <w:right w:val="nil"/>
            </w:tcBorders>
            <w:shd w:val="clear" w:color="auto" w:fill="auto"/>
            <w:noWrap/>
            <w:vAlign w:val="center"/>
          </w:tcPr>
          <w:p w14:paraId="0435B40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723910</w:t>
            </w:r>
          </w:p>
        </w:tc>
        <w:tc>
          <w:tcPr>
            <w:tcW w:w="841" w:type="dxa"/>
            <w:gridSpan w:val="2"/>
            <w:tcBorders>
              <w:top w:val="nil"/>
              <w:left w:val="nil"/>
              <w:bottom w:val="nil"/>
              <w:right w:val="nil"/>
            </w:tcBorders>
            <w:shd w:val="clear" w:color="auto" w:fill="auto"/>
            <w:noWrap/>
            <w:vAlign w:val="center"/>
          </w:tcPr>
          <w:p w14:paraId="0435B40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0.45</w:t>
            </w:r>
          </w:p>
        </w:tc>
        <w:tc>
          <w:tcPr>
            <w:tcW w:w="4545" w:type="dxa"/>
            <w:tcBorders>
              <w:top w:val="nil"/>
              <w:left w:val="nil"/>
              <w:bottom w:val="nil"/>
              <w:right w:val="nil"/>
            </w:tcBorders>
            <w:shd w:val="clear" w:color="auto" w:fill="auto"/>
            <w:noWrap/>
            <w:vAlign w:val="bottom"/>
          </w:tcPr>
          <w:p w14:paraId="0435B410"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Point Mugu </w:t>
            </w:r>
            <w:proofErr w:type="spellStart"/>
            <w:r w:rsidRPr="002A4574">
              <w:rPr>
                <w:rFonts w:ascii="Calibri" w:hAnsi="Calibri"/>
                <w:color w:val="000000"/>
                <w:sz w:val="18"/>
                <w:szCs w:val="18"/>
              </w:rPr>
              <w:t>Nf</w:t>
            </w:r>
            <w:proofErr w:type="spellEnd"/>
            <w:r w:rsidRPr="002A4574">
              <w:rPr>
                <w:rFonts w:ascii="Calibri" w:hAnsi="Calibri"/>
                <w:color w:val="000000"/>
                <w:sz w:val="18"/>
                <w:szCs w:val="18"/>
              </w:rPr>
              <w:t xml:space="preserve"> </w:t>
            </w:r>
          </w:p>
        </w:tc>
        <w:tc>
          <w:tcPr>
            <w:tcW w:w="1344" w:type="dxa"/>
            <w:gridSpan w:val="2"/>
            <w:tcBorders>
              <w:top w:val="nil"/>
              <w:left w:val="nil"/>
              <w:bottom w:val="nil"/>
              <w:right w:val="nil"/>
            </w:tcBorders>
            <w:shd w:val="clear" w:color="auto" w:fill="auto"/>
            <w:noWrap/>
            <w:vAlign w:val="center"/>
          </w:tcPr>
          <w:p w14:paraId="0435B41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34.12</w:t>
            </w:r>
          </w:p>
        </w:tc>
        <w:tc>
          <w:tcPr>
            <w:tcW w:w="1316" w:type="dxa"/>
            <w:gridSpan w:val="2"/>
            <w:tcBorders>
              <w:top w:val="nil"/>
              <w:left w:val="nil"/>
              <w:bottom w:val="nil"/>
              <w:right w:val="nil"/>
            </w:tcBorders>
            <w:shd w:val="clear" w:color="auto" w:fill="auto"/>
            <w:noWrap/>
            <w:vAlign w:val="center"/>
          </w:tcPr>
          <w:p w14:paraId="0435B41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–119.12</w:t>
            </w:r>
          </w:p>
        </w:tc>
        <w:tc>
          <w:tcPr>
            <w:tcW w:w="1586" w:type="dxa"/>
            <w:gridSpan w:val="2"/>
            <w:tcBorders>
              <w:top w:val="nil"/>
              <w:left w:val="nil"/>
              <w:bottom w:val="nil"/>
              <w:right w:val="nil"/>
            </w:tcBorders>
            <w:shd w:val="clear" w:color="auto" w:fill="auto"/>
            <w:noWrap/>
            <w:vAlign w:val="center"/>
          </w:tcPr>
          <w:p w14:paraId="0435B41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46B"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46A" w14:textId="644BED03" w:rsidR="00636F83" w:rsidRPr="002A4574" w:rsidRDefault="00636F83" w:rsidP="00501AA7">
            <w:pPr>
              <w:jc w:val="center"/>
              <w:rPr>
                <w:rFonts w:ascii="Calibri" w:hAnsi="Calibri"/>
                <w:color w:val="000000"/>
                <w:sz w:val="18"/>
                <w:szCs w:val="18"/>
              </w:rPr>
            </w:pPr>
            <w:r w:rsidRPr="002A4574">
              <w:rPr>
                <w:rFonts w:ascii="Calibri" w:hAnsi="Calibri"/>
                <w:color w:val="000000"/>
                <w:sz w:val="18"/>
                <w:szCs w:val="18"/>
              </w:rPr>
              <w:lastRenderedPageBreak/>
              <w:t xml:space="preserve">NORMATIVE APPENDIX </w:t>
            </w:r>
            <w:r w:rsidR="00501AA7">
              <w:rPr>
                <w:rFonts w:ascii="Calibri" w:hAnsi="Calibri"/>
                <w:color w:val="000000"/>
                <w:sz w:val="18"/>
                <w:szCs w:val="18"/>
              </w:rPr>
              <w:t>B</w:t>
            </w:r>
            <w:r w:rsidRPr="002A4574">
              <w:rPr>
                <w:rFonts w:ascii="Calibri" w:hAnsi="Calibri"/>
                <w:color w:val="000000"/>
                <w:sz w:val="18"/>
                <w:szCs w:val="18"/>
              </w:rPr>
              <w:t>:</w:t>
            </w:r>
          </w:p>
        </w:tc>
      </w:tr>
      <w:tr w:rsidR="00636F83" w:rsidRPr="002A4574" w14:paraId="0435B46D"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46C"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636F83" w:rsidRPr="002A4574" w14:paraId="0435B46F" w14:textId="77777777" w:rsidTr="00E84254">
        <w:trPr>
          <w:trHeight w:val="240"/>
        </w:trPr>
        <w:tc>
          <w:tcPr>
            <w:tcW w:w="10921" w:type="dxa"/>
            <w:gridSpan w:val="11"/>
            <w:tcBorders>
              <w:top w:val="nil"/>
              <w:left w:val="nil"/>
              <w:right w:val="nil"/>
            </w:tcBorders>
            <w:shd w:val="clear" w:color="auto" w:fill="auto"/>
            <w:noWrap/>
            <w:vAlign w:val="bottom"/>
            <w:hideMark/>
          </w:tcPr>
          <w:p w14:paraId="0435B46E"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TABLE X1 U.S. Climates</w:t>
            </w:r>
          </w:p>
        </w:tc>
      </w:tr>
      <w:tr w:rsidR="00636F83" w:rsidRPr="002A4574" w14:paraId="0435B476" w14:textId="77777777" w:rsidTr="00E84254">
        <w:trPr>
          <w:trHeight w:val="240"/>
        </w:trPr>
        <w:tc>
          <w:tcPr>
            <w:tcW w:w="984" w:type="dxa"/>
            <w:tcBorders>
              <w:top w:val="nil"/>
              <w:left w:val="nil"/>
              <w:bottom w:val="single" w:sz="4" w:space="0" w:color="auto"/>
              <w:right w:val="nil"/>
            </w:tcBorders>
            <w:shd w:val="clear" w:color="auto" w:fill="auto"/>
            <w:noWrap/>
            <w:vAlign w:val="bottom"/>
            <w:hideMark/>
          </w:tcPr>
          <w:p w14:paraId="0435B470"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TMY3</w:t>
            </w:r>
          </w:p>
        </w:tc>
        <w:tc>
          <w:tcPr>
            <w:tcW w:w="818" w:type="dxa"/>
            <w:gridSpan w:val="2"/>
            <w:tcBorders>
              <w:top w:val="nil"/>
              <w:left w:val="nil"/>
              <w:bottom w:val="single" w:sz="4" w:space="0" w:color="auto"/>
              <w:right w:val="nil"/>
            </w:tcBorders>
            <w:shd w:val="clear" w:color="auto" w:fill="auto"/>
            <w:noWrap/>
            <w:vAlign w:val="bottom"/>
            <w:hideMark/>
          </w:tcPr>
          <w:p w14:paraId="0435B471" w14:textId="77777777" w:rsidR="00636F83" w:rsidRPr="002A4574" w:rsidRDefault="00636F83" w:rsidP="00E84254">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955" w:type="dxa"/>
            <w:gridSpan w:val="3"/>
            <w:tcBorders>
              <w:top w:val="nil"/>
              <w:left w:val="nil"/>
              <w:bottom w:val="single" w:sz="4" w:space="0" w:color="auto"/>
              <w:right w:val="nil"/>
            </w:tcBorders>
            <w:shd w:val="clear" w:color="auto" w:fill="auto"/>
            <w:noWrap/>
            <w:vAlign w:val="bottom"/>
            <w:hideMark/>
          </w:tcPr>
          <w:p w14:paraId="0435B472"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Weather Station</w:t>
            </w:r>
          </w:p>
        </w:tc>
        <w:tc>
          <w:tcPr>
            <w:tcW w:w="1451" w:type="dxa"/>
            <w:gridSpan w:val="2"/>
            <w:tcBorders>
              <w:top w:val="nil"/>
              <w:left w:val="nil"/>
              <w:bottom w:val="single" w:sz="4" w:space="0" w:color="auto"/>
              <w:right w:val="nil"/>
            </w:tcBorders>
            <w:shd w:val="clear" w:color="auto" w:fill="auto"/>
            <w:noWrap/>
            <w:vAlign w:val="bottom"/>
            <w:hideMark/>
          </w:tcPr>
          <w:p w14:paraId="0435B473"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Latitude</w:t>
            </w:r>
          </w:p>
        </w:tc>
        <w:tc>
          <w:tcPr>
            <w:tcW w:w="1420" w:type="dxa"/>
            <w:gridSpan w:val="2"/>
            <w:tcBorders>
              <w:top w:val="nil"/>
              <w:left w:val="nil"/>
              <w:bottom w:val="single" w:sz="4" w:space="0" w:color="auto"/>
              <w:right w:val="nil"/>
            </w:tcBorders>
            <w:shd w:val="clear" w:color="auto" w:fill="auto"/>
            <w:noWrap/>
            <w:vAlign w:val="bottom"/>
            <w:hideMark/>
          </w:tcPr>
          <w:p w14:paraId="0435B474"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Longitude</w:t>
            </w:r>
          </w:p>
        </w:tc>
        <w:tc>
          <w:tcPr>
            <w:tcW w:w="1293" w:type="dxa"/>
            <w:tcBorders>
              <w:top w:val="nil"/>
              <w:left w:val="nil"/>
              <w:bottom w:val="single" w:sz="4" w:space="0" w:color="auto"/>
              <w:right w:val="nil"/>
            </w:tcBorders>
            <w:shd w:val="clear" w:color="auto" w:fill="auto"/>
            <w:noWrap/>
            <w:vAlign w:val="bottom"/>
            <w:hideMark/>
          </w:tcPr>
          <w:p w14:paraId="0435B475"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State</w:t>
            </w:r>
          </w:p>
        </w:tc>
      </w:tr>
      <w:tr w:rsidR="00120A80" w:rsidRPr="002A4574" w14:paraId="26867124" w14:textId="77777777" w:rsidTr="00BA6D7A">
        <w:trPr>
          <w:trHeight w:val="240"/>
        </w:trPr>
        <w:tc>
          <w:tcPr>
            <w:tcW w:w="984" w:type="dxa"/>
            <w:tcBorders>
              <w:top w:val="nil"/>
              <w:left w:val="nil"/>
              <w:bottom w:val="nil"/>
              <w:right w:val="nil"/>
            </w:tcBorders>
            <w:shd w:val="clear" w:color="auto" w:fill="auto"/>
            <w:noWrap/>
            <w:vAlign w:val="center"/>
          </w:tcPr>
          <w:p w14:paraId="5374149E" w14:textId="04DDBDCB" w:rsidR="00120A80" w:rsidRPr="002A4574" w:rsidRDefault="00120A80" w:rsidP="00120A80">
            <w:pPr>
              <w:rPr>
                <w:rFonts w:ascii="Calibri" w:hAnsi="Calibri"/>
                <w:color w:val="000000"/>
                <w:sz w:val="18"/>
                <w:szCs w:val="18"/>
              </w:rPr>
            </w:pPr>
            <w:r w:rsidRPr="002A4574">
              <w:rPr>
                <w:rFonts w:ascii="Calibri" w:hAnsi="Calibri"/>
                <w:color w:val="000000"/>
                <w:sz w:val="18"/>
                <w:szCs w:val="18"/>
              </w:rPr>
              <w:t>723925</w:t>
            </w:r>
          </w:p>
        </w:tc>
        <w:tc>
          <w:tcPr>
            <w:tcW w:w="818" w:type="dxa"/>
            <w:gridSpan w:val="2"/>
            <w:tcBorders>
              <w:top w:val="nil"/>
              <w:left w:val="nil"/>
              <w:bottom w:val="nil"/>
              <w:right w:val="nil"/>
            </w:tcBorders>
            <w:shd w:val="clear" w:color="auto" w:fill="auto"/>
            <w:noWrap/>
            <w:vAlign w:val="center"/>
          </w:tcPr>
          <w:p w14:paraId="2747CD1D" w14:textId="49C6CB85" w:rsidR="00120A80" w:rsidRPr="002A4574" w:rsidRDefault="00120A80" w:rsidP="00120A80">
            <w:pPr>
              <w:rPr>
                <w:rFonts w:ascii="Calibri" w:hAnsi="Calibri"/>
                <w:color w:val="000000"/>
                <w:sz w:val="18"/>
                <w:szCs w:val="18"/>
              </w:rPr>
            </w:pPr>
            <w:r w:rsidRPr="002A4574">
              <w:rPr>
                <w:rFonts w:ascii="Calibri" w:hAnsi="Calibri"/>
                <w:color w:val="000000"/>
                <w:sz w:val="18"/>
                <w:szCs w:val="18"/>
              </w:rPr>
              <w:t>0.44</w:t>
            </w:r>
          </w:p>
        </w:tc>
        <w:tc>
          <w:tcPr>
            <w:tcW w:w="4955" w:type="dxa"/>
            <w:gridSpan w:val="3"/>
            <w:tcBorders>
              <w:top w:val="nil"/>
              <w:left w:val="nil"/>
              <w:bottom w:val="nil"/>
              <w:right w:val="nil"/>
            </w:tcBorders>
            <w:shd w:val="clear" w:color="auto" w:fill="auto"/>
            <w:noWrap/>
            <w:vAlign w:val="bottom"/>
          </w:tcPr>
          <w:p w14:paraId="0894919A" w14:textId="6A7A7EB0"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Santa Barbara Municipal AP </w:t>
            </w:r>
          </w:p>
        </w:tc>
        <w:tc>
          <w:tcPr>
            <w:tcW w:w="1451" w:type="dxa"/>
            <w:gridSpan w:val="2"/>
            <w:tcBorders>
              <w:top w:val="nil"/>
              <w:left w:val="nil"/>
              <w:bottom w:val="nil"/>
              <w:right w:val="nil"/>
            </w:tcBorders>
            <w:shd w:val="clear" w:color="auto" w:fill="auto"/>
            <w:noWrap/>
            <w:vAlign w:val="center"/>
          </w:tcPr>
          <w:p w14:paraId="46A28009" w14:textId="785B09D0" w:rsidR="00120A80" w:rsidRPr="002A4574" w:rsidRDefault="00120A80" w:rsidP="00120A80">
            <w:pPr>
              <w:rPr>
                <w:rFonts w:ascii="Calibri" w:hAnsi="Calibri"/>
                <w:color w:val="000000"/>
                <w:sz w:val="18"/>
                <w:szCs w:val="18"/>
              </w:rPr>
            </w:pPr>
            <w:r w:rsidRPr="002A4574">
              <w:rPr>
                <w:rFonts w:ascii="Calibri" w:hAnsi="Calibri"/>
                <w:color w:val="000000"/>
                <w:sz w:val="18"/>
                <w:szCs w:val="18"/>
              </w:rPr>
              <w:t>34.43</w:t>
            </w:r>
          </w:p>
        </w:tc>
        <w:tc>
          <w:tcPr>
            <w:tcW w:w="1420" w:type="dxa"/>
            <w:gridSpan w:val="2"/>
            <w:tcBorders>
              <w:top w:val="nil"/>
              <w:left w:val="nil"/>
              <w:bottom w:val="nil"/>
              <w:right w:val="nil"/>
            </w:tcBorders>
            <w:shd w:val="clear" w:color="auto" w:fill="auto"/>
            <w:noWrap/>
            <w:vAlign w:val="center"/>
          </w:tcPr>
          <w:p w14:paraId="6316B0DC" w14:textId="579475A2" w:rsidR="00120A80" w:rsidRPr="002A4574" w:rsidRDefault="00120A80" w:rsidP="00120A80">
            <w:pPr>
              <w:rPr>
                <w:rFonts w:ascii="Calibri" w:hAnsi="Calibri"/>
                <w:color w:val="000000"/>
                <w:sz w:val="18"/>
                <w:szCs w:val="18"/>
              </w:rPr>
            </w:pPr>
            <w:r w:rsidRPr="002A4574">
              <w:rPr>
                <w:rFonts w:ascii="Calibri" w:hAnsi="Calibri"/>
                <w:color w:val="000000"/>
                <w:sz w:val="18"/>
                <w:szCs w:val="18"/>
              </w:rPr>
              <w:t>–119.85</w:t>
            </w:r>
          </w:p>
        </w:tc>
        <w:tc>
          <w:tcPr>
            <w:tcW w:w="1293" w:type="dxa"/>
            <w:tcBorders>
              <w:top w:val="nil"/>
              <w:left w:val="nil"/>
              <w:bottom w:val="nil"/>
              <w:right w:val="nil"/>
            </w:tcBorders>
            <w:shd w:val="clear" w:color="auto" w:fill="auto"/>
            <w:noWrap/>
            <w:vAlign w:val="center"/>
          </w:tcPr>
          <w:p w14:paraId="788BCEB8" w14:textId="7571B877" w:rsidR="00120A80" w:rsidRPr="002A4574"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3A" w14:textId="77777777" w:rsidTr="00BA6D7A">
        <w:trPr>
          <w:trHeight w:val="240"/>
        </w:trPr>
        <w:tc>
          <w:tcPr>
            <w:tcW w:w="984" w:type="dxa"/>
            <w:tcBorders>
              <w:top w:val="nil"/>
              <w:left w:val="nil"/>
              <w:bottom w:val="nil"/>
              <w:right w:val="nil"/>
            </w:tcBorders>
            <w:shd w:val="clear" w:color="auto" w:fill="auto"/>
            <w:noWrap/>
            <w:vAlign w:val="center"/>
            <w:hideMark/>
          </w:tcPr>
          <w:p w14:paraId="0435B534" w14:textId="7C18ECC1" w:rsidR="00120A80" w:rsidRDefault="00120A80" w:rsidP="00120A80">
            <w:pPr>
              <w:rPr>
                <w:rFonts w:ascii="Calibri" w:hAnsi="Calibri"/>
                <w:color w:val="000000"/>
                <w:sz w:val="18"/>
                <w:szCs w:val="18"/>
              </w:rPr>
            </w:pPr>
            <w:r w:rsidRPr="002A4574">
              <w:rPr>
                <w:rFonts w:ascii="Calibri" w:hAnsi="Calibri"/>
                <w:color w:val="000000"/>
                <w:sz w:val="18"/>
                <w:szCs w:val="18"/>
              </w:rPr>
              <w:t>723926</w:t>
            </w:r>
          </w:p>
        </w:tc>
        <w:tc>
          <w:tcPr>
            <w:tcW w:w="818" w:type="dxa"/>
            <w:gridSpan w:val="2"/>
            <w:tcBorders>
              <w:top w:val="nil"/>
              <w:left w:val="nil"/>
              <w:bottom w:val="nil"/>
              <w:right w:val="nil"/>
            </w:tcBorders>
            <w:shd w:val="clear" w:color="auto" w:fill="auto"/>
            <w:noWrap/>
            <w:vAlign w:val="center"/>
            <w:hideMark/>
          </w:tcPr>
          <w:p w14:paraId="0435B535" w14:textId="1C541B4F" w:rsidR="00120A80" w:rsidRDefault="00120A80" w:rsidP="00120A80">
            <w:pPr>
              <w:rPr>
                <w:rFonts w:ascii="Calibri" w:hAnsi="Calibri"/>
                <w:color w:val="000000"/>
                <w:sz w:val="18"/>
                <w:szCs w:val="18"/>
              </w:rPr>
            </w:pPr>
            <w:r w:rsidRPr="002A4574">
              <w:rPr>
                <w:rFonts w:ascii="Calibri" w:hAnsi="Calibri"/>
                <w:color w:val="000000"/>
                <w:sz w:val="18"/>
                <w:szCs w:val="18"/>
              </w:rPr>
              <w:t>0.43</w:t>
            </w:r>
          </w:p>
        </w:tc>
        <w:tc>
          <w:tcPr>
            <w:tcW w:w="4955" w:type="dxa"/>
            <w:gridSpan w:val="3"/>
            <w:tcBorders>
              <w:top w:val="nil"/>
              <w:left w:val="nil"/>
              <w:bottom w:val="nil"/>
              <w:right w:val="nil"/>
            </w:tcBorders>
            <w:shd w:val="clear" w:color="auto" w:fill="auto"/>
            <w:noWrap/>
            <w:vAlign w:val="bottom"/>
            <w:hideMark/>
          </w:tcPr>
          <w:p w14:paraId="0435B536" w14:textId="16B35402"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Camarillo (AWOS) </w:t>
            </w:r>
          </w:p>
        </w:tc>
        <w:tc>
          <w:tcPr>
            <w:tcW w:w="1451" w:type="dxa"/>
            <w:gridSpan w:val="2"/>
            <w:tcBorders>
              <w:top w:val="nil"/>
              <w:left w:val="nil"/>
              <w:bottom w:val="nil"/>
              <w:right w:val="nil"/>
            </w:tcBorders>
            <w:shd w:val="clear" w:color="auto" w:fill="auto"/>
            <w:noWrap/>
            <w:vAlign w:val="center"/>
            <w:hideMark/>
          </w:tcPr>
          <w:p w14:paraId="0435B537" w14:textId="4233DE54" w:rsidR="00120A80" w:rsidRDefault="00120A80" w:rsidP="00120A80">
            <w:pPr>
              <w:rPr>
                <w:rFonts w:ascii="Calibri" w:hAnsi="Calibri"/>
                <w:color w:val="000000"/>
                <w:sz w:val="18"/>
                <w:szCs w:val="18"/>
              </w:rPr>
            </w:pPr>
            <w:r w:rsidRPr="002A4574">
              <w:rPr>
                <w:rFonts w:ascii="Calibri" w:hAnsi="Calibri"/>
                <w:color w:val="000000"/>
                <w:sz w:val="18"/>
                <w:szCs w:val="18"/>
              </w:rPr>
              <w:t>34.22</w:t>
            </w:r>
          </w:p>
        </w:tc>
        <w:tc>
          <w:tcPr>
            <w:tcW w:w="1420" w:type="dxa"/>
            <w:gridSpan w:val="2"/>
            <w:tcBorders>
              <w:top w:val="nil"/>
              <w:left w:val="nil"/>
              <w:bottom w:val="nil"/>
              <w:right w:val="nil"/>
            </w:tcBorders>
            <w:shd w:val="clear" w:color="auto" w:fill="auto"/>
            <w:noWrap/>
            <w:vAlign w:val="center"/>
            <w:hideMark/>
          </w:tcPr>
          <w:p w14:paraId="0435B538" w14:textId="20B17D14" w:rsidR="00120A80" w:rsidRDefault="00120A80" w:rsidP="00120A80">
            <w:pPr>
              <w:rPr>
                <w:rFonts w:ascii="Calibri" w:hAnsi="Calibri"/>
                <w:color w:val="000000"/>
                <w:sz w:val="18"/>
                <w:szCs w:val="18"/>
              </w:rPr>
            </w:pPr>
            <w:r w:rsidRPr="002A4574">
              <w:rPr>
                <w:rFonts w:ascii="Calibri" w:hAnsi="Calibri"/>
                <w:color w:val="000000"/>
                <w:sz w:val="18"/>
                <w:szCs w:val="18"/>
              </w:rPr>
              <w:t>–119.08</w:t>
            </w:r>
          </w:p>
        </w:tc>
        <w:tc>
          <w:tcPr>
            <w:tcW w:w="1293" w:type="dxa"/>
            <w:tcBorders>
              <w:top w:val="nil"/>
              <w:left w:val="nil"/>
              <w:bottom w:val="nil"/>
              <w:right w:val="nil"/>
            </w:tcBorders>
            <w:shd w:val="clear" w:color="auto" w:fill="auto"/>
            <w:noWrap/>
            <w:vAlign w:val="center"/>
            <w:hideMark/>
          </w:tcPr>
          <w:p w14:paraId="0435B539" w14:textId="3F45B328"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41" w14:textId="77777777" w:rsidTr="00BA6D7A">
        <w:trPr>
          <w:trHeight w:val="240"/>
        </w:trPr>
        <w:tc>
          <w:tcPr>
            <w:tcW w:w="984" w:type="dxa"/>
            <w:tcBorders>
              <w:top w:val="nil"/>
              <w:left w:val="nil"/>
              <w:bottom w:val="nil"/>
              <w:right w:val="nil"/>
            </w:tcBorders>
            <w:shd w:val="clear" w:color="auto" w:fill="auto"/>
            <w:noWrap/>
            <w:vAlign w:val="center"/>
            <w:hideMark/>
          </w:tcPr>
          <w:p w14:paraId="0435B53B" w14:textId="6CC192BC" w:rsidR="00120A80" w:rsidRDefault="00120A80" w:rsidP="00120A80">
            <w:pPr>
              <w:rPr>
                <w:rFonts w:ascii="Calibri" w:hAnsi="Calibri"/>
                <w:color w:val="000000"/>
                <w:sz w:val="18"/>
                <w:szCs w:val="18"/>
              </w:rPr>
            </w:pPr>
            <w:r w:rsidRPr="002A4574">
              <w:rPr>
                <w:rFonts w:ascii="Calibri" w:hAnsi="Calibri"/>
                <w:color w:val="000000"/>
                <w:sz w:val="18"/>
                <w:szCs w:val="18"/>
              </w:rPr>
              <w:t>723927</w:t>
            </w:r>
          </w:p>
        </w:tc>
        <w:tc>
          <w:tcPr>
            <w:tcW w:w="818" w:type="dxa"/>
            <w:gridSpan w:val="2"/>
            <w:tcBorders>
              <w:top w:val="nil"/>
              <w:left w:val="nil"/>
              <w:bottom w:val="nil"/>
              <w:right w:val="nil"/>
            </w:tcBorders>
            <w:shd w:val="clear" w:color="auto" w:fill="auto"/>
            <w:noWrap/>
            <w:vAlign w:val="center"/>
            <w:hideMark/>
          </w:tcPr>
          <w:p w14:paraId="0435B53C" w14:textId="4C40CDD7" w:rsidR="00120A80" w:rsidRDefault="00120A80" w:rsidP="00120A80">
            <w:pPr>
              <w:rPr>
                <w:rFonts w:ascii="Calibri" w:hAnsi="Calibri"/>
                <w:color w:val="000000"/>
                <w:sz w:val="18"/>
                <w:szCs w:val="18"/>
              </w:rPr>
            </w:pPr>
            <w:r w:rsidRPr="002A4574">
              <w:rPr>
                <w:rFonts w:ascii="Calibri" w:hAnsi="Calibri"/>
                <w:color w:val="000000"/>
                <w:sz w:val="18"/>
                <w:szCs w:val="18"/>
              </w:rPr>
              <w:t>0.45</w:t>
            </w:r>
          </w:p>
        </w:tc>
        <w:tc>
          <w:tcPr>
            <w:tcW w:w="4955" w:type="dxa"/>
            <w:gridSpan w:val="3"/>
            <w:tcBorders>
              <w:top w:val="nil"/>
              <w:left w:val="nil"/>
              <w:bottom w:val="nil"/>
              <w:right w:val="nil"/>
            </w:tcBorders>
            <w:shd w:val="clear" w:color="auto" w:fill="auto"/>
            <w:noWrap/>
            <w:vAlign w:val="bottom"/>
            <w:hideMark/>
          </w:tcPr>
          <w:p w14:paraId="0435B53D" w14:textId="52986B5F"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Oxnard Airport </w:t>
            </w:r>
          </w:p>
        </w:tc>
        <w:tc>
          <w:tcPr>
            <w:tcW w:w="1451" w:type="dxa"/>
            <w:gridSpan w:val="2"/>
            <w:tcBorders>
              <w:top w:val="nil"/>
              <w:left w:val="nil"/>
              <w:bottom w:val="nil"/>
              <w:right w:val="nil"/>
            </w:tcBorders>
            <w:shd w:val="clear" w:color="auto" w:fill="auto"/>
            <w:noWrap/>
            <w:vAlign w:val="center"/>
            <w:hideMark/>
          </w:tcPr>
          <w:p w14:paraId="0435B53E" w14:textId="382AF194" w:rsidR="00120A80" w:rsidRDefault="00120A80" w:rsidP="00120A80">
            <w:pPr>
              <w:rPr>
                <w:rFonts w:ascii="Calibri" w:hAnsi="Calibri"/>
                <w:color w:val="000000"/>
                <w:sz w:val="18"/>
                <w:szCs w:val="18"/>
              </w:rPr>
            </w:pPr>
            <w:r w:rsidRPr="002A4574">
              <w:rPr>
                <w:rFonts w:ascii="Calibri" w:hAnsi="Calibri"/>
                <w:color w:val="000000"/>
                <w:sz w:val="18"/>
                <w:szCs w:val="18"/>
              </w:rPr>
              <w:t>34.2</w:t>
            </w:r>
            <w:r w:rsidR="00501AA7">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3F" w14:textId="1BD1A290" w:rsidR="00120A80" w:rsidRDefault="00120A80" w:rsidP="00120A80">
            <w:pPr>
              <w:rPr>
                <w:rFonts w:ascii="Calibri" w:hAnsi="Calibri"/>
                <w:color w:val="000000"/>
                <w:sz w:val="18"/>
                <w:szCs w:val="18"/>
              </w:rPr>
            </w:pPr>
            <w:r w:rsidRPr="002A4574">
              <w:rPr>
                <w:rFonts w:ascii="Calibri" w:hAnsi="Calibri"/>
                <w:color w:val="000000"/>
                <w:sz w:val="18"/>
                <w:szCs w:val="18"/>
              </w:rPr>
              <w:t>–119.20</w:t>
            </w:r>
          </w:p>
        </w:tc>
        <w:tc>
          <w:tcPr>
            <w:tcW w:w="1293" w:type="dxa"/>
            <w:tcBorders>
              <w:top w:val="nil"/>
              <w:left w:val="nil"/>
              <w:bottom w:val="nil"/>
              <w:right w:val="nil"/>
            </w:tcBorders>
            <w:shd w:val="clear" w:color="auto" w:fill="auto"/>
            <w:noWrap/>
            <w:vAlign w:val="center"/>
            <w:hideMark/>
          </w:tcPr>
          <w:p w14:paraId="0435B540" w14:textId="0AED2AEF"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48" w14:textId="77777777" w:rsidTr="00BA6D7A">
        <w:trPr>
          <w:trHeight w:val="240"/>
        </w:trPr>
        <w:tc>
          <w:tcPr>
            <w:tcW w:w="984" w:type="dxa"/>
            <w:tcBorders>
              <w:top w:val="nil"/>
              <w:left w:val="nil"/>
              <w:bottom w:val="nil"/>
              <w:right w:val="nil"/>
            </w:tcBorders>
            <w:shd w:val="clear" w:color="auto" w:fill="auto"/>
            <w:noWrap/>
            <w:vAlign w:val="center"/>
            <w:hideMark/>
          </w:tcPr>
          <w:p w14:paraId="0435B542" w14:textId="308B5507" w:rsidR="00120A80" w:rsidRDefault="00120A80" w:rsidP="00120A80">
            <w:pPr>
              <w:rPr>
                <w:rFonts w:ascii="Calibri" w:hAnsi="Calibri"/>
                <w:color w:val="000000"/>
                <w:sz w:val="18"/>
                <w:szCs w:val="18"/>
              </w:rPr>
            </w:pPr>
            <w:r w:rsidRPr="002A4574">
              <w:rPr>
                <w:rFonts w:ascii="Calibri" w:hAnsi="Calibri"/>
                <w:color w:val="000000"/>
                <w:sz w:val="18"/>
                <w:szCs w:val="18"/>
              </w:rPr>
              <w:t>723940</w:t>
            </w:r>
          </w:p>
        </w:tc>
        <w:tc>
          <w:tcPr>
            <w:tcW w:w="818" w:type="dxa"/>
            <w:gridSpan w:val="2"/>
            <w:tcBorders>
              <w:top w:val="nil"/>
              <w:left w:val="nil"/>
              <w:bottom w:val="nil"/>
              <w:right w:val="nil"/>
            </w:tcBorders>
            <w:shd w:val="clear" w:color="auto" w:fill="auto"/>
            <w:noWrap/>
            <w:vAlign w:val="center"/>
            <w:hideMark/>
          </w:tcPr>
          <w:p w14:paraId="0435B543" w14:textId="623CB142" w:rsidR="00120A80" w:rsidRDefault="00120A80" w:rsidP="00120A80">
            <w:pPr>
              <w:rPr>
                <w:rFonts w:ascii="Calibri" w:hAnsi="Calibri"/>
                <w:color w:val="000000"/>
                <w:sz w:val="18"/>
                <w:szCs w:val="18"/>
              </w:rPr>
            </w:pPr>
            <w:r w:rsidRPr="002A4574">
              <w:rPr>
                <w:rFonts w:ascii="Calibri" w:hAnsi="Calibri"/>
                <w:color w:val="000000"/>
                <w:sz w:val="18"/>
                <w:szCs w:val="18"/>
              </w:rPr>
              <w:t>0.52</w:t>
            </w:r>
          </w:p>
        </w:tc>
        <w:tc>
          <w:tcPr>
            <w:tcW w:w="4955" w:type="dxa"/>
            <w:gridSpan w:val="3"/>
            <w:tcBorders>
              <w:top w:val="nil"/>
              <w:left w:val="nil"/>
              <w:bottom w:val="nil"/>
              <w:right w:val="nil"/>
            </w:tcBorders>
            <w:shd w:val="clear" w:color="auto" w:fill="auto"/>
            <w:noWrap/>
            <w:vAlign w:val="bottom"/>
            <w:hideMark/>
          </w:tcPr>
          <w:p w14:paraId="0435B544" w14:textId="55E71686"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Santa Maria Public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45" w14:textId="5072C37D" w:rsidR="00120A80" w:rsidRDefault="00120A80" w:rsidP="00120A80">
            <w:pPr>
              <w:rPr>
                <w:rFonts w:ascii="Calibri" w:hAnsi="Calibri"/>
                <w:color w:val="000000"/>
                <w:sz w:val="18"/>
                <w:szCs w:val="18"/>
              </w:rPr>
            </w:pPr>
            <w:r w:rsidRPr="002A4574">
              <w:rPr>
                <w:rFonts w:ascii="Calibri" w:hAnsi="Calibri"/>
                <w:color w:val="000000"/>
                <w:sz w:val="18"/>
                <w:szCs w:val="18"/>
              </w:rPr>
              <w:t>34.92</w:t>
            </w:r>
          </w:p>
        </w:tc>
        <w:tc>
          <w:tcPr>
            <w:tcW w:w="1420" w:type="dxa"/>
            <w:gridSpan w:val="2"/>
            <w:tcBorders>
              <w:top w:val="nil"/>
              <w:left w:val="nil"/>
              <w:bottom w:val="nil"/>
              <w:right w:val="nil"/>
            </w:tcBorders>
            <w:shd w:val="clear" w:color="auto" w:fill="auto"/>
            <w:noWrap/>
            <w:vAlign w:val="center"/>
            <w:hideMark/>
          </w:tcPr>
          <w:p w14:paraId="0435B546" w14:textId="08019671" w:rsidR="00120A80" w:rsidRDefault="00120A80" w:rsidP="00120A80">
            <w:pPr>
              <w:rPr>
                <w:rFonts w:ascii="Calibri" w:hAnsi="Calibri"/>
                <w:color w:val="000000"/>
                <w:sz w:val="18"/>
                <w:szCs w:val="18"/>
              </w:rPr>
            </w:pPr>
            <w:r w:rsidRPr="002A4574">
              <w:rPr>
                <w:rFonts w:ascii="Calibri" w:hAnsi="Calibri"/>
                <w:color w:val="000000"/>
                <w:sz w:val="18"/>
                <w:szCs w:val="18"/>
              </w:rPr>
              <w:t>–120.47</w:t>
            </w:r>
          </w:p>
        </w:tc>
        <w:tc>
          <w:tcPr>
            <w:tcW w:w="1293" w:type="dxa"/>
            <w:tcBorders>
              <w:top w:val="nil"/>
              <w:left w:val="nil"/>
              <w:bottom w:val="nil"/>
              <w:right w:val="nil"/>
            </w:tcBorders>
            <w:shd w:val="clear" w:color="auto" w:fill="auto"/>
            <w:noWrap/>
            <w:vAlign w:val="center"/>
            <w:hideMark/>
          </w:tcPr>
          <w:p w14:paraId="0435B547" w14:textId="39AE6F90"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4F" w14:textId="77777777" w:rsidTr="00BA6D7A">
        <w:trPr>
          <w:trHeight w:val="240"/>
        </w:trPr>
        <w:tc>
          <w:tcPr>
            <w:tcW w:w="984" w:type="dxa"/>
            <w:tcBorders>
              <w:top w:val="nil"/>
              <w:left w:val="nil"/>
              <w:bottom w:val="nil"/>
              <w:right w:val="nil"/>
            </w:tcBorders>
            <w:shd w:val="clear" w:color="auto" w:fill="auto"/>
            <w:noWrap/>
            <w:vAlign w:val="center"/>
            <w:hideMark/>
          </w:tcPr>
          <w:p w14:paraId="0435B549" w14:textId="721671C6" w:rsidR="00120A80" w:rsidRDefault="00120A80" w:rsidP="00120A80">
            <w:pPr>
              <w:rPr>
                <w:rFonts w:ascii="Calibri" w:hAnsi="Calibri"/>
                <w:color w:val="000000"/>
                <w:sz w:val="18"/>
                <w:szCs w:val="18"/>
              </w:rPr>
            </w:pPr>
            <w:r w:rsidRPr="002A4574">
              <w:rPr>
                <w:rFonts w:ascii="Calibri" w:hAnsi="Calibri"/>
                <w:color w:val="000000"/>
                <w:sz w:val="18"/>
                <w:szCs w:val="18"/>
              </w:rPr>
              <w:t>723965</w:t>
            </w:r>
          </w:p>
        </w:tc>
        <w:tc>
          <w:tcPr>
            <w:tcW w:w="818" w:type="dxa"/>
            <w:gridSpan w:val="2"/>
            <w:tcBorders>
              <w:top w:val="nil"/>
              <w:left w:val="nil"/>
              <w:bottom w:val="nil"/>
              <w:right w:val="nil"/>
            </w:tcBorders>
            <w:shd w:val="clear" w:color="auto" w:fill="auto"/>
            <w:noWrap/>
            <w:vAlign w:val="center"/>
            <w:hideMark/>
          </w:tcPr>
          <w:p w14:paraId="0435B54A" w14:textId="412C35DC" w:rsidR="00120A80" w:rsidRDefault="00120A80" w:rsidP="00120A80">
            <w:pPr>
              <w:rPr>
                <w:rFonts w:ascii="Calibri" w:hAnsi="Calibri"/>
                <w:color w:val="000000"/>
                <w:sz w:val="18"/>
                <w:szCs w:val="18"/>
              </w:rPr>
            </w:pPr>
            <w:r w:rsidRPr="002A4574">
              <w:rPr>
                <w:rFonts w:ascii="Calibri" w:hAnsi="Calibri"/>
                <w:color w:val="000000"/>
                <w:sz w:val="18"/>
                <w:szCs w:val="18"/>
              </w:rPr>
              <w:t>0.53</w:t>
            </w:r>
          </w:p>
        </w:tc>
        <w:tc>
          <w:tcPr>
            <w:tcW w:w="4955" w:type="dxa"/>
            <w:gridSpan w:val="3"/>
            <w:tcBorders>
              <w:top w:val="nil"/>
              <w:left w:val="nil"/>
              <w:bottom w:val="nil"/>
              <w:right w:val="nil"/>
            </w:tcBorders>
            <w:shd w:val="clear" w:color="auto" w:fill="auto"/>
            <w:noWrap/>
            <w:vAlign w:val="bottom"/>
            <w:hideMark/>
          </w:tcPr>
          <w:p w14:paraId="0435B54B" w14:textId="221BAF78"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Paso Robles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4C" w14:textId="50B62951" w:rsidR="00120A80" w:rsidRDefault="00120A80" w:rsidP="00120A80">
            <w:pPr>
              <w:rPr>
                <w:rFonts w:ascii="Calibri" w:hAnsi="Calibri"/>
                <w:color w:val="000000"/>
                <w:sz w:val="18"/>
                <w:szCs w:val="18"/>
              </w:rPr>
            </w:pPr>
            <w:r w:rsidRPr="002A4574">
              <w:rPr>
                <w:rFonts w:ascii="Calibri" w:hAnsi="Calibri"/>
                <w:color w:val="000000"/>
                <w:sz w:val="18"/>
                <w:szCs w:val="18"/>
              </w:rPr>
              <w:t>35.67</w:t>
            </w:r>
          </w:p>
        </w:tc>
        <w:tc>
          <w:tcPr>
            <w:tcW w:w="1420" w:type="dxa"/>
            <w:gridSpan w:val="2"/>
            <w:tcBorders>
              <w:top w:val="nil"/>
              <w:left w:val="nil"/>
              <w:bottom w:val="nil"/>
              <w:right w:val="nil"/>
            </w:tcBorders>
            <w:shd w:val="clear" w:color="auto" w:fill="auto"/>
            <w:noWrap/>
            <w:vAlign w:val="center"/>
            <w:hideMark/>
          </w:tcPr>
          <w:p w14:paraId="0435B54D" w14:textId="1B51B8E3" w:rsidR="00120A80" w:rsidRDefault="00120A80" w:rsidP="00120A80">
            <w:pPr>
              <w:rPr>
                <w:rFonts w:ascii="Calibri" w:hAnsi="Calibri"/>
                <w:color w:val="000000"/>
                <w:sz w:val="18"/>
                <w:szCs w:val="18"/>
              </w:rPr>
            </w:pPr>
            <w:r w:rsidRPr="002A4574">
              <w:rPr>
                <w:rFonts w:ascii="Calibri" w:hAnsi="Calibri"/>
                <w:color w:val="000000"/>
                <w:sz w:val="18"/>
                <w:szCs w:val="18"/>
              </w:rPr>
              <w:t>–120.63</w:t>
            </w:r>
          </w:p>
        </w:tc>
        <w:tc>
          <w:tcPr>
            <w:tcW w:w="1293" w:type="dxa"/>
            <w:tcBorders>
              <w:top w:val="nil"/>
              <w:left w:val="nil"/>
              <w:bottom w:val="nil"/>
              <w:right w:val="nil"/>
            </w:tcBorders>
            <w:shd w:val="clear" w:color="auto" w:fill="auto"/>
            <w:noWrap/>
            <w:vAlign w:val="center"/>
            <w:hideMark/>
          </w:tcPr>
          <w:p w14:paraId="0435B54E" w14:textId="7AD91C45"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56" w14:textId="77777777" w:rsidTr="00BA6D7A">
        <w:trPr>
          <w:trHeight w:val="240"/>
        </w:trPr>
        <w:tc>
          <w:tcPr>
            <w:tcW w:w="984" w:type="dxa"/>
            <w:tcBorders>
              <w:top w:val="nil"/>
              <w:left w:val="nil"/>
              <w:right w:val="nil"/>
            </w:tcBorders>
            <w:shd w:val="clear" w:color="auto" w:fill="auto"/>
            <w:noWrap/>
            <w:vAlign w:val="center"/>
            <w:hideMark/>
          </w:tcPr>
          <w:p w14:paraId="0435B550" w14:textId="0BE3BCB6" w:rsidR="00120A80" w:rsidRDefault="00120A80" w:rsidP="00120A80">
            <w:pPr>
              <w:rPr>
                <w:rFonts w:ascii="Calibri" w:hAnsi="Calibri"/>
                <w:color w:val="000000"/>
                <w:sz w:val="18"/>
                <w:szCs w:val="18"/>
              </w:rPr>
            </w:pPr>
            <w:r w:rsidRPr="002A4574">
              <w:rPr>
                <w:rFonts w:ascii="Calibri" w:hAnsi="Calibri"/>
                <w:color w:val="000000"/>
                <w:sz w:val="18"/>
                <w:szCs w:val="18"/>
              </w:rPr>
              <w:t>724800</w:t>
            </w:r>
          </w:p>
        </w:tc>
        <w:tc>
          <w:tcPr>
            <w:tcW w:w="818" w:type="dxa"/>
            <w:gridSpan w:val="2"/>
            <w:tcBorders>
              <w:top w:val="nil"/>
              <w:left w:val="nil"/>
              <w:right w:val="nil"/>
            </w:tcBorders>
            <w:shd w:val="clear" w:color="auto" w:fill="auto"/>
            <w:noWrap/>
            <w:vAlign w:val="center"/>
            <w:hideMark/>
          </w:tcPr>
          <w:p w14:paraId="0435B551" w14:textId="26A38294" w:rsidR="00120A80" w:rsidRDefault="00120A80" w:rsidP="00120A80">
            <w:pPr>
              <w:rPr>
                <w:rFonts w:ascii="Calibri" w:hAnsi="Calibri"/>
                <w:color w:val="000000"/>
                <w:sz w:val="18"/>
                <w:szCs w:val="18"/>
              </w:rPr>
            </w:pPr>
            <w:r w:rsidRPr="002A4574">
              <w:rPr>
                <w:rFonts w:ascii="Calibri" w:hAnsi="Calibri"/>
                <w:color w:val="000000"/>
                <w:sz w:val="18"/>
                <w:szCs w:val="18"/>
              </w:rPr>
              <w:t>0.55</w:t>
            </w:r>
          </w:p>
        </w:tc>
        <w:tc>
          <w:tcPr>
            <w:tcW w:w="4955" w:type="dxa"/>
            <w:gridSpan w:val="3"/>
            <w:tcBorders>
              <w:top w:val="nil"/>
              <w:left w:val="nil"/>
              <w:right w:val="nil"/>
            </w:tcBorders>
            <w:shd w:val="clear" w:color="auto" w:fill="auto"/>
            <w:noWrap/>
            <w:vAlign w:val="bottom"/>
            <w:hideMark/>
          </w:tcPr>
          <w:p w14:paraId="0435B552" w14:textId="316B9536"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Bishop Airport </w:t>
            </w:r>
          </w:p>
        </w:tc>
        <w:tc>
          <w:tcPr>
            <w:tcW w:w="1451" w:type="dxa"/>
            <w:gridSpan w:val="2"/>
            <w:tcBorders>
              <w:top w:val="nil"/>
              <w:left w:val="nil"/>
              <w:right w:val="nil"/>
            </w:tcBorders>
            <w:shd w:val="clear" w:color="auto" w:fill="auto"/>
            <w:noWrap/>
            <w:vAlign w:val="center"/>
            <w:hideMark/>
          </w:tcPr>
          <w:p w14:paraId="0435B553" w14:textId="71667647" w:rsidR="00120A80" w:rsidRDefault="00120A80" w:rsidP="00120A80">
            <w:pPr>
              <w:rPr>
                <w:rFonts w:ascii="Calibri" w:hAnsi="Calibri"/>
                <w:color w:val="000000"/>
                <w:sz w:val="18"/>
                <w:szCs w:val="18"/>
              </w:rPr>
            </w:pPr>
            <w:r w:rsidRPr="002A4574">
              <w:rPr>
                <w:rFonts w:ascii="Calibri" w:hAnsi="Calibri"/>
                <w:color w:val="000000"/>
                <w:sz w:val="18"/>
                <w:szCs w:val="18"/>
              </w:rPr>
              <w:t>37.37</w:t>
            </w:r>
          </w:p>
        </w:tc>
        <w:tc>
          <w:tcPr>
            <w:tcW w:w="1420" w:type="dxa"/>
            <w:gridSpan w:val="2"/>
            <w:tcBorders>
              <w:top w:val="nil"/>
              <w:left w:val="nil"/>
              <w:right w:val="nil"/>
            </w:tcBorders>
            <w:shd w:val="clear" w:color="auto" w:fill="auto"/>
            <w:noWrap/>
            <w:vAlign w:val="center"/>
            <w:hideMark/>
          </w:tcPr>
          <w:p w14:paraId="0435B554" w14:textId="2DB42393" w:rsidR="00120A80" w:rsidRDefault="00120A80" w:rsidP="00120A80">
            <w:pPr>
              <w:rPr>
                <w:rFonts w:ascii="Calibri" w:hAnsi="Calibri"/>
                <w:color w:val="000000"/>
                <w:sz w:val="18"/>
                <w:szCs w:val="18"/>
              </w:rPr>
            </w:pPr>
            <w:r w:rsidRPr="002A4574">
              <w:rPr>
                <w:rFonts w:ascii="Calibri" w:hAnsi="Calibri"/>
                <w:color w:val="000000"/>
                <w:sz w:val="18"/>
                <w:szCs w:val="18"/>
              </w:rPr>
              <w:t>–118.35</w:t>
            </w:r>
          </w:p>
        </w:tc>
        <w:tc>
          <w:tcPr>
            <w:tcW w:w="1293" w:type="dxa"/>
            <w:tcBorders>
              <w:top w:val="nil"/>
              <w:left w:val="nil"/>
              <w:right w:val="nil"/>
            </w:tcBorders>
            <w:shd w:val="clear" w:color="auto" w:fill="auto"/>
            <w:noWrap/>
            <w:vAlign w:val="center"/>
            <w:hideMark/>
          </w:tcPr>
          <w:p w14:paraId="0435B555" w14:textId="1F82E151"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5D" w14:textId="77777777" w:rsidTr="00BA6D7A">
        <w:trPr>
          <w:trHeight w:val="240"/>
        </w:trPr>
        <w:tc>
          <w:tcPr>
            <w:tcW w:w="984" w:type="dxa"/>
            <w:tcBorders>
              <w:top w:val="nil"/>
              <w:left w:val="nil"/>
              <w:bottom w:val="nil"/>
              <w:right w:val="nil"/>
            </w:tcBorders>
            <w:shd w:val="clear" w:color="auto" w:fill="auto"/>
            <w:noWrap/>
            <w:vAlign w:val="center"/>
            <w:hideMark/>
          </w:tcPr>
          <w:p w14:paraId="0435B557" w14:textId="6090CE50" w:rsidR="00120A80" w:rsidRDefault="00120A80" w:rsidP="00120A80">
            <w:pPr>
              <w:rPr>
                <w:rFonts w:ascii="Calibri" w:hAnsi="Calibri"/>
                <w:color w:val="000000"/>
                <w:sz w:val="18"/>
                <w:szCs w:val="18"/>
              </w:rPr>
            </w:pPr>
            <w:r w:rsidRPr="002A4574">
              <w:rPr>
                <w:rFonts w:ascii="Calibri" w:hAnsi="Calibri"/>
                <w:color w:val="000000"/>
                <w:sz w:val="18"/>
                <w:szCs w:val="18"/>
              </w:rPr>
              <w:t>724815</w:t>
            </w:r>
          </w:p>
        </w:tc>
        <w:tc>
          <w:tcPr>
            <w:tcW w:w="818" w:type="dxa"/>
            <w:gridSpan w:val="2"/>
            <w:tcBorders>
              <w:top w:val="nil"/>
              <w:left w:val="nil"/>
              <w:bottom w:val="nil"/>
              <w:right w:val="nil"/>
            </w:tcBorders>
            <w:shd w:val="clear" w:color="auto" w:fill="auto"/>
            <w:noWrap/>
            <w:vAlign w:val="center"/>
            <w:hideMark/>
          </w:tcPr>
          <w:p w14:paraId="0435B558" w14:textId="0F6D63D5" w:rsidR="00120A80" w:rsidRDefault="00120A80" w:rsidP="00120A80">
            <w:pPr>
              <w:rPr>
                <w:rFonts w:ascii="Calibri" w:hAnsi="Calibri"/>
                <w:color w:val="000000"/>
                <w:sz w:val="18"/>
                <w:szCs w:val="18"/>
              </w:rPr>
            </w:pPr>
            <w:r w:rsidRPr="002A4574">
              <w:rPr>
                <w:rFonts w:ascii="Calibri" w:hAnsi="Calibri"/>
                <w:color w:val="000000"/>
                <w:sz w:val="18"/>
                <w:szCs w:val="18"/>
              </w:rPr>
              <w:t>0.46</w:t>
            </w:r>
          </w:p>
        </w:tc>
        <w:tc>
          <w:tcPr>
            <w:tcW w:w="4955" w:type="dxa"/>
            <w:gridSpan w:val="3"/>
            <w:tcBorders>
              <w:top w:val="nil"/>
              <w:left w:val="nil"/>
              <w:bottom w:val="nil"/>
              <w:right w:val="nil"/>
            </w:tcBorders>
            <w:shd w:val="clear" w:color="auto" w:fill="auto"/>
            <w:noWrap/>
            <w:vAlign w:val="bottom"/>
            <w:hideMark/>
          </w:tcPr>
          <w:p w14:paraId="0435B559" w14:textId="58EFE047"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Merced/Macready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5A" w14:textId="7CAA593E" w:rsidR="00120A80" w:rsidRDefault="00120A80" w:rsidP="00120A80">
            <w:pPr>
              <w:rPr>
                <w:rFonts w:ascii="Calibri" w:hAnsi="Calibri"/>
                <w:color w:val="000000"/>
                <w:sz w:val="18"/>
                <w:szCs w:val="18"/>
              </w:rPr>
            </w:pPr>
            <w:r w:rsidRPr="002A4574">
              <w:rPr>
                <w:rFonts w:ascii="Calibri" w:hAnsi="Calibri"/>
                <w:color w:val="000000"/>
                <w:sz w:val="18"/>
                <w:szCs w:val="18"/>
              </w:rPr>
              <w:t>37.28</w:t>
            </w:r>
          </w:p>
        </w:tc>
        <w:tc>
          <w:tcPr>
            <w:tcW w:w="1420" w:type="dxa"/>
            <w:gridSpan w:val="2"/>
            <w:tcBorders>
              <w:top w:val="nil"/>
              <w:left w:val="nil"/>
              <w:bottom w:val="nil"/>
              <w:right w:val="nil"/>
            </w:tcBorders>
            <w:shd w:val="clear" w:color="auto" w:fill="auto"/>
            <w:noWrap/>
            <w:vAlign w:val="center"/>
            <w:hideMark/>
          </w:tcPr>
          <w:p w14:paraId="0435B55B" w14:textId="4E592CD1" w:rsidR="00120A80" w:rsidRDefault="00120A80" w:rsidP="00120A80">
            <w:pPr>
              <w:rPr>
                <w:rFonts w:ascii="Calibri" w:hAnsi="Calibri"/>
                <w:color w:val="000000"/>
                <w:sz w:val="18"/>
                <w:szCs w:val="18"/>
              </w:rPr>
            </w:pPr>
            <w:r w:rsidRPr="002A4574">
              <w:rPr>
                <w:rFonts w:ascii="Calibri" w:hAnsi="Calibri"/>
                <w:color w:val="000000"/>
                <w:sz w:val="18"/>
                <w:szCs w:val="18"/>
              </w:rPr>
              <w:t>–120.52</w:t>
            </w:r>
          </w:p>
        </w:tc>
        <w:tc>
          <w:tcPr>
            <w:tcW w:w="1293" w:type="dxa"/>
            <w:tcBorders>
              <w:top w:val="nil"/>
              <w:left w:val="nil"/>
              <w:bottom w:val="nil"/>
              <w:right w:val="nil"/>
            </w:tcBorders>
            <w:shd w:val="clear" w:color="auto" w:fill="auto"/>
            <w:noWrap/>
            <w:vAlign w:val="center"/>
            <w:hideMark/>
          </w:tcPr>
          <w:p w14:paraId="0435B55C" w14:textId="35BE3FE3"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64" w14:textId="77777777" w:rsidTr="00BA6D7A">
        <w:trPr>
          <w:trHeight w:val="240"/>
        </w:trPr>
        <w:tc>
          <w:tcPr>
            <w:tcW w:w="984" w:type="dxa"/>
            <w:tcBorders>
              <w:left w:val="nil"/>
              <w:bottom w:val="nil"/>
              <w:right w:val="nil"/>
            </w:tcBorders>
            <w:shd w:val="clear" w:color="auto" w:fill="auto"/>
            <w:noWrap/>
            <w:vAlign w:val="center"/>
            <w:hideMark/>
          </w:tcPr>
          <w:p w14:paraId="0435B55E" w14:textId="140A6C25" w:rsidR="00120A80" w:rsidRDefault="00120A80" w:rsidP="00120A80">
            <w:pPr>
              <w:rPr>
                <w:rFonts w:ascii="Calibri" w:hAnsi="Calibri"/>
                <w:color w:val="000000"/>
                <w:sz w:val="18"/>
                <w:szCs w:val="18"/>
              </w:rPr>
            </w:pPr>
            <w:r w:rsidRPr="002A4574">
              <w:rPr>
                <w:rFonts w:ascii="Calibri" w:hAnsi="Calibri"/>
                <w:color w:val="000000"/>
                <w:sz w:val="18"/>
                <w:szCs w:val="18"/>
              </w:rPr>
              <w:t>724830</w:t>
            </w:r>
          </w:p>
        </w:tc>
        <w:tc>
          <w:tcPr>
            <w:tcW w:w="818" w:type="dxa"/>
            <w:gridSpan w:val="2"/>
            <w:tcBorders>
              <w:left w:val="nil"/>
              <w:bottom w:val="nil"/>
              <w:right w:val="nil"/>
            </w:tcBorders>
            <w:shd w:val="clear" w:color="auto" w:fill="auto"/>
            <w:noWrap/>
            <w:vAlign w:val="center"/>
            <w:hideMark/>
          </w:tcPr>
          <w:p w14:paraId="0435B55F" w14:textId="2AAF9B5C" w:rsidR="00120A80" w:rsidRDefault="00120A80" w:rsidP="00120A80">
            <w:pPr>
              <w:rPr>
                <w:rFonts w:ascii="Calibri" w:hAnsi="Calibri"/>
                <w:color w:val="000000"/>
                <w:sz w:val="18"/>
                <w:szCs w:val="18"/>
              </w:rPr>
            </w:pPr>
            <w:r w:rsidRPr="002A4574">
              <w:rPr>
                <w:rFonts w:ascii="Calibri" w:hAnsi="Calibri"/>
                <w:color w:val="000000"/>
                <w:sz w:val="18"/>
                <w:szCs w:val="18"/>
              </w:rPr>
              <w:t>0.51</w:t>
            </w:r>
          </w:p>
        </w:tc>
        <w:tc>
          <w:tcPr>
            <w:tcW w:w="4955" w:type="dxa"/>
            <w:gridSpan w:val="3"/>
            <w:tcBorders>
              <w:left w:val="nil"/>
              <w:bottom w:val="nil"/>
              <w:right w:val="nil"/>
            </w:tcBorders>
            <w:shd w:val="clear" w:color="auto" w:fill="auto"/>
            <w:noWrap/>
            <w:vAlign w:val="bottom"/>
            <w:hideMark/>
          </w:tcPr>
          <w:p w14:paraId="0435B560" w14:textId="3462DBBD"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Sacramento Executive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left w:val="nil"/>
              <w:bottom w:val="nil"/>
              <w:right w:val="nil"/>
            </w:tcBorders>
            <w:shd w:val="clear" w:color="auto" w:fill="auto"/>
            <w:noWrap/>
            <w:vAlign w:val="center"/>
            <w:hideMark/>
          </w:tcPr>
          <w:p w14:paraId="0435B561" w14:textId="07CBF837" w:rsidR="00120A80" w:rsidRDefault="00120A80" w:rsidP="00120A80">
            <w:pPr>
              <w:rPr>
                <w:rFonts w:ascii="Calibri" w:hAnsi="Calibri"/>
                <w:color w:val="000000"/>
                <w:sz w:val="18"/>
                <w:szCs w:val="18"/>
              </w:rPr>
            </w:pPr>
            <w:r w:rsidRPr="002A4574">
              <w:rPr>
                <w:rFonts w:ascii="Calibri" w:hAnsi="Calibri"/>
                <w:color w:val="000000"/>
                <w:sz w:val="18"/>
                <w:szCs w:val="18"/>
              </w:rPr>
              <w:t>38.5</w:t>
            </w:r>
            <w:r w:rsidR="00501AA7">
              <w:rPr>
                <w:rFonts w:ascii="Calibri" w:hAnsi="Calibri"/>
                <w:color w:val="000000"/>
                <w:sz w:val="18"/>
                <w:szCs w:val="18"/>
              </w:rPr>
              <w:t>0</w:t>
            </w:r>
          </w:p>
        </w:tc>
        <w:tc>
          <w:tcPr>
            <w:tcW w:w="1420" w:type="dxa"/>
            <w:gridSpan w:val="2"/>
            <w:tcBorders>
              <w:left w:val="nil"/>
              <w:bottom w:val="nil"/>
              <w:right w:val="nil"/>
            </w:tcBorders>
            <w:shd w:val="clear" w:color="auto" w:fill="auto"/>
            <w:noWrap/>
            <w:vAlign w:val="center"/>
            <w:hideMark/>
          </w:tcPr>
          <w:p w14:paraId="0435B562" w14:textId="5C6E88C0" w:rsidR="00120A80" w:rsidRDefault="00120A80" w:rsidP="00120A80">
            <w:pPr>
              <w:rPr>
                <w:rFonts w:ascii="Calibri" w:hAnsi="Calibri"/>
                <w:color w:val="000000"/>
                <w:sz w:val="18"/>
                <w:szCs w:val="18"/>
              </w:rPr>
            </w:pPr>
            <w:r w:rsidRPr="002A4574">
              <w:rPr>
                <w:rFonts w:ascii="Calibri" w:hAnsi="Calibri"/>
                <w:color w:val="000000"/>
                <w:sz w:val="18"/>
                <w:szCs w:val="18"/>
              </w:rPr>
              <w:t>–121.50</w:t>
            </w:r>
          </w:p>
        </w:tc>
        <w:tc>
          <w:tcPr>
            <w:tcW w:w="1293" w:type="dxa"/>
            <w:tcBorders>
              <w:left w:val="nil"/>
              <w:bottom w:val="nil"/>
              <w:right w:val="nil"/>
            </w:tcBorders>
            <w:shd w:val="clear" w:color="auto" w:fill="auto"/>
            <w:noWrap/>
            <w:vAlign w:val="center"/>
            <w:hideMark/>
          </w:tcPr>
          <w:p w14:paraId="0435B563" w14:textId="4BF03ED2"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6B" w14:textId="77777777" w:rsidTr="00BA6D7A">
        <w:trPr>
          <w:trHeight w:val="240"/>
        </w:trPr>
        <w:tc>
          <w:tcPr>
            <w:tcW w:w="984" w:type="dxa"/>
            <w:tcBorders>
              <w:top w:val="nil"/>
              <w:left w:val="nil"/>
              <w:bottom w:val="nil"/>
              <w:right w:val="nil"/>
            </w:tcBorders>
            <w:shd w:val="clear" w:color="auto" w:fill="auto"/>
            <w:noWrap/>
            <w:vAlign w:val="center"/>
            <w:hideMark/>
          </w:tcPr>
          <w:p w14:paraId="0435B565" w14:textId="4E1A3785" w:rsidR="00120A80" w:rsidRDefault="00120A80" w:rsidP="00120A80">
            <w:pPr>
              <w:rPr>
                <w:rFonts w:ascii="Calibri" w:hAnsi="Calibri"/>
                <w:color w:val="000000"/>
                <w:sz w:val="18"/>
                <w:szCs w:val="18"/>
              </w:rPr>
            </w:pPr>
            <w:r w:rsidRPr="002A4574">
              <w:rPr>
                <w:rFonts w:ascii="Calibri" w:hAnsi="Calibri"/>
                <w:color w:val="000000"/>
                <w:sz w:val="18"/>
                <w:szCs w:val="18"/>
              </w:rPr>
              <w:t>724837</w:t>
            </w:r>
          </w:p>
        </w:tc>
        <w:tc>
          <w:tcPr>
            <w:tcW w:w="818" w:type="dxa"/>
            <w:gridSpan w:val="2"/>
            <w:tcBorders>
              <w:top w:val="nil"/>
              <w:left w:val="nil"/>
              <w:bottom w:val="nil"/>
              <w:right w:val="nil"/>
            </w:tcBorders>
            <w:shd w:val="clear" w:color="auto" w:fill="auto"/>
            <w:noWrap/>
            <w:vAlign w:val="center"/>
            <w:hideMark/>
          </w:tcPr>
          <w:p w14:paraId="0435B566" w14:textId="0D0642BD" w:rsidR="00120A80" w:rsidRDefault="00120A80" w:rsidP="00120A80">
            <w:pPr>
              <w:rPr>
                <w:rFonts w:ascii="Calibri" w:hAnsi="Calibri"/>
                <w:color w:val="000000"/>
                <w:sz w:val="18"/>
                <w:szCs w:val="18"/>
              </w:rPr>
            </w:pPr>
            <w:r w:rsidRPr="002A4574">
              <w:rPr>
                <w:rFonts w:ascii="Calibri" w:hAnsi="Calibri"/>
                <w:color w:val="000000"/>
                <w:sz w:val="18"/>
                <w:szCs w:val="18"/>
              </w:rPr>
              <w:t>0.45</w:t>
            </w:r>
          </w:p>
        </w:tc>
        <w:tc>
          <w:tcPr>
            <w:tcW w:w="4955" w:type="dxa"/>
            <w:gridSpan w:val="3"/>
            <w:tcBorders>
              <w:top w:val="nil"/>
              <w:left w:val="nil"/>
              <w:bottom w:val="nil"/>
              <w:right w:val="nil"/>
            </w:tcBorders>
            <w:shd w:val="clear" w:color="auto" w:fill="auto"/>
            <w:noWrap/>
            <w:vAlign w:val="bottom"/>
            <w:hideMark/>
          </w:tcPr>
          <w:p w14:paraId="0435B567" w14:textId="24C0A490"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Beale AFB </w:t>
            </w:r>
          </w:p>
        </w:tc>
        <w:tc>
          <w:tcPr>
            <w:tcW w:w="1451" w:type="dxa"/>
            <w:gridSpan w:val="2"/>
            <w:tcBorders>
              <w:top w:val="nil"/>
              <w:left w:val="nil"/>
              <w:bottom w:val="nil"/>
              <w:right w:val="nil"/>
            </w:tcBorders>
            <w:shd w:val="clear" w:color="auto" w:fill="auto"/>
            <w:noWrap/>
            <w:vAlign w:val="center"/>
            <w:hideMark/>
          </w:tcPr>
          <w:p w14:paraId="0435B568" w14:textId="01C7B4A8" w:rsidR="00120A80" w:rsidRDefault="00120A80" w:rsidP="00120A80">
            <w:pPr>
              <w:rPr>
                <w:rFonts w:ascii="Calibri" w:hAnsi="Calibri"/>
                <w:color w:val="000000"/>
                <w:sz w:val="18"/>
                <w:szCs w:val="18"/>
              </w:rPr>
            </w:pPr>
            <w:r w:rsidRPr="002A4574">
              <w:rPr>
                <w:rFonts w:ascii="Calibri" w:hAnsi="Calibri"/>
                <w:color w:val="000000"/>
                <w:sz w:val="18"/>
                <w:szCs w:val="18"/>
              </w:rPr>
              <w:t>39.13</w:t>
            </w:r>
          </w:p>
        </w:tc>
        <w:tc>
          <w:tcPr>
            <w:tcW w:w="1420" w:type="dxa"/>
            <w:gridSpan w:val="2"/>
            <w:tcBorders>
              <w:top w:val="nil"/>
              <w:left w:val="nil"/>
              <w:bottom w:val="nil"/>
              <w:right w:val="nil"/>
            </w:tcBorders>
            <w:shd w:val="clear" w:color="auto" w:fill="auto"/>
            <w:noWrap/>
            <w:vAlign w:val="center"/>
            <w:hideMark/>
          </w:tcPr>
          <w:p w14:paraId="0435B569" w14:textId="388E0401" w:rsidR="00120A80" w:rsidRDefault="00120A80" w:rsidP="00120A80">
            <w:pPr>
              <w:rPr>
                <w:rFonts w:ascii="Calibri" w:hAnsi="Calibri"/>
                <w:color w:val="000000"/>
                <w:sz w:val="18"/>
                <w:szCs w:val="18"/>
              </w:rPr>
            </w:pPr>
            <w:r w:rsidRPr="002A4574">
              <w:rPr>
                <w:rFonts w:ascii="Calibri" w:hAnsi="Calibri"/>
                <w:color w:val="000000"/>
                <w:sz w:val="18"/>
                <w:szCs w:val="18"/>
              </w:rPr>
              <w:t>–121.43</w:t>
            </w:r>
          </w:p>
        </w:tc>
        <w:tc>
          <w:tcPr>
            <w:tcW w:w="1293" w:type="dxa"/>
            <w:tcBorders>
              <w:top w:val="nil"/>
              <w:left w:val="nil"/>
              <w:bottom w:val="nil"/>
              <w:right w:val="nil"/>
            </w:tcBorders>
            <w:shd w:val="clear" w:color="auto" w:fill="auto"/>
            <w:noWrap/>
            <w:vAlign w:val="center"/>
            <w:hideMark/>
          </w:tcPr>
          <w:p w14:paraId="0435B56A" w14:textId="1A371593"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72" w14:textId="77777777" w:rsidTr="00BA6D7A">
        <w:trPr>
          <w:trHeight w:val="240"/>
        </w:trPr>
        <w:tc>
          <w:tcPr>
            <w:tcW w:w="984" w:type="dxa"/>
            <w:tcBorders>
              <w:top w:val="nil"/>
              <w:left w:val="nil"/>
              <w:bottom w:val="nil"/>
              <w:right w:val="nil"/>
            </w:tcBorders>
            <w:shd w:val="clear" w:color="auto" w:fill="auto"/>
            <w:noWrap/>
            <w:vAlign w:val="center"/>
            <w:hideMark/>
          </w:tcPr>
          <w:p w14:paraId="0435B56C" w14:textId="0856C1DB" w:rsidR="00120A80" w:rsidRDefault="00120A80" w:rsidP="00120A80">
            <w:pPr>
              <w:rPr>
                <w:rFonts w:ascii="Calibri" w:hAnsi="Calibri"/>
                <w:color w:val="000000"/>
                <w:sz w:val="18"/>
                <w:szCs w:val="18"/>
              </w:rPr>
            </w:pPr>
            <w:r w:rsidRPr="002A4574">
              <w:rPr>
                <w:rFonts w:ascii="Calibri" w:hAnsi="Calibri"/>
                <w:color w:val="000000"/>
                <w:sz w:val="18"/>
                <w:szCs w:val="18"/>
              </w:rPr>
              <w:t>724838</w:t>
            </w:r>
          </w:p>
        </w:tc>
        <w:tc>
          <w:tcPr>
            <w:tcW w:w="818" w:type="dxa"/>
            <w:gridSpan w:val="2"/>
            <w:tcBorders>
              <w:top w:val="nil"/>
              <w:left w:val="nil"/>
              <w:bottom w:val="nil"/>
              <w:right w:val="nil"/>
            </w:tcBorders>
            <w:shd w:val="clear" w:color="auto" w:fill="auto"/>
            <w:noWrap/>
            <w:vAlign w:val="center"/>
            <w:hideMark/>
          </w:tcPr>
          <w:p w14:paraId="0435B56D" w14:textId="1414080E" w:rsidR="00120A80" w:rsidRDefault="00120A80" w:rsidP="00120A80">
            <w:pPr>
              <w:rPr>
                <w:rFonts w:ascii="Calibri" w:hAnsi="Calibri"/>
                <w:color w:val="000000"/>
                <w:sz w:val="18"/>
                <w:szCs w:val="18"/>
              </w:rPr>
            </w:pPr>
            <w:r w:rsidRPr="002A4574">
              <w:rPr>
                <w:rFonts w:ascii="Calibri" w:hAnsi="Calibri"/>
                <w:color w:val="000000"/>
                <w:sz w:val="18"/>
                <w:szCs w:val="18"/>
              </w:rPr>
              <w:t>0.5</w:t>
            </w:r>
            <w:r w:rsidR="00501AA7">
              <w:rPr>
                <w:rFonts w:ascii="Calibri" w:hAnsi="Calibri"/>
                <w:color w:val="000000"/>
                <w:sz w:val="18"/>
                <w:szCs w:val="18"/>
              </w:rPr>
              <w:t>0</w:t>
            </w:r>
          </w:p>
        </w:tc>
        <w:tc>
          <w:tcPr>
            <w:tcW w:w="4955" w:type="dxa"/>
            <w:gridSpan w:val="3"/>
            <w:tcBorders>
              <w:top w:val="nil"/>
              <w:left w:val="nil"/>
              <w:bottom w:val="nil"/>
              <w:right w:val="nil"/>
            </w:tcBorders>
            <w:shd w:val="clear" w:color="auto" w:fill="auto"/>
            <w:noWrap/>
            <w:vAlign w:val="bottom"/>
            <w:hideMark/>
          </w:tcPr>
          <w:p w14:paraId="0435B56E" w14:textId="37F62C23"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Yuba Co </w:t>
            </w:r>
          </w:p>
        </w:tc>
        <w:tc>
          <w:tcPr>
            <w:tcW w:w="1451" w:type="dxa"/>
            <w:gridSpan w:val="2"/>
            <w:tcBorders>
              <w:top w:val="nil"/>
              <w:left w:val="nil"/>
              <w:bottom w:val="nil"/>
              <w:right w:val="nil"/>
            </w:tcBorders>
            <w:shd w:val="clear" w:color="auto" w:fill="auto"/>
            <w:noWrap/>
            <w:vAlign w:val="center"/>
            <w:hideMark/>
          </w:tcPr>
          <w:p w14:paraId="0435B56F" w14:textId="4A997836" w:rsidR="00120A80" w:rsidRDefault="00120A80" w:rsidP="00120A80">
            <w:pPr>
              <w:rPr>
                <w:rFonts w:ascii="Calibri" w:hAnsi="Calibri"/>
                <w:color w:val="000000"/>
                <w:sz w:val="18"/>
                <w:szCs w:val="18"/>
              </w:rPr>
            </w:pPr>
            <w:r w:rsidRPr="002A4574">
              <w:rPr>
                <w:rFonts w:ascii="Calibri" w:hAnsi="Calibri"/>
                <w:color w:val="000000"/>
                <w:sz w:val="18"/>
                <w:szCs w:val="18"/>
              </w:rPr>
              <w:t>39.1</w:t>
            </w:r>
            <w:r w:rsidR="00501AA7">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70" w14:textId="1E505AB5" w:rsidR="00120A80" w:rsidRDefault="00120A80" w:rsidP="00120A80">
            <w:pPr>
              <w:rPr>
                <w:rFonts w:ascii="Calibri" w:hAnsi="Calibri"/>
                <w:color w:val="000000"/>
                <w:sz w:val="18"/>
                <w:szCs w:val="18"/>
              </w:rPr>
            </w:pPr>
            <w:r w:rsidRPr="002A4574">
              <w:rPr>
                <w:rFonts w:ascii="Calibri" w:hAnsi="Calibri"/>
                <w:color w:val="000000"/>
                <w:sz w:val="18"/>
                <w:szCs w:val="18"/>
              </w:rPr>
              <w:t>–121.57</w:t>
            </w:r>
          </w:p>
        </w:tc>
        <w:tc>
          <w:tcPr>
            <w:tcW w:w="1293" w:type="dxa"/>
            <w:tcBorders>
              <w:top w:val="nil"/>
              <w:left w:val="nil"/>
              <w:bottom w:val="nil"/>
              <w:right w:val="nil"/>
            </w:tcBorders>
            <w:shd w:val="clear" w:color="auto" w:fill="auto"/>
            <w:noWrap/>
            <w:vAlign w:val="center"/>
            <w:hideMark/>
          </w:tcPr>
          <w:p w14:paraId="0435B571" w14:textId="29DA9DEA"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79" w14:textId="77777777" w:rsidTr="00BA6D7A">
        <w:trPr>
          <w:trHeight w:val="240"/>
        </w:trPr>
        <w:tc>
          <w:tcPr>
            <w:tcW w:w="984" w:type="dxa"/>
            <w:tcBorders>
              <w:top w:val="nil"/>
              <w:left w:val="nil"/>
              <w:bottom w:val="nil"/>
              <w:right w:val="nil"/>
            </w:tcBorders>
            <w:shd w:val="clear" w:color="auto" w:fill="auto"/>
            <w:noWrap/>
            <w:vAlign w:val="center"/>
            <w:hideMark/>
          </w:tcPr>
          <w:p w14:paraId="0435B573" w14:textId="7B6739F4" w:rsidR="00120A80" w:rsidRDefault="00120A80" w:rsidP="00120A80">
            <w:pPr>
              <w:rPr>
                <w:rFonts w:ascii="Calibri" w:hAnsi="Calibri"/>
                <w:color w:val="000000"/>
                <w:sz w:val="18"/>
                <w:szCs w:val="18"/>
              </w:rPr>
            </w:pPr>
            <w:r w:rsidRPr="002A4574">
              <w:rPr>
                <w:rFonts w:ascii="Calibri" w:hAnsi="Calibri"/>
                <w:color w:val="000000"/>
                <w:sz w:val="18"/>
                <w:szCs w:val="18"/>
              </w:rPr>
              <w:t>724839</w:t>
            </w:r>
          </w:p>
        </w:tc>
        <w:tc>
          <w:tcPr>
            <w:tcW w:w="818" w:type="dxa"/>
            <w:gridSpan w:val="2"/>
            <w:tcBorders>
              <w:top w:val="nil"/>
              <w:left w:val="nil"/>
              <w:bottom w:val="nil"/>
              <w:right w:val="nil"/>
            </w:tcBorders>
            <w:shd w:val="clear" w:color="auto" w:fill="auto"/>
            <w:noWrap/>
            <w:vAlign w:val="center"/>
            <w:hideMark/>
          </w:tcPr>
          <w:p w14:paraId="0435B574" w14:textId="75819A4D" w:rsidR="00120A80" w:rsidRDefault="00120A80" w:rsidP="00120A80">
            <w:pPr>
              <w:rPr>
                <w:rFonts w:ascii="Calibri" w:hAnsi="Calibri"/>
                <w:color w:val="000000"/>
                <w:sz w:val="18"/>
                <w:szCs w:val="18"/>
              </w:rPr>
            </w:pPr>
            <w:r w:rsidRPr="002A4574">
              <w:rPr>
                <w:rFonts w:ascii="Calibri" w:hAnsi="Calibri"/>
                <w:color w:val="000000"/>
                <w:sz w:val="18"/>
                <w:szCs w:val="18"/>
              </w:rPr>
              <w:t>0.51</w:t>
            </w:r>
          </w:p>
        </w:tc>
        <w:tc>
          <w:tcPr>
            <w:tcW w:w="4955" w:type="dxa"/>
            <w:gridSpan w:val="3"/>
            <w:tcBorders>
              <w:top w:val="nil"/>
              <w:left w:val="nil"/>
              <w:bottom w:val="nil"/>
              <w:right w:val="nil"/>
            </w:tcBorders>
            <w:shd w:val="clear" w:color="auto" w:fill="auto"/>
            <w:noWrap/>
            <w:vAlign w:val="bottom"/>
            <w:hideMark/>
          </w:tcPr>
          <w:p w14:paraId="0435B575" w14:textId="6EFBFB5F"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Sacramento Metropolitan AP </w:t>
            </w:r>
          </w:p>
        </w:tc>
        <w:tc>
          <w:tcPr>
            <w:tcW w:w="1451" w:type="dxa"/>
            <w:gridSpan w:val="2"/>
            <w:tcBorders>
              <w:top w:val="nil"/>
              <w:left w:val="nil"/>
              <w:bottom w:val="nil"/>
              <w:right w:val="nil"/>
            </w:tcBorders>
            <w:shd w:val="clear" w:color="auto" w:fill="auto"/>
            <w:noWrap/>
            <w:vAlign w:val="center"/>
            <w:hideMark/>
          </w:tcPr>
          <w:p w14:paraId="0435B576" w14:textId="73A0BEB3" w:rsidR="00120A80" w:rsidRDefault="00120A80" w:rsidP="00120A80">
            <w:pPr>
              <w:rPr>
                <w:rFonts w:ascii="Calibri" w:hAnsi="Calibri"/>
                <w:color w:val="000000"/>
                <w:sz w:val="18"/>
                <w:szCs w:val="18"/>
              </w:rPr>
            </w:pPr>
            <w:r w:rsidRPr="002A4574">
              <w:rPr>
                <w:rFonts w:ascii="Calibri" w:hAnsi="Calibri"/>
                <w:color w:val="000000"/>
                <w:sz w:val="18"/>
                <w:szCs w:val="18"/>
              </w:rPr>
              <w:t>38.7</w:t>
            </w:r>
            <w:r w:rsidR="00501AA7">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77" w14:textId="5F771920" w:rsidR="00120A80" w:rsidRDefault="00120A80" w:rsidP="00120A80">
            <w:pPr>
              <w:rPr>
                <w:rFonts w:ascii="Calibri" w:hAnsi="Calibri"/>
                <w:color w:val="000000"/>
                <w:sz w:val="18"/>
                <w:szCs w:val="18"/>
              </w:rPr>
            </w:pPr>
            <w:r w:rsidRPr="002A4574">
              <w:rPr>
                <w:rFonts w:ascii="Calibri" w:hAnsi="Calibri"/>
                <w:color w:val="000000"/>
                <w:sz w:val="18"/>
                <w:szCs w:val="18"/>
              </w:rPr>
              <w:t>–121.58</w:t>
            </w:r>
          </w:p>
        </w:tc>
        <w:tc>
          <w:tcPr>
            <w:tcW w:w="1293" w:type="dxa"/>
            <w:tcBorders>
              <w:top w:val="nil"/>
              <w:left w:val="nil"/>
              <w:bottom w:val="nil"/>
              <w:right w:val="nil"/>
            </w:tcBorders>
            <w:shd w:val="clear" w:color="auto" w:fill="auto"/>
            <w:noWrap/>
            <w:vAlign w:val="center"/>
            <w:hideMark/>
          </w:tcPr>
          <w:p w14:paraId="0435B578" w14:textId="1CA9031B"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80" w14:textId="77777777" w:rsidTr="00BA6D7A">
        <w:trPr>
          <w:trHeight w:val="240"/>
        </w:trPr>
        <w:tc>
          <w:tcPr>
            <w:tcW w:w="984" w:type="dxa"/>
            <w:tcBorders>
              <w:top w:val="nil"/>
              <w:left w:val="nil"/>
              <w:bottom w:val="nil"/>
              <w:right w:val="nil"/>
            </w:tcBorders>
            <w:shd w:val="clear" w:color="auto" w:fill="auto"/>
            <w:noWrap/>
            <w:vAlign w:val="center"/>
            <w:hideMark/>
          </w:tcPr>
          <w:p w14:paraId="0435B57A" w14:textId="7331EC04" w:rsidR="00120A80" w:rsidRDefault="00120A80" w:rsidP="00120A80">
            <w:pPr>
              <w:rPr>
                <w:rFonts w:ascii="Calibri" w:hAnsi="Calibri"/>
                <w:color w:val="000000"/>
                <w:sz w:val="18"/>
                <w:szCs w:val="18"/>
              </w:rPr>
            </w:pPr>
            <w:r w:rsidRPr="002A4574">
              <w:rPr>
                <w:rFonts w:ascii="Calibri" w:hAnsi="Calibri"/>
                <w:color w:val="000000"/>
                <w:sz w:val="18"/>
                <w:szCs w:val="18"/>
              </w:rPr>
              <w:t>724915</w:t>
            </w:r>
          </w:p>
        </w:tc>
        <w:tc>
          <w:tcPr>
            <w:tcW w:w="818" w:type="dxa"/>
            <w:gridSpan w:val="2"/>
            <w:tcBorders>
              <w:top w:val="nil"/>
              <w:left w:val="nil"/>
              <w:bottom w:val="nil"/>
              <w:right w:val="nil"/>
            </w:tcBorders>
            <w:shd w:val="clear" w:color="auto" w:fill="auto"/>
            <w:noWrap/>
            <w:vAlign w:val="center"/>
            <w:hideMark/>
          </w:tcPr>
          <w:p w14:paraId="0435B57B" w14:textId="50CE52BB" w:rsidR="00120A80" w:rsidRDefault="00120A80" w:rsidP="00120A80">
            <w:pPr>
              <w:rPr>
                <w:rFonts w:ascii="Calibri" w:hAnsi="Calibri"/>
                <w:color w:val="000000"/>
                <w:sz w:val="18"/>
                <w:szCs w:val="18"/>
              </w:rPr>
            </w:pPr>
            <w:r w:rsidRPr="002A4574">
              <w:rPr>
                <w:rFonts w:ascii="Calibri" w:hAnsi="Calibri"/>
                <w:color w:val="000000"/>
                <w:sz w:val="18"/>
                <w:szCs w:val="18"/>
              </w:rPr>
              <w:t>0.49</w:t>
            </w:r>
          </w:p>
        </w:tc>
        <w:tc>
          <w:tcPr>
            <w:tcW w:w="4955" w:type="dxa"/>
            <w:gridSpan w:val="3"/>
            <w:tcBorders>
              <w:top w:val="nil"/>
              <w:left w:val="nil"/>
              <w:bottom w:val="nil"/>
              <w:right w:val="nil"/>
            </w:tcBorders>
            <w:shd w:val="clear" w:color="auto" w:fill="auto"/>
            <w:noWrap/>
            <w:vAlign w:val="bottom"/>
            <w:hideMark/>
          </w:tcPr>
          <w:p w14:paraId="0435B57C" w14:textId="7F7D21E1"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Monterey </w:t>
            </w:r>
            <w:proofErr w:type="spellStart"/>
            <w:r w:rsidRPr="002A4574">
              <w:rPr>
                <w:rFonts w:ascii="Calibri" w:hAnsi="Calibri"/>
                <w:color w:val="000000"/>
                <w:sz w:val="18"/>
                <w:szCs w:val="18"/>
              </w:rPr>
              <w:t>Naf</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7D" w14:textId="7196C084" w:rsidR="00120A80" w:rsidRDefault="00120A80" w:rsidP="00120A80">
            <w:pPr>
              <w:rPr>
                <w:rFonts w:ascii="Calibri" w:hAnsi="Calibri"/>
                <w:color w:val="000000"/>
                <w:sz w:val="18"/>
                <w:szCs w:val="18"/>
              </w:rPr>
            </w:pPr>
            <w:r w:rsidRPr="002A4574">
              <w:rPr>
                <w:rFonts w:ascii="Calibri" w:hAnsi="Calibri"/>
                <w:color w:val="000000"/>
                <w:sz w:val="18"/>
                <w:szCs w:val="18"/>
              </w:rPr>
              <w:t>36.6</w:t>
            </w:r>
            <w:r w:rsidR="00501AA7">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7E" w14:textId="6F825C4A" w:rsidR="00120A80" w:rsidRDefault="00120A80" w:rsidP="00120A80">
            <w:pPr>
              <w:rPr>
                <w:rFonts w:ascii="Calibri" w:hAnsi="Calibri"/>
                <w:color w:val="000000"/>
                <w:sz w:val="18"/>
                <w:szCs w:val="18"/>
              </w:rPr>
            </w:pPr>
            <w:r w:rsidRPr="002A4574">
              <w:rPr>
                <w:rFonts w:ascii="Calibri" w:hAnsi="Calibri"/>
                <w:color w:val="000000"/>
                <w:sz w:val="18"/>
                <w:szCs w:val="18"/>
              </w:rPr>
              <w:t>–121.87</w:t>
            </w:r>
          </w:p>
        </w:tc>
        <w:tc>
          <w:tcPr>
            <w:tcW w:w="1293" w:type="dxa"/>
            <w:tcBorders>
              <w:top w:val="nil"/>
              <w:left w:val="nil"/>
              <w:bottom w:val="nil"/>
              <w:right w:val="nil"/>
            </w:tcBorders>
            <w:shd w:val="clear" w:color="auto" w:fill="auto"/>
            <w:noWrap/>
            <w:vAlign w:val="center"/>
            <w:hideMark/>
          </w:tcPr>
          <w:p w14:paraId="0435B57F" w14:textId="75C8916E"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37427275" w14:textId="77777777" w:rsidTr="00BA6D7A">
        <w:trPr>
          <w:trHeight w:val="240"/>
        </w:trPr>
        <w:tc>
          <w:tcPr>
            <w:tcW w:w="984" w:type="dxa"/>
            <w:tcBorders>
              <w:top w:val="nil"/>
              <w:left w:val="nil"/>
              <w:bottom w:val="nil"/>
              <w:right w:val="nil"/>
            </w:tcBorders>
            <w:shd w:val="clear" w:color="auto" w:fill="auto"/>
            <w:noWrap/>
            <w:vAlign w:val="center"/>
          </w:tcPr>
          <w:p w14:paraId="21423AEA" w14:textId="7BF01AFC" w:rsidR="00501AA7" w:rsidRPr="002A4574" w:rsidRDefault="00501AA7" w:rsidP="00501AA7">
            <w:pPr>
              <w:rPr>
                <w:rFonts w:ascii="Calibri" w:hAnsi="Calibri"/>
                <w:color w:val="000000"/>
                <w:sz w:val="18"/>
                <w:szCs w:val="18"/>
              </w:rPr>
            </w:pPr>
            <w:r>
              <w:rPr>
                <w:rFonts w:ascii="Calibri" w:hAnsi="Calibri"/>
                <w:color w:val="000000"/>
                <w:sz w:val="18"/>
                <w:szCs w:val="18"/>
              </w:rPr>
              <w:t>724917</w:t>
            </w:r>
          </w:p>
        </w:tc>
        <w:tc>
          <w:tcPr>
            <w:tcW w:w="818" w:type="dxa"/>
            <w:gridSpan w:val="2"/>
            <w:tcBorders>
              <w:top w:val="nil"/>
              <w:left w:val="nil"/>
              <w:bottom w:val="nil"/>
              <w:right w:val="nil"/>
            </w:tcBorders>
            <w:shd w:val="clear" w:color="auto" w:fill="auto"/>
            <w:noWrap/>
            <w:vAlign w:val="center"/>
          </w:tcPr>
          <w:p w14:paraId="04DAE2C7" w14:textId="45483513" w:rsidR="00501AA7" w:rsidRPr="002A4574" w:rsidRDefault="00501AA7" w:rsidP="00501AA7">
            <w:pPr>
              <w:rPr>
                <w:rFonts w:ascii="Calibri" w:hAnsi="Calibri"/>
                <w:color w:val="000000"/>
                <w:sz w:val="18"/>
                <w:szCs w:val="18"/>
              </w:rPr>
            </w:pPr>
            <w:r>
              <w:rPr>
                <w:rFonts w:ascii="Calibri" w:hAnsi="Calibri"/>
                <w:color w:val="000000"/>
                <w:sz w:val="18"/>
                <w:szCs w:val="18"/>
              </w:rPr>
              <w:t>0.54</w:t>
            </w:r>
          </w:p>
        </w:tc>
        <w:tc>
          <w:tcPr>
            <w:tcW w:w="4955" w:type="dxa"/>
            <w:gridSpan w:val="3"/>
            <w:tcBorders>
              <w:top w:val="nil"/>
              <w:left w:val="nil"/>
              <w:bottom w:val="nil"/>
              <w:right w:val="nil"/>
            </w:tcBorders>
            <w:shd w:val="clear" w:color="auto" w:fill="auto"/>
            <w:noWrap/>
            <w:vAlign w:val="bottom"/>
          </w:tcPr>
          <w:p w14:paraId="5C3A8F82" w14:textId="7E28F9BB" w:rsidR="00501AA7" w:rsidRPr="002A4574" w:rsidRDefault="00501AA7" w:rsidP="00501AA7">
            <w:pPr>
              <w:rPr>
                <w:rFonts w:ascii="Calibri" w:hAnsi="Calibri"/>
                <w:color w:val="000000"/>
                <w:sz w:val="18"/>
                <w:szCs w:val="18"/>
              </w:rPr>
            </w:pPr>
            <w:r>
              <w:rPr>
                <w:rFonts w:ascii="Calibri" w:hAnsi="Calibri"/>
                <w:color w:val="000000"/>
                <w:sz w:val="18"/>
                <w:szCs w:val="18"/>
              </w:rPr>
              <w:t>Salinas Municipal AP</w:t>
            </w:r>
          </w:p>
        </w:tc>
        <w:tc>
          <w:tcPr>
            <w:tcW w:w="1451" w:type="dxa"/>
            <w:gridSpan w:val="2"/>
            <w:tcBorders>
              <w:top w:val="nil"/>
              <w:left w:val="nil"/>
              <w:bottom w:val="nil"/>
              <w:right w:val="nil"/>
            </w:tcBorders>
            <w:shd w:val="clear" w:color="auto" w:fill="auto"/>
            <w:noWrap/>
            <w:vAlign w:val="center"/>
          </w:tcPr>
          <w:p w14:paraId="4DA0564D" w14:textId="0501875A" w:rsidR="00501AA7" w:rsidRPr="002A4574" w:rsidRDefault="00501AA7" w:rsidP="00501AA7">
            <w:pPr>
              <w:rPr>
                <w:rFonts w:ascii="Calibri" w:hAnsi="Calibri"/>
                <w:color w:val="000000"/>
                <w:sz w:val="18"/>
                <w:szCs w:val="18"/>
              </w:rPr>
            </w:pPr>
            <w:r>
              <w:rPr>
                <w:rFonts w:ascii="Calibri" w:hAnsi="Calibri"/>
                <w:color w:val="000000"/>
                <w:sz w:val="18"/>
                <w:szCs w:val="18"/>
              </w:rPr>
              <w:t>36.67</w:t>
            </w:r>
          </w:p>
        </w:tc>
        <w:tc>
          <w:tcPr>
            <w:tcW w:w="1420" w:type="dxa"/>
            <w:gridSpan w:val="2"/>
            <w:tcBorders>
              <w:top w:val="nil"/>
              <w:left w:val="nil"/>
              <w:bottom w:val="nil"/>
              <w:right w:val="nil"/>
            </w:tcBorders>
            <w:shd w:val="clear" w:color="auto" w:fill="auto"/>
            <w:noWrap/>
            <w:vAlign w:val="center"/>
          </w:tcPr>
          <w:p w14:paraId="1B1BAD47" w14:textId="26B24A75" w:rsidR="00501AA7" w:rsidRPr="002A4574" w:rsidRDefault="00501AA7" w:rsidP="00501AA7">
            <w:pPr>
              <w:rPr>
                <w:rFonts w:ascii="Calibri" w:hAnsi="Calibri"/>
                <w:color w:val="000000"/>
                <w:sz w:val="18"/>
                <w:szCs w:val="18"/>
              </w:rPr>
            </w:pPr>
            <w:r>
              <w:rPr>
                <w:rFonts w:ascii="Calibri" w:hAnsi="Calibri"/>
                <w:color w:val="000000"/>
                <w:sz w:val="18"/>
                <w:szCs w:val="18"/>
              </w:rPr>
              <w:t>-121.60</w:t>
            </w:r>
          </w:p>
        </w:tc>
        <w:tc>
          <w:tcPr>
            <w:tcW w:w="1293" w:type="dxa"/>
            <w:tcBorders>
              <w:top w:val="nil"/>
              <w:left w:val="nil"/>
              <w:bottom w:val="nil"/>
              <w:right w:val="nil"/>
            </w:tcBorders>
            <w:shd w:val="clear" w:color="auto" w:fill="auto"/>
            <w:noWrap/>
            <w:vAlign w:val="center"/>
          </w:tcPr>
          <w:p w14:paraId="0FD34673" w14:textId="20DF3E47"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282B28AA" w14:textId="77777777" w:rsidTr="00BA6D7A">
        <w:trPr>
          <w:trHeight w:val="240"/>
        </w:trPr>
        <w:tc>
          <w:tcPr>
            <w:tcW w:w="984" w:type="dxa"/>
            <w:tcBorders>
              <w:top w:val="nil"/>
              <w:left w:val="nil"/>
              <w:bottom w:val="nil"/>
              <w:right w:val="nil"/>
            </w:tcBorders>
            <w:shd w:val="clear" w:color="auto" w:fill="auto"/>
            <w:noWrap/>
            <w:vAlign w:val="center"/>
          </w:tcPr>
          <w:p w14:paraId="6890543F" w14:textId="2F64E01E" w:rsidR="00501AA7" w:rsidRPr="002A4574" w:rsidRDefault="00501AA7" w:rsidP="00501AA7">
            <w:pPr>
              <w:rPr>
                <w:rFonts w:ascii="Calibri" w:hAnsi="Calibri"/>
                <w:color w:val="000000"/>
                <w:sz w:val="18"/>
                <w:szCs w:val="18"/>
              </w:rPr>
            </w:pPr>
            <w:r>
              <w:rPr>
                <w:rFonts w:ascii="Calibri" w:hAnsi="Calibri"/>
                <w:color w:val="000000"/>
                <w:sz w:val="18"/>
                <w:szCs w:val="18"/>
              </w:rPr>
              <w:t>724920</w:t>
            </w:r>
          </w:p>
        </w:tc>
        <w:tc>
          <w:tcPr>
            <w:tcW w:w="818" w:type="dxa"/>
            <w:gridSpan w:val="2"/>
            <w:tcBorders>
              <w:top w:val="nil"/>
              <w:left w:val="nil"/>
              <w:bottom w:val="nil"/>
              <w:right w:val="nil"/>
            </w:tcBorders>
            <w:shd w:val="clear" w:color="auto" w:fill="auto"/>
            <w:noWrap/>
            <w:vAlign w:val="center"/>
          </w:tcPr>
          <w:p w14:paraId="03FCDBC4" w14:textId="4BF6ACD3" w:rsidR="00501AA7" w:rsidRPr="002A4574" w:rsidRDefault="00501AA7" w:rsidP="00501AA7">
            <w:pPr>
              <w:rPr>
                <w:rFonts w:ascii="Calibri" w:hAnsi="Calibri"/>
                <w:color w:val="000000"/>
                <w:sz w:val="18"/>
                <w:szCs w:val="18"/>
              </w:rPr>
            </w:pPr>
            <w:r>
              <w:rPr>
                <w:rFonts w:ascii="Calibri" w:hAnsi="Calibri"/>
                <w:color w:val="000000"/>
                <w:sz w:val="18"/>
                <w:szCs w:val="18"/>
              </w:rPr>
              <w:t>0.50</w:t>
            </w:r>
          </w:p>
        </w:tc>
        <w:tc>
          <w:tcPr>
            <w:tcW w:w="4955" w:type="dxa"/>
            <w:gridSpan w:val="3"/>
            <w:tcBorders>
              <w:top w:val="nil"/>
              <w:left w:val="nil"/>
              <w:bottom w:val="nil"/>
              <w:right w:val="nil"/>
            </w:tcBorders>
            <w:shd w:val="clear" w:color="auto" w:fill="auto"/>
            <w:noWrap/>
            <w:vAlign w:val="bottom"/>
          </w:tcPr>
          <w:p w14:paraId="1687B0BE" w14:textId="5150F0E5" w:rsidR="00501AA7" w:rsidRPr="002A4574" w:rsidRDefault="00501AA7" w:rsidP="00501AA7">
            <w:pPr>
              <w:rPr>
                <w:rFonts w:ascii="Calibri" w:hAnsi="Calibri"/>
                <w:color w:val="000000"/>
                <w:sz w:val="18"/>
                <w:szCs w:val="18"/>
              </w:rPr>
            </w:pPr>
            <w:r>
              <w:rPr>
                <w:rFonts w:ascii="Calibri" w:hAnsi="Calibri"/>
                <w:color w:val="000000"/>
                <w:sz w:val="18"/>
                <w:szCs w:val="18"/>
              </w:rPr>
              <w:t xml:space="preserve">Stockton Metropolitan </w:t>
            </w:r>
            <w:proofErr w:type="spellStart"/>
            <w:r>
              <w:rPr>
                <w:rFonts w:ascii="Calibri" w:hAnsi="Calibri"/>
                <w:color w:val="000000"/>
                <w:sz w:val="18"/>
                <w:szCs w:val="18"/>
              </w:rPr>
              <w:t>Arpt</w:t>
            </w:r>
            <w:proofErr w:type="spellEnd"/>
            <w:r>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tcPr>
          <w:p w14:paraId="6E9427E3" w14:textId="29365DA8" w:rsidR="00501AA7" w:rsidRPr="002A4574" w:rsidRDefault="00501AA7" w:rsidP="00501AA7">
            <w:pPr>
              <w:rPr>
                <w:rFonts w:ascii="Calibri" w:hAnsi="Calibri"/>
                <w:color w:val="000000"/>
                <w:sz w:val="18"/>
                <w:szCs w:val="18"/>
              </w:rPr>
            </w:pPr>
            <w:r>
              <w:rPr>
                <w:rFonts w:ascii="Calibri" w:hAnsi="Calibri"/>
                <w:color w:val="000000"/>
                <w:sz w:val="18"/>
                <w:szCs w:val="18"/>
              </w:rPr>
              <w:t>37.90</w:t>
            </w:r>
          </w:p>
        </w:tc>
        <w:tc>
          <w:tcPr>
            <w:tcW w:w="1420" w:type="dxa"/>
            <w:gridSpan w:val="2"/>
            <w:tcBorders>
              <w:top w:val="nil"/>
              <w:left w:val="nil"/>
              <w:bottom w:val="nil"/>
              <w:right w:val="nil"/>
            </w:tcBorders>
            <w:shd w:val="clear" w:color="auto" w:fill="auto"/>
            <w:noWrap/>
            <w:vAlign w:val="center"/>
          </w:tcPr>
          <w:p w14:paraId="44CB1884" w14:textId="25B3AF0E" w:rsidR="00501AA7" w:rsidRPr="002A4574" w:rsidRDefault="00501AA7" w:rsidP="00501AA7">
            <w:pPr>
              <w:rPr>
                <w:rFonts w:ascii="Calibri" w:hAnsi="Calibri"/>
                <w:color w:val="000000"/>
                <w:sz w:val="18"/>
                <w:szCs w:val="18"/>
              </w:rPr>
            </w:pPr>
            <w:r>
              <w:rPr>
                <w:rFonts w:ascii="Calibri" w:hAnsi="Calibri"/>
                <w:color w:val="000000"/>
                <w:sz w:val="18"/>
                <w:szCs w:val="18"/>
              </w:rPr>
              <w:t>-112.23</w:t>
            </w:r>
          </w:p>
        </w:tc>
        <w:tc>
          <w:tcPr>
            <w:tcW w:w="1293" w:type="dxa"/>
            <w:tcBorders>
              <w:top w:val="nil"/>
              <w:left w:val="nil"/>
              <w:bottom w:val="nil"/>
              <w:right w:val="nil"/>
            </w:tcBorders>
            <w:shd w:val="clear" w:color="auto" w:fill="auto"/>
            <w:noWrap/>
            <w:vAlign w:val="center"/>
          </w:tcPr>
          <w:p w14:paraId="3E784CE8" w14:textId="794F6853"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1852780A" w14:textId="77777777" w:rsidTr="00BA6D7A">
        <w:trPr>
          <w:trHeight w:val="240"/>
        </w:trPr>
        <w:tc>
          <w:tcPr>
            <w:tcW w:w="984" w:type="dxa"/>
            <w:tcBorders>
              <w:top w:val="nil"/>
              <w:left w:val="nil"/>
              <w:bottom w:val="nil"/>
              <w:right w:val="nil"/>
            </w:tcBorders>
            <w:shd w:val="clear" w:color="auto" w:fill="auto"/>
            <w:noWrap/>
            <w:vAlign w:val="center"/>
          </w:tcPr>
          <w:p w14:paraId="5558C8D7" w14:textId="766239DA" w:rsidR="00501AA7" w:rsidRPr="002A4574" w:rsidRDefault="00501AA7" w:rsidP="00501AA7">
            <w:pPr>
              <w:rPr>
                <w:rFonts w:ascii="Calibri" w:hAnsi="Calibri"/>
                <w:color w:val="000000"/>
                <w:sz w:val="18"/>
                <w:szCs w:val="18"/>
              </w:rPr>
            </w:pPr>
            <w:r>
              <w:rPr>
                <w:rFonts w:ascii="Calibri" w:hAnsi="Calibri"/>
                <w:color w:val="000000"/>
                <w:sz w:val="18"/>
                <w:szCs w:val="18"/>
              </w:rPr>
              <w:t>724926</w:t>
            </w:r>
          </w:p>
        </w:tc>
        <w:tc>
          <w:tcPr>
            <w:tcW w:w="818" w:type="dxa"/>
            <w:gridSpan w:val="2"/>
            <w:tcBorders>
              <w:top w:val="nil"/>
              <w:left w:val="nil"/>
              <w:bottom w:val="nil"/>
              <w:right w:val="nil"/>
            </w:tcBorders>
            <w:shd w:val="clear" w:color="auto" w:fill="auto"/>
            <w:noWrap/>
            <w:vAlign w:val="center"/>
          </w:tcPr>
          <w:p w14:paraId="4A1DB945" w14:textId="31524A38" w:rsidR="00501AA7" w:rsidRPr="002A4574" w:rsidRDefault="00501AA7" w:rsidP="00501AA7">
            <w:pPr>
              <w:rPr>
                <w:rFonts w:ascii="Calibri" w:hAnsi="Calibri"/>
                <w:color w:val="000000"/>
                <w:sz w:val="18"/>
                <w:szCs w:val="18"/>
              </w:rPr>
            </w:pPr>
            <w:r>
              <w:rPr>
                <w:rFonts w:ascii="Calibri" w:hAnsi="Calibri"/>
                <w:color w:val="000000"/>
                <w:sz w:val="18"/>
                <w:szCs w:val="18"/>
              </w:rPr>
              <w:t>0.47</w:t>
            </w:r>
          </w:p>
        </w:tc>
        <w:tc>
          <w:tcPr>
            <w:tcW w:w="4955" w:type="dxa"/>
            <w:gridSpan w:val="3"/>
            <w:tcBorders>
              <w:top w:val="nil"/>
              <w:left w:val="nil"/>
              <w:bottom w:val="nil"/>
              <w:right w:val="nil"/>
            </w:tcBorders>
            <w:shd w:val="clear" w:color="auto" w:fill="auto"/>
            <w:noWrap/>
            <w:vAlign w:val="bottom"/>
          </w:tcPr>
          <w:p w14:paraId="71596BBF" w14:textId="3CF62115" w:rsidR="00501AA7" w:rsidRPr="002A4574" w:rsidRDefault="00501AA7" w:rsidP="00501AA7">
            <w:pPr>
              <w:rPr>
                <w:rFonts w:ascii="Calibri" w:hAnsi="Calibri"/>
                <w:color w:val="000000"/>
                <w:sz w:val="18"/>
                <w:szCs w:val="18"/>
              </w:rPr>
            </w:pPr>
            <w:r>
              <w:rPr>
                <w:rFonts w:ascii="Calibri" w:hAnsi="Calibri"/>
                <w:color w:val="000000"/>
                <w:sz w:val="18"/>
                <w:szCs w:val="18"/>
              </w:rPr>
              <w:t>Modesto City – County AP</w:t>
            </w:r>
          </w:p>
        </w:tc>
        <w:tc>
          <w:tcPr>
            <w:tcW w:w="1451" w:type="dxa"/>
            <w:gridSpan w:val="2"/>
            <w:tcBorders>
              <w:top w:val="nil"/>
              <w:left w:val="nil"/>
              <w:bottom w:val="nil"/>
              <w:right w:val="nil"/>
            </w:tcBorders>
            <w:shd w:val="clear" w:color="auto" w:fill="auto"/>
            <w:noWrap/>
            <w:vAlign w:val="center"/>
          </w:tcPr>
          <w:p w14:paraId="0E877CDE" w14:textId="495FFB32" w:rsidR="00501AA7" w:rsidRPr="002A4574" w:rsidRDefault="00501AA7" w:rsidP="00501AA7">
            <w:pPr>
              <w:rPr>
                <w:rFonts w:ascii="Calibri" w:hAnsi="Calibri"/>
                <w:color w:val="000000"/>
                <w:sz w:val="18"/>
                <w:szCs w:val="18"/>
              </w:rPr>
            </w:pPr>
            <w:r>
              <w:rPr>
                <w:rFonts w:ascii="Calibri" w:hAnsi="Calibri"/>
                <w:color w:val="000000"/>
                <w:sz w:val="18"/>
                <w:szCs w:val="18"/>
              </w:rPr>
              <w:t>37.63</w:t>
            </w:r>
          </w:p>
        </w:tc>
        <w:tc>
          <w:tcPr>
            <w:tcW w:w="1420" w:type="dxa"/>
            <w:gridSpan w:val="2"/>
            <w:tcBorders>
              <w:top w:val="nil"/>
              <w:left w:val="nil"/>
              <w:bottom w:val="nil"/>
              <w:right w:val="nil"/>
            </w:tcBorders>
            <w:shd w:val="clear" w:color="auto" w:fill="auto"/>
            <w:noWrap/>
            <w:vAlign w:val="center"/>
          </w:tcPr>
          <w:p w14:paraId="7ECE1B80" w14:textId="02347B78" w:rsidR="00501AA7" w:rsidRPr="002A4574" w:rsidRDefault="00501AA7" w:rsidP="00501AA7">
            <w:pPr>
              <w:rPr>
                <w:rFonts w:ascii="Calibri" w:hAnsi="Calibri"/>
                <w:color w:val="000000"/>
                <w:sz w:val="18"/>
                <w:szCs w:val="18"/>
              </w:rPr>
            </w:pPr>
            <w:r>
              <w:rPr>
                <w:rFonts w:ascii="Calibri" w:hAnsi="Calibri"/>
                <w:color w:val="000000"/>
                <w:sz w:val="18"/>
                <w:szCs w:val="18"/>
              </w:rPr>
              <w:t>-120.95</w:t>
            </w:r>
          </w:p>
        </w:tc>
        <w:tc>
          <w:tcPr>
            <w:tcW w:w="1293" w:type="dxa"/>
            <w:tcBorders>
              <w:top w:val="nil"/>
              <w:left w:val="nil"/>
              <w:bottom w:val="nil"/>
              <w:right w:val="nil"/>
            </w:tcBorders>
            <w:shd w:val="clear" w:color="auto" w:fill="auto"/>
            <w:noWrap/>
            <w:vAlign w:val="center"/>
          </w:tcPr>
          <w:p w14:paraId="4401E8F2" w14:textId="327156F4"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658AB4B2" w14:textId="77777777" w:rsidTr="00BA6D7A">
        <w:trPr>
          <w:trHeight w:val="240"/>
        </w:trPr>
        <w:tc>
          <w:tcPr>
            <w:tcW w:w="984" w:type="dxa"/>
            <w:tcBorders>
              <w:top w:val="nil"/>
              <w:left w:val="nil"/>
              <w:bottom w:val="nil"/>
              <w:right w:val="nil"/>
            </w:tcBorders>
            <w:shd w:val="clear" w:color="auto" w:fill="auto"/>
            <w:noWrap/>
            <w:vAlign w:val="center"/>
          </w:tcPr>
          <w:p w14:paraId="3B885C76" w14:textId="41219680" w:rsidR="00501AA7" w:rsidRPr="002A4574" w:rsidRDefault="00501AA7" w:rsidP="00501AA7">
            <w:pPr>
              <w:rPr>
                <w:rFonts w:ascii="Calibri" w:hAnsi="Calibri"/>
                <w:color w:val="000000"/>
                <w:sz w:val="18"/>
                <w:szCs w:val="18"/>
              </w:rPr>
            </w:pPr>
            <w:r>
              <w:rPr>
                <w:rFonts w:ascii="Calibri" w:hAnsi="Calibri"/>
                <w:color w:val="000000"/>
                <w:sz w:val="18"/>
                <w:szCs w:val="18"/>
              </w:rPr>
              <w:t>724927</w:t>
            </w:r>
          </w:p>
        </w:tc>
        <w:tc>
          <w:tcPr>
            <w:tcW w:w="818" w:type="dxa"/>
            <w:gridSpan w:val="2"/>
            <w:tcBorders>
              <w:top w:val="nil"/>
              <w:left w:val="nil"/>
              <w:bottom w:val="nil"/>
              <w:right w:val="nil"/>
            </w:tcBorders>
            <w:shd w:val="clear" w:color="auto" w:fill="auto"/>
            <w:noWrap/>
            <w:vAlign w:val="center"/>
          </w:tcPr>
          <w:p w14:paraId="794FE258" w14:textId="40977E66" w:rsidR="00501AA7" w:rsidRPr="002A4574" w:rsidRDefault="00501AA7" w:rsidP="00501AA7">
            <w:pPr>
              <w:rPr>
                <w:rFonts w:ascii="Calibri" w:hAnsi="Calibri"/>
                <w:color w:val="000000"/>
                <w:sz w:val="18"/>
                <w:szCs w:val="18"/>
              </w:rPr>
            </w:pPr>
            <w:r>
              <w:rPr>
                <w:rFonts w:ascii="Calibri" w:hAnsi="Calibri"/>
                <w:color w:val="000000"/>
                <w:sz w:val="18"/>
                <w:szCs w:val="18"/>
              </w:rPr>
              <w:t>0.53</w:t>
            </w:r>
          </w:p>
        </w:tc>
        <w:tc>
          <w:tcPr>
            <w:tcW w:w="4955" w:type="dxa"/>
            <w:gridSpan w:val="3"/>
            <w:tcBorders>
              <w:top w:val="nil"/>
              <w:left w:val="nil"/>
              <w:bottom w:val="nil"/>
              <w:right w:val="nil"/>
            </w:tcBorders>
            <w:shd w:val="clear" w:color="auto" w:fill="auto"/>
            <w:noWrap/>
            <w:vAlign w:val="bottom"/>
          </w:tcPr>
          <w:p w14:paraId="08AB551D" w14:textId="0ED8D6FD" w:rsidR="00501AA7" w:rsidRPr="002A4574" w:rsidRDefault="00501AA7" w:rsidP="00501AA7">
            <w:pPr>
              <w:rPr>
                <w:rFonts w:ascii="Calibri" w:hAnsi="Calibri"/>
                <w:color w:val="000000"/>
                <w:sz w:val="18"/>
                <w:szCs w:val="18"/>
              </w:rPr>
            </w:pPr>
            <w:r>
              <w:rPr>
                <w:rFonts w:ascii="Calibri" w:hAnsi="Calibri"/>
                <w:color w:val="000000"/>
                <w:sz w:val="18"/>
                <w:szCs w:val="18"/>
              </w:rPr>
              <w:t>Livermore Municipal</w:t>
            </w:r>
          </w:p>
        </w:tc>
        <w:tc>
          <w:tcPr>
            <w:tcW w:w="1451" w:type="dxa"/>
            <w:gridSpan w:val="2"/>
            <w:tcBorders>
              <w:top w:val="nil"/>
              <w:left w:val="nil"/>
              <w:bottom w:val="nil"/>
              <w:right w:val="nil"/>
            </w:tcBorders>
            <w:shd w:val="clear" w:color="auto" w:fill="auto"/>
            <w:noWrap/>
            <w:vAlign w:val="center"/>
          </w:tcPr>
          <w:p w14:paraId="2FECF8DA" w14:textId="2FBC69C6" w:rsidR="00501AA7" w:rsidRPr="002A4574" w:rsidRDefault="00501AA7" w:rsidP="00501AA7">
            <w:pPr>
              <w:rPr>
                <w:rFonts w:ascii="Calibri" w:hAnsi="Calibri"/>
                <w:color w:val="000000"/>
                <w:sz w:val="18"/>
                <w:szCs w:val="18"/>
              </w:rPr>
            </w:pPr>
            <w:r>
              <w:rPr>
                <w:rFonts w:ascii="Calibri" w:hAnsi="Calibri"/>
                <w:color w:val="000000"/>
                <w:sz w:val="18"/>
                <w:szCs w:val="18"/>
              </w:rPr>
              <w:t>37.70</w:t>
            </w:r>
          </w:p>
        </w:tc>
        <w:tc>
          <w:tcPr>
            <w:tcW w:w="1420" w:type="dxa"/>
            <w:gridSpan w:val="2"/>
            <w:tcBorders>
              <w:top w:val="nil"/>
              <w:left w:val="nil"/>
              <w:bottom w:val="nil"/>
              <w:right w:val="nil"/>
            </w:tcBorders>
            <w:shd w:val="clear" w:color="auto" w:fill="auto"/>
            <w:noWrap/>
            <w:vAlign w:val="center"/>
          </w:tcPr>
          <w:p w14:paraId="31138954" w14:textId="6A329DCE" w:rsidR="00501AA7" w:rsidRPr="002A4574" w:rsidRDefault="00501AA7" w:rsidP="00501AA7">
            <w:pPr>
              <w:rPr>
                <w:rFonts w:ascii="Calibri" w:hAnsi="Calibri"/>
                <w:color w:val="000000"/>
                <w:sz w:val="18"/>
                <w:szCs w:val="18"/>
              </w:rPr>
            </w:pPr>
            <w:r>
              <w:rPr>
                <w:rFonts w:ascii="Calibri" w:hAnsi="Calibri"/>
                <w:color w:val="000000"/>
                <w:sz w:val="18"/>
                <w:szCs w:val="18"/>
              </w:rPr>
              <w:t>-121.82</w:t>
            </w:r>
          </w:p>
        </w:tc>
        <w:tc>
          <w:tcPr>
            <w:tcW w:w="1293" w:type="dxa"/>
            <w:tcBorders>
              <w:top w:val="nil"/>
              <w:left w:val="nil"/>
              <w:bottom w:val="nil"/>
              <w:right w:val="nil"/>
            </w:tcBorders>
            <w:shd w:val="clear" w:color="auto" w:fill="auto"/>
            <w:noWrap/>
            <w:vAlign w:val="center"/>
          </w:tcPr>
          <w:p w14:paraId="558835F4" w14:textId="32DCCF9D"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475C3053" w14:textId="77777777" w:rsidTr="00BA6D7A">
        <w:trPr>
          <w:trHeight w:val="240"/>
        </w:trPr>
        <w:tc>
          <w:tcPr>
            <w:tcW w:w="984" w:type="dxa"/>
            <w:tcBorders>
              <w:top w:val="nil"/>
              <w:left w:val="nil"/>
              <w:bottom w:val="nil"/>
              <w:right w:val="nil"/>
            </w:tcBorders>
            <w:shd w:val="clear" w:color="auto" w:fill="auto"/>
            <w:noWrap/>
            <w:vAlign w:val="center"/>
          </w:tcPr>
          <w:p w14:paraId="0BBDCD50" w14:textId="5C158377" w:rsidR="00501AA7" w:rsidRPr="002A4574" w:rsidRDefault="00501AA7" w:rsidP="00501AA7">
            <w:pPr>
              <w:rPr>
                <w:rFonts w:ascii="Calibri" w:hAnsi="Calibri"/>
                <w:color w:val="000000"/>
                <w:sz w:val="18"/>
                <w:szCs w:val="18"/>
              </w:rPr>
            </w:pPr>
            <w:r>
              <w:rPr>
                <w:rFonts w:ascii="Calibri" w:hAnsi="Calibri"/>
                <w:color w:val="000000"/>
                <w:sz w:val="18"/>
                <w:szCs w:val="18"/>
              </w:rPr>
              <w:t>724930</w:t>
            </w:r>
          </w:p>
        </w:tc>
        <w:tc>
          <w:tcPr>
            <w:tcW w:w="818" w:type="dxa"/>
            <w:gridSpan w:val="2"/>
            <w:tcBorders>
              <w:top w:val="nil"/>
              <w:left w:val="nil"/>
              <w:bottom w:val="nil"/>
              <w:right w:val="nil"/>
            </w:tcBorders>
            <w:shd w:val="clear" w:color="auto" w:fill="auto"/>
            <w:noWrap/>
            <w:vAlign w:val="center"/>
          </w:tcPr>
          <w:p w14:paraId="0B7A2918" w14:textId="4061465F" w:rsidR="00501AA7" w:rsidRPr="002A4574" w:rsidRDefault="00501AA7" w:rsidP="00501AA7">
            <w:pPr>
              <w:rPr>
                <w:rFonts w:ascii="Calibri" w:hAnsi="Calibri"/>
                <w:color w:val="000000"/>
                <w:sz w:val="18"/>
                <w:szCs w:val="18"/>
              </w:rPr>
            </w:pPr>
            <w:r>
              <w:rPr>
                <w:rFonts w:ascii="Calibri" w:hAnsi="Calibri"/>
                <w:color w:val="000000"/>
                <w:sz w:val="18"/>
                <w:szCs w:val="18"/>
              </w:rPr>
              <w:t>0.54</w:t>
            </w:r>
          </w:p>
        </w:tc>
        <w:tc>
          <w:tcPr>
            <w:tcW w:w="4955" w:type="dxa"/>
            <w:gridSpan w:val="3"/>
            <w:tcBorders>
              <w:top w:val="nil"/>
              <w:left w:val="nil"/>
              <w:bottom w:val="nil"/>
              <w:right w:val="nil"/>
            </w:tcBorders>
            <w:shd w:val="clear" w:color="auto" w:fill="auto"/>
            <w:noWrap/>
            <w:vAlign w:val="bottom"/>
          </w:tcPr>
          <w:p w14:paraId="68872594" w14:textId="6ED571B1" w:rsidR="00501AA7" w:rsidRPr="002A4574" w:rsidRDefault="00501AA7" w:rsidP="00501AA7">
            <w:pPr>
              <w:rPr>
                <w:rFonts w:ascii="Calibri" w:hAnsi="Calibri"/>
                <w:color w:val="000000"/>
                <w:sz w:val="18"/>
                <w:szCs w:val="18"/>
              </w:rPr>
            </w:pPr>
            <w:r>
              <w:rPr>
                <w:rFonts w:ascii="Calibri" w:hAnsi="Calibri"/>
                <w:color w:val="000000"/>
                <w:sz w:val="18"/>
                <w:szCs w:val="18"/>
              </w:rPr>
              <w:t xml:space="preserve">Oakland Metropolitan </w:t>
            </w:r>
            <w:proofErr w:type="spellStart"/>
            <w:r>
              <w:rPr>
                <w:rFonts w:ascii="Calibri" w:hAnsi="Calibri"/>
                <w:color w:val="000000"/>
                <w:sz w:val="18"/>
                <w:szCs w:val="18"/>
              </w:rPr>
              <w:t>Arpt</w:t>
            </w:r>
            <w:proofErr w:type="spellEnd"/>
          </w:p>
        </w:tc>
        <w:tc>
          <w:tcPr>
            <w:tcW w:w="1451" w:type="dxa"/>
            <w:gridSpan w:val="2"/>
            <w:tcBorders>
              <w:top w:val="nil"/>
              <w:left w:val="nil"/>
              <w:bottom w:val="nil"/>
              <w:right w:val="nil"/>
            </w:tcBorders>
            <w:shd w:val="clear" w:color="auto" w:fill="auto"/>
            <w:noWrap/>
            <w:vAlign w:val="center"/>
          </w:tcPr>
          <w:p w14:paraId="23B990E2" w14:textId="0D778293" w:rsidR="00501AA7" w:rsidRPr="002A4574" w:rsidRDefault="00501AA7" w:rsidP="00501AA7">
            <w:pPr>
              <w:rPr>
                <w:rFonts w:ascii="Calibri" w:hAnsi="Calibri"/>
                <w:color w:val="000000"/>
                <w:sz w:val="18"/>
                <w:szCs w:val="18"/>
              </w:rPr>
            </w:pPr>
            <w:r>
              <w:rPr>
                <w:rFonts w:ascii="Calibri" w:hAnsi="Calibri"/>
                <w:color w:val="000000"/>
                <w:sz w:val="18"/>
                <w:szCs w:val="18"/>
              </w:rPr>
              <w:t>37.72</w:t>
            </w:r>
          </w:p>
        </w:tc>
        <w:tc>
          <w:tcPr>
            <w:tcW w:w="1420" w:type="dxa"/>
            <w:gridSpan w:val="2"/>
            <w:tcBorders>
              <w:top w:val="nil"/>
              <w:left w:val="nil"/>
              <w:bottom w:val="nil"/>
              <w:right w:val="nil"/>
            </w:tcBorders>
            <w:shd w:val="clear" w:color="auto" w:fill="auto"/>
            <w:noWrap/>
            <w:vAlign w:val="center"/>
          </w:tcPr>
          <w:p w14:paraId="20F7FA15" w14:textId="3CD8EAD7" w:rsidR="00501AA7" w:rsidRPr="002A4574" w:rsidRDefault="00501AA7" w:rsidP="00501AA7">
            <w:pPr>
              <w:rPr>
                <w:rFonts w:ascii="Calibri" w:hAnsi="Calibri"/>
                <w:color w:val="000000"/>
                <w:sz w:val="18"/>
                <w:szCs w:val="18"/>
              </w:rPr>
            </w:pPr>
            <w:r>
              <w:rPr>
                <w:rFonts w:ascii="Calibri" w:hAnsi="Calibri"/>
                <w:color w:val="000000"/>
                <w:sz w:val="18"/>
                <w:szCs w:val="18"/>
              </w:rPr>
              <w:t>-122.22</w:t>
            </w:r>
          </w:p>
        </w:tc>
        <w:tc>
          <w:tcPr>
            <w:tcW w:w="1293" w:type="dxa"/>
            <w:tcBorders>
              <w:top w:val="nil"/>
              <w:left w:val="nil"/>
              <w:bottom w:val="nil"/>
              <w:right w:val="nil"/>
            </w:tcBorders>
            <w:shd w:val="clear" w:color="auto" w:fill="auto"/>
            <w:noWrap/>
            <w:vAlign w:val="center"/>
          </w:tcPr>
          <w:p w14:paraId="6441B225" w14:textId="68B5FEBD"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2DE86E1F" w14:textId="77777777" w:rsidTr="00BA6D7A">
        <w:trPr>
          <w:trHeight w:val="240"/>
        </w:trPr>
        <w:tc>
          <w:tcPr>
            <w:tcW w:w="984" w:type="dxa"/>
            <w:tcBorders>
              <w:top w:val="nil"/>
              <w:left w:val="nil"/>
              <w:bottom w:val="nil"/>
              <w:right w:val="nil"/>
            </w:tcBorders>
            <w:shd w:val="clear" w:color="auto" w:fill="auto"/>
            <w:noWrap/>
            <w:vAlign w:val="center"/>
          </w:tcPr>
          <w:p w14:paraId="5A8D41A4" w14:textId="28FA8130" w:rsidR="00501AA7" w:rsidRPr="002A4574" w:rsidRDefault="00501AA7" w:rsidP="00501AA7">
            <w:pPr>
              <w:rPr>
                <w:rFonts w:ascii="Calibri" w:hAnsi="Calibri"/>
                <w:color w:val="000000"/>
                <w:sz w:val="18"/>
                <w:szCs w:val="18"/>
              </w:rPr>
            </w:pPr>
            <w:r>
              <w:rPr>
                <w:rFonts w:ascii="Calibri" w:hAnsi="Calibri"/>
                <w:color w:val="000000"/>
                <w:sz w:val="18"/>
                <w:szCs w:val="18"/>
              </w:rPr>
              <w:t>724935</w:t>
            </w:r>
          </w:p>
        </w:tc>
        <w:tc>
          <w:tcPr>
            <w:tcW w:w="818" w:type="dxa"/>
            <w:gridSpan w:val="2"/>
            <w:tcBorders>
              <w:top w:val="nil"/>
              <w:left w:val="nil"/>
              <w:bottom w:val="nil"/>
              <w:right w:val="nil"/>
            </w:tcBorders>
            <w:shd w:val="clear" w:color="auto" w:fill="auto"/>
            <w:noWrap/>
            <w:vAlign w:val="center"/>
          </w:tcPr>
          <w:p w14:paraId="781C08C4" w14:textId="2D3AD0D3" w:rsidR="00501AA7" w:rsidRPr="002A4574" w:rsidRDefault="00501AA7" w:rsidP="00501AA7">
            <w:pPr>
              <w:rPr>
                <w:rFonts w:ascii="Calibri" w:hAnsi="Calibri"/>
                <w:color w:val="000000"/>
                <w:sz w:val="18"/>
                <w:szCs w:val="18"/>
              </w:rPr>
            </w:pPr>
            <w:r>
              <w:rPr>
                <w:rFonts w:ascii="Calibri" w:hAnsi="Calibri"/>
                <w:color w:val="000000"/>
                <w:sz w:val="18"/>
                <w:szCs w:val="18"/>
              </w:rPr>
              <w:t>0.47</w:t>
            </w:r>
          </w:p>
        </w:tc>
        <w:tc>
          <w:tcPr>
            <w:tcW w:w="4955" w:type="dxa"/>
            <w:gridSpan w:val="3"/>
            <w:tcBorders>
              <w:top w:val="nil"/>
              <w:left w:val="nil"/>
              <w:bottom w:val="nil"/>
              <w:right w:val="nil"/>
            </w:tcBorders>
            <w:shd w:val="clear" w:color="auto" w:fill="auto"/>
            <w:noWrap/>
            <w:vAlign w:val="bottom"/>
          </w:tcPr>
          <w:p w14:paraId="66893F63" w14:textId="446A05F2" w:rsidR="00501AA7" w:rsidRPr="002A4574" w:rsidRDefault="00501AA7" w:rsidP="00501AA7">
            <w:pPr>
              <w:rPr>
                <w:rFonts w:ascii="Calibri" w:hAnsi="Calibri"/>
                <w:color w:val="000000"/>
                <w:sz w:val="18"/>
                <w:szCs w:val="18"/>
              </w:rPr>
            </w:pPr>
            <w:r>
              <w:rPr>
                <w:rFonts w:ascii="Calibri" w:hAnsi="Calibri"/>
                <w:color w:val="000000"/>
                <w:sz w:val="18"/>
                <w:szCs w:val="18"/>
              </w:rPr>
              <w:t>Hayward Air Term</w:t>
            </w:r>
          </w:p>
        </w:tc>
        <w:tc>
          <w:tcPr>
            <w:tcW w:w="1451" w:type="dxa"/>
            <w:gridSpan w:val="2"/>
            <w:tcBorders>
              <w:top w:val="nil"/>
              <w:left w:val="nil"/>
              <w:bottom w:val="nil"/>
              <w:right w:val="nil"/>
            </w:tcBorders>
            <w:shd w:val="clear" w:color="auto" w:fill="auto"/>
            <w:noWrap/>
            <w:vAlign w:val="center"/>
          </w:tcPr>
          <w:p w14:paraId="3A51A04B" w14:textId="3272DFD8" w:rsidR="00501AA7" w:rsidRPr="002A4574" w:rsidRDefault="00501AA7" w:rsidP="00501AA7">
            <w:pPr>
              <w:rPr>
                <w:rFonts w:ascii="Calibri" w:hAnsi="Calibri"/>
                <w:color w:val="000000"/>
                <w:sz w:val="18"/>
                <w:szCs w:val="18"/>
              </w:rPr>
            </w:pPr>
            <w:r>
              <w:rPr>
                <w:rFonts w:ascii="Calibri" w:hAnsi="Calibri"/>
                <w:color w:val="000000"/>
                <w:sz w:val="18"/>
                <w:szCs w:val="18"/>
              </w:rPr>
              <w:t>37.67</w:t>
            </w:r>
          </w:p>
        </w:tc>
        <w:tc>
          <w:tcPr>
            <w:tcW w:w="1420" w:type="dxa"/>
            <w:gridSpan w:val="2"/>
            <w:tcBorders>
              <w:top w:val="nil"/>
              <w:left w:val="nil"/>
              <w:bottom w:val="nil"/>
              <w:right w:val="nil"/>
            </w:tcBorders>
            <w:shd w:val="clear" w:color="auto" w:fill="auto"/>
            <w:noWrap/>
            <w:vAlign w:val="center"/>
          </w:tcPr>
          <w:p w14:paraId="687F233A" w14:textId="7C022D85" w:rsidR="00501AA7" w:rsidRPr="002A4574" w:rsidRDefault="00501AA7" w:rsidP="00501AA7">
            <w:pPr>
              <w:rPr>
                <w:rFonts w:ascii="Calibri" w:hAnsi="Calibri"/>
                <w:color w:val="000000"/>
                <w:sz w:val="18"/>
                <w:szCs w:val="18"/>
              </w:rPr>
            </w:pPr>
            <w:r>
              <w:rPr>
                <w:rFonts w:ascii="Calibri" w:hAnsi="Calibri"/>
                <w:color w:val="000000"/>
                <w:sz w:val="18"/>
                <w:szCs w:val="18"/>
              </w:rPr>
              <w:t>-122.12</w:t>
            </w:r>
          </w:p>
        </w:tc>
        <w:tc>
          <w:tcPr>
            <w:tcW w:w="1293" w:type="dxa"/>
            <w:tcBorders>
              <w:top w:val="nil"/>
              <w:left w:val="nil"/>
              <w:bottom w:val="nil"/>
              <w:right w:val="nil"/>
            </w:tcBorders>
            <w:shd w:val="clear" w:color="auto" w:fill="auto"/>
            <w:noWrap/>
            <w:vAlign w:val="center"/>
          </w:tcPr>
          <w:p w14:paraId="70775AEF" w14:textId="7A992F2A"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79A46197" w14:textId="77777777" w:rsidTr="00BA6D7A">
        <w:trPr>
          <w:trHeight w:val="240"/>
        </w:trPr>
        <w:tc>
          <w:tcPr>
            <w:tcW w:w="984" w:type="dxa"/>
            <w:tcBorders>
              <w:top w:val="nil"/>
              <w:left w:val="nil"/>
              <w:bottom w:val="nil"/>
              <w:right w:val="nil"/>
            </w:tcBorders>
            <w:shd w:val="clear" w:color="auto" w:fill="auto"/>
            <w:noWrap/>
            <w:vAlign w:val="center"/>
          </w:tcPr>
          <w:p w14:paraId="1082A097" w14:textId="61B3552B" w:rsidR="00501AA7" w:rsidRPr="002A4574" w:rsidRDefault="00501AA7" w:rsidP="00501AA7">
            <w:pPr>
              <w:rPr>
                <w:rFonts w:ascii="Calibri" w:hAnsi="Calibri"/>
                <w:color w:val="000000"/>
                <w:sz w:val="18"/>
                <w:szCs w:val="18"/>
              </w:rPr>
            </w:pPr>
            <w:r>
              <w:rPr>
                <w:rFonts w:ascii="Calibri" w:hAnsi="Calibri"/>
                <w:color w:val="000000"/>
                <w:sz w:val="18"/>
                <w:szCs w:val="18"/>
              </w:rPr>
              <w:t>724936</w:t>
            </w:r>
          </w:p>
        </w:tc>
        <w:tc>
          <w:tcPr>
            <w:tcW w:w="818" w:type="dxa"/>
            <w:gridSpan w:val="2"/>
            <w:tcBorders>
              <w:top w:val="nil"/>
              <w:left w:val="nil"/>
              <w:bottom w:val="nil"/>
              <w:right w:val="nil"/>
            </w:tcBorders>
            <w:shd w:val="clear" w:color="auto" w:fill="auto"/>
            <w:noWrap/>
            <w:vAlign w:val="center"/>
          </w:tcPr>
          <w:p w14:paraId="7E577C7F" w14:textId="37D736A7" w:rsidR="00501AA7" w:rsidRPr="002A4574" w:rsidRDefault="00501AA7" w:rsidP="00501AA7">
            <w:pPr>
              <w:rPr>
                <w:rFonts w:ascii="Calibri" w:hAnsi="Calibri"/>
                <w:color w:val="000000"/>
                <w:sz w:val="18"/>
                <w:szCs w:val="18"/>
              </w:rPr>
            </w:pPr>
            <w:r>
              <w:rPr>
                <w:rFonts w:ascii="Calibri" w:hAnsi="Calibri"/>
                <w:color w:val="000000"/>
                <w:sz w:val="18"/>
                <w:szCs w:val="18"/>
              </w:rPr>
              <w:t>0.53</w:t>
            </w:r>
          </w:p>
        </w:tc>
        <w:tc>
          <w:tcPr>
            <w:tcW w:w="4955" w:type="dxa"/>
            <w:gridSpan w:val="3"/>
            <w:tcBorders>
              <w:top w:val="nil"/>
              <w:left w:val="nil"/>
              <w:bottom w:val="nil"/>
              <w:right w:val="nil"/>
            </w:tcBorders>
            <w:shd w:val="clear" w:color="auto" w:fill="auto"/>
            <w:noWrap/>
            <w:vAlign w:val="bottom"/>
          </w:tcPr>
          <w:p w14:paraId="7D500473" w14:textId="56586AF3" w:rsidR="00501AA7" w:rsidRPr="002A4574" w:rsidRDefault="00501AA7" w:rsidP="00501AA7">
            <w:pPr>
              <w:rPr>
                <w:rFonts w:ascii="Calibri" w:hAnsi="Calibri"/>
                <w:color w:val="000000"/>
                <w:sz w:val="18"/>
                <w:szCs w:val="18"/>
              </w:rPr>
            </w:pPr>
            <w:r>
              <w:rPr>
                <w:rFonts w:ascii="Calibri" w:hAnsi="Calibri"/>
                <w:color w:val="000000"/>
                <w:sz w:val="18"/>
                <w:szCs w:val="18"/>
              </w:rPr>
              <w:t xml:space="preserve">Concord – Buchanan Field </w:t>
            </w:r>
          </w:p>
        </w:tc>
        <w:tc>
          <w:tcPr>
            <w:tcW w:w="1451" w:type="dxa"/>
            <w:gridSpan w:val="2"/>
            <w:tcBorders>
              <w:top w:val="nil"/>
              <w:left w:val="nil"/>
              <w:bottom w:val="nil"/>
              <w:right w:val="nil"/>
            </w:tcBorders>
            <w:shd w:val="clear" w:color="auto" w:fill="auto"/>
            <w:noWrap/>
            <w:vAlign w:val="center"/>
          </w:tcPr>
          <w:p w14:paraId="01C7BAC6" w14:textId="190BD4A8" w:rsidR="00501AA7" w:rsidRPr="002A4574" w:rsidRDefault="00501AA7" w:rsidP="00501AA7">
            <w:pPr>
              <w:rPr>
                <w:rFonts w:ascii="Calibri" w:hAnsi="Calibri"/>
                <w:color w:val="000000"/>
                <w:sz w:val="18"/>
                <w:szCs w:val="18"/>
              </w:rPr>
            </w:pPr>
            <w:r>
              <w:rPr>
                <w:rFonts w:ascii="Calibri" w:hAnsi="Calibri"/>
                <w:color w:val="000000"/>
                <w:sz w:val="18"/>
                <w:szCs w:val="18"/>
              </w:rPr>
              <w:t>38.00</w:t>
            </w:r>
          </w:p>
        </w:tc>
        <w:tc>
          <w:tcPr>
            <w:tcW w:w="1420" w:type="dxa"/>
            <w:gridSpan w:val="2"/>
            <w:tcBorders>
              <w:top w:val="nil"/>
              <w:left w:val="nil"/>
              <w:bottom w:val="nil"/>
              <w:right w:val="nil"/>
            </w:tcBorders>
            <w:shd w:val="clear" w:color="auto" w:fill="auto"/>
            <w:noWrap/>
            <w:vAlign w:val="center"/>
          </w:tcPr>
          <w:p w14:paraId="6654EF4E" w14:textId="75E9E57A" w:rsidR="00501AA7" w:rsidRPr="002A4574" w:rsidRDefault="00501AA7" w:rsidP="00501AA7">
            <w:pPr>
              <w:rPr>
                <w:rFonts w:ascii="Calibri" w:hAnsi="Calibri"/>
                <w:color w:val="000000"/>
                <w:sz w:val="18"/>
                <w:szCs w:val="18"/>
              </w:rPr>
            </w:pPr>
            <w:r>
              <w:rPr>
                <w:rFonts w:ascii="Calibri" w:hAnsi="Calibri"/>
                <w:color w:val="000000"/>
                <w:sz w:val="18"/>
                <w:szCs w:val="18"/>
              </w:rPr>
              <w:t>-122.05</w:t>
            </w:r>
          </w:p>
        </w:tc>
        <w:tc>
          <w:tcPr>
            <w:tcW w:w="1293" w:type="dxa"/>
            <w:tcBorders>
              <w:top w:val="nil"/>
              <w:left w:val="nil"/>
              <w:bottom w:val="nil"/>
              <w:right w:val="nil"/>
            </w:tcBorders>
            <w:shd w:val="clear" w:color="auto" w:fill="auto"/>
            <w:noWrap/>
            <w:vAlign w:val="center"/>
          </w:tcPr>
          <w:p w14:paraId="636D7813" w14:textId="29157F38"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676D80AF" w14:textId="77777777" w:rsidTr="00BA6D7A">
        <w:trPr>
          <w:trHeight w:val="240"/>
        </w:trPr>
        <w:tc>
          <w:tcPr>
            <w:tcW w:w="984" w:type="dxa"/>
            <w:tcBorders>
              <w:top w:val="nil"/>
              <w:left w:val="nil"/>
              <w:bottom w:val="nil"/>
              <w:right w:val="nil"/>
            </w:tcBorders>
            <w:shd w:val="clear" w:color="auto" w:fill="auto"/>
            <w:noWrap/>
            <w:vAlign w:val="center"/>
          </w:tcPr>
          <w:p w14:paraId="103C5350" w14:textId="38BE5199" w:rsidR="00501AA7" w:rsidRPr="002A4574" w:rsidRDefault="00501AA7" w:rsidP="00501AA7">
            <w:pPr>
              <w:rPr>
                <w:rFonts w:ascii="Calibri" w:hAnsi="Calibri"/>
                <w:color w:val="000000"/>
                <w:sz w:val="18"/>
                <w:szCs w:val="18"/>
              </w:rPr>
            </w:pPr>
            <w:r>
              <w:rPr>
                <w:rFonts w:ascii="Calibri" w:hAnsi="Calibri"/>
                <w:color w:val="000000"/>
                <w:sz w:val="18"/>
                <w:szCs w:val="18"/>
              </w:rPr>
              <w:t>724940</w:t>
            </w:r>
          </w:p>
        </w:tc>
        <w:tc>
          <w:tcPr>
            <w:tcW w:w="818" w:type="dxa"/>
            <w:gridSpan w:val="2"/>
            <w:tcBorders>
              <w:top w:val="nil"/>
              <w:left w:val="nil"/>
              <w:bottom w:val="nil"/>
              <w:right w:val="nil"/>
            </w:tcBorders>
            <w:shd w:val="clear" w:color="auto" w:fill="auto"/>
            <w:noWrap/>
            <w:vAlign w:val="center"/>
          </w:tcPr>
          <w:p w14:paraId="7554D1FE" w14:textId="784D34A5" w:rsidR="00501AA7" w:rsidRPr="002A4574" w:rsidRDefault="00501AA7" w:rsidP="00501AA7">
            <w:pPr>
              <w:rPr>
                <w:rFonts w:ascii="Calibri" w:hAnsi="Calibri"/>
                <w:color w:val="000000"/>
                <w:sz w:val="18"/>
                <w:szCs w:val="18"/>
              </w:rPr>
            </w:pPr>
            <w:r>
              <w:rPr>
                <w:rFonts w:ascii="Calibri" w:hAnsi="Calibri"/>
                <w:color w:val="000000"/>
                <w:sz w:val="18"/>
                <w:szCs w:val="18"/>
              </w:rPr>
              <w:t>0.60</w:t>
            </w:r>
          </w:p>
        </w:tc>
        <w:tc>
          <w:tcPr>
            <w:tcW w:w="4955" w:type="dxa"/>
            <w:gridSpan w:val="3"/>
            <w:tcBorders>
              <w:top w:val="nil"/>
              <w:left w:val="nil"/>
              <w:bottom w:val="nil"/>
              <w:right w:val="nil"/>
            </w:tcBorders>
            <w:shd w:val="clear" w:color="auto" w:fill="auto"/>
            <w:noWrap/>
            <w:vAlign w:val="bottom"/>
          </w:tcPr>
          <w:p w14:paraId="5208E460" w14:textId="44E98485" w:rsidR="00501AA7" w:rsidRPr="002A4574" w:rsidRDefault="00501AA7" w:rsidP="00501AA7">
            <w:pPr>
              <w:rPr>
                <w:rFonts w:ascii="Calibri" w:hAnsi="Calibri"/>
                <w:color w:val="000000"/>
                <w:sz w:val="18"/>
                <w:szCs w:val="18"/>
              </w:rPr>
            </w:pPr>
            <w:r>
              <w:rPr>
                <w:rFonts w:ascii="Calibri" w:hAnsi="Calibri"/>
                <w:color w:val="000000"/>
                <w:sz w:val="18"/>
                <w:szCs w:val="18"/>
              </w:rPr>
              <w:t>San Francisco Intl AP</w:t>
            </w:r>
          </w:p>
        </w:tc>
        <w:tc>
          <w:tcPr>
            <w:tcW w:w="1451" w:type="dxa"/>
            <w:gridSpan w:val="2"/>
            <w:tcBorders>
              <w:top w:val="nil"/>
              <w:left w:val="nil"/>
              <w:bottom w:val="nil"/>
              <w:right w:val="nil"/>
            </w:tcBorders>
            <w:shd w:val="clear" w:color="auto" w:fill="auto"/>
            <w:noWrap/>
            <w:vAlign w:val="center"/>
          </w:tcPr>
          <w:p w14:paraId="3A2E0E51" w14:textId="4D8DAF6B" w:rsidR="00501AA7" w:rsidRPr="002A4574" w:rsidRDefault="00501AA7" w:rsidP="00501AA7">
            <w:pPr>
              <w:rPr>
                <w:rFonts w:ascii="Calibri" w:hAnsi="Calibri"/>
                <w:color w:val="000000"/>
                <w:sz w:val="18"/>
                <w:szCs w:val="18"/>
              </w:rPr>
            </w:pPr>
            <w:r>
              <w:rPr>
                <w:rFonts w:ascii="Calibri" w:hAnsi="Calibri"/>
                <w:color w:val="000000"/>
                <w:sz w:val="18"/>
                <w:szCs w:val="18"/>
              </w:rPr>
              <w:t>37.62</w:t>
            </w:r>
          </w:p>
        </w:tc>
        <w:tc>
          <w:tcPr>
            <w:tcW w:w="1420" w:type="dxa"/>
            <w:gridSpan w:val="2"/>
            <w:tcBorders>
              <w:top w:val="nil"/>
              <w:left w:val="nil"/>
              <w:bottom w:val="nil"/>
              <w:right w:val="nil"/>
            </w:tcBorders>
            <w:shd w:val="clear" w:color="auto" w:fill="auto"/>
            <w:noWrap/>
            <w:vAlign w:val="center"/>
          </w:tcPr>
          <w:p w14:paraId="13E8124B" w14:textId="4F8F7230" w:rsidR="00501AA7" w:rsidRPr="002A4574" w:rsidRDefault="00501AA7" w:rsidP="00501AA7">
            <w:pPr>
              <w:rPr>
                <w:rFonts w:ascii="Calibri" w:hAnsi="Calibri"/>
                <w:color w:val="000000"/>
                <w:sz w:val="18"/>
                <w:szCs w:val="18"/>
              </w:rPr>
            </w:pPr>
            <w:r>
              <w:rPr>
                <w:rFonts w:ascii="Calibri" w:hAnsi="Calibri"/>
                <w:color w:val="000000"/>
                <w:sz w:val="18"/>
                <w:szCs w:val="18"/>
              </w:rPr>
              <w:t>-122.40</w:t>
            </w:r>
          </w:p>
        </w:tc>
        <w:tc>
          <w:tcPr>
            <w:tcW w:w="1293" w:type="dxa"/>
            <w:tcBorders>
              <w:top w:val="nil"/>
              <w:left w:val="nil"/>
              <w:bottom w:val="nil"/>
              <w:right w:val="nil"/>
            </w:tcBorders>
            <w:shd w:val="clear" w:color="auto" w:fill="auto"/>
            <w:noWrap/>
            <w:vAlign w:val="center"/>
          </w:tcPr>
          <w:p w14:paraId="49128B0E" w14:textId="4D1C7EDE"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4E6FBCE4" w14:textId="77777777" w:rsidTr="00BA6D7A">
        <w:trPr>
          <w:trHeight w:val="240"/>
        </w:trPr>
        <w:tc>
          <w:tcPr>
            <w:tcW w:w="984" w:type="dxa"/>
            <w:tcBorders>
              <w:top w:val="nil"/>
              <w:left w:val="nil"/>
              <w:bottom w:val="nil"/>
              <w:right w:val="nil"/>
            </w:tcBorders>
            <w:shd w:val="clear" w:color="auto" w:fill="auto"/>
            <w:noWrap/>
            <w:vAlign w:val="center"/>
          </w:tcPr>
          <w:p w14:paraId="3112B917" w14:textId="593BE5E9" w:rsidR="00501AA7" w:rsidRPr="002A4574" w:rsidRDefault="00501AA7" w:rsidP="00501AA7">
            <w:pPr>
              <w:rPr>
                <w:rFonts w:ascii="Calibri" w:hAnsi="Calibri"/>
                <w:color w:val="000000"/>
                <w:sz w:val="18"/>
                <w:szCs w:val="18"/>
              </w:rPr>
            </w:pPr>
            <w:r>
              <w:rPr>
                <w:rFonts w:ascii="Calibri" w:hAnsi="Calibri"/>
                <w:color w:val="000000"/>
                <w:sz w:val="18"/>
                <w:szCs w:val="18"/>
              </w:rPr>
              <w:t>724945</w:t>
            </w:r>
          </w:p>
        </w:tc>
        <w:tc>
          <w:tcPr>
            <w:tcW w:w="818" w:type="dxa"/>
            <w:gridSpan w:val="2"/>
            <w:tcBorders>
              <w:top w:val="nil"/>
              <w:left w:val="nil"/>
              <w:bottom w:val="nil"/>
              <w:right w:val="nil"/>
            </w:tcBorders>
            <w:shd w:val="clear" w:color="auto" w:fill="auto"/>
            <w:noWrap/>
            <w:vAlign w:val="center"/>
          </w:tcPr>
          <w:p w14:paraId="3653755B" w14:textId="69EFFE9F" w:rsidR="00501AA7" w:rsidRPr="002A4574" w:rsidRDefault="00501AA7" w:rsidP="00501AA7">
            <w:pPr>
              <w:rPr>
                <w:rFonts w:ascii="Calibri" w:hAnsi="Calibri"/>
                <w:color w:val="000000"/>
                <w:sz w:val="18"/>
                <w:szCs w:val="18"/>
              </w:rPr>
            </w:pPr>
            <w:r>
              <w:rPr>
                <w:rFonts w:ascii="Calibri" w:hAnsi="Calibri"/>
                <w:color w:val="000000"/>
                <w:sz w:val="18"/>
                <w:szCs w:val="18"/>
              </w:rPr>
              <w:t>0.48</w:t>
            </w:r>
          </w:p>
        </w:tc>
        <w:tc>
          <w:tcPr>
            <w:tcW w:w="4955" w:type="dxa"/>
            <w:gridSpan w:val="3"/>
            <w:tcBorders>
              <w:top w:val="nil"/>
              <w:left w:val="nil"/>
              <w:bottom w:val="nil"/>
              <w:right w:val="nil"/>
            </w:tcBorders>
            <w:shd w:val="clear" w:color="auto" w:fill="auto"/>
            <w:noWrap/>
            <w:vAlign w:val="bottom"/>
          </w:tcPr>
          <w:p w14:paraId="3ACA0145" w14:textId="370817F1" w:rsidR="00501AA7" w:rsidRPr="002A4574" w:rsidRDefault="00501AA7" w:rsidP="00501AA7">
            <w:pPr>
              <w:rPr>
                <w:rFonts w:ascii="Calibri" w:hAnsi="Calibri"/>
                <w:color w:val="000000"/>
                <w:sz w:val="18"/>
                <w:szCs w:val="18"/>
              </w:rPr>
            </w:pPr>
            <w:r>
              <w:rPr>
                <w:rFonts w:ascii="Calibri" w:hAnsi="Calibri"/>
                <w:color w:val="000000"/>
                <w:sz w:val="18"/>
                <w:szCs w:val="18"/>
              </w:rPr>
              <w:t>San Jose Intl AP</w:t>
            </w:r>
          </w:p>
        </w:tc>
        <w:tc>
          <w:tcPr>
            <w:tcW w:w="1451" w:type="dxa"/>
            <w:gridSpan w:val="2"/>
            <w:tcBorders>
              <w:top w:val="nil"/>
              <w:left w:val="nil"/>
              <w:bottom w:val="nil"/>
              <w:right w:val="nil"/>
            </w:tcBorders>
            <w:shd w:val="clear" w:color="auto" w:fill="auto"/>
            <w:noWrap/>
            <w:vAlign w:val="center"/>
          </w:tcPr>
          <w:p w14:paraId="729F8C67" w14:textId="4C8B4DE5" w:rsidR="00501AA7" w:rsidRPr="002A4574" w:rsidRDefault="00501AA7" w:rsidP="00501AA7">
            <w:pPr>
              <w:rPr>
                <w:rFonts w:ascii="Calibri" w:hAnsi="Calibri"/>
                <w:color w:val="000000"/>
                <w:sz w:val="18"/>
                <w:szCs w:val="18"/>
              </w:rPr>
            </w:pPr>
            <w:r>
              <w:rPr>
                <w:rFonts w:ascii="Calibri" w:hAnsi="Calibri"/>
                <w:color w:val="000000"/>
                <w:sz w:val="18"/>
                <w:szCs w:val="18"/>
              </w:rPr>
              <w:t>37.37</w:t>
            </w:r>
          </w:p>
        </w:tc>
        <w:tc>
          <w:tcPr>
            <w:tcW w:w="1420" w:type="dxa"/>
            <w:gridSpan w:val="2"/>
            <w:tcBorders>
              <w:top w:val="nil"/>
              <w:left w:val="nil"/>
              <w:bottom w:val="nil"/>
              <w:right w:val="nil"/>
            </w:tcBorders>
            <w:shd w:val="clear" w:color="auto" w:fill="auto"/>
            <w:noWrap/>
            <w:vAlign w:val="center"/>
          </w:tcPr>
          <w:p w14:paraId="6DDA518A" w14:textId="17381FC3" w:rsidR="00501AA7" w:rsidRPr="002A4574" w:rsidRDefault="00501AA7" w:rsidP="00501AA7">
            <w:pPr>
              <w:rPr>
                <w:rFonts w:ascii="Calibri" w:hAnsi="Calibri"/>
                <w:color w:val="000000"/>
                <w:sz w:val="18"/>
                <w:szCs w:val="18"/>
              </w:rPr>
            </w:pPr>
            <w:r>
              <w:rPr>
                <w:rFonts w:ascii="Calibri" w:hAnsi="Calibri"/>
                <w:color w:val="000000"/>
                <w:sz w:val="18"/>
                <w:szCs w:val="18"/>
              </w:rPr>
              <w:t>-121.93</w:t>
            </w:r>
          </w:p>
        </w:tc>
        <w:tc>
          <w:tcPr>
            <w:tcW w:w="1293" w:type="dxa"/>
            <w:tcBorders>
              <w:top w:val="nil"/>
              <w:left w:val="nil"/>
              <w:bottom w:val="nil"/>
              <w:right w:val="nil"/>
            </w:tcBorders>
            <w:shd w:val="clear" w:color="auto" w:fill="auto"/>
            <w:noWrap/>
            <w:vAlign w:val="center"/>
          </w:tcPr>
          <w:p w14:paraId="6B76FA5D" w14:textId="5F273FF3"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638A60B6" w14:textId="77777777" w:rsidTr="00BA6D7A">
        <w:trPr>
          <w:trHeight w:val="240"/>
        </w:trPr>
        <w:tc>
          <w:tcPr>
            <w:tcW w:w="984" w:type="dxa"/>
            <w:tcBorders>
              <w:top w:val="nil"/>
              <w:left w:val="nil"/>
              <w:bottom w:val="nil"/>
              <w:right w:val="nil"/>
            </w:tcBorders>
            <w:shd w:val="clear" w:color="auto" w:fill="auto"/>
            <w:noWrap/>
            <w:vAlign w:val="center"/>
          </w:tcPr>
          <w:p w14:paraId="1FABA337" w14:textId="7FCD2B62" w:rsidR="00501AA7" w:rsidRPr="002A4574" w:rsidRDefault="00501AA7" w:rsidP="00501AA7">
            <w:pPr>
              <w:rPr>
                <w:rFonts w:ascii="Calibri" w:hAnsi="Calibri"/>
                <w:color w:val="000000"/>
                <w:sz w:val="18"/>
                <w:szCs w:val="18"/>
              </w:rPr>
            </w:pPr>
            <w:r>
              <w:rPr>
                <w:rFonts w:ascii="Calibri" w:hAnsi="Calibri"/>
                <w:color w:val="000000"/>
                <w:sz w:val="18"/>
                <w:szCs w:val="18"/>
              </w:rPr>
              <w:t>724955</w:t>
            </w:r>
          </w:p>
        </w:tc>
        <w:tc>
          <w:tcPr>
            <w:tcW w:w="818" w:type="dxa"/>
            <w:gridSpan w:val="2"/>
            <w:tcBorders>
              <w:top w:val="nil"/>
              <w:left w:val="nil"/>
              <w:bottom w:val="nil"/>
              <w:right w:val="nil"/>
            </w:tcBorders>
            <w:shd w:val="clear" w:color="auto" w:fill="auto"/>
            <w:noWrap/>
            <w:vAlign w:val="center"/>
          </w:tcPr>
          <w:p w14:paraId="16A12F5A" w14:textId="7D065432" w:rsidR="00501AA7" w:rsidRPr="002A4574" w:rsidRDefault="00501AA7" w:rsidP="00501AA7">
            <w:pPr>
              <w:rPr>
                <w:rFonts w:ascii="Calibri" w:hAnsi="Calibri"/>
                <w:color w:val="000000"/>
                <w:sz w:val="18"/>
                <w:szCs w:val="18"/>
              </w:rPr>
            </w:pPr>
            <w:r>
              <w:rPr>
                <w:rFonts w:ascii="Calibri" w:hAnsi="Calibri"/>
                <w:color w:val="000000"/>
                <w:sz w:val="18"/>
                <w:szCs w:val="18"/>
              </w:rPr>
              <w:t>0.55</w:t>
            </w:r>
          </w:p>
        </w:tc>
        <w:tc>
          <w:tcPr>
            <w:tcW w:w="4955" w:type="dxa"/>
            <w:gridSpan w:val="3"/>
            <w:tcBorders>
              <w:top w:val="nil"/>
              <w:left w:val="nil"/>
              <w:bottom w:val="nil"/>
              <w:right w:val="nil"/>
            </w:tcBorders>
            <w:shd w:val="clear" w:color="auto" w:fill="auto"/>
            <w:noWrap/>
            <w:vAlign w:val="bottom"/>
          </w:tcPr>
          <w:p w14:paraId="40A25647" w14:textId="76D8FD45" w:rsidR="00501AA7" w:rsidRPr="002A4574" w:rsidRDefault="00501AA7" w:rsidP="00501AA7">
            <w:pPr>
              <w:rPr>
                <w:rFonts w:ascii="Calibri" w:hAnsi="Calibri"/>
                <w:color w:val="000000"/>
                <w:sz w:val="18"/>
                <w:szCs w:val="18"/>
              </w:rPr>
            </w:pPr>
            <w:r>
              <w:rPr>
                <w:rFonts w:ascii="Calibri" w:hAnsi="Calibri"/>
                <w:color w:val="000000"/>
                <w:sz w:val="18"/>
                <w:szCs w:val="18"/>
              </w:rPr>
              <w:t>Napa Co. Airport</w:t>
            </w:r>
          </w:p>
        </w:tc>
        <w:tc>
          <w:tcPr>
            <w:tcW w:w="1451" w:type="dxa"/>
            <w:gridSpan w:val="2"/>
            <w:tcBorders>
              <w:top w:val="nil"/>
              <w:left w:val="nil"/>
              <w:bottom w:val="nil"/>
              <w:right w:val="nil"/>
            </w:tcBorders>
            <w:shd w:val="clear" w:color="auto" w:fill="auto"/>
            <w:noWrap/>
            <w:vAlign w:val="center"/>
          </w:tcPr>
          <w:p w14:paraId="2ED4BFAE" w14:textId="7D792AB0" w:rsidR="00501AA7" w:rsidRPr="002A4574" w:rsidRDefault="00501AA7" w:rsidP="00501AA7">
            <w:pPr>
              <w:rPr>
                <w:rFonts w:ascii="Calibri" w:hAnsi="Calibri"/>
                <w:color w:val="000000"/>
                <w:sz w:val="18"/>
                <w:szCs w:val="18"/>
              </w:rPr>
            </w:pPr>
            <w:r>
              <w:rPr>
                <w:rFonts w:ascii="Calibri" w:hAnsi="Calibri"/>
                <w:color w:val="000000"/>
                <w:sz w:val="18"/>
                <w:szCs w:val="18"/>
              </w:rPr>
              <w:t>38.22</w:t>
            </w:r>
          </w:p>
        </w:tc>
        <w:tc>
          <w:tcPr>
            <w:tcW w:w="1420" w:type="dxa"/>
            <w:gridSpan w:val="2"/>
            <w:tcBorders>
              <w:top w:val="nil"/>
              <w:left w:val="nil"/>
              <w:bottom w:val="nil"/>
              <w:right w:val="nil"/>
            </w:tcBorders>
            <w:shd w:val="clear" w:color="auto" w:fill="auto"/>
            <w:noWrap/>
            <w:vAlign w:val="center"/>
          </w:tcPr>
          <w:p w14:paraId="32CA408A" w14:textId="2C678E10" w:rsidR="00501AA7" w:rsidRPr="002A4574" w:rsidRDefault="00501AA7" w:rsidP="00501AA7">
            <w:pPr>
              <w:rPr>
                <w:rFonts w:ascii="Calibri" w:hAnsi="Calibri"/>
                <w:color w:val="000000"/>
                <w:sz w:val="18"/>
                <w:szCs w:val="18"/>
              </w:rPr>
            </w:pPr>
            <w:r>
              <w:rPr>
                <w:rFonts w:ascii="Calibri" w:hAnsi="Calibri"/>
                <w:color w:val="000000"/>
                <w:sz w:val="18"/>
                <w:szCs w:val="18"/>
              </w:rPr>
              <w:t>-122.28</w:t>
            </w:r>
          </w:p>
        </w:tc>
        <w:tc>
          <w:tcPr>
            <w:tcW w:w="1293" w:type="dxa"/>
            <w:tcBorders>
              <w:top w:val="nil"/>
              <w:left w:val="nil"/>
              <w:bottom w:val="nil"/>
              <w:right w:val="nil"/>
            </w:tcBorders>
            <w:shd w:val="clear" w:color="auto" w:fill="auto"/>
            <w:noWrap/>
            <w:vAlign w:val="center"/>
          </w:tcPr>
          <w:p w14:paraId="141ACF2B" w14:textId="1BC1B37D"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2E9587FE" w14:textId="77777777" w:rsidTr="00BA6D7A">
        <w:trPr>
          <w:trHeight w:val="240"/>
        </w:trPr>
        <w:tc>
          <w:tcPr>
            <w:tcW w:w="984" w:type="dxa"/>
            <w:tcBorders>
              <w:top w:val="nil"/>
              <w:left w:val="nil"/>
              <w:bottom w:val="nil"/>
              <w:right w:val="nil"/>
            </w:tcBorders>
            <w:shd w:val="clear" w:color="auto" w:fill="auto"/>
            <w:noWrap/>
            <w:vAlign w:val="center"/>
          </w:tcPr>
          <w:p w14:paraId="10E92DC8" w14:textId="710F744F" w:rsidR="00501AA7" w:rsidRPr="002A4574" w:rsidRDefault="00501AA7" w:rsidP="00501AA7">
            <w:pPr>
              <w:rPr>
                <w:rFonts w:ascii="Calibri" w:hAnsi="Calibri"/>
                <w:color w:val="000000"/>
                <w:sz w:val="18"/>
                <w:szCs w:val="18"/>
              </w:rPr>
            </w:pPr>
            <w:r>
              <w:rPr>
                <w:rFonts w:ascii="Calibri" w:hAnsi="Calibri"/>
                <w:color w:val="000000"/>
                <w:sz w:val="18"/>
                <w:szCs w:val="18"/>
              </w:rPr>
              <w:t>724957</w:t>
            </w:r>
          </w:p>
        </w:tc>
        <w:tc>
          <w:tcPr>
            <w:tcW w:w="818" w:type="dxa"/>
            <w:gridSpan w:val="2"/>
            <w:tcBorders>
              <w:top w:val="nil"/>
              <w:left w:val="nil"/>
              <w:bottom w:val="nil"/>
              <w:right w:val="nil"/>
            </w:tcBorders>
            <w:shd w:val="clear" w:color="auto" w:fill="auto"/>
            <w:noWrap/>
            <w:vAlign w:val="center"/>
          </w:tcPr>
          <w:p w14:paraId="5C8DFBEA" w14:textId="78EDF9D9" w:rsidR="00501AA7" w:rsidRPr="002A4574" w:rsidRDefault="00501AA7" w:rsidP="00501AA7">
            <w:pPr>
              <w:rPr>
                <w:rFonts w:ascii="Calibri" w:hAnsi="Calibri"/>
                <w:color w:val="000000"/>
                <w:sz w:val="18"/>
                <w:szCs w:val="18"/>
              </w:rPr>
            </w:pPr>
            <w:r>
              <w:rPr>
                <w:rFonts w:ascii="Calibri" w:hAnsi="Calibri"/>
                <w:color w:val="000000"/>
                <w:sz w:val="18"/>
                <w:szCs w:val="18"/>
              </w:rPr>
              <w:t>0.49</w:t>
            </w:r>
          </w:p>
        </w:tc>
        <w:tc>
          <w:tcPr>
            <w:tcW w:w="4955" w:type="dxa"/>
            <w:gridSpan w:val="3"/>
            <w:tcBorders>
              <w:top w:val="nil"/>
              <w:left w:val="nil"/>
              <w:bottom w:val="nil"/>
              <w:right w:val="nil"/>
            </w:tcBorders>
            <w:shd w:val="clear" w:color="auto" w:fill="auto"/>
            <w:noWrap/>
            <w:vAlign w:val="bottom"/>
          </w:tcPr>
          <w:p w14:paraId="4E062AEE" w14:textId="5C970379" w:rsidR="00501AA7" w:rsidRPr="002A4574" w:rsidRDefault="00501AA7" w:rsidP="00501AA7">
            <w:pPr>
              <w:rPr>
                <w:rFonts w:ascii="Calibri" w:hAnsi="Calibri"/>
                <w:color w:val="000000"/>
                <w:sz w:val="18"/>
                <w:szCs w:val="18"/>
              </w:rPr>
            </w:pPr>
            <w:r>
              <w:rPr>
                <w:rFonts w:ascii="Calibri" w:hAnsi="Calibri"/>
                <w:color w:val="000000"/>
                <w:sz w:val="18"/>
                <w:szCs w:val="18"/>
              </w:rPr>
              <w:t>Santa Rosa (AWOS)</w:t>
            </w:r>
          </w:p>
        </w:tc>
        <w:tc>
          <w:tcPr>
            <w:tcW w:w="1451" w:type="dxa"/>
            <w:gridSpan w:val="2"/>
            <w:tcBorders>
              <w:top w:val="nil"/>
              <w:left w:val="nil"/>
              <w:bottom w:val="nil"/>
              <w:right w:val="nil"/>
            </w:tcBorders>
            <w:shd w:val="clear" w:color="auto" w:fill="auto"/>
            <w:noWrap/>
            <w:vAlign w:val="center"/>
          </w:tcPr>
          <w:p w14:paraId="5DA9CE04" w14:textId="286D2CB9" w:rsidR="00501AA7" w:rsidRPr="002A4574" w:rsidRDefault="00501AA7" w:rsidP="00501AA7">
            <w:pPr>
              <w:rPr>
                <w:rFonts w:ascii="Calibri" w:hAnsi="Calibri"/>
                <w:color w:val="000000"/>
                <w:sz w:val="18"/>
                <w:szCs w:val="18"/>
              </w:rPr>
            </w:pPr>
            <w:r>
              <w:rPr>
                <w:rFonts w:ascii="Calibri" w:hAnsi="Calibri"/>
                <w:color w:val="000000"/>
                <w:sz w:val="18"/>
                <w:szCs w:val="18"/>
              </w:rPr>
              <w:t>38.52</w:t>
            </w:r>
          </w:p>
        </w:tc>
        <w:tc>
          <w:tcPr>
            <w:tcW w:w="1420" w:type="dxa"/>
            <w:gridSpan w:val="2"/>
            <w:tcBorders>
              <w:top w:val="nil"/>
              <w:left w:val="nil"/>
              <w:bottom w:val="nil"/>
              <w:right w:val="nil"/>
            </w:tcBorders>
            <w:shd w:val="clear" w:color="auto" w:fill="auto"/>
            <w:noWrap/>
            <w:vAlign w:val="center"/>
          </w:tcPr>
          <w:p w14:paraId="56515C53" w14:textId="7F598108" w:rsidR="00501AA7" w:rsidRPr="002A4574" w:rsidRDefault="00501AA7" w:rsidP="00501AA7">
            <w:pPr>
              <w:rPr>
                <w:rFonts w:ascii="Calibri" w:hAnsi="Calibri"/>
                <w:color w:val="000000"/>
                <w:sz w:val="18"/>
                <w:szCs w:val="18"/>
              </w:rPr>
            </w:pPr>
            <w:r>
              <w:rPr>
                <w:rFonts w:ascii="Calibri" w:hAnsi="Calibri"/>
                <w:color w:val="000000"/>
                <w:sz w:val="18"/>
                <w:szCs w:val="18"/>
              </w:rPr>
              <w:t>-122.82</w:t>
            </w:r>
          </w:p>
        </w:tc>
        <w:tc>
          <w:tcPr>
            <w:tcW w:w="1293" w:type="dxa"/>
            <w:tcBorders>
              <w:top w:val="nil"/>
              <w:left w:val="nil"/>
              <w:bottom w:val="nil"/>
              <w:right w:val="nil"/>
            </w:tcBorders>
            <w:shd w:val="clear" w:color="auto" w:fill="auto"/>
            <w:noWrap/>
            <w:vAlign w:val="center"/>
          </w:tcPr>
          <w:p w14:paraId="0A4FB313" w14:textId="27B80938"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87" w14:textId="77777777" w:rsidTr="00BA6D7A">
        <w:trPr>
          <w:trHeight w:val="240"/>
        </w:trPr>
        <w:tc>
          <w:tcPr>
            <w:tcW w:w="984" w:type="dxa"/>
            <w:tcBorders>
              <w:top w:val="nil"/>
              <w:left w:val="nil"/>
              <w:bottom w:val="nil"/>
              <w:right w:val="nil"/>
            </w:tcBorders>
            <w:shd w:val="clear" w:color="auto" w:fill="auto"/>
            <w:noWrap/>
            <w:vAlign w:val="center"/>
            <w:hideMark/>
          </w:tcPr>
          <w:p w14:paraId="0435B581"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725845</w:t>
            </w:r>
          </w:p>
        </w:tc>
        <w:tc>
          <w:tcPr>
            <w:tcW w:w="818" w:type="dxa"/>
            <w:gridSpan w:val="2"/>
            <w:tcBorders>
              <w:top w:val="nil"/>
              <w:left w:val="nil"/>
              <w:bottom w:val="nil"/>
              <w:right w:val="nil"/>
            </w:tcBorders>
            <w:shd w:val="clear" w:color="auto" w:fill="auto"/>
            <w:noWrap/>
            <w:vAlign w:val="center"/>
            <w:hideMark/>
          </w:tcPr>
          <w:p w14:paraId="0435B582"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0.44</w:t>
            </w:r>
          </w:p>
        </w:tc>
        <w:tc>
          <w:tcPr>
            <w:tcW w:w="4955" w:type="dxa"/>
            <w:gridSpan w:val="3"/>
            <w:tcBorders>
              <w:top w:val="nil"/>
              <w:left w:val="nil"/>
              <w:bottom w:val="nil"/>
              <w:right w:val="nil"/>
            </w:tcBorders>
            <w:shd w:val="clear" w:color="auto" w:fill="auto"/>
            <w:noWrap/>
            <w:vAlign w:val="bottom"/>
            <w:hideMark/>
          </w:tcPr>
          <w:p w14:paraId="0435B583"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Blue Canyon AP </w:t>
            </w:r>
          </w:p>
        </w:tc>
        <w:tc>
          <w:tcPr>
            <w:tcW w:w="1451" w:type="dxa"/>
            <w:gridSpan w:val="2"/>
            <w:tcBorders>
              <w:top w:val="nil"/>
              <w:left w:val="nil"/>
              <w:bottom w:val="nil"/>
              <w:right w:val="nil"/>
            </w:tcBorders>
            <w:shd w:val="clear" w:color="auto" w:fill="auto"/>
            <w:noWrap/>
            <w:vAlign w:val="center"/>
            <w:hideMark/>
          </w:tcPr>
          <w:p w14:paraId="0435B584" w14:textId="0BA65C1F" w:rsidR="00501AA7" w:rsidRDefault="00501AA7" w:rsidP="00501AA7">
            <w:pPr>
              <w:rPr>
                <w:rFonts w:ascii="Calibri" w:hAnsi="Calibri"/>
                <w:color w:val="000000"/>
                <w:sz w:val="18"/>
                <w:szCs w:val="18"/>
              </w:rPr>
            </w:pPr>
            <w:r w:rsidRPr="002A4574">
              <w:rPr>
                <w:rFonts w:ascii="Calibri" w:hAnsi="Calibri"/>
                <w:color w:val="000000"/>
                <w:sz w:val="18"/>
                <w:szCs w:val="18"/>
              </w:rPr>
              <w:t>39.3</w:t>
            </w:r>
            <w:r>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85"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–120.72</w:t>
            </w:r>
          </w:p>
        </w:tc>
        <w:tc>
          <w:tcPr>
            <w:tcW w:w="1293" w:type="dxa"/>
            <w:tcBorders>
              <w:top w:val="nil"/>
              <w:left w:val="nil"/>
              <w:bottom w:val="nil"/>
              <w:right w:val="nil"/>
            </w:tcBorders>
            <w:shd w:val="clear" w:color="auto" w:fill="auto"/>
            <w:noWrap/>
            <w:vAlign w:val="center"/>
            <w:hideMark/>
          </w:tcPr>
          <w:p w14:paraId="0435B586"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8E" w14:textId="77777777" w:rsidTr="00BA6D7A">
        <w:trPr>
          <w:trHeight w:val="240"/>
        </w:trPr>
        <w:tc>
          <w:tcPr>
            <w:tcW w:w="984" w:type="dxa"/>
            <w:tcBorders>
              <w:top w:val="nil"/>
              <w:left w:val="nil"/>
              <w:bottom w:val="nil"/>
              <w:right w:val="nil"/>
            </w:tcBorders>
            <w:shd w:val="clear" w:color="auto" w:fill="auto"/>
            <w:noWrap/>
            <w:vAlign w:val="center"/>
            <w:hideMark/>
          </w:tcPr>
          <w:p w14:paraId="0435B588"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725846</w:t>
            </w:r>
          </w:p>
        </w:tc>
        <w:tc>
          <w:tcPr>
            <w:tcW w:w="818" w:type="dxa"/>
            <w:gridSpan w:val="2"/>
            <w:tcBorders>
              <w:top w:val="nil"/>
              <w:left w:val="nil"/>
              <w:bottom w:val="nil"/>
              <w:right w:val="nil"/>
            </w:tcBorders>
            <w:shd w:val="clear" w:color="auto" w:fill="auto"/>
            <w:noWrap/>
            <w:vAlign w:val="center"/>
            <w:hideMark/>
          </w:tcPr>
          <w:p w14:paraId="0435B589"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0.66</w:t>
            </w:r>
          </w:p>
        </w:tc>
        <w:tc>
          <w:tcPr>
            <w:tcW w:w="4955" w:type="dxa"/>
            <w:gridSpan w:val="3"/>
            <w:tcBorders>
              <w:top w:val="nil"/>
              <w:left w:val="nil"/>
              <w:bottom w:val="nil"/>
              <w:right w:val="nil"/>
            </w:tcBorders>
            <w:shd w:val="clear" w:color="auto" w:fill="auto"/>
            <w:noWrap/>
            <w:vAlign w:val="bottom"/>
            <w:hideMark/>
          </w:tcPr>
          <w:p w14:paraId="0435B58A"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Truckee–Tahoe </w:t>
            </w:r>
          </w:p>
        </w:tc>
        <w:tc>
          <w:tcPr>
            <w:tcW w:w="1451" w:type="dxa"/>
            <w:gridSpan w:val="2"/>
            <w:tcBorders>
              <w:top w:val="nil"/>
              <w:left w:val="nil"/>
              <w:bottom w:val="nil"/>
              <w:right w:val="nil"/>
            </w:tcBorders>
            <w:shd w:val="clear" w:color="auto" w:fill="auto"/>
            <w:noWrap/>
            <w:vAlign w:val="center"/>
            <w:hideMark/>
          </w:tcPr>
          <w:p w14:paraId="0435B58B" w14:textId="77777777" w:rsidR="00501AA7" w:rsidRDefault="00501AA7" w:rsidP="00501AA7">
            <w:pPr>
              <w:rPr>
                <w:rFonts w:ascii="Calibri" w:hAnsi="Calibri"/>
                <w:color w:val="000000"/>
                <w:sz w:val="18"/>
                <w:szCs w:val="18"/>
              </w:rPr>
            </w:pPr>
            <w:r w:rsidRPr="002A4574">
              <w:rPr>
                <w:rFonts w:ascii="Calibri" w:hAnsi="Calibri"/>
                <w:color w:val="000000"/>
                <w:sz w:val="18"/>
                <w:szCs w:val="18"/>
              </w:rPr>
              <w:t>39.32</w:t>
            </w:r>
          </w:p>
        </w:tc>
        <w:tc>
          <w:tcPr>
            <w:tcW w:w="1420" w:type="dxa"/>
            <w:gridSpan w:val="2"/>
            <w:tcBorders>
              <w:top w:val="nil"/>
              <w:left w:val="nil"/>
              <w:bottom w:val="nil"/>
              <w:right w:val="nil"/>
            </w:tcBorders>
            <w:shd w:val="clear" w:color="auto" w:fill="auto"/>
            <w:noWrap/>
            <w:vAlign w:val="center"/>
            <w:hideMark/>
          </w:tcPr>
          <w:p w14:paraId="0435B58C"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–120.13</w:t>
            </w:r>
          </w:p>
        </w:tc>
        <w:tc>
          <w:tcPr>
            <w:tcW w:w="1293" w:type="dxa"/>
            <w:tcBorders>
              <w:top w:val="nil"/>
              <w:left w:val="nil"/>
              <w:bottom w:val="nil"/>
              <w:right w:val="nil"/>
            </w:tcBorders>
            <w:shd w:val="clear" w:color="auto" w:fill="auto"/>
            <w:noWrap/>
            <w:vAlign w:val="center"/>
            <w:hideMark/>
          </w:tcPr>
          <w:p w14:paraId="0435B58D"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95" w14:textId="77777777" w:rsidTr="00BA6D7A">
        <w:trPr>
          <w:trHeight w:val="240"/>
        </w:trPr>
        <w:tc>
          <w:tcPr>
            <w:tcW w:w="984" w:type="dxa"/>
            <w:tcBorders>
              <w:top w:val="nil"/>
              <w:left w:val="nil"/>
              <w:bottom w:val="nil"/>
              <w:right w:val="nil"/>
            </w:tcBorders>
            <w:shd w:val="clear" w:color="auto" w:fill="auto"/>
            <w:noWrap/>
            <w:vAlign w:val="center"/>
            <w:hideMark/>
          </w:tcPr>
          <w:p w14:paraId="0435B58F"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725847</w:t>
            </w:r>
          </w:p>
        </w:tc>
        <w:tc>
          <w:tcPr>
            <w:tcW w:w="818" w:type="dxa"/>
            <w:gridSpan w:val="2"/>
            <w:tcBorders>
              <w:top w:val="nil"/>
              <w:left w:val="nil"/>
              <w:bottom w:val="nil"/>
              <w:right w:val="nil"/>
            </w:tcBorders>
            <w:shd w:val="clear" w:color="auto" w:fill="auto"/>
            <w:noWrap/>
            <w:vAlign w:val="center"/>
            <w:hideMark/>
          </w:tcPr>
          <w:p w14:paraId="0435B590"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0.64</w:t>
            </w:r>
          </w:p>
        </w:tc>
        <w:tc>
          <w:tcPr>
            <w:tcW w:w="4955" w:type="dxa"/>
            <w:gridSpan w:val="3"/>
            <w:tcBorders>
              <w:top w:val="nil"/>
              <w:left w:val="nil"/>
              <w:bottom w:val="nil"/>
              <w:right w:val="nil"/>
            </w:tcBorders>
            <w:shd w:val="clear" w:color="auto" w:fill="auto"/>
            <w:noWrap/>
            <w:vAlign w:val="bottom"/>
            <w:hideMark/>
          </w:tcPr>
          <w:p w14:paraId="0435B591"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South Lake Tahoe </w:t>
            </w:r>
          </w:p>
        </w:tc>
        <w:tc>
          <w:tcPr>
            <w:tcW w:w="1451" w:type="dxa"/>
            <w:gridSpan w:val="2"/>
            <w:tcBorders>
              <w:top w:val="nil"/>
              <w:left w:val="nil"/>
              <w:bottom w:val="nil"/>
              <w:right w:val="nil"/>
            </w:tcBorders>
            <w:shd w:val="clear" w:color="auto" w:fill="auto"/>
            <w:noWrap/>
            <w:vAlign w:val="center"/>
            <w:hideMark/>
          </w:tcPr>
          <w:p w14:paraId="0435B592" w14:textId="5A2F2024" w:rsidR="00501AA7" w:rsidRDefault="00501AA7" w:rsidP="00501AA7">
            <w:pPr>
              <w:rPr>
                <w:rFonts w:ascii="Calibri" w:hAnsi="Calibri"/>
                <w:color w:val="000000"/>
                <w:sz w:val="18"/>
                <w:szCs w:val="18"/>
              </w:rPr>
            </w:pPr>
            <w:r w:rsidRPr="002A4574">
              <w:rPr>
                <w:rFonts w:ascii="Calibri" w:hAnsi="Calibri"/>
                <w:color w:val="000000"/>
                <w:sz w:val="18"/>
                <w:szCs w:val="18"/>
              </w:rPr>
              <w:t>38.9</w:t>
            </w:r>
            <w:r>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93"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–120.00</w:t>
            </w:r>
          </w:p>
        </w:tc>
        <w:tc>
          <w:tcPr>
            <w:tcW w:w="1293" w:type="dxa"/>
            <w:tcBorders>
              <w:top w:val="nil"/>
              <w:left w:val="nil"/>
              <w:bottom w:val="nil"/>
              <w:right w:val="nil"/>
            </w:tcBorders>
            <w:shd w:val="clear" w:color="auto" w:fill="auto"/>
            <w:noWrap/>
            <w:vAlign w:val="center"/>
            <w:hideMark/>
          </w:tcPr>
          <w:p w14:paraId="0435B594"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9C" w14:textId="77777777" w:rsidTr="00BA6D7A">
        <w:trPr>
          <w:trHeight w:val="240"/>
        </w:trPr>
        <w:tc>
          <w:tcPr>
            <w:tcW w:w="984" w:type="dxa"/>
            <w:tcBorders>
              <w:top w:val="nil"/>
              <w:left w:val="nil"/>
              <w:bottom w:val="nil"/>
              <w:right w:val="nil"/>
            </w:tcBorders>
            <w:shd w:val="clear" w:color="auto" w:fill="auto"/>
            <w:noWrap/>
            <w:vAlign w:val="center"/>
            <w:hideMark/>
          </w:tcPr>
          <w:p w14:paraId="0435B596"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725905</w:t>
            </w:r>
          </w:p>
        </w:tc>
        <w:tc>
          <w:tcPr>
            <w:tcW w:w="818" w:type="dxa"/>
            <w:gridSpan w:val="2"/>
            <w:tcBorders>
              <w:top w:val="nil"/>
              <w:left w:val="nil"/>
              <w:bottom w:val="nil"/>
              <w:right w:val="nil"/>
            </w:tcBorders>
            <w:shd w:val="clear" w:color="auto" w:fill="auto"/>
            <w:noWrap/>
            <w:vAlign w:val="center"/>
            <w:hideMark/>
          </w:tcPr>
          <w:p w14:paraId="0435B597"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0.47</w:t>
            </w:r>
          </w:p>
        </w:tc>
        <w:tc>
          <w:tcPr>
            <w:tcW w:w="4955" w:type="dxa"/>
            <w:gridSpan w:val="3"/>
            <w:tcBorders>
              <w:top w:val="nil"/>
              <w:left w:val="nil"/>
              <w:bottom w:val="nil"/>
              <w:right w:val="nil"/>
            </w:tcBorders>
            <w:shd w:val="clear" w:color="auto" w:fill="auto"/>
            <w:noWrap/>
            <w:vAlign w:val="bottom"/>
            <w:hideMark/>
          </w:tcPr>
          <w:p w14:paraId="0435B598"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Ukiah Municipal AP </w:t>
            </w:r>
          </w:p>
        </w:tc>
        <w:tc>
          <w:tcPr>
            <w:tcW w:w="1451" w:type="dxa"/>
            <w:gridSpan w:val="2"/>
            <w:tcBorders>
              <w:top w:val="nil"/>
              <w:left w:val="nil"/>
              <w:bottom w:val="nil"/>
              <w:right w:val="nil"/>
            </w:tcBorders>
            <w:shd w:val="clear" w:color="auto" w:fill="auto"/>
            <w:noWrap/>
            <w:vAlign w:val="center"/>
            <w:hideMark/>
          </w:tcPr>
          <w:p w14:paraId="0435B599" w14:textId="77777777" w:rsidR="00501AA7" w:rsidRDefault="00501AA7" w:rsidP="00501AA7">
            <w:pPr>
              <w:rPr>
                <w:rFonts w:ascii="Calibri" w:hAnsi="Calibri"/>
                <w:color w:val="000000"/>
                <w:sz w:val="18"/>
                <w:szCs w:val="18"/>
              </w:rPr>
            </w:pPr>
            <w:r w:rsidRPr="002A4574">
              <w:rPr>
                <w:rFonts w:ascii="Calibri" w:hAnsi="Calibri"/>
                <w:color w:val="000000"/>
                <w:sz w:val="18"/>
                <w:szCs w:val="18"/>
              </w:rPr>
              <w:t>39.13</w:t>
            </w:r>
          </w:p>
        </w:tc>
        <w:tc>
          <w:tcPr>
            <w:tcW w:w="1420" w:type="dxa"/>
            <w:gridSpan w:val="2"/>
            <w:tcBorders>
              <w:top w:val="nil"/>
              <w:left w:val="nil"/>
              <w:bottom w:val="nil"/>
              <w:right w:val="nil"/>
            </w:tcBorders>
            <w:shd w:val="clear" w:color="auto" w:fill="auto"/>
            <w:noWrap/>
            <w:vAlign w:val="center"/>
            <w:hideMark/>
          </w:tcPr>
          <w:p w14:paraId="0435B59A"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–123.20</w:t>
            </w:r>
          </w:p>
        </w:tc>
        <w:tc>
          <w:tcPr>
            <w:tcW w:w="1293" w:type="dxa"/>
            <w:tcBorders>
              <w:top w:val="nil"/>
              <w:left w:val="nil"/>
              <w:bottom w:val="nil"/>
              <w:right w:val="nil"/>
            </w:tcBorders>
            <w:shd w:val="clear" w:color="auto" w:fill="auto"/>
            <w:noWrap/>
            <w:vAlign w:val="center"/>
            <w:hideMark/>
          </w:tcPr>
          <w:p w14:paraId="0435B59B"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A3" w14:textId="77777777" w:rsidTr="00BA6D7A">
        <w:trPr>
          <w:trHeight w:val="240"/>
        </w:trPr>
        <w:tc>
          <w:tcPr>
            <w:tcW w:w="984" w:type="dxa"/>
            <w:tcBorders>
              <w:top w:val="nil"/>
              <w:left w:val="nil"/>
              <w:bottom w:val="nil"/>
              <w:right w:val="nil"/>
            </w:tcBorders>
            <w:shd w:val="clear" w:color="auto" w:fill="auto"/>
            <w:noWrap/>
            <w:vAlign w:val="center"/>
            <w:hideMark/>
          </w:tcPr>
          <w:p w14:paraId="0435B59D"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725910</w:t>
            </w:r>
          </w:p>
        </w:tc>
        <w:tc>
          <w:tcPr>
            <w:tcW w:w="818" w:type="dxa"/>
            <w:gridSpan w:val="2"/>
            <w:tcBorders>
              <w:top w:val="nil"/>
              <w:left w:val="nil"/>
              <w:bottom w:val="nil"/>
              <w:right w:val="nil"/>
            </w:tcBorders>
            <w:shd w:val="clear" w:color="auto" w:fill="auto"/>
            <w:noWrap/>
            <w:vAlign w:val="center"/>
            <w:hideMark/>
          </w:tcPr>
          <w:p w14:paraId="0435B59E" w14:textId="3DCBD816" w:rsidR="00501AA7" w:rsidRDefault="00501AA7" w:rsidP="00501AA7">
            <w:pPr>
              <w:rPr>
                <w:rFonts w:ascii="Calibri" w:hAnsi="Calibri"/>
                <w:color w:val="000000"/>
                <w:sz w:val="18"/>
                <w:szCs w:val="18"/>
              </w:rPr>
            </w:pPr>
            <w:r w:rsidRPr="002A4574">
              <w:rPr>
                <w:rFonts w:ascii="Calibri" w:hAnsi="Calibri"/>
                <w:color w:val="000000"/>
                <w:sz w:val="18"/>
                <w:szCs w:val="18"/>
              </w:rPr>
              <w:t>0.5</w:t>
            </w:r>
            <w:r>
              <w:rPr>
                <w:rFonts w:ascii="Calibri" w:hAnsi="Calibri"/>
                <w:color w:val="000000"/>
                <w:sz w:val="18"/>
                <w:szCs w:val="18"/>
              </w:rPr>
              <w:t>0</w:t>
            </w:r>
          </w:p>
        </w:tc>
        <w:tc>
          <w:tcPr>
            <w:tcW w:w="4955" w:type="dxa"/>
            <w:gridSpan w:val="3"/>
            <w:tcBorders>
              <w:top w:val="nil"/>
              <w:left w:val="nil"/>
              <w:bottom w:val="nil"/>
              <w:right w:val="nil"/>
            </w:tcBorders>
            <w:shd w:val="clear" w:color="auto" w:fill="auto"/>
            <w:noWrap/>
            <w:vAlign w:val="bottom"/>
            <w:hideMark/>
          </w:tcPr>
          <w:p w14:paraId="0435B59F" w14:textId="4FD08493"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Red Bluff Municipal </w:t>
            </w:r>
            <w:proofErr w:type="spellStart"/>
            <w:r w:rsidRPr="002A4574">
              <w:rPr>
                <w:rFonts w:ascii="Calibri" w:hAnsi="Calibri"/>
                <w:color w:val="000000"/>
                <w:sz w:val="18"/>
                <w:szCs w:val="18"/>
              </w:rPr>
              <w:t>Arpt</w:t>
            </w:r>
            <w:proofErr w:type="spellEnd"/>
          </w:p>
        </w:tc>
        <w:tc>
          <w:tcPr>
            <w:tcW w:w="1451" w:type="dxa"/>
            <w:gridSpan w:val="2"/>
            <w:tcBorders>
              <w:top w:val="nil"/>
              <w:left w:val="nil"/>
              <w:bottom w:val="nil"/>
              <w:right w:val="nil"/>
            </w:tcBorders>
            <w:shd w:val="clear" w:color="auto" w:fill="auto"/>
            <w:noWrap/>
            <w:vAlign w:val="center"/>
            <w:hideMark/>
          </w:tcPr>
          <w:p w14:paraId="0435B5A0" w14:textId="77777777" w:rsidR="00501AA7" w:rsidRDefault="00501AA7" w:rsidP="00501AA7">
            <w:pPr>
              <w:rPr>
                <w:rFonts w:ascii="Calibri" w:hAnsi="Calibri"/>
                <w:color w:val="000000"/>
                <w:sz w:val="18"/>
                <w:szCs w:val="18"/>
              </w:rPr>
            </w:pPr>
            <w:r w:rsidRPr="002A4574">
              <w:rPr>
                <w:rFonts w:ascii="Calibri" w:hAnsi="Calibri"/>
                <w:color w:val="000000"/>
                <w:sz w:val="18"/>
                <w:szCs w:val="18"/>
              </w:rPr>
              <w:t>40.15</w:t>
            </w:r>
          </w:p>
        </w:tc>
        <w:tc>
          <w:tcPr>
            <w:tcW w:w="1420" w:type="dxa"/>
            <w:gridSpan w:val="2"/>
            <w:tcBorders>
              <w:top w:val="nil"/>
              <w:left w:val="nil"/>
              <w:bottom w:val="nil"/>
              <w:right w:val="nil"/>
            </w:tcBorders>
            <w:shd w:val="clear" w:color="auto" w:fill="auto"/>
            <w:noWrap/>
            <w:vAlign w:val="center"/>
            <w:hideMark/>
          </w:tcPr>
          <w:p w14:paraId="0435B5A1"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–122.25</w:t>
            </w:r>
          </w:p>
        </w:tc>
        <w:tc>
          <w:tcPr>
            <w:tcW w:w="1293" w:type="dxa"/>
            <w:tcBorders>
              <w:top w:val="nil"/>
              <w:left w:val="nil"/>
              <w:bottom w:val="nil"/>
              <w:right w:val="nil"/>
            </w:tcBorders>
            <w:shd w:val="clear" w:color="auto" w:fill="auto"/>
            <w:noWrap/>
            <w:vAlign w:val="center"/>
            <w:hideMark/>
          </w:tcPr>
          <w:p w14:paraId="0435B5A2"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AA" w14:textId="77777777" w:rsidTr="00BA6D7A">
        <w:trPr>
          <w:trHeight w:val="240"/>
        </w:trPr>
        <w:tc>
          <w:tcPr>
            <w:tcW w:w="984" w:type="dxa"/>
            <w:tcBorders>
              <w:top w:val="nil"/>
              <w:left w:val="nil"/>
              <w:bottom w:val="nil"/>
              <w:right w:val="nil"/>
            </w:tcBorders>
            <w:shd w:val="clear" w:color="auto" w:fill="auto"/>
            <w:noWrap/>
            <w:vAlign w:val="center"/>
            <w:hideMark/>
          </w:tcPr>
          <w:p w14:paraId="0435B5A4"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725920</w:t>
            </w:r>
          </w:p>
        </w:tc>
        <w:tc>
          <w:tcPr>
            <w:tcW w:w="818" w:type="dxa"/>
            <w:gridSpan w:val="2"/>
            <w:tcBorders>
              <w:top w:val="nil"/>
              <w:left w:val="nil"/>
              <w:bottom w:val="nil"/>
              <w:right w:val="nil"/>
            </w:tcBorders>
            <w:shd w:val="clear" w:color="auto" w:fill="auto"/>
            <w:noWrap/>
            <w:vAlign w:val="center"/>
            <w:hideMark/>
          </w:tcPr>
          <w:p w14:paraId="0435B5A5"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0.47</w:t>
            </w:r>
          </w:p>
        </w:tc>
        <w:tc>
          <w:tcPr>
            <w:tcW w:w="4955" w:type="dxa"/>
            <w:gridSpan w:val="3"/>
            <w:tcBorders>
              <w:top w:val="nil"/>
              <w:left w:val="nil"/>
              <w:bottom w:val="nil"/>
              <w:right w:val="nil"/>
            </w:tcBorders>
            <w:shd w:val="clear" w:color="auto" w:fill="auto"/>
            <w:noWrap/>
            <w:vAlign w:val="bottom"/>
            <w:hideMark/>
          </w:tcPr>
          <w:p w14:paraId="0435B5A6" w14:textId="0D7AD83E"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Redding Municipal </w:t>
            </w:r>
            <w:proofErr w:type="spellStart"/>
            <w:r w:rsidRPr="002A4574">
              <w:rPr>
                <w:rFonts w:ascii="Calibri" w:hAnsi="Calibri"/>
                <w:color w:val="000000"/>
                <w:sz w:val="18"/>
                <w:szCs w:val="18"/>
              </w:rPr>
              <w:t>Arpt</w:t>
            </w:r>
            <w:proofErr w:type="spellEnd"/>
          </w:p>
        </w:tc>
        <w:tc>
          <w:tcPr>
            <w:tcW w:w="1451" w:type="dxa"/>
            <w:gridSpan w:val="2"/>
            <w:tcBorders>
              <w:top w:val="nil"/>
              <w:left w:val="nil"/>
              <w:bottom w:val="nil"/>
              <w:right w:val="nil"/>
            </w:tcBorders>
            <w:shd w:val="clear" w:color="auto" w:fill="auto"/>
            <w:noWrap/>
            <w:vAlign w:val="center"/>
            <w:hideMark/>
          </w:tcPr>
          <w:p w14:paraId="0435B5A7" w14:textId="77777777" w:rsidR="00501AA7" w:rsidRDefault="00501AA7" w:rsidP="00501AA7">
            <w:pPr>
              <w:rPr>
                <w:rFonts w:ascii="Calibri" w:hAnsi="Calibri"/>
                <w:color w:val="000000"/>
                <w:sz w:val="18"/>
                <w:szCs w:val="18"/>
              </w:rPr>
            </w:pPr>
            <w:r w:rsidRPr="002A4574">
              <w:rPr>
                <w:rFonts w:ascii="Calibri" w:hAnsi="Calibri"/>
                <w:color w:val="000000"/>
                <w:sz w:val="18"/>
                <w:szCs w:val="18"/>
              </w:rPr>
              <w:t>40.52</w:t>
            </w:r>
          </w:p>
        </w:tc>
        <w:tc>
          <w:tcPr>
            <w:tcW w:w="1420" w:type="dxa"/>
            <w:gridSpan w:val="2"/>
            <w:tcBorders>
              <w:top w:val="nil"/>
              <w:left w:val="nil"/>
              <w:bottom w:val="nil"/>
              <w:right w:val="nil"/>
            </w:tcBorders>
            <w:shd w:val="clear" w:color="auto" w:fill="auto"/>
            <w:noWrap/>
            <w:vAlign w:val="center"/>
            <w:hideMark/>
          </w:tcPr>
          <w:p w14:paraId="0435B5A8"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–122.32</w:t>
            </w:r>
          </w:p>
        </w:tc>
        <w:tc>
          <w:tcPr>
            <w:tcW w:w="1293" w:type="dxa"/>
            <w:tcBorders>
              <w:top w:val="nil"/>
              <w:left w:val="nil"/>
              <w:bottom w:val="nil"/>
              <w:right w:val="nil"/>
            </w:tcBorders>
            <w:shd w:val="clear" w:color="auto" w:fill="auto"/>
            <w:noWrap/>
            <w:vAlign w:val="center"/>
            <w:hideMark/>
          </w:tcPr>
          <w:p w14:paraId="0435B5A9"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B1" w14:textId="77777777" w:rsidTr="00BA6D7A">
        <w:trPr>
          <w:trHeight w:val="240"/>
        </w:trPr>
        <w:tc>
          <w:tcPr>
            <w:tcW w:w="984" w:type="dxa"/>
            <w:tcBorders>
              <w:top w:val="nil"/>
              <w:left w:val="nil"/>
              <w:bottom w:val="nil"/>
              <w:right w:val="nil"/>
            </w:tcBorders>
            <w:shd w:val="clear" w:color="auto" w:fill="auto"/>
            <w:noWrap/>
            <w:vAlign w:val="center"/>
            <w:hideMark/>
          </w:tcPr>
          <w:p w14:paraId="0435B5AB"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725945</w:t>
            </w:r>
          </w:p>
        </w:tc>
        <w:tc>
          <w:tcPr>
            <w:tcW w:w="818" w:type="dxa"/>
            <w:gridSpan w:val="2"/>
            <w:tcBorders>
              <w:top w:val="nil"/>
              <w:left w:val="nil"/>
              <w:bottom w:val="nil"/>
              <w:right w:val="nil"/>
            </w:tcBorders>
            <w:shd w:val="clear" w:color="auto" w:fill="auto"/>
            <w:noWrap/>
            <w:vAlign w:val="center"/>
            <w:hideMark/>
          </w:tcPr>
          <w:p w14:paraId="0435B5AC"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0.56</w:t>
            </w:r>
          </w:p>
        </w:tc>
        <w:tc>
          <w:tcPr>
            <w:tcW w:w="4955" w:type="dxa"/>
            <w:gridSpan w:val="3"/>
            <w:tcBorders>
              <w:top w:val="nil"/>
              <w:left w:val="nil"/>
              <w:bottom w:val="nil"/>
              <w:right w:val="nil"/>
            </w:tcBorders>
            <w:shd w:val="clear" w:color="auto" w:fill="auto"/>
            <w:noWrap/>
            <w:vAlign w:val="bottom"/>
            <w:hideMark/>
          </w:tcPr>
          <w:p w14:paraId="0435B5AD" w14:textId="3CC67806" w:rsidR="00501AA7" w:rsidRPr="002A4574" w:rsidRDefault="00501AA7" w:rsidP="00501AA7">
            <w:pPr>
              <w:rPr>
                <w:rFonts w:ascii="Calibri" w:hAnsi="Calibri"/>
                <w:color w:val="000000"/>
                <w:sz w:val="18"/>
                <w:szCs w:val="18"/>
              </w:rPr>
            </w:pPr>
            <w:r w:rsidRPr="002A4574">
              <w:rPr>
                <w:rFonts w:ascii="Calibri" w:hAnsi="Calibri"/>
                <w:color w:val="000000"/>
                <w:sz w:val="18"/>
                <w:szCs w:val="18"/>
              </w:rPr>
              <w:t>Arcata Airport</w:t>
            </w:r>
          </w:p>
        </w:tc>
        <w:tc>
          <w:tcPr>
            <w:tcW w:w="1451" w:type="dxa"/>
            <w:gridSpan w:val="2"/>
            <w:tcBorders>
              <w:top w:val="nil"/>
              <w:left w:val="nil"/>
              <w:bottom w:val="nil"/>
              <w:right w:val="nil"/>
            </w:tcBorders>
            <w:shd w:val="clear" w:color="auto" w:fill="auto"/>
            <w:noWrap/>
            <w:vAlign w:val="center"/>
            <w:hideMark/>
          </w:tcPr>
          <w:p w14:paraId="0435B5AE" w14:textId="77777777" w:rsidR="00501AA7" w:rsidRDefault="00501AA7" w:rsidP="00501AA7">
            <w:pPr>
              <w:rPr>
                <w:rFonts w:ascii="Calibri" w:hAnsi="Calibri"/>
                <w:color w:val="000000"/>
                <w:sz w:val="18"/>
                <w:szCs w:val="18"/>
              </w:rPr>
            </w:pPr>
            <w:r w:rsidRPr="002A4574">
              <w:rPr>
                <w:rFonts w:ascii="Calibri" w:hAnsi="Calibri"/>
                <w:color w:val="000000"/>
                <w:sz w:val="18"/>
                <w:szCs w:val="18"/>
              </w:rPr>
              <w:t>40.98</w:t>
            </w:r>
          </w:p>
        </w:tc>
        <w:tc>
          <w:tcPr>
            <w:tcW w:w="1420" w:type="dxa"/>
            <w:gridSpan w:val="2"/>
            <w:tcBorders>
              <w:top w:val="nil"/>
              <w:left w:val="nil"/>
              <w:bottom w:val="nil"/>
              <w:right w:val="nil"/>
            </w:tcBorders>
            <w:shd w:val="clear" w:color="auto" w:fill="auto"/>
            <w:noWrap/>
            <w:vAlign w:val="center"/>
            <w:hideMark/>
          </w:tcPr>
          <w:p w14:paraId="0435B5AF"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–124.10</w:t>
            </w:r>
          </w:p>
        </w:tc>
        <w:tc>
          <w:tcPr>
            <w:tcW w:w="1293" w:type="dxa"/>
            <w:tcBorders>
              <w:top w:val="nil"/>
              <w:left w:val="nil"/>
              <w:bottom w:val="nil"/>
              <w:right w:val="nil"/>
            </w:tcBorders>
            <w:shd w:val="clear" w:color="auto" w:fill="auto"/>
            <w:noWrap/>
            <w:vAlign w:val="center"/>
            <w:hideMark/>
          </w:tcPr>
          <w:p w14:paraId="0435B5B0"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B8" w14:textId="77777777" w:rsidTr="00BA6D7A">
        <w:trPr>
          <w:trHeight w:val="240"/>
        </w:trPr>
        <w:tc>
          <w:tcPr>
            <w:tcW w:w="984" w:type="dxa"/>
            <w:tcBorders>
              <w:top w:val="nil"/>
              <w:left w:val="nil"/>
              <w:bottom w:val="nil"/>
              <w:right w:val="nil"/>
            </w:tcBorders>
            <w:shd w:val="clear" w:color="auto" w:fill="auto"/>
            <w:noWrap/>
            <w:vAlign w:val="center"/>
            <w:hideMark/>
          </w:tcPr>
          <w:p w14:paraId="0435B5B2"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725946</w:t>
            </w:r>
          </w:p>
        </w:tc>
        <w:tc>
          <w:tcPr>
            <w:tcW w:w="818" w:type="dxa"/>
            <w:gridSpan w:val="2"/>
            <w:tcBorders>
              <w:top w:val="nil"/>
              <w:left w:val="nil"/>
              <w:bottom w:val="nil"/>
              <w:right w:val="nil"/>
            </w:tcBorders>
            <w:shd w:val="clear" w:color="auto" w:fill="auto"/>
            <w:noWrap/>
            <w:vAlign w:val="center"/>
            <w:hideMark/>
          </w:tcPr>
          <w:p w14:paraId="0435B5B3" w14:textId="16ECF74F" w:rsidR="00501AA7" w:rsidRDefault="00501AA7" w:rsidP="00501AA7">
            <w:pPr>
              <w:rPr>
                <w:rFonts w:ascii="Calibri" w:hAnsi="Calibri"/>
                <w:color w:val="000000"/>
                <w:sz w:val="18"/>
                <w:szCs w:val="18"/>
              </w:rPr>
            </w:pPr>
            <w:r w:rsidRPr="002A4574">
              <w:rPr>
                <w:rFonts w:ascii="Calibri" w:hAnsi="Calibri"/>
                <w:color w:val="000000"/>
                <w:sz w:val="18"/>
                <w:szCs w:val="18"/>
              </w:rPr>
              <w:t>0.6</w:t>
            </w:r>
            <w:r>
              <w:rPr>
                <w:rFonts w:ascii="Calibri" w:hAnsi="Calibri"/>
                <w:color w:val="000000"/>
                <w:sz w:val="18"/>
                <w:szCs w:val="18"/>
              </w:rPr>
              <w:t>0</w:t>
            </w:r>
          </w:p>
        </w:tc>
        <w:tc>
          <w:tcPr>
            <w:tcW w:w="4955" w:type="dxa"/>
            <w:gridSpan w:val="3"/>
            <w:tcBorders>
              <w:top w:val="nil"/>
              <w:left w:val="nil"/>
              <w:bottom w:val="nil"/>
              <w:right w:val="nil"/>
            </w:tcBorders>
            <w:shd w:val="clear" w:color="auto" w:fill="auto"/>
            <w:noWrap/>
            <w:vAlign w:val="bottom"/>
            <w:hideMark/>
          </w:tcPr>
          <w:p w14:paraId="0435B5B4" w14:textId="24F74C2F" w:rsidR="00501AA7" w:rsidRPr="002A4574" w:rsidRDefault="00501AA7" w:rsidP="00501AA7">
            <w:pPr>
              <w:rPr>
                <w:rFonts w:ascii="Calibri" w:hAnsi="Calibri"/>
                <w:color w:val="000000"/>
                <w:sz w:val="18"/>
                <w:szCs w:val="18"/>
              </w:rPr>
            </w:pPr>
            <w:r w:rsidRPr="002A4574">
              <w:rPr>
                <w:rFonts w:ascii="Calibri" w:hAnsi="Calibri"/>
                <w:color w:val="000000"/>
                <w:sz w:val="18"/>
                <w:szCs w:val="18"/>
              </w:rPr>
              <w:t>Crescent City Faa</w:t>
            </w:r>
          </w:p>
        </w:tc>
        <w:tc>
          <w:tcPr>
            <w:tcW w:w="1451" w:type="dxa"/>
            <w:gridSpan w:val="2"/>
            <w:tcBorders>
              <w:top w:val="nil"/>
              <w:left w:val="nil"/>
              <w:bottom w:val="nil"/>
              <w:right w:val="nil"/>
            </w:tcBorders>
            <w:shd w:val="clear" w:color="auto" w:fill="auto"/>
            <w:noWrap/>
            <w:vAlign w:val="center"/>
            <w:hideMark/>
          </w:tcPr>
          <w:p w14:paraId="0435B5B5" w14:textId="77777777" w:rsidR="00501AA7" w:rsidRDefault="00501AA7" w:rsidP="00501AA7">
            <w:pPr>
              <w:rPr>
                <w:rFonts w:ascii="Calibri" w:hAnsi="Calibri"/>
                <w:color w:val="000000"/>
                <w:sz w:val="18"/>
                <w:szCs w:val="18"/>
              </w:rPr>
            </w:pPr>
            <w:r w:rsidRPr="002A4574">
              <w:rPr>
                <w:rFonts w:ascii="Calibri" w:hAnsi="Calibri"/>
                <w:color w:val="000000"/>
                <w:sz w:val="18"/>
                <w:szCs w:val="18"/>
              </w:rPr>
              <w:t>41.78</w:t>
            </w:r>
          </w:p>
        </w:tc>
        <w:tc>
          <w:tcPr>
            <w:tcW w:w="1420" w:type="dxa"/>
            <w:gridSpan w:val="2"/>
            <w:tcBorders>
              <w:top w:val="nil"/>
              <w:left w:val="nil"/>
              <w:bottom w:val="nil"/>
              <w:right w:val="nil"/>
            </w:tcBorders>
            <w:shd w:val="clear" w:color="auto" w:fill="auto"/>
            <w:noWrap/>
            <w:vAlign w:val="center"/>
            <w:hideMark/>
          </w:tcPr>
          <w:p w14:paraId="0435B5B6"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–124.23</w:t>
            </w:r>
          </w:p>
        </w:tc>
        <w:tc>
          <w:tcPr>
            <w:tcW w:w="1293" w:type="dxa"/>
            <w:tcBorders>
              <w:top w:val="nil"/>
              <w:left w:val="nil"/>
              <w:bottom w:val="nil"/>
              <w:right w:val="nil"/>
            </w:tcBorders>
            <w:shd w:val="clear" w:color="auto" w:fill="auto"/>
            <w:noWrap/>
            <w:vAlign w:val="center"/>
            <w:hideMark/>
          </w:tcPr>
          <w:p w14:paraId="0435B5B7"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BF" w14:textId="77777777" w:rsidTr="00BA6D7A">
        <w:trPr>
          <w:trHeight w:val="240"/>
        </w:trPr>
        <w:tc>
          <w:tcPr>
            <w:tcW w:w="984" w:type="dxa"/>
            <w:tcBorders>
              <w:top w:val="nil"/>
              <w:left w:val="nil"/>
              <w:bottom w:val="nil"/>
              <w:right w:val="nil"/>
            </w:tcBorders>
            <w:shd w:val="clear" w:color="auto" w:fill="auto"/>
            <w:noWrap/>
            <w:vAlign w:val="center"/>
            <w:hideMark/>
          </w:tcPr>
          <w:p w14:paraId="0435B5B9"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725955</w:t>
            </w:r>
          </w:p>
        </w:tc>
        <w:tc>
          <w:tcPr>
            <w:tcW w:w="818" w:type="dxa"/>
            <w:gridSpan w:val="2"/>
            <w:tcBorders>
              <w:top w:val="nil"/>
              <w:left w:val="nil"/>
              <w:bottom w:val="nil"/>
              <w:right w:val="nil"/>
            </w:tcBorders>
            <w:shd w:val="clear" w:color="auto" w:fill="auto"/>
            <w:noWrap/>
            <w:vAlign w:val="center"/>
            <w:hideMark/>
          </w:tcPr>
          <w:p w14:paraId="0435B5BA"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0.55</w:t>
            </w:r>
          </w:p>
        </w:tc>
        <w:tc>
          <w:tcPr>
            <w:tcW w:w="4955" w:type="dxa"/>
            <w:gridSpan w:val="3"/>
            <w:tcBorders>
              <w:top w:val="nil"/>
              <w:left w:val="nil"/>
              <w:bottom w:val="nil"/>
              <w:right w:val="nil"/>
            </w:tcBorders>
            <w:shd w:val="clear" w:color="auto" w:fill="auto"/>
            <w:noWrap/>
            <w:vAlign w:val="bottom"/>
            <w:hideMark/>
          </w:tcPr>
          <w:p w14:paraId="0435B5BB" w14:textId="3E325DEC" w:rsidR="00501AA7" w:rsidRPr="002A4574" w:rsidRDefault="00501AA7" w:rsidP="00501AA7">
            <w:pPr>
              <w:rPr>
                <w:rFonts w:ascii="Calibri" w:hAnsi="Calibri"/>
                <w:color w:val="000000"/>
                <w:sz w:val="18"/>
                <w:szCs w:val="18"/>
              </w:rPr>
            </w:pPr>
            <w:r w:rsidRPr="002A4574">
              <w:rPr>
                <w:rFonts w:ascii="Calibri" w:hAnsi="Calibri"/>
                <w:color w:val="000000"/>
                <w:sz w:val="18"/>
                <w:szCs w:val="18"/>
              </w:rPr>
              <w:t>Montague Siskiyou County AP</w:t>
            </w:r>
          </w:p>
        </w:tc>
        <w:tc>
          <w:tcPr>
            <w:tcW w:w="1451" w:type="dxa"/>
            <w:gridSpan w:val="2"/>
            <w:tcBorders>
              <w:top w:val="nil"/>
              <w:left w:val="nil"/>
              <w:bottom w:val="nil"/>
              <w:right w:val="nil"/>
            </w:tcBorders>
            <w:shd w:val="clear" w:color="auto" w:fill="auto"/>
            <w:noWrap/>
            <w:vAlign w:val="center"/>
            <w:hideMark/>
          </w:tcPr>
          <w:p w14:paraId="0435B5BC" w14:textId="77777777" w:rsidR="00501AA7" w:rsidRDefault="00501AA7" w:rsidP="00501AA7">
            <w:pPr>
              <w:rPr>
                <w:rFonts w:ascii="Calibri" w:hAnsi="Calibri"/>
                <w:color w:val="000000"/>
                <w:sz w:val="18"/>
                <w:szCs w:val="18"/>
              </w:rPr>
            </w:pPr>
            <w:r w:rsidRPr="002A4574">
              <w:rPr>
                <w:rFonts w:ascii="Calibri" w:hAnsi="Calibri"/>
                <w:color w:val="000000"/>
                <w:sz w:val="18"/>
                <w:szCs w:val="18"/>
              </w:rPr>
              <w:t>41.78</w:t>
            </w:r>
          </w:p>
        </w:tc>
        <w:tc>
          <w:tcPr>
            <w:tcW w:w="1420" w:type="dxa"/>
            <w:gridSpan w:val="2"/>
            <w:tcBorders>
              <w:top w:val="nil"/>
              <w:left w:val="nil"/>
              <w:bottom w:val="nil"/>
              <w:right w:val="nil"/>
            </w:tcBorders>
            <w:shd w:val="clear" w:color="auto" w:fill="auto"/>
            <w:noWrap/>
            <w:vAlign w:val="center"/>
            <w:hideMark/>
          </w:tcPr>
          <w:p w14:paraId="0435B5BD"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–122.47</w:t>
            </w:r>
          </w:p>
        </w:tc>
        <w:tc>
          <w:tcPr>
            <w:tcW w:w="1293" w:type="dxa"/>
            <w:tcBorders>
              <w:top w:val="nil"/>
              <w:left w:val="nil"/>
              <w:bottom w:val="nil"/>
              <w:right w:val="nil"/>
            </w:tcBorders>
            <w:shd w:val="clear" w:color="auto" w:fill="auto"/>
            <w:noWrap/>
            <w:vAlign w:val="center"/>
            <w:hideMark/>
          </w:tcPr>
          <w:p w14:paraId="0435B5BE"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C6" w14:textId="77777777" w:rsidTr="00BA6D7A">
        <w:trPr>
          <w:trHeight w:val="240"/>
        </w:trPr>
        <w:tc>
          <w:tcPr>
            <w:tcW w:w="984" w:type="dxa"/>
            <w:tcBorders>
              <w:top w:val="nil"/>
              <w:left w:val="nil"/>
              <w:bottom w:val="nil"/>
              <w:right w:val="nil"/>
            </w:tcBorders>
            <w:shd w:val="clear" w:color="auto" w:fill="auto"/>
            <w:noWrap/>
            <w:vAlign w:val="center"/>
            <w:hideMark/>
          </w:tcPr>
          <w:p w14:paraId="0435B5C0"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725958</w:t>
            </w:r>
          </w:p>
        </w:tc>
        <w:tc>
          <w:tcPr>
            <w:tcW w:w="818" w:type="dxa"/>
            <w:gridSpan w:val="2"/>
            <w:tcBorders>
              <w:top w:val="nil"/>
              <w:left w:val="nil"/>
              <w:bottom w:val="nil"/>
              <w:right w:val="nil"/>
            </w:tcBorders>
            <w:shd w:val="clear" w:color="auto" w:fill="auto"/>
            <w:noWrap/>
            <w:vAlign w:val="center"/>
            <w:hideMark/>
          </w:tcPr>
          <w:p w14:paraId="0435B5C1"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0.59</w:t>
            </w:r>
          </w:p>
        </w:tc>
        <w:tc>
          <w:tcPr>
            <w:tcW w:w="4955" w:type="dxa"/>
            <w:gridSpan w:val="3"/>
            <w:tcBorders>
              <w:top w:val="nil"/>
              <w:left w:val="nil"/>
              <w:bottom w:val="nil"/>
              <w:right w:val="nil"/>
            </w:tcBorders>
            <w:shd w:val="clear" w:color="auto" w:fill="auto"/>
            <w:noWrap/>
            <w:vAlign w:val="bottom"/>
            <w:hideMark/>
          </w:tcPr>
          <w:p w14:paraId="0435B5C2" w14:textId="2D49FF14" w:rsidR="00501AA7" w:rsidRPr="002A4574" w:rsidRDefault="00501AA7" w:rsidP="00501AA7">
            <w:pPr>
              <w:rPr>
                <w:rFonts w:ascii="Calibri" w:hAnsi="Calibri"/>
                <w:color w:val="000000"/>
                <w:sz w:val="18"/>
                <w:szCs w:val="18"/>
              </w:rPr>
            </w:pPr>
            <w:r w:rsidRPr="002A4574">
              <w:rPr>
                <w:rFonts w:ascii="Calibri" w:hAnsi="Calibri"/>
                <w:color w:val="000000"/>
                <w:sz w:val="18"/>
                <w:szCs w:val="18"/>
              </w:rPr>
              <w:t>Alturas</w:t>
            </w:r>
          </w:p>
        </w:tc>
        <w:tc>
          <w:tcPr>
            <w:tcW w:w="1451" w:type="dxa"/>
            <w:gridSpan w:val="2"/>
            <w:tcBorders>
              <w:top w:val="nil"/>
              <w:left w:val="nil"/>
              <w:bottom w:val="nil"/>
              <w:right w:val="nil"/>
            </w:tcBorders>
            <w:shd w:val="clear" w:color="auto" w:fill="auto"/>
            <w:noWrap/>
            <w:vAlign w:val="center"/>
            <w:hideMark/>
          </w:tcPr>
          <w:p w14:paraId="0435B5C3" w14:textId="5B0C36AE" w:rsidR="00501AA7" w:rsidRDefault="00501AA7" w:rsidP="00501AA7">
            <w:pPr>
              <w:rPr>
                <w:rFonts w:ascii="Calibri" w:hAnsi="Calibri"/>
                <w:color w:val="000000"/>
                <w:sz w:val="18"/>
                <w:szCs w:val="18"/>
              </w:rPr>
            </w:pPr>
            <w:r w:rsidRPr="002A4574">
              <w:rPr>
                <w:rFonts w:ascii="Calibri" w:hAnsi="Calibri"/>
                <w:color w:val="000000"/>
                <w:sz w:val="18"/>
                <w:szCs w:val="18"/>
              </w:rPr>
              <w:t>41.5</w:t>
            </w:r>
            <w:r>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C4"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–120.53</w:t>
            </w:r>
          </w:p>
        </w:tc>
        <w:tc>
          <w:tcPr>
            <w:tcW w:w="1293" w:type="dxa"/>
            <w:tcBorders>
              <w:top w:val="nil"/>
              <w:left w:val="nil"/>
              <w:bottom w:val="nil"/>
              <w:right w:val="nil"/>
            </w:tcBorders>
            <w:shd w:val="clear" w:color="auto" w:fill="auto"/>
            <w:noWrap/>
            <w:vAlign w:val="center"/>
            <w:hideMark/>
          </w:tcPr>
          <w:p w14:paraId="0435B5C5"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CD" w14:textId="77777777" w:rsidTr="00BA6D7A">
        <w:trPr>
          <w:trHeight w:val="240"/>
        </w:trPr>
        <w:tc>
          <w:tcPr>
            <w:tcW w:w="984" w:type="dxa"/>
            <w:tcBorders>
              <w:top w:val="nil"/>
              <w:left w:val="nil"/>
              <w:bottom w:val="nil"/>
              <w:right w:val="nil"/>
            </w:tcBorders>
            <w:shd w:val="clear" w:color="auto" w:fill="auto"/>
            <w:noWrap/>
            <w:vAlign w:val="center"/>
            <w:hideMark/>
          </w:tcPr>
          <w:p w14:paraId="0435B5C7"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745090</w:t>
            </w:r>
          </w:p>
        </w:tc>
        <w:tc>
          <w:tcPr>
            <w:tcW w:w="818" w:type="dxa"/>
            <w:gridSpan w:val="2"/>
            <w:tcBorders>
              <w:top w:val="nil"/>
              <w:left w:val="nil"/>
              <w:bottom w:val="nil"/>
              <w:right w:val="nil"/>
            </w:tcBorders>
            <w:shd w:val="clear" w:color="auto" w:fill="auto"/>
            <w:noWrap/>
            <w:vAlign w:val="center"/>
            <w:hideMark/>
          </w:tcPr>
          <w:p w14:paraId="0435B5C8"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0.45</w:t>
            </w:r>
          </w:p>
        </w:tc>
        <w:tc>
          <w:tcPr>
            <w:tcW w:w="4955" w:type="dxa"/>
            <w:gridSpan w:val="3"/>
            <w:tcBorders>
              <w:top w:val="nil"/>
              <w:left w:val="nil"/>
              <w:bottom w:val="nil"/>
              <w:right w:val="nil"/>
            </w:tcBorders>
            <w:shd w:val="clear" w:color="auto" w:fill="auto"/>
            <w:noWrap/>
            <w:vAlign w:val="bottom"/>
            <w:hideMark/>
          </w:tcPr>
          <w:p w14:paraId="0435B5C9"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Mountain View Moffett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NAS </w:t>
            </w:r>
          </w:p>
        </w:tc>
        <w:tc>
          <w:tcPr>
            <w:tcW w:w="1451" w:type="dxa"/>
            <w:gridSpan w:val="2"/>
            <w:tcBorders>
              <w:top w:val="nil"/>
              <w:left w:val="nil"/>
              <w:bottom w:val="nil"/>
              <w:right w:val="nil"/>
            </w:tcBorders>
            <w:shd w:val="clear" w:color="auto" w:fill="auto"/>
            <w:noWrap/>
            <w:vAlign w:val="center"/>
            <w:hideMark/>
          </w:tcPr>
          <w:p w14:paraId="0435B5CA" w14:textId="51838876" w:rsidR="00501AA7" w:rsidRDefault="00501AA7" w:rsidP="00501AA7">
            <w:pPr>
              <w:rPr>
                <w:rFonts w:ascii="Calibri" w:hAnsi="Calibri"/>
                <w:color w:val="000000"/>
                <w:sz w:val="18"/>
                <w:szCs w:val="18"/>
              </w:rPr>
            </w:pPr>
            <w:r w:rsidRPr="002A4574">
              <w:rPr>
                <w:rFonts w:ascii="Calibri" w:hAnsi="Calibri"/>
                <w:color w:val="000000"/>
                <w:sz w:val="18"/>
                <w:szCs w:val="18"/>
              </w:rPr>
              <w:t>37.4</w:t>
            </w:r>
            <w:r>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CB"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–122.05</w:t>
            </w:r>
          </w:p>
        </w:tc>
        <w:tc>
          <w:tcPr>
            <w:tcW w:w="1293" w:type="dxa"/>
            <w:tcBorders>
              <w:top w:val="nil"/>
              <w:left w:val="nil"/>
              <w:bottom w:val="nil"/>
              <w:right w:val="nil"/>
            </w:tcBorders>
            <w:shd w:val="clear" w:color="auto" w:fill="auto"/>
            <w:noWrap/>
            <w:vAlign w:val="center"/>
            <w:hideMark/>
          </w:tcPr>
          <w:p w14:paraId="0435B5CC"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D4" w14:textId="77777777" w:rsidTr="00BA6D7A">
        <w:trPr>
          <w:trHeight w:val="240"/>
        </w:trPr>
        <w:tc>
          <w:tcPr>
            <w:tcW w:w="984" w:type="dxa"/>
            <w:tcBorders>
              <w:top w:val="nil"/>
              <w:left w:val="nil"/>
              <w:bottom w:val="nil"/>
              <w:right w:val="nil"/>
            </w:tcBorders>
            <w:shd w:val="clear" w:color="auto" w:fill="auto"/>
            <w:noWrap/>
            <w:vAlign w:val="center"/>
            <w:hideMark/>
          </w:tcPr>
          <w:p w14:paraId="0435B5CE"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745160</w:t>
            </w:r>
          </w:p>
        </w:tc>
        <w:tc>
          <w:tcPr>
            <w:tcW w:w="818" w:type="dxa"/>
            <w:gridSpan w:val="2"/>
            <w:tcBorders>
              <w:top w:val="nil"/>
              <w:left w:val="nil"/>
              <w:bottom w:val="nil"/>
              <w:right w:val="nil"/>
            </w:tcBorders>
            <w:shd w:val="clear" w:color="auto" w:fill="auto"/>
            <w:noWrap/>
            <w:vAlign w:val="center"/>
            <w:hideMark/>
          </w:tcPr>
          <w:p w14:paraId="0435B5CF"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0.67</w:t>
            </w:r>
          </w:p>
        </w:tc>
        <w:tc>
          <w:tcPr>
            <w:tcW w:w="4955" w:type="dxa"/>
            <w:gridSpan w:val="3"/>
            <w:tcBorders>
              <w:top w:val="nil"/>
              <w:left w:val="nil"/>
              <w:bottom w:val="nil"/>
              <w:right w:val="nil"/>
            </w:tcBorders>
            <w:shd w:val="clear" w:color="auto" w:fill="auto"/>
            <w:noWrap/>
            <w:vAlign w:val="bottom"/>
            <w:hideMark/>
          </w:tcPr>
          <w:p w14:paraId="0435B5D0"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Travis Field AFB </w:t>
            </w:r>
          </w:p>
        </w:tc>
        <w:tc>
          <w:tcPr>
            <w:tcW w:w="1451" w:type="dxa"/>
            <w:gridSpan w:val="2"/>
            <w:tcBorders>
              <w:top w:val="nil"/>
              <w:left w:val="nil"/>
              <w:bottom w:val="nil"/>
              <w:right w:val="nil"/>
            </w:tcBorders>
            <w:shd w:val="clear" w:color="auto" w:fill="auto"/>
            <w:noWrap/>
            <w:vAlign w:val="center"/>
            <w:hideMark/>
          </w:tcPr>
          <w:p w14:paraId="0435B5D1" w14:textId="77777777" w:rsidR="00501AA7" w:rsidRDefault="00501AA7" w:rsidP="00501AA7">
            <w:pPr>
              <w:rPr>
                <w:rFonts w:ascii="Calibri" w:hAnsi="Calibri"/>
                <w:color w:val="000000"/>
                <w:sz w:val="18"/>
                <w:szCs w:val="18"/>
              </w:rPr>
            </w:pPr>
            <w:r w:rsidRPr="002A4574">
              <w:rPr>
                <w:rFonts w:ascii="Calibri" w:hAnsi="Calibri"/>
                <w:color w:val="000000"/>
                <w:sz w:val="18"/>
                <w:szCs w:val="18"/>
              </w:rPr>
              <w:t>38.27</w:t>
            </w:r>
          </w:p>
        </w:tc>
        <w:tc>
          <w:tcPr>
            <w:tcW w:w="1420" w:type="dxa"/>
            <w:gridSpan w:val="2"/>
            <w:tcBorders>
              <w:top w:val="nil"/>
              <w:left w:val="nil"/>
              <w:bottom w:val="nil"/>
              <w:right w:val="nil"/>
            </w:tcBorders>
            <w:shd w:val="clear" w:color="auto" w:fill="auto"/>
            <w:noWrap/>
            <w:vAlign w:val="center"/>
            <w:hideMark/>
          </w:tcPr>
          <w:p w14:paraId="0435B5D2"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–121.93</w:t>
            </w:r>
          </w:p>
        </w:tc>
        <w:tc>
          <w:tcPr>
            <w:tcW w:w="1293" w:type="dxa"/>
            <w:tcBorders>
              <w:top w:val="nil"/>
              <w:left w:val="nil"/>
              <w:bottom w:val="nil"/>
              <w:right w:val="nil"/>
            </w:tcBorders>
            <w:shd w:val="clear" w:color="auto" w:fill="auto"/>
            <w:noWrap/>
            <w:vAlign w:val="center"/>
            <w:hideMark/>
          </w:tcPr>
          <w:p w14:paraId="0435B5D3"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DB" w14:textId="77777777" w:rsidTr="00BA6D7A">
        <w:trPr>
          <w:trHeight w:val="240"/>
        </w:trPr>
        <w:tc>
          <w:tcPr>
            <w:tcW w:w="984" w:type="dxa"/>
            <w:tcBorders>
              <w:top w:val="nil"/>
              <w:left w:val="nil"/>
              <w:bottom w:val="nil"/>
              <w:right w:val="nil"/>
            </w:tcBorders>
            <w:shd w:val="clear" w:color="auto" w:fill="auto"/>
            <w:noWrap/>
            <w:vAlign w:val="center"/>
            <w:hideMark/>
          </w:tcPr>
          <w:p w14:paraId="0435B5D5"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746120</w:t>
            </w:r>
          </w:p>
        </w:tc>
        <w:tc>
          <w:tcPr>
            <w:tcW w:w="818" w:type="dxa"/>
            <w:gridSpan w:val="2"/>
            <w:tcBorders>
              <w:top w:val="nil"/>
              <w:left w:val="nil"/>
              <w:bottom w:val="nil"/>
              <w:right w:val="nil"/>
            </w:tcBorders>
            <w:shd w:val="clear" w:color="auto" w:fill="auto"/>
            <w:noWrap/>
            <w:vAlign w:val="center"/>
            <w:hideMark/>
          </w:tcPr>
          <w:p w14:paraId="0435B5D6"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0.52</w:t>
            </w:r>
          </w:p>
        </w:tc>
        <w:tc>
          <w:tcPr>
            <w:tcW w:w="4955" w:type="dxa"/>
            <w:gridSpan w:val="3"/>
            <w:tcBorders>
              <w:top w:val="nil"/>
              <w:left w:val="nil"/>
              <w:bottom w:val="nil"/>
              <w:right w:val="nil"/>
            </w:tcBorders>
            <w:shd w:val="clear" w:color="auto" w:fill="auto"/>
            <w:noWrap/>
            <w:vAlign w:val="bottom"/>
            <w:hideMark/>
          </w:tcPr>
          <w:p w14:paraId="0435B5D7"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China Lake </w:t>
            </w:r>
            <w:proofErr w:type="spellStart"/>
            <w:r w:rsidRPr="002A4574">
              <w:rPr>
                <w:rFonts w:ascii="Calibri" w:hAnsi="Calibri"/>
                <w:color w:val="000000"/>
                <w:sz w:val="18"/>
                <w:szCs w:val="18"/>
              </w:rPr>
              <w:t>Naf</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D8" w14:textId="77777777" w:rsidR="00501AA7" w:rsidRDefault="00501AA7" w:rsidP="00501AA7">
            <w:pPr>
              <w:rPr>
                <w:rFonts w:ascii="Calibri" w:hAnsi="Calibri"/>
                <w:color w:val="000000"/>
                <w:sz w:val="18"/>
                <w:szCs w:val="18"/>
              </w:rPr>
            </w:pPr>
            <w:r w:rsidRPr="002A4574">
              <w:rPr>
                <w:rFonts w:ascii="Calibri" w:hAnsi="Calibri"/>
                <w:color w:val="000000"/>
                <w:sz w:val="18"/>
                <w:szCs w:val="18"/>
              </w:rPr>
              <w:t>35.68</w:t>
            </w:r>
          </w:p>
        </w:tc>
        <w:tc>
          <w:tcPr>
            <w:tcW w:w="1420" w:type="dxa"/>
            <w:gridSpan w:val="2"/>
            <w:tcBorders>
              <w:top w:val="nil"/>
              <w:left w:val="nil"/>
              <w:bottom w:val="nil"/>
              <w:right w:val="nil"/>
            </w:tcBorders>
            <w:shd w:val="clear" w:color="auto" w:fill="auto"/>
            <w:noWrap/>
            <w:vAlign w:val="center"/>
            <w:hideMark/>
          </w:tcPr>
          <w:p w14:paraId="0435B5D9"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–117.68</w:t>
            </w:r>
          </w:p>
        </w:tc>
        <w:tc>
          <w:tcPr>
            <w:tcW w:w="1293" w:type="dxa"/>
            <w:tcBorders>
              <w:top w:val="nil"/>
              <w:left w:val="nil"/>
              <w:bottom w:val="nil"/>
              <w:right w:val="nil"/>
            </w:tcBorders>
            <w:shd w:val="clear" w:color="auto" w:fill="auto"/>
            <w:noWrap/>
            <w:vAlign w:val="center"/>
            <w:hideMark/>
          </w:tcPr>
          <w:p w14:paraId="0435B5DA"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E2" w14:textId="77777777" w:rsidTr="00BA6D7A">
        <w:trPr>
          <w:trHeight w:val="240"/>
        </w:trPr>
        <w:tc>
          <w:tcPr>
            <w:tcW w:w="984" w:type="dxa"/>
            <w:tcBorders>
              <w:top w:val="nil"/>
              <w:left w:val="nil"/>
              <w:bottom w:val="nil"/>
              <w:right w:val="nil"/>
            </w:tcBorders>
            <w:shd w:val="clear" w:color="auto" w:fill="auto"/>
            <w:noWrap/>
            <w:vAlign w:val="center"/>
            <w:hideMark/>
          </w:tcPr>
          <w:p w14:paraId="0435B5DC"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747020</w:t>
            </w:r>
          </w:p>
        </w:tc>
        <w:tc>
          <w:tcPr>
            <w:tcW w:w="818" w:type="dxa"/>
            <w:gridSpan w:val="2"/>
            <w:tcBorders>
              <w:top w:val="nil"/>
              <w:left w:val="nil"/>
              <w:bottom w:val="nil"/>
              <w:right w:val="nil"/>
            </w:tcBorders>
            <w:shd w:val="clear" w:color="auto" w:fill="auto"/>
            <w:noWrap/>
            <w:vAlign w:val="center"/>
            <w:hideMark/>
          </w:tcPr>
          <w:p w14:paraId="0435B5DD" w14:textId="1E03952C" w:rsidR="00501AA7" w:rsidRDefault="00501AA7" w:rsidP="00501AA7">
            <w:pPr>
              <w:rPr>
                <w:rFonts w:ascii="Calibri" w:hAnsi="Calibri"/>
                <w:color w:val="000000"/>
                <w:sz w:val="18"/>
                <w:szCs w:val="18"/>
              </w:rPr>
            </w:pPr>
            <w:r w:rsidRPr="002A4574">
              <w:rPr>
                <w:rFonts w:ascii="Calibri" w:hAnsi="Calibri"/>
                <w:color w:val="000000"/>
                <w:sz w:val="18"/>
                <w:szCs w:val="18"/>
              </w:rPr>
              <w:t>0.5</w:t>
            </w:r>
            <w:r>
              <w:rPr>
                <w:rFonts w:ascii="Calibri" w:hAnsi="Calibri"/>
                <w:color w:val="000000"/>
                <w:sz w:val="18"/>
                <w:szCs w:val="18"/>
              </w:rPr>
              <w:t>0</w:t>
            </w:r>
          </w:p>
        </w:tc>
        <w:tc>
          <w:tcPr>
            <w:tcW w:w="4955" w:type="dxa"/>
            <w:gridSpan w:val="3"/>
            <w:tcBorders>
              <w:top w:val="nil"/>
              <w:left w:val="nil"/>
              <w:bottom w:val="nil"/>
              <w:right w:val="nil"/>
            </w:tcBorders>
            <w:shd w:val="clear" w:color="auto" w:fill="auto"/>
            <w:noWrap/>
            <w:vAlign w:val="bottom"/>
            <w:hideMark/>
          </w:tcPr>
          <w:p w14:paraId="0435B5DE"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Lemoore Reeves NAS </w:t>
            </w:r>
          </w:p>
        </w:tc>
        <w:tc>
          <w:tcPr>
            <w:tcW w:w="1451" w:type="dxa"/>
            <w:gridSpan w:val="2"/>
            <w:tcBorders>
              <w:top w:val="nil"/>
              <w:left w:val="nil"/>
              <w:bottom w:val="nil"/>
              <w:right w:val="nil"/>
            </w:tcBorders>
            <w:shd w:val="clear" w:color="auto" w:fill="auto"/>
            <w:noWrap/>
            <w:vAlign w:val="center"/>
            <w:hideMark/>
          </w:tcPr>
          <w:p w14:paraId="0435B5DF" w14:textId="77777777" w:rsidR="00501AA7" w:rsidRDefault="00501AA7" w:rsidP="00501AA7">
            <w:pPr>
              <w:rPr>
                <w:rFonts w:ascii="Calibri" w:hAnsi="Calibri"/>
                <w:color w:val="000000"/>
                <w:sz w:val="18"/>
                <w:szCs w:val="18"/>
              </w:rPr>
            </w:pPr>
            <w:r w:rsidRPr="002A4574">
              <w:rPr>
                <w:rFonts w:ascii="Calibri" w:hAnsi="Calibri"/>
                <w:color w:val="000000"/>
                <w:sz w:val="18"/>
                <w:szCs w:val="18"/>
              </w:rPr>
              <w:t>36.33</w:t>
            </w:r>
          </w:p>
        </w:tc>
        <w:tc>
          <w:tcPr>
            <w:tcW w:w="1420" w:type="dxa"/>
            <w:gridSpan w:val="2"/>
            <w:tcBorders>
              <w:top w:val="nil"/>
              <w:left w:val="nil"/>
              <w:bottom w:val="nil"/>
              <w:right w:val="nil"/>
            </w:tcBorders>
            <w:shd w:val="clear" w:color="auto" w:fill="auto"/>
            <w:noWrap/>
            <w:vAlign w:val="center"/>
            <w:hideMark/>
          </w:tcPr>
          <w:p w14:paraId="0435B5E0"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–119.95</w:t>
            </w:r>
          </w:p>
        </w:tc>
        <w:tc>
          <w:tcPr>
            <w:tcW w:w="1293" w:type="dxa"/>
            <w:tcBorders>
              <w:top w:val="nil"/>
              <w:left w:val="nil"/>
              <w:bottom w:val="nil"/>
              <w:right w:val="nil"/>
            </w:tcBorders>
            <w:shd w:val="clear" w:color="auto" w:fill="auto"/>
            <w:noWrap/>
            <w:vAlign w:val="center"/>
            <w:hideMark/>
          </w:tcPr>
          <w:p w14:paraId="0435B5E1"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E9" w14:textId="77777777" w:rsidTr="00BA6D7A">
        <w:trPr>
          <w:trHeight w:val="240"/>
        </w:trPr>
        <w:tc>
          <w:tcPr>
            <w:tcW w:w="984" w:type="dxa"/>
            <w:tcBorders>
              <w:top w:val="nil"/>
              <w:left w:val="nil"/>
              <w:bottom w:val="nil"/>
              <w:right w:val="nil"/>
            </w:tcBorders>
            <w:shd w:val="clear" w:color="auto" w:fill="auto"/>
            <w:noWrap/>
            <w:vAlign w:val="center"/>
            <w:hideMark/>
          </w:tcPr>
          <w:p w14:paraId="0435B5E3"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747185</w:t>
            </w:r>
          </w:p>
        </w:tc>
        <w:tc>
          <w:tcPr>
            <w:tcW w:w="818" w:type="dxa"/>
            <w:gridSpan w:val="2"/>
            <w:tcBorders>
              <w:top w:val="nil"/>
              <w:left w:val="nil"/>
              <w:bottom w:val="nil"/>
              <w:right w:val="nil"/>
            </w:tcBorders>
            <w:shd w:val="clear" w:color="auto" w:fill="auto"/>
            <w:noWrap/>
            <w:vAlign w:val="center"/>
            <w:hideMark/>
          </w:tcPr>
          <w:p w14:paraId="0435B5E4"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0.46</w:t>
            </w:r>
          </w:p>
        </w:tc>
        <w:tc>
          <w:tcPr>
            <w:tcW w:w="4955" w:type="dxa"/>
            <w:gridSpan w:val="3"/>
            <w:tcBorders>
              <w:top w:val="nil"/>
              <w:left w:val="nil"/>
              <w:bottom w:val="nil"/>
              <w:right w:val="nil"/>
            </w:tcBorders>
            <w:shd w:val="clear" w:color="auto" w:fill="auto"/>
            <w:noWrap/>
            <w:vAlign w:val="bottom"/>
            <w:hideMark/>
          </w:tcPr>
          <w:p w14:paraId="0435B5E5"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Imperial </w:t>
            </w:r>
          </w:p>
        </w:tc>
        <w:tc>
          <w:tcPr>
            <w:tcW w:w="1451" w:type="dxa"/>
            <w:gridSpan w:val="2"/>
            <w:tcBorders>
              <w:top w:val="nil"/>
              <w:left w:val="nil"/>
              <w:bottom w:val="nil"/>
              <w:right w:val="nil"/>
            </w:tcBorders>
            <w:shd w:val="clear" w:color="auto" w:fill="auto"/>
            <w:noWrap/>
            <w:vAlign w:val="center"/>
            <w:hideMark/>
          </w:tcPr>
          <w:p w14:paraId="0435B5E6" w14:textId="77777777" w:rsidR="00501AA7" w:rsidRDefault="00501AA7" w:rsidP="00501AA7">
            <w:pPr>
              <w:rPr>
                <w:rFonts w:ascii="Calibri" w:hAnsi="Calibri"/>
                <w:color w:val="000000"/>
                <w:sz w:val="18"/>
                <w:szCs w:val="18"/>
              </w:rPr>
            </w:pPr>
            <w:r w:rsidRPr="002A4574">
              <w:rPr>
                <w:rFonts w:ascii="Calibri" w:hAnsi="Calibri"/>
                <w:color w:val="000000"/>
                <w:sz w:val="18"/>
                <w:szCs w:val="18"/>
              </w:rPr>
              <w:t>32.83</w:t>
            </w:r>
          </w:p>
        </w:tc>
        <w:tc>
          <w:tcPr>
            <w:tcW w:w="1420" w:type="dxa"/>
            <w:gridSpan w:val="2"/>
            <w:tcBorders>
              <w:top w:val="nil"/>
              <w:left w:val="nil"/>
              <w:bottom w:val="nil"/>
              <w:right w:val="nil"/>
            </w:tcBorders>
            <w:shd w:val="clear" w:color="auto" w:fill="auto"/>
            <w:noWrap/>
            <w:vAlign w:val="center"/>
            <w:hideMark/>
          </w:tcPr>
          <w:p w14:paraId="0435B5E7"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–115.58</w:t>
            </w:r>
          </w:p>
        </w:tc>
        <w:tc>
          <w:tcPr>
            <w:tcW w:w="1293" w:type="dxa"/>
            <w:tcBorders>
              <w:top w:val="nil"/>
              <w:left w:val="nil"/>
              <w:bottom w:val="nil"/>
              <w:right w:val="nil"/>
            </w:tcBorders>
            <w:shd w:val="clear" w:color="auto" w:fill="auto"/>
            <w:noWrap/>
            <w:vAlign w:val="center"/>
            <w:hideMark/>
          </w:tcPr>
          <w:p w14:paraId="0435B5E8"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F0" w14:textId="77777777" w:rsidTr="00BA6D7A">
        <w:trPr>
          <w:trHeight w:val="240"/>
        </w:trPr>
        <w:tc>
          <w:tcPr>
            <w:tcW w:w="984" w:type="dxa"/>
            <w:tcBorders>
              <w:top w:val="nil"/>
              <w:left w:val="nil"/>
              <w:bottom w:val="nil"/>
              <w:right w:val="nil"/>
            </w:tcBorders>
            <w:shd w:val="clear" w:color="auto" w:fill="auto"/>
            <w:noWrap/>
            <w:vAlign w:val="center"/>
            <w:hideMark/>
          </w:tcPr>
          <w:p w14:paraId="0435B5EA"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747187</w:t>
            </w:r>
          </w:p>
        </w:tc>
        <w:tc>
          <w:tcPr>
            <w:tcW w:w="818" w:type="dxa"/>
            <w:gridSpan w:val="2"/>
            <w:tcBorders>
              <w:top w:val="nil"/>
              <w:left w:val="nil"/>
              <w:bottom w:val="nil"/>
              <w:right w:val="nil"/>
            </w:tcBorders>
            <w:shd w:val="clear" w:color="auto" w:fill="auto"/>
            <w:noWrap/>
            <w:vAlign w:val="center"/>
            <w:hideMark/>
          </w:tcPr>
          <w:p w14:paraId="0435B5EB"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0.46</w:t>
            </w:r>
          </w:p>
        </w:tc>
        <w:tc>
          <w:tcPr>
            <w:tcW w:w="4955" w:type="dxa"/>
            <w:gridSpan w:val="3"/>
            <w:tcBorders>
              <w:top w:val="nil"/>
              <w:left w:val="nil"/>
              <w:bottom w:val="nil"/>
              <w:right w:val="nil"/>
            </w:tcBorders>
            <w:shd w:val="clear" w:color="auto" w:fill="auto"/>
            <w:noWrap/>
            <w:vAlign w:val="bottom"/>
            <w:hideMark/>
          </w:tcPr>
          <w:p w14:paraId="0435B5EC"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Palm Springs Thermal AP </w:t>
            </w:r>
          </w:p>
        </w:tc>
        <w:tc>
          <w:tcPr>
            <w:tcW w:w="1451" w:type="dxa"/>
            <w:gridSpan w:val="2"/>
            <w:tcBorders>
              <w:top w:val="nil"/>
              <w:left w:val="nil"/>
              <w:bottom w:val="nil"/>
              <w:right w:val="nil"/>
            </w:tcBorders>
            <w:shd w:val="clear" w:color="auto" w:fill="auto"/>
            <w:noWrap/>
            <w:vAlign w:val="center"/>
            <w:hideMark/>
          </w:tcPr>
          <w:p w14:paraId="0435B5ED" w14:textId="77777777" w:rsidR="00501AA7" w:rsidRDefault="00501AA7" w:rsidP="00501AA7">
            <w:pPr>
              <w:rPr>
                <w:rFonts w:ascii="Calibri" w:hAnsi="Calibri"/>
                <w:color w:val="000000"/>
                <w:sz w:val="18"/>
                <w:szCs w:val="18"/>
              </w:rPr>
            </w:pPr>
            <w:r w:rsidRPr="002A4574">
              <w:rPr>
                <w:rFonts w:ascii="Calibri" w:hAnsi="Calibri"/>
                <w:color w:val="000000"/>
                <w:sz w:val="18"/>
                <w:szCs w:val="18"/>
              </w:rPr>
              <w:t>33.63</w:t>
            </w:r>
          </w:p>
        </w:tc>
        <w:tc>
          <w:tcPr>
            <w:tcW w:w="1420" w:type="dxa"/>
            <w:gridSpan w:val="2"/>
            <w:tcBorders>
              <w:top w:val="nil"/>
              <w:left w:val="nil"/>
              <w:bottom w:val="nil"/>
              <w:right w:val="nil"/>
            </w:tcBorders>
            <w:shd w:val="clear" w:color="auto" w:fill="auto"/>
            <w:noWrap/>
            <w:vAlign w:val="center"/>
            <w:hideMark/>
          </w:tcPr>
          <w:p w14:paraId="0435B5EE"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–116.17</w:t>
            </w:r>
          </w:p>
        </w:tc>
        <w:tc>
          <w:tcPr>
            <w:tcW w:w="1293" w:type="dxa"/>
            <w:tcBorders>
              <w:top w:val="nil"/>
              <w:left w:val="nil"/>
              <w:bottom w:val="nil"/>
              <w:right w:val="nil"/>
            </w:tcBorders>
            <w:shd w:val="clear" w:color="auto" w:fill="auto"/>
            <w:noWrap/>
            <w:vAlign w:val="center"/>
            <w:hideMark/>
          </w:tcPr>
          <w:p w14:paraId="0435B5EF"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F7" w14:textId="77777777" w:rsidTr="00BA6D7A">
        <w:trPr>
          <w:trHeight w:val="240"/>
        </w:trPr>
        <w:tc>
          <w:tcPr>
            <w:tcW w:w="984" w:type="dxa"/>
            <w:tcBorders>
              <w:top w:val="nil"/>
              <w:left w:val="nil"/>
              <w:bottom w:val="nil"/>
              <w:right w:val="nil"/>
            </w:tcBorders>
            <w:shd w:val="clear" w:color="auto" w:fill="auto"/>
            <w:noWrap/>
            <w:vAlign w:val="center"/>
            <w:hideMark/>
          </w:tcPr>
          <w:p w14:paraId="0435B5F1"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747188</w:t>
            </w:r>
          </w:p>
        </w:tc>
        <w:tc>
          <w:tcPr>
            <w:tcW w:w="818" w:type="dxa"/>
            <w:gridSpan w:val="2"/>
            <w:tcBorders>
              <w:top w:val="nil"/>
              <w:left w:val="nil"/>
              <w:bottom w:val="nil"/>
              <w:right w:val="nil"/>
            </w:tcBorders>
            <w:shd w:val="clear" w:color="auto" w:fill="auto"/>
            <w:noWrap/>
            <w:vAlign w:val="center"/>
            <w:hideMark/>
          </w:tcPr>
          <w:p w14:paraId="0435B5F2"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0.48</w:t>
            </w:r>
          </w:p>
        </w:tc>
        <w:tc>
          <w:tcPr>
            <w:tcW w:w="4955" w:type="dxa"/>
            <w:gridSpan w:val="3"/>
            <w:tcBorders>
              <w:top w:val="nil"/>
              <w:left w:val="nil"/>
              <w:bottom w:val="nil"/>
              <w:right w:val="nil"/>
            </w:tcBorders>
            <w:shd w:val="clear" w:color="auto" w:fill="auto"/>
            <w:noWrap/>
            <w:vAlign w:val="bottom"/>
            <w:hideMark/>
          </w:tcPr>
          <w:p w14:paraId="0435B5F3"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Blythe Riverside Co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F4" w14:textId="77777777" w:rsidR="00501AA7" w:rsidRDefault="00501AA7" w:rsidP="00501AA7">
            <w:pPr>
              <w:rPr>
                <w:rFonts w:ascii="Calibri" w:hAnsi="Calibri"/>
                <w:color w:val="000000"/>
                <w:sz w:val="18"/>
                <w:szCs w:val="18"/>
              </w:rPr>
            </w:pPr>
            <w:r w:rsidRPr="002A4574">
              <w:rPr>
                <w:rFonts w:ascii="Calibri" w:hAnsi="Calibri"/>
                <w:color w:val="000000"/>
                <w:sz w:val="18"/>
                <w:szCs w:val="18"/>
              </w:rPr>
              <w:t>33.62</w:t>
            </w:r>
          </w:p>
        </w:tc>
        <w:tc>
          <w:tcPr>
            <w:tcW w:w="1420" w:type="dxa"/>
            <w:gridSpan w:val="2"/>
            <w:tcBorders>
              <w:top w:val="nil"/>
              <w:left w:val="nil"/>
              <w:bottom w:val="nil"/>
              <w:right w:val="nil"/>
            </w:tcBorders>
            <w:shd w:val="clear" w:color="auto" w:fill="auto"/>
            <w:noWrap/>
            <w:vAlign w:val="center"/>
            <w:hideMark/>
          </w:tcPr>
          <w:p w14:paraId="0435B5F5"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–114.72</w:t>
            </w:r>
          </w:p>
        </w:tc>
        <w:tc>
          <w:tcPr>
            <w:tcW w:w="1293" w:type="dxa"/>
            <w:tcBorders>
              <w:top w:val="nil"/>
              <w:left w:val="nil"/>
              <w:bottom w:val="nil"/>
              <w:right w:val="nil"/>
            </w:tcBorders>
            <w:shd w:val="clear" w:color="auto" w:fill="auto"/>
            <w:noWrap/>
            <w:vAlign w:val="center"/>
            <w:hideMark/>
          </w:tcPr>
          <w:p w14:paraId="0435B5F6"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bl>
    <w:p w14:paraId="775D2603" w14:textId="77777777" w:rsidR="00EE3065" w:rsidRDefault="00EE3065" w:rsidP="00DF58AC">
      <w:pPr>
        <w:pStyle w:val="ListParagraph"/>
        <w:ind w:left="360"/>
        <w:rPr>
          <w:rFonts w:asciiTheme="minorHAnsi" w:eastAsia="Cambria" w:hAnsiTheme="minorHAnsi"/>
          <w:sz w:val="18"/>
          <w:szCs w:val="18"/>
        </w:rPr>
      </w:pPr>
    </w:p>
    <w:p w14:paraId="2859A48C" w14:textId="77777777" w:rsidR="00E31D03" w:rsidRPr="00960B32" w:rsidRDefault="00E31D03" w:rsidP="00E31D03">
      <w:pPr>
        <w:rPr>
          <w:rFonts w:asciiTheme="minorHAnsi" w:eastAsia="Cambria" w:hAnsiTheme="minorHAnsi"/>
          <w:sz w:val="18"/>
          <w:szCs w:val="18"/>
        </w:rPr>
      </w:pPr>
      <w:r w:rsidRPr="00BA617F">
        <w:rPr>
          <w:rFonts w:asciiTheme="minorHAnsi" w:eastAsia="Cambria" w:hAnsiTheme="minorHAnsi"/>
          <w:b/>
          <w:bCs/>
          <w:sz w:val="18"/>
          <w:szCs w:val="18"/>
        </w:rPr>
        <w:t xml:space="preserve">Section D2. </w:t>
      </w:r>
      <w:r w:rsidRPr="00BA617F">
        <w:rPr>
          <w:rFonts w:asciiTheme="minorHAnsi" w:hAnsiTheme="minorHAnsi" w:cstheme="minorHAnsi"/>
          <w:b/>
          <w:bCs/>
          <w:sz w:val="18"/>
          <w:szCs w:val="18"/>
        </w:rPr>
        <w:t>HRV</w:t>
      </w:r>
      <w:r w:rsidRPr="0041218C">
        <w:rPr>
          <w:rFonts w:asciiTheme="minorHAnsi" w:hAnsiTheme="minorHAnsi" w:cstheme="minorHAnsi"/>
          <w:b/>
          <w:bCs/>
          <w:sz w:val="18"/>
          <w:szCs w:val="18"/>
        </w:rPr>
        <w:t xml:space="preserve"> or ERV</w:t>
      </w:r>
      <w:r>
        <w:rPr>
          <w:rFonts w:asciiTheme="minorHAnsi" w:hAnsiTheme="minorHAnsi" w:cstheme="minorHAnsi"/>
          <w:b/>
          <w:bCs/>
          <w:sz w:val="18"/>
          <w:szCs w:val="18"/>
        </w:rPr>
        <w:t xml:space="preserve"> Information</w:t>
      </w:r>
    </w:p>
    <w:p w14:paraId="1E3E0FE4" w14:textId="64C15151" w:rsidR="00403344" w:rsidRDefault="00403344" w:rsidP="00403344">
      <w:pPr>
        <w:pStyle w:val="ListParagraph"/>
        <w:numPr>
          <w:ilvl w:val="0"/>
          <w:numId w:val="36"/>
        </w:numPr>
        <w:rPr>
          <w:rFonts w:asciiTheme="minorHAnsi" w:eastAsia="Cambria" w:hAnsiTheme="minorHAnsi"/>
          <w:sz w:val="18"/>
          <w:szCs w:val="18"/>
        </w:rPr>
      </w:pPr>
      <w:r>
        <w:rPr>
          <w:rFonts w:asciiTheme="minorHAnsi" w:hAnsiTheme="minorHAnsi" w:cstheme="minorHAnsi"/>
          <w:sz w:val="18"/>
          <w:szCs w:val="18"/>
        </w:rPr>
        <w:t>Manufacturer Make</w:t>
      </w:r>
      <w:r w:rsidR="000E07CC">
        <w:rPr>
          <w:rFonts w:asciiTheme="minorHAnsi" w:eastAsia="Cambria" w:hAnsiTheme="minorHAnsi"/>
          <w:sz w:val="18"/>
          <w:szCs w:val="18"/>
        </w:rPr>
        <w:t xml:space="preserve"> </w:t>
      </w:r>
      <w:r w:rsidR="000E07CC" w:rsidRPr="005828AE">
        <w:rPr>
          <w:rFonts w:asciiTheme="minorHAnsi" w:hAnsiTheme="minorHAnsi" w:cstheme="minorHAnsi"/>
          <w:sz w:val="18"/>
          <w:szCs w:val="18"/>
        </w:rPr>
        <w:t xml:space="preserve">– </w:t>
      </w:r>
      <w:r w:rsidR="00B93F76">
        <w:rPr>
          <w:rFonts w:asciiTheme="minorHAnsi" w:eastAsia="Cambria" w:hAnsiTheme="minorHAnsi"/>
          <w:sz w:val="18"/>
          <w:szCs w:val="18"/>
        </w:rPr>
        <w:t>User input text</w:t>
      </w:r>
    </w:p>
    <w:p w14:paraId="4DF46529" w14:textId="2C8F5AEC" w:rsidR="00403344" w:rsidRDefault="00BA68B3" w:rsidP="00403344">
      <w:pPr>
        <w:pStyle w:val="ListParagraph"/>
        <w:numPr>
          <w:ilvl w:val="0"/>
          <w:numId w:val="36"/>
        </w:numPr>
        <w:rPr>
          <w:rFonts w:asciiTheme="minorHAnsi" w:eastAsia="Cambria" w:hAnsiTheme="minorHAnsi"/>
          <w:sz w:val="18"/>
          <w:szCs w:val="18"/>
        </w:rPr>
      </w:pPr>
      <w:r>
        <w:rPr>
          <w:rFonts w:asciiTheme="minorHAnsi" w:hAnsiTheme="minorHAnsi" w:cstheme="minorHAnsi"/>
          <w:sz w:val="18"/>
          <w:szCs w:val="18"/>
        </w:rPr>
        <w:t>Manufacturer Model Number</w:t>
      </w:r>
      <w:r w:rsidR="000E07CC">
        <w:rPr>
          <w:rFonts w:asciiTheme="minorHAnsi" w:eastAsia="Cambria" w:hAnsiTheme="minorHAnsi"/>
          <w:sz w:val="18"/>
          <w:szCs w:val="18"/>
        </w:rPr>
        <w:t xml:space="preserve"> </w:t>
      </w:r>
      <w:r w:rsidR="000E07CC" w:rsidRPr="005828AE">
        <w:rPr>
          <w:rFonts w:asciiTheme="minorHAnsi" w:hAnsiTheme="minorHAnsi" w:cstheme="minorHAnsi"/>
          <w:sz w:val="18"/>
          <w:szCs w:val="18"/>
        </w:rPr>
        <w:t>–</w:t>
      </w:r>
      <w:r w:rsidR="00B93F76">
        <w:rPr>
          <w:rFonts w:asciiTheme="minorHAnsi" w:eastAsia="Cambria" w:hAnsiTheme="minorHAnsi"/>
          <w:sz w:val="18"/>
          <w:szCs w:val="18"/>
        </w:rPr>
        <w:t xml:space="preserve"> User input text</w:t>
      </w:r>
      <w:r w:rsidR="000141F0">
        <w:rPr>
          <w:rFonts w:asciiTheme="minorHAnsi" w:eastAsia="Cambria" w:hAnsiTheme="minorHAnsi"/>
          <w:sz w:val="18"/>
          <w:szCs w:val="18"/>
        </w:rPr>
        <w:t xml:space="preserve"> </w:t>
      </w:r>
    </w:p>
    <w:p w14:paraId="33D9ACBD" w14:textId="570669EE" w:rsidR="00403344" w:rsidRDefault="00BA68B3" w:rsidP="00403344">
      <w:pPr>
        <w:pStyle w:val="ListParagraph"/>
        <w:numPr>
          <w:ilvl w:val="0"/>
          <w:numId w:val="36"/>
        </w:numPr>
        <w:rPr>
          <w:rFonts w:asciiTheme="minorHAnsi" w:eastAsia="Cambria" w:hAnsiTheme="minorHAnsi"/>
          <w:sz w:val="18"/>
          <w:szCs w:val="18"/>
        </w:rPr>
      </w:pPr>
      <w:r w:rsidRPr="00BA68B3">
        <w:rPr>
          <w:rFonts w:asciiTheme="minorHAnsi" w:eastAsia="Cambria" w:hAnsiTheme="minorHAnsi"/>
          <w:sz w:val="18"/>
          <w:szCs w:val="18"/>
        </w:rPr>
        <w:t>Fan Efficacy Performance Rating (W/CFM)</w:t>
      </w:r>
      <w:r w:rsidR="000E07CC" w:rsidRPr="000E07CC">
        <w:rPr>
          <w:rFonts w:asciiTheme="minorHAnsi" w:hAnsiTheme="minorHAnsi" w:cstheme="minorHAnsi"/>
          <w:sz w:val="18"/>
          <w:szCs w:val="18"/>
        </w:rPr>
        <w:t xml:space="preserve"> </w:t>
      </w:r>
      <w:r w:rsidR="000E07CC" w:rsidRPr="005828AE">
        <w:rPr>
          <w:rFonts w:asciiTheme="minorHAnsi" w:hAnsiTheme="minorHAnsi" w:cstheme="minorHAnsi"/>
          <w:sz w:val="18"/>
          <w:szCs w:val="18"/>
        </w:rPr>
        <w:t xml:space="preserve">– </w:t>
      </w:r>
      <w:r w:rsidR="000141F0" w:rsidRPr="000141F0">
        <w:rPr>
          <w:rFonts w:asciiTheme="minorHAnsi" w:eastAsia="Cambria" w:hAnsiTheme="minorHAnsi"/>
          <w:sz w:val="18"/>
          <w:szCs w:val="18"/>
        </w:rPr>
        <w:t>Reference information from CF1R</w:t>
      </w:r>
      <w:r w:rsidR="00300111">
        <w:rPr>
          <w:rFonts w:asciiTheme="minorHAnsi" w:eastAsia="Cambria" w:hAnsiTheme="minorHAnsi"/>
          <w:sz w:val="18"/>
          <w:szCs w:val="18"/>
        </w:rPr>
        <w:t xml:space="preserve"> </w:t>
      </w:r>
      <w:r w:rsidR="00300111" w:rsidRPr="0009608C">
        <w:rPr>
          <w:rFonts w:asciiTheme="minorHAnsi" w:eastAsia="Cambria" w:hAnsiTheme="minorHAnsi"/>
          <w:sz w:val="18"/>
          <w:szCs w:val="18"/>
        </w:rPr>
        <w:t>or be user input</w:t>
      </w:r>
      <w:r w:rsidR="00300111">
        <w:rPr>
          <w:rFonts w:asciiTheme="minorHAnsi" w:eastAsia="Cambria" w:hAnsiTheme="minorHAnsi"/>
          <w:sz w:val="18"/>
          <w:szCs w:val="18"/>
        </w:rPr>
        <w:t>.</w:t>
      </w:r>
    </w:p>
    <w:p w14:paraId="5379B254" w14:textId="0FE71BA2" w:rsidR="00BA68B3" w:rsidRDefault="00300111" w:rsidP="00447757">
      <w:pPr>
        <w:pStyle w:val="ListParagraph"/>
        <w:ind w:left="360"/>
        <w:rPr>
          <w:rFonts w:asciiTheme="minorHAnsi" w:eastAsia="Cambria" w:hAnsiTheme="minorHAnsi"/>
          <w:sz w:val="18"/>
          <w:szCs w:val="18"/>
        </w:rPr>
      </w:pPr>
      <w:r>
        <w:rPr>
          <w:rFonts w:asciiTheme="minorHAnsi" w:eastAsia="Cambria" w:hAnsiTheme="minorHAnsi"/>
          <w:sz w:val="18"/>
          <w:szCs w:val="18"/>
        </w:rPr>
        <w:t>.</w:t>
      </w:r>
    </w:p>
    <w:p w14:paraId="0435B660" w14:textId="3910DB59" w:rsidR="00CD02B6" w:rsidRPr="00447757" w:rsidRDefault="00CD02B6" w:rsidP="00403344">
      <w:pPr>
        <w:pStyle w:val="ListParagraph"/>
        <w:numPr>
          <w:ilvl w:val="0"/>
          <w:numId w:val="36"/>
        </w:numPr>
        <w:rPr>
          <w:rFonts w:eastAsia="Cambria"/>
        </w:rPr>
        <w:sectPr w:rsidR="00CD02B6" w:rsidRPr="00447757" w:rsidSect="00FB7C8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0790"/>
      </w:tblGrid>
      <w:tr w:rsidR="0096325C" w14:paraId="0435B663" w14:textId="77777777" w:rsidTr="0096325C">
        <w:tc>
          <w:tcPr>
            <w:tcW w:w="11016" w:type="dxa"/>
          </w:tcPr>
          <w:p w14:paraId="0435B662" w14:textId="57D32B93" w:rsidR="0096325C" w:rsidRDefault="0096325C" w:rsidP="00D27AE0">
            <w:pPr>
              <w:rPr>
                <w:rFonts w:asciiTheme="minorHAnsi" w:hAnsiTheme="minorHAnsi"/>
                <w:sz w:val="18"/>
                <w:szCs w:val="18"/>
              </w:rPr>
            </w:pPr>
            <w:r w:rsidRPr="00CB00C9">
              <w:rPr>
                <w:rFonts w:asciiTheme="minorHAnsi" w:hAnsiTheme="minorHAnsi" w:cs="font78"/>
                <w:sz w:val="18"/>
                <w:szCs w:val="18"/>
              </w:rPr>
              <w:lastRenderedPageBreak/>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w:t>
            </w:r>
            <w:r w:rsidR="00A71969">
              <w:rPr>
                <w:rFonts w:asciiTheme="minorHAnsi" w:hAnsiTheme="minorHAnsi" w:cs="font78"/>
                <w:sz w:val="18"/>
                <w:szCs w:val="18"/>
              </w:rPr>
              <w:t xml:space="preserve"> </w:t>
            </w:r>
            <w:r w:rsidRPr="00CB00C9">
              <w:rPr>
                <w:rFonts w:asciiTheme="minorHAnsi" w:hAnsiTheme="minorHAnsi" w:cs="font78"/>
                <w:sz w:val="18"/>
                <w:szCs w:val="18"/>
              </w:rPr>
              <w:t>62.2</w:t>
            </w:r>
            <w:r w:rsidR="00700338">
              <w:rPr>
                <w:rFonts w:asciiTheme="minorHAnsi" w:hAnsiTheme="minorHAnsi" w:cs="font78"/>
                <w:sz w:val="18"/>
                <w:szCs w:val="18"/>
              </w:rPr>
              <w:t>-2016</w:t>
            </w:r>
            <w:r w:rsidRPr="00CB00C9">
              <w:rPr>
                <w:rFonts w:asciiTheme="minorHAnsi" w:hAnsiTheme="minorHAnsi" w:cs="font78"/>
                <w:sz w:val="18"/>
                <w:szCs w:val="18"/>
              </w:rPr>
              <w:t xml:space="preserve"> Ventilation and Acceptable Indoor Air Quality in Low-Rise Residential Buildings</w:t>
            </w:r>
            <w:r w:rsidR="00D27AE0">
              <w:rPr>
                <w:rFonts w:asciiTheme="minorHAnsi" w:hAnsiTheme="minorHAnsi" w:cs="font78"/>
                <w:sz w:val="18"/>
                <w:szCs w:val="18"/>
              </w:rPr>
              <w:t xml:space="preserve"> subject to the amendments specified by Title 24, Part 6, Section 150.0(o)1</w:t>
            </w:r>
          </w:p>
        </w:tc>
      </w:tr>
    </w:tbl>
    <w:p w14:paraId="0435B664" w14:textId="77777777" w:rsidR="002A1F1B" w:rsidRPr="00BA6F69" w:rsidRDefault="002A1F1B" w:rsidP="00D65FA1">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581"/>
        <w:gridCol w:w="5571"/>
      </w:tblGrid>
      <w:tr w:rsidR="002A1F1B" w:rsidRPr="00D2491C" w14:paraId="0435B666" w14:textId="77777777" w:rsidTr="00C070E2">
        <w:tc>
          <w:tcPr>
            <w:tcW w:w="10790" w:type="dxa"/>
            <w:gridSpan w:val="3"/>
          </w:tcPr>
          <w:p w14:paraId="0435B665" w14:textId="2EC02486" w:rsidR="002A1F1B" w:rsidRPr="00F5715E" w:rsidRDefault="002A1F1B" w:rsidP="00EE306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r w:rsidR="003E2743">
              <w:rPr>
                <w:rFonts w:asciiTheme="minorHAnsi" w:hAnsiTheme="minorHAnsi"/>
                <w:b/>
                <w:szCs w:val="18"/>
              </w:rPr>
              <w:t>Whole-</w:t>
            </w:r>
            <w:r w:rsidRPr="00500C2C">
              <w:rPr>
                <w:rFonts w:asciiTheme="minorHAnsi" w:hAnsiTheme="minorHAnsi"/>
                <w:b/>
                <w:szCs w:val="18"/>
              </w:rPr>
              <w:t>Dwelling Mechanical Ventilation - General Information</w:t>
            </w:r>
          </w:p>
        </w:tc>
      </w:tr>
      <w:tr w:rsidR="002A1F1B" w:rsidRPr="00D2491C" w14:paraId="0435B66A" w14:textId="77777777" w:rsidTr="00C070E2">
        <w:trPr>
          <w:trHeight w:val="158"/>
        </w:trPr>
        <w:tc>
          <w:tcPr>
            <w:tcW w:w="638" w:type="dxa"/>
            <w:vAlign w:val="center"/>
          </w:tcPr>
          <w:p w14:paraId="0435B667" w14:textId="77777777" w:rsidR="002A1F1B" w:rsidRPr="00F5715E" w:rsidRDefault="002A1F1B" w:rsidP="00EE3065">
            <w:pPr>
              <w:jc w:val="center"/>
              <w:rPr>
                <w:rFonts w:asciiTheme="minorHAnsi" w:hAnsiTheme="minorHAnsi"/>
                <w:sz w:val="18"/>
                <w:szCs w:val="18"/>
              </w:rPr>
            </w:pPr>
            <w:r>
              <w:rPr>
                <w:rFonts w:asciiTheme="minorHAnsi" w:hAnsiTheme="minorHAnsi"/>
                <w:sz w:val="18"/>
                <w:szCs w:val="18"/>
              </w:rPr>
              <w:t>01</w:t>
            </w:r>
          </w:p>
        </w:tc>
        <w:tc>
          <w:tcPr>
            <w:tcW w:w="4581" w:type="dxa"/>
            <w:vAlign w:val="center"/>
          </w:tcPr>
          <w:p w14:paraId="0435B668" w14:textId="77777777" w:rsidR="002A1F1B" w:rsidRPr="00F5715E" w:rsidRDefault="002A1F1B" w:rsidP="00EE3065">
            <w:pPr>
              <w:rPr>
                <w:rFonts w:asciiTheme="minorHAnsi" w:hAnsiTheme="minorHAnsi"/>
                <w:sz w:val="18"/>
                <w:szCs w:val="18"/>
              </w:rPr>
            </w:pPr>
            <w:r>
              <w:rPr>
                <w:rFonts w:asciiTheme="minorHAnsi" w:hAnsiTheme="minorHAnsi"/>
                <w:sz w:val="18"/>
                <w:szCs w:val="18"/>
              </w:rPr>
              <w:t>Dwelling Unit Name</w:t>
            </w:r>
          </w:p>
        </w:tc>
        <w:tc>
          <w:tcPr>
            <w:tcW w:w="5571" w:type="dxa"/>
          </w:tcPr>
          <w:p w14:paraId="0435B669" w14:textId="3894F040" w:rsidR="002A1F1B" w:rsidRPr="00F5715E" w:rsidRDefault="002A1F1B" w:rsidP="00B47A76">
            <w:pPr>
              <w:rPr>
                <w:rFonts w:asciiTheme="minorHAnsi" w:hAnsiTheme="minorHAnsi"/>
                <w:sz w:val="18"/>
                <w:szCs w:val="18"/>
              </w:rPr>
            </w:pPr>
            <w:r w:rsidRPr="00F5715E">
              <w:rPr>
                <w:rFonts w:asciiTheme="minorHAnsi" w:hAnsiTheme="minorHAnsi"/>
                <w:sz w:val="18"/>
                <w:szCs w:val="18"/>
              </w:rPr>
              <w:t xml:space="preserve">&lt;&lt;calculated field, referenced data from </w:t>
            </w:r>
            <w:r w:rsidR="00B47A76">
              <w:rPr>
                <w:rFonts w:asciiTheme="minorHAnsi" w:hAnsiTheme="minorHAnsi" w:cstheme="minorHAnsi"/>
                <w:sz w:val="18"/>
                <w:szCs w:val="18"/>
              </w:rPr>
              <w:t>MCH-01, “</w:t>
            </w:r>
            <w:r w:rsidR="00B47A76" w:rsidRPr="007A5D38">
              <w:rPr>
                <w:rFonts w:asciiTheme="minorHAnsi" w:hAnsiTheme="minorHAnsi" w:cstheme="minorHAnsi"/>
                <w:sz w:val="18"/>
                <w:szCs w:val="18"/>
              </w:rPr>
              <w:t>Dwelling Unit Name</w:t>
            </w:r>
            <w:r w:rsidR="00B47A76">
              <w:rPr>
                <w:rFonts w:asciiTheme="minorHAnsi" w:hAnsiTheme="minorHAnsi" w:cstheme="minorHAnsi"/>
                <w:sz w:val="18"/>
                <w:szCs w:val="18"/>
              </w:rPr>
              <w:t>” (A01)</w:t>
            </w:r>
            <w:del w:id="4" w:author="Alhabibi, Haider@Energy" w:date="2022-07-13T11:45:00Z">
              <w:r w:rsidRPr="00F5715E" w:rsidDel="00A76668">
                <w:rPr>
                  <w:rFonts w:asciiTheme="minorHAnsi" w:hAnsiTheme="minorHAnsi"/>
                  <w:sz w:val="18"/>
                  <w:szCs w:val="18"/>
                </w:rPr>
                <w:delText>.</w:delText>
              </w:r>
            </w:del>
            <w:ins w:id="5" w:author="Alhabibi, Haider@Energy" w:date="2022-07-13T11:45:00Z">
              <w:r w:rsidR="00A76668">
                <w:rPr>
                  <w:rFonts w:asciiTheme="minorHAnsi" w:hAnsiTheme="minorHAnsi"/>
                  <w:sz w:val="18"/>
                  <w:szCs w:val="18"/>
                </w:rPr>
                <w:t xml:space="preserve">; else if information not available then allow user input </w:t>
              </w:r>
            </w:ins>
            <w:r>
              <w:rPr>
                <w:rFonts w:asciiTheme="minorHAnsi" w:hAnsiTheme="minorHAnsi"/>
                <w:sz w:val="18"/>
                <w:szCs w:val="18"/>
              </w:rPr>
              <w:t>&gt;&gt;</w:t>
            </w:r>
          </w:p>
        </w:tc>
      </w:tr>
      <w:tr w:rsidR="002A1F1B" w:rsidRPr="00D2491C" w14:paraId="0435B66E" w14:textId="77777777" w:rsidTr="00C070E2">
        <w:trPr>
          <w:trHeight w:val="158"/>
        </w:trPr>
        <w:tc>
          <w:tcPr>
            <w:tcW w:w="638" w:type="dxa"/>
            <w:vAlign w:val="center"/>
          </w:tcPr>
          <w:p w14:paraId="0435B66B"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581" w:type="dxa"/>
            <w:vAlign w:val="center"/>
          </w:tcPr>
          <w:p w14:paraId="0435B66C" w14:textId="77777777" w:rsidR="002A1F1B" w:rsidRPr="00F5715E" w:rsidRDefault="002A1F1B" w:rsidP="00EE3065">
            <w:pPr>
              <w:rPr>
                <w:rFonts w:asciiTheme="minorHAnsi" w:hAnsiTheme="minorHAnsi"/>
                <w:sz w:val="18"/>
                <w:szCs w:val="18"/>
              </w:rPr>
            </w:pPr>
            <w:r w:rsidRPr="00F5715E">
              <w:rPr>
                <w:rFonts w:asciiTheme="minorHAnsi" w:hAnsiTheme="minorHAnsi"/>
                <w:sz w:val="18"/>
                <w:szCs w:val="18"/>
              </w:rPr>
              <w:t>Building Type</w:t>
            </w:r>
          </w:p>
        </w:tc>
        <w:tc>
          <w:tcPr>
            <w:tcW w:w="5571" w:type="dxa"/>
          </w:tcPr>
          <w:p w14:paraId="0435B66D" w14:textId="74B55642" w:rsidR="002A1F1B" w:rsidRPr="00F5715E" w:rsidRDefault="00912920" w:rsidP="00930BF4">
            <w:pPr>
              <w:rPr>
                <w:rFonts w:asciiTheme="minorHAnsi" w:hAnsiTheme="minorHAnsi"/>
                <w:sz w:val="18"/>
                <w:szCs w:val="18"/>
              </w:rPr>
            </w:pPr>
            <w:r w:rsidRPr="007A5D38">
              <w:rPr>
                <w:rFonts w:asciiTheme="minorHAnsi" w:hAnsiTheme="minorHAnsi" w:cstheme="minorHAnsi"/>
                <w:sz w:val="18"/>
                <w:szCs w:val="18"/>
              </w:rPr>
              <w:t>&lt;&lt; calculated field, referenced data from CF1R, allowed values = single family detached, single family attached</w:t>
            </w:r>
            <w:r w:rsidR="00930BF4" w:rsidRPr="007A5D38" w:rsidDel="00930BF4">
              <w:rPr>
                <w:rFonts w:asciiTheme="minorHAnsi" w:hAnsiTheme="minorHAnsi" w:cstheme="minorHAnsi"/>
                <w:sz w:val="18"/>
                <w:szCs w:val="18"/>
              </w:rPr>
              <w:t xml:space="preserve"> </w:t>
            </w:r>
            <w:r w:rsidRPr="007A5D38">
              <w:rPr>
                <w:rFonts w:asciiTheme="minorHAnsi" w:hAnsiTheme="minorHAnsi" w:cstheme="minorHAnsi"/>
                <w:sz w:val="18"/>
                <w:szCs w:val="18"/>
              </w:rPr>
              <w:t>&gt;&gt;</w:t>
            </w:r>
          </w:p>
        </w:tc>
      </w:tr>
      <w:tr w:rsidR="002A1F1B" w:rsidRPr="00D2491C" w14:paraId="0435B675" w14:textId="77777777" w:rsidTr="00C070E2">
        <w:trPr>
          <w:trHeight w:val="158"/>
        </w:trPr>
        <w:tc>
          <w:tcPr>
            <w:tcW w:w="638" w:type="dxa"/>
            <w:vAlign w:val="center"/>
          </w:tcPr>
          <w:p w14:paraId="0435B66F"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581" w:type="dxa"/>
            <w:vAlign w:val="center"/>
          </w:tcPr>
          <w:p w14:paraId="0435B670" w14:textId="77777777" w:rsidR="002A1F1B" w:rsidRPr="00F5715E" w:rsidRDefault="002A1F1B" w:rsidP="00EE3065">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571" w:type="dxa"/>
          </w:tcPr>
          <w:p w14:paraId="0435B671" w14:textId="77777777" w:rsidR="00912920" w:rsidRPr="007A5D38" w:rsidRDefault="00912920" w:rsidP="00912920">
            <w:pPr>
              <w:rPr>
                <w:rFonts w:asciiTheme="minorHAnsi" w:hAnsiTheme="minorHAnsi" w:cstheme="minorHAnsi"/>
                <w:sz w:val="18"/>
                <w:szCs w:val="18"/>
              </w:rPr>
            </w:pPr>
            <w:r w:rsidRPr="007A5D38">
              <w:rPr>
                <w:rFonts w:asciiTheme="minorHAnsi" w:hAnsiTheme="minorHAnsi" w:cstheme="minorHAnsi"/>
                <w:sz w:val="18"/>
                <w:szCs w:val="18"/>
              </w:rPr>
              <w:t xml:space="preserve">&lt;&lt; calculated field, referenced data from </w:t>
            </w:r>
            <w:proofErr w:type="gramStart"/>
            <w:r w:rsidRPr="007A5D38">
              <w:rPr>
                <w:rFonts w:asciiTheme="minorHAnsi" w:hAnsiTheme="minorHAnsi" w:cstheme="minorHAnsi"/>
                <w:sz w:val="18"/>
                <w:szCs w:val="18"/>
              </w:rPr>
              <w:t>CF1R;</w:t>
            </w:r>
            <w:proofErr w:type="gramEnd"/>
          </w:p>
          <w:p w14:paraId="0435B672" w14:textId="77777777" w:rsidR="00912920" w:rsidRPr="007A5D38" w:rsidRDefault="00912920" w:rsidP="00912920">
            <w:pPr>
              <w:rPr>
                <w:rFonts w:asciiTheme="minorHAnsi" w:hAnsiTheme="minorHAnsi" w:cstheme="minorHAnsi"/>
                <w:sz w:val="18"/>
                <w:szCs w:val="18"/>
              </w:rPr>
            </w:pPr>
            <w:r w:rsidRPr="007A5D38">
              <w:rPr>
                <w:rFonts w:asciiTheme="minorHAnsi" w:hAnsiTheme="minorHAnsi" w:cstheme="minorHAnsi"/>
                <w:sz w:val="18"/>
                <w:szCs w:val="18"/>
              </w:rPr>
              <w:t xml:space="preserve">If parent document is CF1R-PRF-01, allowed values = Newly Constructed, Newly Constructed (Addition Alone), and Addition and /or </w:t>
            </w:r>
            <w:proofErr w:type="gramStart"/>
            <w:r w:rsidRPr="007A5D38">
              <w:rPr>
                <w:rFonts w:asciiTheme="minorHAnsi" w:hAnsiTheme="minorHAnsi" w:cstheme="minorHAnsi"/>
                <w:sz w:val="18"/>
                <w:szCs w:val="18"/>
              </w:rPr>
              <w:t>Alteration;</w:t>
            </w:r>
            <w:proofErr w:type="gramEnd"/>
          </w:p>
          <w:p w14:paraId="0435B673" w14:textId="77777777" w:rsidR="00912920" w:rsidRPr="007A5D38" w:rsidRDefault="00912920" w:rsidP="00912920">
            <w:pPr>
              <w:rPr>
                <w:rFonts w:asciiTheme="minorHAnsi" w:hAnsiTheme="minorHAnsi" w:cstheme="minorHAnsi"/>
                <w:sz w:val="18"/>
                <w:szCs w:val="18"/>
              </w:rPr>
            </w:pPr>
            <w:r w:rsidRPr="007A5D38">
              <w:rPr>
                <w:rFonts w:asciiTheme="minorHAnsi" w:hAnsiTheme="minorHAnsi" w:cstheme="minorHAnsi"/>
                <w:sz w:val="18"/>
                <w:szCs w:val="18"/>
              </w:rPr>
              <w:t>Else if parent document is CF1R-NCB-01, allowed values = Newly Constructed and Newly Constructed (Addition Alone</w:t>
            </w:r>
            <w:proofErr w:type="gramStart"/>
            <w:r w:rsidRPr="007A5D38">
              <w:rPr>
                <w:rFonts w:asciiTheme="minorHAnsi" w:hAnsiTheme="minorHAnsi" w:cstheme="minorHAnsi"/>
                <w:sz w:val="18"/>
                <w:szCs w:val="18"/>
              </w:rPr>
              <w:t>);</w:t>
            </w:r>
            <w:proofErr w:type="gramEnd"/>
          </w:p>
          <w:p w14:paraId="0435B674" w14:textId="7E63498D" w:rsidR="002A1F1B" w:rsidRPr="00F5715E" w:rsidRDefault="00912920" w:rsidP="00912920">
            <w:pPr>
              <w:rPr>
                <w:rFonts w:asciiTheme="minorHAnsi" w:hAnsiTheme="minorHAnsi"/>
                <w:sz w:val="18"/>
                <w:szCs w:val="18"/>
              </w:rPr>
            </w:pPr>
            <w:r w:rsidRPr="007A5D38">
              <w:rPr>
                <w:rFonts w:asciiTheme="minorHAnsi" w:hAnsiTheme="minorHAnsi" w:cstheme="minorHAnsi"/>
                <w:sz w:val="18"/>
                <w:szCs w:val="18"/>
              </w:rPr>
              <w:t>Else if parent document is CF1R-ADD-01, allowed values = ADU Addition &lt; 300 ft2, ADU Addition &gt; 300 to &lt; 400 ft2, ADU Addition &gt; 400 to &lt; 700 ft2, and ADU Addition &gt; 700 to &lt; 1000 ft2</w:t>
            </w:r>
            <w:r w:rsidRPr="007A5D38">
              <w:rPr>
                <w:rFonts w:asciiTheme="minorHAnsi" w:hAnsiTheme="minorHAnsi" w:cstheme="minorHAnsi"/>
                <w:sz w:val="18"/>
                <w:szCs w:val="18"/>
                <w:u w:val="single"/>
              </w:rPr>
              <w:t>&gt;&gt;</w:t>
            </w:r>
          </w:p>
        </w:tc>
      </w:tr>
      <w:tr w:rsidR="002A1F1B" w:rsidRPr="00D2491C" w14:paraId="0435B67A" w14:textId="77777777" w:rsidTr="00C070E2">
        <w:trPr>
          <w:trHeight w:val="158"/>
        </w:trPr>
        <w:tc>
          <w:tcPr>
            <w:tcW w:w="638" w:type="dxa"/>
            <w:vAlign w:val="center"/>
          </w:tcPr>
          <w:p w14:paraId="0435B676"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04</w:t>
            </w:r>
          </w:p>
        </w:tc>
        <w:tc>
          <w:tcPr>
            <w:tcW w:w="4581" w:type="dxa"/>
            <w:vAlign w:val="center"/>
          </w:tcPr>
          <w:p w14:paraId="0435B677" w14:textId="77777777" w:rsidR="002A1F1B" w:rsidRDefault="002A1F1B" w:rsidP="00EE3065">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678" w14:textId="77777777" w:rsidR="002A1F1B" w:rsidRPr="00F5715E" w:rsidRDefault="002A1F1B" w:rsidP="00EE3065">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571" w:type="dxa"/>
          </w:tcPr>
          <w:p w14:paraId="0435B679" w14:textId="16EDCA5D" w:rsidR="002A1F1B" w:rsidRPr="00F5715E" w:rsidRDefault="002A1F1B" w:rsidP="00B47A76">
            <w:pPr>
              <w:rPr>
                <w:rFonts w:asciiTheme="minorHAnsi" w:hAnsiTheme="minorHAnsi"/>
                <w:sz w:val="18"/>
                <w:szCs w:val="18"/>
              </w:rPr>
            </w:pPr>
            <w:r>
              <w:rPr>
                <w:rFonts w:asciiTheme="minorHAnsi" w:hAnsiTheme="minorHAnsi"/>
                <w:sz w:val="18"/>
                <w:szCs w:val="18"/>
              </w:rPr>
              <w:t>&lt;&lt;calculated field: reference</w:t>
            </w:r>
            <w:r w:rsidR="00B47A76">
              <w:rPr>
                <w:rFonts w:asciiTheme="minorHAnsi" w:hAnsiTheme="minorHAnsi"/>
                <w:sz w:val="18"/>
                <w:szCs w:val="18"/>
              </w:rPr>
              <w:t>d</w:t>
            </w:r>
            <w:r>
              <w:rPr>
                <w:rFonts w:asciiTheme="minorHAnsi" w:hAnsiTheme="minorHAnsi"/>
                <w:sz w:val="18"/>
                <w:szCs w:val="18"/>
              </w:rPr>
              <w:t xml:space="preserve"> from MCH-01</w:t>
            </w:r>
            <w:r w:rsidR="00B47A76">
              <w:rPr>
                <w:rFonts w:asciiTheme="minorHAnsi" w:hAnsiTheme="minorHAnsi" w:cstheme="minorHAnsi"/>
                <w:sz w:val="18"/>
                <w:szCs w:val="18"/>
              </w:rPr>
              <w:t>, “</w:t>
            </w:r>
            <w:r w:rsidR="00B47A76" w:rsidRPr="00295655">
              <w:rPr>
                <w:rFonts w:ascii="Calibri" w:hAnsi="Calibri"/>
                <w:sz w:val="18"/>
                <w:szCs w:val="18"/>
              </w:rPr>
              <w:t xml:space="preserve">Dwelling Unit </w:t>
            </w:r>
            <w:r w:rsidR="00B47A76">
              <w:rPr>
                <w:rFonts w:ascii="Calibri" w:hAnsi="Calibri"/>
                <w:sz w:val="18"/>
                <w:szCs w:val="18"/>
              </w:rPr>
              <w:t xml:space="preserve">Total </w:t>
            </w:r>
            <w:r w:rsidR="00B47A76" w:rsidRPr="00295655">
              <w:rPr>
                <w:rFonts w:ascii="Calibri" w:hAnsi="Calibri"/>
                <w:sz w:val="18"/>
                <w:szCs w:val="18"/>
              </w:rPr>
              <w:t>Conditioned Floor Area (ft</w:t>
            </w:r>
            <w:r w:rsidR="00B47A76" w:rsidRPr="00F9147E">
              <w:rPr>
                <w:rFonts w:ascii="Calibri" w:hAnsi="Calibri"/>
                <w:sz w:val="18"/>
                <w:szCs w:val="18"/>
                <w:vertAlign w:val="superscript"/>
              </w:rPr>
              <w:t>2</w:t>
            </w:r>
            <w:r w:rsidR="00B47A76" w:rsidRPr="00295655">
              <w:rPr>
                <w:rFonts w:ascii="Calibri" w:hAnsi="Calibri"/>
                <w:sz w:val="18"/>
                <w:szCs w:val="18"/>
              </w:rPr>
              <w:t>)</w:t>
            </w:r>
            <w:r w:rsidR="00B47A76">
              <w:rPr>
                <w:rFonts w:ascii="Calibri" w:hAnsi="Calibri"/>
                <w:sz w:val="18"/>
                <w:szCs w:val="18"/>
              </w:rPr>
              <w:t>” (A03)</w:t>
            </w:r>
            <w:del w:id="6" w:author="Alhabibi, Haider@Energy" w:date="2022-07-13T11:46:00Z">
              <w:r w:rsidRPr="00384FF9" w:rsidDel="00A76668">
                <w:rPr>
                  <w:rFonts w:asciiTheme="minorHAnsi" w:hAnsiTheme="minorHAnsi"/>
                  <w:sz w:val="18"/>
                  <w:szCs w:val="18"/>
                </w:rPr>
                <w:delText xml:space="preserve"> </w:delText>
              </w:r>
            </w:del>
            <w:ins w:id="7" w:author="Alhabibi, Haider@Energy" w:date="2022-07-13T11:46:00Z">
              <w:r w:rsidR="00A76668">
                <w:rPr>
                  <w:rFonts w:asciiTheme="minorHAnsi" w:hAnsiTheme="minorHAnsi"/>
                  <w:sz w:val="18"/>
                  <w:szCs w:val="18"/>
                </w:rPr>
                <w:t xml:space="preserve">; else if information not available then allow user input </w:t>
              </w:r>
            </w:ins>
            <w:r>
              <w:rPr>
                <w:rFonts w:asciiTheme="minorHAnsi" w:hAnsiTheme="minorHAnsi"/>
                <w:sz w:val="18"/>
                <w:szCs w:val="18"/>
              </w:rPr>
              <w:t>&gt;&gt;</w:t>
            </w:r>
          </w:p>
        </w:tc>
      </w:tr>
      <w:tr w:rsidR="002A1F1B" w:rsidRPr="00D2491C" w14:paraId="0435B67F" w14:textId="77777777" w:rsidTr="00C070E2">
        <w:trPr>
          <w:trHeight w:val="158"/>
        </w:trPr>
        <w:tc>
          <w:tcPr>
            <w:tcW w:w="638" w:type="dxa"/>
            <w:vAlign w:val="center"/>
          </w:tcPr>
          <w:p w14:paraId="0435B67B"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05</w:t>
            </w:r>
          </w:p>
        </w:tc>
        <w:tc>
          <w:tcPr>
            <w:tcW w:w="4581" w:type="dxa"/>
            <w:vAlign w:val="center"/>
          </w:tcPr>
          <w:p w14:paraId="0435B67C" w14:textId="77777777" w:rsidR="002A1F1B" w:rsidRDefault="002A1F1B" w:rsidP="00EE3065">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67D" w14:textId="77777777" w:rsidR="002A1F1B" w:rsidRPr="00F5715E" w:rsidRDefault="002A1F1B" w:rsidP="00EE3065">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571" w:type="dxa"/>
          </w:tcPr>
          <w:p w14:paraId="0435B67E" w14:textId="46E09FB4" w:rsidR="002A1F1B" w:rsidRPr="00F5715E" w:rsidRDefault="002A1F1B" w:rsidP="00B47A76">
            <w:pPr>
              <w:rPr>
                <w:rFonts w:asciiTheme="minorHAnsi" w:hAnsiTheme="minorHAnsi"/>
                <w:sz w:val="18"/>
                <w:szCs w:val="18"/>
              </w:rPr>
            </w:pPr>
            <w:r w:rsidRPr="006121C5">
              <w:rPr>
                <w:rFonts w:asciiTheme="minorHAnsi" w:hAnsiTheme="minorHAnsi"/>
                <w:sz w:val="18"/>
                <w:szCs w:val="18"/>
              </w:rPr>
              <w:t>&lt;&lt;calculated field: reference</w:t>
            </w:r>
            <w:r w:rsidR="00B47A76">
              <w:rPr>
                <w:rFonts w:asciiTheme="minorHAnsi" w:hAnsiTheme="minorHAnsi"/>
                <w:sz w:val="18"/>
                <w:szCs w:val="18"/>
              </w:rPr>
              <w:t>d</w:t>
            </w:r>
            <w:r w:rsidRPr="006121C5">
              <w:rPr>
                <w:rFonts w:asciiTheme="minorHAnsi" w:hAnsiTheme="minorHAnsi"/>
                <w:sz w:val="18"/>
                <w:szCs w:val="18"/>
              </w:rPr>
              <w:t xml:space="preserve"> from MCH-01</w:t>
            </w:r>
            <w:r w:rsidR="00B47A76" w:rsidRPr="007A5D38">
              <w:rPr>
                <w:rFonts w:asciiTheme="minorHAnsi" w:hAnsiTheme="minorHAnsi" w:cstheme="minorHAnsi"/>
                <w:sz w:val="18"/>
                <w:szCs w:val="18"/>
              </w:rPr>
              <w:t>,</w:t>
            </w:r>
            <w:r w:rsidR="00B47A76">
              <w:rPr>
                <w:rFonts w:asciiTheme="minorHAnsi" w:hAnsiTheme="minorHAnsi" w:cstheme="minorHAnsi"/>
                <w:sz w:val="18"/>
                <w:szCs w:val="18"/>
              </w:rPr>
              <w:t xml:space="preserve"> “</w:t>
            </w:r>
            <w:r w:rsidR="00B47A76">
              <w:rPr>
                <w:rFonts w:ascii="Calibri" w:hAnsi="Calibri"/>
                <w:sz w:val="18"/>
                <w:szCs w:val="18"/>
              </w:rPr>
              <w:t>Dwelling Unit Number of Bedrooms” (A09);</w:t>
            </w:r>
            <w:r w:rsidR="00B47A76" w:rsidRPr="007A5D38">
              <w:rPr>
                <w:rFonts w:asciiTheme="minorHAnsi" w:hAnsiTheme="minorHAnsi" w:cstheme="minorHAnsi"/>
                <w:sz w:val="18"/>
                <w:szCs w:val="18"/>
              </w:rPr>
              <w:t xml:space="preserve"> if value from MCH-01 = 0 replace with 1</w:t>
            </w:r>
            <w:ins w:id="8" w:author="Alhabibi, Haider@Energy" w:date="2022-07-13T11:46:00Z">
              <w:r w:rsidR="00A76668">
                <w:rPr>
                  <w:rFonts w:asciiTheme="minorHAnsi" w:hAnsiTheme="minorHAnsi" w:cstheme="minorHAnsi"/>
                  <w:sz w:val="18"/>
                  <w:szCs w:val="18"/>
                </w:rPr>
                <w:t xml:space="preserve">; </w:t>
              </w:r>
              <w:r w:rsidR="00A76668">
                <w:rPr>
                  <w:rFonts w:asciiTheme="minorHAnsi" w:hAnsiTheme="minorHAnsi"/>
                  <w:sz w:val="18"/>
                  <w:szCs w:val="18"/>
                </w:rPr>
                <w:t>else if information not available then allow user input</w:t>
              </w:r>
              <w:r w:rsidR="00A76668" w:rsidRPr="009D121A">
                <w:rPr>
                  <w:rFonts w:asciiTheme="minorHAnsi" w:hAnsiTheme="minorHAnsi"/>
                  <w:sz w:val="18"/>
                  <w:szCs w:val="18"/>
                </w:rPr>
                <w:t xml:space="preserve"> </w:t>
              </w:r>
            </w:ins>
            <w:r w:rsidRPr="009D121A">
              <w:rPr>
                <w:rFonts w:asciiTheme="minorHAnsi" w:hAnsiTheme="minorHAnsi"/>
                <w:sz w:val="18"/>
                <w:szCs w:val="18"/>
              </w:rPr>
              <w:t>&gt;&gt;</w:t>
            </w:r>
          </w:p>
        </w:tc>
      </w:tr>
      <w:tr w:rsidR="00EE3065" w:rsidRPr="00D2491C" w14:paraId="0435B6B8" w14:textId="77777777" w:rsidTr="00C070E2">
        <w:trPr>
          <w:trHeight w:val="158"/>
        </w:trPr>
        <w:tc>
          <w:tcPr>
            <w:tcW w:w="638" w:type="dxa"/>
            <w:vAlign w:val="center"/>
          </w:tcPr>
          <w:p w14:paraId="0435B6AB" w14:textId="603D38AC" w:rsidR="00EE3065" w:rsidRPr="00F5715E" w:rsidRDefault="008002F8" w:rsidP="00EE3065">
            <w:pPr>
              <w:jc w:val="center"/>
              <w:rPr>
                <w:rFonts w:asciiTheme="minorHAnsi" w:hAnsiTheme="minorHAnsi"/>
                <w:sz w:val="18"/>
                <w:szCs w:val="18"/>
              </w:rPr>
            </w:pPr>
            <w:r>
              <w:rPr>
                <w:rFonts w:asciiTheme="minorHAnsi" w:hAnsiTheme="minorHAnsi" w:cstheme="minorHAnsi"/>
                <w:sz w:val="18"/>
                <w:szCs w:val="18"/>
              </w:rPr>
              <w:t>06</w:t>
            </w:r>
          </w:p>
        </w:tc>
        <w:tc>
          <w:tcPr>
            <w:tcW w:w="4581" w:type="dxa"/>
            <w:vAlign w:val="center"/>
          </w:tcPr>
          <w:p w14:paraId="0435B6AC"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Ventilation System Type</w:t>
            </w:r>
          </w:p>
        </w:tc>
        <w:tc>
          <w:tcPr>
            <w:tcW w:w="5571" w:type="dxa"/>
          </w:tcPr>
          <w:p w14:paraId="0435B6AD"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 calculated value if registered CF1R form equals CF1R-PRF-01, reference data from CF1R;</w:t>
            </w:r>
            <w:r w:rsidRPr="007A5D38">
              <w:rPr>
                <w:rFonts w:asciiTheme="minorHAnsi" w:hAnsiTheme="minorHAnsi" w:cstheme="minorHAnsi"/>
                <w:sz w:val="18"/>
                <w:szCs w:val="18"/>
              </w:rPr>
              <w:br/>
            </w:r>
            <w:r w:rsidR="001F7B1E">
              <w:rPr>
                <w:rFonts w:asciiTheme="minorHAnsi" w:hAnsiTheme="minorHAnsi" w:cstheme="minorHAnsi"/>
                <w:sz w:val="18"/>
                <w:szCs w:val="18"/>
              </w:rPr>
              <w:t>E</w:t>
            </w:r>
            <w:r w:rsidRPr="007A5D38">
              <w:rPr>
                <w:rFonts w:asciiTheme="minorHAnsi" w:hAnsiTheme="minorHAnsi" w:cstheme="minorHAnsi"/>
                <w:sz w:val="18"/>
                <w:szCs w:val="18"/>
              </w:rPr>
              <w:t xml:space="preserve">lse if registered CF1R form equals CF1R-NCB-01 or CF1R-ADD-01, user pick one from list:  </w:t>
            </w:r>
          </w:p>
          <w:p w14:paraId="0435B6AE" w14:textId="77777777" w:rsidR="00EE3065"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**Supply</w:t>
            </w:r>
          </w:p>
          <w:p w14:paraId="0435B6AF" w14:textId="77777777" w:rsidR="00EE3065" w:rsidRPr="007A5D38" w:rsidRDefault="00EE3065" w:rsidP="00EE3065">
            <w:pPr>
              <w:rPr>
                <w:rFonts w:asciiTheme="minorHAnsi" w:hAnsiTheme="minorHAnsi" w:cstheme="minorHAnsi"/>
                <w:sz w:val="18"/>
                <w:szCs w:val="18"/>
              </w:rPr>
            </w:pPr>
            <w:r>
              <w:rPr>
                <w:rFonts w:asciiTheme="minorHAnsi" w:hAnsiTheme="minorHAnsi" w:cstheme="minorHAnsi"/>
                <w:sz w:val="18"/>
                <w:szCs w:val="18"/>
              </w:rPr>
              <w:t>**Exhaust</w:t>
            </w:r>
            <w:r w:rsidRPr="007A5D38">
              <w:rPr>
                <w:rFonts w:asciiTheme="minorHAnsi" w:hAnsiTheme="minorHAnsi" w:cstheme="minorHAnsi"/>
                <w:sz w:val="18"/>
                <w:szCs w:val="18"/>
              </w:rPr>
              <w:t>;</w:t>
            </w:r>
            <w:r>
              <w:rPr>
                <w:rFonts w:asciiTheme="minorHAnsi" w:hAnsiTheme="minorHAnsi" w:cstheme="minorHAnsi"/>
                <w:sz w:val="18"/>
                <w:szCs w:val="18"/>
              </w:rPr>
              <w:t xml:space="preserve"> or</w:t>
            </w:r>
          </w:p>
          <w:p w14:paraId="0435B6B0"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**Balanced; or</w:t>
            </w:r>
          </w:p>
          <w:p w14:paraId="0435B6B1"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**Balanced – ERV; or</w:t>
            </w:r>
          </w:p>
          <w:p w14:paraId="0435B6B2"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**Balanced – HRV; or</w:t>
            </w:r>
          </w:p>
          <w:p w14:paraId="0435B6B3"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**Central Fan Integrated (CFI); or</w:t>
            </w:r>
          </w:p>
          <w:p w14:paraId="0435B6B4"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**Central Ventilation System – Supply; or</w:t>
            </w:r>
          </w:p>
          <w:p w14:paraId="0435B6B5"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**Central Ventilation System – Exhaust; or</w:t>
            </w:r>
          </w:p>
          <w:p w14:paraId="0435B6B6" w14:textId="77777777" w:rsidR="00EE3065" w:rsidRPr="007A5D38" w:rsidRDefault="00EE3065" w:rsidP="00EE3065">
            <w:pPr>
              <w:rPr>
                <w:rFonts w:asciiTheme="minorHAnsi" w:hAnsiTheme="minorHAnsi" w:cstheme="minorHAnsi"/>
                <w:sz w:val="18"/>
                <w:szCs w:val="18"/>
                <w:u w:val="single"/>
              </w:rPr>
            </w:pPr>
            <w:r w:rsidRPr="001C365C">
              <w:rPr>
                <w:rFonts w:asciiTheme="minorHAnsi" w:hAnsiTheme="minorHAnsi" w:cstheme="minorHAnsi"/>
                <w:sz w:val="18"/>
                <w:szCs w:val="18"/>
              </w:rPr>
              <w:t>**Central Ventilation System – Balanced; or</w:t>
            </w:r>
          </w:p>
          <w:p w14:paraId="0435B6B7"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N/A&gt;&gt;</w:t>
            </w:r>
          </w:p>
        </w:tc>
      </w:tr>
      <w:tr w:rsidR="00EE3065" w:rsidRPr="00D2491C" w14:paraId="0435B6C2" w14:textId="77777777" w:rsidTr="00C070E2">
        <w:trPr>
          <w:trHeight w:val="158"/>
        </w:trPr>
        <w:tc>
          <w:tcPr>
            <w:tcW w:w="638" w:type="dxa"/>
            <w:vAlign w:val="center"/>
          </w:tcPr>
          <w:p w14:paraId="0435B6B9" w14:textId="1DA2EE72" w:rsidR="00EE3065" w:rsidRPr="00F5715E" w:rsidRDefault="008002F8" w:rsidP="00EE3065">
            <w:pPr>
              <w:jc w:val="center"/>
              <w:rPr>
                <w:rFonts w:asciiTheme="minorHAnsi" w:hAnsiTheme="minorHAnsi"/>
                <w:sz w:val="18"/>
                <w:szCs w:val="18"/>
              </w:rPr>
            </w:pPr>
            <w:r>
              <w:rPr>
                <w:rFonts w:asciiTheme="minorHAnsi" w:hAnsiTheme="minorHAnsi" w:cstheme="minorHAnsi"/>
                <w:sz w:val="18"/>
                <w:szCs w:val="18"/>
              </w:rPr>
              <w:t>07</w:t>
            </w:r>
          </w:p>
        </w:tc>
        <w:tc>
          <w:tcPr>
            <w:tcW w:w="4581" w:type="dxa"/>
            <w:vAlign w:val="center"/>
          </w:tcPr>
          <w:p w14:paraId="0435B6BA"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571" w:type="dxa"/>
          </w:tcPr>
          <w:p w14:paraId="0435B6BB" w14:textId="77777777" w:rsidR="001F7B1E"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w:t>
            </w:r>
            <w:r w:rsidR="001F7B1E" w:rsidRPr="007A5D38">
              <w:rPr>
                <w:rFonts w:asciiTheme="minorHAnsi" w:hAnsiTheme="minorHAnsi" w:cstheme="minorHAnsi"/>
                <w:sz w:val="18"/>
                <w:szCs w:val="18"/>
              </w:rPr>
              <w:t xml:space="preserve"> calculated value if registered CF1R form equals CF1R-PRF-01, reference data from </w:t>
            </w:r>
            <w:proofErr w:type="gramStart"/>
            <w:r w:rsidR="001F7B1E" w:rsidRPr="007A5D38">
              <w:rPr>
                <w:rFonts w:asciiTheme="minorHAnsi" w:hAnsiTheme="minorHAnsi" w:cstheme="minorHAnsi"/>
                <w:sz w:val="18"/>
                <w:szCs w:val="18"/>
              </w:rPr>
              <w:t>CF1R;</w:t>
            </w:r>
            <w:proofErr w:type="gramEnd"/>
          </w:p>
          <w:p w14:paraId="0435B6BC" w14:textId="77777777" w:rsidR="001F7B1E" w:rsidRPr="007A5D38" w:rsidRDefault="001F7B1E" w:rsidP="001F7B1E">
            <w:pPr>
              <w:rPr>
                <w:rFonts w:asciiTheme="minorHAnsi" w:hAnsiTheme="minorHAnsi" w:cstheme="minorHAnsi"/>
                <w:sz w:val="18"/>
                <w:szCs w:val="18"/>
              </w:rPr>
            </w:pPr>
            <w:r>
              <w:rPr>
                <w:rFonts w:asciiTheme="minorHAnsi" w:hAnsiTheme="minorHAnsi" w:cstheme="minorHAnsi"/>
                <w:sz w:val="18"/>
                <w:szCs w:val="18"/>
              </w:rPr>
              <w:t xml:space="preserve">Else </w:t>
            </w:r>
            <w:r w:rsidR="00EE3065" w:rsidRPr="001C365C">
              <w:rPr>
                <w:rFonts w:asciiTheme="minorHAnsi" w:hAnsiTheme="minorHAnsi" w:cstheme="minorHAnsi"/>
                <w:sz w:val="18"/>
                <w:szCs w:val="18"/>
              </w:rPr>
              <w:t>if “Building Type” (A02) = “</w:t>
            </w:r>
            <w:proofErr w:type="gramStart"/>
            <w:r w:rsidR="00EE3065" w:rsidRPr="001C365C">
              <w:rPr>
                <w:rFonts w:asciiTheme="minorHAnsi" w:hAnsiTheme="minorHAnsi" w:cstheme="minorHAnsi"/>
                <w:sz w:val="18"/>
                <w:szCs w:val="18"/>
              </w:rPr>
              <w:t>Non-dwelling</w:t>
            </w:r>
            <w:proofErr w:type="gramEnd"/>
            <w:r w:rsidR="00EE3065" w:rsidRPr="001C365C">
              <w:rPr>
                <w:rFonts w:asciiTheme="minorHAnsi" w:hAnsiTheme="minorHAnsi" w:cstheme="minorHAnsi"/>
                <w:sz w:val="18"/>
                <w:szCs w:val="18"/>
              </w:rPr>
              <w:t xml:space="preserve"> unit”, then value = N/A;</w:t>
            </w:r>
            <w:r w:rsidR="00EE3065" w:rsidRPr="001C365C">
              <w:rPr>
                <w:rFonts w:asciiTheme="minorHAnsi" w:hAnsiTheme="minorHAnsi" w:cstheme="minorHAnsi"/>
                <w:sz w:val="18"/>
                <w:szCs w:val="18"/>
              </w:rPr>
              <w:br/>
            </w:r>
            <w:r>
              <w:rPr>
                <w:rFonts w:asciiTheme="minorHAnsi" w:hAnsiTheme="minorHAnsi" w:cstheme="minorHAnsi"/>
                <w:sz w:val="18"/>
                <w:szCs w:val="18"/>
              </w:rPr>
              <w:t>E</w:t>
            </w:r>
            <w:r w:rsidRPr="007A5D38">
              <w:rPr>
                <w:rFonts w:asciiTheme="minorHAnsi" w:hAnsiTheme="minorHAnsi" w:cstheme="minorHAnsi"/>
                <w:sz w:val="18"/>
                <w:szCs w:val="18"/>
              </w:rPr>
              <w:t xml:space="preserve">lse if registered CF1R form equals CF1R-NCB-01 or CF1R-ADD-01, user pick one from list:  </w:t>
            </w:r>
          </w:p>
          <w:p w14:paraId="0435B6BD"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**Continuous; or</w:t>
            </w:r>
          </w:p>
          <w:p w14:paraId="0435B6C0" w14:textId="4317E4C6" w:rsidR="00EE3065" w:rsidRPr="007A5D38" w:rsidRDefault="00EE3065">
            <w:pPr>
              <w:rPr>
                <w:rFonts w:asciiTheme="minorHAnsi" w:hAnsiTheme="minorHAnsi" w:cstheme="minorHAnsi"/>
                <w:sz w:val="18"/>
                <w:szCs w:val="18"/>
                <w:u w:val="single"/>
              </w:rPr>
            </w:pPr>
            <w:r w:rsidRPr="001C365C">
              <w:rPr>
                <w:rFonts w:asciiTheme="minorHAnsi" w:hAnsiTheme="minorHAnsi" w:cstheme="minorHAnsi"/>
                <w:sz w:val="18"/>
                <w:szCs w:val="18"/>
              </w:rPr>
              <w:t xml:space="preserve">**Short-Term Average; </w:t>
            </w:r>
            <w:r w:rsidRPr="007A5D38">
              <w:rPr>
                <w:rFonts w:asciiTheme="minorHAnsi" w:hAnsiTheme="minorHAnsi" w:cstheme="minorHAnsi"/>
                <w:sz w:val="18"/>
                <w:szCs w:val="18"/>
                <w:u w:val="single"/>
              </w:rPr>
              <w:br/>
            </w:r>
            <w:r w:rsidR="001C365C">
              <w:rPr>
                <w:rFonts w:asciiTheme="minorHAnsi" w:hAnsiTheme="minorHAnsi" w:cstheme="minorHAnsi"/>
                <w:sz w:val="18"/>
                <w:szCs w:val="18"/>
              </w:rPr>
              <w:t xml:space="preserve">Else </w:t>
            </w:r>
            <w:r w:rsidRPr="007A5D38">
              <w:rPr>
                <w:rFonts w:asciiTheme="minorHAnsi" w:hAnsiTheme="minorHAnsi" w:cstheme="minorHAnsi"/>
                <w:sz w:val="18"/>
                <w:szCs w:val="18"/>
              </w:rPr>
              <w:t>if “Ventilation System Type” (A</w:t>
            </w:r>
            <w:r w:rsidR="008002F8">
              <w:rPr>
                <w:rFonts w:asciiTheme="minorHAnsi" w:hAnsiTheme="minorHAnsi" w:cstheme="minorHAnsi"/>
                <w:sz w:val="18"/>
                <w:szCs w:val="18"/>
              </w:rPr>
              <w:t>06</w:t>
            </w:r>
            <w:r w:rsidRPr="007A5D38">
              <w:rPr>
                <w:rFonts w:asciiTheme="minorHAnsi" w:hAnsiTheme="minorHAnsi" w:cstheme="minorHAnsi"/>
                <w:sz w:val="18"/>
                <w:szCs w:val="18"/>
              </w:rPr>
              <w:t>) =</w:t>
            </w:r>
            <w:r w:rsidRPr="001C365C">
              <w:rPr>
                <w:rFonts w:asciiTheme="minorHAnsi" w:hAnsiTheme="minorHAnsi" w:cstheme="minorHAnsi"/>
                <w:sz w:val="18"/>
                <w:szCs w:val="18"/>
              </w:rPr>
              <w:t xml:space="preserve"> Central Fan Integrated </w:t>
            </w:r>
            <w:r w:rsidRPr="007A5D38">
              <w:rPr>
                <w:rFonts w:asciiTheme="minorHAnsi" w:hAnsiTheme="minorHAnsi" w:cstheme="minorHAnsi"/>
                <w:sz w:val="18"/>
                <w:szCs w:val="18"/>
              </w:rPr>
              <w:t>&amp; “Ventilation Operation Schedule” (A</w:t>
            </w:r>
            <w:proofErr w:type="gramStart"/>
            <w:r w:rsidR="008002F8">
              <w:rPr>
                <w:rFonts w:asciiTheme="minorHAnsi" w:hAnsiTheme="minorHAnsi" w:cstheme="minorHAnsi"/>
                <w:sz w:val="18"/>
                <w:szCs w:val="18"/>
              </w:rPr>
              <w:t>07</w:t>
            </w:r>
            <w:r w:rsidRPr="007A5D38">
              <w:rPr>
                <w:rFonts w:asciiTheme="minorHAnsi" w:hAnsiTheme="minorHAnsi" w:cstheme="minorHAnsi"/>
                <w:sz w:val="18"/>
                <w:szCs w:val="18"/>
              </w:rPr>
              <w:t>)=</w:t>
            </w:r>
            <w:proofErr w:type="gramEnd"/>
            <w:r w:rsidRPr="007A5D38">
              <w:rPr>
                <w:rFonts w:asciiTheme="minorHAnsi" w:hAnsiTheme="minorHAnsi" w:cstheme="minorHAnsi"/>
                <w:sz w:val="18"/>
                <w:szCs w:val="18"/>
              </w:rPr>
              <w:t xml:space="preserve"> Continuous</w:t>
            </w:r>
            <w:r w:rsidRPr="007A5D38">
              <w:rPr>
                <w:rFonts w:asciiTheme="minorHAnsi" w:hAnsiTheme="minorHAnsi" w:cstheme="minorHAnsi"/>
                <w:sz w:val="18"/>
                <w:szCs w:val="18"/>
                <w:u w:val="single"/>
              </w:rPr>
              <w:t>;</w:t>
            </w:r>
            <w:r w:rsidRPr="007A5D38">
              <w:rPr>
                <w:rFonts w:asciiTheme="minorHAnsi" w:hAnsiTheme="minorHAnsi" w:cstheme="minorHAnsi"/>
                <w:sz w:val="18"/>
                <w:szCs w:val="18"/>
              </w:rPr>
              <w:t xml:space="preserve"> then display:</w:t>
            </w:r>
          </w:p>
          <w:p w14:paraId="0435B6C1"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“Central Fan Integrated Ventilation System Not Allowed to Operate Continuously</w:t>
            </w:r>
            <w:r w:rsidRPr="007A5D38">
              <w:rPr>
                <w:rFonts w:asciiTheme="minorHAnsi" w:hAnsiTheme="minorHAnsi" w:cstheme="minorHAnsi"/>
                <w:b/>
                <w:sz w:val="18"/>
                <w:szCs w:val="18"/>
              </w:rPr>
              <w:t xml:space="preserve"> - Do Not Proceed”&gt;&gt;</w:t>
            </w:r>
          </w:p>
        </w:tc>
      </w:tr>
      <w:tr w:rsidR="00EE3065" w:rsidRPr="00D2491C" w14:paraId="0435B6F1" w14:textId="77777777" w:rsidTr="00C070E2">
        <w:trPr>
          <w:trHeight w:val="158"/>
        </w:trPr>
        <w:tc>
          <w:tcPr>
            <w:tcW w:w="638" w:type="dxa"/>
            <w:vAlign w:val="center"/>
          </w:tcPr>
          <w:p w14:paraId="0435B6DA" w14:textId="1F8EC5ED" w:rsidR="00EE3065" w:rsidRDefault="008002F8" w:rsidP="00355CC6">
            <w:pPr>
              <w:jc w:val="center"/>
              <w:rPr>
                <w:rFonts w:asciiTheme="minorHAnsi" w:hAnsiTheme="minorHAnsi"/>
                <w:sz w:val="18"/>
                <w:szCs w:val="18"/>
              </w:rPr>
            </w:pPr>
            <w:r>
              <w:rPr>
                <w:rFonts w:asciiTheme="minorHAnsi" w:hAnsiTheme="minorHAnsi" w:cstheme="minorHAnsi"/>
                <w:sz w:val="18"/>
                <w:szCs w:val="18"/>
              </w:rPr>
              <w:t>08</w:t>
            </w:r>
          </w:p>
        </w:tc>
        <w:tc>
          <w:tcPr>
            <w:tcW w:w="4581" w:type="dxa"/>
            <w:vAlign w:val="center"/>
          </w:tcPr>
          <w:p w14:paraId="0435B6DB"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 xml:space="preserve">determine compliance method for this document; display applicable tables </w:t>
            </w:r>
            <w:proofErr w:type="gramStart"/>
            <w:r w:rsidRPr="007A5D38">
              <w:rPr>
                <w:rFonts w:asciiTheme="minorHAnsi" w:hAnsiTheme="minorHAnsi" w:cstheme="minorHAnsi"/>
                <w:sz w:val="18"/>
                <w:szCs w:val="18"/>
              </w:rPr>
              <w:t>below;</w:t>
            </w:r>
            <w:proofErr w:type="gramEnd"/>
          </w:p>
          <w:p w14:paraId="0435B6DC" w14:textId="77777777" w:rsidR="00EE3065" w:rsidRPr="004F4818" w:rsidRDefault="00EE3065" w:rsidP="00EE3065">
            <w:pPr>
              <w:rPr>
                <w:rFonts w:asciiTheme="minorHAnsi" w:hAnsiTheme="minorHAnsi"/>
                <w:sz w:val="18"/>
                <w:szCs w:val="18"/>
              </w:rPr>
            </w:pPr>
            <w:r w:rsidRPr="007A5D38">
              <w:rPr>
                <w:rFonts w:asciiTheme="minorHAnsi" w:hAnsiTheme="minorHAnsi" w:cstheme="minorHAnsi"/>
                <w:sz w:val="18"/>
                <w:szCs w:val="18"/>
              </w:rPr>
              <w:t>(</w:t>
            </w:r>
            <w:proofErr w:type="gramStart"/>
            <w:r w:rsidRPr="007A5D38">
              <w:rPr>
                <w:rFonts w:asciiTheme="minorHAnsi" w:hAnsiTheme="minorHAnsi" w:cstheme="minorHAnsi"/>
                <w:sz w:val="18"/>
                <w:szCs w:val="18"/>
              </w:rPr>
              <w:t>this</w:t>
            </w:r>
            <w:proofErr w:type="gramEnd"/>
            <w:r w:rsidRPr="007A5D38">
              <w:rPr>
                <w:rFonts w:asciiTheme="minorHAnsi" w:hAnsiTheme="minorHAnsi" w:cstheme="minorHAnsi"/>
                <w:sz w:val="18"/>
                <w:szCs w:val="18"/>
              </w:rPr>
              <w:t xml:space="preserve"> row not visible to user)</w:t>
            </w:r>
          </w:p>
        </w:tc>
        <w:tc>
          <w:tcPr>
            <w:tcW w:w="5571" w:type="dxa"/>
          </w:tcPr>
          <w:p w14:paraId="0435B6DD"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&lt;&lt;calculated field:</w:t>
            </w:r>
          </w:p>
          <w:p w14:paraId="0435B6DF" w14:textId="4660F041" w:rsidR="00EE3065" w:rsidRPr="007A5D38" w:rsidRDefault="00EE3065" w:rsidP="00EE3065">
            <w:pPr>
              <w:rPr>
                <w:rFonts w:asciiTheme="minorHAnsi" w:hAnsiTheme="minorHAnsi" w:cstheme="minorHAnsi"/>
                <w:sz w:val="18"/>
                <w:szCs w:val="18"/>
                <w:u w:val="single"/>
              </w:rPr>
            </w:pPr>
            <w:r w:rsidRPr="007A5D38">
              <w:rPr>
                <w:rFonts w:asciiTheme="minorHAnsi" w:hAnsiTheme="minorHAnsi" w:cstheme="minorHAnsi"/>
                <w:sz w:val="18"/>
                <w:szCs w:val="18"/>
              </w:rPr>
              <w:t xml:space="preserve">if “Building Type” (A02) = </w:t>
            </w:r>
            <w:r w:rsidRPr="007A5D38">
              <w:rPr>
                <w:rFonts w:asciiTheme="minorHAnsi" w:hAnsiTheme="minorHAnsi" w:cstheme="minorHAnsi"/>
                <w:sz w:val="18"/>
                <w:szCs w:val="18"/>
                <w:u w:val="single"/>
              </w:rPr>
              <w:t>Single Family Detached or Single Family Attached and “Ventilation System Type” (A</w:t>
            </w:r>
            <w:r w:rsidR="008002F8">
              <w:rPr>
                <w:rFonts w:asciiTheme="minorHAnsi" w:hAnsiTheme="minorHAnsi" w:cstheme="minorHAnsi"/>
                <w:sz w:val="18"/>
                <w:szCs w:val="18"/>
                <w:u w:val="single"/>
              </w:rPr>
              <w:t>06</w:t>
            </w:r>
            <w:r w:rsidRPr="007A5D38">
              <w:rPr>
                <w:rFonts w:asciiTheme="minorHAnsi" w:hAnsiTheme="minorHAnsi" w:cstheme="minorHAnsi"/>
                <w:sz w:val="18"/>
                <w:szCs w:val="18"/>
                <w:u w:val="single"/>
              </w:rPr>
              <w:t xml:space="preserve">) = </w:t>
            </w:r>
            <w:r w:rsidRPr="007A5D38">
              <w:rPr>
                <w:rFonts w:asciiTheme="minorHAnsi" w:hAnsiTheme="minorHAnsi" w:cstheme="minorHAnsi"/>
                <w:sz w:val="18"/>
                <w:szCs w:val="18"/>
              </w:rPr>
              <w:t>Supply, E</w:t>
            </w:r>
            <w:r w:rsidRPr="007A5D38">
              <w:rPr>
                <w:rFonts w:asciiTheme="minorHAnsi" w:hAnsiTheme="minorHAnsi" w:cstheme="minorHAnsi"/>
                <w:sz w:val="18"/>
                <w:szCs w:val="18"/>
                <w:u w:val="single"/>
              </w:rPr>
              <w:t xml:space="preserve">xhaust, Balanced, </w:t>
            </w:r>
            <w:proofErr w:type="gramStart"/>
            <w:r w:rsidRPr="007A5D38">
              <w:rPr>
                <w:rFonts w:asciiTheme="minorHAnsi" w:hAnsiTheme="minorHAnsi" w:cstheme="minorHAnsi"/>
                <w:sz w:val="18"/>
                <w:szCs w:val="18"/>
                <w:u w:val="single"/>
              </w:rPr>
              <w:t>Balanced</w:t>
            </w:r>
            <w:proofErr w:type="gramEnd"/>
            <w:r w:rsidRPr="007A5D38">
              <w:rPr>
                <w:rFonts w:asciiTheme="minorHAnsi" w:hAnsiTheme="minorHAnsi" w:cstheme="minorHAnsi"/>
                <w:sz w:val="18"/>
                <w:szCs w:val="18"/>
                <w:u w:val="single"/>
              </w:rPr>
              <w:t xml:space="preserve"> – ERV, Balanced – HRV, or Central Fan Integrated and “Ventilation Operation Schedule (A</w:t>
            </w:r>
            <w:r w:rsidR="008002F8">
              <w:rPr>
                <w:rFonts w:asciiTheme="minorHAnsi" w:hAnsiTheme="minorHAnsi" w:cstheme="minorHAnsi"/>
                <w:sz w:val="18"/>
                <w:szCs w:val="18"/>
                <w:u w:val="single"/>
              </w:rPr>
              <w:t>07</w:t>
            </w:r>
            <w:r w:rsidRPr="007A5D38">
              <w:rPr>
                <w:rFonts w:asciiTheme="minorHAnsi" w:hAnsiTheme="minorHAnsi" w:cstheme="minorHAnsi"/>
                <w:sz w:val="18"/>
                <w:szCs w:val="18"/>
                <w:u w:val="single"/>
              </w:rPr>
              <w:t xml:space="preserve">) = Continuous, or Short-Term Average </w:t>
            </w:r>
            <w:r w:rsidRPr="007A5D38">
              <w:rPr>
                <w:rFonts w:asciiTheme="minorHAnsi" w:hAnsiTheme="minorHAnsi" w:cstheme="minorHAnsi"/>
                <w:sz w:val="18"/>
                <w:szCs w:val="18"/>
              </w:rPr>
              <w:t>then display method</w:t>
            </w:r>
            <w:r w:rsidRPr="007A5D38">
              <w:rPr>
                <w:rFonts w:asciiTheme="minorHAnsi" w:hAnsiTheme="minorHAnsi" w:cstheme="minorHAnsi"/>
                <w:sz w:val="18"/>
                <w:szCs w:val="18"/>
                <w:u w:val="single"/>
              </w:rPr>
              <w:t>:</w:t>
            </w:r>
          </w:p>
          <w:p w14:paraId="0435B6E2" w14:textId="180FCABF" w:rsidR="00EE3065" w:rsidRPr="007A5D38" w:rsidRDefault="00EE3065" w:rsidP="00EE3065">
            <w:pPr>
              <w:rPr>
                <w:rFonts w:asciiTheme="minorHAnsi" w:hAnsiTheme="minorHAnsi" w:cstheme="minorHAnsi"/>
                <w:b/>
                <w:sz w:val="18"/>
                <w:szCs w:val="18"/>
                <w:u w:val="single"/>
              </w:rPr>
            </w:pPr>
            <w:r w:rsidRPr="007A5D38">
              <w:rPr>
                <w:rFonts w:asciiTheme="minorHAnsi" w:hAnsiTheme="minorHAnsi" w:cstheme="minorHAnsi"/>
                <w:b/>
                <w:sz w:val="18"/>
                <w:szCs w:val="18"/>
              </w:rPr>
              <w:t xml:space="preserve">**27a – Single Family Attached/Detached </w:t>
            </w:r>
            <w:proofErr w:type="gramStart"/>
            <w:r w:rsidRPr="007A5D38">
              <w:rPr>
                <w:rFonts w:asciiTheme="minorHAnsi" w:hAnsiTheme="minorHAnsi" w:cstheme="minorHAnsi"/>
                <w:b/>
                <w:sz w:val="18"/>
                <w:szCs w:val="18"/>
              </w:rPr>
              <w:t>Ventilation</w:t>
            </w:r>
            <w:r w:rsidRPr="007A5D38">
              <w:rPr>
                <w:rFonts w:asciiTheme="minorHAnsi" w:hAnsiTheme="minorHAnsi" w:cstheme="minorHAnsi"/>
                <w:b/>
                <w:sz w:val="18"/>
                <w:szCs w:val="18"/>
                <w:u w:val="single"/>
              </w:rPr>
              <w:t>;</w:t>
            </w:r>
            <w:proofErr w:type="gramEnd"/>
          </w:p>
          <w:p w14:paraId="0435B6ED" w14:textId="452D1738" w:rsidR="00EE3065" w:rsidRPr="007A5D38" w:rsidDel="00F67AFE" w:rsidRDefault="00EE3065" w:rsidP="00EE3065">
            <w:pPr>
              <w:rPr>
                <w:del w:id="9" w:author="Alhabibi, Haider@Energy" w:date="2022-06-21T17:32:00Z"/>
                <w:rFonts w:asciiTheme="minorHAnsi" w:hAnsiTheme="minorHAnsi" w:cstheme="minorHAnsi"/>
                <w:sz w:val="18"/>
                <w:szCs w:val="18"/>
                <w:u w:val="single"/>
              </w:rPr>
            </w:pPr>
            <w:del w:id="10" w:author="Alhabibi, Haider@Energy" w:date="2022-06-21T17:32:00Z">
              <w:r w:rsidRPr="007A5D38" w:rsidDel="00F67AFE">
                <w:rPr>
                  <w:rFonts w:asciiTheme="minorHAnsi" w:hAnsiTheme="minorHAnsi" w:cstheme="minorHAnsi"/>
                  <w:sz w:val="18"/>
                  <w:szCs w:val="18"/>
                </w:rPr>
                <w:delText xml:space="preserve">Else if “Building Type” (A02) = </w:delText>
              </w:r>
              <w:r w:rsidRPr="007A5D38" w:rsidDel="00F67AFE">
                <w:rPr>
                  <w:rFonts w:asciiTheme="minorHAnsi" w:hAnsiTheme="minorHAnsi" w:cstheme="minorHAnsi"/>
                  <w:sz w:val="18"/>
                  <w:szCs w:val="18"/>
                  <w:u w:val="single"/>
                </w:rPr>
                <w:delText>Single Family Detached, Single Family Attached and “Ventilation System Type” (A</w:delText>
              </w:r>
              <w:r w:rsidR="008002F8" w:rsidDel="00F67AFE">
                <w:rPr>
                  <w:rFonts w:asciiTheme="minorHAnsi" w:hAnsiTheme="minorHAnsi" w:cstheme="minorHAnsi"/>
                  <w:sz w:val="18"/>
                  <w:szCs w:val="18"/>
                  <w:u w:val="single"/>
                </w:rPr>
                <w:delText>06</w:delText>
              </w:r>
              <w:r w:rsidRPr="007A5D38" w:rsidDel="00F67AFE">
                <w:rPr>
                  <w:rFonts w:asciiTheme="minorHAnsi" w:hAnsiTheme="minorHAnsi" w:cstheme="minorHAnsi"/>
                  <w:sz w:val="18"/>
                  <w:szCs w:val="18"/>
                  <w:u w:val="single"/>
                </w:rPr>
                <w:delText xml:space="preserve">) = </w:delText>
              </w:r>
              <w:r w:rsidRPr="007A5D38" w:rsidDel="00F67AFE">
                <w:rPr>
                  <w:rFonts w:asciiTheme="minorHAnsi" w:hAnsiTheme="minorHAnsi" w:cstheme="minorHAnsi"/>
                  <w:sz w:val="18"/>
                  <w:szCs w:val="18"/>
                </w:rPr>
                <w:delText>Supply, E</w:delText>
              </w:r>
              <w:r w:rsidRPr="007A5D38" w:rsidDel="00F67AFE">
                <w:rPr>
                  <w:rFonts w:asciiTheme="minorHAnsi" w:hAnsiTheme="minorHAnsi" w:cstheme="minorHAnsi"/>
                  <w:sz w:val="18"/>
                  <w:szCs w:val="18"/>
                  <w:u w:val="single"/>
                </w:rPr>
                <w:delText>xhaust, Balanced, Balanced – ERV, Balanced – HRV and “Ventilation Operation Schedule (A</w:delText>
              </w:r>
              <w:r w:rsidR="008002F8" w:rsidDel="00F67AFE">
                <w:rPr>
                  <w:rFonts w:asciiTheme="minorHAnsi" w:hAnsiTheme="minorHAnsi" w:cstheme="minorHAnsi"/>
                  <w:sz w:val="18"/>
                  <w:szCs w:val="18"/>
                  <w:u w:val="single"/>
                </w:rPr>
                <w:delText>07</w:delText>
              </w:r>
              <w:r w:rsidRPr="007A5D38" w:rsidDel="00F67AFE">
                <w:rPr>
                  <w:rFonts w:asciiTheme="minorHAnsi" w:hAnsiTheme="minorHAnsi" w:cstheme="minorHAnsi"/>
                  <w:sz w:val="18"/>
                  <w:szCs w:val="18"/>
                  <w:u w:val="single"/>
                </w:rPr>
                <w:delText xml:space="preserve">) = Scheduled or Real-Time Control, </w:delText>
              </w:r>
              <w:r w:rsidRPr="007A5D38" w:rsidDel="00F67AFE">
                <w:rPr>
                  <w:rFonts w:asciiTheme="minorHAnsi" w:hAnsiTheme="minorHAnsi" w:cstheme="minorHAnsi"/>
                  <w:sz w:val="18"/>
                  <w:szCs w:val="18"/>
                </w:rPr>
                <w:delText>then display method</w:delText>
              </w:r>
              <w:r w:rsidRPr="007A5D38" w:rsidDel="00F67AFE">
                <w:rPr>
                  <w:rFonts w:asciiTheme="minorHAnsi" w:hAnsiTheme="minorHAnsi" w:cstheme="minorHAnsi"/>
                  <w:sz w:val="18"/>
                  <w:szCs w:val="18"/>
                  <w:u w:val="single"/>
                </w:rPr>
                <w:delText>:</w:delText>
              </w:r>
            </w:del>
          </w:p>
          <w:p w14:paraId="0435B6EE" w14:textId="6229DAC6" w:rsidR="00EE3065" w:rsidRDefault="00EE3065" w:rsidP="00EE3065">
            <w:pPr>
              <w:rPr>
                <w:rFonts w:asciiTheme="minorHAnsi" w:hAnsiTheme="minorHAnsi" w:cstheme="minorHAnsi"/>
                <w:b/>
                <w:sz w:val="18"/>
                <w:szCs w:val="18"/>
                <w:u w:val="single"/>
              </w:rPr>
            </w:pPr>
            <w:del w:id="11" w:author="Alhabibi, Haider@Energy" w:date="2022-06-21T17:32:00Z">
              <w:r w:rsidRPr="007A5D38" w:rsidDel="00F67AFE">
                <w:rPr>
                  <w:rFonts w:asciiTheme="minorHAnsi" w:hAnsiTheme="minorHAnsi" w:cstheme="minorHAnsi"/>
                  <w:b/>
                  <w:sz w:val="18"/>
                  <w:szCs w:val="18"/>
                </w:rPr>
                <w:delText>**27</w:delText>
              </w:r>
              <w:r w:rsidR="00C0202F" w:rsidDel="00F67AFE">
                <w:rPr>
                  <w:rFonts w:asciiTheme="minorHAnsi" w:hAnsiTheme="minorHAnsi" w:cstheme="minorHAnsi"/>
                  <w:b/>
                  <w:sz w:val="18"/>
                  <w:szCs w:val="18"/>
                </w:rPr>
                <w:delText>c</w:delText>
              </w:r>
              <w:r w:rsidRPr="007A5D38" w:rsidDel="00F67AFE">
                <w:rPr>
                  <w:rFonts w:asciiTheme="minorHAnsi" w:hAnsiTheme="minorHAnsi" w:cstheme="minorHAnsi"/>
                  <w:b/>
                  <w:sz w:val="18"/>
                  <w:szCs w:val="18"/>
                </w:rPr>
                <w:delText xml:space="preserve"> – Scheduled or Real-Time Control Ventilation System</w:delText>
              </w:r>
            </w:del>
            <w:r w:rsidR="003000C2">
              <w:rPr>
                <w:rFonts w:asciiTheme="minorHAnsi" w:hAnsiTheme="minorHAnsi" w:cstheme="minorHAnsi"/>
                <w:b/>
                <w:sz w:val="18"/>
                <w:szCs w:val="18"/>
                <w:u w:val="single"/>
              </w:rPr>
              <w:t>&gt;&gt;</w:t>
            </w:r>
          </w:p>
          <w:p w14:paraId="0435B6F0" w14:textId="32D0B3CB" w:rsidR="00EE3065" w:rsidRPr="007A5D38" w:rsidRDefault="00EE3065" w:rsidP="00EC3828">
            <w:pPr>
              <w:rPr>
                <w:rFonts w:asciiTheme="minorHAnsi" w:hAnsiTheme="minorHAnsi" w:cstheme="minorHAnsi"/>
                <w:sz w:val="18"/>
                <w:szCs w:val="18"/>
              </w:rPr>
            </w:pPr>
          </w:p>
        </w:tc>
      </w:tr>
      <w:tr w:rsidR="00BC285D" w:rsidRPr="00D2491C" w14:paraId="24337EB0" w14:textId="77777777" w:rsidTr="00C070E2">
        <w:trPr>
          <w:trHeight w:val="158"/>
        </w:trPr>
        <w:tc>
          <w:tcPr>
            <w:tcW w:w="638" w:type="dxa"/>
            <w:vAlign w:val="center"/>
          </w:tcPr>
          <w:p w14:paraId="5540E8E9" w14:textId="5AD63131" w:rsidR="00BC285D" w:rsidRDefault="00BC285D" w:rsidP="00BC285D">
            <w:pPr>
              <w:jc w:val="center"/>
              <w:rPr>
                <w:rFonts w:asciiTheme="minorHAnsi" w:hAnsiTheme="minorHAnsi" w:cstheme="minorHAnsi"/>
                <w:sz w:val="18"/>
                <w:szCs w:val="18"/>
              </w:rPr>
            </w:pPr>
            <w:r>
              <w:rPr>
                <w:rFonts w:asciiTheme="minorHAnsi" w:hAnsiTheme="minorHAnsi" w:cstheme="minorHAnsi"/>
                <w:sz w:val="18"/>
                <w:szCs w:val="18"/>
              </w:rPr>
              <w:lastRenderedPageBreak/>
              <w:t>09</w:t>
            </w:r>
          </w:p>
        </w:tc>
        <w:tc>
          <w:tcPr>
            <w:tcW w:w="4581" w:type="dxa"/>
            <w:vAlign w:val="center"/>
          </w:tcPr>
          <w:p w14:paraId="36340810" w14:textId="1E3C1B9C" w:rsidR="00BC285D" w:rsidRPr="007A5D38" w:rsidRDefault="00BC285D" w:rsidP="00BC285D">
            <w:pPr>
              <w:rPr>
                <w:rFonts w:asciiTheme="minorHAnsi" w:hAnsiTheme="minorHAnsi" w:cstheme="minorHAnsi"/>
                <w:sz w:val="18"/>
                <w:szCs w:val="18"/>
              </w:rPr>
            </w:pPr>
            <w:r>
              <w:rPr>
                <w:rFonts w:asciiTheme="minorHAnsi" w:hAnsiTheme="minorHAnsi" w:cstheme="minorHAnsi"/>
                <w:sz w:val="18"/>
                <w:szCs w:val="18"/>
              </w:rPr>
              <w:t>Climate Zone (this row is not visible to the user)</w:t>
            </w:r>
          </w:p>
        </w:tc>
        <w:tc>
          <w:tcPr>
            <w:tcW w:w="5571" w:type="dxa"/>
          </w:tcPr>
          <w:p w14:paraId="05262A5A" w14:textId="02FBE433" w:rsidR="00BC285D" w:rsidRPr="007A5D38" w:rsidRDefault="00BC285D" w:rsidP="00BC285D">
            <w:pPr>
              <w:rPr>
                <w:rFonts w:asciiTheme="minorHAnsi" w:hAnsiTheme="minorHAnsi" w:cstheme="minorHAnsi"/>
                <w:sz w:val="18"/>
                <w:szCs w:val="18"/>
              </w:rPr>
            </w:pPr>
            <w:r>
              <w:rPr>
                <w:rFonts w:asciiTheme="minorHAnsi" w:hAnsiTheme="minorHAnsi" w:cstheme="minorHAnsi"/>
                <w:sz w:val="18"/>
                <w:szCs w:val="18"/>
              </w:rPr>
              <w:t>&lt;&lt;value from CF1R&gt;&gt;</w:t>
            </w:r>
          </w:p>
        </w:tc>
      </w:tr>
      <w:tr w:rsidR="00BC285D" w:rsidRPr="00D2491C" w14:paraId="0435B708" w14:textId="77777777" w:rsidTr="00C070E2">
        <w:trPr>
          <w:trHeight w:val="158"/>
        </w:trPr>
        <w:tc>
          <w:tcPr>
            <w:tcW w:w="10790" w:type="dxa"/>
            <w:gridSpan w:val="3"/>
            <w:vAlign w:val="center"/>
          </w:tcPr>
          <w:p w14:paraId="0435B706" w14:textId="77777777" w:rsidR="00BC285D" w:rsidRDefault="00BC285D" w:rsidP="00BC285D">
            <w:pPr>
              <w:rPr>
                <w:rFonts w:asciiTheme="minorHAnsi" w:hAnsiTheme="minorHAnsi"/>
                <w:sz w:val="18"/>
                <w:szCs w:val="18"/>
              </w:rPr>
            </w:pPr>
            <w:r>
              <w:rPr>
                <w:rFonts w:asciiTheme="minorHAnsi" w:hAnsiTheme="minorHAnsi"/>
                <w:sz w:val="18"/>
                <w:szCs w:val="18"/>
              </w:rPr>
              <w:t xml:space="preserve">Note: </w:t>
            </w:r>
          </w:p>
          <w:p w14:paraId="0435B707" w14:textId="77777777" w:rsidR="00BC285D" w:rsidRDefault="00BC285D" w:rsidP="00BC285D">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0435B709" w14:textId="25E21BE1" w:rsidR="005A2B97" w:rsidRDefault="005A2B97" w:rsidP="00D65FA1">
      <w:pPr>
        <w:rPr>
          <w:rFonts w:asciiTheme="minorHAnsi" w:hAnsiTheme="minorHAnsi"/>
          <w:sz w:val="18"/>
          <w:szCs w:val="18"/>
        </w:rPr>
      </w:pPr>
    </w:p>
    <w:p w14:paraId="5F37A41A" w14:textId="77777777" w:rsidR="006E1C5F" w:rsidRPr="00BA6F69" w:rsidRDefault="006E1C5F" w:rsidP="00D65FA1">
      <w:pPr>
        <w:rPr>
          <w:rFonts w:asciiTheme="minorHAnsi" w:hAnsiTheme="minorHAnsi"/>
          <w:sz w:val="18"/>
          <w:szCs w:val="18"/>
        </w:rPr>
      </w:pPr>
    </w:p>
    <w:tbl>
      <w:tblPr>
        <w:tblStyle w:val="TableGrid"/>
        <w:tblW w:w="0" w:type="auto"/>
        <w:tblLook w:val="04A0" w:firstRow="1" w:lastRow="0" w:firstColumn="1" w:lastColumn="0" w:noHBand="0" w:noVBand="1"/>
      </w:tblPr>
      <w:tblGrid>
        <w:gridCol w:w="10790"/>
      </w:tblGrid>
      <w:tr w:rsidR="003F49B9" w14:paraId="0435B70B" w14:textId="77777777" w:rsidTr="003F49B9">
        <w:tc>
          <w:tcPr>
            <w:tcW w:w="11016" w:type="dxa"/>
          </w:tcPr>
          <w:p w14:paraId="0435B70A" w14:textId="657DA619" w:rsidR="003F49B9" w:rsidRDefault="0029047D" w:rsidP="006E08B4">
            <w:pPr>
              <w:rPr>
                <w:rFonts w:asciiTheme="minorHAnsi" w:hAnsiTheme="minorHAnsi"/>
                <w:sz w:val="18"/>
                <w:szCs w:val="18"/>
              </w:rPr>
            </w:pPr>
            <w:r>
              <w:rPr>
                <w:rFonts w:asciiTheme="minorHAnsi" w:hAnsiTheme="minorHAnsi"/>
                <w:b/>
                <w:szCs w:val="18"/>
              </w:rPr>
              <w:t>MCH-</w:t>
            </w:r>
            <w:r w:rsidR="003F49B9" w:rsidRPr="0029047D">
              <w:rPr>
                <w:rFonts w:asciiTheme="minorHAnsi" w:hAnsiTheme="minorHAnsi"/>
                <w:b/>
                <w:szCs w:val="18"/>
              </w:rPr>
              <w:t>27</w:t>
            </w:r>
            <w:r w:rsidR="000753FB">
              <w:rPr>
                <w:rFonts w:asciiTheme="minorHAnsi" w:hAnsiTheme="minorHAnsi"/>
                <w:b/>
                <w:szCs w:val="18"/>
              </w:rPr>
              <w:t>a</w:t>
            </w:r>
            <w:r w:rsidR="00DD4B3B">
              <w:rPr>
                <w:rFonts w:asciiTheme="minorHAnsi" w:hAnsiTheme="minorHAnsi"/>
                <w:b/>
                <w:szCs w:val="18"/>
              </w:rPr>
              <w:t xml:space="preserve"> </w:t>
            </w:r>
            <w:r w:rsidR="003C565D">
              <w:rPr>
                <w:rFonts w:asciiTheme="minorHAnsi" w:hAnsiTheme="minorHAnsi"/>
                <w:b/>
                <w:szCs w:val="18"/>
              </w:rPr>
              <w:t>–</w:t>
            </w:r>
            <w:r w:rsidR="00DD4B3B">
              <w:rPr>
                <w:rFonts w:asciiTheme="minorHAnsi" w:hAnsiTheme="minorHAnsi"/>
                <w:b/>
                <w:szCs w:val="18"/>
              </w:rPr>
              <w:t xml:space="preserve"> </w:t>
            </w:r>
            <w:r w:rsidR="003C565D">
              <w:rPr>
                <w:rFonts w:asciiTheme="minorHAnsi" w:hAnsiTheme="minorHAnsi"/>
                <w:b/>
                <w:szCs w:val="18"/>
              </w:rPr>
              <w:t>Single Family</w:t>
            </w:r>
            <w:r w:rsidR="00D44419">
              <w:rPr>
                <w:rFonts w:asciiTheme="minorHAnsi" w:hAnsiTheme="minorHAnsi"/>
                <w:b/>
                <w:szCs w:val="18"/>
              </w:rPr>
              <w:t xml:space="preserve"> </w:t>
            </w:r>
            <w:r w:rsidR="00D44419" w:rsidRPr="00D44419">
              <w:rPr>
                <w:rFonts w:asciiTheme="minorHAnsi" w:hAnsiTheme="minorHAnsi"/>
                <w:b/>
                <w:szCs w:val="18"/>
              </w:rPr>
              <w:t xml:space="preserve">Attached/Detached </w:t>
            </w:r>
          </w:p>
        </w:tc>
      </w:tr>
    </w:tbl>
    <w:p w14:paraId="01F667EE" w14:textId="15D210A1" w:rsidR="006E08B4" w:rsidRPr="00BA6F69" w:rsidRDefault="006E08B4">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595"/>
        <w:gridCol w:w="5561"/>
      </w:tblGrid>
      <w:tr w:rsidR="006E08B4" w14:paraId="76C5ECE5" w14:textId="77777777" w:rsidTr="006E08B4">
        <w:trPr>
          <w:trHeight w:val="158"/>
        </w:trPr>
        <w:tc>
          <w:tcPr>
            <w:tcW w:w="10790" w:type="dxa"/>
            <w:gridSpan w:val="3"/>
            <w:vAlign w:val="center"/>
          </w:tcPr>
          <w:p w14:paraId="51FD201D" w14:textId="7A4CD1C8" w:rsidR="006E08B4" w:rsidRPr="006E08B4" w:rsidRDefault="006E08B4" w:rsidP="006E08B4">
            <w:pPr>
              <w:keepNext/>
              <w:rPr>
                <w:rFonts w:asciiTheme="minorHAnsi" w:hAnsiTheme="minorHAnsi"/>
                <w:b/>
                <w:szCs w:val="18"/>
              </w:rPr>
            </w:pPr>
            <w:r w:rsidRPr="0029047D">
              <w:rPr>
                <w:rFonts w:asciiTheme="minorHAnsi" w:hAnsiTheme="minorHAnsi"/>
                <w:b/>
                <w:szCs w:val="18"/>
              </w:rPr>
              <w:t xml:space="preserve">B. </w:t>
            </w:r>
            <w:r>
              <w:rPr>
                <w:rFonts w:asciiTheme="minorHAnsi" w:hAnsiTheme="minorHAnsi"/>
                <w:b/>
                <w:szCs w:val="18"/>
              </w:rPr>
              <w:t>Single Family Attached/Detached General Information</w:t>
            </w:r>
          </w:p>
        </w:tc>
      </w:tr>
      <w:tr w:rsidR="006E08B4" w14:paraId="3BB4377D" w14:textId="77777777" w:rsidTr="006E08B4">
        <w:trPr>
          <w:trHeight w:val="158"/>
        </w:trPr>
        <w:tc>
          <w:tcPr>
            <w:tcW w:w="634" w:type="dxa"/>
            <w:vAlign w:val="center"/>
          </w:tcPr>
          <w:p w14:paraId="50671B0F" w14:textId="5B1C115C" w:rsidR="006E08B4" w:rsidRPr="00F5715E" w:rsidRDefault="006E08B4" w:rsidP="006E08B4">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1</w:t>
            </w:r>
          </w:p>
        </w:tc>
        <w:tc>
          <w:tcPr>
            <w:tcW w:w="4595" w:type="dxa"/>
            <w:vAlign w:val="center"/>
          </w:tcPr>
          <w:p w14:paraId="1E85F015"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rPr>
              <w:t>Average Ceiling Height</w:t>
            </w:r>
          </w:p>
        </w:tc>
        <w:tc>
          <w:tcPr>
            <w:tcW w:w="5561" w:type="dxa"/>
          </w:tcPr>
          <w:p w14:paraId="1358231C"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 xml:space="preserve">&lt;&lt; calculated field; If parent document is CF1R-PRF-01, reference value from </w:t>
            </w:r>
            <w:proofErr w:type="gramStart"/>
            <w:r w:rsidRPr="007A5D38">
              <w:rPr>
                <w:rFonts w:asciiTheme="minorHAnsi" w:hAnsiTheme="minorHAnsi" w:cstheme="minorHAnsi"/>
                <w:sz w:val="18"/>
                <w:szCs w:val="18"/>
              </w:rPr>
              <w:t>CF1R;</w:t>
            </w:r>
            <w:proofErr w:type="gramEnd"/>
          </w:p>
          <w:p w14:paraId="3747959B"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Else if parent document is CF1R-NCB-01 or CF1R-ADD-01, user to enter nonnegative number with up to two decimals places (X.XX</w:t>
            </w:r>
            <w:proofErr w:type="gramStart"/>
            <w:r w:rsidRPr="007A5D38">
              <w:rPr>
                <w:rFonts w:asciiTheme="minorHAnsi" w:hAnsiTheme="minorHAnsi" w:cstheme="minorHAnsi"/>
                <w:sz w:val="18"/>
                <w:szCs w:val="18"/>
              </w:rPr>
              <w:t>);</w:t>
            </w:r>
            <w:proofErr w:type="gramEnd"/>
          </w:p>
          <w:p w14:paraId="50432A22"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N/A&gt;&gt;</w:t>
            </w:r>
          </w:p>
        </w:tc>
      </w:tr>
      <w:tr w:rsidR="006E08B4" w14:paraId="5565C240" w14:textId="77777777" w:rsidTr="006E08B4">
        <w:trPr>
          <w:trHeight w:val="158"/>
        </w:trPr>
        <w:tc>
          <w:tcPr>
            <w:tcW w:w="634" w:type="dxa"/>
            <w:vAlign w:val="center"/>
          </w:tcPr>
          <w:p w14:paraId="0BC187C9" w14:textId="71238E0C" w:rsidR="006E08B4" w:rsidRPr="00F5715E" w:rsidRDefault="006E08B4" w:rsidP="006E08B4">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2</w:t>
            </w:r>
          </w:p>
        </w:tc>
        <w:tc>
          <w:tcPr>
            <w:tcW w:w="4595" w:type="dxa"/>
            <w:vAlign w:val="center"/>
          </w:tcPr>
          <w:p w14:paraId="1A82E78A"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rPr>
              <w:t>Total Conditioned Volume</w:t>
            </w:r>
          </w:p>
        </w:tc>
        <w:tc>
          <w:tcPr>
            <w:tcW w:w="5561" w:type="dxa"/>
          </w:tcPr>
          <w:p w14:paraId="2AF9517B" w14:textId="4D66B42F"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&lt;&lt;calculated value, “Conditioned Floor Area (A04)” * “Averaged Ceiling Height” (</w:t>
            </w:r>
            <w:r w:rsidR="005670D3">
              <w:rPr>
                <w:rFonts w:asciiTheme="minorHAnsi" w:hAnsiTheme="minorHAnsi" w:cstheme="minorHAnsi"/>
                <w:sz w:val="18"/>
                <w:szCs w:val="18"/>
              </w:rPr>
              <w:t>B01</w:t>
            </w:r>
            <w:proofErr w:type="gramStart"/>
            <w:r w:rsidRPr="007A5D38">
              <w:rPr>
                <w:rFonts w:asciiTheme="minorHAnsi" w:hAnsiTheme="minorHAnsi" w:cstheme="minorHAnsi"/>
                <w:sz w:val="18"/>
                <w:szCs w:val="18"/>
              </w:rPr>
              <w:t>);</w:t>
            </w:r>
            <w:proofErr w:type="gramEnd"/>
          </w:p>
          <w:p w14:paraId="39B7A5F0"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w:t>
            </w:r>
            <w:r w:rsidRPr="007A5D38">
              <w:rPr>
                <w:rFonts w:asciiTheme="minorHAnsi" w:hAnsiTheme="minorHAnsi" w:cstheme="minorHAnsi"/>
                <w:sz w:val="18"/>
                <w:szCs w:val="18"/>
              </w:rPr>
              <w:t>&gt;&gt;</w:t>
            </w:r>
          </w:p>
        </w:tc>
      </w:tr>
      <w:tr w:rsidR="006E08B4" w14:paraId="0349EB66" w14:textId="77777777" w:rsidTr="006E08B4">
        <w:trPr>
          <w:trHeight w:val="158"/>
        </w:trPr>
        <w:tc>
          <w:tcPr>
            <w:tcW w:w="634" w:type="dxa"/>
            <w:vAlign w:val="center"/>
          </w:tcPr>
          <w:p w14:paraId="3BD9F7D4" w14:textId="6F344B4E" w:rsidR="006E08B4" w:rsidRPr="00F5715E" w:rsidRDefault="006E08B4" w:rsidP="006E08B4">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3</w:t>
            </w:r>
          </w:p>
        </w:tc>
        <w:tc>
          <w:tcPr>
            <w:tcW w:w="4595" w:type="dxa"/>
            <w:vAlign w:val="center"/>
          </w:tcPr>
          <w:p w14:paraId="34054D0B" w14:textId="06B060BE" w:rsidR="006E08B4" w:rsidRDefault="004654AA" w:rsidP="006E08B4">
            <w:pPr>
              <w:rPr>
                <w:rFonts w:asciiTheme="minorHAnsi" w:hAnsiTheme="minorHAnsi"/>
                <w:sz w:val="18"/>
                <w:szCs w:val="18"/>
              </w:rPr>
            </w:pPr>
            <w:r w:rsidRPr="004654AA">
              <w:rPr>
                <w:rFonts w:asciiTheme="minorHAnsi" w:hAnsiTheme="minorHAnsi" w:cstheme="minorHAnsi"/>
                <w:sz w:val="18"/>
                <w:szCs w:val="18"/>
              </w:rPr>
              <w:t>Vertical distance between the lowest and highest above-grade points within the pressure boundary in feet</w:t>
            </w:r>
          </w:p>
        </w:tc>
        <w:tc>
          <w:tcPr>
            <w:tcW w:w="5561" w:type="dxa"/>
          </w:tcPr>
          <w:p w14:paraId="4A696E58"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 xml:space="preserve">&lt;&lt; calculated field; If parent document is CF1R-PRF-01, reference value from </w:t>
            </w:r>
            <w:proofErr w:type="gramStart"/>
            <w:r w:rsidRPr="007A5D38">
              <w:rPr>
                <w:rFonts w:asciiTheme="minorHAnsi" w:hAnsiTheme="minorHAnsi" w:cstheme="minorHAnsi"/>
                <w:sz w:val="18"/>
                <w:szCs w:val="18"/>
              </w:rPr>
              <w:t>CF1R;</w:t>
            </w:r>
            <w:proofErr w:type="gramEnd"/>
          </w:p>
          <w:p w14:paraId="49BB0D85"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Else if parent document is CF1R-NCB-01 or CF1R-ADD-01, user to enter nonnegative number with up to two decimals places (X.XX</w:t>
            </w:r>
            <w:proofErr w:type="gramStart"/>
            <w:r w:rsidRPr="007A5D38">
              <w:rPr>
                <w:rFonts w:asciiTheme="minorHAnsi" w:hAnsiTheme="minorHAnsi" w:cstheme="minorHAnsi"/>
                <w:sz w:val="18"/>
                <w:szCs w:val="18"/>
              </w:rPr>
              <w:t>);</w:t>
            </w:r>
            <w:proofErr w:type="gramEnd"/>
          </w:p>
          <w:p w14:paraId="28028235"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N/A&gt;&gt;</w:t>
            </w:r>
          </w:p>
        </w:tc>
      </w:tr>
      <w:tr w:rsidR="006E08B4" w14:paraId="735FC0DB" w14:textId="77777777" w:rsidTr="006E08B4">
        <w:trPr>
          <w:trHeight w:val="158"/>
        </w:trPr>
        <w:tc>
          <w:tcPr>
            <w:tcW w:w="634" w:type="dxa"/>
            <w:vAlign w:val="center"/>
          </w:tcPr>
          <w:p w14:paraId="45D847C0" w14:textId="5E96D60C" w:rsidR="006E08B4" w:rsidRPr="00F5715E" w:rsidRDefault="006E08B4" w:rsidP="006E08B4">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4</w:t>
            </w:r>
          </w:p>
        </w:tc>
        <w:tc>
          <w:tcPr>
            <w:tcW w:w="4595" w:type="dxa"/>
            <w:vAlign w:val="center"/>
          </w:tcPr>
          <w:p w14:paraId="1545643A"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rPr>
              <w:t>Air Changes Per Hour at 50 Pa</w:t>
            </w:r>
          </w:p>
        </w:tc>
        <w:tc>
          <w:tcPr>
            <w:tcW w:w="5561" w:type="dxa"/>
          </w:tcPr>
          <w:p w14:paraId="2222B686"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&lt;&lt;user pick from list:</w:t>
            </w:r>
            <w:r w:rsidRPr="007A5D38">
              <w:rPr>
                <w:rFonts w:asciiTheme="minorHAnsi" w:hAnsiTheme="minorHAnsi" w:cstheme="minorHAnsi"/>
                <w:sz w:val="18"/>
                <w:szCs w:val="18"/>
              </w:rPr>
              <w:br/>
              <w:t>**</w:t>
            </w:r>
            <w:proofErr w:type="gramStart"/>
            <w:r w:rsidRPr="007A5D38">
              <w:rPr>
                <w:rFonts w:asciiTheme="minorHAnsi" w:hAnsiTheme="minorHAnsi" w:cstheme="minorHAnsi"/>
                <w:sz w:val="18"/>
                <w:szCs w:val="18"/>
              </w:rPr>
              <w:t>Default;</w:t>
            </w:r>
            <w:proofErr w:type="gramEnd"/>
          </w:p>
          <w:p w14:paraId="28C10806"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w:t>
            </w:r>
            <w:proofErr w:type="gramStart"/>
            <w:r w:rsidRPr="007A5D38">
              <w:rPr>
                <w:rFonts w:asciiTheme="minorHAnsi" w:hAnsiTheme="minorHAnsi" w:cstheme="minorHAnsi"/>
                <w:sz w:val="18"/>
                <w:szCs w:val="18"/>
              </w:rPr>
              <w:t>Measured;</w:t>
            </w:r>
            <w:proofErr w:type="gramEnd"/>
          </w:p>
          <w:p w14:paraId="105DA3C0"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w:t>
            </w:r>
            <w:r w:rsidRPr="007A5D38">
              <w:rPr>
                <w:rFonts w:asciiTheme="minorHAnsi" w:hAnsiTheme="minorHAnsi" w:cstheme="minorHAnsi"/>
                <w:sz w:val="18"/>
                <w:szCs w:val="18"/>
              </w:rPr>
              <w:t>&gt;&gt;</w:t>
            </w:r>
          </w:p>
        </w:tc>
      </w:tr>
      <w:tr w:rsidR="006E08B4" w14:paraId="317B0033" w14:textId="77777777" w:rsidTr="006E08B4">
        <w:trPr>
          <w:trHeight w:val="158"/>
        </w:trPr>
        <w:tc>
          <w:tcPr>
            <w:tcW w:w="634" w:type="dxa"/>
            <w:vAlign w:val="center"/>
          </w:tcPr>
          <w:p w14:paraId="3B769608" w14:textId="5450A2A2" w:rsidR="006E08B4" w:rsidRPr="00F5715E" w:rsidRDefault="006E08B4" w:rsidP="006E08B4">
            <w:pPr>
              <w:jc w:val="center"/>
              <w:rPr>
                <w:rFonts w:asciiTheme="minorHAnsi" w:hAnsiTheme="minorHAnsi"/>
                <w:sz w:val="18"/>
                <w:szCs w:val="18"/>
              </w:rPr>
            </w:pPr>
            <w:r>
              <w:rPr>
                <w:rFonts w:asciiTheme="minorHAnsi" w:hAnsiTheme="minorHAnsi" w:cstheme="minorHAnsi"/>
                <w:sz w:val="18"/>
                <w:szCs w:val="18"/>
              </w:rPr>
              <w:t>05</w:t>
            </w:r>
          </w:p>
        </w:tc>
        <w:tc>
          <w:tcPr>
            <w:tcW w:w="4595" w:type="dxa"/>
            <w:vAlign w:val="center"/>
          </w:tcPr>
          <w:p w14:paraId="4F669024"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rPr>
              <w:t xml:space="preserve">Name of ANSI/ASHRAE Standard 62.2-2016 weather station </w:t>
            </w:r>
            <w:r>
              <w:rPr>
                <w:rFonts w:asciiTheme="minorHAnsi" w:hAnsiTheme="minorHAnsi" w:cstheme="minorHAnsi"/>
                <w:sz w:val="18"/>
                <w:szCs w:val="18"/>
              </w:rPr>
              <w:t>for climate zone</w:t>
            </w:r>
          </w:p>
        </w:tc>
        <w:tc>
          <w:tcPr>
            <w:tcW w:w="5561" w:type="dxa"/>
          </w:tcPr>
          <w:p w14:paraId="7E781CF7" w14:textId="77777777" w:rsidR="002C5205" w:rsidRPr="002C5205" w:rsidRDefault="002C5205" w:rsidP="002C5205">
            <w:pPr>
              <w:rPr>
                <w:rFonts w:asciiTheme="minorHAnsi" w:hAnsiTheme="minorHAnsi" w:cstheme="minorHAnsi"/>
                <w:sz w:val="18"/>
                <w:szCs w:val="18"/>
              </w:rPr>
            </w:pPr>
            <w:r w:rsidRPr="002C5205">
              <w:rPr>
                <w:rFonts w:asciiTheme="minorHAnsi" w:hAnsiTheme="minorHAnsi" w:cstheme="minorHAnsi"/>
                <w:sz w:val="18"/>
                <w:szCs w:val="18"/>
              </w:rPr>
              <w:t>&lt;&lt;Calculated field: If parent document is CF1R-PRF-01, reference value from it but allow user to override it.  If not overridden, result is stored in B05_WeatherStationANSI_</w:t>
            </w:r>
            <w:proofErr w:type="gramStart"/>
            <w:r w:rsidRPr="002C5205">
              <w:rPr>
                <w:rFonts w:asciiTheme="minorHAnsi" w:hAnsiTheme="minorHAnsi" w:cstheme="minorHAnsi"/>
                <w:sz w:val="18"/>
                <w:szCs w:val="18"/>
              </w:rPr>
              <w:t>ASHRAE;</w:t>
            </w:r>
            <w:proofErr w:type="gramEnd"/>
            <w:r w:rsidRPr="002C5205">
              <w:rPr>
                <w:rFonts w:asciiTheme="minorHAnsi" w:hAnsiTheme="minorHAnsi" w:cstheme="minorHAnsi"/>
                <w:sz w:val="18"/>
                <w:szCs w:val="18"/>
              </w:rPr>
              <w:t xml:space="preserve"> </w:t>
            </w:r>
          </w:p>
          <w:p w14:paraId="60FC304E" w14:textId="77777777" w:rsidR="002C5205" w:rsidRPr="002C5205" w:rsidRDefault="002C5205" w:rsidP="002C5205">
            <w:pPr>
              <w:rPr>
                <w:rFonts w:asciiTheme="minorHAnsi" w:hAnsiTheme="minorHAnsi" w:cstheme="minorHAnsi"/>
                <w:sz w:val="18"/>
                <w:szCs w:val="18"/>
              </w:rPr>
            </w:pPr>
            <w:r w:rsidRPr="002C5205">
              <w:rPr>
                <w:rFonts w:asciiTheme="minorHAnsi" w:hAnsiTheme="minorHAnsi" w:cstheme="minorHAnsi"/>
                <w:sz w:val="18"/>
                <w:szCs w:val="18"/>
              </w:rPr>
              <w:t>Else if user overrides CF1R-PRF-</w:t>
            </w:r>
            <w:proofErr w:type="gramStart"/>
            <w:r w:rsidRPr="002C5205">
              <w:rPr>
                <w:rFonts w:asciiTheme="minorHAnsi" w:hAnsiTheme="minorHAnsi" w:cstheme="minorHAnsi"/>
                <w:sz w:val="18"/>
                <w:szCs w:val="18"/>
              </w:rPr>
              <w:t>01  value</w:t>
            </w:r>
            <w:proofErr w:type="gramEnd"/>
            <w:r w:rsidRPr="002C5205">
              <w:rPr>
                <w:rFonts w:asciiTheme="minorHAnsi" w:hAnsiTheme="minorHAnsi" w:cstheme="minorHAnsi"/>
                <w:sz w:val="18"/>
                <w:szCs w:val="18"/>
              </w:rPr>
              <w:t xml:space="preserve"> Or parent is CF1R-NCB-01 or CF1F-ADD-01, user selects from list of weather stations based on value in A09_ClimateZone and this is stored in B05_WeatherStationCZ# where # is the climate zone; </w:t>
            </w:r>
          </w:p>
          <w:p w14:paraId="3C76B7EE" w14:textId="30C93689" w:rsidR="006E08B4" w:rsidRDefault="002C5205" w:rsidP="006E08B4">
            <w:pPr>
              <w:rPr>
                <w:rFonts w:asciiTheme="minorHAnsi" w:hAnsiTheme="minorHAnsi"/>
                <w:sz w:val="18"/>
                <w:szCs w:val="18"/>
              </w:rPr>
            </w:pPr>
            <w:r w:rsidRPr="002C5205">
              <w:rPr>
                <w:rFonts w:asciiTheme="minorHAnsi" w:hAnsiTheme="minorHAnsi" w:cstheme="minorHAnsi"/>
                <w:sz w:val="18"/>
                <w:szCs w:val="18"/>
              </w:rPr>
              <w:t xml:space="preserve">Else If A02_ResidentialBuildingType == </w:t>
            </w:r>
            <w:proofErr w:type="spellStart"/>
            <w:r w:rsidRPr="002C5205">
              <w:rPr>
                <w:rFonts w:asciiTheme="minorHAnsi" w:hAnsiTheme="minorHAnsi" w:cstheme="minorHAnsi"/>
                <w:sz w:val="18"/>
                <w:szCs w:val="18"/>
              </w:rPr>
              <w:t>NonDwellingUnit</w:t>
            </w:r>
            <w:proofErr w:type="spellEnd"/>
            <w:r w:rsidRPr="002C5205">
              <w:rPr>
                <w:rFonts w:asciiTheme="minorHAnsi" w:hAnsiTheme="minorHAnsi" w:cstheme="minorHAnsi"/>
                <w:sz w:val="18"/>
                <w:szCs w:val="18"/>
              </w:rPr>
              <w:t xml:space="preserve"> result = N/A&gt;&gt; stored in </w:t>
            </w:r>
            <w:proofErr w:type="spellStart"/>
            <w:r w:rsidRPr="002C5205">
              <w:rPr>
                <w:rFonts w:asciiTheme="minorHAnsi" w:hAnsiTheme="minorHAnsi" w:cstheme="minorHAnsi"/>
                <w:sz w:val="18"/>
                <w:szCs w:val="18"/>
              </w:rPr>
              <w:t>NotApplicableMessage</w:t>
            </w:r>
            <w:proofErr w:type="spellEnd"/>
            <w:r w:rsidRPr="002C5205">
              <w:rPr>
                <w:rFonts w:asciiTheme="minorHAnsi" w:hAnsiTheme="minorHAnsi" w:cstheme="minorHAnsi"/>
                <w:sz w:val="18"/>
                <w:szCs w:val="18"/>
              </w:rPr>
              <w:t>&gt;&gt;</w:t>
            </w:r>
          </w:p>
        </w:tc>
      </w:tr>
      <w:tr w:rsidR="006E08B4" w14:paraId="5E0BFCDF" w14:textId="77777777" w:rsidTr="006E08B4">
        <w:trPr>
          <w:trHeight w:val="158"/>
        </w:trPr>
        <w:tc>
          <w:tcPr>
            <w:tcW w:w="634" w:type="dxa"/>
            <w:vAlign w:val="center"/>
          </w:tcPr>
          <w:p w14:paraId="56C37D17" w14:textId="656AFEAE" w:rsidR="006E08B4" w:rsidRPr="00F5715E" w:rsidRDefault="006E08B4" w:rsidP="006E08B4">
            <w:pPr>
              <w:jc w:val="center"/>
              <w:rPr>
                <w:rFonts w:asciiTheme="minorHAnsi" w:hAnsiTheme="minorHAnsi"/>
                <w:sz w:val="18"/>
                <w:szCs w:val="18"/>
              </w:rPr>
            </w:pPr>
            <w:r>
              <w:rPr>
                <w:rFonts w:asciiTheme="minorHAnsi" w:hAnsiTheme="minorHAnsi" w:cstheme="minorHAnsi"/>
                <w:sz w:val="18"/>
                <w:szCs w:val="18"/>
              </w:rPr>
              <w:t>06</w:t>
            </w:r>
          </w:p>
        </w:tc>
        <w:tc>
          <w:tcPr>
            <w:tcW w:w="4595" w:type="dxa"/>
            <w:vAlign w:val="center"/>
          </w:tcPr>
          <w:p w14:paraId="24A2D005" w14:textId="77777777" w:rsidR="006E08B4"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Weather and shielding factor (</w:t>
            </w:r>
            <w:proofErr w:type="spellStart"/>
            <w:r w:rsidRPr="007A5D38">
              <w:rPr>
                <w:rFonts w:asciiTheme="minorHAnsi" w:hAnsiTheme="minorHAnsi" w:cstheme="minorHAnsi"/>
                <w:sz w:val="18"/>
                <w:szCs w:val="18"/>
              </w:rPr>
              <w:t>wsf</w:t>
            </w:r>
            <w:proofErr w:type="spellEnd"/>
            <w:r w:rsidRPr="007A5D38">
              <w:rPr>
                <w:rFonts w:asciiTheme="minorHAnsi" w:hAnsiTheme="minorHAnsi" w:cstheme="minorHAnsi"/>
                <w:sz w:val="18"/>
                <w:szCs w:val="18"/>
              </w:rPr>
              <w:t>)</w:t>
            </w:r>
          </w:p>
          <w:p w14:paraId="1513228A" w14:textId="77777777" w:rsidR="006E08B4" w:rsidRDefault="006E08B4" w:rsidP="006E08B4">
            <w:pPr>
              <w:rPr>
                <w:rFonts w:asciiTheme="minorHAnsi" w:hAnsiTheme="minorHAnsi"/>
                <w:sz w:val="18"/>
                <w:szCs w:val="18"/>
              </w:rPr>
            </w:pPr>
            <w:r>
              <w:rPr>
                <w:rFonts w:asciiTheme="minorHAnsi" w:hAnsiTheme="minorHAnsi" w:cstheme="minorHAnsi"/>
                <w:sz w:val="18"/>
                <w:szCs w:val="18"/>
              </w:rPr>
              <w:t xml:space="preserve">(Based on the </w:t>
            </w:r>
            <w:r w:rsidRPr="007A5D38">
              <w:rPr>
                <w:rFonts w:asciiTheme="minorHAnsi" w:hAnsiTheme="minorHAnsi" w:cstheme="minorHAnsi"/>
                <w:sz w:val="18"/>
                <w:szCs w:val="18"/>
              </w:rPr>
              <w:t>city identified above</w:t>
            </w:r>
            <w:r>
              <w:rPr>
                <w:rFonts w:asciiTheme="minorHAnsi" w:hAnsiTheme="minorHAnsi" w:cstheme="minorHAnsi"/>
                <w:sz w:val="18"/>
                <w:szCs w:val="18"/>
              </w:rPr>
              <w:t>)</w:t>
            </w:r>
          </w:p>
        </w:tc>
        <w:tc>
          <w:tcPr>
            <w:tcW w:w="5561" w:type="dxa"/>
          </w:tcPr>
          <w:p w14:paraId="3F38492C" w14:textId="77777777" w:rsidR="002C5205" w:rsidRPr="002C5205" w:rsidRDefault="002C5205" w:rsidP="002C5205">
            <w:pPr>
              <w:rPr>
                <w:rFonts w:asciiTheme="minorHAnsi" w:hAnsiTheme="minorHAnsi" w:cstheme="minorHAnsi"/>
                <w:sz w:val="18"/>
                <w:szCs w:val="18"/>
              </w:rPr>
            </w:pPr>
            <w:r w:rsidRPr="002C5205">
              <w:rPr>
                <w:rFonts w:asciiTheme="minorHAnsi" w:hAnsiTheme="minorHAnsi" w:cstheme="minorHAnsi"/>
                <w:sz w:val="18"/>
                <w:szCs w:val="18"/>
              </w:rPr>
              <w:t xml:space="preserve">&lt;&lt;Calculated field: If parent document is CF1R-PRF-01 And B05_WeatherStationANSI_ASHRAE has a value, reference value </w:t>
            </w:r>
            <w:proofErr w:type="gramStart"/>
            <w:r w:rsidRPr="002C5205">
              <w:rPr>
                <w:rFonts w:asciiTheme="minorHAnsi" w:hAnsiTheme="minorHAnsi" w:cstheme="minorHAnsi"/>
                <w:sz w:val="18"/>
                <w:szCs w:val="18"/>
              </w:rPr>
              <w:t>from  CF</w:t>
            </w:r>
            <w:proofErr w:type="gramEnd"/>
            <w:r w:rsidRPr="002C5205">
              <w:rPr>
                <w:rFonts w:asciiTheme="minorHAnsi" w:hAnsiTheme="minorHAnsi" w:cstheme="minorHAnsi"/>
                <w:sz w:val="18"/>
                <w:szCs w:val="18"/>
              </w:rPr>
              <w:t xml:space="preserve">1R-PRF-01; </w:t>
            </w:r>
          </w:p>
          <w:p w14:paraId="6D5BFD0A" w14:textId="77777777" w:rsidR="002C5205" w:rsidRPr="002C5205" w:rsidRDefault="002C5205" w:rsidP="002C5205">
            <w:pPr>
              <w:rPr>
                <w:rFonts w:asciiTheme="minorHAnsi" w:hAnsiTheme="minorHAnsi" w:cstheme="minorHAnsi"/>
                <w:sz w:val="18"/>
                <w:szCs w:val="18"/>
              </w:rPr>
            </w:pPr>
            <w:r w:rsidRPr="002C5205">
              <w:rPr>
                <w:rFonts w:asciiTheme="minorHAnsi" w:hAnsiTheme="minorHAnsi" w:cstheme="minorHAnsi"/>
                <w:sz w:val="18"/>
                <w:szCs w:val="18"/>
              </w:rPr>
              <w:t>Else If B05_WeatherStationCZ# (# is the climate zone) has a value, based on weather station value in B05_WeatherStationCZ#</w:t>
            </w:r>
            <w:proofErr w:type="gramStart"/>
            <w:r w:rsidRPr="002C5205">
              <w:rPr>
                <w:rFonts w:asciiTheme="minorHAnsi" w:hAnsiTheme="minorHAnsi" w:cstheme="minorHAnsi"/>
                <w:sz w:val="18"/>
                <w:szCs w:val="18"/>
              </w:rPr>
              <w:t>,  assign</w:t>
            </w:r>
            <w:proofErr w:type="gramEnd"/>
            <w:r w:rsidRPr="002C5205">
              <w:rPr>
                <w:rFonts w:asciiTheme="minorHAnsi" w:hAnsiTheme="minorHAnsi" w:cstheme="minorHAnsi"/>
                <w:sz w:val="18"/>
                <w:szCs w:val="18"/>
              </w:rPr>
              <w:t xml:space="preserve"> lookup </w:t>
            </w:r>
            <w:proofErr w:type="spellStart"/>
            <w:r w:rsidRPr="002C5205">
              <w:rPr>
                <w:rFonts w:asciiTheme="minorHAnsi" w:hAnsiTheme="minorHAnsi" w:cstheme="minorHAnsi"/>
                <w:sz w:val="18"/>
                <w:szCs w:val="18"/>
              </w:rPr>
              <w:t>wsf</w:t>
            </w:r>
            <w:proofErr w:type="spellEnd"/>
            <w:r w:rsidRPr="002C5205">
              <w:rPr>
                <w:rFonts w:asciiTheme="minorHAnsi" w:hAnsiTheme="minorHAnsi" w:cstheme="minorHAnsi"/>
                <w:sz w:val="18"/>
                <w:szCs w:val="18"/>
              </w:rPr>
              <w:t xml:space="preserve"> from Table B1 US Climates, Normative Appendix B shown in the instructions section of the layout document;   </w:t>
            </w:r>
          </w:p>
          <w:p w14:paraId="343E889F" w14:textId="2DA36688" w:rsidR="006E08B4" w:rsidRDefault="002C5205" w:rsidP="006E08B4">
            <w:pPr>
              <w:rPr>
                <w:rFonts w:asciiTheme="minorHAnsi" w:hAnsiTheme="minorHAnsi"/>
                <w:sz w:val="18"/>
                <w:szCs w:val="18"/>
              </w:rPr>
            </w:pPr>
            <w:r w:rsidRPr="002C5205">
              <w:rPr>
                <w:rFonts w:asciiTheme="minorHAnsi" w:hAnsiTheme="minorHAnsi" w:cstheme="minorHAnsi"/>
                <w:sz w:val="18"/>
                <w:szCs w:val="18"/>
              </w:rPr>
              <w:t xml:space="preserve">Else If A02_ResidentialBuildingType == </w:t>
            </w:r>
            <w:proofErr w:type="spellStart"/>
            <w:r w:rsidRPr="002C5205">
              <w:rPr>
                <w:rFonts w:asciiTheme="minorHAnsi" w:hAnsiTheme="minorHAnsi" w:cstheme="minorHAnsi"/>
                <w:sz w:val="18"/>
                <w:szCs w:val="18"/>
              </w:rPr>
              <w:t>NonDwellingUnit</w:t>
            </w:r>
            <w:proofErr w:type="spellEnd"/>
            <w:r w:rsidRPr="002C5205">
              <w:rPr>
                <w:rFonts w:asciiTheme="minorHAnsi" w:hAnsiTheme="minorHAnsi" w:cstheme="minorHAnsi"/>
                <w:sz w:val="18"/>
                <w:szCs w:val="18"/>
              </w:rPr>
              <w:t xml:space="preserve"> result = N/A stored in </w:t>
            </w:r>
            <w:proofErr w:type="spellStart"/>
            <w:r w:rsidRPr="002C5205">
              <w:rPr>
                <w:rFonts w:asciiTheme="minorHAnsi" w:hAnsiTheme="minorHAnsi" w:cstheme="minorHAnsi"/>
                <w:sz w:val="18"/>
                <w:szCs w:val="18"/>
              </w:rPr>
              <w:t>NotApplicableMessage</w:t>
            </w:r>
            <w:proofErr w:type="spellEnd"/>
            <w:r w:rsidRPr="002C5205">
              <w:rPr>
                <w:rFonts w:asciiTheme="minorHAnsi" w:hAnsiTheme="minorHAnsi" w:cstheme="minorHAnsi"/>
                <w:sz w:val="18"/>
                <w:szCs w:val="18"/>
              </w:rPr>
              <w:t>&gt;&gt;</w:t>
            </w:r>
          </w:p>
        </w:tc>
      </w:tr>
    </w:tbl>
    <w:p w14:paraId="27D58CDC" w14:textId="7F840281" w:rsidR="00BA6F69" w:rsidRDefault="00BA6F69"/>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7"/>
        <w:gridCol w:w="4619"/>
        <w:gridCol w:w="5584"/>
      </w:tblGrid>
      <w:tr w:rsidR="00F51F71" w:rsidRPr="00CB00C9" w14:paraId="0435B71A" w14:textId="77777777" w:rsidTr="006E08B4">
        <w:tc>
          <w:tcPr>
            <w:tcW w:w="10790" w:type="dxa"/>
            <w:gridSpan w:val="3"/>
          </w:tcPr>
          <w:p w14:paraId="0435B718" w14:textId="199584CE" w:rsidR="00F51F71" w:rsidRPr="0029047D" w:rsidRDefault="008002F8" w:rsidP="003A7CD3">
            <w:pPr>
              <w:keepNext/>
              <w:rPr>
                <w:rFonts w:asciiTheme="minorHAnsi" w:hAnsiTheme="minorHAnsi"/>
                <w:b/>
                <w:szCs w:val="18"/>
              </w:rPr>
            </w:pPr>
            <w:r>
              <w:rPr>
                <w:rFonts w:asciiTheme="minorHAnsi" w:hAnsiTheme="minorHAnsi"/>
                <w:b/>
                <w:szCs w:val="18"/>
              </w:rPr>
              <w:lastRenderedPageBreak/>
              <w:t>C</w:t>
            </w:r>
            <w:r w:rsidR="00F51F71" w:rsidRPr="0029047D">
              <w:rPr>
                <w:rFonts w:asciiTheme="minorHAnsi" w:hAnsiTheme="minorHAnsi"/>
                <w:b/>
                <w:szCs w:val="18"/>
              </w:rPr>
              <w:t>. Ventilation - Total Ventilation Rate</w:t>
            </w:r>
          </w:p>
          <w:p w14:paraId="0435B719" w14:textId="52C3FAB0" w:rsidR="00F51F71" w:rsidRPr="00CB00C9" w:rsidRDefault="00F51F71" w:rsidP="003A7CD3">
            <w:pPr>
              <w:keepNext/>
              <w:rPr>
                <w:rFonts w:asciiTheme="minorHAnsi" w:hAnsiTheme="minorHAnsi"/>
                <w:sz w:val="18"/>
                <w:szCs w:val="18"/>
              </w:rPr>
            </w:pPr>
            <w:r w:rsidRPr="00CB00C9">
              <w:rPr>
                <w:rFonts w:asciiTheme="minorHAnsi" w:hAnsiTheme="minorHAnsi"/>
                <w:sz w:val="18"/>
                <w:szCs w:val="18"/>
              </w:rPr>
              <w:t>A mechanical supply system, exhaust system, or combination thereof shall provide whole-</w:t>
            </w:r>
            <w:r w:rsidR="004953D5">
              <w:rPr>
                <w:rFonts w:asciiTheme="minorHAnsi" w:hAnsiTheme="minorHAnsi"/>
                <w:sz w:val="18"/>
                <w:szCs w:val="18"/>
              </w:rPr>
              <w:t>dwelling</w:t>
            </w:r>
            <w:r w:rsidRPr="00CB00C9">
              <w:rPr>
                <w:rFonts w:asciiTheme="minorHAnsi" w:hAnsiTheme="minorHAnsi"/>
                <w:sz w:val="18"/>
                <w:szCs w:val="18"/>
              </w:rPr>
              <w:t xml:space="preserve"> ventilation with outdoor air each hour at no less than the rate in </w:t>
            </w:r>
            <w:r>
              <w:rPr>
                <w:rFonts w:asciiTheme="minorHAnsi" w:hAnsiTheme="minorHAnsi"/>
                <w:sz w:val="18"/>
                <w:szCs w:val="18"/>
              </w:rPr>
              <w:t>150.0(o)1Ci</w:t>
            </w:r>
          </w:p>
        </w:tc>
      </w:tr>
      <w:tr w:rsidR="00F51F71" w:rsidRPr="00CB00C9" w14:paraId="0435B71E" w14:textId="77777777" w:rsidTr="006E08B4">
        <w:tc>
          <w:tcPr>
            <w:tcW w:w="587" w:type="dxa"/>
            <w:vAlign w:val="center"/>
          </w:tcPr>
          <w:p w14:paraId="0435B71B" w14:textId="77777777" w:rsidR="00F51F71" w:rsidRPr="00CB00C9" w:rsidRDefault="00F51F71" w:rsidP="003A7CD3">
            <w:pPr>
              <w:keepNext/>
              <w:jc w:val="center"/>
              <w:rPr>
                <w:rFonts w:asciiTheme="minorHAnsi" w:hAnsiTheme="minorHAnsi"/>
                <w:sz w:val="18"/>
                <w:szCs w:val="18"/>
              </w:rPr>
            </w:pPr>
            <w:r>
              <w:rPr>
                <w:rFonts w:asciiTheme="minorHAnsi" w:hAnsiTheme="minorHAnsi"/>
                <w:sz w:val="18"/>
                <w:szCs w:val="18"/>
              </w:rPr>
              <w:t>01</w:t>
            </w:r>
          </w:p>
        </w:tc>
        <w:tc>
          <w:tcPr>
            <w:tcW w:w="4619" w:type="dxa"/>
            <w:vAlign w:val="center"/>
          </w:tcPr>
          <w:p w14:paraId="0435B71C" w14:textId="77777777" w:rsidR="00F51F71" w:rsidRPr="00CB00C9" w:rsidRDefault="00F51F71" w:rsidP="003A7CD3">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 (</w:t>
            </w:r>
            <w:proofErr w:type="spellStart"/>
            <w:r w:rsidRPr="00CB00C9">
              <w:rPr>
                <w:rFonts w:asciiTheme="minorHAnsi" w:hAnsiTheme="minorHAnsi"/>
                <w:sz w:val="18"/>
                <w:szCs w:val="18"/>
              </w:rPr>
              <w:t>Q</w:t>
            </w:r>
            <w:r w:rsidRPr="001D331F">
              <w:rPr>
                <w:rFonts w:asciiTheme="minorHAnsi" w:hAnsiTheme="minorHAnsi"/>
                <w:sz w:val="18"/>
                <w:szCs w:val="18"/>
                <w:vertAlign w:val="subscript"/>
              </w:rPr>
              <w:t>tot</w:t>
            </w:r>
            <w:proofErr w:type="spellEnd"/>
            <w:r w:rsidRPr="00CB00C9">
              <w:rPr>
                <w:rFonts w:asciiTheme="minorHAnsi" w:hAnsiTheme="minorHAnsi"/>
                <w:sz w:val="18"/>
                <w:szCs w:val="18"/>
              </w:rPr>
              <w:t>)</w:t>
            </w:r>
          </w:p>
        </w:tc>
        <w:tc>
          <w:tcPr>
            <w:tcW w:w="5584" w:type="dxa"/>
          </w:tcPr>
          <w:p w14:paraId="0435B71D" w14:textId="77777777" w:rsidR="00F51F71" w:rsidRPr="007F6151" w:rsidRDefault="00F51F71" w:rsidP="003A7CD3">
            <w:pPr>
              <w:keepNext/>
              <w:rPr>
                <w:rFonts w:asciiTheme="minorHAnsi" w:hAnsiTheme="minorHAnsi"/>
                <w:sz w:val="18"/>
                <w:szCs w:val="18"/>
              </w:rPr>
            </w:pPr>
            <w:r>
              <w:rPr>
                <w:rFonts w:asciiTheme="minorHAnsi" w:hAnsiTheme="minorHAnsi"/>
                <w:sz w:val="18"/>
                <w:szCs w:val="18"/>
              </w:rPr>
              <w:t>&lt;</w:t>
            </w:r>
            <w:r w:rsidRPr="00CB00C9">
              <w:rPr>
                <w:rFonts w:asciiTheme="minorHAnsi" w:hAnsiTheme="minorHAnsi"/>
                <w:sz w:val="18"/>
                <w:szCs w:val="18"/>
              </w:rPr>
              <w:t xml:space="preserve">&lt;calculated </w:t>
            </w:r>
            <w:r>
              <w:rPr>
                <w:rFonts w:asciiTheme="minorHAnsi" w:hAnsiTheme="minorHAnsi"/>
                <w:sz w:val="18"/>
                <w:szCs w:val="18"/>
              </w:rPr>
              <w:t>field, numer</w:t>
            </w:r>
            <w:r w:rsidRPr="00C3222B">
              <w:rPr>
                <w:rFonts w:asciiTheme="minorHAnsi" w:hAnsiTheme="minorHAnsi"/>
                <w:sz w:val="18"/>
                <w:szCs w:val="18"/>
              </w:rPr>
              <w:t xml:space="preserve">ic: (use equation 4.1a): </w:t>
            </w:r>
            <w:r>
              <w:rPr>
                <w:rFonts w:asciiTheme="minorHAnsi" w:hAnsiTheme="minorHAnsi"/>
                <w:sz w:val="18"/>
                <w:szCs w:val="18"/>
              </w:rPr>
              <w:t>[(0.03</w:t>
            </w:r>
            <w:r w:rsidRPr="00D2491C">
              <w:rPr>
                <w:rFonts w:asciiTheme="minorHAnsi" w:hAnsiTheme="minorHAnsi"/>
                <w:sz w:val="18"/>
                <w:szCs w:val="18"/>
              </w:rPr>
              <w:t xml:space="preserve"> </w:t>
            </w:r>
            <w:r>
              <w:rPr>
                <w:rFonts w:asciiTheme="minorHAnsi" w:hAnsiTheme="minorHAnsi"/>
                <w:sz w:val="18"/>
                <w:szCs w:val="18"/>
              </w:rPr>
              <w:t>*</w:t>
            </w:r>
            <w:r w:rsidRPr="00D2491C">
              <w:rPr>
                <w:rFonts w:asciiTheme="minorHAnsi" w:hAnsiTheme="minorHAnsi"/>
                <w:sz w:val="18"/>
                <w:szCs w:val="18"/>
              </w:rPr>
              <w:t xml:space="preserve"> </w:t>
            </w: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r w:rsidRPr="00D2491C" w:rsidDel="004F0D78">
              <w:rPr>
                <w:rFonts w:asciiTheme="minorHAnsi" w:hAnsiTheme="minorHAnsi"/>
                <w:sz w:val="18"/>
                <w:szCs w:val="18"/>
              </w:rPr>
              <w:t xml:space="preserve"> </w:t>
            </w:r>
            <w:r>
              <w:rPr>
                <w:rFonts w:asciiTheme="minorHAnsi" w:hAnsiTheme="minorHAnsi"/>
                <w:sz w:val="18"/>
                <w:szCs w:val="18"/>
              </w:rPr>
              <w:t>(</w:t>
            </w:r>
            <w:r w:rsidRPr="00D2491C">
              <w:rPr>
                <w:rFonts w:asciiTheme="minorHAnsi" w:hAnsiTheme="minorHAnsi"/>
                <w:sz w:val="18"/>
                <w:szCs w:val="18"/>
              </w:rPr>
              <w:t>A0</w:t>
            </w:r>
            <w:r>
              <w:rPr>
                <w:rFonts w:asciiTheme="minorHAnsi" w:hAnsiTheme="minorHAnsi"/>
                <w:sz w:val="18"/>
                <w:szCs w:val="18"/>
              </w:rPr>
              <w:t>4))</w:t>
            </w:r>
            <w:r w:rsidRPr="00D2491C">
              <w:rPr>
                <w:rFonts w:asciiTheme="minorHAnsi" w:hAnsiTheme="minorHAnsi"/>
                <w:sz w:val="18"/>
                <w:szCs w:val="18"/>
              </w:rPr>
              <w:t xml:space="preserve"> + </w:t>
            </w:r>
            <w:r>
              <w:rPr>
                <w:rFonts w:asciiTheme="minorHAnsi" w:hAnsiTheme="minorHAnsi"/>
                <w:sz w:val="18"/>
                <w:szCs w:val="18"/>
              </w:rPr>
              <w:t>(</w:t>
            </w:r>
            <w:r w:rsidRPr="00D2491C">
              <w:rPr>
                <w:rFonts w:asciiTheme="minorHAnsi" w:hAnsiTheme="minorHAnsi"/>
                <w:sz w:val="18"/>
                <w:szCs w:val="18"/>
              </w:rPr>
              <w:t>7.5</w:t>
            </w:r>
            <w:r>
              <w:rPr>
                <w:rFonts w:asciiTheme="minorHAnsi" w:hAnsiTheme="minorHAnsi"/>
                <w:sz w:val="18"/>
                <w:szCs w:val="18"/>
              </w:rPr>
              <w:t>*</w:t>
            </w:r>
            <w:r w:rsidRPr="00D2491C">
              <w:rPr>
                <w:rFonts w:asciiTheme="minorHAnsi" w:hAnsiTheme="minorHAnsi"/>
                <w:sz w:val="18"/>
                <w:szCs w:val="18"/>
              </w:rPr>
              <w:t>(A0</w:t>
            </w:r>
            <w:r>
              <w:rPr>
                <w:rFonts w:asciiTheme="minorHAnsi" w:hAnsiTheme="minorHAnsi"/>
                <w:sz w:val="18"/>
                <w:szCs w:val="18"/>
              </w:rPr>
              <w:t>5</w:t>
            </w:r>
            <w:r w:rsidRPr="00D2491C">
              <w:rPr>
                <w:rFonts w:asciiTheme="minorHAnsi" w:hAnsiTheme="minorHAnsi"/>
                <w:sz w:val="18"/>
                <w:szCs w:val="18"/>
              </w:rPr>
              <w:t xml:space="preserve"> + 1)</w:t>
            </w:r>
            <w:r>
              <w:rPr>
                <w:rFonts w:asciiTheme="minorHAnsi" w:hAnsiTheme="minorHAnsi"/>
                <w:sz w:val="18"/>
                <w:szCs w:val="18"/>
              </w:rPr>
              <w:t>]</w:t>
            </w:r>
            <w:r w:rsidRPr="00D2491C">
              <w:rPr>
                <w:rFonts w:asciiTheme="minorHAnsi" w:hAnsiTheme="minorHAnsi"/>
                <w:sz w:val="18"/>
                <w:szCs w:val="18"/>
              </w:rPr>
              <w:t>, (cfm)</w:t>
            </w:r>
            <w:r w:rsidRPr="00C3222B">
              <w:rPr>
                <w:rFonts w:asciiTheme="minorHAnsi" w:hAnsiTheme="minorHAnsi"/>
                <w:sz w:val="18"/>
                <w:szCs w:val="18"/>
              </w:rPr>
              <w:t xml:space="preserve">. </w:t>
            </w:r>
            <w:r>
              <w:rPr>
                <w:rFonts w:asciiTheme="minorHAnsi" w:hAnsiTheme="minorHAnsi"/>
                <w:sz w:val="18"/>
                <w:szCs w:val="18"/>
              </w:rPr>
              <w:t>&gt;&gt;</w:t>
            </w:r>
          </w:p>
        </w:tc>
      </w:tr>
      <w:tr w:rsidR="00F51F71" w:rsidRPr="00CB00C9" w14:paraId="0435B724" w14:textId="77777777" w:rsidTr="006E08B4">
        <w:tc>
          <w:tcPr>
            <w:tcW w:w="587" w:type="dxa"/>
            <w:vAlign w:val="center"/>
          </w:tcPr>
          <w:p w14:paraId="0435B71F" w14:textId="77777777" w:rsidR="00F51F71" w:rsidRDefault="00F51F71" w:rsidP="003A7CD3">
            <w:pPr>
              <w:keepNext/>
              <w:jc w:val="center"/>
              <w:rPr>
                <w:rFonts w:asciiTheme="minorHAnsi" w:hAnsiTheme="minorHAnsi"/>
                <w:sz w:val="18"/>
                <w:szCs w:val="18"/>
              </w:rPr>
            </w:pPr>
            <w:r>
              <w:rPr>
                <w:rFonts w:asciiTheme="minorHAnsi" w:hAnsiTheme="minorHAnsi"/>
                <w:sz w:val="18"/>
                <w:szCs w:val="18"/>
              </w:rPr>
              <w:t>02</w:t>
            </w:r>
          </w:p>
        </w:tc>
        <w:tc>
          <w:tcPr>
            <w:tcW w:w="4619" w:type="dxa"/>
            <w:vAlign w:val="center"/>
          </w:tcPr>
          <w:p w14:paraId="0435B720" w14:textId="77777777" w:rsidR="00F51F71" w:rsidRPr="00CB00C9" w:rsidRDefault="00F51F71" w:rsidP="003A7CD3">
            <w:pPr>
              <w:keepNext/>
              <w:rPr>
                <w:rFonts w:asciiTheme="minorHAnsi" w:hAnsiTheme="minorHAnsi"/>
                <w:sz w:val="18"/>
                <w:szCs w:val="18"/>
              </w:rPr>
            </w:pPr>
            <w:r>
              <w:rPr>
                <w:rFonts w:asciiTheme="minorHAnsi" w:hAnsiTheme="minorHAnsi"/>
                <w:sz w:val="18"/>
                <w:szCs w:val="18"/>
              </w:rPr>
              <w:t>Enclosure Leakage Rate (Q</w:t>
            </w:r>
            <w:r w:rsidRPr="001947AA">
              <w:rPr>
                <w:rFonts w:asciiTheme="minorHAnsi" w:hAnsiTheme="minorHAnsi"/>
                <w:sz w:val="18"/>
                <w:szCs w:val="18"/>
                <w:vertAlign w:val="subscript"/>
              </w:rPr>
              <w:t>50</w:t>
            </w:r>
            <w:r>
              <w:rPr>
                <w:rFonts w:asciiTheme="minorHAnsi" w:hAnsiTheme="minorHAnsi"/>
                <w:sz w:val="18"/>
                <w:szCs w:val="18"/>
              </w:rPr>
              <w:t>)</w:t>
            </w:r>
          </w:p>
        </w:tc>
        <w:tc>
          <w:tcPr>
            <w:tcW w:w="5584" w:type="dxa"/>
          </w:tcPr>
          <w:p w14:paraId="0435B722" w14:textId="38A5A7BD" w:rsidR="00F51F71" w:rsidRDefault="00F51F71" w:rsidP="003A7CD3">
            <w:pPr>
              <w:keepNext/>
              <w:rPr>
                <w:rFonts w:asciiTheme="minorHAnsi" w:hAnsiTheme="minorHAnsi"/>
                <w:sz w:val="18"/>
                <w:szCs w:val="18"/>
              </w:rPr>
            </w:pPr>
            <w:r>
              <w:rPr>
                <w:rFonts w:asciiTheme="minorHAnsi" w:hAnsiTheme="minorHAnsi"/>
                <w:sz w:val="18"/>
                <w:szCs w:val="18"/>
              </w:rPr>
              <w:t>&lt;&lt;</w:t>
            </w:r>
            <w:r w:rsidRPr="00CB00C9">
              <w:rPr>
                <w:rFonts w:asciiTheme="minorHAnsi" w:hAnsiTheme="minorHAnsi"/>
                <w:sz w:val="18"/>
                <w:szCs w:val="18"/>
              </w:rPr>
              <w:t xml:space="preserve">calculated </w:t>
            </w:r>
            <w:r>
              <w:rPr>
                <w:rFonts w:asciiTheme="minorHAnsi" w:hAnsiTheme="minorHAnsi"/>
                <w:sz w:val="18"/>
                <w:szCs w:val="18"/>
              </w:rPr>
              <w:t>field, if “</w:t>
            </w:r>
            <w:r w:rsidRPr="007A5D38">
              <w:rPr>
                <w:rFonts w:asciiTheme="minorHAnsi" w:hAnsiTheme="minorHAnsi" w:cstheme="minorHAnsi"/>
                <w:sz w:val="18"/>
                <w:szCs w:val="18"/>
              </w:rPr>
              <w:t>Air Changes Per Hour at 50 Pa</w:t>
            </w:r>
            <w:r>
              <w:rPr>
                <w:rFonts w:asciiTheme="minorHAnsi" w:hAnsiTheme="minorHAnsi" w:cstheme="minorHAnsi"/>
                <w:sz w:val="18"/>
                <w:szCs w:val="18"/>
              </w:rPr>
              <w:t>”</w:t>
            </w:r>
            <w:r>
              <w:rPr>
                <w:rFonts w:asciiTheme="minorHAnsi" w:hAnsiTheme="minorHAnsi"/>
                <w:sz w:val="18"/>
                <w:szCs w:val="18"/>
              </w:rPr>
              <w:t xml:space="preserve"> (</w:t>
            </w:r>
            <w:r w:rsidR="00FC6E8F">
              <w:rPr>
                <w:rFonts w:asciiTheme="minorHAnsi" w:hAnsiTheme="minorHAnsi"/>
                <w:sz w:val="18"/>
                <w:szCs w:val="18"/>
              </w:rPr>
              <w:t>B</w:t>
            </w:r>
            <w:r>
              <w:rPr>
                <w:rFonts w:asciiTheme="minorHAnsi" w:hAnsiTheme="minorHAnsi"/>
                <w:sz w:val="18"/>
                <w:szCs w:val="18"/>
              </w:rPr>
              <w:t>0</w:t>
            </w:r>
            <w:r w:rsidR="005670D3">
              <w:rPr>
                <w:rFonts w:asciiTheme="minorHAnsi" w:hAnsiTheme="minorHAnsi"/>
                <w:sz w:val="18"/>
                <w:szCs w:val="18"/>
              </w:rPr>
              <w:t>4</w:t>
            </w:r>
            <w:r>
              <w:rPr>
                <w:rFonts w:asciiTheme="minorHAnsi" w:hAnsiTheme="minorHAnsi"/>
                <w:sz w:val="18"/>
                <w:szCs w:val="18"/>
              </w:rPr>
              <w:t>) = default, then value = “</w:t>
            </w:r>
            <w:r w:rsidRPr="007A5D38">
              <w:rPr>
                <w:rFonts w:asciiTheme="minorHAnsi" w:hAnsiTheme="minorHAnsi" w:cstheme="minorHAnsi"/>
                <w:sz w:val="18"/>
                <w:szCs w:val="18"/>
              </w:rPr>
              <w:t>Total Conditioned Vo</w:t>
            </w:r>
            <w:r>
              <w:rPr>
                <w:rFonts w:asciiTheme="minorHAnsi" w:hAnsiTheme="minorHAnsi" w:cstheme="minorHAnsi"/>
                <w:sz w:val="18"/>
                <w:szCs w:val="18"/>
              </w:rPr>
              <w:t>lume” (</w:t>
            </w:r>
            <w:r w:rsidR="005670D3">
              <w:rPr>
                <w:rFonts w:asciiTheme="minorHAnsi" w:hAnsiTheme="minorHAnsi"/>
                <w:sz w:val="18"/>
                <w:szCs w:val="18"/>
              </w:rPr>
              <w:t>B</w:t>
            </w:r>
            <w:proofErr w:type="gramStart"/>
            <w:r w:rsidR="005670D3">
              <w:rPr>
                <w:rFonts w:asciiTheme="minorHAnsi" w:hAnsiTheme="minorHAnsi"/>
                <w:sz w:val="18"/>
                <w:szCs w:val="18"/>
              </w:rPr>
              <w:t>02</w:t>
            </w:r>
            <w:r>
              <w:rPr>
                <w:rFonts w:asciiTheme="minorHAnsi" w:hAnsiTheme="minorHAnsi"/>
                <w:sz w:val="18"/>
                <w:szCs w:val="18"/>
              </w:rPr>
              <w:t>)*</w:t>
            </w:r>
            <w:proofErr w:type="gramEnd"/>
            <w:r>
              <w:rPr>
                <w:rFonts w:asciiTheme="minorHAnsi" w:hAnsiTheme="minorHAnsi"/>
                <w:sz w:val="18"/>
                <w:szCs w:val="18"/>
              </w:rPr>
              <w:t xml:space="preserve">2/60 (CFM); </w:t>
            </w:r>
            <w:r>
              <w:rPr>
                <w:rFonts w:asciiTheme="minorHAnsi" w:hAnsiTheme="minorHAnsi"/>
                <w:sz w:val="18"/>
                <w:szCs w:val="18"/>
              </w:rPr>
              <w:br/>
            </w:r>
            <w:r w:rsidR="00A44C1C">
              <w:rPr>
                <w:rFonts w:asciiTheme="minorHAnsi" w:hAnsiTheme="minorHAnsi"/>
                <w:sz w:val="18"/>
                <w:szCs w:val="18"/>
              </w:rPr>
              <w:t>E</w:t>
            </w:r>
            <w:r>
              <w:rPr>
                <w:rFonts w:asciiTheme="minorHAnsi" w:hAnsiTheme="minorHAnsi"/>
                <w:sz w:val="18"/>
                <w:szCs w:val="18"/>
              </w:rPr>
              <w:t>lse if “</w:t>
            </w:r>
            <w:r w:rsidRPr="007A5D38">
              <w:rPr>
                <w:rFonts w:asciiTheme="minorHAnsi" w:hAnsiTheme="minorHAnsi" w:cstheme="minorHAnsi"/>
                <w:sz w:val="18"/>
                <w:szCs w:val="18"/>
              </w:rPr>
              <w:t>Air Changes Per Hour at 50 Pa</w:t>
            </w:r>
            <w:r>
              <w:rPr>
                <w:rFonts w:asciiTheme="minorHAnsi" w:hAnsiTheme="minorHAnsi" w:cstheme="minorHAnsi"/>
                <w:sz w:val="18"/>
                <w:szCs w:val="18"/>
              </w:rPr>
              <w:t>”</w:t>
            </w:r>
            <w:r>
              <w:rPr>
                <w:rFonts w:asciiTheme="minorHAnsi" w:hAnsiTheme="minorHAnsi"/>
                <w:sz w:val="18"/>
                <w:szCs w:val="18"/>
              </w:rPr>
              <w:t xml:space="preserve"> (</w:t>
            </w:r>
            <w:r w:rsidR="00FC6E8F">
              <w:rPr>
                <w:rFonts w:asciiTheme="minorHAnsi" w:hAnsiTheme="minorHAnsi"/>
                <w:sz w:val="18"/>
                <w:szCs w:val="18"/>
              </w:rPr>
              <w:t>B</w:t>
            </w:r>
            <w:r>
              <w:rPr>
                <w:rFonts w:asciiTheme="minorHAnsi" w:hAnsiTheme="minorHAnsi"/>
                <w:sz w:val="18"/>
                <w:szCs w:val="18"/>
              </w:rPr>
              <w:t>0</w:t>
            </w:r>
            <w:r w:rsidR="005670D3">
              <w:rPr>
                <w:rFonts w:asciiTheme="minorHAnsi" w:hAnsiTheme="minorHAnsi"/>
                <w:sz w:val="18"/>
                <w:szCs w:val="18"/>
              </w:rPr>
              <w:t>4</w:t>
            </w:r>
            <w:r>
              <w:rPr>
                <w:rFonts w:asciiTheme="minorHAnsi" w:hAnsiTheme="minorHAnsi"/>
                <w:sz w:val="18"/>
                <w:szCs w:val="18"/>
              </w:rPr>
              <w:t xml:space="preserve">) = measured, and if value from the CF2R-MCH-24 </w:t>
            </w:r>
            <w:r>
              <w:rPr>
                <w:rFonts w:asciiTheme="minorHAnsi" w:hAnsiTheme="minorHAnsi" w:cstheme="minorHAnsi"/>
                <w:sz w:val="18"/>
                <w:szCs w:val="18"/>
              </w:rPr>
              <w:t>≤</w:t>
            </w:r>
            <w:r>
              <w:rPr>
                <w:rFonts w:asciiTheme="minorHAnsi" w:hAnsiTheme="minorHAnsi"/>
                <w:sz w:val="18"/>
                <w:szCs w:val="18"/>
              </w:rPr>
              <w:t xml:space="preserve"> 2.0, then value = “</w:t>
            </w:r>
            <w:r w:rsidRPr="007A5D38">
              <w:rPr>
                <w:rFonts w:asciiTheme="minorHAnsi" w:hAnsiTheme="minorHAnsi" w:cstheme="minorHAnsi"/>
                <w:sz w:val="18"/>
                <w:szCs w:val="18"/>
              </w:rPr>
              <w:t>Total Conditioned Vo</w:t>
            </w:r>
            <w:r>
              <w:rPr>
                <w:rFonts w:asciiTheme="minorHAnsi" w:hAnsiTheme="minorHAnsi" w:cstheme="minorHAnsi"/>
                <w:sz w:val="18"/>
                <w:szCs w:val="18"/>
              </w:rPr>
              <w:t>lume” (</w:t>
            </w:r>
            <w:r w:rsidR="005670D3">
              <w:rPr>
                <w:rFonts w:asciiTheme="minorHAnsi" w:hAnsiTheme="minorHAnsi"/>
                <w:sz w:val="18"/>
                <w:szCs w:val="18"/>
              </w:rPr>
              <w:t>B02</w:t>
            </w:r>
            <w:r>
              <w:rPr>
                <w:rFonts w:asciiTheme="minorHAnsi" w:hAnsiTheme="minorHAnsi"/>
                <w:sz w:val="18"/>
                <w:szCs w:val="18"/>
              </w:rPr>
              <w:t>)*(measurement from MCH-24)/60 (CFM);</w:t>
            </w:r>
          </w:p>
          <w:p w14:paraId="0435B723" w14:textId="7191225B" w:rsidR="00F42A48" w:rsidRDefault="00A44C1C" w:rsidP="00C070E2">
            <w:pPr>
              <w:keepNext/>
              <w:rPr>
                <w:rFonts w:asciiTheme="minorHAnsi" w:hAnsiTheme="minorHAnsi"/>
                <w:sz w:val="18"/>
                <w:szCs w:val="18"/>
              </w:rPr>
            </w:pPr>
            <w:r>
              <w:rPr>
                <w:rFonts w:asciiTheme="minorHAnsi" w:hAnsiTheme="minorHAnsi"/>
                <w:sz w:val="18"/>
                <w:szCs w:val="18"/>
              </w:rPr>
              <w:t>E</w:t>
            </w:r>
            <w:r w:rsidR="00F51F71">
              <w:rPr>
                <w:rFonts w:asciiTheme="minorHAnsi" w:hAnsiTheme="minorHAnsi"/>
                <w:sz w:val="18"/>
                <w:szCs w:val="18"/>
              </w:rPr>
              <w:t>lse if “</w:t>
            </w:r>
            <w:r w:rsidR="00F51F71" w:rsidRPr="007A5D38">
              <w:rPr>
                <w:rFonts w:asciiTheme="minorHAnsi" w:hAnsiTheme="minorHAnsi" w:cstheme="minorHAnsi"/>
                <w:sz w:val="18"/>
                <w:szCs w:val="18"/>
              </w:rPr>
              <w:t>Air Changes Per Hour at 50 Pa</w:t>
            </w:r>
            <w:r w:rsidR="00F51F71">
              <w:rPr>
                <w:rFonts w:asciiTheme="minorHAnsi" w:hAnsiTheme="minorHAnsi" w:cstheme="minorHAnsi"/>
                <w:sz w:val="18"/>
                <w:szCs w:val="18"/>
              </w:rPr>
              <w:t>”</w:t>
            </w:r>
            <w:r w:rsidR="00F51F71">
              <w:rPr>
                <w:rFonts w:asciiTheme="minorHAnsi" w:hAnsiTheme="minorHAnsi"/>
                <w:sz w:val="18"/>
                <w:szCs w:val="18"/>
              </w:rPr>
              <w:t xml:space="preserve"> (</w:t>
            </w:r>
            <w:r w:rsidR="00FC6E8F">
              <w:rPr>
                <w:rFonts w:asciiTheme="minorHAnsi" w:hAnsiTheme="minorHAnsi"/>
                <w:sz w:val="18"/>
                <w:szCs w:val="18"/>
              </w:rPr>
              <w:t>B</w:t>
            </w:r>
            <w:r w:rsidR="00F51F71">
              <w:rPr>
                <w:rFonts w:asciiTheme="minorHAnsi" w:hAnsiTheme="minorHAnsi"/>
                <w:sz w:val="18"/>
                <w:szCs w:val="18"/>
              </w:rPr>
              <w:t>0</w:t>
            </w:r>
            <w:r w:rsidR="005670D3">
              <w:rPr>
                <w:rFonts w:asciiTheme="minorHAnsi" w:hAnsiTheme="minorHAnsi"/>
                <w:sz w:val="18"/>
                <w:szCs w:val="18"/>
              </w:rPr>
              <w:t>4</w:t>
            </w:r>
            <w:r w:rsidR="00F51F71">
              <w:rPr>
                <w:rFonts w:asciiTheme="minorHAnsi" w:hAnsiTheme="minorHAnsi"/>
                <w:sz w:val="18"/>
                <w:szCs w:val="18"/>
              </w:rPr>
              <w:t xml:space="preserve">) = measured, and if value from the CF2R-MCH-24 </w:t>
            </w:r>
            <w:r w:rsidR="00F51F71">
              <w:rPr>
                <w:rFonts w:asciiTheme="minorHAnsi" w:hAnsiTheme="minorHAnsi" w:cstheme="minorHAnsi"/>
                <w:sz w:val="18"/>
                <w:szCs w:val="18"/>
              </w:rPr>
              <w:t>&gt;</w:t>
            </w:r>
            <w:r w:rsidR="00F51F71">
              <w:rPr>
                <w:rFonts w:asciiTheme="minorHAnsi" w:hAnsiTheme="minorHAnsi"/>
                <w:sz w:val="18"/>
                <w:szCs w:val="18"/>
              </w:rPr>
              <w:t xml:space="preserve"> 2.0, then value = “</w:t>
            </w:r>
            <w:r w:rsidR="00F51F71" w:rsidRPr="007A5D38">
              <w:rPr>
                <w:rFonts w:asciiTheme="minorHAnsi" w:hAnsiTheme="minorHAnsi" w:cstheme="minorHAnsi"/>
                <w:sz w:val="18"/>
                <w:szCs w:val="18"/>
              </w:rPr>
              <w:t>Total Conditioned Vo</w:t>
            </w:r>
            <w:r w:rsidR="00F51F71">
              <w:rPr>
                <w:rFonts w:asciiTheme="minorHAnsi" w:hAnsiTheme="minorHAnsi" w:cstheme="minorHAnsi"/>
                <w:sz w:val="18"/>
                <w:szCs w:val="18"/>
              </w:rPr>
              <w:t>lume” (</w:t>
            </w:r>
            <w:r w:rsidR="005670D3">
              <w:rPr>
                <w:rFonts w:asciiTheme="minorHAnsi" w:hAnsiTheme="minorHAnsi"/>
                <w:sz w:val="18"/>
                <w:szCs w:val="18"/>
              </w:rPr>
              <w:t>B</w:t>
            </w:r>
            <w:proofErr w:type="gramStart"/>
            <w:r w:rsidR="005670D3">
              <w:rPr>
                <w:rFonts w:asciiTheme="minorHAnsi" w:hAnsiTheme="minorHAnsi"/>
                <w:sz w:val="18"/>
                <w:szCs w:val="18"/>
              </w:rPr>
              <w:t>02</w:t>
            </w:r>
            <w:r w:rsidR="00F51F71">
              <w:rPr>
                <w:rFonts w:asciiTheme="minorHAnsi" w:hAnsiTheme="minorHAnsi"/>
                <w:sz w:val="18"/>
                <w:szCs w:val="18"/>
              </w:rPr>
              <w:t>)*</w:t>
            </w:r>
            <w:proofErr w:type="gramEnd"/>
            <w:r w:rsidR="00F51F71">
              <w:rPr>
                <w:rFonts w:asciiTheme="minorHAnsi" w:hAnsiTheme="minorHAnsi"/>
                <w:sz w:val="18"/>
                <w:szCs w:val="18"/>
              </w:rPr>
              <w:t>2/60 (CFM)&gt;&gt;</w:t>
            </w:r>
          </w:p>
        </w:tc>
      </w:tr>
      <w:tr w:rsidR="00F51F71" w:rsidRPr="00CB00C9" w:rsidDel="00A377D9" w14:paraId="0435B728" w14:textId="77777777" w:rsidTr="006E08B4">
        <w:tc>
          <w:tcPr>
            <w:tcW w:w="587" w:type="dxa"/>
            <w:vAlign w:val="center"/>
          </w:tcPr>
          <w:p w14:paraId="0435B725" w14:textId="77777777" w:rsidR="00F51F71" w:rsidRDefault="00F51F71" w:rsidP="003A7CD3">
            <w:pPr>
              <w:keepNext/>
              <w:jc w:val="center"/>
              <w:rPr>
                <w:rFonts w:asciiTheme="minorHAnsi" w:hAnsiTheme="minorHAnsi"/>
                <w:sz w:val="18"/>
                <w:szCs w:val="18"/>
              </w:rPr>
            </w:pPr>
            <w:r>
              <w:rPr>
                <w:rFonts w:asciiTheme="minorHAnsi" w:hAnsiTheme="minorHAnsi"/>
                <w:sz w:val="18"/>
                <w:szCs w:val="18"/>
              </w:rPr>
              <w:t>03</w:t>
            </w:r>
          </w:p>
        </w:tc>
        <w:tc>
          <w:tcPr>
            <w:tcW w:w="4619" w:type="dxa"/>
            <w:vAlign w:val="center"/>
          </w:tcPr>
          <w:p w14:paraId="0435B726" w14:textId="77777777" w:rsidR="00F51F71" w:rsidRDefault="00F51F71" w:rsidP="003A7CD3">
            <w:pPr>
              <w:keepNext/>
              <w:rPr>
                <w:rFonts w:asciiTheme="minorHAnsi" w:hAnsiTheme="minorHAnsi"/>
                <w:sz w:val="18"/>
                <w:szCs w:val="18"/>
              </w:rPr>
            </w:pPr>
            <w:r>
              <w:rPr>
                <w:rFonts w:asciiTheme="minorHAnsi" w:hAnsiTheme="minorHAnsi"/>
                <w:sz w:val="18"/>
                <w:szCs w:val="18"/>
              </w:rPr>
              <w:t>Effective Annual Average Infiltration Rate (</w:t>
            </w:r>
            <w:proofErr w:type="spellStart"/>
            <w:r>
              <w:rPr>
                <w:rFonts w:asciiTheme="minorHAnsi" w:hAnsiTheme="minorHAnsi"/>
                <w:sz w:val="18"/>
                <w:szCs w:val="18"/>
              </w:rPr>
              <w:t>Q</w:t>
            </w:r>
            <w:r w:rsidRPr="001947AA">
              <w:rPr>
                <w:rFonts w:asciiTheme="minorHAnsi" w:hAnsiTheme="minorHAnsi"/>
                <w:sz w:val="18"/>
                <w:szCs w:val="18"/>
                <w:vertAlign w:val="subscript"/>
              </w:rPr>
              <w:t>inf</w:t>
            </w:r>
            <w:proofErr w:type="spellEnd"/>
            <w:r>
              <w:rPr>
                <w:rFonts w:asciiTheme="minorHAnsi" w:hAnsiTheme="minorHAnsi"/>
                <w:sz w:val="18"/>
                <w:szCs w:val="18"/>
              </w:rPr>
              <w:t>)</w:t>
            </w:r>
          </w:p>
        </w:tc>
        <w:tc>
          <w:tcPr>
            <w:tcW w:w="5584" w:type="dxa"/>
          </w:tcPr>
          <w:p w14:paraId="0435B727" w14:textId="3EE5F79F" w:rsidR="00F51F71" w:rsidRDefault="00F51F71" w:rsidP="008F6EED">
            <w:pPr>
              <w:keepNext/>
              <w:rPr>
                <w:rFonts w:asciiTheme="minorHAnsi" w:hAnsiTheme="minorHAnsi"/>
                <w:sz w:val="18"/>
                <w:szCs w:val="18"/>
              </w:rPr>
            </w:pPr>
            <w:r>
              <w:rPr>
                <w:rFonts w:asciiTheme="minorHAnsi" w:hAnsiTheme="minorHAnsi"/>
                <w:sz w:val="18"/>
                <w:szCs w:val="18"/>
              </w:rPr>
              <w:t>&lt;&lt;calculated field, 0.052* “Enclosure Leakage Rate (Q</w:t>
            </w:r>
            <w:r w:rsidRPr="001947AA">
              <w:rPr>
                <w:rFonts w:asciiTheme="minorHAnsi" w:hAnsiTheme="minorHAnsi"/>
                <w:sz w:val="18"/>
                <w:szCs w:val="18"/>
                <w:vertAlign w:val="subscript"/>
              </w:rPr>
              <w:t>50</w:t>
            </w:r>
            <w:r>
              <w:rPr>
                <w:rFonts w:asciiTheme="minorHAnsi" w:hAnsiTheme="minorHAnsi"/>
                <w:sz w:val="18"/>
                <w:szCs w:val="18"/>
              </w:rPr>
              <w:t>)” (</w:t>
            </w:r>
            <w:r w:rsidR="00FC6E8F">
              <w:rPr>
                <w:rFonts w:asciiTheme="minorHAnsi" w:hAnsiTheme="minorHAnsi"/>
                <w:sz w:val="18"/>
                <w:szCs w:val="18"/>
              </w:rPr>
              <w:t>C</w:t>
            </w:r>
            <w:proofErr w:type="gramStart"/>
            <w:r>
              <w:rPr>
                <w:rFonts w:asciiTheme="minorHAnsi" w:hAnsiTheme="minorHAnsi"/>
                <w:sz w:val="18"/>
                <w:szCs w:val="18"/>
              </w:rPr>
              <w:t>02)*</w:t>
            </w:r>
            <w:proofErr w:type="gramEnd"/>
            <w:r w:rsidRPr="007A5D38">
              <w:rPr>
                <w:rFonts w:asciiTheme="minorHAnsi" w:hAnsiTheme="minorHAnsi" w:cstheme="minorHAnsi"/>
                <w:sz w:val="18"/>
                <w:szCs w:val="18"/>
              </w:rPr>
              <w:t xml:space="preserve"> </w:t>
            </w:r>
            <w:r>
              <w:rPr>
                <w:rFonts w:asciiTheme="minorHAnsi" w:hAnsiTheme="minorHAnsi" w:cstheme="minorHAnsi"/>
                <w:sz w:val="18"/>
                <w:szCs w:val="18"/>
              </w:rPr>
              <w:t>“</w:t>
            </w:r>
            <w:r w:rsidRPr="007A5D38">
              <w:rPr>
                <w:rFonts w:asciiTheme="minorHAnsi" w:hAnsiTheme="minorHAnsi" w:cstheme="minorHAnsi"/>
                <w:sz w:val="18"/>
                <w:szCs w:val="18"/>
              </w:rPr>
              <w:t>Weather and shielding factor (</w:t>
            </w:r>
            <w:proofErr w:type="spellStart"/>
            <w:r w:rsidRPr="007A5D38">
              <w:rPr>
                <w:rFonts w:asciiTheme="minorHAnsi" w:hAnsiTheme="minorHAnsi" w:cstheme="minorHAnsi"/>
                <w:sz w:val="18"/>
                <w:szCs w:val="18"/>
              </w:rPr>
              <w:t>wsf</w:t>
            </w:r>
            <w:proofErr w:type="spellEnd"/>
            <w:r w:rsidRPr="007A5D38">
              <w:rPr>
                <w:rFonts w:asciiTheme="minorHAnsi" w:hAnsiTheme="minorHAnsi" w:cstheme="minorHAnsi"/>
                <w:sz w:val="18"/>
                <w:szCs w:val="18"/>
              </w:rPr>
              <w:t>)</w:t>
            </w:r>
            <w:r>
              <w:rPr>
                <w:rFonts w:asciiTheme="minorHAnsi" w:hAnsiTheme="minorHAnsi" w:cstheme="minorHAnsi"/>
                <w:sz w:val="18"/>
                <w:szCs w:val="18"/>
              </w:rPr>
              <w:t>”</w:t>
            </w:r>
            <w:r w:rsidRPr="007A5D38">
              <w:rPr>
                <w:rFonts w:asciiTheme="minorHAnsi" w:hAnsiTheme="minorHAnsi" w:cstheme="minorHAnsi"/>
                <w:sz w:val="18"/>
                <w:szCs w:val="18"/>
              </w:rPr>
              <w:t xml:space="preserve"> </w:t>
            </w:r>
            <w:r>
              <w:rPr>
                <w:rFonts w:asciiTheme="minorHAnsi" w:hAnsiTheme="minorHAnsi" w:cstheme="minorHAnsi"/>
                <w:sz w:val="18"/>
                <w:szCs w:val="18"/>
              </w:rPr>
              <w:t>(</w:t>
            </w:r>
            <w:r w:rsidR="00FC6E8F">
              <w:rPr>
                <w:rFonts w:asciiTheme="minorHAnsi" w:hAnsiTheme="minorHAnsi" w:cstheme="minorHAnsi"/>
                <w:sz w:val="18"/>
                <w:szCs w:val="18"/>
              </w:rPr>
              <w:t>B06</w:t>
            </w:r>
            <w:r>
              <w:rPr>
                <w:rFonts w:asciiTheme="minorHAnsi" w:hAnsiTheme="minorHAnsi"/>
                <w:sz w:val="18"/>
                <w:szCs w:val="18"/>
              </w:rPr>
              <w:t>)*(</w:t>
            </w:r>
            <w:r>
              <w:rPr>
                <w:rFonts w:asciiTheme="minorHAnsi" w:hAnsiTheme="minorHAnsi" w:cstheme="minorHAnsi"/>
                <w:sz w:val="18"/>
                <w:szCs w:val="18"/>
              </w:rPr>
              <w:t>“</w:t>
            </w:r>
            <w:r w:rsidRPr="007A5D38">
              <w:rPr>
                <w:rFonts w:asciiTheme="minorHAnsi" w:hAnsiTheme="minorHAnsi" w:cstheme="minorHAnsi"/>
                <w:sz w:val="18"/>
                <w:szCs w:val="18"/>
              </w:rPr>
              <w:t>Vertical distance from the lowest above-grade floor to the highest ceiling</w:t>
            </w:r>
            <w:r>
              <w:rPr>
                <w:rFonts w:asciiTheme="minorHAnsi" w:hAnsiTheme="minorHAnsi" w:cstheme="minorHAnsi"/>
                <w:sz w:val="18"/>
                <w:szCs w:val="18"/>
              </w:rPr>
              <w:t>”</w:t>
            </w:r>
            <w:r>
              <w:rPr>
                <w:rFonts w:asciiTheme="minorHAnsi" w:hAnsiTheme="minorHAnsi"/>
                <w:sz w:val="18"/>
                <w:szCs w:val="18"/>
              </w:rPr>
              <w:t xml:space="preserve"> (</w:t>
            </w:r>
            <w:r w:rsidR="00FC6E8F">
              <w:rPr>
                <w:rFonts w:asciiTheme="minorHAnsi" w:hAnsiTheme="minorHAnsi"/>
                <w:sz w:val="18"/>
                <w:szCs w:val="18"/>
              </w:rPr>
              <w:t>B0</w:t>
            </w:r>
            <w:r w:rsidR="008F6EED">
              <w:rPr>
                <w:rFonts w:asciiTheme="minorHAnsi" w:hAnsiTheme="minorHAnsi"/>
                <w:sz w:val="18"/>
                <w:szCs w:val="18"/>
              </w:rPr>
              <w:t>3</w:t>
            </w:r>
            <w:r>
              <w:rPr>
                <w:rFonts w:asciiTheme="minorHAnsi" w:hAnsiTheme="minorHAnsi"/>
                <w:sz w:val="18"/>
                <w:szCs w:val="18"/>
              </w:rPr>
              <w:t>)/8.2)^0.4&gt;&gt;</w:t>
            </w:r>
          </w:p>
        </w:tc>
      </w:tr>
      <w:tr w:rsidR="00F51F71" w:rsidRPr="00CB00C9" w:rsidDel="00A377D9" w14:paraId="0435B72F" w14:textId="77777777" w:rsidTr="006E08B4">
        <w:tc>
          <w:tcPr>
            <w:tcW w:w="587" w:type="dxa"/>
            <w:vAlign w:val="center"/>
          </w:tcPr>
          <w:p w14:paraId="0435B729" w14:textId="77777777" w:rsidR="00F51F71" w:rsidDel="00A377D9" w:rsidRDefault="00F51F71" w:rsidP="003A7CD3">
            <w:pPr>
              <w:keepNext/>
              <w:jc w:val="center"/>
              <w:rPr>
                <w:rFonts w:asciiTheme="minorHAnsi" w:hAnsiTheme="minorHAnsi"/>
                <w:sz w:val="18"/>
                <w:szCs w:val="18"/>
              </w:rPr>
            </w:pPr>
            <w:r>
              <w:rPr>
                <w:rFonts w:asciiTheme="minorHAnsi" w:hAnsiTheme="minorHAnsi"/>
                <w:sz w:val="18"/>
                <w:szCs w:val="18"/>
              </w:rPr>
              <w:t>04</w:t>
            </w:r>
          </w:p>
        </w:tc>
        <w:tc>
          <w:tcPr>
            <w:tcW w:w="4619" w:type="dxa"/>
            <w:vAlign w:val="center"/>
          </w:tcPr>
          <w:p w14:paraId="0435B72A" w14:textId="77777777" w:rsidR="00F51F71" w:rsidDel="00A377D9" w:rsidRDefault="00F51F71" w:rsidP="003A7CD3">
            <w:pPr>
              <w:keepNext/>
              <w:rPr>
                <w:rFonts w:asciiTheme="minorHAnsi" w:hAnsiTheme="minorHAnsi"/>
                <w:sz w:val="18"/>
                <w:szCs w:val="18"/>
              </w:rPr>
            </w:pPr>
            <w:r>
              <w:rPr>
                <w:rFonts w:asciiTheme="minorHAnsi" w:hAnsiTheme="minorHAnsi"/>
                <w:sz w:val="18"/>
                <w:szCs w:val="18"/>
              </w:rPr>
              <w:t xml:space="preserve">Total Exterior Envelope Surface Area </w:t>
            </w:r>
          </w:p>
        </w:tc>
        <w:tc>
          <w:tcPr>
            <w:tcW w:w="5584" w:type="dxa"/>
          </w:tcPr>
          <w:p w14:paraId="0435B72B" w14:textId="77777777" w:rsidR="00F51F71" w:rsidRPr="00753879" w:rsidRDefault="00F51F71" w:rsidP="003A7CD3">
            <w:pPr>
              <w:keepNext/>
              <w:rPr>
                <w:rFonts w:asciiTheme="minorHAnsi" w:hAnsiTheme="minorHAnsi" w:cstheme="minorHAnsi"/>
                <w:sz w:val="18"/>
                <w:szCs w:val="18"/>
              </w:rPr>
            </w:pPr>
            <w:r w:rsidRPr="00753879">
              <w:rPr>
                <w:rFonts w:asciiTheme="minorHAnsi" w:hAnsiTheme="minorHAnsi"/>
                <w:sz w:val="18"/>
                <w:szCs w:val="18"/>
              </w:rPr>
              <w:t xml:space="preserve">&lt;&lt; calculated field, if </w:t>
            </w:r>
            <w:r w:rsidRPr="00753879">
              <w:rPr>
                <w:rFonts w:asciiTheme="minorHAnsi" w:hAnsiTheme="minorHAnsi" w:cstheme="minorHAnsi"/>
                <w:sz w:val="18"/>
                <w:szCs w:val="18"/>
              </w:rPr>
              <w:t>Building Type (A01) = Single family Detached then value equals N/</w:t>
            </w:r>
            <w:proofErr w:type="gramStart"/>
            <w:r w:rsidRPr="00753879">
              <w:rPr>
                <w:rFonts w:asciiTheme="minorHAnsi" w:hAnsiTheme="minorHAnsi" w:cstheme="minorHAnsi"/>
                <w:sz w:val="18"/>
                <w:szCs w:val="18"/>
              </w:rPr>
              <w:t>A;</w:t>
            </w:r>
            <w:proofErr w:type="gramEnd"/>
          </w:p>
          <w:p w14:paraId="0435B72D" w14:textId="67DFEB80" w:rsidR="00753879" w:rsidRPr="00753879" w:rsidRDefault="00A44C1C" w:rsidP="00753879">
            <w:pPr>
              <w:keepNext/>
              <w:rPr>
                <w:rFonts w:asciiTheme="minorHAnsi" w:hAnsiTheme="minorHAnsi" w:cstheme="minorHAnsi"/>
                <w:sz w:val="18"/>
                <w:szCs w:val="18"/>
              </w:rPr>
            </w:pPr>
            <w:r>
              <w:rPr>
                <w:rFonts w:asciiTheme="minorHAnsi" w:hAnsiTheme="minorHAnsi"/>
                <w:sz w:val="18"/>
                <w:szCs w:val="18"/>
              </w:rPr>
              <w:t>E</w:t>
            </w:r>
            <w:r w:rsidR="00753879" w:rsidRPr="00753879">
              <w:rPr>
                <w:rFonts w:asciiTheme="minorHAnsi" w:hAnsiTheme="minorHAnsi"/>
                <w:sz w:val="18"/>
                <w:szCs w:val="18"/>
              </w:rPr>
              <w:t>lse if</w:t>
            </w:r>
            <w:r w:rsidR="00753879" w:rsidRPr="00753879">
              <w:rPr>
                <w:rFonts w:asciiTheme="minorHAnsi" w:hAnsiTheme="minorHAnsi" w:cstheme="minorHAnsi"/>
                <w:sz w:val="18"/>
                <w:szCs w:val="18"/>
              </w:rPr>
              <w:t xml:space="preserve"> Building Type (A01) = Single family Attached and if parent document is CF1R-PRF-01, then use imported value </w:t>
            </w:r>
            <w:r w:rsidR="00ED2DAF">
              <w:rPr>
                <w:rFonts w:asciiTheme="minorHAnsi" w:hAnsiTheme="minorHAnsi" w:cstheme="minorHAnsi"/>
                <w:sz w:val="18"/>
                <w:szCs w:val="18"/>
              </w:rPr>
              <w:t xml:space="preserve">from CF1R </w:t>
            </w:r>
            <w:r w:rsidR="00753879" w:rsidRPr="00753879">
              <w:rPr>
                <w:rFonts w:asciiTheme="minorHAnsi" w:hAnsiTheme="minorHAnsi" w:cstheme="minorHAnsi"/>
                <w:sz w:val="18"/>
                <w:szCs w:val="18"/>
              </w:rPr>
              <w:t xml:space="preserve">and allow user to </w:t>
            </w:r>
            <w:proofErr w:type="gramStart"/>
            <w:r w:rsidR="00753879" w:rsidRPr="00753879">
              <w:rPr>
                <w:rFonts w:asciiTheme="minorHAnsi" w:hAnsiTheme="minorHAnsi" w:cstheme="minorHAnsi"/>
                <w:sz w:val="18"/>
                <w:szCs w:val="18"/>
              </w:rPr>
              <w:t>overwrite;</w:t>
            </w:r>
            <w:proofErr w:type="gramEnd"/>
          </w:p>
          <w:p w14:paraId="0435B72E" w14:textId="0C8919A3" w:rsidR="00DF62BF" w:rsidRDefault="00A44C1C">
            <w:pPr>
              <w:keepNext/>
              <w:rPr>
                <w:rFonts w:ascii="Calibri" w:hAnsi="Calibri"/>
                <w:sz w:val="18"/>
                <w:szCs w:val="18"/>
              </w:rPr>
            </w:pPr>
            <w:r>
              <w:rPr>
                <w:rFonts w:asciiTheme="minorHAnsi" w:hAnsiTheme="minorHAnsi"/>
                <w:sz w:val="18"/>
                <w:szCs w:val="18"/>
              </w:rPr>
              <w:t>E</w:t>
            </w:r>
            <w:r w:rsidR="00753879" w:rsidRPr="00753879">
              <w:rPr>
                <w:rFonts w:asciiTheme="minorHAnsi" w:hAnsiTheme="minorHAnsi"/>
                <w:sz w:val="18"/>
                <w:szCs w:val="18"/>
              </w:rPr>
              <w:t>lse if</w:t>
            </w:r>
            <w:r w:rsidR="00753879" w:rsidRPr="00753879">
              <w:rPr>
                <w:rFonts w:asciiTheme="minorHAnsi" w:hAnsiTheme="minorHAnsi" w:cstheme="minorHAnsi"/>
                <w:sz w:val="18"/>
                <w:szCs w:val="18"/>
              </w:rPr>
              <w:t xml:space="preserve"> Building Type (A01) = Single family Attached and if parent document is CF1R-NCB-01 or CF1R-ADD-01, then user then user enter whole number value (ft</w:t>
            </w:r>
            <w:r w:rsidR="008F6EED">
              <w:rPr>
                <w:rFonts w:asciiTheme="minorHAnsi" w:hAnsiTheme="minorHAnsi" w:cstheme="minorHAnsi"/>
                <w:sz w:val="18"/>
                <w:szCs w:val="18"/>
              </w:rPr>
              <w:t>^2</w:t>
            </w:r>
            <w:r w:rsidR="00753879" w:rsidRPr="00753879">
              <w:rPr>
                <w:rFonts w:asciiTheme="minorHAnsi" w:hAnsiTheme="minorHAnsi" w:cstheme="minorHAnsi"/>
                <w:sz w:val="18"/>
                <w:szCs w:val="18"/>
              </w:rPr>
              <w:t>)</w:t>
            </w:r>
            <w:r w:rsidR="00802732">
              <w:rPr>
                <w:rFonts w:asciiTheme="minorHAnsi" w:hAnsiTheme="minorHAnsi"/>
                <w:sz w:val="18"/>
                <w:szCs w:val="18"/>
              </w:rPr>
              <w:t>&gt;&gt;</w:t>
            </w:r>
          </w:p>
        </w:tc>
      </w:tr>
      <w:tr w:rsidR="00F51F71" w:rsidRPr="00CB00C9" w:rsidDel="00A377D9" w14:paraId="0435B737" w14:textId="77777777" w:rsidTr="006E08B4">
        <w:tc>
          <w:tcPr>
            <w:tcW w:w="587" w:type="dxa"/>
            <w:vAlign w:val="center"/>
          </w:tcPr>
          <w:p w14:paraId="0435B730" w14:textId="77777777" w:rsidR="00F51F71" w:rsidDel="00A377D9" w:rsidRDefault="00F51F71" w:rsidP="003A7CD3">
            <w:pPr>
              <w:keepNext/>
              <w:jc w:val="center"/>
              <w:rPr>
                <w:rFonts w:asciiTheme="minorHAnsi" w:hAnsiTheme="minorHAnsi"/>
                <w:sz w:val="18"/>
                <w:szCs w:val="18"/>
              </w:rPr>
            </w:pPr>
            <w:r>
              <w:rPr>
                <w:rFonts w:asciiTheme="minorHAnsi" w:hAnsiTheme="minorHAnsi"/>
                <w:sz w:val="18"/>
                <w:szCs w:val="18"/>
              </w:rPr>
              <w:t>05</w:t>
            </w:r>
          </w:p>
        </w:tc>
        <w:tc>
          <w:tcPr>
            <w:tcW w:w="4619" w:type="dxa"/>
            <w:vAlign w:val="center"/>
          </w:tcPr>
          <w:p w14:paraId="0435B731" w14:textId="77777777" w:rsidR="00F51F71" w:rsidRDefault="00F51F71" w:rsidP="003A7CD3">
            <w:pPr>
              <w:keepNext/>
              <w:rPr>
                <w:rFonts w:asciiTheme="minorHAnsi" w:hAnsiTheme="minorHAnsi"/>
                <w:sz w:val="18"/>
                <w:szCs w:val="18"/>
              </w:rPr>
            </w:pPr>
            <w:r>
              <w:rPr>
                <w:rFonts w:asciiTheme="minorHAnsi" w:hAnsiTheme="minorHAnsi"/>
                <w:sz w:val="18"/>
                <w:szCs w:val="18"/>
              </w:rPr>
              <w:t>Unshared Exterior Envelope Surface Area</w:t>
            </w:r>
          </w:p>
          <w:p w14:paraId="0435B732" w14:textId="77777777" w:rsidR="00F51F71" w:rsidDel="00A377D9" w:rsidRDefault="00F51F71" w:rsidP="003A7CD3">
            <w:pPr>
              <w:keepNext/>
              <w:rPr>
                <w:rFonts w:asciiTheme="minorHAnsi" w:hAnsiTheme="minorHAnsi"/>
                <w:sz w:val="18"/>
                <w:szCs w:val="18"/>
              </w:rPr>
            </w:pPr>
            <w:r>
              <w:rPr>
                <w:rFonts w:asciiTheme="minorHAnsi" w:hAnsiTheme="minorHAnsi"/>
                <w:sz w:val="18"/>
                <w:szCs w:val="18"/>
              </w:rPr>
              <w:t>(</w:t>
            </w:r>
            <w:proofErr w:type="gramStart"/>
            <w:r>
              <w:rPr>
                <w:rFonts w:asciiTheme="minorHAnsi" w:hAnsiTheme="minorHAnsi"/>
                <w:sz w:val="18"/>
                <w:szCs w:val="18"/>
              </w:rPr>
              <w:t>exclude</w:t>
            </w:r>
            <w:proofErr w:type="gramEnd"/>
            <w:r>
              <w:rPr>
                <w:rFonts w:asciiTheme="minorHAnsi" w:hAnsiTheme="minorHAnsi"/>
                <w:sz w:val="18"/>
                <w:szCs w:val="18"/>
              </w:rPr>
              <w:t xml:space="preserve"> surface areas attached to garages or other dwelling units)</w:t>
            </w:r>
          </w:p>
        </w:tc>
        <w:tc>
          <w:tcPr>
            <w:tcW w:w="5584" w:type="dxa"/>
          </w:tcPr>
          <w:p w14:paraId="0435B733" w14:textId="77777777" w:rsidR="00F51F71" w:rsidRDefault="00F51F71" w:rsidP="003A7CD3">
            <w:pPr>
              <w:keepNext/>
              <w:rPr>
                <w:rFonts w:asciiTheme="minorHAnsi" w:hAnsiTheme="minorHAnsi" w:cstheme="minorHAnsi"/>
                <w:sz w:val="18"/>
                <w:szCs w:val="18"/>
              </w:rPr>
            </w:pPr>
            <w:r>
              <w:rPr>
                <w:rFonts w:asciiTheme="minorHAnsi" w:hAnsiTheme="minorHAnsi"/>
                <w:sz w:val="18"/>
                <w:szCs w:val="18"/>
              </w:rPr>
              <w:t>&lt;&lt;</w:t>
            </w:r>
            <w:r w:rsidRPr="00CB00C9">
              <w:rPr>
                <w:rFonts w:asciiTheme="minorHAnsi" w:hAnsiTheme="minorHAnsi"/>
                <w:sz w:val="18"/>
                <w:szCs w:val="18"/>
              </w:rPr>
              <w:t xml:space="preserve"> calculated </w:t>
            </w:r>
            <w:r>
              <w:rPr>
                <w:rFonts w:asciiTheme="minorHAnsi" w:hAnsiTheme="minorHAnsi"/>
                <w:sz w:val="18"/>
                <w:szCs w:val="18"/>
              </w:rPr>
              <w:t xml:space="preserve">field, if </w:t>
            </w:r>
            <w:r w:rsidRPr="007A5D38">
              <w:rPr>
                <w:rFonts w:asciiTheme="minorHAnsi" w:hAnsiTheme="minorHAnsi" w:cstheme="minorHAnsi"/>
                <w:sz w:val="18"/>
                <w:szCs w:val="18"/>
              </w:rPr>
              <w:t>Building Type</w:t>
            </w:r>
            <w:r>
              <w:rPr>
                <w:rFonts w:asciiTheme="minorHAnsi" w:hAnsiTheme="minorHAnsi" w:cstheme="minorHAnsi"/>
                <w:sz w:val="18"/>
                <w:szCs w:val="18"/>
              </w:rPr>
              <w:t xml:space="preserve"> (A01) = Single family Detached then value equals N/</w:t>
            </w:r>
            <w:proofErr w:type="gramStart"/>
            <w:r>
              <w:rPr>
                <w:rFonts w:asciiTheme="minorHAnsi" w:hAnsiTheme="minorHAnsi" w:cstheme="minorHAnsi"/>
                <w:sz w:val="18"/>
                <w:szCs w:val="18"/>
              </w:rPr>
              <w:t>A;</w:t>
            </w:r>
            <w:proofErr w:type="gramEnd"/>
          </w:p>
          <w:p w14:paraId="0435B735" w14:textId="02A9456E" w:rsidR="00753879" w:rsidRPr="00753879" w:rsidRDefault="00A44C1C" w:rsidP="00753879">
            <w:pPr>
              <w:keepNext/>
              <w:rPr>
                <w:rFonts w:asciiTheme="minorHAnsi" w:hAnsiTheme="minorHAnsi" w:cstheme="minorHAnsi"/>
                <w:sz w:val="18"/>
                <w:szCs w:val="18"/>
              </w:rPr>
            </w:pPr>
            <w:r>
              <w:rPr>
                <w:rFonts w:asciiTheme="minorHAnsi" w:hAnsiTheme="minorHAnsi"/>
                <w:sz w:val="18"/>
                <w:szCs w:val="18"/>
              </w:rPr>
              <w:t>E</w:t>
            </w:r>
            <w:r w:rsidR="00753879" w:rsidRPr="00753879">
              <w:rPr>
                <w:rFonts w:asciiTheme="minorHAnsi" w:hAnsiTheme="minorHAnsi"/>
                <w:sz w:val="18"/>
                <w:szCs w:val="18"/>
              </w:rPr>
              <w:t>lse if</w:t>
            </w:r>
            <w:r w:rsidR="00753879" w:rsidRPr="00753879">
              <w:rPr>
                <w:rFonts w:asciiTheme="minorHAnsi" w:hAnsiTheme="minorHAnsi" w:cstheme="minorHAnsi"/>
                <w:sz w:val="18"/>
                <w:szCs w:val="18"/>
              </w:rPr>
              <w:t xml:space="preserve"> Building Type (A01) = Single family Attached and if parent document is CF1R-PRF-01, then use imported value</w:t>
            </w:r>
            <w:r w:rsidR="00ED2DAF">
              <w:rPr>
                <w:rFonts w:asciiTheme="minorHAnsi" w:hAnsiTheme="minorHAnsi" w:cstheme="minorHAnsi"/>
                <w:sz w:val="18"/>
                <w:szCs w:val="18"/>
              </w:rPr>
              <w:t xml:space="preserve"> from CF1R</w:t>
            </w:r>
            <w:r w:rsidR="00753879" w:rsidRPr="00753879">
              <w:rPr>
                <w:rFonts w:asciiTheme="minorHAnsi" w:hAnsiTheme="minorHAnsi" w:cstheme="minorHAnsi"/>
                <w:sz w:val="18"/>
                <w:szCs w:val="18"/>
              </w:rPr>
              <w:t xml:space="preserve"> and allow user to </w:t>
            </w:r>
            <w:proofErr w:type="gramStart"/>
            <w:r w:rsidR="00753879" w:rsidRPr="00753879">
              <w:rPr>
                <w:rFonts w:asciiTheme="minorHAnsi" w:hAnsiTheme="minorHAnsi" w:cstheme="minorHAnsi"/>
                <w:sz w:val="18"/>
                <w:szCs w:val="18"/>
              </w:rPr>
              <w:t>overwrite;</w:t>
            </w:r>
            <w:proofErr w:type="gramEnd"/>
          </w:p>
          <w:p w14:paraId="0435B736" w14:textId="7B167EFC" w:rsidR="00DF62BF" w:rsidRDefault="00A44C1C">
            <w:pPr>
              <w:keepNext/>
              <w:rPr>
                <w:rFonts w:ascii="Calibri" w:hAnsi="Calibri"/>
                <w:sz w:val="18"/>
                <w:szCs w:val="18"/>
              </w:rPr>
            </w:pPr>
            <w:r>
              <w:rPr>
                <w:rFonts w:asciiTheme="minorHAnsi" w:hAnsiTheme="minorHAnsi"/>
                <w:sz w:val="18"/>
                <w:szCs w:val="18"/>
              </w:rPr>
              <w:t>E</w:t>
            </w:r>
            <w:r w:rsidR="00753879" w:rsidRPr="00753879">
              <w:rPr>
                <w:rFonts w:asciiTheme="minorHAnsi" w:hAnsiTheme="minorHAnsi"/>
                <w:sz w:val="18"/>
                <w:szCs w:val="18"/>
              </w:rPr>
              <w:t>lse if</w:t>
            </w:r>
            <w:r w:rsidR="00753879" w:rsidRPr="00753879">
              <w:rPr>
                <w:rFonts w:asciiTheme="minorHAnsi" w:hAnsiTheme="minorHAnsi" w:cstheme="minorHAnsi"/>
                <w:sz w:val="18"/>
                <w:szCs w:val="18"/>
              </w:rPr>
              <w:t xml:space="preserve"> Building Type (A01) = Single family Attached and if parent document is CF1R-NCB-01 or CF1R-ADD-01, then user then user enter whole number value (ft</w:t>
            </w:r>
            <w:r w:rsidR="008F6EED">
              <w:rPr>
                <w:rFonts w:asciiTheme="minorHAnsi" w:hAnsiTheme="minorHAnsi" w:cstheme="minorHAnsi"/>
                <w:sz w:val="18"/>
                <w:szCs w:val="18"/>
              </w:rPr>
              <w:t>^2</w:t>
            </w:r>
            <w:r w:rsidR="00753879" w:rsidRPr="00753879">
              <w:rPr>
                <w:rFonts w:asciiTheme="minorHAnsi" w:hAnsiTheme="minorHAnsi" w:cstheme="minorHAnsi"/>
                <w:sz w:val="18"/>
                <w:szCs w:val="18"/>
              </w:rPr>
              <w:t>)</w:t>
            </w:r>
            <w:r w:rsidR="00802732">
              <w:rPr>
                <w:rFonts w:asciiTheme="minorHAnsi" w:hAnsiTheme="minorHAnsi"/>
                <w:sz w:val="18"/>
                <w:szCs w:val="18"/>
              </w:rPr>
              <w:t>&gt;&gt;</w:t>
            </w:r>
          </w:p>
        </w:tc>
      </w:tr>
      <w:tr w:rsidR="00F51F71" w:rsidRPr="00CB00C9" w14:paraId="0435B741" w14:textId="77777777" w:rsidTr="006E08B4">
        <w:tc>
          <w:tcPr>
            <w:tcW w:w="587" w:type="dxa"/>
            <w:vAlign w:val="center"/>
          </w:tcPr>
          <w:p w14:paraId="0435B738" w14:textId="77777777" w:rsidR="00F51F71" w:rsidRPr="00CB00C9" w:rsidRDefault="00F51F71" w:rsidP="003A7CD3">
            <w:pPr>
              <w:keepNext/>
              <w:jc w:val="center"/>
              <w:rPr>
                <w:rFonts w:asciiTheme="minorHAnsi" w:hAnsiTheme="minorHAnsi"/>
                <w:sz w:val="18"/>
                <w:szCs w:val="18"/>
              </w:rPr>
            </w:pPr>
            <w:r>
              <w:rPr>
                <w:rFonts w:asciiTheme="minorHAnsi" w:hAnsiTheme="minorHAnsi"/>
                <w:sz w:val="18"/>
                <w:szCs w:val="18"/>
              </w:rPr>
              <w:t>06</w:t>
            </w:r>
          </w:p>
        </w:tc>
        <w:tc>
          <w:tcPr>
            <w:tcW w:w="4619" w:type="dxa"/>
            <w:vAlign w:val="center"/>
          </w:tcPr>
          <w:p w14:paraId="0435B739" w14:textId="77777777" w:rsidR="00F51F71" w:rsidRPr="00CB00C9" w:rsidRDefault="00F51F71" w:rsidP="003A7CD3">
            <w:pPr>
              <w:keepNext/>
              <w:rPr>
                <w:rFonts w:asciiTheme="minorHAnsi" w:hAnsiTheme="minorHAnsi"/>
                <w:sz w:val="18"/>
                <w:szCs w:val="18"/>
              </w:rPr>
            </w:pPr>
            <w:r>
              <w:rPr>
                <w:rFonts w:asciiTheme="minorHAnsi" w:hAnsiTheme="minorHAnsi"/>
                <w:sz w:val="18"/>
                <w:szCs w:val="18"/>
              </w:rPr>
              <w:t>Required Mechanical</w:t>
            </w:r>
            <w:r w:rsidRPr="00CB00C9">
              <w:rPr>
                <w:rFonts w:asciiTheme="minorHAnsi" w:hAnsiTheme="minorHAnsi"/>
                <w:sz w:val="18"/>
                <w:szCs w:val="18"/>
              </w:rPr>
              <w:t xml:space="preserve"> Ventilation Rate</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CB00C9">
              <w:rPr>
                <w:rFonts w:asciiTheme="minorHAnsi" w:hAnsiTheme="minorHAnsi"/>
                <w:sz w:val="18"/>
                <w:szCs w:val="18"/>
                <w:vertAlign w:val="subscript"/>
              </w:rPr>
              <w:t>fan</w:t>
            </w:r>
            <w:proofErr w:type="spellEnd"/>
            <w:r w:rsidRPr="00CB00C9">
              <w:rPr>
                <w:rFonts w:asciiTheme="minorHAnsi" w:hAnsiTheme="minorHAnsi"/>
                <w:sz w:val="18"/>
                <w:szCs w:val="18"/>
              </w:rPr>
              <w:t>)</w:t>
            </w:r>
          </w:p>
        </w:tc>
        <w:tc>
          <w:tcPr>
            <w:tcW w:w="5584" w:type="dxa"/>
            <w:tcMar>
              <w:left w:w="72" w:type="dxa"/>
              <w:right w:w="72" w:type="dxa"/>
            </w:tcMar>
          </w:tcPr>
          <w:p w14:paraId="0435B73A" w14:textId="4C37D234" w:rsidR="00F51F71" w:rsidRDefault="00F51F71" w:rsidP="003A7CD3">
            <w:pPr>
              <w:keepNext/>
              <w:jc w:val="both"/>
              <w:rPr>
                <w:rFonts w:asciiTheme="minorHAnsi" w:hAnsiTheme="minorHAnsi"/>
                <w:sz w:val="18"/>
                <w:szCs w:val="18"/>
              </w:rPr>
            </w:pPr>
            <w:r w:rsidRPr="007F6151">
              <w:rPr>
                <w:rFonts w:asciiTheme="minorHAnsi" w:hAnsiTheme="minorHAnsi"/>
                <w:sz w:val="18"/>
                <w:szCs w:val="18"/>
              </w:rPr>
              <w:t>&lt;&lt;</w:t>
            </w:r>
            <w:r>
              <w:rPr>
                <w:rFonts w:asciiTheme="minorHAnsi" w:hAnsiTheme="minorHAnsi"/>
                <w:sz w:val="18"/>
                <w:szCs w:val="18"/>
              </w:rPr>
              <w:t>calculated value, if “</w:t>
            </w:r>
            <w:r w:rsidRPr="007A5D38">
              <w:rPr>
                <w:rFonts w:asciiTheme="minorHAnsi" w:hAnsiTheme="minorHAnsi" w:cstheme="minorHAnsi"/>
                <w:sz w:val="18"/>
                <w:szCs w:val="18"/>
              </w:rPr>
              <w:t>Building Type</w:t>
            </w:r>
            <w:r>
              <w:rPr>
                <w:rFonts w:asciiTheme="minorHAnsi" w:hAnsiTheme="minorHAnsi" w:cstheme="minorHAnsi"/>
                <w:sz w:val="18"/>
                <w:szCs w:val="18"/>
              </w:rPr>
              <w:t>” (A02) = Single Family Detached and</w:t>
            </w:r>
            <w:r>
              <w:rPr>
                <w:rFonts w:asciiTheme="minorHAnsi" w:hAnsiTheme="minorHAnsi"/>
                <w:sz w:val="18"/>
                <w:szCs w:val="18"/>
              </w:rPr>
              <w:t xml:space="preserve"> “</w:t>
            </w:r>
            <w:r w:rsidRPr="007A5D38">
              <w:rPr>
                <w:rFonts w:asciiTheme="minorHAnsi" w:hAnsiTheme="minorHAnsi" w:cstheme="minorHAnsi"/>
                <w:sz w:val="18"/>
                <w:szCs w:val="18"/>
              </w:rPr>
              <w:t>Ventilation System Type</w:t>
            </w:r>
            <w:r>
              <w:rPr>
                <w:rFonts w:asciiTheme="minorHAnsi" w:hAnsiTheme="minorHAnsi" w:cstheme="minorHAnsi"/>
                <w:sz w:val="18"/>
                <w:szCs w:val="18"/>
              </w:rPr>
              <w:t>” (A</w:t>
            </w:r>
            <w:r w:rsidR="008002F8">
              <w:rPr>
                <w:rFonts w:asciiTheme="minorHAnsi" w:hAnsiTheme="minorHAnsi" w:cstheme="minorHAnsi"/>
                <w:sz w:val="18"/>
                <w:szCs w:val="18"/>
              </w:rPr>
              <w:t>06</w:t>
            </w:r>
            <w:r>
              <w:rPr>
                <w:rFonts w:asciiTheme="minorHAnsi" w:hAnsiTheme="minorHAnsi" w:cstheme="minorHAnsi"/>
                <w:sz w:val="18"/>
                <w:szCs w:val="18"/>
              </w:rPr>
              <w:t>) = Balanced, Balanced – ERV or Balanced - HRV, then value =</w:t>
            </w:r>
            <w:r>
              <w:rPr>
                <w:rFonts w:asciiTheme="minorHAnsi" w:hAnsiTheme="minorHAnsi"/>
                <w:sz w:val="18"/>
                <w:szCs w:val="18"/>
              </w:rPr>
              <w:t xml:space="preserve"> ‘</w:t>
            </w: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w:t>
            </w:r>
            <w:r>
              <w:rPr>
                <w:rFonts w:asciiTheme="minorHAnsi" w:hAnsiTheme="minorHAnsi"/>
                <w:sz w:val="18"/>
                <w:szCs w:val="18"/>
              </w:rPr>
              <w:t>” (</w:t>
            </w:r>
            <w:r w:rsidR="00FC6E8F">
              <w:rPr>
                <w:rFonts w:asciiTheme="minorHAnsi" w:hAnsiTheme="minorHAnsi"/>
                <w:sz w:val="18"/>
                <w:szCs w:val="18"/>
              </w:rPr>
              <w:t>C</w:t>
            </w:r>
            <w:r>
              <w:rPr>
                <w:rFonts w:asciiTheme="minorHAnsi" w:hAnsiTheme="minorHAnsi"/>
                <w:sz w:val="18"/>
                <w:szCs w:val="18"/>
              </w:rPr>
              <w:t>01) – [1*(“Effective Annual Average Infiltration Rate” (</w:t>
            </w:r>
            <w:r w:rsidR="00FC6E8F">
              <w:rPr>
                <w:rFonts w:asciiTheme="minorHAnsi" w:hAnsiTheme="minorHAnsi"/>
                <w:sz w:val="18"/>
                <w:szCs w:val="18"/>
              </w:rPr>
              <w:t>C</w:t>
            </w:r>
            <w:proofErr w:type="gramStart"/>
            <w:r>
              <w:rPr>
                <w:rFonts w:asciiTheme="minorHAnsi" w:hAnsiTheme="minorHAnsi"/>
                <w:sz w:val="18"/>
                <w:szCs w:val="18"/>
              </w:rPr>
              <w:t>03)*</w:t>
            </w:r>
            <w:proofErr w:type="gramEnd"/>
            <w:r>
              <w:rPr>
                <w:rFonts w:asciiTheme="minorHAnsi" w:hAnsiTheme="minorHAnsi"/>
                <w:sz w:val="18"/>
                <w:szCs w:val="18"/>
              </w:rPr>
              <w:t>1)];</w:t>
            </w:r>
          </w:p>
          <w:p w14:paraId="0435B73C" w14:textId="291284A8" w:rsidR="00F51F71" w:rsidRDefault="00A44C1C" w:rsidP="003A7CD3">
            <w:pPr>
              <w:keepNext/>
              <w:rPr>
                <w:rFonts w:asciiTheme="minorHAnsi" w:hAnsiTheme="minorHAnsi"/>
                <w:sz w:val="18"/>
                <w:szCs w:val="18"/>
              </w:rPr>
            </w:pPr>
            <w:r>
              <w:rPr>
                <w:rFonts w:asciiTheme="minorHAnsi" w:hAnsiTheme="minorHAnsi"/>
                <w:sz w:val="18"/>
                <w:szCs w:val="18"/>
              </w:rPr>
              <w:t>E</w:t>
            </w:r>
            <w:r w:rsidR="00F51F71">
              <w:rPr>
                <w:rFonts w:asciiTheme="minorHAnsi" w:hAnsiTheme="minorHAnsi"/>
                <w:sz w:val="18"/>
                <w:szCs w:val="18"/>
              </w:rPr>
              <w:t>lse if “</w:t>
            </w:r>
            <w:r w:rsidR="00F51F71" w:rsidRPr="007A5D38">
              <w:rPr>
                <w:rFonts w:asciiTheme="minorHAnsi" w:hAnsiTheme="minorHAnsi" w:cstheme="minorHAnsi"/>
                <w:sz w:val="18"/>
                <w:szCs w:val="18"/>
              </w:rPr>
              <w:t>Building Type</w:t>
            </w:r>
            <w:r w:rsidR="00F51F71">
              <w:rPr>
                <w:rFonts w:asciiTheme="minorHAnsi" w:hAnsiTheme="minorHAnsi" w:cstheme="minorHAnsi"/>
                <w:sz w:val="18"/>
                <w:szCs w:val="18"/>
              </w:rPr>
              <w:t>” (A02) = Single Family Attached and</w:t>
            </w:r>
            <w:r w:rsidR="00F51F71">
              <w:rPr>
                <w:rFonts w:asciiTheme="minorHAnsi" w:hAnsiTheme="minorHAnsi"/>
                <w:sz w:val="18"/>
                <w:szCs w:val="18"/>
              </w:rPr>
              <w:t xml:space="preserve"> “</w:t>
            </w:r>
            <w:r w:rsidR="00F51F71" w:rsidRPr="007A5D38">
              <w:rPr>
                <w:rFonts w:asciiTheme="minorHAnsi" w:hAnsiTheme="minorHAnsi" w:cstheme="minorHAnsi"/>
                <w:sz w:val="18"/>
                <w:szCs w:val="18"/>
              </w:rPr>
              <w:t>Ventilation System Type</w:t>
            </w:r>
            <w:r w:rsidR="00F51F71">
              <w:rPr>
                <w:rFonts w:asciiTheme="minorHAnsi" w:hAnsiTheme="minorHAnsi" w:cstheme="minorHAnsi"/>
                <w:sz w:val="18"/>
                <w:szCs w:val="18"/>
              </w:rPr>
              <w:t>” (A</w:t>
            </w:r>
            <w:r w:rsidR="008002F8">
              <w:rPr>
                <w:rFonts w:asciiTheme="minorHAnsi" w:hAnsiTheme="minorHAnsi" w:cstheme="minorHAnsi"/>
                <w:sz w:val="18"/>
                <w:szCs w:val="18"/>
              </w:rPr>
              <w:t>06</w:t>
            </w:r>
            <w:r w:rsidR="00F51F71">
              <w:rPr>
                <w:rFonts w:asciiTheme="minorHAnsi" w:hAnsiTheme="minorHAnsi" w:cstheme="minorHAnsi"/>
                <w:sz w:val="18"/>
                <w:szCs w:val="18"/>
              </w:rPr>
              <w:t>) = Balanced, Balanced – ERV or Balanced - HRV, then value =</w:t>
            </w:r>
            <w:r w:rsidR="00F51F71">
              <w:rPr>
                <w:rFonts w:asciiTheme="minorHAnsi" w:hAnsiTheme="minorHAnsi"/>
                <w:sz w:val="18"/>
                <w:szCs w:val="18"/>
              </w:rPr>
              <w:t xml:space="preserve"> ‘</w:t>
            </w:r>
            <w:r w:rsidR="00F51F71" w:rsidRPr="00CB00C9">
              <w:rPr>
                <w:rFonts w:asciiTheme="minorHAnsi" w:hAnsiTheme="minorHAnsi"/>
                <w:sz w:val="18"/>
                <w:szCs w:val="18"/>
              </w:rPr>
              <w:t xml:space="preserve">Total </w:t>
            </w:r>
            <w:r w:rsidR="00F51F71">
              <w:rPr>
                <w:rFonts w:asciiTheme="minorHAnsi" w:hAnsiTheme="minorHAnsi"/>
                <w:sz w:val="18"/>
                <w:szCs w:val="18"/>
              </w:rPr>
              <w:t xml:space="preserve">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 – {1*[“Effective Annual Average Infiltration Rate” (</w:t>
            </w:r>
            <w:r w:rsidR="00FC6E8F">
              <w:rPr>
                <w:rFonts w:asciiTheme="minorHAnsi" w:hAnsiTheme="minorHAnsi"/>
                <w:sz w:val="18"/>
                <w:szCs w:val="18"/>
              </w:rPr>
              <w:t>C</w:t>
            </w:r>
            <w:r w:rsidR="00F51F71">
              <w:rPr>
                <w:rFonts w:asciiTheme="minorHAnsi" w:hAnsiTheme="minorHAnsi"/>
                <w:sz w:val="18"/>
                <w:szCs w:val="18"/>
              </w:rPr>
              <w:t xml:space="preserve">03) * </w:t>
            </w:r>
            <w:proofErr w:type="gramStart"/>
            <w:r w:rsidR="00F51F71">
              <w:rPr>
                <w:rFonts w:asciiTheme="minorHAnsi" w:hAnsiTheme="minorHAnsi"/>
                <w:sz w:val="18"/>
                <w:szCs w:val="18"/>
              </w:rPr>
              <w:t>(”Unshared</w:t>
            </w:r>
            <w:proofErr w:type="gramEnd"/>
            <w:r w:rsidR="00F51F71">
              <w:rPr>
                <w:rFonts w:asciiTheme="minorHAnsi" w:hAnsiTheme="minorHAnsi"/>
                <w:sz w:val="18"/>
                <w:szCs w:val="18"/>
              </w:rPr>
              <w:t xml:space="preserve"> Exterior Envelope Surface Area” (</w:t>
            </w:r>
            <w:r w:rsidR="00FC6E8F">
              <w:rPr>
                <w:rFonts w:asciiTheme="minorHAnsi" w:hAnsiTheme="minorHAnsi"/>
                <w:sz w:val="18"/>
                <w:szCs w:val="18"/>
              </w:rPr>
              <w:t>C</w:t>
            </w:r>
            <w:r w:rsidR="00F51F71">
              <w:rPr>
                <w:rFonts w:asciiTheme="minorHAnsi" w:hAnsiTheme="minorHAnsi"/>
                <w:sz w:val="18"/>
                <w:szCs w:val="18"/>
              </w:rPr>
              <w:t>0</w:t>
            </w:r>
            <w:r w:rsidR="00752BAF">
              <w:rPr>
                <w:rFonts w:asciiTheme="minorHAnsi" w:hAnsiTheme="minorHAnsi"/>
                <w:sz w:val="18"/>
                <w:szCs w:val="18"/>
              </w:rPr>
              <w:t>5</w:t>
            </w:r>
            <w:r w:rsidR="00F51F71">
              <w:rPr>
                <w:rFonts w:asciiTheme="minorHAnsi" w:hAnsiTheme="minorHAnsi"/>
                <w:sz w:val="18"/>
                <w:szCs w:val="18"/>
              </w:rPr>
              <w:t>)/”Total Exterior Envelope Surface Area” (</w:t>
            </w:r>
            <w:r w:rsidR="00FC6E8F">
              <w:rPr>
                <w:rFonts w:asciiTheme="minorHAnsi" w:hAnsiTheme="minorHAnsi"/>
                <w:sz w:val="18"/>
                <w:szCs w:val="18"/>
              </w:rPr>
              <w:t>C</w:t>
            </w:r>
            <w:r w:rsidR="00F51F71">
              <w:rPr>
                <w:rFonts w:asciiTheme="minorHAnsi" w:hAnsiTheme="minorHAnsi"/>
                <w:sz w:val="18"/>
                <w:szCs w:val="18"/>
              </w:rPr>
              <w:t>0</w:t>
            </w:r>
            <w:r w:rsidR="00752BAF">
              <w:rPr>
                <w:rFonts w:asciiTheme="minorHAnsi" w:hAnsiTheme="minorHAnsi"/>
                <w:sz w:val="18"/>
                <w:szCs w:val="18"/>
              </w:rPr>
              <w:t>4</w:t>
            </w:r>
            <w:r w:rsidR="00F51F71">
              <w:rPr>
                <w:rFonts w:asciiTheme="minorHAnsi" w:hAnsiTheme="minorHAnsi"/>
                <w:sz w:val="18"/>
                <w:szCs w:val="18"/>
              </w:rPr>
              <w:t>))]};</w:t>
            </w:r>
          </w:p>
          <w:p w14:paraId="0435B73E" w14:textId="4677E54A" w:rsidR="00F51F71" w:rsidRDefault="00A44C1C" w:rsidP="003A7CD3">
            <w:pPr>
              <w:keepNext/>
              <w:jc w:val="both"/>
              <w:rPr>
                <w:rFonts w:asciiTheme="minorHAnsi" w:hAnsiTheme="minorHAnsi"/>
                <w:sz w:val="18"/>
                <w:szCs w:val="18"/>
              </w:rPr>
            </w:pPr>
            <w:r>
              <w:rPr>
                <w:rFonts w:asciiTheme="minorHAnsi" w:hAnsiTheme="minorHAnsi"/>
                <w:sz w:val="18"/>
                <w:szCs w:val="18"/>
              </w:rPr>
              <w:t>E</w:t>
            </w:r>
            <w:r w:rsidR="00F51F71">
              <w:rPr>
                <w:rFonts w:asciiTheme="minorHAnsi" w:hAnsiTheme="minorHAnsi"/>
                <w:sz w:val="18"/>
                <w:szCs w:val="18"/>
              </w:rPr>
              <w:t>lse if “</w:t>
            </w:r>
            <w:r w:rsidR="00F51F71" w:rsidRPr="007A5D38">
              <w:rPr>
                <w:rFonts w:asciiTheme="minorHAnsi" w:hAnsiTheme="minorHAnsi" w:cstheme="minorHAnsi"/>
                <w:sz w:val="18"/>
                <w:szCs w:val="18"/>
              </w:rPr>
              <w:t>Building Type</w:t>
            </w:r>
            <w:r w:rsidR="00F51F71">
              <w:rPr>
                <w:rFonts w:asciiTheme="minorHAnsi" w:hAnsiTheme="minorHAnsi" w:cstheme="minorHAnsi"/>
                <w:sz w:val="18"/>
                <w:szCs w:val="18"/>
              </w:rPr>
              <w:t>” (A02) = Single Family Detached and</w:t>
            </w:r>
            <w:r w:rsidR="00F51F71">
              <w:rPr>
                <w:rFonts w:asciiTheme="minorHAnsi" w:hAnsiTheme="minorHAnsi"/>
                <w:sz w:val="18"/>
                <w:szCs w:val="18"/>
              </w:rPr>
              <w:t xml:space="preserve"> “</w:t>
            </w:r>
            <w:r w:rsidR="00F51F71" w:rsidRPr="007A5D38">
              <w:rPr>
                <w:rFonts w:asciiTheme="minorHAnsi" w:hAnsiTheme="minorHAnsi" w:cstheme="minorHAnsi"/>
                <w:sz w:val="18"/>
                <w:szCs w:val="18"/>
              </w:rPr>
              <w:t>Ventilation System Type</w:t>
            </w:r>
            <w:r w:rsidR="00F51F71">
              <w:rPr>
                <w:rFonts w:asciiTheme="minorHAnsi" w:hAnsiTheme="minorHAnsi" w:cstheme="minorHAnsi"/>
                <w:sz w:val="18"/>
                <w:szCs w:val="18"/>
              </w:rPr>
              <w:t>” (A</w:t>
            </w:r>
            <w:r w:rsidR="008002F8">
              <w:rPr>
                <w:rFonts w:asciiTheme="minorHAnsi" w:hAnsiTheme="minorHAnsi" w:cstheme="minorHAnsi"/>
                <w:sz w:val="18"/>
                <w:szCs w:val="18"/>
              </w:rPr>
              <w:t>06</w:t>
            </w:r>
            <w:r w:rsidR="00F51F71">
              <w:rPr>
                <w:rFonts w:asciiTheme="minorHAnsi" w:hAnsiTheme="minorHAnsi" w:cstheme="minorHAnsi"/>
                <w:sz w:val="18"/>
                <w:szCs w:val="18"/>
              </w:rPr>
              <w:t>) = Supply, Exhaust, or Central Fan Integrated, then value =</w:t>
            </w:r>
            <w:r w:rsidR="00F51F71">
              <w:rPr>
                <w:rFonts w:asciiTheme="minorHAnsi" w:hAnsiTheme="minorHAnsi"/>
                <w:sz w:val="18"/>
                <w:szCs w:val="18"/>
              </w:rPr>
              <w:t xml:space="preserve"> ‘</w:t>
            </w:r>
            <w:r w:rsidR="00F51F71" w:rsidRPr="00CB00C9">
              <w:rPr>
                <w:rFonts w:asciiTheme="minorHAnsi" w:hAnsiTheme="minorHAnsi"/>
                <w:sz w:val="18"/>
                <w:szCs w:val="18"/>
              </w:rPr>
              <w:t xml:space="preserve">Total </w:t>
            </w:r>
            <w:r w:rsidR="00F51F71">
              <w:rPr>
                <w:rFonts w:asciiTheme="minorHAnsi" w:hAnsiTheme="minorHAnsi"/>
                <w:sz w:val="18"/>
                <w:szCs w:val="18"/>
              </w:rPr>
              <w:t xml:space="preserve">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 – [(Effective Annual Average Infiltration Rate (</w:t>
            </w:r>
            <w:r w:rsidR="00FC6E8F">
              <w:rPr>
                <w:rFonts w:asciiTheme="minorHAnsi" w:hAnsiTheme="minorHAnsi"/>
                <w:sz w:val="18"/>
                <w:szCs w:val="18"/>
              </w:rPr>
              <w:t>C</w:t>
            </w:r>
            <w:r w:rsidR="00F51F71">
              <w:rPr>
                <w:rFonts w:asciiTheme="minorHAnsi" w:hAnsiTheme="minorHAnsi"/>
                <w:sz w:val="18"/>
                <w:szCs w:val="18"/>
              </w:rPr>
              <w:t>03)</w:t>
            </w:r>
            <w:proofErr w:type="gramStart"/>
            <w:r w:rsidR="00F51F71">
              <w:rPr>
                <w:rFonts w:asciiTheme="minorHAnsi" w:hAnsiTheme="minorHAnsi"/>
                <w:sz w:val="18"/>
                <w:szCs w:val="18"/>
              </w:rPr>
              <w:t>/”T</w:t>
            </w:r>
            <w:r w:rsidR="00F51F71" w:rsidRPr="00CB00C9">
              <w:rPr>
                <w:rFonts w:asciiTheme="minorHAnsi" w:hAnsiTheme="minorHAnsi"/>
                <w:sz w:val="18"/>
                <w:szCs w:val="18"/>
              </w:rPr>
              <w:t>otal</w:t>
            </w:r>
            <w:proofErr w:type="gramEnd"/>
            <w:r w:rsidR="00F51F71">
              <w:rPr>
                <w:rFonts w:asciiTheme="minorHAnsi" w:hAnsiTheme="minorHAnsi"/>
                <w:sz w:val="18"/>
                <w:szCs w:val="18"/>
              </w:rPr>
              <w:t xml:space="preserve"> 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01))*(“Effective Annual Average Infiltration Rate” (</w:t>
            </w:r>
            <w:r w:rsidR="00FC6E8F">
              <w:rPr>
                <w:rFonts w:asciiTheme="minorHAnsi" w:hAnsiTheme="minorHAnsi"/>
                <w:sz w:val="18"/>
                <w:szCs w:val="18"/>
              </w:rPr>
              <w:t>C</w:t>
            </w:r>
            <w:r w:rsidR="00F51F71">
              <w:rPr>
                <w:rFonts w:asciiTheme="minorHAnsi" w:hAnsiTheme="minorHAnsi"/>
                <w:sz w:val="18"/>
                <w:szCs w:val="18"/>
              </w:rPr>
              <w:t>03)*1)];</w:t>
            </w:r>
          </w:p>
          <w:p w14:paraId="0435B740" w14:textId="00A433EF" w:rsidR="00DF62BF" w:rsidRDefault="00A44C1C" w:rsidP="00380356">
            <w:pPr>
              <w:keepNext/>
              <w:rPr>
                <w:rFonts w:asciiTheme="minorHAnsi" w:hAnsiTheme="minorHAnsi"/>
                <w:sz w:val="18"/>
                <w:szCs w:val="18"/>
              </w:rPr>
            </w:pPr>
            <w:r>
              <w:rPr>
                <w:rFonts w:asciiTheme="minorHAnsi" w:hAnsiTheme="minorHAnsi"/>
                <w:sz w:val="18"/>
                <w:szCs w:val="18"/>
              </w:rPr>
              <w:t>E</w:t>
            </w:r>
            <w:r w:rsidR="00F51F71">
              <w:rPr>
                <w:rFonts w:asciiTheme="minorHAnsi" w:hAnsiTheme="minorHAnsi"/>
                <w:sz w:val="18"/>
                <w:szCs w:val="18"/>
              </w:rPr>
              <w:t>lse if “</w:t>
            </w:r>
            <w:r w:rsidR="00F51F71" w:rsidRPr="007A5D38">
              <w:rPr>
                <w:rFonts w:asciiTheme="minorHAnsi" w:hAnsiTheme="minorHAnsi" w:cstheme="minorHAnsi"/>
                <w:sz w:val="18"/>
                <w:szCs w:val="18"/>
              </w:rPr>
              <w:t>Building Type</w:t>
            </w:r>
            <w:r w:rsidR="00F51F71">
              <w:rPr>
                <w:rFonts w:asciiTheme="minorHAnsi" w:hAnsiTheme="minorHAnsi" w:cstheme="minorHAnsi"/>
                <w:sz w:val="18"/>
                <w:szCs w:val="18"/>
              </w:rPr>
              <w:t>” (A02) = Single Family Attached and</w:t>
            </w:r>
            <w:r w:rsidR="00F51F71">
              <w:rPr>
                <w:rFonts w:asciiTheme="minorHAnsi" w:hAnsiTheme="minorHAnsi"/>
                <w:sz w:val="18"/>
                <w:szCs w:val="18"/>
              </w:rPr>
              <w:t xml:space="preserve"> “</w:t>
            </w:r>
            <w:r w:rsidR="00F51F71" w:rsidRPr="007A5D38">
              <w:rPr>
                <w:rFonts w:asciiTheme="minorHAnsi" w:hAnsiTheme="minorHAnsi" w:cstheme="minorHAnsi"/>
                <w:sz w:val="18"/>
                <w:szCs w:val="18"/>
              </w:rPr>
              <w:t>Ventilation System Type</w:t>
            </w:r>
            <w:r w:rsidR="00F51F71">
              <w:rPr>
                <w:rFonts w:asciiTheme="minorHAnsi" w:hAnsiTheme="minorHAnsi" w:cstheme="minorHAnsi"/>
                <w:sz w:val="18"/>
                <w:szCs w:val="18"/>
              </w:rPr>
              <w:t>” (A</w:t>
            </w:r>
            <w:r w:rsidR="008002F8">
              <w:rPr>
                <w:rFonts w:asciiTheme="minorHAnsi" w:hAnsiTheme="minorHAnsi" w:cstheme="minorHAnsi"/>
                <w:sz w:val="18"/>
                <w:szCs w:val="18"/>
              </w:rPr>
              <w:t>06</w:t>
            </w:r>
            <w:r w:rsidR="00F51F71">
              <w:rPr>
                <w:rFonts w:asciiTheme="minorHAnsi" w:hAnsiTheme="minorHAnsi" w:cstheme="minorHAnsi"/>
                <w:sz w:val="18"/>
                <w:szCs w:val="18"/>
              </w:rPr>
              <w:t>) = Supply, Exhaust, or Central Fan Integrated, then value =</w:t>
            </w:r>
            <w:r w:rsidR="00F51F71">
              <w:rPr>
                <w:rFonts w:asciiTheme="minorHAnsi" w:hAnsiTheme="minorHAnsi"/>
                <w:sz w:val="18"/>
                <w:szCs w:val="18"/>
              </w:rPr>
              <w:t xml:space="preserve"> ‘</w:t>
            </w:r>
            <w:r w:rsidR="00F51F71" w:rsidRPr="00CB00C9">
              <w:rPr>
                <w:rFonts w:asciiTheme="minorHAnsi" w:hAnsiTheme="minorHAnsi"/>
                <w:sz w:val="18"/>
                <w:szCs w:val="18"/>
              </w:rPr>
              <w:t xml:space="preserve">Total </w:t>
            </w:r>
            <w:r w:rsidR="00F51F71">
              <w:rPr>
                <w:rFonts w:asciiTheme="minorHAnsi" w:hAnsiTheme="minorHAnsi"/>
                <w:sz w:val="18"/>
                <w:szCs w:val="18"/>
              </w:rPr>
              <w:t xml:space="preserve">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 – {(Effective Annual Average Infiltration Rate (</w:t>
            </w:r>
            <w:r w:rsidR="00FC6E8F">
              <w:rPr>
                <w:rFonts w:asciiTheme="minorHAnsi" w:hAnsiTheme="minorHAnsi"/>
                <w:sz w:val="18"/>
                <w:szCs w:val="18"/>
              </w:rPr>
              <w:t>C</w:t>
            </w:r>
            <w:r w:rsidR="00F51F71">
              <w:rPr>
                <w:rFonts w:asciiTheme="minorHAnsi" w:hAnsiTheme="minorHAnsi"/>
                <w:sz w:val="18"/>
                <w:szCs w:val="18"/>
              </w:rPr>
              <w:t>03)</w:t>
            </w:r>
            <w:proofErr w:type="gramStart"/>
            <w:r w:rsidR="00F51F71">
              <w:rPr>
                <w:rFonts w:asciiTheme="minorHAnsi" w:hAnsiTheme="minorHAnsi"/>
                <w:sz w:val="18"/>
                <w:szCs w:val="18"/>
              </w:rPr>
              <w:t>/”T</w:t>
            </w:r>
            <w:r w:rsidR="00F51F71" w:rsidRPr="00CB00C9">
              <w:rPr>
                <w:rFonts w:asciiTheme="minorHAnsi" w:hAnsiTheme="minorHAnsi"/>
                <w:sz w:val="18"/>
                <w:szCs w:val="18"/>
              </w:rPr>
              <w:t>otal</w:t>
            </w:r>
            <w:proofErr w:type="gramEnd"/>
            <w:r w:rsidR="00F51F71">
              <w:rPr>
                <w:rFonts w:asciiTheme="minorHAnsi" w:hAnsiTheme="minorHAnsi"/>
                <w:sz w:val="18"/>
                <w:szCs w:val="18"/>
              </w:rPr>
              <w:t xml:space="preserve"> 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01))*[“Effective Annual Average Infiltration Rate” (</w:t>
            </w:r>
            <w:r w:rsidR="00FC6E8F">
              <w:rPr>
                <w:rFonts w:asciiTheme="minorHAnsi" w:hAnsiTheme="minorHAnsi"/>
                <w:sz w:val="18"/>
                <w:szCs w:val="18"/>
              </w:rPr>
              <w:t>C</w:t>
            </w:r>
            <w:r w:rsidR="00F51F71">
              <w:rPr>
                <w:rFonts w:asciiTheme="minorHAnsi" w:hAnsiTheme="minorHAnsi"/>
                <w:sz w:val="18"/>
                <w:szCs w:val="18"/>
              </w:rPr>
              <w:t>03) * (”Unshared Exterior Envelope Surface Area” (</w:t>
            </w:r>
            <w:r w:rsidR="00FC6E8F">
              <w:rPr>
                <w:rFonts w:asciiTheme="minorHAnsi" w:hAnsiTheme="minorHAnsi"/>
                <w:sz w:val="18"/>
                <w:szCs w:val="18"/>
              </w:rPr>
              <w:t>C</w:t>
            </w:r>
            <w:r w:rsidR="00F51F71">
              <w:rPr>
                <w:rFonts w:asciiTheme="minorHAnsi" w:hAnsiTheme="minorHAnsi"/>
                <w:sz w:val="18"/>
                <w:szCs w:val="18"/>
              </w:rPr>
              <w:t>0</w:t>
            </w:r>
            <w:r w:rsidR="00380356">
              <w:rPr>
                <w:rFonts w:asciiTheme="minorHAnsi" w:hAnsiTheme="minorHAnsi"/>
                <w:sz w:val="18"/>
                <w:szCs w:val="18"/>
              </w:rPr>
              <w:t>5</w:t>
            </w:r>
            <w:r w:rsidR="00F51F71">
              <w:rPr>
                <w:rFonts w:asciiTheme="minorHAnsi" w:hAnsiTheme="minorHAnsi"/>
                <w:sz w:val="18"/>
                <w:szCs w:val="18"/>
              </w:rPr>
              <w:t>)/”Total Exterior Envelope Surface Area” (</w:t>
            </w:r>
            <w:r w:rsidR="00FC6E8F">
              <w:rPr>
                <w:rFonts w:asciiTheme="minorHAnsi" w:hAnsiTheme="minorHAnsi"/>
                <w:sz w:val="18"/>
                <w:szCs w:val="18"/>
              </w:rPr>
              <w:t>C</w:t>
            </w:r>
            <w:r w:rsidR="00F51F71">
              <w:rPr>
                <w:rFonts w:asciiTheme="minorHAnsi" w:hAnsiTheme="minorHAnsi"/>
                <w:sz w:val="18"/>
                <w:szCs w:val="18"/>
              </w:rPr>
              <w:t>0</w:t>
            </w:r>
            <w:r w:rsidR="00FC6E8F">
              <w:rPr>
                <w:rFonts w:asciiTheme="minorHAnsi" w:hAnsiTheme="minorHAnsi"/>
                <w:sz w:val="18"/>
                <w:szCs w:val="18"/>
              </w:rPr>
              <w:t>4</w:t>
            </w:r>
            <w:r w:rsidR="00F51F71">
              <w:rPr>
                <w:rFonts w:asciiTheme="minorHAnsi" w:hAnsiTheme="minorHAnsi"/>
                <w:sz w:val="18"/>
                <w:szCs w:val="18"/>
              </w:rPr>
              <w:t>))]}&gt;&gt;</w:t>
            </w:r>
          </w:p>
        </w:tc>
      </w:tr>
    </w:tbl>
    <w:p w14:paraId="0435B743" w14:textId="77777777" w:rsidR="00A947A7" w:rsidRDefault="00A947A7">
      <w:r>
        <w:br w:type="page"/>
      </w:r>
    </w:p>
    <w:tbl>
      <w:tblPr>
        <w:tblStyle w:val="TableGrid"/>
        <w:tblW w:w="11015" w:type="dxa"/>
        <w:tblLook w:val="04A0" w:firstRow="1" w:lastRow="0" w:firstColumn="1" w:lastColumn="0" w:noHBand="0" w:noVBand="1"/>
      </w:tblPr>
      <w:tblGrid>
        <w:gridCol w:w="2203"/>
        <w:gridCol w:w="2203"/>
        <w:gridCol w:w="2203"/>
        <w:gridCol w:w="2203"/>
        <w:gridCol w:w="2203"/>
      </w:tblGrid>
      <w:tr w:rsidR="00DE0501" w14:paraId="0435B746" w14:textId="77777777" w:rsidTr="003A7CD3">
        <w:tc>
          <w:tcPr>
            <w:tcW w:w="11015" w:type="dxa"/>
            <w:gridSpan w:val="5"/>
          </w:tcPr>
          <w:p w14:paraId="0435B744" w14:textId="6CC35AF6" w:rsidR="00DE0501" w:rsidRPr="0029047D" w:rsidRDefault="008002F8" w:rsidP="003A7CD3">
            <w:pPr>
              <w:keepNext/>
              <w:rPr>
                <w:rFonts w:asciiTheme="minorHAnsi" w:hAnsiTheme="minorHAnsi"/>
                <w:b/>
                <w:szCs w:val="18"/>
              </w:rPr>
            </w:pPr>
            <w:r>
              <w:rPr>
                <w:rFonts w:asciiTheme="minorHAnsi" w:hAnsiTheme="minorHAnsi"/>
                <w:b/>
                <w:szCs w:val="18"/>
              </w:rPr>
              <w:lastRenderedPageBreak/>
              <w:t>D</w:t>
            </w:r>
            <w:r w:rsidR="00DE0501" w:rsidRPr="0029047D">
              <w:rPr>
                <w:rFonts w:asciiTheme="minorHAnsi" w:hAnsiTheme="minorHAnsi"/>
                <w:b/>
                <w:szCs w:val="18"/>
              </w:rPr>
              <w:t xml:space="preserve">. </w:t>
            </w:r>
            <w:r w:rsidR="00DE0501">
              <w:rPr>
                <w:rFonts w:asciiTheme="minorHAnsi" w:hAnsiTheme="minorHAnsi"/>
                <w:b/>
                <w:szCs w:val="18"/>
              </w:rPr>
              <w:t xml:space="preserve">Installed </w:t>
            </w:r>
            <w:r w:rsidR="00DE0501" w:rsidRPr="0029047D">
              <w:rPr>
                <w:rFonts w:asciiTheme="minorHAnsi" w:hAnsiTheme="minorHAnsi"/>
                <w:b/>
                <w:szCs w:val="18"/>
              </w:rPr>
              <w:t>Ventilation - Total Ventilation Rate</w:t>
            </w:r>
          </w:p>
          <w:p w14:paraId="0435B745" w14:textId="77777777" w:rsidR="00DE0501" w:rsidRDefault="00DE0501" w:rsidP="003A7CD3">
            <w:pPr>
              <w:keepNext/>
              <w:rPr>
                <w:rFonts w:asciiTheme="minorHAnsi" w:hAnsiTheme="minorHAnsi"/>
                <w:szCs w:val="18"/>
              </w:rPr>
            </w:pPr>
            <w:r w:rsidRPr="00CB00C9">
              <w:rPr>
                <w:rFonts w:asciiTheme="minorHAnsi" w:hAnsiTheme="minorHAnsi"/>
                <w:sz w:val="18"/>
                <w:szCs w:val="18"/>
              </w:rPr>
              <w:t xml:space="preserve">A mechanical supply system, exhaust system, or combination thereof shall provide whole-building ventilation with outdoor air each hour at no less than the rate in </w:t>
            </w:r>
            <w:r>
              <w:rPr>
                <w:rFonts w:asciiTheme="minorHAnsi" w:hAnsiTheme="minorHAnsi"/>
                <w:sz w:val="18"/>
                <w:szCs w:val="18"/>
              </w:rPr>
              <w:t>150.0(o)1Ci</w:t>
            </w:r>
          </w:p>
        </w:tc>
      </w:tr>
      <w:tr w:rsidR="00DE0501" w14:paraId="0435B74C" w14:textId="77777777" w:rsidTr="003A7CD3">
        <w:tc>
          <w:tcPr>
            <w:tcW w:w="2203" w:type="dxa"/>
            <w:vAlign w:val="center"/>
          </w:tcPr>
          <w:p w14:paraId="0435B747"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01</w:t>
            </w:r>
          </w:p>
        </w:tc>
        <w:tc>
          <w:tcPr>
            <w:tcW w:w="2203" w:type="dxa"/>
            <w:vAlign w:val="center"/>
          </w:tcPr>
          <w:p w14:paraId="0435B748" w14:textId="77777777" w:rsidR="00DE0501" w:rsidRPr="00607053" w:rsidRDefault="00DE0501" w:rsidP="003A7CD3">
            <w:pPr>
              <w:jc w:val="center"/>
              <w:rPr>
                <w:rFonts w:asciiTheme="minorHAnsi" w:hAnsiTheme="minorHAnsi"/>
                <w:sz w:val="18"/>
                <w:szCs w:val="18"/>
              </w:rPr>
            </w:pPr>
            <w:r w:rsidRPr="00607053">
              <w:rPr>
                <w:rFonts w:asciiTheme="minorHAnsi" w:hAnsiTheme="minorHAnsi"/>
                <w:sz w:val="18"/>
                <w:szCs w:val="18"/>
              </w:rPr>
              <w:t>02</w:t>
            </w:r>
          </w:p>
        </w:tc>
        <w:tc>
          <w:tcPr>
            <w:tcW w:w="2203" w:type="dxa"/>
            <w:vAlign w:val="center"/>
          </w:tcPr>
          <w:p w14:paraId="0435B749" w14:textId="77777777" w:rsidR="00DE0501" w:rsidRPr="00607053" w:rsidRDefault="00DE0501" w:rsidP="003A7CD3">
            <w:pPr>
              <w:jc w:val="center"/>
              <w:rPr>
                <w:rFonts w:asciiTheme="minorHAnsi" w:hAnsiTheme="minorHAnsi"/>
                <w:sz w:val="18"/>
                <w:szCs w:val="18"/>
              </w:rPr>
            </w:pPr>
            <w:r w:rsidRPr="00607053">
              <w:rPr>
                <w:rFonts w:asciiTheme="minorHAnsi" w:hAnsiTheme="minorHAnsi"/>
                <w:sz w:val="18"/>
                <w:szCs w:val="18"/>
              </w:rPr>
              <w:t>03</w:t>
            </w:r>
          </w:p>
        </w:tc>
        <w:tc>
          <w:tcPr>
            <w:tcW w:w="2203" w:type="dxa"/>
            <w:vAlign w:val="center"/>
          </w:tcPr>
          <w:p w14:paraId="0435B74A" w14:textId="77777777" w:rsidR="00DE0501" w:rsidRPr="00607053" w:rsidRDefault="00DE0501" w:rsidP="003A7CD3">
            <w:pPr>
              <w:jc w:val="center"/>
              <w:rPr>
                <w:rFonts w:asciiTheme="minorHAnsi" w:hAnsiTheme="minorHAnsi"/>
                <w:sz w:val="18"/>
                <w:szCs w:val="18"/>
              </w:rPr>
            </w:pPr>
            <w:r w:rsidRPr="00607053">
              <w:rPr>
                <w:rFonts w:asciiTheme="minorHAnsi" w:hAnsiTheme="minorHAnsi"/>
                <w:sz w:val="18"/>
                <w:szCs w:val="18"/>
              </w:rPr>
              <w:t>04</w:t>
            </w:r>
          </w:p>
        </w:tc>
        <w:tc>
          <w:tcPr>
            <w:tcW w:w="2203" w:type="dxa"/>
            <w:vAlign w:val="center"/>
          </w:tcPr>
          <w:p w14:paraId="0435B74B" w14:textId="77777777" w:rsidR="00DE0501" w:rsidRPr="00741660" w:rsidRDefault="00DE0501" w:rsidP="003A7CD3">
            <w:pPr>
              <w:jc w:val="center"/>
              <w:rPr>
                <w:rFonts w:asciiTheme="minorHAnsi" w:hAnsiTheme="minorHAnsi"/>
                <w:sz w:val="18"/>
                <w:szCs w:val="18"/>
              </w:rPr>
            </w:pPr>
            <w:r w:rsidRPr="00741660">
              <w:rPr>
                <w:rFonts w:asciiTheme="minorHAnsi" w:hAnsiTheme="minorHAnsi"/>
                <w:sz w:val="18"/>
                <w:szCs w:val="18"/>
              </w:rPr>
              <w:t>05</w:t>
            </w:r>
          </w:p>
        </w:tc>
      </w:tr>
      <w:tr w:rsidR="00DE0501" w14:paraId="0435B752" w14:textId="77777777" w:rsidTr="003A7CD3">
        <w:tc>
          <w:tcPr>
            <w:tcW w:w="2203" w:type="dxa"/>
            <w:vAlign w:val="bottom"/>
          </w:tcPr>
          <w:p w14:paraId="0435B74D"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Fan Name</w:t>
            </w:r>
          </w:p>
        </w:tc>
        <w:tc>
          <w:tcPr>
            <w:tcW w:w="2203" w:type="dxa"/>
            <w:vAlign w:val="bottom"/>
          </w:tcPr>
          <w:p w14:paraId="0435B74E"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Fan Location</w:t>
            </w:r>
          </w:p>
        </w:tc>
        <w:tc>
          <w:tcPr>
            <w:tcW w:w="2203" w:type="dxa"/>
            <w:vAlign w:val="bottom"/>
          </w:tcPr>
          <w:p w14:paraId="0435B74F"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Runtime (Min/</w:t>
            </w:r>
            <w:proofErr w:type="spellStart"/>
            <w:r w:rsidRPr="00BF496A">
              <w:rPr>
                <w:rFonts w:asciiTheme="minorHAnsi" w:hAnsiTheme="minorHAnsi"/>
                <w:sz w:val="18"/>
                <w:szCs w:val="18"/>
              </w:rPr>
              <w:t>Hr</w:t>
            </w:r>
            <w:proofErr w:type="spellEnd"/>
            <w:r w:rsidRPr="00BF496A">
              <w:rPr>
                <w:rFonts w:asciiTheme="minorHAnsi" w:hAnsiTheme="minorHAnsi"/>
                <w:sz w:val="18"/>
                <w:szCs w:val="18"/>
              </w:rPr>
              <w:t>)</w:t>
            </w:r>
          </w:p>
        </w:tc>
        <w:tc>
          <w:tcPr>
            <w:tcW w:w="2203" w:type="dxa"/>
            <w:vAlign w:val="bottom"/>
          </w:tcPr>
          <w:p w14:paraId="0435B750" w14:textId="77777777" w:rsidR="00DE0501" w:rsidRPr="00BF496A" w:rsidRDefault="00DE0501" w:rsidP="007056D7">
            <w:pPr>
              <w:jc w:val="center"/>
              <w:rPr>
                <w:rFonts w:asciiTheme="minorHAnsi" w:hAnsiTheme="minorHAnsi"/>
                <w:sz w:val="18"/>
                <w:szCs w:val="18"/>
              </w:rPr>
            </w:pPr>
            <w:r>
              <w:rPr>
                <w:rFonts w:asciiTheme="minorHAnsi" w:hAnsiTheme="minorHAnsi"/>
                <w:sz w:val="18"/>
                <w:szCs w:val="18"/>
              </w:rPr>
              <w:t xml:space="preserve">Installed Mechanical </w:t>
            </w:r>
            <w:r w:rsidRPr="00CB00C9">
              <w:rPr>
                <w:rFonts w:asciiTheme="minorHAnsi" w:hAnsiTheme="minorHAnsi"/>
                <w:sz w:val="18"/>
                <w:szCs w:val="18"/>
              </w:rPr>
              <w:t>Ventilation Rate</w:t>
            </w:r>
            <w:r>
              <w:rPr>
                <w:rFonts w:asciiTheme="minorHAnsi" w:hAnsiTheme="minorHAnsi"/>
                <w:sz w:val="18"/>
                <w:szCs w:val="18"/>
              </w:rPr>
              <w:t xml:space="preserve"> (CFM)</w:t>
            </w:r>
          </w:p>
        </w:tc>
        <w:tc>
          <w:tcPr>
            <w:tcW w:w="2203" w:type="dxa"/>
            <w:vAlign w:val="bottom"/>
          </w:tcPr>
          <w:p w14:paraId="0435B751"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Equivalent Continuous Ventilation (CFM)</w:t>
            </w:r>
          </w:p>
        </w:tc>
      </w:tr>
      <w:tr w:rsidR="00DE0501" w14:paraId="0435B75A" w14:textId="77777777" w:rsidTr="003A7CD3">
        <w:tc>
          <w:tcPr>
            <w:tcW w:w="2203" w:type="dxa"/>
            <w:vAlign w:val="bottom"/>
          </w:tcPr>
          <w:p w14:paraId="0435B753" w14:textId="77777777" w:rsidR="00DE0501" w:rsidRPr="00BF496A" w:rsidRDefault="00DE0501" w:rsidP="003A7CD3">
            <w:pPr>
              <w:jc w:val="center"/>
              <w:rPr>
                <w:rFonts w:asciiTheme="minorHAnsi" w:hAnsiTheme="minorHAnsi"/>
                <w:sz w:val="18"/>
                <w:szCs w:val="18"/>
              </w:rPr>
            </w:pPr>
            <w:r w:rsidRPr="00BF496A">
              <w:rPr>
                <w:rFonts w:asciiTheme="minorHAnsi" w:hAnsiTheme="minorHAnsi" w:cstheme="minorHAnsi"/>
                <w:sz w:val="18"/>
                <w:szCs w:val="18"/>
              </w:rPr>
              <w:t>&lt;&lt;</w:t>
            </w:r>
            <w:r w:rsidR="003A7CD3" w:rsidRPr="00BF496A">
              <w:rPr>
                <w:rFonts w:asciiTheme="minorHAnsi" w:hAnsiTheme="minorHAnsi" w:cstheme="minorHAnsi"/>
                <w:sz w:val="18"/>
                <w:szCs w:val="18"/>
              </w:rPr>
              <w:t xml:space="preserve"> user input, text</w:t>
            </w:r>
            <w:r w:rsidRPr="00BF496A">
              <w:rPr>
                <w:rFonts w:asciiTheme="minorHAnsi" w:hAnsiTheme="minorHAnsi" w:cstheme="minorHAnsi"/>
                <w:sz w:val="18"/>
                <w:szCs w:val="18"/>
              </w:rPr>
              <w:t>&gt;&gt;</w:t>
            </w:r>
          </w:p>
        </w:tc>
        <w:tc>
          <w:tcPr>
            <w:tcW w:w="2203" w:type="dxa"/>
            <w:vAlign w:val="bottom"/>
          </w:tcPr>
          <w:p w14:paraId="0435B754" w14:textId="77777777" w:rsidR="00DE0501" w:rsidRPr="00BF496A" w:rsidRDefault="00DE0501" w:rsidP="003A7CD3">
            <w:pPr>
              <w:jc w:val="center"/>
              <w:rPr>
                <w:rFonts w:asciiTheme="minorHAnsi" w:hAnsiTheme="minorHAnsi"/>
                <w:sz w:val="18"/>
                <w:szCs w:val="18"/>
              </w:rPr>
            </w:pPr>
            <w:r w:rsidRPr="00BF496A">
              <w:rPr>
                <w:rFonts w:asciiTheme="minorHAnsi" w:hAnsiTheme="minorHAnsi" w:cstheme="minorHAnsi"/>
                <w:sz w:val="18"/>
                <w:szCs w:val="18"/>
              </w:rPr>
              <w:t>&lt;&lt;user input, text&gt;&gt;</w:t>
            </w:r>
          </w:p>
        </w:tc>
        <w:tc>
          <w:tcPr>
            <w:tcW w:w="2203" w:type="dxa"/>
            <w:vAlign w:val="bottom"/>
          </w:tcPr>
          <w:p w14:paraId="0435B755" w14:textId="0ACFCE4A" w:rsidR="00DE0501" w:rsidRPr="00BF496A" w:rsidRDefault="00DE0501" w:rsidP="003A7CD3">
            <w:pPr>
              <w:jc w:val="center"/>
              <w:rPr>
                <w:rFonts w:asciiTheme="minorHAnsi" w:hAnsiTheme="minorHAnsi" w:cstheme="minorHAnsi"/>
                <w:sz w:val="18"/>
                <w:szCs w:val="18"/>
              </w:rPr>
            </w:pPr>
            <w:r w:rsidRPr="00BF496A">
              <w:rPr>
                <w:rFonts w:asciiTheme="minorHAnsi" w:hAnsiTheme="minorHAnsi" w:cstheme="minorHAnsi"/>
                <w:sz w:val="18"/>
                <w:szCs w:val="18"/>
              </w:rPr>
              <w:t>&lt;&lt;calculated field: if value in “Ventilation Operation Schedule” (</w:t>
            </w:r>
            <w:r w:rsidR="005670D3">
              <w:rPr>
                <w:rFonts w:asciiTheme="minorHAnsi" w:hAnsiTheme="minorHAnsi" w:cstheme="minorHAnsi"/>
                <w:sz w:val="18"/>
                <w:szCs w:val="18"/>
              </w:rPr>
              <w:t>A07</w:t>
            </w:r>
            <w:r w:rsidRPr="00BF496A">
              <w:rPr>
                <w:rFonts w:asciiTheme="minorHAnsi" w:hAnsiTheme="minorHAnsi" w:cstheme="minorHAnsi"/>
                <w:sz w:val="18"/>
                <w:szCs w:val="18"/>
              </w:rPr>
              <w:t xml:space="preserve">) equals Continuous, then value equals </w:t>
            </w:r>
            <w:proofErr w:type="gramStart"/>
            <w:r w:rsidRPr="00BF496A">
              <w:rPr>
                <w:rFonts w:asciiTheme="minorHAnsi" w:hAnsiTheme="minorHAnsi" w:cstheme="minorHAnsi"/>
                <w:sz w:val="18"/>
                <w:szCs w:val="18"/>
              </w:rPr>
              <w:t>60;</w:t>
            </w:r>
            <w:proofErr w:type="gramEnd"/>
          </w:p>
          <w:p w14:paraId="0435B756" w14:textId="77777777" w:rsidR="00DE0501" w:rsidRPr="00BF496A" w:rsidRDefault="00DE0501" w:rsidP="003A7CD3">
            <w:pPr>
              <w:jc w:val="center"/>
              <w:rPr>
                <w:rFonts w:asciiTheme="minorHAnsi" w:hAnsiTheme="minorHAnsi" w:cstheme="minorHAnsi"/>
                <w:sz w:val="18"/>
                <w:szCs w:val="18"/>
              </w:rPr>
            </w:pPr>
          </w:p>
          <w:p w14:paraId="0435B757" w14:textId="18F1BA65" w:rsidR="00DE0501" w:rsidRPr="00BF496A" w:rsidRDefault="00DE0501" w:rsidP="003A7CD3">
            <w:pPr>
              <w:jc w:val="center"/>
              <w:rPr>
                <w:rFonts w:asciiTheme="minorHAnsi" w:hAnsiTheme="minorHAnsi"/>
                <w:sz w:val="18"/>
                <w:szCs w:val="18"/>
              </w:rPr>
            </w:pPr>
            <w:r w:rsidRPr="00BF496A">
              <w:rPr>
                <w:rFonts w:asciiTheme="minorHAnsi" w:hAnsiTheme="minorHAnsi" w:cstheme="minorHAnsi"/>
                <w:sz w:val="18"/>
                <w:szCs w:val="18"/>
              </w:rPr>
              <w:t>Else if value in “Ventilation Operation Schedule” (</w:t>
            </w:r>
            <w:r w:rsidR="005670D3">
              <w:rPr>
                <w:rFonts w:asciiTheme="minorHAnsi" w:hAnsiTheme="minorHAnsi" w:cstheme="minorHAnsi"/>
                <w:sz w:val="18"/>
                <w:szCs w:val="18"/>
              </w:rPr>
              <w:t>A07</w:t>
            </w:r>
            <w:r w:rsidRPr="00BF496A">
              <w:rPr>
                <w:rFonts w:asciiTheme="minorHAnsi" w:hAnsiTheme="minorHAnsi" w:cstheme="minorHAnsi"/>
                <w:sz w:val="18"/>
                <w:szCs w:val="18"/>
              </w:rPr>
              <w:t xml:space="preserve">) equals Short Term </w:t>
            </w:r>
            <w:proofErr w:type="gramStart"/>
            <w:r w:rsidRPr="00BF496A">
              <w:rPr>
                <w:rFonts w:asciiTheme="minorHAnsi" w:hAnsiTheme="minorHAnsi" w:cstheme="minorHAnsi"/>
                <w:sz w:val="18"/>
                <w:szCs w:val="18"/>
              </w:rPr>
              <w:t>Average ,then</w:t>
            </w:r>
            <w:proofErr w:type="gramEnd"/>
            <w:r w:rsidRPr="00BF496A">
              <w:rPr>
                <w:rFonts w:asciiTheme="minorHAnsi" w:hAnsiTheme="minorHAnsi" w:cstheme="minorHAnsi"/>
                <w:sz w:val="18"/>
                <w:szCs w:val="18"/>
              </w:rPr>
              <w:t xml:space="preserve"> user input value positive integer ≤ 60&gt;&gt;</w:t>
            </w:r>
          </w:p>
        </w:tc>
        <w:tc>
          <w:tcPr>
            <w:tcW w:w="2203" w:type="dxa"/>
            <w:vAlign w:val="bottom"/>
          </w:tcPr>
          <w:p w14:paraId="0435B758" w14:textId="77777777" w:rsidR="00DE0501" w:rsidRPr="00BF496A" w:rsidRDefault="00DE0501" w:rsidP="00355CC6">
            <w:pPr>
              <w:jc w:val="center"/>
              <w:rPr>
                <w:rFonts w:asciiTheme="minorHAnsi" w:hAnsiTheme="minorHAnsi"/>
                <w:sz w:val="18"/>
                <w:szCs w:val="18"/>
              </w:rPr>
            </w:pPr>
            <w:r w:rsidRPr="00BF496A">
              <w:rPr>
                <w:rFonts w:asciiTheme="minorHAnsi" w:hAnsiTheme="minorHAnsi" w:cstheme="minorHAnsi"/>
                <w:sz w:val="18"/>
                <w:szCs w:val="18"/>
              </w:rPr>
              <w:t>&lt;&lt;</w:t>
            </w:r>
            <w:r w:rsidR="003A7CD3" w:rsidRPr="00BF496A">
              <w:rPr>
                <w:rFonts w:asciiTheme="minorHAnsi" w:hAnsiTheme="minorHAnsi" w:cstheme="minorHAnsi"/>
                <w:sz w:val="18"/>
                <w:szCs w:val="18"/>
              </w:rPr>
              <w:t xml:space="preserve"> user input,</w:t>
            </w:r>
            <w:r w:rsidR="003A7CD3">
              <w:rPr>
                <w:rFonts w:asciiTheme="minorHAnsi" w:hAnsiTheme="minorHAnsi" w:cstheme="minorHAnsi"/>
                <w:sz w:val="18"/>
                <w:szCs w:val="18"/>
              </w:rPr>
              <w:t xml:space="preserve"> positive integer</w:t>
            </w:r>
            <w:r w:rsidRPr="00BF496A">
              <w:rPr>
                <w:rFonts w:asciiTheme="minorHAnsi" w:hAnsiTheme="minorHAnsi" w:cstheme="minorHAnsi"/>
                <w:sz w:val="18"/>
                <w:szCs w:val="18"/>
              </w:rPr>
              <w:t>&gt;&gt;</w:t>
            </w:r>
          </w:p>
        </w:tc>
        <w:tc>
          <w:tcPr>
            <w:tcW w:w="2203" w:type="dxa"/>
            <w:vAlign w:val="bottom"/>
          </w:tcPr>
          <w:p w14:paraId="0435B759" w14:textId="36690874"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&lt;&lt;calculated field, value = (</w:t>
            </w:r>
            <w:r>
              <w:rPr>
                <w:rFonts w:asciiTheme="minorHAnsi" w:hAnsiTheme="minorHAnsi"/>
                <w:sz w:val="18"/>
                <w:szCs w:val="18"/>
              </w:rPr>
              <w:t>“</w:t>
            </w:r>
            <w:r w:rsidRPr="00BF496A">
              <w:rPr>
                <w:rFonts w:asciiTheme="minorHAnsi" w:hAnsiTheme="minorHAnsi"/>
                <w:sz w:val="18"/>
                <w:szCs w:val="18"/>
              </w:rPr>
              <w:t>Runtime (Min/</w:t>
            </w:r>
            <w:proofErr w:type="spellStart"/>
            <w:r w:rsidRPr="00BF496A">
              <w:rPr>
                <w:rFonts w:asciiTheme="minorHAnsi" w:hAnsiTheme="minorHAnsi"/>
                <w:sz w:val="18"/>
                <w:szCs w:val="18"/>
              </w:rPr>
              <w:t>Hr</w:t>
            </w:r>
            <w:proofErr w:type="spellEnd"/>
            <w:r w:rsidRPr="00BF496A">
              <w:rPr>
                <w:rFonts w:asciiTheme="minorHAnsi" w:hAnsiTheme="minorHAnsi"/>
                <w:sz w:val="18"/>
                <w:szCs w:val="18"/>
              </w:rPr>
              <w:t>)</w:t>
            </w:r>
            <w:r>
              <w:rPr>
                <w:rFonts w:asciiTheme="minorHAnsi" w:hAnsiTheme="minorHAnsi"/>
                <w:sz w:val="18"/>
                <w:szCs w:val="18"/>
              </w:rPr>
              <w:t>” (</w:t>
            </w:r>
            <w:r w:rsidR="005670D3">
              <w:rPr>
                <w:rFonts w:asciiTheme="minorHAnsi" w:hAnsiTheme="minorHAnsi"/>
                <w:sz w:val="18"/>
                <w:szCs w:val="18"/>
              </w:rPr>
              <w:t>D</w:t>
            </w:r>
            <w:r w:rsidRPr="00BF496A">
              <w:rPr>
                <w:rFonts w:asciiTheme="minorHAnsi" w:hAnsiTheme="minorHAnsi"/>
                <w:sz w:val="18"/>
                <w:szCs w:val="18"/>
              </w:rPr>
              <w:t>03</w:t>
            </w:r>
            <w:r>
              <w:rPr>
                <w:rFonts w:asciiTheme="minorHAnsi" w:hAnsiTheme="minorHAnsi"/>
                <w:sz w:val="18"/>
                <w:szCs w:val="18"/>
              </w:rPr>
              <w:t>)</w:t>
            </w:r>
            <w:r w:rsidRPr="00BF496A">
              <w:rPr>
                <w:rFonts w:asciiTheme="minorHAnsi" w:hAnsiTheme="minorHAnsi"/>
                <w:sz w:val="18"/>
                <w:szCs w:val="18"/>
              </w:rPr>
              <w:t xml:space="preserve"> * </w:t>
            </w:r>
            <w:r>
              <w:rPr>
                <w:rFonts w:asciiTheme="minorHAnsi" w:hAnsiTheme="minorHAnsi"/>
                <w:sz w:val="18"/>
                <w:szCs w:val="18"/>
              </w:rPr>
              <w:t>“</w:t>
            </w:r>
            <w:r w:rsidR="00D3687A" w:rsidRPr="00D3687A">
              <w:rPr>
                <w:rFonts w:asciiTheme="minorHAnsi" w:hAnsiTheme="minorHAnsi"/>
                <w:sz w:val="18"/>
                <w:szCs w:val="18"/>
              </w:rPr>
              <w:t xml:space="preserve">Installed Mechanical Ventilation Rate </w:t>
            </w:r>
            <w:r w:rsidRPr="00BF496A">
              <w:rPr>
                <w:rFonts w:asciiTheme="minorHAnsi" w:hAnsiTheme="minorHAnsi"/>
                <w:sz w:val="18"/>
                <w:szCs w:val="18"/>
              </w:rPr>
              <w:t>(CFM)</w:t>
            </w:r>
            <w:r>
              <w:rPr>
                <w:rFonts w:asciiTheme="minorHAnsi" w:hAnsiTheme="minorHAnsi"/>
                <w:sz w:val="18"/>
                <w:szCs w:val="18"/>
              </w:rPr>
              <w:t>” (</w:t>
            </w:r>
            <w:r w:rsidR="005670D3">
              <w:rPr>
                <w:rFonts w:asciiTheme="minorHAnsi" w:hAnsiTheme="minorHAnsi"/>
                <w:sz w:val="18"/>
                <w:szCs w:val="18"/>
              </w:rPr>
              <w:t>D</w:t>
            </w:r>
            <w:r w:rsidRPr="00BF496A">
              <w:rPr>
                <w:rFonts w:asciiTheme="minorHAnsi" w:hAnsiTheme="minorHAnsi"/>
                <w:sz w:val="18"/>
                <w:szCs w:val="18"/>
              </w:rPr>
              <w:t>04</w:t>
            </w:r>
            <w:r>
              <w:rPr>
                <w:rFonts w:asciiTheme="minorHAnsi" w:hAnsiTheme="minorHAnsi"/>
                <w:sz w:val="18"/>
                <w:szCs w:val="18"/>
              </w:rPr>
              <w:t>)</w:t>
            </w:r>
            <w:r w:rsidRPr="00BF496A">
              <w:rPr>
                <w:rFonts w:asciiTheme="minorHAnsi" w:hAnsiTheme="minorHAnsi"/>
                <w:sz w:val="18"/>
                <w:szCs w:val="18"/>
              </w:rPr>
              <w:t>) / 60 (CFM)&gt;&gt;</w:t>
            </w:r>
          </w:p>
        </w:tc>
      </w:tr>
      <w:tr w:rsidR="00DE0501" w14:paraId="0435B760" w14:textId="77777777" w:rsidTr="003A7CD3">
        <w:tc>
          <w:tcPr>
            <w:tcW w:w="2203" w:type="dxa"/>
          </w:tcPr>
          <w:p w14:paraId="0435B75B" w14:textId="77777777" w:rsidR="00DE0501" w:rsidRPr="00BF496A" w:rsidRDefault="00DE0501" w:rsidP="003A7CD3">
            <w:pPr>
              <w:rPr>
                <w:rFonts w:asciiTheme="minorHAnsi" w:hAnsiTheme="minorHAnsi"/>
                <w:sz w:val="18"/>
                <w:szCs w:val="18"/>
              </w:rPr>
            </w:pPr>
          </w:p>
        </w:tc>
        <w:tc>
          <w:tcPr>
            <w:tcW w:w="2203" w:type="dxa"/>
          </w:tcPr>
          <w:p w14:paraId="0435B75C" w14:textId="77777777" w:rsidR="00DE0501" w:rsidRPr="00BF496A" w:rsidRDefault="00DE0501" w:rsidP="003A7CD3">
            <w:pPr>
              <w:rPr>
                <w:rFonts w:asciiTheme="minorHAnsi" w:hAnsiTheme="minorHAnsi"/>
                <w:sz w:val="18"/>
                <w:szCs w:val="18"/>
              </w:rPr>
            </w:pPr>
          </w:p>
        </w:tc>
        <w:tc>
          <w:tcPr>
            <w:tcW w:w="2203" w:type="dxa"/>
          </w:tcPr>
          <w:p w14:paraId="0435B75D" w14:textId="77777777" w:rsidR="00DE0501" w:rsidRPr="00BF496A" w:rsidRDefault="00DE0501" w:rsidP="003A7CD3">
            <w:pPr>
              <w:rPr>
                <w:rFonts w:asciiTheme="minorHAnsi" w:hAnsiTheme="minorHAnsi"/>
                <w:sz w:val="18"/>
                <w:szCs w:val="18"/>
              </w:rPr>
            </w:pPr>
          </w:p>
        </w:tc>
        <w:tc>
          <w:tcPr>
            <w:tcW w:w="2203" w:type="dxa"/>
          </w:tcPr>
          <w:p w14:paraId="0435B75E" w14:textId="77777777" w:rsidR="00DE0501" w:rsidRPr="00BF496A" w:rsidRDefault="00DE0501" w:rsidP="003A7CD3">
            <w:pPr>
              <w:rPr>
                <w:rFonts w:asciiTheme="minorHAnsi" w:hAnsiTheme="minorHAnsi"/>
                <w:sz w:val="18"/>
                <w:szCs w:val="18"/>
              </w:rPr>
            </w:pPr>
          </w:p>
        </w:tc>
        <w:tc>
          <w:tcPr>
            <w:tcW w:w="2203" w:type="dxa"/>
          </w:tcPr>
          <w:p w14:paraId="0435B75F" w14:textId="77777777" w:rsidR="00DE0501" w:rsidRPr="00BF496A" w:rsidRDefault="00DE0501" w:rsidP="003A7CD3">
            <w:pPr>
              <w:rPr>
                <w:rFonts w:asciiTheme="minorHAnsi" w:hAnsiTheme="minorHAnsi"/>
                <w:sz w:val="18"/>
                <w:szCs w:val="18"/>
              </w:rPr>
            </w:pPr>
          </w:p>
        </w:tc>
      </w:tr>
      <w:tr w:rsidR="003A7CD3" w14:paraId="0435B766" w14:textId="77777777" w:rsidTr="003A7CD3">
        <w:tc>
          <w:tcPr>
            <w:tcW w:w="2203" w:type="dxa"/>
          </w:tcPr>
          <w:p w14:paraId="0435B761" w14:textId="77777777" w:rsidR="003A7CD3" w:rsidRPr="00BF496A" w:rsidRDefault="003A7CD3" w:rsidP="003A7CD3">
            <w:pPr>
              <w:rPr>
                <w:rFonts w:asciiTheme="minorHAnsi" w:hAnsiTheme="minorHAnsi"/>
                <w:sz w:val="18"/>
                <w:szCs w:val="18"/>
              </w:rPr>
            </w:pPr>
          </w:p>
        </w:tc>
        <w:tc>
          <w:tcPr>
            <w:tcW w:w="2203" w:type="dxa"/>
          </w:tcPr>
          <w:p w14:paraId="0435B762" w14:textId="77777777" w:rsidR="003A7CD3" w:rsidRPr="00BF496A" w:rsidRDefault="003A7CD3" w:rsidP="003A7CD3">
            <w:pPr>
              <w:rPr>
                <w:rFonts w:asciiTheme="minorHAnsi" w:hAnsiTheme="minorHAnsi"/>
                <w:sz w:val="18"/>
                <w:szCs w:val="18"/>
              </w:rPr>
            </w:pPr>
          </w:p>
        </w:tc>
        <w:tc>
          <w:tcPr>
            <w:tcW w:w="2203" w:type="dxa"/>
          </w:tcPr>
          <w:p w14:paraId="0435B763" w14:textId="77777777" w:rsidR="003A7CD3" w:rsidRPr="00BF496A" w:rsidRDefault="003A7CD3" w:rsidP="003A7CD3">
            <w:pPr>
              <w:rPr>
                <w:rFonts w:asciiTheme="minorHAnsi" w:hAnsiTheme="minorHAnsi"/>
                <w:sz w:val="18"/>
                <w:szCs w:val="18"/>
              </w:rPr>
            </w:pPr>
          </w:p>
        </w:tc>
        <w:tc>
          <w:tcPr>
            <w:tcW w:w="2203" w:type="dxa"/>
          </w:tcPr>
          <w:p w14:paraId="0435B764" w14:textId="77777777" w:rsidR="003A7CD3" w:rsidRPr="00BF496A" w:rsidRDefault="003A7CD3" w:rsidP="003A7CD3">
            <w:pPr>
              <w:rPr>
                <w:rFonts w:asciiTheme="minorHAnsi" w:hAnsiTheme="minorHAnsi"/>
                <w:sz w:val="18"/>
                <w:szCs w:val="18"/>
              </w:rPr>
            </w:pPr>
          </w:p>
        </w:tc>
        <w:tc>
          <w:tcPr>
            <w:tcW w:w="2203" w:type="dxa"/>
          </w:tcPr>
          <w:p w14:paraId="0435B765" w14:textId="77777777" w:rsidR="003A7CD3" w:rsidRPr="00BF496A" w:rsidRDefault="003A7CD3" w:rsidP="003A7CD3">
            <w:pPr>
              <w:rPr>
                <w:rFonts w:asciiTheme="minorHAnsi" w:hAnsiTheme="minorHAnsi"/>
                <w:sz w:val="18"/>
                <w:szCs w:val="18"/>
              </w:rPr>
            </w:pPr>
          </w:p>
        </w:tc>
      </w:tr>
      <w:tr w:rsidR="00DE0501" w14:paraId="0435B76A" w14:textId="77777777" w:rsidTr="003A7CD3">
        <w:tc>
          <w:tcPr>
            <w:tcW w:w="2203" w:type="dxa"/>
            <w:vAlign w:val="bottom"/>
          </w:tcPr>
          <w:p w14:paraId="0435B767"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06</w:t>
            </w:r>
          </w:p>
        </w:tc>
        <w:tc>
          <w:tcPr>
            <w:tcW w:w="6609" w:type="dxa"/>
            <w:gridSpan w:val="3"/>
            <w:vAlign w:val="bottom"/>
          </w:tcPr>
          <w:p w14:paraId="0435B768" w14:textId="049E5EAE" w:rsidR="00DE0501" w:rsidRPr="00BF496A" w:rsidRDefault="00DE0501" w:rsidP="00CF49BD">
            <w:pPr>
              <w:rPr>
                <w:rFonts w:asciiTheme="minorHAnsi" w:hAnsiTheme="minorHAnsi"/>
                <w:sz w:val="18"/>
                <w:szCs w:val="18"/>
              </w:rPr>
            </w:pPr>
            <w:r w:rsidRPr="00BF496A">
              <w:rPr>
                <w:rFonts w:asciiTheme="minorHAnsi" w:hAnsiTheme="minorHAnsi"/>
                <w:sz w:val="18"/>
                <w:szCs w:val="18"/>
              </w:rPr>
              <w:t xml:space="preserve">Total </w:t>
            </w:r>
            <w:r w:rsidR="00CF49BD">
              <w:rPr>
                <w:rFonts w:asciiTheme="minorHAnsi" w:hAnsiTheme="minorHAnsi"/>
                <w:sz w:val="18"/>
                <w:szCs w:val="18"/>
              </w:rPr>
              <w:t>I</w:t>
            </w:r>
            <w:r w:rsidRPr="00BF496A">
              <w:rPr>
                <w:rFonts w:asciiTheme="minorHAnsi" w:hAnsiTheme="minorHAnsi"/>
                <w:sz w:val="18"/>
                <w:szCs w:val="18"/>
              </w:rPr>
              <w:t xml:space="preserve">nstalled </w:t>
            </w:r>
            <w:r w:rsidR="00CF49BD">
              <w:rPr>
                <w:rFonts w:asciiTheme="minorHAnsi" w:hAnsiTheme="minorHAnsi"/>
                <w:sz w:val="18"/>
                <w:szCs w:val="18"/>
              </w:rPr>
              <w:t xml:space="preserve">Equivalent </w:t>
            </w:r>
            <w:r w:rsidRPr="00BF496A">
              <w:rPr>
                <w:rFonts w:asciiTheme="minorHAnsi" w:hAnsiTheme="minorHAnsi"/>
                <w:sz w:val="18"/>
                <w:szCs w:val="18"/>
              </w:rPr>
              <w:t xml:space="preserve">Continuous Ventilation (CFM) </w:t>
            </w:r>
          </w:p>
        </w:tc>
        <w:tc>
          <w:tcPr>
            <w:tcW w:w="2203" w:type="dxa"/>
          </w:tcPr>
          <w:p w14:paraId="0435B769" w14:textId="03AFD1A1" w:rsidR="00DE0501" w:rsidRPr="00BF496A" w:rsidRDefault="00DE0501" w:rsidP="003A7CD3">
            <w:pPr>
              <w:rPr>
                <w:rFonts w:asciiTheme="minorHAnsi" w:hAnsiTheme="minorHAnsi"/>
                <w:sz w:val="18"/>
                <w:szCs w:val="18"/>
              </w:rPr>
            </w:pPr>
            <w:r w:rsidRPr="00BF496A">
              <w:rPr>
                <w:rFonts w:asciiTheme="minorHAnsi" w:hAnsiTheme="minorHAnsi"/>
                <w:sz w:val="18"/>
                <w:szCs w:val="18"/>
              </w:rPr>
              <w:t xml:space="preserve">&lt;&lt;calculated field, value = </w:t>
            </w:r>
            <w:r>
              <w:rPr>
                <w:rFonts w:asciiTheme="minorHAnsi" w:hAnsiTheme="minorHAnsi"/>
                <w:sz w:val="18"/>
                <w:szCs w:val="18"/>
              </w:rPr>
              <w:t>sum of values in column “</w:t>
            </w:r>
            <w:r w:rsidRPr="00BF496A">
              <w:rPr>
                <w:rFonts w:asciiTheme="minorHAnsi" w:hAnsiTheme="minorHAnsi"/>
                <w:sz w:val="18"/>
                <w:szCs w:val="18"/>
              </w:rPr>
              <w:t>Equivalent Continuous Ventilation (CFM)</w:t>
            </w:r>
            <w:r>
              <w:rPr>
                <w:rFonts w:asciiTheme="minorHAnsi" w:hAnsiTheme="minorHAnsi"/>
                <w:sz w:val="18"/>
                <w:szCs w:val="18"/>
              </w:rPr>
              <w:t>”</w:t>
            </w:r>
            <w:r w:rsidRPr="00BF496A">
              <w:rPr>
                <w:rFonts w:asciiTheme="minorHAnsi" w:hAnsiTheme="minorHAnsi"/>
                <w:sz w:val="18"/>
                <w:szCs w:val="18"/>
              </w:rPr>
              <w:t xml:space="preserve"> (</w:t>
            </w:r>
            <w:r w:rsidR="005670D3">
              <w:rPr>
                <w:rFonts w:asciiTheme="minorHAnsi" w:hAnsiTheme="minorHAnsi"/>
                <w:sz w:val="18"/>
                <w:szCs w:val="18"/>
              </w:rPr>
              <w:t>D</w:t>
            </w:r>
            <w:r w:rsidRPr="00BF496A">
              <w:rPr>
                <w:rFonts w:asciiTheme="minorHAnsi" w:hAnsiTheme="minorHAnsi"/>
                <w:sz w:val="18"/>
                <w:szCs w:val="18"/>
              </w:rPr>
              <w:t>0</w:t>
            </w:r>
            <w:r>
              <w:rPr>
                <w:rFonts w:asciiTheme="minorHAnsi" w:hAnsiTheme="minorHAnsi"/>
                <w:sz w:val="18"/>
                <w:szCs w:val="18"/>
              </w:rPr>
              <w:t>5)</w:t>
            </w:r>
            <w:r w:rsidRPr="00BF496A">
              <w:rPr>
                <w:rFonts w:asciiTheme="minorHAnsi" w:hAnsiTheme="minorHAnsi"/>
                <w:sz w:val="18"/>
                <w:szCs w:val="18"/>
              </w:rPr>
              <w:t>&gt;&gt;</w:t>
            </w:r>
          </w:p>
        </w:tc>
      </w:tr>
    </w:tbl>
    <w:p w14:paraId="0435B76B" w14:textId="0E3BDDB4" w:rsidR="00DE0501" w:rsidRDefault="00DE0501">
      <w:pPr>
        <w:rPr>
          <w:rFonts w:asciiTheme="minorHAnsi" w:hAnsiTheme="minorHAnsi" w:cstheme="minorHAnsi"/>
          <w:sz w:val="18"/>
          <w:szCs w:val="18"/>
        </w:rPr>
      </w:pPr>
    </w:p>
    <w:tbl>
      <w:tblPr>
        <w:tblStyle w:val="TableGrid"/>
        <w:tblW w:w="10975" w:type="dxa"/>
        <w:tblLook w:val="04A0" w:firstRow="1" w:lastRow="0" w:firstColumn="1" w:lastColumn="0" w:noHBand="0" w:noVBand="1"/>
      </w:tblPr>
      <w:tblGrid>
        <w:gridCol w:w="3055"/>
        <w:gridCol w:w="3420"/>
        <w:gridCol w:w="4500"/>
      </w:tblGrid>
      <w:tr w:rsidR="0035420E" w14:paraId="5021C248" w14:textId="77777777" w:rsidTr="00447757">
        <w:tc>
          <w:tcPr>
            <w:tcW w:w="10975" w:type="dxa"/>
            <w:gridSpan w:val="3"/>
          </w:tcPr>
          <w:p w14:paraId="542920AD" w14:textId="5B072C5F" w:rsidR="0035420E" w:rsidRDefault="0035420E" w:rsidP="00AE2B20">
            <w:pPr>
              <w:rPr>
                <w:rFonts w:asciiTheme="minorHAnsi" w:hAnsiTheme="minorHAnsi" w:cstheme="minorHAnsi"/>
                <w:b/>
                <w:bCs/>
                <w:sz w:val="18"/>
                <w:szCs w:val="18"/>
              </w:rPr>
            </w:pPr>
            <w:r>
              <w:rPr>
                <w:rFonts w:asciiTheme="minorHAnsi" w:hAnsiTheme="minorHAnsi" w:cstheme="minorHAnsi"/>
                <w:b/>
                <w:bCs/>
                <w:sz w:val="18"/>
                <w:szCs w:val="18"/>
              </w:rPr>
              <w:t xml:space="preserve">D2. </w:t>
            </w:r>
            <w:r w:rsidRPr="006D6921">
              <w:rPr>
                <w:rFonts w:asciiTheme="minorHAnsi" w:hAnsiTheme="minorHAnsi" w:cstheme="minorHAnsi"/>
                <w:b/>
                <w:bCs/>
                <w:sz w:val="18"/>
                <w:szCs w:val="18"/>
              </w:rPr>
              <w:t>HRV or ERV</w:t>
            </w:r>
          </w:p>
          <w:p w14:paraId="48D76B55" w14:textId="77777777" w:rsidR="0035420E" w:rsidRDefault="0035420E" w:rsidP="00AE2B20">
            <w:pPr>
              <w:rPr>
                <w:rFonts w:asciiTheme="minorHAnsi" w:hAnsiTheme="minorHAnsi" w:cstheme="minorHAnsi"/>
                <w:sz w:val="18"/>
                <w:szCs w:val="18"/>
              </w:rPr>
            </w:pPr>
            <w:r>
              <w:rPr>
                <w:rFonts w:asciiTheme="minorHAnsi" w:hAnsiTheme="minorHAnsi" w:cstheme="minorHAnsi"/>
                <w:sz w:val="18"/>
                <w:szCs w:val="18"/>
              </w:rPr>
              <w:t>Balanced ventilation systems shall comply with appropriate requirements in 150.0(o)2C.</w:t>
            </w:r>
          </w:p>
          <w:p w14:paraId="0B3D7798" w14:textId="77777777" w:rsidR="0035420E" w:rsidRPr="00367C46" w:rsidRDefault="0035420E" w:rsidP="00AE2B20">
            <w:pPr>
              <w:rPr>
                <w:rFonts w:asciiTheme="minorHAnsi" w:hAnsiTheme="minorHAnsi" w:cstheme="minorHAnsi"/>
                <w:sz w:val="18"/>
                <w:szCs w:val="18"/>
              </w:rPr>
            </w:pPr>
            <w:r w:rsidRPr="00D414C1">
              <w:rPr>
                <w:rFonts w:asciiTheme="minorHAnsi" w:hAnsiTheme="minorHAnsi" w:cstheme="minorHAnsi"/>
                <w:sz w:val="18"/>
                <w:szCs w:val="18"/>
              </w:rPr>
              <w:t>&lt;&lt;If A06=</w:t>
            </w:r>
            <w:r>
              <w:rPr>
                <w:rFonts w:asciiTheme="minorHAnsi" w:hAnsiTheme="minorHAnsi" w:cstheme="minorHAnsi"/>
                <w:sz w:val="18"/>
                <w:szCs w:val="18"/>
              </w:rPr>
              <w:t xml:space="preserve">Balanced </w:t>
            </w:r>
            <w:r w:rsidRPr="00D414C1">
              <w:rPr>
                <w:rFonts w:asciiTheme="minorHAnsi" w:hAnsiTheme="minorHAnsi" w:cstheme="minorHAnsi"/>
                <w:sz w:val="18"/>
                <w:szCs w:val="18"/>
              </w:rPr>
              <w:t xml:space="preserve">HRV or </w:t>
            </w:r>
            <w:r>
              <w:rPr>
                <w:rFonts w:asciiTheme="minorHAnsi" w:hAnsiTheme="minorHAnsi" w:cstheme="minorHAnsi"/>
                <w:sz w:val="18"/>
                <w:szCs w:val="18"/>
              </w:rPr>
              <w:t xml:space="preserve">Balanced </w:t>
            </w:r>
            <w:r w:rsidRPr="00D414C1">
              <w:rPr>
                <w:rFonts w:asciiTheme="minorHAnsi" w:hAnsiTheme="minorHAnsi" w:cstheme="minorHAnsi"/>
                <w:sz w:val="18"/>
                <w:szCs w:val="18"/>
              </w:rPr>
              <w:t xml:space="preserve">ERV then display table; Else display </w:t>
            </w:r>
            <w:proofErr w:type="gramStart"/>
            <w:r w:rsidRPr="00D414C1">
              <w:rPr>
                <w:rFonts w:asciiTheme="minorHAnsi" w:hAnsiTheme="minorHAnsi" w:cstheme="minorHAnsi"/>
                <w:sz w:val="18"/>
                <w:szCs w:val="18"/>
              </w:rPr>
              <w:t>the ”section</w:t>
            </w:r>
            <w:proofErr w:type="gramEnd"/>
            <w:r w:rsidRPr="00D414C1">
              <w:rPr>
                <w:rFonts w:asciiTheme="minorHAnsi" w:hAnsiTheme="minorHAnsi" w:cstheme="minorHAnsi"/>
                <w:sz w:val="18"/>
                <w:szCs w:val="18"/>
              </w:rPr>
              <w:t xml:space="preserve"> does not apply” message&gt;&gt;</w:t>
            </w:r>
          </w:p>
        </w:tc>
      </w:tr>
      <w:tr w:rsidR="001377CD" w14:paraId="0217CB15" w14:textId="77777777" w:rsidTr="00447757">
        <w:tc>
          <w:tcPr>
            <w:tcW w:w="3055" w:type="dxa"/>
          </w:tcPr>
          <w:p w14:paraId="3A27299C" w14:textId="77777777" w:rsidR="001377CD" w:rsidRDefault="001377CD" w:rsidP="00AE2B20">
            <w:pPr>
              <w:rPr>
                <w:rFonts w:asciiTheme="minorHAnsi" w:hAnsiTheme="minorHAnsi" w:cstheme="minorHAnsi"/>
                <w:sz w:val="18"/>
                <w:szCs w:val="18"/>
              </w:rPr>
            </w:pPr>
            <w:r>
              <w:rPr>
                <w:rFonts w:asciiTheme="minorHAnsi" w:hAnsiTheme="minorHAnsi" w:cstheme="minorHAnsi"/>
                <w:sz w:val="18"/>
                <w:szCs w:val="18"/>
              </w:rPr>
              <w:t>01</w:t>
            </w:r>
          </w:p>
        </w:tc>
        <w:tc>
          <w:tcPr>
            <w:tcW w:w="3420" w:type="dxa"/>
          </w:tcPr>
          <w:p w14:paraId="0B741D44" w14:textId="77777777" w:rsidR="001377CD" w:rsidRDefault="001377CD" w:rsidP="00AE2B20">
            <w:pPr>
              <w:rPr>
                <w:rFonts w:asciiTheme="minorHAnsi" w:hAnsiTheme="minorHAnsi" w:cstheme="minorHAnsi"/>
                <w:sz w:val="18"/>
                <w:szCs w:val="18"/>
              </w:rPr>
            </w:pPr>
            <w:r>
              <w:rPr>
                <w:rFonts w:asciiTheme="minorHAnsi" w:hAnsiTheme="minorHAnsi" w:cstheme="minorHAnsi"/>
                <w:sz w:val="18"/>
                <w:szCs w:val="18"/>
              </w:rPr>
              <w:t>02</w:t>
            </w:r>
          </w:p>
        </w:tc>
        <w:tc>
          <w:tcPr>
            <w:tcW w:w="4500" w:type="dxa"/>
          </w:tcPr>
          <w:p w14:paraId="00937A25" w14:textId="77777777" w:rsidR="001377CD" w:rsidRDefault="001377CD" w:rsidP="00AE2B20">
            <w:pPr>
              <w:rPr>
                <w:rFonts w:asciiTheme="minorHAnsi" w:hAnsiTheme="minorHAnsi" w:cstheme="minorHAnsi"/>
                <w:sz w:val="18"/>
                <w:szCs w:val="18"/>
              </w:rPr>
            </w:pPr>
            <w:r>
              <w:rPr>
                <w:rFonts w:asciiTheme="minorHAnsi" w:hAnsiTheme="minorHAnsi" w:cstheme="minorHAnsi"/>
                <w:sz w:val="18"/>
                <w:szCs w:val="18"/>
              </w:rPr>
              <w:t>03</w:t>
            </w:r>
          </w:p>
        </w:tc>
      </w:tr>
      <w:tr w:rsidR="001377CD" w14:paraId="1412FA61" w14:textId="77777777" w:rsidTr="00447757">
        <w:tc>
          <w:tcPr>
            <w:tcW w:w="3055" w:type="dxa"/>
          </w:tcPr>
          <w:p w14:paraId="65D68C14" w14:textId="77777777" w:rsidR="001377CD" w:rsidRDefault="001377CD" w:rsidP="00AE2B20">
            <w:pPr>
              <w:rPr>
                <w:rFonts w:asciiTheme="minorHAnsi" w:hAnsiTheme="minorHAnsi" w:cstheme="minorHAnsi"/>
                <w:sz w:val="18"/>
                <w:szCs w:val="18"/>
              </w:rPr>
            </w:pPr>
            <w:r>
              <w:rPr>
                <w:rFonts w:asciiTheme="minorHAnsi" w:hAnsiTheme="minorHAnsi" w:cstheme="minorHAnsi"/>
                <w:sz w:val="18"/>
                <w:szCs w:val="18"/>
              </w:rPr>
              <w:t>Manufacturer Make</w:t>
            </w:r>
          </w:p>
        </w:tc>
        <w:tc>
          <w:tcPr>
            <w:tcW w:w="3420" w:type="dxa"/>
          </w:tcPr>
          <w:p w14:paraId="72C8BA3D" w14:textId="77777777" w:rsidR="001377CD" w:rsidRDefault="001377CD" w:rsidP="00AE2B20">
            <w:pPr>
              <w:rPr>
                <w:rFonts w:asciiTheme="minorHAnsi" w:hAnsiTheme="minorHAnsi" w:cstheme="minorHAnsi"/>
                <w:sz w:val="18"/>
                <w:szCs w:val="18"/>
              </w:rPr>
            </w:pPr>
            <w:r>
              <w:rPr>
                <w:rFonts w:asciiTheme="minorHAnsi" w:hAnsiTheme="minorHAnsi" w:cstheme="minorHAnsi"/>
                <w:sz w:val="18"/>
                <w:szCs w:val="18"/>
              </w:rPr>
              <w:t>Manufacturer Model Number</w:t>
            </w:r>
          </w:p>
        </w:tc>
        <w:tc>
          <w:tcPr>
            <w:tcW w:w="4500" w:type="dxa"/>
          </w:tcPr>
          <w:p w14:paraId="199D9C97" w14:textId="77777777" w:rsidR="001377CD" w:rsidRDefault="001377CD" w:rsidP="00AE2B20">
            <w:pPr>
              <w:rPr>
                <w:rFonts w:asciiTheme="minorHAnsi" w:hAnsiTheme="minorHAnsi" w:cstheme="minorHAnsi"/>
                <w:sz w:val="18"/>
                <w:szCs w:val="18"/>
              </w:rPr>
            </w:pPr>
            <w:bookmarkStart w:id="12" w:name="_Hlk94183389"/>
            <w:r>
              <w:rPr>
                <w:rFonts w:asciiTheme="minorHAnsi" w:hAnsiTheme="minorHAnsi" w:cstheme="minorHAnsi"/>
                <w:sz w:val="18"/>
                <w:szCs w:val="18"/>
              </w:rPr>
              <w:t>Fan Efficacy Performance Rating (W/CFM)</w:t>
            </w:r>
            <w:bookmarkEnd w:id="12"/>
          </w:p>
        </w:tc>
      </w:tr>
      <w:tr w:rsidR="001377CD" w14:paraId="50AB38A4" w14:textId="77777777" w:rsidTr="00447757">
        <w:tc>
          <w:tcPr>
            <w:tcW w:w="3055" w:type="dxa"/>
          </w:tcPr>
          <w:p w14:paraId="371C178E" w14:textId="77777777" w:rsidR="001377CD" w:rsidRDefault="001377CD" w:rsidP="00AE2B20">
            <w:pPr>
              <w:jc w:val="center"/>
              <w:rPr>
                <w:rFonts w:asciiTheme="minorHAnsi" w:hAnsiTheme="minorHAnsi" w:cstheme="minorHAnsi"/>
                <w:sz w:val="18"/>
                <w:szCs w:val="18"/>
              </w:rPr>
            </w:pPr>
            <w:r w:rsidRPr="000171E2">
              <w:rPr>
                <w:rFonts w:asciiTheme="minorHAnsi" w:hAnsiTheme="minorHAnsi" w:cstheme="minorHAnsi"/>
                <w:sz w:val="18"/>
                <w:szCs w:val="18"/>
              </w:rPr>
              <w:t>&lt;&lt;user input, text&gt;&gt;</w:t>
            </w:r>
          </w:p>
        </w:tc>
        <w:tc>
          <w:tcPr>
            <w:tcW w:w="3420" w:type="dxa"/>
          </w:tcPr>
          <w:p w14:paraId="4BC084E4" w14:textId="77777777" w:rsidR="001377CD" w:rsidRDefault="001377CD" w:rsidP="00AE2B20">
            <w:pPr>
              <w:jc w:val="center"/>
              <w:rPr>
                <w:rFonts w:asciiTheme="minorHAnsi" w:hAnsiTheme="minorHAnsi" w:cstheme="minorHAnsi"/>
                <w:sz w:val="18"/>
                <w:szCs w:val="18"/>
              </w:rPr>
            </w:pPr>
            <w:r w:rsidRPr="000171E2">
              <w:rPr>
                <w:rFonts w:asciiTheme="minorHAnsi" w:hAnsiTheme="minorHAnsi" w:cstheme="minorHAnsi"/>
                <w:sz w:val="18"/>
                <w:szCs w:val="18"/>
              </w:rPr>
              <w:t>&lt;&lt;user input, text&gt;&gt;</w:t>
            </w:r>
          </w:p>
        </w:tc>
        <w:tc>
          <w:tcPr>
            <w:tcW w:w="4500" w:type="dxa"/>
          </w:tcPr>
          <w:p w14:paraId="33B704A8" w14:textId="509B117C" w:rsidR="001377CD" w:rsidRDefault="001377CD" w:rsidP="00AE2B20">
            <w:pPr>
              <w:jc w:val="center"/>
              <w:rPr>
                <w:rFonts w:asciiTheme="minorHAnsi" w:hAnsiTheme="minorHAnsi" w:cstheme="minorHAnsi"/>
                <w:sz w:val="18"/>
                <w:szCs w:val="18"/>
              </w:rPr>
            </w:pPr>
            <w:r w:rsidRPr="000171E2">
              <w:rPr>
                <w:rFonts w:asciiTheme="minorHAnsi" w:hAnsiTheme="minorHAnsi" w:cstheme="minorHAnsi"/>
                <w:sz w:val="18"/>
                <w:szCs w:val="18"/>
              </w:rPr>
              <w:t>&lt;&lt;</w:t>
            </w:r>
            <w:r>
              <w:rPr>
                <w:rFonts w:asciiTheme="minorHAnsi" w:hAnsiTheme="minorHAnsi" w:cstheme="minorHAnsi"/>
                <w:sz w:val="18"/>
                <w:szCs w:val="18"/>
              </w:rPr>
              <w:t xml:space="preserve">Call information from CF1R-PRF: Else </w:t>
            </w:r>
            <w:r w:rsidRPr="000171E2">
              <w:rPr>
                <w:rFonts w:asciiTheme="minorHAnsi" w:hAnsiTheme="minorHAnsi" w:cstheme="minorHAnsi"/>
                <w:sz w:val="18"/>
                <w:szCs w:val="18"/>
              </w:rPr>
              <w:t>user input, text</w:t>
            </w:r>
            <w:ins w:id="13" w:author="Alhabibi, Haider@Energy" w:date="2022-06-21T18:05:00Z">
              <w:r w:rsidR="006B27BE">
                <w:rPr>
                  <w:rFonts w:asciiTheme="minorHAnsi" w:hAnsiTheme="minorHAnsi" w:cstheme="minorHAnsi"/>
                  <w:sz w:val="18"/>
                  <w:szCs w:val="18"/>
                </w:rPr>
                <w:t>;</w:t>
              </w:r>
            </w:ins>
            <w:ins w:id="14" w:author="Alhabibi, Haider@Energy" w:date="2022-06-21T17:31:00Z">
              <w:r w:rsidR="000B730E">
                <w:rPr>
                  <w:rFonts w:asciiTheme="minorHAnsi" w:hAnsiTheme="minorHAnsi" w:cstheme="minorHAnsi"/>
                  <w:sz w:val="18"/>
                  <w:szCs w:val="18"/>
                </w:rPr>
                <w:t xml:space="preserve"> </w:t>
              </w:r>
              <w:r w:rsidR="000B730E" w:rsidRPr="000B730E">
                <w:rPr>
                  <w:rFonts w:asciiTheme="minorHAnsi" w:hAnsiTheme="minorHAnsi" w:cstheme="minorHAnsi"/>
                  <w:sz w:val="18"/>
                  <w:szCs w:val="18"/>
                </w:rPr>
                <w:t>Range check: User entered value must be ≤ 1.0</w:t>
              </w:r>
            </w:ins>
            <w:r w:rsidRPr="000171E2">
              <w:rPr>
                <w:rFonts w:asciiTheme="minorHAnsi" w:hAnsiTheme="minorHAnsi" w:cstheme="minorHAnsi"/>
                <w:sz w:val="18"/>
                <w:szCs w:val="18"/>
              </w:rPr>
              <w:t>&gt;&gt;</w:t>
            </w:r>
          </w:p>
        </w:tc>
      </w:tr>
      <w:tr w:rsidR="001377CD" w14:paraId="30FB6C22" w14:textId="77777777" w:rsidTr="00447757">
        <w:tc>
          <w:tcPr>
            <w:tcW w:w="3055" w:type="dxa"/>
          </w:tcPr>
          <w:p w14:paraId="53A8CF62" w14:textId="77777777" w:rsidR="001377CD" w:rsidRDefault="001377CD" w:rsidP="00AE2B20">
            <w:pPr>
              <w:rPr>
                <w:rFonts w:asciiTheme="minorHAnsi" w:hAnsiTheme="minorHAnsi" w:cstheme="minorHAnsi"/>
                <w:sz w:val="18"/>
                <w:szCs w:val="18"/>
              </w:rPr>
            </w:pPr>
          </w:p>
        </w:tc>
        <w:tc>
          <w:tcPr>
            <w:tcW w:w="3420" w:type="dxa"/>
          </w:tcPr>
          <w:p w14:paraId="0E28BA59" w14:textId="77777777" w:rsidR="001377CD" w:rsidRDefault="001377CD" w:rsidP="00AE2B20">
            <w:pPr>
              <w:rPr>
                <w:rFonts w:asciiTheme="minorHAnsi" w:hAnsiTheme="minorHAnsi" w:cstheme="minorHAnsi"/>
                <w:sz w:val="18"/>
                <w:szCs w:val="18"/>
              </w:rPr>
            </w:pPr>
          </w:p>
        </w:tc>
        <w:tc>
          <w:tcPr>
            <w:tcW w:w="4500" w:type="dxa"/>
          </w:tcPr>
          <w:p w14:paraId="4B819058" w14:textId="77777777" w:rsidR="001377CD" w:rsidRDefault="001377CD" w:rsidP="00AE2B20">
            <w:pPr>
              <w:rPr>
                <w:rFonts w:asciiTheme="minorHAnsi" w:hAnsiTheme="minorHAnsi" w:cstheme="minorHAnsi"/>
                <w:sz w:val="18"/>
                <w:szCs w:val="18"/>
              </w:rPr>
            </w:pPr>
          </w:p>
        </w:tc>
      </w:tr>
      <w:tr w:rsidR="001377CD" w14:paraId="3CC87D27" w14:textId="77777777" w:rsidTr="00447757">
        <w:tc>
          <w:tcPr>
            <w:tcW w:w="3055" w:type="dxa"/>
          </w:tcPr>
          <w:p w14:paraId="38700F9F" w14:textId="77777777" w:rsidR="001377CD" w:rsidRDefault="001377CD" w:rsidP="00AE2B20">
            <w:pPr>
              <w:rPr>
                <w:rFonts w:asciiTheme="minorHAnsi" w:hAnsiTheme="minorHAnsi" w:cstheme="minorHAnsi"/>
                <w:sz w:val="18"/>
                <w:szCs w:val="18"/>
              </w:rPr>
            </w:pPr>
          </w:p>
        </w:tc>
        <w:tc>
          <w:tcPr>
            <w:tcW w:w="3420" w:type="dxa"/>
          </w:tcPr>
          <w:p w14:paraId="3E14143D" w14:textId="77777777" w:rsidR="001377CD" w:rsidRDefault="001377CD" w:rsidP="00AE2B20">
            <w:pPr>
              <w:rPr>
                <w:rFonts w:asciiTheme="minorHAnsi" w:hAnsiTheme="minorHAnsi" w:cstheme="minorHAnsi"/>
                <w:sz w:val="18"/>
                <w:szCs w:val="18"/>
              </w:rPr>
            </w:pPr>
          </w:p>
        </w:tc>
        <w:tc>
          <w:tcPr>
            <w:tcW w:w="4500" w:type="dxa"/>
          </w:tcPr>
          <w:p w14:paraId="23593AF5" w14:textId="77777777" w:rsidR="001377CD" w:rsidRDefault="001377CD" w:rsidP="00AE2B20">
            <w:pPr>
              <w:rPr>
                <w:rFonts w:asciiTheme="minorHAnsi" w:hAnsiTheme="minorHAnsi" w:cstheme="minorHAnsi"/>
                <w:sz w:val="18"/>
                <w:szCs w:val="18"/>
              </w:rPr>
            </w:pPr>
          </w:p>
        </w:tc>
      </w:tr>
    </w:tbl>
    <w:p w14:paraId="29B5005C" w14:textId="77777777" w:rsidR="0035420E" w:rsidRDefault="0035420E">
      <w:pPr>
        <w:rPr>
          <w:rFonts w:asciiTheme="minorHAnsi" w:hAnsiTheme="minorHAnsi" w:cstheme="minorHAnsi"/>
          <w:sz w:val="18"/>
          <w:szCs w:val="18"/>
        </w:rPr>
      </w:pPr>
    </w:p>
    <w:p w14:paraId="68178793" w14:textId="77777777" w:rsidR="0030491D" w:rsidRPr="00BA6F69" w:rsidRDefault="0030491D">
      <w:pPr>
        <w:rPr>
          <w:rFonts w:asciiTheme="minorHAnsi" w:hAnsiTheme="minorHAnsi" w:cstheme="minorHAnsi"/>
          <w:sz w:val="18"/>
          <w:szCs w:val="18"/>
        </w:rPr>
      </w:pPr>
    </w:p>
    <w:tbl>
      <w:tblPr>
        <w:tblW w:w="51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8"/>
        <w:gridCol w:w="10389"/>
      </w:tblGrid>
      <w:tr w:rsidR="00DE0501" w:rsidRPr="00500C2C" w14:paraId="0435B76D" w14:textId="77777777" w:rsidTr="004A40B0">
        <w:tc>
          <w:tcPr>
            <w:tcW w:w="11017" w:type="dxa"/>
            <w:gridSpan w:val="2"/>
          </w:tcPr>
          <w:p w14:paraId="0435B76C" w14:textId="617EDB82" w:rsidR="00DE0501" w:rsidRPr="00500C2C" w:rsidRDefault="008002F8" w:rsidP="00B85083">
            <w:pPr>
              <w:keepNext/>
              <w:rPr>
                <w:rFonts w:asciiTheme="minorHAnsi" w:hAnsiTheme="minorHAnsi"/>
                <w:szCs w:val="18"/>
              </w:rPr>
            </w:pPr>
            <w:r>
              <w:rPr>
                <w:rFonts w:asciiTheme="minorHAnsi" w:hAnsiTheme="minorHAnsi"/>
                <w:b/>
                <w:szCs w:val="18"/>
              </w:rPr>
              <w:t>E</w:t>
            </w:r>
            <w:r w:rsidR="00DE0501" w:rsidRPr="00500C2C">
              <w:rPr>
                <w:rFonts w:asciiTheme="minorHAnsi" w:hAnsiTheme="minorHAnsi"/>
                <w:b/>
                <w:szCs w:val="18"/>
              </w:rPr>
              <w:t>. Compliance Statement</w:t>
            </w:r>
            <w:r w:rsidR="00DE0501" w:rsidRPr="00500C2C">
              <w:rPr>
                <w:rFonts w:asciiTheme="minorHAnsi" w:hAnsiTheme="minorHAnsi"/>
                <w:szCs w:val="18"/>
              </w:rPr>
              <w:t xml:space="preserve"> </w:t>
            </w:r>
          </w:p>
        </w:tc>
      </w:tr>
      <w:tr w:rsidR="00DE0501" w:rsidRPr="00D2491C" w14:paraId="0435B771" w14:textId="77777777" w:rsidTr="004A40B0">
        <w:trPr>
          <w:trHeight w:val="158"/>
        </w:trPr>
        <w:tc>
          <w:tcPr>
            <w:tcW w:w="628" w:type="dxa"/>
            <w:vAlign w:val="center"/>
          </w:tcPr>
          <w:p w14:paraId="0435B76E" w14:textId="77777777" w:rsidR="00DE0501" w:rsidRPr="00D2491C" w:rsidRDefault="00DE0501" w:rsidP="003A7CD3">
            <w:pPr>
              <w:keepNext/>
              <w:jc w:val="center"/>
              <w:rPr>
                <w:rFonts w:asciiTheme="minorHAnsi" w:hAnsiTheme="minorHAnsi"/>
                <w:sz w:val="18"/>
                <w:szCs w:val="18"/>
              </w:rPr>
            </w:pPr>
            <w:r w:rsidRPr="00D2491C">
              <w:rPr>
                <w:rFonts w:asciiTheme="minorHAnsi" w:hAnsiTheme="minorHAnsi"/>
                <w:sz w:val="18"/>
                <w:szCs w:val="18"/>
              </w:rPr>
              <w:t>01</w:t>
            </w:r>
          </w:p>
        </w:tc>
        <w:tc>
          <w:tcPr>
            <w:tcW w:w="10389" w:type="dxa"/>
            <w:vAlign w:val="center"/>
          </w:tcPr>
          <w:p w14:paraId="0435B770" w14:textId="42EB9071" w:rsidR="00DE0501" w:rsidRPr="00D2491C" w:rsidRDefault="00DE0501" w:rsidP="00D9307B">
            <w:pPr>
              <w:keepNext/>
              <w:rPr>
                <w:rFonts w:asciiTheme="minorHAnsi" w:hAnsiTheme="minorHAnsi"/>
                <w:sz w:val="18"/>
                <w:szCs w:val="18"/>
              </w:rPr>
            </w:pPr>
            <w:r w:rsidRPr="00D2491C">
              <w:rPr>
                <w:rFonts w:asciiTheme="minorHAnsi" w:hAnsiTheme="minorHAnsi"/>
                <w:sz w:val="18"/>
                <w:szCs w:val="18"/>
              </w:rPr>
              <w:t>&lt;&lt;</w:t>
            </w:r>
            <w:r w:rsidR="00B85083" w:rsidRPr="00C27BAB">
              <w:rPr>
                <w:rFonts w:asciiTheme="minorHAnsi" w:hAnsiTheme="minorHAnsi"/>
                <w:sz w:val="18"/>
                <w:szCs w:val="18"/>
              </w:rPr>
              <w:t xml:space="preserve"> I</w:t>
            </w:r>
            <w:r w:rsidR="00B85083">
              <w:rPr>
                <w:rFonts w:asciiTheme="minorHAnsi" w:hAnsiTheme="minorHAnsi"/>
                <w:sz w:val="18"/>
                <w:szCs w:val="18"/>
              </w:rPr>
              <w:t>f</w:t>
            </w:r>
            <w:r w:rsidR="00B85083" w:rsidRPr="00C27BAB">
              <w:rPr>
                <w:rFonts w:asciiTheme="minorHAnsi" w:hAnsiTheme="minorHAnsi"/>
                <w:sz w:val="18"/>
                <w:szCs w:val="18"/>
              </w:rPr>
              <w:t xml:space="preserve"> </w:t>
            </w:r>
            <w:r w:rsidR="00B85083">
              <w:rPr>
                <w:rFonts w:asciiTheme="minorHAnsi" w:hAnsiTheme="minorHAnsi"/>
                <w:sz w:val="18"/>
                <w:szCs w:val="18"/>
              </w:rPr>
              <w:t>‘Building Type” (</w:t>
            </w:r>
            <w:r w:rsidR="00B85083" w:rsidRPr="00C27BAB">
              <w:rPr>
                <w:rFonts w:asciiTheme="minorHAnsi" w:hAnsiTheme="minorHAnsi"/>
                <w:sz w:val="18"/>
                <w:szCs w:val="18"/>
              </w:rPr>
              <w:t>A02</w:t>
            </w:r>
            <w:r w:rsidR="00B85083">
              <w:rPr>
                <w:rFonts w:asciiTheme="minorHAnsi" w:hAnsiTheme="minorHAnsi"/>
                <w:sz w:val="18"/>
                <w:szCs w:val="18"/>
              </w:rPr>
              <w:t>)</w:t>
            </w:r>
            <w:r w:rsidR="00B85083" w:rsidRPr="00C27BAB">
              <w:rPr>
                <w:rFonts w:asciiTheme="minorHAnsi" w:hAnsiTheme="minorHAnsi"/>
                <w:sz w:val="18"/>
                <w:szCs w:val="18"/>
              </w:rPr>
              <w:t xml:space="preserve"> = ‘Non-dwelling Unit’ then display text: “Building Passes</w:t>
            </w:r>
            <w:r w:rsidR="00B85083">
              <w:rPr>
                <w:rFonts w:asciiTheme="minorHAnsi" w:hAnsiTheme="minorHAnsi"/>
                <w:sz w:val="18"/>
                <w:szCs w:val="18"/>
              </w:rPr>
              <w:t>”; If the ‘Total Installed Mechanical Ventilation (</w:t>
            </w:r>
            <w:r w:rsidR="005670D3">
              <w:rPr>
                <w:rFonts w:asciiTheme="minorHAnsi" w:hAnsiTheme="minorHAnsi"/>
                <w:sz w:val="18"/>
                <w:szCs w:val="18"/>
              </w:rPr>
              <w:t>D</w:t>
            </w:r>
            <w:r w:rsidR="00B85083">
              <w:rPr>
                <w:rFonts w:asciiTheme="minorHAnsi" w:hAnsiTheme="minorHAnsi"/>
                <w:sz w:val="18"/>
                <w:szCs w:val="18"/>
              </w:rPr>
              <w:t xml:space="preserve">06) </w:t>
            </w:r>
            <w:r w:rsidR="00B85083">
              <w:rPr>
                <w:rFonts w:asciiTheme="minorHAnsi" w:hAnsiTheme="minorHAnsi" w:cstheme="minorHAnsi"/>
                <w:sz w:val="18"/>
                <w:szCs w:val="18"/>
              </w:rPr>
              <w:t>≥</w:t>
            </w:r>
            <w:r w:rsidR="00B85083">
              <w:rPr>
                <w:rFonts w:asciiTheme="minorHAnsi" w:hAnsiTheme="minorHAnsi"/>
                <w:sz w:val="18"/>
                <w:szCs w:val="18"/>
              </w:rPr>
              <w:t xml:space="preserve"> Required Mechanical Ventilation Rate (</w:t>
            </w:r>
            <w:r w:rsidR="005670D3">
              <w:rPr>
                <w:rFonts w:asciiTheme="minorHAnsi" w:hAnsiTheme="minorHAnsi"/>
                <w:sz w:val="18"/>
                <w:szCs w:val="18"/>
              </w:rPr>
              <w:t>C</w:t>
            </w:r>
            <w:r w:rsidR="00B85083">
              <w:rPr>
                <w:rFonts w:asciiTheme="minorHAnsi" w:hAnsiTheme="minorHAnsi"/>
                <w:sz w:val="18"/>
                <w:szCs w:val="18"/>
              </w:rPr>
              <w:t>06), then display text: "Building Passes Mechanical Ventilation Rate</w:t>
            </w:r>
            <w:r w:rsidR="00B85083" w:rsidDel="001E1FD4">
              <w:rPr>
                <w:rFonts w:asciiTheme="minorHAnsi" w:hAnsiTheme="minorHAnsi"/>
                <w:sz w:val="18"/>
                <w:szCs w:val="18"/>
              </w:rPr>
              <w:t xml:space="preserve"> </w:t>
            </w:r>
            <w:r w:rsidR="00B85083">
              <w:rPr>
                <w:rFonts w:asciiTheme="minorHAnsi" w:hAnsiTheme="minorHAnsi"/>
                <w:sz w:val="18"/>
                <w:szCs w:val="18"/>
              </w:rPr>
              <w:t>Test” else display text: "Building Fails Mechanical Ventilation Rate Test"</w:t>
            </w:r>
            <w:r w:rsidRPr="00D2491C">
              <w:rPr>
                <w:rFonts w:asciiTheme="minorHAnsi" w:hAnsiTheme="minorHAnsi"/>
                <w:sz w:val="18"/>
                <w:szCs w:val="18"/>
              </w:rPr>
              <w:t>&gt;&gt;</w:t>
            </w:r>
          </w:p>
        </w:tc>
      </w:tr>
    </w:tbl>
    <w:p w14:paraId="0435B7E5" w14:textId="632C76AC" w:rsidR="004B6E84" w:rsidRDefault="004B6E84" w:rsidP="004B6E8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BD72D7" w:rsidRPr="0084687D" w14:paraId="523FA39E" w14:textId="77777777" w:rsidTr="00BD72D7">
        <w:trPr>
          <w:cantSplit/>
          <w:trHeight w:val="432"/>
        </w:trPr>
        <w:tc>
          <w:tcPr>
            <w:tcW w:w="5000" w:type="pct"/>
            <w:gridSpan w:val="2"/>
            <w:vAlign w:val="center"/>
          </w:tcPr>
          <w:p w14:paraId="1118FF96" w14:textId="06D75B45" w:rsidR="00BD72D7" w:rsidRPr="00AD610F" w:rsidRDefault="00BD72D7" w:rsidP="00BD72D7">
            <w:pPr>
              <w:keepNext/>
              <w:rPr>
                <w:rFonts w:ascii="Calibri" w:hAnsi="Calibri"/>
                <w:b/>
                <w:szCs w:val="18"/>
              </w:rPr>
            </w:pPr>
            <w:r>
              <w:rPr>
                <w:rFonts w:ascii="Calibri" w:hAnsi="Calibri"/>
                <w:b/>
                <w:szCs w:val="18"/>
              </w:rPr>
              <w:t>F</w:t>
            </w:r>
            <w:r w:rsidRPr="00AD610F">
              <w:rPr>
                <w:rFonts w:ascii="Calibri" w:hAnsi="Calibri"/>
                <w:b/>
                <w:szCs w:val="18"/>
              </w:rPr>
              <w:t>. Determination of HERS Verification Compliance</w:t>
            </w:r>
          </w:p>
          <w:p w14:paraId="0711D5B1" w14:textId="77777777" w:rsidR="00BD72D7" w:rsidRPr="0084687D" w:rsidRDefault="00BD72D7" w:rsidP="00BD72D7">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BD72D7" w:rsidRPr="0084687D" w14:paraId="0D88B17E" w14:textId="77777777" w:rsidTr="00BD72D7">
        <w:trPr>
          <w:cantSplit/>
          <w:trHeight w:val="144"/>
        </w:trPr>
        <w:tc>
          <w:tcPr>
            <w:tcW w:w="253" w:type="pct"/>
            <w:vAlign w:val="center"/>
          </w:tcPr>
          <w:p w14:paraId="6E74C6B4" w14:textId="77777777" w:rsidR="00BD72D7" w:rsidRPr="0084687D" w:rsidDel="00C76C40" w:rsidRDefault="00BD72D7" w:rsidP="00BD72D7">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10F7CD39" w14:textId="735CD9B6" w:rsidR="00BD72D7" w:rsidRPr="0084687D" w:rsidRDefault="00BA6F69">
            <w:pPr>
              <w:keepNext/>
              <w:spacing w:after="60"/>
              <w:rPr>
                <w:rFonts w:ascii="Calibri" w:hAnsi="Calibri"/>
                <w:sz w:val="18"/>
                <w:szCs w:val="18"/>
              </w:rPr>
            </w:pPr>
            <w:r w:rsidRPr="0084687D">
              <w:rPr>
                <w:rFonts w:ascii="Calibri" w:hAnsi="Calibri"/>
                <w:sz w:val="18"/>
                <w:szCs w:val="18"/>
              </w:rPr>
              <w:t xml:space="preserve">&lt;&lt;if </w:t>
            </w:r>
            <w:r w:rsidR="0069391B">
              <w:rPr>
                <w:rFonts w:ascii="Calibri" w:hAnsi="Calibri"/>
                <w:sz w:val="18"/>
                <w:szCs w:val="18"/>
              </w:rPr>
              <w:t>E</w:t>
            </w:r>
            <w:r>
              <w:rPr>
                <w:rFonts w:ascii="Calibri" w:hAnsi="Calibri"/>
                <w:sz w:val="18"/>
                <w:szCs w:val="18"/>
              </w:rPr>
              <w:t>01</w:t>
            </w:r>
            <w:r w:rsidRPr="0084687D">
              <w:rPr>
                <w:rFonts w:ascii="Calibri" w:hAnsi="Calibri"/>
                <w:sz w:val="18"/>
                <w:szCs w:val="18"/>
              </w:rPr>
              <w:t xml:space="preserve"> = </w:t>
            </w:r>
            <w:r w:rsidR="0069391B">
              <w:rPr>
                <w:rFonts w:asciiTheme="minorHAnsi" w:hAnsiTheme="minorHAnsi"/>
                <w:sz w:val="18"/>
                <w:szCs w:val="18"/>
              </w:rPr>
              <w:t>Building Passes Mechanical Ventilation Rate</w:t>
            </w:r>
            <w:r w:rsidR="0069391B" w:rsidDel="001E1FD4">
              <w:rPr>
                <w:rFonts w:asciiTheme="minorHAnsi" w:hAnsiTheme="minorHAnsi"/>
                <w:sz w:val="18"/>
                <w:szCs w:val="18"/>
              </w:rPr>
              <w:t xml:space="preserve"> </w:t>
            </w:r>
            <w:r w:rsidR="0069391B">
              <w:rPr>
                <w:rFonts w:asciiTheme="minorHAnsi" w:hAnsiTheme="minorHAnsi"/>
                <w:sz w:val="18"/>
                <w:szCs w:val="18"/>
              </w:rPr>
              <w:t xml:space="preserve">Test, </w:t>
            </w:r>
            <w:r w:rsidRPr="0084687D">
              <w:rPr>
                <w:rFonts w:ascii="Calibri" w:hAnsi="Calibr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53497C11" w14:textId="760DECDC" w:rsidR="003C0B0D" w:rsidRDefault="003C0B0D"/>
    <w:p w14:paraId="0435B867" w14:textId="77777777" w:rsidR="00202E7F" w:rsidRDefault="00202E7F" w:rsidP="00C519F0">
      <w:pPr>
        <w:rPr>
          <w:rFonts w:asciiTheme="minorHAnsi" w:hAnsiTheme="minorHAnsi"/>
          <w:sz w:val="18"/>
          <w:szCs w:val="18"/>
        </w:rPr>
      </w:pPr>
    </w:p>
    <w:sectPr w:rsidR="00202E7F" w:rsidSect="0076421E">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75FE8" w14:textId="77777777" w:rsidR="006C3092" w:rsidRDefault="006C3092">
      <w:r>
        <w:separator/>
      </w:r>
    </w:p>
  </w:endnote>
  <w:endnote w:type="continuationSeparator" w:id="0">
    <w:p w14:paraId="7C3F3CED" w14:textId="77777777" w:rsidR="006C3092" w:rsidRDefault="006C3092">
      <w:r>
        <w:continuationSeparator/>
      </w:r>
    </w:p>
  </w:endnote>
  <w:endnote w:type="continuationNotice" w:id="1">
    <w:p w14:paraId="3081A8E0" w14:textId="77777777" w:rsidR="006C3092" w:rsidRDefault="006C30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85" w14:textId="77777777" w:rsidR="002C5205" w:rsidRPr="009213E6" w:rsidRDefault="002C5205" w:rsidP="009213E6">
    <w:pPr>
      <w:pStyle w:val="Footer"/>
      <w:rPr>
        <w:b/>
      </w:rPr>
    </w:pPr>
    <w:r w:rsidRPr="009213E6">
      <w:t xml:space="preserve">Registration Number:                                            Registration Date/Time:                                                    HERS Provider:                                   </w:t>
    </w:r>
  </w:p>
  <w:p w14:paraId="0435B886" w14:textId="0E8FBEDC" w:rsidR="002C5205" w:rsidRPr="009213E6" w:rsidRDefault="002C5205" w:rsidP="009213E6">
    <w:pPr>
      <w:pStyle w:val="Footer"/>
    </w:pPr>
    <w:r w:rsidRPr="009213E6">
      <w:t>CA Building Energy Efficiency Standards - 20</w:t>
    </w:r>
    <w:r w:rsidR="00ED3F04">
      <w:t>22</w:t>
    </w:r>
    <w:r w:rsidRPr="009213E6">
      <w:t xml:space="preserve"> Residential Compliance</w:t>
    </w:r>
    <w:r w:rsidRPr="009213E6">
      <w:tab/>
    </w:r>
    <w:r w:rsidR="00875505">
      <w:t xml:space="preserve">March </w:t>
    </w:r>
    <w:r>
      <w:t>20</w:t>
    </w:r>
    <w:r w:rsidR="00ED3F04">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0" w14:textId="7828B30B" w:rsidR="002C5205" w:rsidRPr="009213E6" w:rsidRDefault="002C5205" w:rsidP="009213E6">
    <w:pPr>
      <w:pStyle w:val="Footer"/>
    </w:pPr>
    <w:r w:rsidRPr="009213E6">
      <w:t>CA Building Energy Efficiency Standards - 20</w:t>
    </w:r>
    <w:r w:rsidR="00ED3F04">
      <w:t>22</w:t>
    </w:r>
    <w:r w:rsidRPr="009213E6">
      <w:t xml:space="preserve"> Residential Compliance</w:t>
    </w:r>
    <w:r w:rsidRPr="009213E6">
      <w:tab/>
    </w:r>
    <w:r w:rsidR="00875505">
      <w:t xml:space="preserve">March </w:t>
    </w:r>
    <w:r>
      <w:t>20</w:t>
    </w:r>
    <w:r w:rsidR="00ED3F04">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A" w14:textId="4F5E2F1E" w:rsidR="002C5205" w:rsidRPr="00A165EE" w:rsidRDefault="002C5205" w:rsidP="009213E6">
    <w:pPr>
      <w:pStyle w:val="Footer"/>
      <w:rPr>
        <w:b/>
      </w:rPr>
    </w:pPr>
    <w:r w:rsidRPr="00A165EE">
      <w:t>CA Building Energy Efficiency Standards - 20</w:t>
    </w:r>
    <w:r w:rsidR="00ED3F04">
      <w:t>22</w:t>
    </w:r>
    <w:r w:rsidRPr="00A165EE">
      <w:t xml:space="preserve"> Residential Compliance</w:t>
    </w:r>
    <w:r w:rsidRPr="00A165EE">
      <w:tab/>
    </w:r>
    <w:r w:rsidR="00875505">
      <w:t>March</w:t>
    </w:r>
    <w:r>
      <w:t xml:space="preserve"> 20</w:t>
    </w:r>
    <w:r w:rsidR="00ED3F04">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D44DA" w14:textId="77777777" w:rsidR="006C3092" w:rsidRDefault="006C3092">
      <w:r>
        <w:separator/>
      </w:r>
    </w:p>
  </w:footnote>
  <w:footnote w:type="continuationSeparator" w:id="0">
    <w:p w14:paraId="05A43537" w14:textId="77777777" w:rsidR="006C3092" w:rsidRDefault="006C3092">
      <w:r>
        <w:continuationSeparator/>
      </w:r>
    </w:p>
  </w:footnote>
  <w:footnote w:type="continuationNotice" w:id="1">
    <w:p w14:paraId="427199F6" w14:textId="77777777" w:rsidR="006C3092" w:rsidRDefault="006C30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72" w14:textId="77777777" w:rsidR="002C5205" w:rsidRDefault="008D0F1F">
    <w:pPr>
      <w:pStyle w:val="Header"/>
    </w:pPr>
    <w:r>
      <w:rPr>
        <w:noProof/>
      </w:rPr>
      <w:pict w14:anchorId="0435B8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A9032" w14:textId="77777777" w:rsidR="007B354C" w:rsidRPr="007C739C" w:rsidRDefault="007B354C" w:rsidP="007B354C">
    <w:pPr>
      <w:pStyle w:val="Header"/>
      <w:jc w:val="center"/>
      <w:rPr>
        <w:rFonts w:asciiTheme="minorHAnsi" w:hAnsiTheme="minorHAnsi"/>
        <w:b/>
        <w:bCs/>
        <w:sz w:val="28"/>
        <w:szCs w:val="28"/>
      </w:rPr>
    </w:pPr>
    <w:r w:rsidRPr="00333DF5">
      <w:rPr>
        <w:rFonts w:ascii="Calibri" w:hAnsi="Calibri" w:cs="Calibri"/>
        <w:noProof/>
        <w:sz w:val="28"/>
        <w:szCs w:val="28"/>
      </w:rPr>
      <w:drawing>
        <wp:anchor distT="0" distB="0" distL="114300" distR="114300" simplePos="0" relativeHeight="251660296" behindDoc="0" locked="0" layoutInCell="1" allowOverlap="1" wp14:anchorId="4C67A4CC" wp14:editId="3F2A1621">
          <wp:simplePos x="0" y="0"/>
          <wp:positionH relativeFrom="column">
            <wp:posOffset>-84158</wp:posOffset>
          </wp:positionH>
          <wp:positionV relativeFrom="paragraph">
            <wp:posOffset>87909</wp:posOffset>
          </wp:positionV>
          <wp:extent cx="2532380" cy="566420"/>
          <wp:effectExtent l="0" t="0" r="0" b="0"/>
          <wp:wrapNone/>
          <wp:docPr id="15" name="Picture 15"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7C739C">
      <w:rPr>
        <w:rFonts w:asciiTheme="minorHAnsi" w:hAnsiTheme="minorHAnsi" w:cstheme="minorHAnsi"/>
        <w:b/>
        <w:bCs/>
        <w:sz w:val="28"/>
        <w:szCs w:val="28"/>
      </w:rPr>
      <w:t>Indoor Air Quality and Mechanical Ventilation</w:t>
    </w:r>
  </w:p>
  <w:p w14:paraId="668A8862" w14:textId="77777777" w:rsidR="007B354C" w:rsidRPr="00333DF5" w:rsidRDefault="007B354C" w:rsidP="007B354C">
    <w:pPr>
      <w:tabs>
        <w:tab w:val="center" w:pos="4320"/>
        <w:tab w:val="right" w:pos="8640"/>
      </w:tabs>
      <w:ind w:left="360"/>
      <w:rPr>
        <w:rFonts w:ascii="Arial" w:hAnsi="Arial" w:cs="Arial"/>
        <w:sz w:val="24"/>
        <w:szCs w:val="24"/>
      </w:rPr>
    </w:pPr>
    <w:r w:rsidRPr="00333DF5">
      <w:rPr>
        <w:rFonts w:ascii="Arial" w:hAnsi="Arial" w:cs="Arial"/>
        <w:sz w:val="24"/>
        <w:szCs w:val="24"/>
      </w:rPr>
      <w:ptab w:relativeTo="margin" w:alignment="center" w:leader="none"/>
    </w:r>
    <w:r w:rsidRPr="00333DF5">
      <w:rPr>
        <w:rFonts w:ascii="Arial" w:hAnsi="Arial" w:cs="Arial"/>
        <w:sz w:val="24"/>
        <w:szCs w:val="24"/>
      </w:rPr>
      <w:ptab w:relativeTo="margin" w:alignment="right" w:leader="none"/>
    </w:r>
    <w:r w:rsidRPr="00333DF5">
      <w:rPr>
        <w:rFonts w:ascii="Calibri" w:hAnsi="Calibri" w:cs="Calibri"/>
        <w:sz w:val="28"/>
        <w:szCs w:val="28"/>
      </w:rPr>
      <w:t>CEC-CF</w:t>
    </w:r>
    <w:r>
      <w:rPr>
        <w:rFonts w:ascii="Calibri" w:hAnsi="Calibri" w:cs="Calibri"/>
        <w:sz w:val="28"/>
        <w:szCs w:val="28"/>
      </w:rPr>
      <w:t>3</w:t>
    </w:r>
    <w:r w:rsidRPr="00333DF5">
      <w:rPr>
        <w:rFonts w:ascii="Calibri" w:hAnsi="Calibri" w:cs="Calibri"/>
        <w:sz w:val="28"/>
        <w:szCs w:val="28"/>
      </w:rPr>
      <w:t>R-</w:t>
    </w:r>
    <w:r>
      <w:rPr>
        <w:rFonts w:ascii="Calibri" w:hAnsi="Calibri" w:cs="Calibri"/>
        <w:sz w:val="28"/>
        <w:szCs w:val="28"/>
      </w:rPr>
      <w:t>MCH</w:t>
    </w:r>
    <w:r w:rsidRPr="00333DF5">
      <w:rPr>
        <w:rFonts w:ascii="Calibri" w:hAnsi="Calibri" w:cs="Calibri"/>
        <w:sz w:val="28"/>
        <w:szCs w:val="28"/>
      </w:rPr>
      <w:t>-</w:t>
    </w:r>
    <w:r>
      <w:rPr>
        <w:rFonts w:ascii="Calibri" w:hAnsi="Calibri" w:cs="Calibri"/>
        <w:sz w:val="28"/>
        <w:szCs w:val="28"/>
      </w:rPr>
      <w:t>27</w:t>
    </w:r>
    <w:r w:rsidRPr="00333DF5">
      <w:rPr>
        <w:rFonts w:ascii="Calibri" w:hAnsi="Calibri" w:cs="Calibri"/>
        <w:sz w:val="28"/>
        <w:szCs w:val="28"/>
      </w:rPr>
      <w:t>-</w:t>
    </w:r>
    <w:r>
      <w:rPr>
        <w:rFonts w:ascii="Calibri" w:hAnsi="Calibri" w:cs="Calibri"/>
        <w:sz w:val="28"/>
        <w:szCs w:val="28"/>
      </w:rPr>
      <w:t>H</w:t>
    </w:r>
  </w:p>
  <w:p w14:paraId="6B9EF69C" w14:textId="77777777" w:rsidR="007B354C" w:rsidRPr="007C739C" w:rsidRDefault="007B354C" w:rsidP="007B354C">
    <w:pPr>
      <w:spacing w:after="160" w:line="259" w:lineRule="auto"/>
      <w:ind w:left="360"/>
      <w:rPr>
        <w:rFonts w:ascii="Calibri" w:eastAsia="Calibri" w:hAnsi="Calibri" w:cs="Calibri"/>
        <w:b/>
        <w:bCs/>
        <w:i/>
        <w:iCs/>
        <w:sz w:val="28"/>
        <w:szCs w:val="28"/>
      </w:rPr>
    </w:pPr>
    <w:r w:rsidRPr="00333DF5">
      <w:rPr>
        <w:rFonts w:ascii="Arial" w:eastAsia="Calibri" w:hAnsi="Arial" w:cs="Arial"/>
        <w:sz w:val="24"/>
        <w:szCs w:val="22"/>
      </w:rPr>
      <w:ptab w:relativeTo="margin" w:alignment="center" w:leader="none"/>
    </w:r>
    <w:r w:rsidRPr="00333DF5">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87" w14:textId="77777777" w:rsidR="002C5205" w:rsidRDefault="008D0F1F">
    <w:pPr>
      <w:pStyle w:val="Header"/>
    </w:pPr>
    <w:r>
      <w:rPr>
        <w:noProof/>
      </w:rPr>
      <w:pict w14:anchorId="0435B8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88" w14:textId="77777777" w:rsidR="002C5205" w:rsidRDefault="008D0F1F">
    <w:pPr>
      <w:pStyle w:val="Header"/>
    </w:pPr>
    <w:r>
      <w:rPr>
        <w:noProof/>
      </w:rPr>
      <w:pict w14:anchorId="0435B8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7" o:spid="_x0000_s1029"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2C5205" w:rsidRPr="00F85124" w14:paraId="0435B88B" w14:textId="77777777" w:rsidTr="00023A98">
      <w:trPr>
        <w:cantSplit/>
        <w:trHeight w:val="288"/>
      </w:trPr>
      <w:tc>
        <w:tcPr>
          <w:tcW w:w="3881" w:type="pct"/>
          <w:gridSpan w:val="2"/>
          <w:tcBorders>
            <w:bottom w:val="single" w:sz="4" w:space="0" w:color="auto"/>
            <w:right w:val="nil"/>
          </w:tcBorders>
          <w:vAlign w:val="center"/>
        </w:tcPr>
        <w:p w14:paraId="0435B889" w14:textId="0EC94FB5" w:rsidR="002C5205" w:rsidRPr="00927918" w:rsidRDefault="002C5205" w:rsidP="00023A98">
          <w:pPr>
            <w:pStyle w:val="Style17"/>
            <w:rPr>
              <w:b/>
              <w:sz w:val="20"/>
            </w:rPr>
          </w:pPr>
          <w:r w:rsidRPr="00927918">
            <w:rPr>
              <w:sz w:val="20"/>
            </w:rPr>
            <w:t xml:space="preserve">CERTIFICATE OF </w:t>
          </w:r>
          <w:r>
            <w:rPr>
              <w:sz w:val="20"/>
            </w:rPr>
            <w:t>VERIFICATION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0435B88A" w14:textId="5C03863A" w:rsidR="002C5205" w:rsidRPr="00927918" w:rsidRDefault="002C5205" w:rsidP="00D85A3A">
          <w:pPr>
            <w:pStyle w:val="Style18"/>
            <w:rPr>
              <w:b/>
              <w:sz w:val="20"/>
            </w:rPr>
          </w:pPr>
          <w:r w:rsidRPr="00927918">
            <w:rPr>
              <w:sz w:val="20"/>
            </w:rPr>
            <w:t>CF</w:t>
          </w:r>
          <w:r>
            <w:rPr>
              <w:sz w:val="20"/>
            </w:rPr>
            <w:t>3</w:t>
          </w:r>
          <w:r w:rsidRPr="00927918">
            <w:rPr>
              <w:sz w:val="20"/>
            </w:rPr>
            <w:t>R-MCH-27</w:t>
          </w:r>
          <w:r>
            <w:rPr>
              <w:sz w:val="20"/>
            </w:rPr>
            <w:t>-H</w:t>
          </w:r>
        </w:p>
      </w:tc>
    </w:tr>
    <w:tr w:rsidR="002C5205" w:rsidRPr="00F85124" w14:paraId="0435B88E" w14:textId="77777777" w:rsidTr="00023A98">
      <w:trPr>
        <w:cantSplit/>
        <w:trHeight w:val="288"/>
      </w:trPr>
      <w:tc>
        <w:tcPr>
          <w:tcW w:w="2285" w:type="pct"/>
          <w:tcBorders>
            <w:right w:val="nil"/>
          </w:tcBorders>
        </w:tcPr>
        <w:p w14:paraId="0435B88C" w14:textId="77777777" w:rsidR="002C5205" w:rsidRPr="00F85124" w:rsidRDefault="002C5205" w:rsidP="00700338">
          <w:pPr>
            <w:pStyle w:val="Style19"/>
            <w:rPr>
              <w:sz w:val="12"/>
              <w:szCs w:val="12"/>
            </w:rPr>
          </w:pPr>
          <w:r w:rsidRPr="00505A99">
            <w:t>Indoor Air Quality and Mechanical Ventilation</w:t>
          </w:r>
          <w:r>
            <w:t xml:space="preserve"> – MCH-27a</w:t>
          </w:r>
        </w:p>
      </w:tc>
      <w:tc>
        <w:tcPr>
          <w:tcW w:w="2715" w:type="pct"/>
          <w:gridSpan w:val="2"/>
          <w:tcBorders>
            <w:left w:val="nil"/>
          </w:tcBorders>
        </w:tcPr>
        <w:p w14:paraId="0435B88D" w14:textId="32356A83" w:rsidR="002C5205" w:rsidRPr="00F85124" w:rsidRDefault="002C5205"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875505" w:rsidRPr="00875505">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8D0F1F">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bl>
  <w:p w14:paraId="0435B88F" w14:textId="77777777" w:rsidR="002C5205" w:rsidRDefault="008D0F1F" w:rsidP="00D65FA1">
    <w:pPr>
      <w:pStyle w:val="Header"/>
    </w:pPr>
    <w:r>
      <w:rPr>
        <w:noProof/>
      </w:rPr>
      <w:pict w14:anchorId="0435B8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8" o:spid="_x0000_s103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1" w14:textId="77777777" w:rsidR="002C5205" w:rsidRDefault="008D0F1F">
    <w:pPr>
      <w:pStyle w:val="Header"/>
    </w:pPr>
    <w:r>
      <w:rPr>
        <w:noProof/>
      </w:rPr>
      <w:pict w14:anchorId="0435B8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6" o:spid="_x0000_s1028"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2" w14:textId="77777777" w:rsidR="002C5205" w:rsidRDefault="008D0F1F">
    <w:pPr>
      <w:pStyle w:val="Header"/>
    </w:pPr>
    <w:r>
      <w:rPr>
        <w:noProof/>
      </w:rPr>
      <w:pict w14:anchorId="0435B8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1032"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2C5205" w:rsidRPr="00F85124" w14:paraId="0435B895" w14:textId="77777777" w:rsidTr="00023A98">
      <w:trPr>
        <w:cantSplit/>
        <w:trHeight w:val="288"/>
      </w:trPr>
      <w:tc>
        <w:tcPr>
          <w:tcW w:w="3881" w:type="pct"/>
          <w:gridSpan w:val="2"/>
          <w:tcBorders>
            <w:bottom w:val="single" w:sz="4" w:space="0" w:color="auto"/>
            <w:right w:val="nil"/>
          </w:tcBorders>
          <w:vAlign w:val="center"/>
        </w:tcPr>
        <w:p w14:paraId="0435B893" w14:textId="5A4C8DA0" w:rsidR="002C5205" w:rsidRPr="00D65FA1" w:rsidRDefault="002C5205" w:rsidP="00023A98">
          <w:pPr>
            <w:pStyle w:val="Style17"/>
            <w:rPr>
              <w:b/>
              <w:sz w:val="20"/>
            </w:rPr>
          </w:pPr>
          <w:r w:rsidRPr="00D65FA1">
            <w:rPr>
              <w:sz w:val="20"/>
            </w:rPr>
            <w:t xml:space="preserve">CERTIFICATE OF </w:t>
          </w:r>
          <w:r>
            <w:rPr>
              <w:sz w:val="20"/>
            </w:rPr>
            <w:t>VERIFICATION – DATA FIELD DEFINITIONS AND CALCULATIONS</w:t>
          </w:r>
        </w:p>
      </w:tc>
      <w:tc>
        <w:tcPr>
          <w:tcW w:w="1119" w:type="pct"/>
          <w:tcBorders>
            <w:left w:val="nil"/>
            <w:bottom w:val="single" w:sz="4" w:space="0" w:color="auto"/>
          </w:tcBorders>
          <w:tcMar>
            <w:left w:w="115" w:type="dxa"/>
            <w:right w:w="115" w:type="dxa"/>
          </w:tcMar>
          <w:vAlign w:val="center"/>
        </w:tcPr>
        <w:p w14:paraId="0435B894" w14:textId="45E21402" w:rsidR="002C5205" w:rsidRPr="00D65FA1" w:rsidRDefault="002C5205" w:rsidP="00D85A3A">
          <w:pPr>
            <w:pStyle w:val="Style18"/>
            <w:rPr>
              <w:b/>
              <w:sz w:val="20"/>
            </w:rPr>
          </w:pPr>
          <w:r w:rsidRPr="00D65FA1">
            <w:rPr>
              <w:sz w:val="20"/>
            </w:rPr>
            <w:t>CF</w:t>
          </w:r>
          <w:r>
            <w:rPr>
              <w:sz w:val="20"/>
            </w:rPr>
            <w:t>3</w:t>
          </w:r>
          <w:r w:rsidRPr="00D65FA1">
            <w:rPr>
              <w:sz w:val="20"/>
            </w:rPr>
            <w:t>R-MCH-27</w:t>
          </w:r>
          <w:r>
            <w:rPr>
              <w:sz w:val="20"/>
            </w:rPr>
            <w:t>-H</w:t>
          </w:r>
        </w:p>
      </w:tc>
    </w:tr>
    <w:tr w:rsidR="002C5205" w:rsidRPr="00F85124" w14:paraId="0435B898" w14:textId="77777777" w:rsidTr="00023A98">
      <w:trPr>
        <w:cantSplit/>
        <w:trHeight w:val="288"/>
      </w:trPr>
      <w:tc>
        <w:tcPr>
          <w:tcW w:w="2285" w:type="pct"/>
          <w:tcBorders>
            <w:right w:val="nil"/>
          </w:tcBorders>
        </w:tcPr>
        <w:p w14:paraId="0435B896" w14:textId="77777777" w:rsidR="002C5205" w:rsidRPr="00F85124" w:rsidRDefault="002C5205" w:rsidP="00700338">
          <w:pPr>
            <w:pStyle w:val="Style19"/>
            <w:rPr>
              <w:sz w:val="12"/>
              <w:szCs w:val="12"/>
            </w:rPr>
          </w:pPr>
          <w:r w:rsidRPr="00505A99">
            <w:t>Indoor Air Quality and Mechanical Ventilation</w:t>
          </w:r>
          <w:r>
            <w:t xml:space="preserve"> – MCH-27a</w:t>
          </w:r>
        </w:p>
      </w:tc>
      <w:tc>
        <w:tcPr>
          <w:tcW w:w="2715" w:type="pct"/>
          <w:gridSpan w:val="2"/>
          <w:tcBorders>
            <w:left w:val="nil"/>
          </w:tcBorders>
        </w:tcPr>
        <w:p w14:paraId="0435B897" w14:textId="3F9D2C39" w:rsidR="002C5205" w:rsidRPr="00F85124" w:rsidRDefault="002C5205"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875505" w:rsidRPr="00875505">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8D0F1F">
            <w:rPr>
              <w:rFonts w:asciiTheme="minorHAnsi" w:hAnsiTheme="minorHAnsi"/>
              <w:bCs/>
              <w:noProof/>
            </w:rPr>
            <w:t>4</w:t>
          </w:r>
          <w:r>
            <w:rPr>
              <w:rFonts w:asciiTheme="minorHAnsi" w:hAnsiTheme="minorHAnsi"/>
              <w:bCs/>
              <w:noProof/>
            </w:rPr>
            <w:fldChar w:fldCharType="end"/>
          </w:r>
          <w:r w:rsidRPr="00F85124">
            <w:rPr>
              <w:rFonts w:asciiTheme="minorHAnsi" w:hAnsiTheme="minorHAnsi"/>
              <w:bCs/>
            </w:rPr>
            <w:t>)</w:t>
          </w:r>
        </w:p>
      </w:tc>
    </w:tr>
  </w:tbl>
  <w:p w14:paraId="0435B899" w14:textId="77777777" w:rsidR="002C5205" w:rsidRDefault="008D0F1F" w:rsidP="007F6151">
    <w:pPr>
      <w:pStyle w:val="Header"/>
    </w:pPr>
    <w:r>
      <w:rPr>
        <w:noProof/>
      </w:rPr>
      <w:pict w14:anchorId="0435B8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103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B" w14:textId="77777777" w:rsidR="002C5205" w:rsidRDefault="008D0F1F">
    <w:pPr>
      <w:pStyle w:val="Header"/>
    </w:pPr>
    <w:r>
      <w:rPr>
        <w:noProof/>
      </w:rPr>
      <w:pict w14:anchorId="0435B8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1031"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1EA0C50"/>
    <w:multiLevelType w:val="hybridMultilevel"/>
    <w:tmpl w:val="B59CA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BC4FE0"/>
    <w:multiLevelType w:val="hybridMultilevel"/>
    <w:tmpl w:val="292E4F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E09A5"/>
    <w:multiLevelType w:val="hybridMultilevel"/>
    <w:tmpl w:val="43CEBF0A"/>
    <w:lvl w:ilvl="0" w:tplc="04090001">
      <w:start w:val="1"/>
      <w:numFmt w:val="bullet"/>
      <w:lvlText w:val=""/>
      <w:lvlJc w:val="left"/>
      <w:pPr>
        <w:ind w:left="1163" w:hanging="360"/>
      </w:pPr>
      <w:rPr>
        <w:rFonts w:ascii="Symbol" w:hAnsi="Symbol" w:hint="default"/>
      </w:rPr>
    </w:lvl>
    <w:lvl w:ilvl="1" w:tplc="04090003" w:tentative="1">
      <w:start w:val="1"/>
      <w:numFmt w:val="bullet"/>
      <w:lvlText w:val="o"/>
      <w:lvlJc w:val="left"/>
      <w:pPr>
        <w:ind w:left="1883" w:hanging="360"/>
      </w:pPr>
      <w:rPr>
        <w:rFonts w:ascii="Courier New" w:hAnsi="Courier New" w:cs="Courier New" w:hint="default"/>
      </w:rPr>
    </w:lvl>
    <w:lvl w:ilvl="2" w:tplc="04090005" w:tentative="1">
      <w:start w:val="1"/>
      <w:numFmt w:val="bullet"/>
      <w:lvlText w:val=""/>
      <w:lvlJc w:val="left"/>
      <w:pPr>
        <w:ind w:left="2603" w:hanging="360"/>
      </w:pPr>
      <w:rPr>
        <w:rFonts w:ascii="Wingdings" w:hAnsi="Wingdings" w:hint="default"/>
      </w:rPr>
    </w:lvl>
    <w:lvl w:ilvl="3" w:tplc="04090001" w:tentative="1">
      <w:start w:val="1"/>
      <w:numFmt w:val="bullet"/>
      <w:lvlText w:val=""/>
      <w:lvlJc w:val="left"/>
      <w:pPr>
        <w:ind w:left="3323" w:hanging="360"/>
      </w:pPr>
      <w:rPr>
        <w:rFonts w:ascii="Symbol" w:hAnsi="Symbol" w:hint="default"/>
      </w:rPr>
    </w:lvl>
    <w:lvl w:ilvl="4" w:tplc="04090003" w:tentative="1">
      <w:start w:val="1"/>
      <w:numFmt w:val="bullet"/>
      <w:lvlText w:val="o"/>
      <w:lvlJc w:val="left"/>
      <w:pPr>
        <w:ind w:left="4043" w:hanging="360"/>
      </w:pPr>
      <w:rPr>
        <w:rFonts w:ascii="Courier New" w:hAnsi="Courier New" w:cs="Courier New" w:hint="default"/>
      </w:rPr>
    </w:lvl>
    <w:lvl w:ilvl="5" w:tplc="04090005" w:tentative="1">
      <w:start w:val="1"/>
      <w:numFmt w:val="bullet"/>
      <w:lvlText w:val=""/>
      <w:lvlJc w:val="left"/>
      <w:pPr>
        <w:ind w:left="4763" w:hanging="360"/>
      </w:pPr>
      <w:rPr>
        <w:rFonts w:ascii="Wingdings" w:hAnsi="Wingdings" w:hint="default"/>
      </w:rPr>
    </w:lvl>
    <w:lvl w:ilvl="6" w:tplc="04090001" w:tentative="1">
      <w:start w:val="1"/>
      <w:numFmt w:val="bullet"/>
      <w:lvlText w:val=""/>
      <w:lvlJc w:val="left"/>
      <w:pPr>
        <w:ind w:left="5483" w:hanging="360"/>
      </w:pPr>
      <w:rPr>
        <w:rFonts w:ascii="Symbol" w:hAnsi="Symbol" w:hint="default"/>
      </w:rPr>
    </w:lvl>
    <w:lvl w:ilvl="7" w:tplc="04090003" w:tentative="1">
      <w:start w:val="1"/>
      <w:numFmt w:val="bullet"/>
      <w:lvlText w:val="o"/>
      <w:lvlJc w:val="left"/>
      <w:pPr>
        <w:ind w:left="6203" w:hanging="360"/>
      </w:pPr>
      <w:rPr>
        <w:rFonts w:ascii="Courier New" w:hAnsi="Courier New" w:cs="Courier New" w:hint="default"/>
      </w:rPr>
    </w:lvl>
    <w:lvl w:ilvl="8" w:tplc="04090005" w:tentative="1">
      <w:start w:val="1"/>
      <w:numFmt w:val="bullet"/>
      <w:lvlText w:val=""/>
      <w:lvlJc w:val="left"/>
      <w:pPr>
        <w:ind w:left="6923" w:hanging="360"/>
      </w:pPr>
      <w:rPr>
        <w:rFonts w:ascii="Wingdings" w:hAnsi="Wingdings" w:hint="default"/>
      </w:r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EBF771E"/>
    <w:multiLevelType w:val="multilevel"/>
    <w:tmpl w:val="4B2E9D9E"/>
    <w:lvl w:ilvl="0">
      <w:start w:val="1"/>
      <w:numFmt w:val="decimal"/>
      <w:lvlText w:val="%1."/>
      <w:lvlJc w:val="left"/>
      <w:pPr>
        <w:ind w:left="360" w:hanging="360"/>
      </w:pPr>
      <w:rPr>
        <w:rFonts w:hint="default"/>
      </w:rPr>
    </w:lvl>
    <w:lvl w:ilvl="1">
      <w:start w:val="1"/>
      <w:numFmt w:val="decimal"/>
      <w:isLgl/>
      <w:lvlText w:val="6.%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7" w15:restartNumberingAfterBreak="0">
    <w:nsid w:val="1133086F"/>
    <w:multiLevelType w:val="hybridMultilevel"/>
    <w:tmpl w:val="0E4E2B82"/>
    <w:lvl w:ilvl="0" w:tplc="9BA8E5A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30BC1"/>
    <w:multiLevelType w:val="multilevel"/>
    <w:tmpl w:val="E4EE2BDA"/>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asciiTheme="minorHAnsi" w:hAnsiTheme="minorHAnsi" w:cstheme="minorHAnsi" w:hint="default"/>
        <w:b w:val="0"/>
        <w:sz w:val="18"/>
        <w:szCs w:val="18"/>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2B1D2344"/>
    <w:multiLevelType w:val="hybridMultilevel"/>
    <w:tmpl w:val="5164B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B2D05EC"/>
    <w:multiLevelType w:val="hybridMultilevel"/>
    <w:tmpl w:val="7C647EF8"/>
    <w:lvl w:ilvl="0" w:tplc="8EBA107A">
      <w:start w:val="1"/>
      <w:numFmt w:val="decimal"/>
      <w:lvlText w:val="%1."/>
      <w:lvlJc w:val="left"/>
      <w:pPr>
        <w:ind w:left="1469" w:hanging="360"/>
      </w:pPr>
      <w:rPr>
        <w:rFonts w:asciiTheme="minorHAnsi" w:eastAsia="Times New Roman" w:hAnsiTheme="minorHAnsi" w:cstheme="minorHAnsi"/>
      </w:r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16" w15:restartNumberingAfterBreak="0">
    <w:nsid w:val="3163657B"/>
    <w:multiLevelType w:val="hybridMultilevel"/>
    <w:tmpl w:val="B71C3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8"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20" w15:restartNumberingAfterBreak="0">
    <w:nsid w:val="3FA609D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1B3090A"/>
    <w:multiLevelType w:val="hybridMultilevel"/>
    <w:tmpl w:val="2444AE24"/>
    <w:lvl w:ilvl="0" w:tplc="39141B1C">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5" w15:restartNumberingAfterBreak="0">
    <w:nsid w:val="609916F5"/>
    <w:multiLevelType w:val="hybridMultilevel"/>
    <w:tmpl w:val="0D444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371CD"/>
    <w:multiLevelType w:val="hybridMultilevel"/>
    <w:tmpl w:val="EA043A38"/>
    <w:lvl w:ilvl="0" w:tplc="38F43DEA">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6D18BA"/>
    <w:multiLevelType w:val="hybridMultilevel"/>
    <w:tmpl w:val="ADB6C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FA73BE5"/>
    <w:multiLevelType w:val="multilevel"/>
    <w:tmpl w:val="4B2E9D9E"/>
    <w:lvl w:ilvl="0">
      <w:start w:val="1"/>
      <w:numFmt w:val="decimal"/>
      <w:lvlText w:val="%1."/>
      <w:lvlJc w:val="left"/>
      <w:pPr>
        <w:ind w:left="360" w:hanging="360"/>
      </w:pPr>
      <w:rPr>
        <w:rFonts w:hint="default"/>
      </w:rPr>
    </w:lvl>
    <w:lvl w:ilvl="1">
      <w:start w:val="1"/>
      <w:numFmt w:val="decimal"/>
      <w:isLgl/>
      <w:lvlText w:val="6.%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29"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79D1746"/>
    <w:multiLevelType w:val="hybridMultilevel"/>
    <w:tmpl w:val="0066A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A46175E"/>
    <w:multiLevelType w:val="hybridMultilevel"/>
    <w:tmpl w:val="E9E0B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AEF037E"/>
    <w:multiLevelType w:val="multilevel"/>
    <w:tmpl w:val="4B2E9D9E"/>
    <w:lvl w:ilvl="0">
      <w:start w:val="1"/>
      <w:numFmt w:val="decimal"/>
      <w:lvlText w:val="%1."/>
      <w:lvlJc w:val="left"/>
      <w:pPr>
        <w:ind w:left="360" w:hanging="360"/>
      </w:pPr>
      <w:rPr>
        <w:rFonts w:hint="default"/>
      </w:rPr>
    </w:lvl>
    <w:lvl w:ilvl="1">
      <w:start w:val="1"/>
      <w:numFmt w:val="decimal"/>
      <w:isLgl/>
      <w:lvlText w:val="6.%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33"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016073">
    <w:abstractNumId w:val="12"/>
  </w:num>
  <w:num w:numId="2" w16cid:durableId="1722367740">
    <w:abstractNumId w:val="5"/>
  </w:num>
  <w:num w:numId="3" w16cid:durableId="1591816067">
    <w:abstractNumId w:val="22"/>
  </w:num>
  <w:num w:numId="4" w16cid:durableId="1383484698">
    <w:abstractNumId w:val="1"/>
  </w:num>
  <w:num w:numId="5" w16cid:durableId="226844813">
    <w:abstractNumId w:val="0"/>
  </w:num>
  <w:num w:numId="6" w16cid:durableId="523321148">
    <w:abstractNumId w:val="11"/>
  </w:num>
  <w:num w:numId="7" w16cid:durableId="629281659">
    <w:abstractNumId w:val="23"/>
  </w:num>
  <w:num w:numId="8" w16cid:durableId="711537873">
    <w:abstractNumId w:val="26"/>
  </w:num>
  <w:num w:numId="9" w16cid:durableId="386925336">
    <w:abstractNumId w:val="10"/>
  </w:num>
  <w:num w:numId="10" w16cid:durableId="111020200">
    <w:abstractNumId w:val="17"/>
  </w:num>
  <w:num w:numId="11" w16cid:durableId="1253507978">
    <w:abstractNumId w:val="29"/>
  </w:num>
  <w:num w:numId="12" w16cid:durableId="1193154205">
    <w:abstractNumId w:val="19"/>
  </w:num>
  <w:num w:numId="13" w16cid:durableId="1672415281">
    <w:abstractNumId w:val="13"/>
  </w:num>
  <w:num w:numId="14" w16cid:durableId="115803882">
    <w:abstractNumId w:val="21"/>
  </w:num>
  <w:num w:numId="15" w16cid:durableId="961183144">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2665951">
    <w:abstractNumId w:val="11"/>
  </w:num>
  <w:num w:numId="17" w16cid:durableId="502428647">
    <w:abstractNumId w:val="11"/>
  </w:num>
  <w:num w:numId="18" w16cid:durableId="1336422149">
    <w:abstractNumId w:val="8"/>
  </w:num>
  <w:num w:numId="19" w16cid:durableId="1994482370">
    <w:abstractNumId w:val="9"/>
  </w:num>
  <w:num w:numId="20" w16cid:durableId="1254705707">
    <w:abstractNumId w:val="33"/>
  </w:num>
  <w:num w:numId="21" w16cid:durableId="554243933">
    <w:abstractNumId w:val="14"/>
  </w:num>
  <w:num w:numId="22" w16cid:durableId="35155646">
    <w:abstractNumId w:val="18"/>
  </w:num>
  <w:num w:numId="23" w16cid:durableId="425344240">
    <w:abstractNumId w:val="31"/>
  </w:num>
  <w:num w:numId="24" w16cid:durableId="370571787">
    <w:abstractNumId w:val="4"/>
  </w:num>
  <w:num w:numId="25" w16cid:durableId="104161647">
    <w:abstractNumId w:val="2"/>
  </w:num>
  <w:num w:numId="26" w16cid:durableId="1016032756">
    <w:abstractNumId w:val="30"/>
  </w:num>
  <w:num w:numId="27" w16cid:durableId="831218296">
    <w:abstractNumId w:val="16"/>
  </w:num>
  <w:num w:numId="28" w16cid:durableId="1593540485">
    <w:abstractNumId w:val="25"/>
  </w:num>
  <w:num w:numId="29" w16cid:durableId="1008169751">
    <w:abstractNumId w:val="27"/>
  </w:num>
  <w:num w:numId="30" w16cid:durableId="1321616715">
    <w:abstractNumId w:val="28"/>
  </w:num>
  <w:num w:numId="31" w16cid:durableId="1780926">
    <w:abstractNumId w:val="15"/>
  </w:num>
  <w:num w:numId="32" w16cid:durableId="1519545363">
    <w:abstractNumId w:val="3"/>
  </w:num>
  <w:num w:numId="33" w16cid:durableId="2047827029">
    <w:abstractNumId w:val="32"/>
  </w:num>
  <w:num w:numId="34" w16cid:durableId="2081369965">
    <w:abstractNumId w:val="7"/>
  </w:num>
  <w:num w:numId="35" w16cid:durableId="820274062">
    <w:abstractNumId w:val="20"/>
  </w:num>
  <w:num w:numId="36" w16cid:durableId="1500344853">
    <w:abstractNumId w:val="6"/>
  </w:num>
  <w:num w:numId="37" w16cid:durableId="1917859343">
    <w:abstractNumId w:val="23"/>
    <w:lvlOverride w:ilvl="0">
      <w:startOverride w:val="1"/>
    </w:lvlOverride>
    <w:lvlOverride w:ilvl="1"/>
    <w:lvlOverride w:ilvl="2"/>
    <w:lvlOverride w:ilvl="3"/>
    <w:lvlOverride w:ilvl="4"/>
    <w:lvlOverride w:ilvl="5"/>
    <w:lvlOverride w:ilvl="6"/>
    <w:lvlOverride w:ilvl="7"/>
    <w:lvlOverride w:ilvl="8"/>
  </w:num>
  <w:num w:numId="38" w16cid:durableId="1993875642">
    <w:abstractNumId w:val="24"/>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EE0"/>
    <w:rsid w:val="00003022"/>
    <w:rsid w:val="00003921"/>
    <w:rsid w:val="0001052E"/>
    <w:rsid w:val="00010C95"/>
    <w:rsid w:val="0001108C"/>
    <w:rsid w:val="000141F0"/>
    <w:rsid w:val="000165F9"/>
    <w:rsid w:val="00023A98"/>
    <w:rsid w:val="00025040"/>
    <w:rsid w:val="00026B59"/>
    <w:rsid w:val="00031FF2"/>
    <w:rsid w:val="00035135"/>
    <w:rsid w:val="00035DD6"/>
    <w:rsid w:val="00037F93"/>
    <w:rsid w:val="00042F5D"/>
    <w:rsid w:val="000452DE"/>
    <w:rsid w:val="00045AF9"/>
    <w:rsid w:val="0005156F"/>
    <w:rsid w:val="00052480"/>
    <w:rsid w:val="00052E5A"/>
    <w:rsid w:val="00057BD8"/>
    <w:rsid w:val="0006136B"/>
    <w:rsid w:val="0006325B"/>
    <w:rsid w:val="00065AA8"/>
    <w:rsid w:val="00067802"/>
    <w:rsid w:val="00070E18"/>
    <w:rsid w:val="000738E3"/>
    <w:rsid w:val="000753FB"/>
    <w:rsid w:val="00093A7F"/>
    <w:rsid w:val="00094357"/>
    <w:rsid w:val="0009608C"/>
    <w:rsid w:val="00097FDE"/>
    <w:rsid w:val="000A01E6"/>
    <w:rsid w:val="000A6716"/>
    <w:rsid w:val="000A7A62"/>
    <w:rsid w:val="000B1B45"/>
    <w:rsid w:val="000B730E"/>
    <w:rsid w:val="000C0B3F"/>
    <w:rsid w:val="000C31D2"/>
    <w:rsid w:val="000C4B11"/>
    <w:rsid w:val="000C4D97"/>
    <w:rsid w:val="000C6B12"/>
    <w:rsid w:val="000C6F34"/>
    <w:rsid w:val="000D01A4"/>
    <w:rsid w:val="000D065E"/>
    <w:rsid w:val="000D0C09"/>
    <w:rsid w:val="000D4776"/>
    <w:rsid w:val="000E0347"/>
    <w:rsid w:val="000E07CC"/>
    <w:rsid w:val="000E2FAB"/>
    <w:rsid w:val="000F2727"/>
    <w:rsid w:val="000F3711"/>
    <w:rsid w:val="000F685B"/>
    <w:rsid w:val="000F7AAF"/>
    <w:rsid w:val="00103283"/>
    <w:rsid w:val="00104155"/>
    <w:rsid w:val="001051B9"/>
    <w:rsid w:val="001079E1"/>
    <w:rsid w:val="00120A80"/>
    <w:rsid w:val="00121986"/>
    <w:rsid w:val="00121AEA"/>
    <w:rsid w:val="00127520"/>
    <w:rsid w:val="00127A5E"/>
    <w:rsid w:val="0013183D"/>
    <w:rsid w:val="00131E30"/>
    <w:rsid w:val="00135299"/>
    <w:rsid w:val="001377CD"/>
    <w:rsid w:val="00141821"/>
    <w:rsid w:val="001456B0"/>
    <w:rsid w:val="0014582E"/>
    <w:rsid w:val="00145F60"/>
    <w:rsid w:val="001463FB"/>
    <w:rsid w:val="001545D6"/>
    <w:rsid w:val="00163FB5"/>
    <w:rsid w:val="00164B1B"/>
    <w:rsid w:val="001706A4"/>
    <w:rsid w:val="00170A93"/>
    <w:rsid w:val="00174B78"/>
    <w:rsid w:val="001837A7"/>
    <w:rsid w:val="001844F5"/>
    <w:rsid w:val="00184E19"/>
    <w:rsid w:val="00192313"/>
    <w:rsid w:val="001947AA"/>
    <w:rsid w:val="001978A8"/>
    <w:rsid w:val="0019798C"/>
    <w:rsid w:val="001A6444"/>
    <w:rsid w:val="001B1FE6"/>
    <w:rsid w:val="001B335E"/>
    <w:rsid w:val="001B37A2"/>
    <w:rsid w:val="001B6972"/>
    <w:rsid w:val="001C0809"/>
    <w:rsid w:val="001C203D"/>
    <w:rsid w:val="001C365C"/>
    <w:rsid w:val="001C4226"/>
    <w:rsid w:val="001C624C"/>
    <w:rsid w:val="001D331F"/>
    <w:rsid w:val="001E2BE1"/>
    <w:rsid w:val="001E3C1B"/>
    <w:rsid w:val="001F4A5C"/>
    <w:rsid w:val="001F7B1E"/>
    <w:rsid w:val="002011BC"/>
    <w:rsid w:val="00202A63"/>
    <w:rsid w:val="00202E7F"/>
    <w:rsid w:val="00204C45"/>
    <w:rsid w:val="00210E8D"/>
    <w:rsid w:val="00212114"/>
    <w:rsid w:val="0021359B"/>
    <w:rsid w:val="00213B87"/>
    <w:rsid w:val="00215D5D"/>
    <w:rsid w:val="00222DEB"/>
    <w:rsid w:val="00223BFD"/>
    <w:rsid w:val="00232C1C"/>
    <w:rsid w:val="0023469B"/>
    <w:rsid w:val="00236F90"/>
    <w:rsid w:val="00237379"/>
    <w:rsid w:val="00246307"/>
    <w:rsid w:val="00246D26"/>
    <w:rsid w:val="002477FB"/>
    <w:rsid w:val="002501AE"/>
    <w:rsid w:val="00256541"/>
    <w:rsid w:val="002605DD"/>
    <w:rsid w:val="00260F33"/>
    <w:rsid w:val="0026531F"/>
    <w:rsid w:val="002679C3"/>
    <w:rsid w:val="00270950"/>
    <w:rsid w:val="00276E1F"/>
    <w:rsid w:val="0029047D"/>
    <w:rsid w:val="002912A4"/>
    <w:rsid w:val="0029154A"/>
    <w:rsid w:val="002A1F1B"/>
    <w:rsid w:val="002A28EA"/>
    <w:rsid w:val="002A3C7E"/>
    <w:rsid w:val="002A3EBD"/>
    <w:rsid w:val="002A4574"/>
    <w:rsid w:val="002C03F1"/>
    <w:rsid w:val="002C4695"/>
    <w:rsid w:val="002C490A"/>
    <w:rsid w:val="002C5205"/>
    <w:rsid w:val="002D0D46"/>
    <w:rsid w:val="002D1C94"/>
    <w:rsid w:val="002D69FC"/>
    <w:rsid w:val="002F25BB"/>
    <w:rsid w:val="002F5122"/>
    <w:rsid w:val="002F5EFB"/>
    <w:rsid w:val="002F679F"/>
    <w:rsid w:val="002F7230"/>
    <w:rsid w:val="003000C2"/>
    <w:rsid w:val="00300111"/>
    <w:rsid w:val="0030200E"/>
    <w:rsid w:val="0030491D"/>
    <w:rsid w:val="00306C27"/>
    <w:rsid w:val="00321F1F"/>
    <w:rsid w:val="00324825"/>
    <w:rsid w:val="00326D40"/>
    <w:rsid w:val="00332461"/>
    <w:rsid w:val="003363E8"/>
    <w:rsid w:val="00340779"/>
    <w:rsid w:val="00341EBD"/>
    <w:rsid w:val="003426B7"/>
    <w:rsid w:val="00350756"/>
    <w:rsid w:val="00352336"/>
    <w:rsid w:val="00353923"/>
    <w:rsid w:val="0035420E"/>
    <w:rsid w:val="00354C00"/>
    <w:rsid w:val="00355C2A"/>
    <w:rsid w:val="00355CC6"/>
    <w:rsid w:val="003563E7"/>
    <w:rsid w:val="003573E4"/>
    <w:rsid w:val="00362ECD"/>
    <w:rsid w:val="0036351A"/>
    <w:rsid w:val="00367400"/>
    <w:rsid w:val="00370F90"/>
    <w:rsid w:val="003723C0"/>
    <w:rsid w:val="00377144"/>
    <w:rsid w:val="003775E9"/>
    <w:rsid w:val="00380356"/>
    <w:rsid w:val="0038173A"/>
    <w:rsid w:val="003837C9"/>
    <w:rsid w:val="003952E1"/>
    <w:rsid w:val="003A3A65"/>
    <w:rsid w:val="003A3D8D"/>
    <w:rsid w:val="003A6A70"/>
    <w:rsid w:val="003A7CD3"/>
    <w:rsid w:val="003B4F74"/>
    <w:rsid w:val="003B6CB0"/>
    <w:rsid w:val="003C0B0D"/>
    <w:rsid w:val="003C0DA6"/>
    <w:rsid w:val="003C12A5"/>
    <w:rsid w:val="003C565D"/>
    <w:rsid w:val="003D0A5A"/>
    <w:rsid w:val="003D30A5"/>
    <w:rsid w:val="003E2743"/>
    <w:rsid w:val="003E3948"/>
    <w:rsid w:val="003E486E"/>
    <w:rsid w:val="003E7FF4"/>
    <w:rsid w:val="003F2391"/>
    <w:rsid w:val="003F49B9"/>
    <w:rsid w:val="00403344"/>
    <w:rsid w:val="004152D0"/>
    <w:rsid w:val="00423E8B"/>
    <w:rsid w:val="00431F8D"/>
    <w:rsid w:val="004351D2"/>
    <w:rsid w:val="004354D4"/>
    <w:rsid w:val="00444E93"/>
    <w:rsid w:val="00445E71"/>
    <w:rsid w:val="0044729E"/>
    <w:rsid w:val="00447757"/>
    <w:rsid w:val="004509C4"/>
    <w:rsid w:val="0045236C"/>
    <w:rsid w:val="00454307"/>
    <w:rsid w:val="004575B2"/>
    <w:rsid w:val="00461494"/>
    <w:rsid w:val="004654AA"/>
    <w:rsid w:val="00465DA8"/>
    <w:rsid w:val="00467A82"/>
    <w:rsid w:val="004726CC"/>
    <w:rsid w:val="0047390B"/>
    <w:rsid w:val="004772E1"/>
    <w:rsid w:val="00477CAA"/>
    <w:rsid w:val="00484240"/>
    <w:rsid w:val="00490895"/>
    <w:rsid w:val="004913AF"/>
    <w:rsid w:val="004947F6"/>
    <w:rsid w:val="004953D5"/>
    <w:rsid w:val="00495793"/>
    <w:rsid w:val="0049664A"/>
    <w:rsid w:val="004A27C6"/>
    <w:rsid w:val="004A3B1A"/>
    <w:rsid w:val="004A40B0"/>
    <w:rsid w:val="004A7577"/>
    <w:rsid w:val="004B12CA"/>
    <w:rsid w:val="004B6E84"/>
    <w:rsid w:val="004C138D"/>
    <w:rsid w:val="004C3F98"/>
    <w:rsid w:val="004C4DA0"/>
    <w:rsid w:val="004C5AC8"/>
    <w:rsid w:val="004C65CB"/>
    <w:rsid w:val="004D1B4B"/>
    <w:rsid w:val="004D64CA"/>
    <w:rsid w:val="004E0BF4"/>
    <w:rsid w:val="004E4F83"/>
    <w:rsid w:val="004E5751"/>
    <w:rsid w:val="004F0D78"/>
    <w:rsid w:val="004F2569"/>
    <w:rsid w:val="00501AA7"/>
    <w:rsid w:val="00502543"/>
    <w:rsid w:val="00502D64"/>
    <w:rsid w:val="00505A99"/>
    <w:rsid w:val="005066B1"/>
    <w:rsid w:val="00511464"/>
    <w:rsid w:val="00517C75"/>
    <w:rsid w:val="00521E1D"/>
    <w:rsid w:val="00534779"/>
    <w:rsid w:val="005405B0"/>
    <w:rsid w:val="005410ED"/>
    <w:rsid w:val="0054256A"/>
    <w:rsid w:val="005518CD"/>
    <w:rsid w:val="005670D3"/>
    <w:rsid w:val="00573D96"/>
    <w:rsid w:val="00583484"/>
    <w:rsid w:val="00584D67"/>
    <w:rsid w:val="005952AD"/>
    <w:rsid w:val="005A21B1"/>
    <w:rsid w:val="005A2B97"/>
    <w:rsid w:val="005B0932"/>
    <w:rsid w:val="005B56F4"/>
    <w:rsid w:val="005D3BD0"/>
    <w:rsid w:val="005D410F"/>
    <w:rsid w:val="005D51CC"/>
    <w:rsid w:val="005D5A2C"/>
    <w:rsid w:val="005D5BBE"/>
    <w:rsid w:val="005D66CB"/>
    <w:rsid w:val="005E1615"/>
    <w:rsid w:val="005E2F74"/>
    <w:rsid w:val="005F61B2"/>
    <w:rsid w:val="0060116F"/>
    <w:rsid w:val="006045AC"/>
    <w:rsid w:val="00606C71"/>
    <w:rsid w:val="00610083"/>
    <w:rsid w:val="006312CE"/>
    <w:rsid w:val="006368EF"/>
    <w:rsid w:val="00636F83"/>
    <w:rsid w:val="0064067F"/>
    <w:rsid w:val="00640CBD"/>
    <w:rsid w:val="0064119B"/>
    <w:rsid w:val="00644DA5"/>
    <w:rsid w:val="00647B86"/>
    <w:rsid w:val="006610B8"/>
    <w:rsid w:val="0066221E"/>
    <w:rsid w:val="00665B38"/>
    <w:rsid w:val="00665F31"/>
    <w:rsid w:val="00670A84"/>
    <w:rsid w:val="006740ED"/>
    <w:rsid w:val="00681623"/>
    <w:rsid w:val="006849B6"/>
    <w:rsid w:val="0069391B"/>
    <w:rsid w:val="0069465C"/>
    <w:rsid w:val="00696A6F"/>
    <w:rsid w:val="00696D31"/>
    <w:rsid w:val="00697E52"/>
    <w:rsid w:val="006A206B"/>
    <w:rsid w:val="006A4533"/>
    <w:rsid w:val="006A5191"/>
    <w:rsid w:val="006B27BE"/>
    <w:rsid w:val="006B3569"/>
    <w:rsid w:val="006B7D08"/>
    <w:rsid w:val="006C3092"/>
    <w:rsid w:val="006C605A"/>
    <w:rsid w:val="006D0675"/>
    <w:rsid w:val="006D0A26"/>
    <w:rsid w:val="006D4543"/>
    <w:rsid w:val="006D6FE1"/>
    <w:rsid w:val="006E0082"/>
    <w:rsid w:val="006E08B4"/>
    <w:rsid w:val="006E1C5F"/>
    <w:rsid w:val="006E3552"/>
    <w:rsid w:val="006F20AA"/>
    <w:rsid w:val="006F5261"/>
    <w:rsid w:val="00700338"/>
    <w:rsid w:val="007043ED"/>
    <w:rsid w:val="007056D7"/>
    <w:rsid w:val="00707DEC"/>
    <w:rsid w:val="0072157A"/>
    <w:rsid w:val="00731786"/>
    <w:rsid w:val="00746984"/>
    <w:rsid w:val="00751903"/>
    <w:rsid w:val="00752BAF"/>
    <w:rsid w:val="00753879"/>
    <w:rsid w:val="00762E40"/>
    <w:rsid w:val="0076421E"/>
    <w:rsid w:val="00771100"/>
    <w:rsid w:val="00777B2F"/>
    <w:rsid w:val="00786052"/>
    <w:rsid w:val="0078705F"/>
    <w:rsid w:val="0079128F"/>
    <w:rsid w:val="00791629"/>
    <w:rsid w:val="00792A45"/>
    <w:rsid w:val="00795E0C"/>
    <w:rsid w:val="007A093B"/>
    <w:rsid w:val="007A4BBF"/>
    <w:rsid w:val="007A5D38"/>
    <w:rsid w:val="007A753B"/>
    <w:rsid w:val="007B2127"/>
    <w:rsid w:val="007B354C"/>
    <w:rsid w:val="007C522D"/>
    <w:rsid w:val="007D3387"/>
    <w:rsid w:val="007D4CA3"/>
    <w:rsid w:val="007D4E3C"/>
    <w:rsid w:val="007E1719"/>
    <w:rsid w:val="007E5494"/>
    <w:rsid w:val="007F6151"/>
    <w:rsid w:val="008002F8"/>
    <w:rsid w:val="00800C91"/>
    <w:rsid w:val="00802060"/>
    <w:rsid w:val="00802732"/>
    <w:rsid w:val="00802F5A"/>
    <w:rsid w:val="00806304"/>
    <w:rsid w:val="008236A7"/>
    <w:rsid w:val="00827F4B"/>
    <w:rsid w:val="00830150"/>
    <w:rsid w:val="008378BF"/>
    <w:rsid w:val="00840077"/>
    <w:rsid w:val="008464D7"/>
    <w:rsid w:val="008472E3"/>
    <w:rsid w:val="0085658C"/>
    <w:rsid w:val="008566F9"/>
    <w:rsid w:val="008624D7"/>
    <w:rsid w:val="00873389"/>
    <w:rsid w:val="00875505"/>
    <w:rsid w:val="00883B90"/>
    <w:rsid w:val="008941A9"/>
    <w:rsid w:val="008951AB"/>
    <w:rsid w:val="008978A7"/>
    <w:rsid w:val="008A0EE5"/>
    <w:rsid w:val="008A46CE"/>
    <w:rsid w:val="008A77FE"/>
    <w:rsid w:val="008B7043"/>
    <w:rsid w:val="008C5AD3"/>
    <w:rsid w:val="008C702A"/>
    <w:rsid w:val="008D037B"/>
    <w:rsid w:val="008D0F1F"/>
    <w:rsid w:val="008D2AD1"/>
    <w:rsid w:val="008D7DBB"/>
    <w:rsid w:val="008E74BE"/>
    <w:rsid w:val="008F5AD6"/>
    <w:rsid w:val="008F6EED"/>
    <w:rsid w:val="008F77B0"/>
    <w:rsid w:val="009062EA"/>
    <w:rsid w:val="009062F2"/>
    <w:rsid w:val="0091285E"/>
    <w:rsid w:val="00912920"/>
    <w:rsid w:val="00912F68"/>
    <w:rsid w:val="009213E6"/>
    <w:rsid w:val="00925EA3"/>
    <w:rsid w:val="00927BE1"/>
    <w:rsid w:val="00930BF4"/>
    <w:rsid w:val="00931F33"/>
    <w:rsid w:val="00932E1C"/>
    <w:rsid w:val="009335C5"/>
    <w:rsid w:val="009369F2"/>
    <w:rsid w:val="009402F9"/>
    <w:rsid w:val="00951BB7"/>
    <w:rsid w:val="009528FF"/>
    <w:rsid w:val="009529B6"/>
    <w:rsid w:val="00954811"/>
    <w:rsid w:val="00954E27"/>
    <w:rsid w:val="0096325C"/>
    <w:rsid w:val="00972E73"/>
    <w:rsid w:val="00992AE0"/>
    <w:rsid w:val="0099732B"/>
    <w:rsid w:val="009A4F12"/>
    <w:rsid w:val="009A4F6D"/>
    <w:rsid w:val="009A708E"/>
    <w:rsid w:val="009B1087"/>
    <w:rsid w:val="009B1D56"/>
    <w:rsid w:val="009C7275"/>
    <w:rsid w:val="009D4C4A"/>
    <w:rsid w:val="009D6D23"/>
    <w:rsid w:val="009E5FE9"/>
    <w:rsid w:val="009E7A2F"/>
    <w:rsid w:val="009F41D2"/>
    <w:rsid w:val="009F4FC9"/>
    <w:rsid w:val="00A03084"/>
    <w:rsid w:val="00A064F6"/>
    <w:rsid w:val="00A106C7"/>
    <w:rsid w:val="00A11558"/>
    <w:rsid w:val="00A26E22"/>
    <w:rsid w:val="00A31477"/>
    <w:rsid w:val="00A35980"/>
    <w:rsid w:val="00A377D9"/>
    <w:rsid w:val="00A44C1C"/>
    <w:rsid w:val="00A4665D"/>
    <w:rsid w:val="00A56F73"/>
    <w:rsid w:val="00A6101B"/>
    <w:rsid w:val="00A625DC"/>
    <w:rsid w:val="00A635C0"/>
    <w:rsid w:val="00A63A62"/>
    <w:rsid w:val="00A648E4"/>
    <w:rsid w:val="00A70D8F"/>
    <w:rsid w:val="00A71969"/>
    <w:rsid w:val="00A729CA"/>
    <w:rsid w:val="00A75572"/>
    <w:rsid w:val="00A75DC5"/>
    <w:rsid w:val="00A76668"/>
    <w:rsid w:val="00A768FF"/>
    <w:rsid w:val="00A947A7"/>
    <w:rsid w:val="00AA157A"/>
    <w:rsid w:val="00AA3550"/>
    <w:rsid w:val="00AA3A32"/>
    <w:rsid w:val="00AA4AC4"/>
    <w:rsid w:val="00AA5BE8"/>
    <w:rsid w:val="00AA686E"/>
    <w:rsid w:val="00AA7267"/>
    <w:rsid w:val="00AB4A68"/>
    <w:rsid w:val="00AB4B57"/>
    <w:rsid w:val="00AB55F0"/>
    <w:rsid w:val="00AC01B4"/>
    <w:rsid w:val="00AC0F91"/>
    <w:rsid w:val="00AC1547"/>
    <w:rsid w:val="00AC2089"/>
    <w:rsid w:val="00AC36B4"/>
    <w:rsid w:val="00AC7866"/>
    <w:rsid w:val="00AC79A0"/>
    <w:rsid w:val="00AD1A32"/>
    <w:rsid w:val="00AE10C0"/>
    <w:rsid w:val="00AE5DAC"/>
    <w:rsid w:val="00AE6DE8"/>
    <w:rsid w:val="00AF584B"/>
    <w:rsid w:val="00B002FE"/>
    <w:rsid w:val="00B07B81"/>
    <w:rsid w:val="00B12FF1"/>
    <w:rsid w:val="00B2607A"/>
    <w:rsid w:val="00B3284C"/>
    <w:rsid w:val="00B37E3B"/>
    <w:rsid w:val="00B41FFD"/>
    <w:rsid w:val="00B42273"/>
    <w:rsid w:val="00B461A4"/>
    <w:rsid w:val="00B47A76"/>
    <w:rsid w:val="00B521A1"/>
    <w:rsid w:val="00B52A51"/>
    <w:rsid w:val="00B573A6"/>
    <w:rsid w:val="00B61D1A"/>
    <w:rsid w:val="00B64414"/>
    <w:rsid w:val="00B71555"/>
    <w:rsid w:val="00B7353D"/>
    <w:rsid w:val="00B85083"/>
    <w:rsid w:val="00B85EC7"/>
    <w:rsid w:val="00B866CA"/>
    <w:rsid w:val="00B9070D"/>
    <w:rsid w:val="00B91C90"/>
    <w:rsid w:val="00B93F76"/>
    <w:rsid w:val="00B96332"/>
    <w:rsid w:val="00B97159"/>
    <w:rsid w:val="00BA3C37"/>
    <w:rsid w:val="00BA4F7A"/>
    <w:rsid w:val="00BA4F86"/>
    <w:rsid w:val="00BA68B3"/>
    <w:rsid w:val="00BA6D7A"/>
    <w:rsid w:val="00BA6F69"/>
    <w:rsid w:val="00BB7005"/>
    <w:rsid w:val="00BC285D"/>
    <w:rsid w:val="00BC2AE6"/>
    <w:rsid w:val="00BC564F"/>
    <w:rsid w:val="00BD285F"/>
    <w:rsid w:val="00BD72D7"/>
    <w:rsid w:val="00BE54AF"/>
    <w:rsid w:val="00BF340F"/>
    <w:rsid w:val="00BF54E0"/>
    <w:rsid w:val="00C01E1A"/>
    <w:rsid w:val="00C0202F"/>
    <w:rsid w:val="00C03396"/>
    <w:rsid w:val="00C053EF"/>
    <w:rsid w:val="00C070E2"/>
    <w:rsid w:val="00C135F2"/>
    <w:rsid w:val="00C16F33"/>
    <w:rsid w:val="00C16F9A"/>
    <w:rsid w:val="00C1794E"/>
    <w:rsid w:val="00C21469"/>
    <w:rsid w:val="00C23D5F"/>
    <w:rsid w:val="00C27BAB"/>
    <w:rsid w:val="00C3222B"/>
    <w:rsid w:val="00C43729"/>
    <w:rsid w:val="00C44A28"/>
    <w:rsid w:val="00C44D97"/>
    <w:rsid w:val="00C474C1"/>
    <w:rsid w:val="00C5055B"/>
    <w:rsid w:val="00C519F0"/>
    <w:rsid w:val="00C53F9A"/>
    <w:rsid w:val="00C56E30"/>
    <w:rsid w:val="00C62D48"/>
    <w:rsid w:val="00C64DBF"/>
    <w:rsid w:val="00C76888"/>
    <w:rsid w:val="00C91598"/>
    <w:rsid w:val="00C9288D"/>
    <w:rsid w:val="00CA4DB1"/>
    <w:rsid w:val="00CA4FE4"/>
    <w:rsid w:val="00CA740A"/>
    <w:rsid w:val="00CA7861"/>
    <w:rsid w:val="00CB00C9"/>
    <w:rsid w:val="00CB14DD"/>
    <w:rsid w:val="00CB22EC"/>
    <w:rsid w:val="00CB3274"/>
    <w:rsid w:val="00CB62E7"/>
    <w:rsid w:val="00CC5630"/>
    <w:rsid w:val="00CC5F3A"/>
    <w:rsid w:val="00CD02B6"/>
    <w:rsid w:val="00CD1C6E"/>
    <w:rsid w:val="00CD23F3"/>
    <w:rsid w:val="00CD6B8A"/>
    <w:rsid w:val="00CE3C37"/>
    <w:rsid w:val="00CE3D5B"/>
    <w:rsid w:val="00CF0F79"/>
    <w:rsid w:val="00CF0FC6"/>
    <w:rsid w:val="00CF3857"/>
    <w:rsid w:val="00CF3ECE"/>
    <w:rsid w:val="00CF49BD"/>
    <w:rsid w:val="00CF4E00"/>
    <w:rsid w:val="00D000F8"/>
    <w:rsid w:val="00D0506C"/>
    <w:rsid w:val="00D0728E"/>
    <w:rsid w:val="00D1405D"/>
    <w:rsid w:val="00D2532B"/>
    <w:rsid w:val="00D25693"/>
    <w:rsid w:val="00D26DCF"/>
    <w:rsid w:val="00D27AE0"/>
    <w:rsid w:val="00D329E4"/>
    <w:rsid w:val="00D32EB3"/>
    <w:rsid w:val="00D3687A"/>
    <w:rsid w:val="00D42F3C"/>
    <w:rsid w:val="00D431C2"/>
    <w:rsid w:val="00D434B0"/>
    <w:rsid w:val="00D44419"/>
    <w:rsid w:val="00D45D17"/>
    <w:rsid w:val="00D45E88"/>
    <w:rsid w:val="00D53C41"/>
    <w:rsid w:val="00D546E0"/>
    <w:rsid w:val="00D54DA1"/>
    <w:rsid w:val="00D54E7C"/>
    <w:rsid w:val="00D611EF"/>
    <w:rsid w:val="00D6244D"/>
    <w:rsid w:val="00D642FF"/>
    <w:rsid w:val="00D65FA1"/>
    <w:rsid w:val="00D67E5B"/>
    <w:rsid w:val="00D71F67"/>
    <w:rsid w:val="00D84059"/>
    <w:rsid w:val="00D85A3A"/>
    <w:rsid w:val="00D85C84"/>
    <w:rsid w:val="00D906DC"/>
    <w:rsid w:val="00D90EA1"/>
    <w:rsid w:val="00D9307B"/>
    <w:rsid w:val="00D93918"/>
    <w:rsid w:val="00D951D1"/>
    <w:rsid w:val="00DA445F"/>
    <w:rsid w:val="00DB3BB0"/>
    <w:rsid w:val="00DC7F00"/>
    <w:rsid w:val="00DD2592"/>
    <w:rsid w:val="00DD4B3B"/>
    <w:rsid w:val="00DE034E"/>
    <w:rsid w:val="00DE0501"/>
    <w:rsid w:val="00DE0E94"/>
    <w:rsid w:val="00DE4D94"/>
    <w:rsid w:val="00DE79CE"/>
    <w:rsid w:val="00DF4E35"/>
    <w:rsid w:val="00DF58AC"/>
    <w:rsid w:val="00DF62BF"/>
    <w:rsid w:val="00E00577"/>
    <w:rsid w:val="00E0224C"/>
    <w:rsid w:val="00E04D85"/>
    <w:rsid w:val="00E168DF"/>
    <w:rsid w:val="00E22DBA"/>
    <w:rsid w:val="00E31D03"/>
    <w:rsid w:val="00E32596"/>
    <w:rsid w:val="00E326DF"/>
    <w:rsid w:val="00E3328B"/>
    <w:rsid w:val="00E35A2C"/>
    <w:rsid w:val="00E37C19"/>
    <w:rsid w:val="00E5118D"/>
    <w:rsid w:val="00E54A96"/>
    <w:rsid w:val="00E658A8"/>
    <w:rsid w:val="00E7119C"/>
    <w:rsid w:val="00E74FA7"/>
    <w:rsid w:val="00E84254"/>
    <w:rsid w:val="00E84F79"/>
    <w:rsid w:val="00E94DBE"/>
    <w:rsid w:val="00E9761F"/>
    <w:rsid w:val="00EB1DEC"/>
    <w:rsid w:val="00EB3465"/>
    <w:rsid w:val="00EB40E3"/>
    <w:rsid w:val="00EB715D"/>
    <w:rsid w:val="00EC0606"/>
    <w:rsid w:val="00EC0A97"/>
    <w:rsid w:val="00EC36AD"/>
    <w:rsid w:val="00EC3828"/>
    <w:rsid w:val="00ED2264"/>
    <w:rsid w:val="00ED2DAF"/>
    <w:rsid w:val="00ED3F04"/>
    <w:rsid w:val="00ED7383"/>
    <w:rsid w:val="00EE1876"/>
    <w:rsid w:val="00EE3065"/>
    <w:rsid w:val="00EE6757"/>
    <w:rsid w:val="00EF05FF"/>
    <w:rsid w:val="00EF64A5"/>
    <w:rsid w:val="00F03A9E"/>
    <w:rsid w:val="00F111F9"/>
    <w:rsid w:val="00F1220E"/>
    <w:rsid w:val="00F166B0"/>
    <w:rsid w:val="00F27B73"/>
    <w:rsid w:val="00F33AAA"/>
    <w:rsid w:val="00F36EAC"/>
    <w:rsid w:val="00F3716F"/>
    <w:rsid w:val="00F42A48"/>
    <w:rsid w:val="00F464CD"/>
    <w:rsid w:val="00F46A43"/>
    <w:rsid w:val="00F47345"/>
    <w:rsid w:val="00F51F71"/>
    <w:rsid w:val="00F52A83"/>
    <w:rsid w:val="00F557F6"/>
    <w:rsid w:val="00F635DD"/>
    <w:rsid w:val="00F67AFE"/>
    <w:rsid w:val="00F836EF"/>
    <w:rsid w:val="00F86E28"/>
    <w:rsid w:val="00F967F2"/>
    <w:rsid w:val="00FA4F47"/>
    <w:rsid w:val="00FA7604"/>
    <w:rsid w:val="00FA76EA"/>
    <w:rsid w:val="00FB5CF1"/>
    <w:rsid w:val="00FB7C8C"/>
    <w:rsid w:val="00FC25CF"/>
    <w:rsid w:val="00FC5CD6"/>
    <w:rsid w:val="00FC6E8F"/>
    <w:rsid w:val="00FD0B67"/>
    <w:rsid w:val="00FD3D09"/>
    <w:rsid w:val="00FD4D9A"/>
    <w:rsid w:val="00FE01F0"/>
    <w:rsid w:val="00FF5B8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5B138"/>
  <w15:docId w15:val="{EE0CE550-EFDF-4FE9-A184-D9CEE88F4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character" w:styleId="PlaceholderText">
    <w:name w:val="Placeholder Text"/>
    <w:basedOn w:val="DefaultParagraphFont"/>
    <w:rsid w:val="0099732B"/>
    <w:rPr>
      <w:color w:val="808080"/>
    </w:rPr>
  </w:style>
  <w:style w:type="table" w:customStyle="1" w:styleId="TableGrid1">
    <w:name w:val="Table Grid1"/>
    <w:basedOn w:val="TableNormal"/>
    <w:next w:val="TableGrid"/>
    <w:uiPriority w:val="39"/>
    <w:rsid w:val="009529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27200730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6F2DD2-8278-4238-95EF-937560EE210F}">
  <ds:schemaRefs>
    <ds:schemaRef ds:uri="http://schemas.microsoft.com/office/2006/documentManagement/types"/>
    <ds:schemaRef ds:uri="http://purl.org/dc/elements/1.1/"/>
    <ds:schemaRef ds:uri="http://purl.org/dc/terms/"/>
    <ds:schemaRef ds:uri="http://schemas.microsoft.com/office/2006/metadata/properties"/>
    <ds:schemaRef ds:uri="http://www.w3.org/XML/1998/namespace"/>
    <ds:schemaRef ds:uri="http://purl.org/dc/dcmitype/"/>
    <ds:schemaRef ds:uri="http://schemas.microsoft.com/office/infopath/2007/PartnerControls"/>
    <ds:schemaRef ds:uri="http://schemas.openxmlformats.org/package/2006/metadata/core-properties"/>
    <ds:schemaRef ds:uri="5067c814-4b34-462c-a21d-c185ff6548d2"/>
    <ds:schemaRef ds:uri="785685f2-c2e1-4352-89aa-3faca8eaba52"/>
  </ds:schemaRefs>
</ds:datastoreItem>
</file>

<file path=customXml/itemProps2.xml><?xml version="1.0" encoding="utf-8"?>
<ds:datastoreItem xmlns:ds="http://schemas.openxmlformats.org/officeDocument/2006/customXml" ds:itemID="{19448EEE-0AD3-4F80-B268-0790451482D9}">
  <ds:schemaRefs>
    <ds:schemaRef ds:uri="http://schemas.microsoft.com/sharepoint/v3/contenttype/forms"/>
  </ds:schemaRefs>
</ds:datastoreItem>
</file>

<file path=customXml/itemProps3.xml><?xml version="1.0" encoding="utf-8"?>
<ds:datastoreItem xmlns:ds="http://schemas.openxmlformats.org/officeDocument/2006/customXml" ds:itemID="{ECCB9C08-F719-4094-89AC-AF2D52E8B427}"/>
</file>

<file path=customXml/itemProps4.xml><?xml version="1.0" encoding="utf-8"?>
<ds:datastoreItem xmlns:ds="http://schemas.openxmlformats.org/officeDocument/2006/customXml" ds:itemID="{4855A611-48CE-4BEE-A123-B32D811F3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10</Pages>
  <Words>4392</Words>
  <Characters>25039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Balneg, Ronald@Energy</dc:creator>
  <cp:lastModifiedBy>Alhabibi, Haider@Energy</cp:lastModifiedBy>
  <cp:revision>99</cp:revision>
  <cp:lastPrinted>2018-11-21T19:12:00Z</cp:lastPrinted>
  <dcterms:created xsi:type="dcterms:W3CDTF">2018-11-27T21:32:00Z</dcterms:created>
  <dcterms:modified xsi:type="dcterms:W3CDTF">2022-11-04T21:08:00Z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