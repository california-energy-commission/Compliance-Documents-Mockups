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DF906" w14:textId="5140463F" w:rsidR="006F7A46" w:rsidRPr="001F21AB" w:rsidRDefault="006F7A46" w:rsidP="006F7A46">
      <w:pPr>
        <w:spacing w:line="259" w:lineRule="auto"/>
        <w:ind w:left="-90"/>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435"/>
        <w:gridCol w:w="5572"/>
      </w:tblGrid>
      <w:tr w:rsidR="006F7A46" w:rsidRPr="009369DC" w14:paraId="506D3F82" w14:textId="77777777" w:rsidTr="0042345D">
        <w:trPr>
          <w:trHeight w:val="288"/>
        </w:trPr>
        <w:tc>
          <w:tcPr>
            <w:tcW w:w="7177" w:type="dxa"/>
          </w:tcPr>
          <w:p w14:paraId="76072581" w14:textId="77777777" w:rsidR="006F7A46" w:rsidRPr="009369DC" w:rsidRDefault="006F7A46" w:rsidP="0042345D">
            <w:pPr>
              <w:rPr>
                <w:rFonts w:asciiTheme="minorHAnsi" w:hAnsiTheme="minorHAnsi" w:cstheme="minorHAnsi"/>
                <w:sz w:val="24"/>
                <w:szCs w:val="24"/>
              </w:rPr>
            </w:pPr>
            <w:r w:rsidRPr="009369DC">
              <w:rPr>
                <w:rFonts w:asciiTheme="minorHAnsi" w:hAnsiTheme="minorHAnsi" w:cstheme="minorHAnsi"/>
                <w:sz w:val="24"/>
                <w:szCs w:val="24"/>
              </w:rPr>
              <w:t>Project Name:</w:t>
            </w:r>
          </w:p>
        </w:tc>
        <w:tc>
          <w:tcPr>
            <w:tcW w:w="7201" w:type="dxa"/>
          </w:tcPr>
          <w:p w14:paraId="0B36CD43" w14:textId="77777777" w:rsidR="006F7A46" w:rsidRPr="009369DC" w:rsidRDefault="006F7A46" w:rsidP="0042345D">
            <w:pPr>
              <w:rPr>
                <w:rFonts w:asciiTheme="minorHAnsi" w:hAnsiTheme="minorHAnsi" w:cstheme="minorHAnsi"/>
                <w:sz w:val="24"/>
                <w:szCs w:val="24"/>
              </w:rPr>
            </w:pPr>
            <w:r w:rsidRPr="009369DC">
              <w:rPr>
                <w:rFonts w:asciiTheme="minorHAnsi" w:hAnsiTheme="minorHAnsi" w:cstheme="minorHAnsi"/>
                <w:sz w:val="24"/>
                <w:szCs w:val="24"/>
              </w:rPr>
              <w:t>Enforcement Agency:</w:t>
            </w:r>
          </w:p>
        </w:tc>
      </w:tr>
      <w:tr w:rsidR="006F7A46" w:rsidRPr="009369DC" w14:paraId="33F9ED34" w14:textId="77777777" w:rsidTr="0042345D">
        <w:trPr>
          <w:trHeight w:val="288"/>
        </w:trPr>
        <w:tc>
          <w:tcPr>
            <w:tcW w:w="7177" w:type="dxa"/>
          </w:tcPr>
          <w:p w14:paraId="0A2A3299" w14:textId="77777777" w:rsidR="006F7A46" w:rsidRPr="009369DC" w:rsidRDefault="006F7A46"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Dwelling Address:</w:t>
            </w:r>
          </w:p>
        </w:tc>
        <w:tc>
          <w:tcPr>
            <w:tcW w:w="7201" w:type="dxa"/>
          </w:tcPr>
          <w:p w14:paraId="0FE3DF4B" w14:textId="77777777" w:rsidR="006F7A46" w:rsidRPr="009369DC" w:rsidRDefault="006F7A46"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Permit Number:</w:t>
            </w:r>
          </w:p>
        </w:tc>
      </w:tr>
      <w:tr w:rsidR="006F7A46" w:rsidRPr="009369DC" w14:paraId="0F034493" w14:textId="77777777" w:rsidTr="0042345D">
        <w:trPr>
          <w:trHeight w:val="288"/>
        </w:trPr>
        <w:tc>
          <w:tcPr>
            <w:tcW w:w="7177" w:type="dxa"/>
          </w:tcPr>
          <w:p w14:paraId="160DBD22" w14:textId="77777777" w:rsidR="006F7A46" w:rsidRPr="009369DC" w:rsidRDefault="006F7A46" w:rsidP="0042345D">
            <w:pPr>
              <w:rPr>
                <w:rFonts w:asciiTheme="minorHAnsi" w:hAnsiTheme="minorHAnsi" w:cstheme="minorHAnsi"/>
                <w:sz w:val="24"/>
                <w:szCs w:val="24"/>
              </w:rPr>
            </w:pPr>
            <w:r w:rsidRPr="009369DC">
              <w:rPr>
                <w:rFonts w:asciiTheme="minorHAnsi" w:hAnsiTheme="minorHAnsi" w:cstheme="minorHAnsi"/>
                <w:sz w:val="24"/>
                <w:szCs w:val="24"/>
              </w:rPr>
              <w:t>City and Zip Code:</w:t>
            </w:r>
          </w:p>
        </w:tc>
        <w:tc>
          <w:tcPr>
            <w:tcW w:w="7201" w:type="dxa"/>
          </w:tcPr>
          <w:p w14:paraId="281D81A4" w14:textId="77777777" w:rsidR="006F7A46" w:rsidRPr="009369DC" w:rsidRDefault="006F7A46" w:rsidP="0042345D">
            <w:pPr>
              <w:rPr>
                <w:rFonts w:asciiTheme="minorHAnsi" w:hAnsiTheme="minorHAnsi" w:cstheme="minorBidi"/>
                <w:sz w:val="24"/>
                <w:szCs w:val="24"/>
              </w:rPr>
            </w:pPr>
            <w:r w:rsidRPr="17F4C8C9">
              <w:rPr>
                <w:rFonts w:ascii="Calibri" w:eastAsia="Calibri" w:hAnsi="Calibri" w:cs="Calibri"/>
                <w:sz w:val="24"/>
                <w:szCs w:val="24"/>
              </w:rPr>
              <w:t>Permit Application Date</w:t>
            </w:r>
            <w:r w:rsidRPr="17F4C8C9">
              <w:rPr>
                <w:rFonts w:asciiTheme="minorHAnsi" w:hAnsiTheme="minorHAnsi" w:cstheme="minorBidi"/>
                <w:sz w:val="24"/>
                <w:szCs w:val="24"/>
              </w:rPr>
              <w:t>:</w:t>
            </w:r>
          </w:p>
        </w:tc>
      </w:tr>
    </w:tbl>
    <w:p w14:paraId="039B3D99" w14:textId="0B6A86A2" w:rsidR="00054B73" w:rsidRDefault="00054B73"/>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952AA6" w:rsidRPr="00926D9A" w14:paraId="4BAA81AF" w14:textId="77777777" w:rsidTr="0025378F">
        <w:trPr>
          <w:cantSplit/>
          <w:trHeight w:val="144"/>
        </w:trPr>
        <w:tc>
          <w:tcPr>
            <w:tcW w:w="11030" w:type="dxa"/>
            <w:gridSpan w:val="3"/>
            <w:tcBorders>
              <w:top w:val="single" w:sz="4" w:space="0" w:color="auto"/>
            </w:tcBorders>
            <w:vAlign w:val="center"/>
          </w:tcPr>
          <w:p w14:paraId="4BAA81AE" w14:textId="3C0414B5" w:rsidR="00952AA6" w:rsidRPr="00926D9A" w:rsidRDefault="00952AA6" w:rsidP="0025378F">
            <w:pPr>
              <w:keepNext/>
              <w:rPr>
                <w:rFonts w:asciiTheme="minorHAnsi" w:hAnsiTheme="minorHAnsi"/>
                <w:b/>
                <w:sz w:val="18"/>
                <w:szCs w:val="18"/>
              </w:rPr>
            </w:pPr>
            <w:r w:rsidRPr="00502177">
              <w:rPr>
                <w:rFonts w:asciiTheme="minorHAnsi" w:hAnsiTheme="minorHAnsi"/>
                <w:b/>
                <w:szCs w:val="18"/>
              </w:rPr>
              <w:t>A. Ducted Cooling System Information</w:t>
            </w:r>
          </w:p>
        </w:tc>
      </w:tr>
      <w:tr w:rsidR="0025378F" w:rsidRPr="00926D9A" w14:paraId="4BAA81B3" w14:textId="77777777" w:rsidTr="0025378F">
        <w:trPr>
          <w:cantSplit/>
          <w:trHeight w:val="144"/>
        </w:trPr>
        <w:tc>
          <w:tcPr>
            <w:tcW w:w="475" w:type="dxa"/>
            <w:vAlign w:val="center"/>
          </w:tcPr>
          <w:p w14:paraId="4BAA81B0"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01</w:t>
            </w:r>
          </w:p>
        </w:tc>
        <w:tc>
          <w:tcPr>
            <w:tcW w:w="4950" w:type="dxa"/>
            <w:vAlign w:val="center"/>
          </w:tcPr>
          <w:p w14:paraId="4BAA81B1" w14:textId="2FDDC9AB" w:rsidR="0025378F" w:rsidRPr="00926D9A" w:rsidRDefault="0025378F" w:rsidP="0025378F">
            <w:pPr>
              <w:rPr>
                <w:rFonts w:asciiTheme="minorHAnsi" w:hAnsiTheme="minorHAnsi"/>
                <w:color w:val="000000"/>
                <w:sz w:val="18"/>
                <w:szCs w:val="18"/>
                <w:highlight w:val="yellow"/>
              </w:rPr>
            </w:pPr>
            <w:r w:rsidRPr="00926D9A">
              <w:rPr>
                <w:rFonts w:asciiTheme="minorHAnsi" w:hAnsiTheme="minorHAnsi"/>
                <w:sz w:val="18"/>
                <w:szCs w:val="18"/>
              </w:rPr>
              <w:t xml:space="preserve">System Identification or Name </w:t>
            </w:r>
          </w:p>
        </w:tc>
        <w:tc>
          <w:tcPr>
            <w:tcW w:w="5605" w:type="dxa"/>
            <w:vAlign w:val="center"/>
          </w:tcPr>
          <w:p w14:paraId="4BAA81B2" w14:textId="77777777" w:rsidR="0025378F" w:rsidRPr="00926D9A" w:rsidRDefault="0025378F" w:rsidP="0025378F">
            <w:pPr>
              <w:rPr>
                <w:rFonts w:asciiTheme="minorHAnsi" w:hAnsiTheme="minorHAnsi"/>
                <w:color w:val="000000"/>
                <w:sz w:val="18"/>
                <w:szCs w:val="18"/>
                <w:highlight w:val="yellow"/>
              </w:rPr>
            </w:pPr>
          </w:p>
        </w:tc>
      </w:tr>
      <w:tr w:rsidR="0025378F" w:rsidRPr="00926D9A" w14:paraId="4BAA81B7" w14:textId="77777777" w:rsidTr="0025378F">
        <w:trPr>
          <w:cantSplit/>
          <w:trHeight w:val="144"/>
        </w:trPr>
        <w:tc>
          <w:tcPr>
            <w:tcW w:w="475" w:type="dxa"/>
            <w:vAlign w:val="center"/>
          </w:tcPr>
          <w:p w14:paraId="4BAA81B4"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02</w:t>
            </w:r>
          </w:p>
        </w:tc>
        <w:tc>
          <w:tcPr>
            <w:tcW w:w="4950" w:type="dxa"/>
            <w:vAlign w:val="center"/>
          </w:tcPr>
          <w:p w14:paraId="4BAA81B5" w14:textId="6A8E7943" w:rsidR="0025378F" w:rsidRPr="00926D9A" w:rsidRDefault="0025378F" w:rsidP="0025378F">
            <w:pPr>
              <w:rPr>
                <w:rFonts w:asciiTheme="minorHAnsi" w:hAnsiTheme="minorHAnsi"/>
                <w:sz w:val="18"/>
                <w:szCs w:val="18"/>
              </w:rPr>
            </w:pPr>
            <w:r w:rsidRPr="00926D9A">
              <w:rPr>
                <w:rFonts w:asciiTheme="minorHAnsi" w:hAnsiTheme="minorHAnsi"/>
                <w:sz w:val="18"/>
                <w:szCs w:val="18"/>
              </w:rPr>
              <w:t xml:space="preserve">System Location or Area Served </w:t>
            </w:r>
          </w:p>
        </w:tc>
        <w:tc>
          <w:tcPr>
            <w:tcW w:w="5605" w:type="dxa"/>
            <w:vAlign w:val="center"/>
          </w:tcPr>
          <w:p w14:paraId="4BAA81B6" w14:textId="77777777" w:rsidR="0025378F" w:rsidRPr="00926D9A" w:rsidRDefault="0025378F" w:rsidP="0025378F">
            <w:pPr>
              <w:rPr>
                <w:rFonts w:asciiTheme="minorHAnsi" w:hAnsiTheme="minorHAnsi"/>
                <w:sz w:val="18"/>
                <w:szCs w:val="18"/>
              </w:rPr>
            </w:pPr>
          </w:p>
        </w:tc>
      </w:tr>
      <w:tr w:rsidR="00510842" w:rsidRPr="00926D9A" w14:paraId="34C11ED1" w14:textId="77777777" w:rsidTr="00510842">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2AFAE00C" w14:textId="22E7F32E" w:rsidR="00510842" w:rsidRPr="00926D9A" w:rsidRDefault="00510842" w:rsidP="00510842">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571FEC7" w14:textId="0EE1DFB2" w:rsidR="00510842" w:rsidRPr="00926D9A" w:rsidRDefault="00510842" w:rsidP="00510842">
            <w:pPr>
              <w:rPr>
                <w:rFonts w:asciiTheme="minorHAnsi" w:hAnsiTheme="minorHAnsi"/>
                <w:sz w:val="18"/>
                <w:szCs w:val="18"/>
              </w:rPr>
            </w:pPr>
            <w:r w:rsidRPr="007A6D82">
              <w:rPr>
                <w:rFonts w:asciiTheme="minorHAnsi" w:hAnsiTheme="minorHAnsi"/>
                <w:sz w:val="18"/>
              </w:rPr>
              <w:t>Indoor Unit Name</w:t>
            </w:r>
            <w:r w:rsidR="00344ACF">
              <w:rPr>
                <w:rFonts w:asciiTheme="minorHAnsi" w:hAnsiTheme="minorHAnsi"/>
                <w:sz w:val="18"/>
              </w:rPr>
              <w:t xml:space="preserve"> </w:t>
            </w:r>
            <w:r w:rsidR="00344ACF" w:rsidRPr="00AA1C65">
              <w:rPr>
                <w:rFonts w:asciiTheme="minorHAnsi" w:hAnsiTheme="minorHAnsi"/>
                <w:sz w:val="18"/>
                <w:szCs w:val="18"/>
              </w:rPr>
              <w:t>or Description of Area Served</w:t>
            </w:r>
          </w:p>
        </w:tc>
        <w:tc>
          <w:tcPr>
            <w:tcW w:w="5605" w:type="dxa"/>
            <w:vAlign w:val="center"/>
          </w:tcPr>
          <w:p w14:paraId="31481101" w14:textId="77777777" w:rsidR="00510842" w:rsidRPr="00926D9A" w:rsidRDefault="00510842" w:rsidP="00510842">
            <w:pPr>
              <w:rPr>
                <w:rFonts w:asciiTheme="minorHAnsi" w:hAnsiTheme="minorHAnsi"/>
                <w:sz w:val="18"/>
                <w:szCs w:val="18"/>
              </w:rPr>
            </w:pPr>
          </w:p>
        </w:tc>
      </w:tr>
      <w:tr w:rsidR="00510842" w:rsidRPr="00926D9A" w14:paraId="4BAA81BB" w14:textId="77777777" w:rsidTr="0025378F">
        <w:trPr>
          <w:cantSplit/>
          <w:trHeight w:val="144"/>
        </w:trPr>
        <w:tc>
          <w:tcPr>
            <w:tcW w:w="475" w:type="dxa"/>
            <w:vAlign w:val="center"/>
          </w:tcPr>
          <w:p w14:paraId="4BAA81B8" w14:textId="7814BE13" w:rsidR="00510842" w:rsidRPr="00926D9A" w:rsidRDefault="00510842" w:rsidP="0051084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4</w:t>
            </w:r>
          </w:p>
        </w:tc>
        <w:tc>
          <w:tcPr>
            <w:tcW w:w="4950" w:type="dxa"/>
            <w:vAlign w:val="center"/>
          </w:tcPr>
          <w:p w14:paraId="4BAA81B9" w14:textId="76CEFEDD" w:rsidR="00510842" w:rsidRPr="00926D9A" w:rsidRDefault="00510842" w:rsidP="00510842">
            <w:pPr>
              <w:rPr>
                <w:rFonts w:asciiTheme="minorHAnsi" w:hAnsiTheme="minorHAnsi"/>
                <w:sz w:val="18"/>
                <w:szCs w:val="18"/>
              </w:rPr>
            </w:pPr>
            <w:r w:rsidRPr="00926D9A">
              <w:rPr>
                <w:rFonts w:asciiTheme="minorHAnsi" w:hAnsiTheme="minorHAnsi"/>
                <w:sz w:val="18"/>
                <w:szCs w:val="18"/>
              </w:rPr>
              <w:t>System Installation Type</w:t>
            </w:r>
          </w:p>
        </w:tc>
        <w:tc>
          <w:tcPr>
            <w:tcW w:w="5605" w:type="dxa"/>
            <w:vAlign w:val="center"/>
          </w:tcPr>
          <w:p w14:paraId="4BAA81BA" w14:textId="77777777" w:rsidR="00510842" w:rsidRPr="00926D9A" w:rsidRDefault="00510842" w:rsidP="00510842">
            <w:pPr>
              <w:pStyle w:val="ListParagraph"/>
              <w:ind w:left="0"/>
              <w:rPr>
                <w:rFonts w:asciiTheme="minorHAnsi" w:hAnsiTheme="minorHAnsi"/>
                <w:sz w:val="18"/>
                <w:szCs w:val="18"/>
              </w:rPr>
            </w:pPr>
          </w:p>
        </w:tc>
      </w:tr>
      <w:tr w:rsidR="00510842" w:rsidRPr="00926D9A" w14:paraId="4BAA81BF" w14:textId="77777777" w:rsidTr="0025378F">
        <w:trPr>
          <w:cantSplit/>
          <w:trHeight w:val="144"/>
        </w:trPr>
        <w:tc>
          <w:tcPr>
            <w:tcW w:w="475" w:type="dxa"/>
            <w:vAlign w:val="center"/>
          </w:tcPr>
          <w:p w14:paraId="4BAA81BC" w14:textId="4ECCE639" w:rsidR="00510842" w:rsidRPr="00926D9A" w:rsidRDefault="00510842" w:rsidP="0051084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5</w:t>
            </w:r>
          </w:p>
        </w:tc>
        <w:tc>
          <w:tcPr>
            <w:tcW w:w="4950" w:type="dxa"/>
            <w:vAlign w:val="center"/>
          </w:tcPr>
          <w:p w14:paraId="4BAA81BD" w14:textId="7E146A54" w:rsidR="00510842" w:rsidRPr="00926D9A" w:rsidRDefault="00510842" w:rsidP="0051084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Nominal Cooling Capacity (tons) of Condenser</w:t>
            </w:r>
          </w:p>
        </w:tc>
        <w:tc>
          <w:tcPr>
            <w:tcW w:w="5605" w:type="dxa"/>
            <w:vAlign w:val="center"/>
          </w:tcPr>
          <w:p w14:paraId="4BAA81BE" w14:textId="77777777" w:rsidR="00510842" w:rsidRPr="00926D9A" w:rsidRDefault="00510842" w:rsidP="00510842">
            <w:pPr>
              <w:rPr>
                <w:rFonts w:asciiTheme="minorHAnsi" w:hAnsiTheme="minorHAnsi"/>
                <w:sz w:val="18"/>
                <w:szCs w:val="18"/>
              </w:rPr>
            </w:pPr>
          </w:p>
        </w:tc>
      </w:tr>
      <w:tr w:rsidR="00510842" w:rsidRPr="00926D9A" w14:paraId="4BAA81C3" w14:textId="77777777" w:rsidTr="0025378F">
        <w:trPr>
          <w:cantSplit/>
          <w:trHeight w:val="144"/>
        </w:trPr>
        <w:tc>
          <w:tcPr>
            <w:tcW w:w="475" w:type="dxa"/>
            <w:vAlign w:val="center"/>
          </w:tcPr>
          <w:p w14:paraId="4BAA81C0" w14:textId="25A8F459" w:rsidR="00510842" w:rsidRPr="00926D9A" w:rsidRDefault="00510842" w:rsidP="0051084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6</w:t>
            </w:r>
          </w:p>
        </w:tc>
        <w:tc>
          <w:tcPr>
            <w:tcW w:w="4950" w:type="dxa"/>
            <w:vAlign w:val="center"/>
          </w:tcPr>
          <w:p w14:paraId="4BAA81C1" w14:textId="70401711" w:rsidR="00510842" w:rsidRPr="00926D9A" w:rsidRDefault="00510842" w:rsidP="0051084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Condenser Speed Type</w:t>
            </w:r>
          </w:p>
        </w:tc>
        <w:tc>
          <w:tcPr>
            <w:tcW w:w="5605" w:type="dxa"/>
            <w:vAlign w:val="center"/>
          </w:tcPr>
          <w:p w14:paraId="4BAA81C2" w14:textId="77777777" w:rsidR="00510842" w:rsidRPr="00926D9A" w:rsidRDefault="00510842" w:rsidP="00510842">
            <w:pPr>
              <w:rPr>
                <w:rFonts w:asciiTheme="minorHAnsi" w:hAnsiTheme="minorHAnsi"/>
                <w:sz w:val="18"/>
                <w:szCs w:val="18"/>
              </w:rPr>
            </w:pPr>
          </w:p>
        </w:tc>
      </w:tr>
      <w:tr w:rsidR="00510842" w:rsidRPr="00926D9A" w14:paraId="4BAA81C7" w14:textId="77777777" w:rsidTr="0025378F">
        <w:trPr>
          <w:cantSplit/>
          <w:trHeight w:val="144"/>
        </w:trPr>
        <w:tc>
          <w:tcPr>
            <w:tcW w:w="475" w:type="dxa"/>
            <w:vAlign w:val="center"/>
          </w:tcPr>
          <w:p w14:paraId="4BAA81C4" w14:textId="5DB2B36D" w:rsidR="00510842" w:rsidRPr="00926D9A" w:rsidRDefault="00510842" w:rsidP="0051084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7</w:t>
            </w:r>
          </w:p>
        </w:tc>
        <w:tc>
          <w:tcPr>
            <w:tcW w:w="4950" w:type="dxa"/>
            <w:vAlign w:val="center"/>
          </w:tcPr>
          <w:p w14:paraId="4BAA81C5" w14:textId="65C1DF6F" w:rsidR="00510842" w:rsidRPr="00926D9A" w:rsidRDefault="00510842" w:rsidP="00510842">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Cooling System Zonal Control Type</w:t>
            </w:r>
          </w:p>
        </w:tc>
        <w:tc>
          <w:tcPr>
            <w:tcW w:w="5605" w:type="dxa"/>
            <w:vAlign w:val="center"/>
          </w:tcPr>
          <w:p w14:paraId="4BAA81C6" w14:textId="77777777" w:rsidR="00510842" w:rsidRPr="00926D9A" w:rsidRDefault="00510842" w:rsidP="00510842">
            <w:pPr>
              <w:rPr>
                <w:rFonts w:asciiTheme="minorHAnsi" w:hAnsiTheme="minorHAnsi"/>
                <w:sz w:val="18"/>
                <w:szCs w:val="18"/>
              </w:rPr>
            </w:pPr>
          </w:p>
        </w:tc>
      </w:tr>
      <w:tr w:rsidR="00510842" w:rsidRPr="00926D9A" w14:paraId="4BAA81CB" w14:textId="77777777" w:rsidTr="0025378F">
        <w:trPr>
          <w:cantSplit/>
          <w:trHeight w:val="144"/>
        </w:trPr>
        <w:tc>
          <w:tcPr>
            <w:tcW w:w="475" w:type="dxa"/>
            <w:vAlign w:val="center"/>
          </w:tcPr>
          <w:p w14:paraId="4BAA81C8" w14:textId="2B9A462C" w:rsidR="00510842" w:rsidRPr="00926D9A" w:rsidRDefault="00510842" w:rsidP="0051084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8</w:t>
            </w:r>
          </w:p>
        </w:tc>
        <w:tc>
          <w:tcPr>
            <w:tcW w:w="4950" w:type="dxa"/>
            <w:vAlign w:val="center"/>
          </w:tcPr>
          <w:p w14:paraId="4BAA81C9" w14:textId="59A593B1" w:rsidR="00510842" w:rsidRPr="00926D9A" w:rsidRDefault="00510842" w:rsidP="00510842">
            <w:pPr>
              <w:keepNext/>
              <w:rPr>
                <w:rFonts w:asciiTheme="minorHAnsi" w:hAnsiTheme="minorHAnsi"/>
                <w:sz w:val="18"/>
                <w:szCs w:val="18"/>
              </w:rPr>
            </w:pPr>
            <w:r w:rsidRPr="00926D9A">
              <w:rPr>
                <w:rFonts w:asciiTheme="minorHAnsi" w:hAnsiTheme="minorHAnsi"/>
                <w:sz w:val="18"/>
                <w:szCs w:val="18"/>
              </w:rPr>
              <w:t>Central Fan Integrated (CFI) Ventilation System Status</w:t>
            </w:r>
          </w:p>
        </w:tc>
        <w:tc>
          <w:tcPr>
            <w:tcW w:w="5605" w:type="dxa"/>
            <w:vAlign w:val="center"/>
          </w:tcPr>
          <w:p w14:paraId="4BAA81CA" w14:textId="77777777" w:rsidR="00510842" w:rsidRPr="00926D9A" w:rsidRDefault="00510842" w:rsidP="00510842">
            <w:pPr>
              <w:rPr>
                <w:rFonts w:asciiTheme="minorHAnsi" w:hAnsiTheme="minorHAnsi"/>
                <w:sz w:val="18"/>
                <w:szCs w:val="18"/>
              </w:rPr>
            </w:pPr>
          </w:p>
        </w:tc>
      </w:tr>
      <w:tr w:rsidR="00510842" w:rsidRPr="00926D9A" w14:paraId="4BAA81CF" w14:textId="77777777" w:rsidTr="0025378F">
        <w:trPr>
          <w:cantSplit/>
          <w:trHeight w:val="144"/>
        </w:trPr>
        <w:tc>
          <w:tcPr>
            <w:tcW w:w="475" w:type="dxa"/>
            <w:vAlign w:val="center"/>
          </w:tcPr>
          <w:p w14:paraId="4BAA81CC" w14:textId="5882DD33" w:rsidR="00510842" w:rsidRPr="00926D9A" w:rsidRDefault="00510842" w:rsidP="00510842">
            <w:pPr>
              <w:pStyle w:val="FootnoteText"/>
              <w:jc w:val="center"/>
              <w:rPr>
                <w:rFonts w:asciiTheme="minorHAnsi" w:hAnsiTheme="minorHAnsi"/>
                <w:sz w:val="18"/>
                <w:szCs w:val="18"/>
              </w:rPr>
            </w:pPr>
            <w:r w:rsidRPr="00926D9A">
              <w:rPr>
                <w:rFonts w:asciiTheme="minorHAnsi" w:hAnsiTheme="minorHAnsi"/>
                <w:sz w:val="18"/>
                <w:szCs w:val="18"/>
              </w:rPr>
              <w:t>0</w:t>
            </w:r>
            <w:r>
              <w:rPr>
                <w:rFonts w:asciiTheme="minorHAnsi" w:hAnsiTheme="minorHAnsi"/>
                <w:sz w:val="18"/>
                <w:szCs w:val="18"/>
              </w:rPr>
              <w:t>9</w:t>
            </w:r>
          </w:p>
        </w:tc>
        <w:tc>
          <w:tcPr>
            <w:tcW w:w="4950" w:type="dxa"/>
            <w:vAlign w:val="center"/>
          </w:tcPr>
          <w:p w14:paraId="4BAA81CD" w14:textId="401FDC7F" w:rsidR="00510842" w:rsidRPr="00926D9A" w:rsidRDefault="00510842" w:rsidP="00510842">
            <w:pPr>
              <w:keepNext/>
              <w:rPr>
                <w:rFonts w:asciiTheme="minorHAnsi" w:hAnsiTheme="minorHAnsi"/>
                <w:sz w:val="18"/>
                <w:szCs w:val="18"/>
              </w:rPr>
            </w:pPr>
            <w:r w:rsidRPr="00926D9A">
              <w:rPr>
                <w:rFonts w:asciiTheme="minorHAnsi" w:hAnsiTheme="minorHAnsi"/>
                <w:sz w:val="18"/>
                <w:szCs w:val="18"/>
              </w:rPr>
              <w:t>System Bypass Duct Status</w:t>
            </w:r>
          </w:p>
        </w:tc>
        <w:tc>
          <w:tcPr>
            <w:tcW w:w="5605" w:type="dxa"/>
            <w:vAlign w:val="center"/>
          </w:tcPr>
          <w:p w14:paraId="4BAA81CE" w14:textId="77777777" w:rsidR="00510842" w:rsidRPr="00926D9A" w:rsidRDefault="00510842" w:rsidP="00510842">
            <w:pPr>
              <w:pStyle w:val="ListParagraph"/>
              <w:keepNext/>
              <w:ind w:left="0"/>
              <w:rPr>
                <w:rFonts w:asciiTheme="minorHAnsi" w:hAnsiTheme="minorHAnsi"/>
                <w:sz w:val="18"/>
                <w:szCs w:val="18"/>
              </w:rPr>
            </w:pPr>
          </w:p>
        </w:tc>
      </w:tr>
      <w:tr w:rsidR="00510842" w:rsidRPr="00926D9A" w14:paraId="4BAA81D3" w14:textId="77777777" w:rsidTr="0025378F">
        <w:trPr>
          <w:cantSplit/>
          <w:trHeight w:val="144"/>
        </w:trPr>
        <w:tc>
          <w:tcPr>
            <w:tcW w:w="475" w:type="dxa"/>
            <w:vAlign w:val="center"/>
          </w:tcPr>
          <w:p w14:paraId="4BAA81D0" w14:textId="2F6CD7DA" w:rsidR="00510842" w:rsidRPr="00926D9A" w:rsidRDefault="00510842" w:rsidP="00510842">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1D1" w14:textId="215ABCE5" w:rsidR="00510842" w:rsidRPr="00926D9A" w:rsidRDefault="00510842" w:rsidP="00510842">
            <w:pPr>
              <w:keepNext/>
              <w:rPr>
                <w:rFonts w:asciiTheme="minorHAnsi" w:hAnsiTheme="minorHAnsi"/>
                <w:sz w:val="18"/>
                <w:szCs w:val="18"/>
              </w:rPr>
            </w:pPr>
            <w:r w:rsidRPr="00926D9A">
              <w:rPr>
                <w:rFonts w:asciiTheme="minorHAnsi" w:hAnsiTheme="minorHAnsi"/>
                <w:sz w:val="18"/>
                <w:szCs w:val="18"/>
              </w:rPr>
              <w:t>Date of System Airflow Rate Measurement</w:t>
            </w:r>
          </w:p>
        </w:tc>
        <w:tc>
          <w:tcPr>
            <w:tcW w:w="5605" w:type="dxa"/>
            <w:vAlign w:val="center"/>
          </w:tcPr>
          <w:p w14:paraId="4BAA81D2" w14:textId="77777777" w:rsidR="00510842" w:rsidRPr="00926D9A" w:rsidRDefault="00510842" w:rsidP="00510842">
            <w:pPr>
              <w:keepNext/>
              <w:rPr>
                <w:rFonts w:asciiTheme="minorHAnsi" w:hAnsiTheme="minorHAnsi"/>
                <w:sz w:val="18"/>
                <w:szCs w:val="18"/>
              </w:rPr>
            </w:pPr>
          </w:p>
        </w:tc>
      </w:tr>
      <w:tr w:rsidR="00510842" w:rsidRPr="00926D9A" w14:paraId="4BAA81D7" w14:textId="77777777" w:rsidTr="00502177">
        <w:trPr>
          <w:cantSplit/>
          <w:trHeight w:val="144"/>
        </w:trPr>
        <w:tc>
          <w:tcPr>
            <w:tcW w:w="475" w:type="dxa"/>
            <w:vAlign w:val="center"/>
          </w:tcPr>
          <w:p w14:paraId="4BAA81D4" w14:textId="7DA1965D" w:rsidR="00510842" w:rsidRPr="00926D9A" w:rsidDel="006E5AE2" w:rsidRDefault="00510842" w:rsidP="00510842">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4BAA81D5" w14:textId="310D5EFB" w:rsidR="00510842" w:rsidRPr="00926D9A" w:rsidRDefault="00510842" w:rsidP="00510842">
            <w:pPr>
              <w:keepNext/>
              <w:rPr>
                <w:rFonts w:asciiTheme="minorHAnsi" w:hAnsiTheme="minorHAnsi"/>
                <w:sz w:val="18"/>
                <w:szCs w:val="18"/>
              </w:rPr>
            </w:pPr>
            <w:r w:rsidRPr="00926D9A">
              <w:rPr>
                <w:rFonts w:asciiTheme="minorHAnsi" w:hAnsiTheme="minorHAnsi"/>
                <w:sz w:val="18"/>
                <w:szCs w:val="18"/>
              </w:rPr>
              <w:t xml:space="preserve">Airflow Rate Protocol </w:t>
            </w:r>
            <w:r>
              <w:rPr>
                <w:rFonts w:asciiTheme="minorHAnsi" w:hAnsiTheme="minorHAnsi"/>
                <w:sz w:val="18"/>
                <w:szCs w:val="18"/>
              </w:rPr>
              <w:t>U</w:t>
            </w:r>
            <w:r w:rsidRPr="00926D9A">
              <w:rPr>
                <w:rFonts w:asciiTheme="minorHAnsi" w:hAnsiTheme="minorHAnsi"/>
                <w:sz w:val="18"/>
                <w:szCs w:val="18"/>
              </w:rPr>
              <w:t>tilized</w:t>
            </w:r>
          </w:p>
        </w:tc>
        <w:tc>
          <w:tcPr>
            <w:tcW w:w="5605" w:type="dxa"/>
            <w:vAlign w:val="center"/>
          </w:tcPr>
          <w:p w14:paraId="4BAA81D6" w14:textId="77777777" w:rsidR="00510842" w:rsidRPr="00926D9A" w:rsidRDefault="00510842" w:rsidP="00510842">
            <w:pPr>
              <w:keepNext/>
              <w:rPr>
                <w:rFonts w:asciiTheme="minorHAnsi" w:hAnsiTheme="minorHAnsi"/>
                <w:sz w:val="18"/>
                <w:szCs w:val="18"/>
              </w:rPr>
            </w:pPr>
          </w:p>
        </w:tc>
      </w:tr>
      <w:tr w:rsidR="00510842" w:rsidRPr="00926D9A" w14:paraId="3D8209DB" w14:textId="77777777" w:rsidTr="00502177">
        <w:trPr>
          <w:cantSplit/>
          <w:trHeight w:val="144"/>
        </w:trPr>
        <w:tc>
          <w:tcPr>
            <w:tcW w:w="475" w:type="dxa"/>
            <w:vAlign w:val="center"/>
          </w:tcPr>
          <w:p w14:paraId="2EC95398" w14:textId="3B127BA0" w:rsidR="00510842" w:rsidRDefault="00510842" w:rsidP="00510842">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C98AB22" w14:textId="51016151" w:rsidR="00510842" w:rsidRPr="00926D9A" w:rsidRDefault="00510842" w:rsidP="00510842">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07EA2B0B" w14:textId="77777777" w:rsidR="00510842" w:rsidRPr="00926D9A" w:rsidRDefault="00510842" w:rsidP="00510842">
            <w:pPr>
              <w:keepNext/>
              <w:rPr>
                <w:rFonts w:asciiTheme="minorHAnsi" w:hAnsiTheme="minorHAnsi"/>
                <w:sz w:val="18"/>
                <w:szCs w:val="18"/>
              </w:rPr>
            </w:pPr>
          </w:p>
        </w:tc>
      </w:tr>
    </w:tbl>
    <w:p w14:paraId="4BAA81D8" w14:textId="77777777" w:rsidR="00EA1EC9" w:rsidRPr="00890BB7"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952AA6" w:rsidRPr="00D83E48" w14:paraId="4BAA81DB" w14:textId="77777777" w:rsidTr="00952AA6">
        <w:trPr>
          <w:cantSplit/>
          <w:trHeight w:val="144"/>
        </w:trPr>
        <w:tc>
          <w:tcPr>
            <w:tcW w:w="5000" w:type="pct"/>
            <w:gridSpan w:val="3"/>
            <w:vAlign w:val="center"/>
          </w:tcPr>
          <w:p w14:paraId="4BAA81D9" w14:textId="3D429A52" w:rsidR="00952AA6" w:rsidRPr="00926D9A" w:rsidRDefault="00952AA6" w:rsidP="00952AA6">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1DA" w14:textId="77777777" w:rsidR="00952AA6" w:rsidRPr="00926D9A" w:rsidRDefault="00952AA6" w:rsidP="00952AA6">
            <w:pPr>
              <w:keepNext/>
              <w:rPr>
                <w:rFonts w:asciiTheme="minorHAnsi" w:hAnsiTheme="minorHAnsi"/>
                <w:b/>
                <w:sz w:val="18"/>
                <w:szCs w:val="18"/>
              </w:rPr>
            </w:pPr>
            <w:r w:rsidRPr="00926D9A">
              <w:rPr>
                <w:rFonts w:asciiTheme="minorHAnsi" w:hAnsiTheme="minorHAnsi"/>
                <w:i/>
                <w:sz w:val="18"/>
                <w:szCs w:val="18"/>
              </w:rPr>
              <w:t>Instrument Specifications are given in RA3.3.1, and system fan watt measurement apparatus information is given in RA3.3.2.2.</w:t>
            </w:r>
          </w:p>
        </w:tc>
      </w:tr>
      <w:tr w:rsidR="00952AA6" w:rsidRPr="00D83E48" w14:paraId="4BAA81DF" w14:textId="77777777" w:rsidTr="00B904BC">
        <w:trPr>
          <w:cantSplit/>
          <w:trHeight w:val="144"/>
        </w:trPr>
        <w:tc>
          <w:tcPr>
            <w:tcW w:w="212" w:type="pct"/>
            <w:vAlign w:val="center"/>
          </w:tcPr>
          <w:p w14:paraId="4BAA81DC" w14:textId="77777777" w:rsidR="00952AA6" w:rsidRPr="00926D9A" w:rsidRDefault="00952AA6" w:rsidP="0025378F">
            <w:pPr>
              <w:keepNext/>
              <w:jc w:val="center"/>
              <w:rPr>
                <w:rFonts w:asciiTheme="minorHAnsi" w:hAnsiTheme="minorHAnsi"/>
                <w:sz w:val="18"/>
                <w:szCs w:val="18"/>
              </w:rPr>
            </w:pPr>
            <w:r w:rsidRPr="00926D9A">
              <w:rPr>
                <w:rFonts w:asciiTheme="minorHAnsi" w:hAnsiTheme="minorHAnsi"/>
                <w:sz w:val="18"/>
                <w:szCs w:val="18"/>
              </w:rPr>
              <w:t>01</w:t>
            </w:r>
          </w:p>
        </w:tc>
        <w:tc>
          <w:tcPr>
            <w:tcW w:w="2248" w:type="pct"/>
            <w:vAlign w:val="center"/>
          </w:tcPr>
          <w:p w14:paraId="4BAA81DD" w14:textId="6901891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Fan Watt Verification Device Used</w:t>
            </w:r>
          </w:p>
        </w:tc>
        <w:tc>
          <w:tcPr>
            <w:tcW w:w="2540" w:type="pct"/>
            <w:vAlign w:val="center"/>
          </w:tcPr>
          <w:p w14:paraId="4BAA81DE" w14:textId="77777777" w:rsidR="00952AA6" w:rsidRPr="00926D9A" w:rsidRDefault="00952AA6" w:rsidP="00B904BC">
            <w:pPr>
              <w:pStyle w:val="ListParagraph"/>
              <w:keepNext/>
              <w:ind w:left="0"/>
              <w:rPr>
                <w:rFonts w:asciiTheme="minorHAnsi" w:hAnsiTheme="minorHAnsi"/>
                <w:sz w:val="18"/>
                <w:szCs w:val="18"/>
              </w:rPr>
            </w:pPr>
          </w:p>
        </w:tc>
      </w:tr>
    </w:tbl>
    <w:p w14:paraId="4BAA81E0" w14:textId="77777777" w:rsidR="00952AA6" w:rsidRPr="00890BB7" w:rsidRDefault="00952AA6"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52AA6" w:rsidRPr="00D83E48" w14:paraId="4BAA81E4" w14:textId="77777777" w:rsidTr="00952AA6">
        <w:trPr>
          <w:cantSplit/>
          <w:trHeight w:val="144"/>
        </w:trPr>
        <w:tc>
          <w:tcPr>
            <w:tcW w:w="5000" w:type="pct"/>
            <w:vAlign w:val="center"/>
          </w:tcPr>
          <w:p w14:paraId="4BAA81E3" w14:textId="4AF49BF2" w:rsidR="00F761B7" w:rsidRPr="00926D9A" w:rsidRDefault="00952AA6" w:rsidP="00466286">
            <w:pPr>
              <w:keepNext/>
              <w:rPr>
                <w:rFonts w:asciiTheme="minorHAnsi" w:hAnsiTheme="minorHAnsi"/>
                <w:b/>
                <w:sz w:val="18"/>
                <w:szCs w:val="18"/>
              </w:rPr>
            </w:pPr>
            <w:r w:rsidRPr="00890BB7">
              <w:rPr>
                <w:rFonts w:asciiTheme="minorHAnsi" w:hAnsiTheme="minorHAnsi"/>
                <w:b/>
                <w:szCs w:val="18"/>
              </w:rPr>
              <w:t xml:space="preserve">MCH-22a Forced Air System Fan </w:t>
            </w:r>
            <w:r w:rsidR="00616B66">
              <w:rPr>
                <w:rFonts w:asciiTheme="minorHAnsi" w:hAnsiTheme="minorHAnsi"/>
                <w:b/>
                <w:szCs w:val="18"/>
              </w:rPr>
              <w:t>Efficacy</w:t>
            </w:r>
            <w:r w:rsidR="00466286" w:rsidRPr="00890BB7">
              <w:rPr>
                <w:rFonts w:asciiTheme="minorHAnsi" w:hAnsiTheme="minorHAnsi"/>
                <w:b/>
                <w:szCs w:val="18"/>
              </w:rPr>
              <w:t xml:space="preserve"> </w:t>
            </w:r>
            <w:r w:rsidRPr="00890BB7">
              <w:rPr>
                <w:rFonts w:asciiTheme="minorHAnsi" w:hAnsiTheme="minorHAnsi"/>
                <w:b/>
                <w:szCs w:val="18"/>
              </w:rPr>
              <w:t>Measurement – Newly Installed Non-Zoned Systems or Zoned Multi-Speed Compressor</w:t>
            </w:r>
          </w:p>
        </w:tc>
      </w:tr>
    </w:tbl>
    <w:p w14:paraId="4BAA81E5" w14:textId="77777777" w:rsidR="00952AA6" w:rsidRPr="00890BB7" w:rsidRDefault="00952AA6"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8"/>
        <w:gridCol w:w="5597"/>
      </w:tblGrid>
      <w:tr w:rsidR="00952AA6" w:rsidRPr="00D83E48" w14:paraId="4BAA81E8" w14:textId="77777777" w:rsidTr="00AC34DA">
        <w:trPr>
          <w:trHeight w:val="144"/>
        </w:trPr>
        <w:tc>
          <w:tcPr>
            <w:tcW w:w="5000" w:type="pct"/>
            <w:gridSpan w:val="3"/>
          </w:tcPr>
          <w:p w14:paraId="4BAA81E6" w14:textId="069EF4C7" w:rsidR="00952AA6" w:rsidRPr="00890BB7" w:rsidRDefault="00952AA6" w:rsidP="0025378F">
            <w:pPr>
              <w:keepNext/>
              <w:rPr>
                <w:rFonts w:asciiTheme="minorHAnsi" w:hAnsiTheme="minorHAnsi"/>
                <w:b/>
                <w:szCs w:val="18"/>
              </w:rPr>
            </w:pPr>
            <w:r w:rsidRPr="00890BB7">
              <w:rPr>
                <w:rFonts w:asciiTheme="minorHAnsi" w:hAnsiTheme="minorHAnsi"/>
                <w:b/>
                <w:szCs w:val="18"/>
              </w:rPr>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1E7" w14:textId="6D4A143B" w:rsidR="00952AA6" w:rsidRPr="00926D9A" w:rsidRDefault="00952AA6" w:rsidP="0025378F">
            <w:pPr>
              <w:keepNext/>
              <w:rPr>
                <w:rFonts w:asciiTheme="minorHAnsi" w:hAnsiTheme="minorHAnsi"/>
                <w:b/>
                <w:sz w:val="18"/>
                <w:szCs w:val="18"/>
              </w:rPr>
            </w:pPr>
            <w:r w:rsidRPr="00926D9A">
              <w:rPr>
                <w:rFonts w:asciiTheme="minorHAnsi" w:hAnsiTheme="minorHAnsi"/>
                <w:sz w:val="18"/>
                <w:szCs w:val="18"/>
              </w:rPr>
              <w:t>The procedures for System Fan Watt Verification are specified in Reference Residential Appendix RA3.3.</w:t>
            </w:r>
          </w:p>
        </w:tc>
      </w:tr>
      <w:tr w:rsidR="00952AA6" w:rsidRPr="00D83E48" w14:paraId="4BAA81EC" w14:textId="77777777" w:rsidTr="00927E85">
        <w:trPr>
          <w:cantSplit/>
          <w:trHeight w:val="144"/>
        </w:trPr>
        <w:tc>
          <w:tcPr>
            <w:tcW w:w="212" w:type="pct"/>
            <w:vAlign w:val="center"/>
          </w:tcPr>
          <w:p w14:paraId="4BAA81E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01</w:t>
            </w:r>
          </w:p>
        </w:tc>
        <w:tc>
          <w:tcPr>
            <w:tcW w:w="2249" w:type="pct"/>
            <w:vAlign w:val="center"/>
          </w:tcPr>
          <w:p w14:paraId="4BAA81EA" w14:textId="7AF52340"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Watts</w:t>
            </w:r>
          </w:p>
        </w:tc>
        <w:tc>
          <w:tcPr>
            <w:tcW w:w="2539" w:type="pct"/>
            <w:vAlign w:val="center"/>
          </w:tcPr>
          <w:p w14:paraId="4BAA81EB" w14:textId="77777777" w:rsidR="00952AA6" w:rsidRPr="00926D9A" w:rsidRDefault="00952AA6" w:rsidP="0025378F">
            <w:pPr>
              <w:keepNext/>
              <w:rPr>
                <w:rFonts w:asciiTheme="minorHAnsi" w:hAnsiTheme="minorHAnsi"/>
                <w:sz w:val="18"/>
                <w:szCs w:val="18"/>
              </w:rPr>
            </w:pPr>
          </w:p>
        </w:tc>
      </w:tr>
      <w:tr w:rsidR="00952AA6" w:rsidRPr="00D83E48" w14:paraId="4BAA81F0" w14:textId="77777777" w:rsidTr="00927E85">
        <w:trPr>
          <w:cantSplit/>
          <w:trHeight w:val="144"/>
        </w:trPr>
        <w:tc>
          <w:tcPr>
            <w:tcW w:w="212" w:type="pct"/>
            <w:vAlign w:val="center"/>
          </w:tcPr>
          <w:p w14:paraId="4BAA81ED"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02</w:t>
            </w:r>
          </w:p>
        </w:tc>
        <w:tc>
          <w:tcPr>
            <w:tcW w:w="2249" w:type="pct"/>
            <w:vAlign w:val="center"/>
          </w:tcPr>
          <w:p w14:paraId="4BAA81EE" w14:textId="29563DAC"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9" w:type="pct"/>
            <w:vAlign w:val="center"/>
          </w:tcPr>
          <w:p w14:paraId="4BAA81EF" w14:textId="77777777" w:rsidR="00952AA6" w:rsidRPr="00926D9A" w:rsidRDefault="00952AA6" w:rsidP="0025378F">
            <w:pPr>
              <w:keepNext/>
              <w:rPr>
                <w:rFonts w:asciiTheme="minorHAnsi" w:hAnsiTheme="minorHAnsi"/>
                <w:sz w:val="18"/>
                <w:szCs w:val="18"/>
              </w:rPr>
            </w:pPr>
          </w:p>
        </w:tc>
      </w:tr>
      <w:tr w:rsidR="00952AA6" w:rsidRPr="00D83E48" w14:paraId="4BAA81F4" w14:textId="77777777" w:rsidTr="00927E85">
        <w:trPr>
          <w:cantSplit/>
          <w:trHeight w:val="144"/>
        </w:trPr>
        <w:tc>
          <w:tcPr>
            <w:tcW w:w="212" w:type="pct"/>
            <w:vAlign w:val="center"/>
          </w:tcPr>
          <w:p w14:paraId="4BAA81F1"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03</w:t>
            </w:r>
          </w:p>
        </w:tc>
        <w:tc>
          <w:tcPr>
            <w:tcW w:w="2249" w:type="pct"/>
            <w:vAlign w:val="center"/>
          </w:tcPr>
          <w:p w14:paraId="4BAA81F2" w14:textId="250F7F1D"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Required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39" w:type="pct"/>
            <w:vAlign w:val="center"/>
          </w:tcPr>
          <w:p w14:paraId="4BAA81F3" w14:textId="77777777" w:rsidR="00952AA6" w:rsidRPr="00926D9A" w:rsidRDefault="00952AA6" w:rsidP="0025378F">
            <w:pPr>
              <w:keepNext/>
              <w:rPr>
                <w:rFonts w:asciiTheme="minorHAnsi" w:hAnsiTheme="minorHAnsi"/>
                <w:sz w:val="18"/>
                <w:szCs w:val="18"/>
              </w:rPr>
            </w:pPr>
          </w:p>
        </w:tc>
      </w:tr>
      <w:tr w:rsidR="00952AA6" w:rsidRPr="00D83E48" w14:paraId="4BAA81F8" w14:textId="77777777" w:rsidTr="00927E85">
        <w:trPr>
          <w:cantSplit/>
          <w:trHeight w:val="144"/>
        </w:trPr>
        <w:tc>
          <w:tcPr>
            <w:tcW w:w="212" w:type="pct"/>
            <w:vAlign w:val="center"/>
          </w:tcPr>
          <w:p w14:paraId="4BAA81F5"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04</w:t>
            </w:r>
          </w:p>
        </w:tc>
        <w:tc>
          <w:tcPr>
            <w:tcW w:w="2249" w:type="pct"/>
            <w:vAlign w:val="center"/>
          </w:tcPr>
          <w:p w14:paraId="4BAA81F6" w14:textId="5E8C3A19"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Actual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39" w:type="pct"/>
            <w:vAlign w:val="center"/>
          </w:tcPr>
          <w:p w14:paraId="4BAA81F7" w14:textId="77777777" w:rsidR="00952AA6" w:rsidRPr="00926D9A" w:rsidRDefault="00952AA6" w:rsidP="0025378F">
            <w:pPr>
              <w:keepNext/>
              <w:rPr>
                <w:rFonts w:asciiTheme="minorHAnsi" w:hAnsiTheme="minorHAnsi"/>
                <w:sz w:val="18"/>
                <w:szCs w:val="18"/>
              </w:rPr>
            </w:pPr>
          </w:p>
        </w:tc>
      </w:tr>
      <w:tr w:rsidR="00952AA6" w:rsidRPr="00D83E48" w14:paraId="4BAA81FC" w14:textId="77777777" w:rsidTr="00927E85">
        <w:trPr>
          <w:cantSplit/>
          <w:trHeight w:val="144"/>
        </w:trPr>
        <w:tc>
          <w:tcPr>
            <w:tcW w:w="212" w:type="pct"/>
            <w:vAlign w:val="center"/>
          </w:tcPr>
          <w:p w14:paraId="4BAA81F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05</w:t>
            </w:r>
          </w:p>
        </w:tc>
        <w:tc>
          <w:tcPr>
            <w:tcW w:w="2249" w:type="pct"/>
            <w:vAlign w:val="center"/>
          </w:tcPr>
          <w:p w14:paraId="4BAA81F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Compliance Statement:</w:t>
            </w:r>
          </w:p>
        </w:tc>
        <w:tc>
          <w:tcPr>
            <w:tcW w:w="2539" w:type="pct"/>
            <w:vAlign w:val="center"/>
          </w:tcPr>
          <w:p w14:paraId="4BAA81FB" w14:textId="77777777" w:rsidR="00952AA6" w:rsidRPr="00926D9A" w:rsidRDefault="00952AA6" w:rsidP="0025378F">
            <w:pPr>
              <w:keepNext/>
              <w:rPr>
                <w:rFonts w:asciiTheme="minorHAnsi" w:hAnsiTheme="minorHAnsi"/>
                <w:sz w:val="18"/>
                <w:szCs w:val="18"/>
              </w:rPr>
            </w:pPr>
          </w:p>
        </w:tc>
      </w:tr>
    </w:tbl>
    <w:p w14:paraId="1466FC76" w14:textId="77777777" w:rsidR="0041576A" w:rsidRPr="00890BB7" w:rsidRDefault="0041576A"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952AA6" w:rsidRPr="00D83E48" w14:paraId="4BAA81FF" w14:textId="77777777" w:rsidTr="0025378F">
        <w:trPr>
          <w:trHeight w:val="144"/>
        </w:trPr>
        <w:tc>
          <w:tcPr>
            <w:tcW w:w="10998" w:type="dxa"/>
            <w:gridSpan w:val="3"/>
            <w:vAlign w:val="center"/>
          </w:tcPr>
          <w:p w14:paraId="4BAA81FE" w14:textId="738CE50B" w:rsidR="00952AA6" w:rsidRPr="00926D9A" w:rsidRDefault="00466286">
            <w:pPr>
              <w:keepNext/>
              <w:rPr>
                <w:rFonts w:asciiTheme="minorHAnsi" w:hAnsiTheme="minorHAnsi"/>
                <w:sz w:val="18"/>
                <w:szCs w:val="18"/>
              </w:rPr>
            </w:pPr>
            <w:r>
              <w:rPr>
                <w:rFonts w:asciiTheme="minorHAnsi" w:hAnsiTheme="minorHAnsi"/>
                <w:b/>
                <w:szCs w:val="18"/>
              </w:rPr>
              <w:t>D</w:t>
            </w:r>
            <w:r w:rsidR="00952AA6" w:rsidRPr="00890BB7">
              <w:rPr>
                <w:rFonts w:asciiTheme="minorHAnsi" w:hAnsiTheme="minorHAnsi"/>
                <w:b/>
                <w:szCs w:val="18"/>
              </w:rPr>
              <w:t>. Additional Requirements</w:t>
            </w:r>
          </w:p>
        </w:tc>
      </w:tr>
      <w:tr w:rsidR="00952AA6" w:rsidRPr="00D83E48" w14:paraId="4BAA8202" w14:textId="77777777" w:rsidTr="0025378F">
        <w:trPr>
          <w:trHeight w:val="144"/>
        </w:trPr>
        <w:tc>
          <w:tcPr>
            <w:tcW w:w="468" w:type="dxa"/>
            <w:vAlign w:val="center"/>
          </w:tcPr>
          <w:p w14:paraId="4BAA8200"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gridSpan w:val="2"/>
            <w:vAlign w:val="center"/>
          </w:tcPr>
          <w:p w14:paraId="4BAA8201"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952AA6" w:rsidRPr="00D83E48" w14:paraId="4BAA8205" w14:textId="77777777" w:rsidTr="0025378F">
        <w:trPr>
          <w:trHeight w:val="144"/>
        </w:trPr>
        <w:tc>
          <w:tcPr>
            <w:tcW w:w="468" w:type="dxa"/>
            <w:vAlign w:val="center"/>
          </w:tcPr>
          <w:p w14:paraId="4BAA8203"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gridSpan w:val="2"/>
            <w:vAlign w:val="center"/>
          </w:tcPr>
          <w:p w14:paraId="4BAA8204"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952AA6" w:rsidRPr="00D83E48" w14:paraId="4BAA8208" w14:textId="77777777" w:rsidTr="0025378F">
        <w:trPr>
          <w:trHeight w:val="144"/>
        </w:trPr>
        <w:tc>
          <w:tcPr>
            <w:tcW w:w="468" w:type="dxa"/>
            <w:vAlign w:val="center"/>
          </w:tcPr>
          <w:p w14:paraId="4BAA8206"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gridSpan w:val="2"/>
            <w:vAlign w:val="center"/>
          </w:tcPr>
          <w:p w14:paraId="4BAA8207"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 xml:space="preserve">If fresh air duct is part of the HVAC </w:t>
            </w:r>
            <w:proofErr w:type="gramStart"/>
            <w:r w:rsidRPr="00926D9A">
              <w:rPr>
                <w:rFonts w:asciiTheme="minorHAnsi" w:hAnsiTheme="minorHAnsi"/>
                <w:sz w:val="18"/>
                <w:szCs w:val="18"/>
              </w:rPr>
              <w:t>system</w:t>
            </w:r>
            <w:proofErr w:type="gramEnd"/>
            <w:r w:rsidRPr="00926D9A">
              <w:rPr>
                <w:rFonts w:asciiTheme="minorHAnsi" w:hAnsiTheme="minorHAnsi"/>
                <w:sz w:val="18"/>
                <w:szCs w:val="18"/>
              </w:rPr>
              <w:t xml:space="preserve"> it was not closed during the diagnostic test.</w:t>
            </w:r>
          </w:p>
        </w:tc>
      </w:tr>
      <w:tr w:rsidR="00952AA6" w:rsidRPr="00D83E48" w14:paraId="4BAA820B" w14:textId="77777777" w:rsidTr="0025378F">
        <w:trPr>
          <w:trHeight w:val="144"/>
        </w:trPr>
        <w:tc>
          <w:tcPr>
            <w:tcW w:w="468" w:type="dxa"/>
            <w:vAlign w:val="center"/>
          </w:tcPr>
          <w:p w14:paraId="4BAA8209"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gridSpan w:val="2"/>
            <w:vAlign w:val="center"/>
          </w:tcPr>
          <w:p w14:paraId="4BAA820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952AA6" w:rsidRPr="00D83E48" w14:paraId="4BAA820E" w14:textId="77777777" w:rsidTr="0025378F">
        <w:trPr>
          <w:trHeight w:val="144"/>
        </w:trPr>
        <w:tc>
          <w:tcPr>
            <w:tcW w:w="468" w:type="dxa"/>
            <w:vAlign w:val="center"/>
          </w:tcPr>
          <w:p w14:paraId="4BAA820C"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gridSpan w:val="2"/>
            <w:vAlign w:val="center"/>
          </w:tcPr>
          <w:p w14:paraId="4BAA820D" w14:textId="7F3BDCAA" w:rsidR="00952AA6" w:rsidRPr="00926D9A" w:rsidRDefault="00952AA6" w:rsidP="00542FBC">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t>
            </w:r>
            <w:r w:rsidR="00542FBC">
              <w:rPr>
                <w:rFonts w:asciiTheme="minorHAnsi" w:hAnsiTheme="minorHAnsi"/>
                <w:sz w:val="18"/>
                <w:szCs w:val="18"/>
              </w:rPr>
              <w:t>w</w:t>
            </w:r>
            <w:r w:rsidRPr="00926D9A">
              <w:rPr>
                <w:rFonts w:asciiTheme="minorHAnsi" w:hAnsiTheme="minorHAnsi"/>
                <w:sz w:val="18"/>
                <w:szCs w:val="18"/>
              </w:rPr>
              <w:t>att</w:t>
            </w:r>
            <w:r w:rsidR="00542FBC">
              <w:rPr>
                <w:rFonts w:asciiTheme="minorHAnsi" w:hAnsiTheme="minorHAnsi"/>
                <w:sz w:val="18"/>
                <w:szCs w:val="18"/>
              </w:rPr>
              <w:t>s</w:t>
            </w:r>
            <w:r w:rsidRPr="00926D9A">
              <w:rPr>
                <w:rFonts w:asciiTheme="minorHAnsi" w:hAnsiTheme="minorHAnsi"/>
                <w:sz w:val="18"/>
                <w:szCs w:val="18"/>
              </w:rPr>
              <w:t>/cfm) with system operating in cooling mode at the maximum compressor speed and the maximum air handler fan speed.</w:t>
            </w:r>
          </w:p>
        </w:tc>
      </w:tr>
      <w:tr w:rsidR="00952AA6" w:rsidRPr="00D83E48" w14:paraId="4BAA8211" w14:textId="77777777" w:rsidTr="0025378F">
        <w:trPr>
          <w:trHeight w:val="144"/>
        </w:trPr>
        <w:tc>
          <w:tcPr>
            <w:tcW w:w="468" w:type="dxa"/>
            <w:vAlign w:val="center"/>
          </w:tcPr>
          <w:p w14:paraId="4BAA820F"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gridSpan w:val="2"/>
            <w:vAlign w:val="center"/>
          </w:tcPr>
          <w:p w14:paraId="4BAA8210" w14:textId="368D67C2" w:rsidR="00952AA6" w:rsidRPr="00926D9A" w:rsidRDefault="00952AA6" w:rsidP="00542FBC">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t>
            </w:r>
            <w:r w:rsidR="00542FBC">
              <w:rPr>
                <w:rFonts w:asciiTheme="minorHAnsi" w:hAnsiTheme="minorHAnsi"/>
                <w:sz w:val="18"/>
                <w:szCs w:val="18"/>
              </w:rPr>
              <w:t>w</w:t>
            </w:r>
            <w:r w:rsidRPr="00926D9A">
              <w:rPr>
                <w:rFonts w:asciiTheme="minorHAnsi" w:hAnsiTheme="minorHAnsi"/>
                <w:sz w:val="18"/>
                <w:szCs w:val="18"/>
              </w:rPr>
              <w:t>att</w:t>
            </w:r>
            <w:r w:rsidR="00542FBC">
              <w:rPr>
                <w:rFonts w:asciiTheme="minorHAnsi" w:hAnsiTheme="minorHAnsi"/>
                <w:sz w:val="18"/>
                <w:szCs w:val="18"/>
              </w:rPr>
              <w:t>s</w:t>
            </w:r>
            <w:r w:rsidRPr="00926D9A">
              <w:rPr>
                <w:rFonts w:asciiTheme="minorHAnsi" w:hAnsiTheme="minorHAnsi"/>
                <w:sz w:val="18"/>
                <w:szCs w:val="18"/>
              </w:rPr>
              <w:t>/cfm) criteria in every zonal control mode.</w:t>
            </w:r>
          </w:p>
        </w:tc>
      </w:tr>
      <w:tr w:rsidR="00466286" w:rsidRPr="00D83E48" w14:paraId="7A82B80B" w14:textId="77777777" w:rsidTr="0025378F">
        <w:trPr>
          <w:trHeight w:val="144"/>
        </w:trPr>
        <w:tc>
          <w:tcPr>
            <w:tcW w:w="468" w:type="dxa"/>
            <w:vAlign w:val="center"/>
          </w:tcPr>
          <w:p w14:paraId="22EBA455" w14:textId="2F3BE0EC" w:rsidR="00466286" w:rsidRPr="00952AA6" w:rsidRDefault="00466286" w:rsidP="0025378F">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gridSpan w:val="2"/>
            <w:vAlign w:val="center"/>
          </w:tcPr>
          <w:p w14:paraId="450C0E05" w14:textId="061E9C97" w:rsidR="00466286" w:rsidRPr="00926D9A" w:rsidRDefault="00466286" w:rsidP="00542FBC">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4D7721" w:rsidRPr="00D83E48" w14:paraId="09D42193" w14:textId="77777777" w:rsidTr="007A7C6D">
        <w:trPr>
          <w:trHeight w:val="144"/>
        </w:trPr>
        <w:tc>
          <w:tcPr>
            <w:tcW w:w="468" w:type="dxa"/>
            <w:vAlign w:val="center"/>
          </w:tcPr>
          <w:p w14:paraId="29CA65A1" w14:textId="44764341" w:rsidR="004D7721" w:rsidRDefault="004D7721" w:rsidP="004D7721">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8</w:t>
            </w:r>
          </w:p>
        </w:tc>
        <w:tc>
          <w:tcPr>
            <w:tcW w:w="2610" w:type="dxa"/>
            <w:vAlign w:val="center"/>
          </w:tcPr>
          <w:p w14:paraId="736064FB" w14:textId="108A80A3" w:rsidR="004D7721" w:rsidRDefault="004D7721" w:rsidP="004D7721">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920" w:type="dxa"/>
            <w:vAlign w:val="center"/>
          </w:tcPr>
          <w:p w14:paraId="307BA02F" w14:textId="77777777" w:rsidR="004D7721" w:rsidRDefault="004D7721" w:rsidP="004D7721">
            <w:pPr>
              <w:pStyle w:val="ListParagraph"/>
              <w:keepNext/>
              <w:numPr>
                <w:ilvl w:val="0"/>
                <w:numId w:val="41"/>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11BCFBED" w14:textId="777CE0D1" w:rsidR="004D7721" w:rsidRDefault="004D7721" w:rsidP="004D7721">
            <w:pPr>
              <w:pStyle w:val="ListParagraph"/>
              <w:keepNext/>
              <w:numPr>
                <w:ilvl w:val="0"/>
                <w:numId w:val="41"/>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54A99C0A" w14:textId="57466B9E" w:rsidR="004D7721" w:rsidRDefault="004D7721" w:rsidP="00357B98">
            <w:pPr>
              <w:pStyle w:val="ListParagraph"/>
              <w:keepNext/>
              <w:numPr>
                <w:ilvl w:val="0"/>
                <w:numId w:val="41"/>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4D7721" w:rsidRPr="00D83E48" w14:paraId="3D5E48D5" w14:textId="77777777" w:rsidTr="0025378F">
        <w:trPr>
          <w:trHeight w:val="144"/>
        </w:trPr>
        <w:tc>
          <w:tcPr>
            <w:tcW w:w="468" w:type="dxa"/>
            <w:vAlign w:val="center"/>
          </w:tcPr>
          <w:p w14:paraId="751798CE" w14:textId="6AE54AB5" w:rsidR="004D7721" w:rsidRDefault="004D7721" w:rsidP="004D7721">
            <w:pPr>
              <w:pStyle w:val="FootnoteText"/>
              <w:keepNext/>
              <w:jc w:val="center"/>
              <w:rPr>
                <w:rFonts w:asciiTheme="minorHAnsi" w:hAnsiTheme="minorHAnsi"/>
                <w:sz w:val="18"/>
                <w:szCs w:val="18"/>
              </w:rPr>
            </w:pPr>
            <w:r>
              <w:rPr>
                <w:rFonts w:asciiTheme="minorHAnsi" w:hAnsiTheme="minorHAnsi"/>
                <w:sz w:val="18"/>
                <w:szCs w:val="18"/>
              </w:rPr>
              <w:t>09</w:t>
            </w:r>
          </w:p>
        </w:tc>
        <w:tc>
          <w:tcPr>
            <w:tcW w:w="10530" w:type="dxa"/>
            <w:gridSpan w:val="2"/>
            <w:vAlign w:val="center"/>
          </w:tcPr>
          <w:p w14:paraId="254E068E" w14:textId="6224F991" w:rsidR="004D7721" w:rsidRDefault="004D7721" w:rsidP="004D7721">
            <w:pPr>
              <w:keepNext/>
              <w:rPr>
                <w:rFonts w:asciiTheme="minorHAnsi" w:hAnsiTheme="minorHAnsi"/>
                <w:sz w:val="18"/>
                <w:szCs w:val="18"/>
              </w:rPr>
            </w:pPr>
            <w:r>
              <w:rPr>
                <w:rFonts w:ascii="Calibri" w:hAnsi="Calibri"/>
                <w:sz w:val="18"/>
              </w:rPr>
              <w:t>Correction Notes:</w:t>
            </w:r>
          </w:p>
        </w:tc>
      </w:tr>
      <w:tr w:rsidR="004D7721" w:rsidRPr="00D83E48" w14:paraId="4BAA8213" w14:textId="77777777" w:rsidTr="007A7C6D">
        <w:trPr>
          <w:trHeight w:val="144"/>
        </w:trPr>
        <w:tc>
          <w:tcPr>
            <w:tcW w:w="10998" w:type="dxa"/>
            <w:gridSpan w:val="3"/>
            <w:vAlign w:val="center"/>
          </w:tcPr>
          <w:p w14:paraId="4BAA8212" w14:textId="46470645" w:rsidR="004D7721" w:rsidRPr="00926D9A" w:rsidRDefault="004D7721" w:rsidP="004D772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4BAA8214" w14:textId="4D38D319" w:rsidR="00EA1EC9" w:rsidRDefault="00EA1EC9" w:rsidP="00DA2B2D">
      <w:pPr>
        <w:pStyle w:val="CommentText"/>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4D7721" w:rsidRPr="0084687D" w14:paraId="6AB18A25" w14:textId="77777777" w:rsidTr="0044204E">
        <w:trPr>
          <w:cantSplit/>
          <w:trHeight w:val="432"/>
        </w:trPr>
        <w:tc>
          <w:tcPr>
            <w:tcW w:w="5000" w:type="pct"/>
            <w:gridSpan w:val="2"/>
            <w:vAlign w:val="center"/>
          </w:tcPr>
          <w:p w14:paraId="138C970D" w14:textId="77777777" w:rsidR="004D7721" w:rsidRPr="002E5E6E" w:rsidRDefault="004D7721" w:rsidP="0044204E">
            <w:pPr>
              <w:keepNext/>
              <w:rPr>
                <w:rFonts w:ascii="Calibri" w:hAnsi="Calibri"/>
                <w:b/>
                <w:szCs w:val="18"/>
              </w:rPr>
            </w:pPr>
            <w:r w:rsidRPr="002E5E6E">
              <w:rPr>
                <w:rFonts w:ascii="Calibri" w:hAnsi="Calibri"/>
                <w:b/>
                <w:szCs w:val="18"/>
              </w:rPr>
              <w:lastRenderedPageBreak/>
              <w:t>E. Determination of HERS Verification Compliance</w:t>
            </w:r>
          </w:p>
          <w:p w14:paraId="138B8672" w14:textId="77777777" w:rsidR="004D7721" w:rsidRPr="0084687D" w:rsidRDefault="004D7721" w:rsidP="0044204E">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4D7721" w:rsidRPr="0084687D" w14:paraId="0E0F322B" w14:textId="77777777" w:rsidTr="0044204E">
        <w:trPr>
          <w:cantSplit/>
          <w:trHeight w:val="144"/>
        </w:trPr>
        <w:tc>
          <w:tcPr>
            <w:tcW w:w="253" w:type="pct"/>
            <w:vAlign w:val="center"/>
          </w:tcPr>
          <w:p w14:paraId="380D9944" w14:textId="77777777" w:rsidR="004D7721" w:rsidRPr="0084687D" w:rsidDel="00C76C40" w:rsidRDefault="004D7721" w:rsidP="0044204E">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7CBD87C9" w14:textId="77777777" w:rsidR="004D7721" w:rsidRPr="0084687D" w:rsidRDefault="004D7721" w:rsidP="0044204E">
            <w:pPr>
              <w:keepNext/>
              <w:spacing w:after="60"/>
              <w:rPr>
                <w:rFonts w:ascii="Calibri" w:hAnsi="Calibri"/>
                <w:sz w:val="18"/>
                <w:szCs w:val="18"/>
              </w:rPr>
            </w:pPr>
          </w:p>
        </w:tc>
      </w:tr>
    </w:tbl>
    <w:p w14:paraId="4C7FD811" w14:textId="4C54A1AC" w:rsidR="00885D70" w:rsidRDefault="00885D70" w:rsidP="00DA2B2D">
      <w:pPr>
        <w:pStyle w:val="CommentText"/>
        <w:rPr>
          <w:rFonts w:asciiTheme="minorHAnsi" w:hAnsiTheme="minorHAnsi"/>
          <w:sz w:val="18"/>
          <w:szCs w:val="18"/>
        </w:rPr>
      </w:pPr>
    </w:p>
    <w:p w14:paraId="4BAA823F" w14:textId="77777777" w:rsidR="00EA1EC9" w:rsidRPr="00AE2140" w:rsidRDefault="00EA1EC9" w:rsidP="00DA2B2D">
      <w:pPr>
        <w:pStyle w:val="CommentText"/>
        <w:rPr>
          <w:rFonts w:asciiTheme="minorHAnsi" w:hAnsiTheme="minorHAns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4C31AC" w:rsidRPr="00AE2140" w14:paraId="1DF90034"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5F6892B" w14:textId="77777777" w:rsidR="004C31AC" w:rsidRPr="00AE2140" w:rsidRDefault="004C31AC"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AE2140">
              <w:rPr>
                <w:rFonts w:asciiTheme="minorHAnsi" w:eastAsiaTheme="minorEastAsia" w:hAnsiTheme="minorHAnsi" w:cs="Arial"/>
                <w:b/>
                <w:caps/>
              </w:rPr>
              <w:t>Documentation Author's Declaration Statement</w:t>
            </w:r>
          </w:p>
        </w:tc>
      </w:tr>
      <w:tr w:rsidR="004C31AC" w:rsidRPr="00AE2140" w14:paraId="5BE3D53F"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4898C9A" w14:textId="77777777" w:rsidR="004C31AC" w:rsidRPr="00AE2140" w:rsidRDefault="004C31AC" w:rsidP="004C31AC">
            <w:pPr>
              <w:numPr>
                <w:ilvl w:val="0"/>
                <w:numId w:val="44"/>
              </w:numPr>
              <w:spacing w:after="200" w:line="276" w:lineRule="auto"/>
              <w:ind w:left="271" w:hanging="270"/>
              <w:rPr>
                <w:rFonts w:asciiTheme="minorHAnsi" w:eastAsiaTheme="minorEastAsia" w:hAnsiTheme="minorHAnsi" w:cstheme="minorBidi"/>
              </w:rPr>
            </w:pPr>
            <w:r w:rsidRPr="00AE2140">
              <w:rPr>
                <w:rFonts w:asciiTheme="minorHAnsi" w:eastAsiaTheme="minorEastAsia" w:hAnsiTheme="minorHAnsi" w:cstheme="minorBidi"/>
              </w:rPr>
              <w:t>I certify that this Certificate of Verification documentation is accurate and complete.</w:t>
            </w:r>
          </w:p>
        </w:tc>
      </w:tr>
      <w:tr w:rsidR="004C31AC" w:rsidRPr="00AE2140" w14:paraId="4C8C238C"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E78C1E7" w14:textId="77777777" w:rsidR="004C31AC" w:rsidRPr="00AE2140" w:rsidRDefault="004C31AC" w:rsidP="0042345D">
            <w:pPr>
              <w:spacing w:line="276" w:lineRule="auto"/>
              <w:rPr>
                <w:rFonts w:asciiTheme="minorHAnsi" w:eastAsiaTheme="minorEastAsia" w:hAnsiTheme="minorHAnsi" w:cstheme="minorBidi"/>
              </w:rPr>
            </w:pPr>
            <w:r w:rsidRPr="00AE2140">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9B3A9F7" w14:textId="77777777" w:rsidR="004C31AC" w:rsidRPr="00AE2140" w:rsidRDefault="004C31AC" w:rsidP="0042345D">
            <w:pPr>
              <w:spacing w:line="276" w:lineRule="auto"/>
              <w:rPr>
                <w:rFonts w:asciiTheme="minorHAnsi" w:eastAsiaTheme="minorEastAsia" w:hAnsiTheme="minorHAnsi" w:cstheme="minorBidi"/>
              </w:rPr>
            </w:pPr>
            <w:r w:rsidRPr="00AE2140">
              <w:rPr>
                <w:rFonts w:asciiTheme="minorHAnsi" w:eastAsiaTheme="minorEastAsia" w:hAnsiTheme="minorHAnsi" w:cstheme="minorBidi"/>
              </w:rPr>
              <w:t>Documentation Author Signature:</w:t>
            </w:r>
          </w:p>
        </w:tc>
      </w:tr>
      <w:tr w:rsidR="004C31AC" w:rsidRPr="00AE2140" w14:paraId="49D8E482"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373CA241" w14:textId="77777777" w:rsidR="004C31AC" w:rsidRPr="00AE2140" w:rsidRDefault="004C31AC" w:rsidP="0042345D">
            <w:pPr>
              <w:spacing w:line="276" w:lineRule="auto"/>
              <w:rPr>
                <w:rFonts w:asciiTheme="minorHAnsi" w:eastAsiaTheme="minorEastAsia" w:hAnsiTheme="minorHAnsi" w:cstheme="minorBidi"/>
              </w:rPr>
            </w:pPr>
            <w:r w:rsidRPr="00AE2140">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C295CC6" w14:textId="77777777" w:rsidR="004C31AC" w:rsidRPr="00AE2140" w:rsidRDefault="004C31AC" w:rsidP="0042345D">
            <w:pPr>
              <w:spacing w:line="276" w:lineRule="auto"/>
              <w:rPr>
                <w:rFonts w:asciiTheme="minorHAnsi" w:eastAsiaTheme="minorEastAsia" w:hAnsiTheme="minorHAnsi" w:cstheme="minorBidi"/>
              </w:rPr>
            </w:pPr>
            <w:r w:rsidRPr="00AE2140">
              <w:rPr>
                <w:rFonts w:asciiTheme="minorHAnsi" w:eastAsiaTheme="minorEastAsia" w:hAnsiTheme="minorHAnsi" w:cstheme="minorBidi"/>
              </w:rPr>
              <w:t>Date Signed:</w:t>
            </w:r>
          </w:p>
        </w:tc>
      </w:tr>
      <w:tr w:rsidR="004C31AC" w:rsidRPr="00AE2140" w14:paraId="7DE7688E"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20C31B22" w14:textId="77777777" w:rsidR="004C31AC" w:rsidRPr="00AE2140" w:rsidRDefault="004C31AC" w:rsidP="0042345D">
            <w:pPr>
              <w:spacing w:line="276" w:lineRule="auto"/>
              <w:rPr>
                <w:rFonts w:asciiTheme="minorHAnsi" w:eastAsiaTheme="minorEastAsia" w:hAnsiTheme="minorHAnsi" w:cstheme="minorBidi"/>
              </w:rPr>
            </w:pPr>
            <w:r w:rsidRPr="00AE2140">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77F49AE6" w14:textId="77777777" w:rsidR="004C31AC" w:rsidRPr="00AE2140" w:rsidRDefault="004C31AC" w:rsidP="0042345D">
            <w:pPr>
              <w:spacing w:line="276" w:lineRule="auto"/>
              <w:rPr>
                <w:rFonts w:asciiTheme="minorHAnsi" w:eastAsiaTheme="minorEastAsia" w:hAnsiTheme="minorHAnsi" w:cstheme="minorBidi"/>
              </w:rPr>
            </w:pPr>
            <w:r w:rsidRPr="00AE2140">
              <w:rPr>
                <w:rFonts w:asciiTheme="minorHAnsi" w:eastAsiaTheme="minorEastAsia" w:hAnsiTheme="minorHAnsi" w:cstheme="minorBidi"/>
              </w:rPr>
              <w:t>CEA/HERS Certification Information (if applicable):</w:t>
            </w:r>
          </w:p>
        </w:tc>
      </w:tr>
      <w:tr w:rsidR="004C31AC" w:rsidRPr="00AE2140" w14:paraId="12BC22E9"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31A30B4B" w14:textId="77777777" w:rsidR="004C31AC" w:rsidRPr="00AE2140" w:rsidRDefault="004C31AC" w:rsidP="0042345D">
            <w:pPr>
              <w:spacing w:line="276" w:lineRule="auto"/>
              <w:rPr>
                <w:rFonts w:asciiTheme="minorHAnsi" w:eastAsiaTheme="minorEastAsia" w:hAnsiTheme="minorHAnsi" w:cstheme="minorBidi"/>
              </w:rPr>
            </w:pPr>
            <w:r w:rsidRPr="00AE2140">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56F511E3" w14:textId="77777777" w:rsidR="004C31AC" w:rsidRPr="00AE2140" w:rsidRDefault="004C31AC" w:rsidP="0042345D">
            <w:pPr>
              <w:spacing w:line="276" w:lineRule="auto"/>
              <w:rPr>
                <w:rFonts w:asciiTheme="minorHAnsi" w:eastAsiaTheme="minorEastAsia" w:hAnsiTheme="minorHAnsi" w:cstheme="minorBidi"/>
              </w:rPr>
            </w:pPr>
            <w:r w:rsidRPr="00AE2140">
              <w:rPr>
                <w:rFonts w:asciiTheme="minorHAnsi" w:eastAsiaTheme="minorEastAsia" w:hAnsiTheme="minorHAnsi" w:cstheme="minorBidi"/>
              </w:rPr>
              <w:t>Phone:</w:t>
            </w:r>
          </w:p>
        </w:tc>
      </w:tr>
      <w:tr w:rsidR="004C31AC" w:rsidRPr="00AE2140" w14:paraId="05A84EAE"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693F845" w14:textId="77777777" w:rsidR="004C31AC" w:rsidRPr="00AE2140" w:rsidRDefault="004C31AC"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AE2140">
              <w:rPr>
                <w:rFonts w:asciiTheme="minorHAnsi" w:eastAsiaTheme="minorEastAsia" w:hAnsiTheme="minorHAnsi" w:cs="Arial"/>
                <w:b/>
                <w:caps/>
              </w:rPr>
              <w:t xml:space="preserve">Responsible Person's Declaration statement </w:t>
            </w:r>
          </w:p>
        </w:tc>
      </w:tr>
      <w:tr w:rsidR="004C31AC" w:rsidRPr="00AE2140" w14:paraId="3F033C81"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4DF13FF" w14:textId="77777777" w:rsidR="004C31AC" w:rsidRPr="00AE2140" w:rsidRDefault="004C31AC" w:rsidP="00AE2140">
            <w:pPr>
              <w:spacing w:line="276" w:lineRule="auto"/>
              <w:rPr>
                <w:rFonts w:asciiTheme="minorHAnsi" w:eastAsiaTheme="minorEastAsia" w:hAnsiTheme="minorHAnsi" w:cstheme="minorBidi"/>
              </w:rPr>
            </w:pPr>
            <w:r w:rsidRPr="00AE2140">
              <w:rPr>
                <w:rFonts w:asciiTheme="minorHAnsi" w:eastAsiaTheme="minorEastAsia" w:hAnsiTheme="minorHAnsi" w:cstheme="minorBidi"/>
              </w:rPr>
              <w:t xml:space="preserve">I certify the following under penalty of perjury, under the laws of the State of California: </w:t>
            </w:r>
          </w:p>
          <w:p w14:paraId="1D0EEC9D" w14:textId="77777777" w:rsidR="004C31AC" w:rsidRPr="00AE2140" w:rsidRDefault="004C31AC" w:rsidP="00AE2140">
            <w:pPr>
              <w:numPr>
                <w:ilvl w:val="0"/>
                <w:numId w:val="45"/>
              </w:numPr>
              <w:spacing w:after="200" w:line="276" w:lineRule="auto"/>
              <w:ind w:left="692" w:hanging="270"/>
              <w:contextualSpacing/>
              <w:rPr>
                <w:rFonts w:ascii="Calibri" w:eastAsiaTheme="minorEastAsia" w:hAnsi="Calibri" w:cstheme="minorBidi"/>
              </w:rPr>
            </w:pPr>
            <w:bookmarkStart w:id="0" w:name="_Hlk104562088"/>
            <w:r w:rsidRPr="00AE2140">
              <w:rPr>
                <w:rFonts w:ascii="Calibri" w:eastAsiaTheme="minorEastAsia" w:hAnsi="Calibri" w:cstheme="minorBidi"/>
              </w:rPr>
              <w:t>The information provided on this Certificate of Verification is true and correct.</w:t>
            </w:r>
          </w:p>
          <w:p w14:paraId="609807BE" w14:textId="77777777" w:rsidR="004C31AC" w:rsidRPr="00AE2140" w:rsidRDefault="004C31AC" w:rsidP="00AE2140">
            <w:pPr>
              <w:numPr>
                <w:ilvl w:val="0"/>
                <w:numId w:val="45"/>
              </w:numPr>
              <w:spacing w:after="200" w:line="276" w:lineRule="auto"/>
              <w:ind w:left="692" w:hanging="270"/>
              <w:contextualSpacing/>
              <w:rPr>
                <w:rFonts w:ascii="Calibri" w:eastAsiaTheme="minorEastAsia" w:hAnsi="Calibri" w:cstheme="minorBidi"/>
              </w:rPr>
            </w:pPr>
            <w:r w:rsidRPr="00AE2140">
              <w:rPr>
                <w:rFonts w:ascii="Calibri" w:eastAsiaTheme="minorEastAsia" w:hAnsi="Calibri" w:cstheme="minorBidi"/>
              </w:rPr>
              <w:t>I am the certified HERS Rater who performed the verification identified and reported on this Certificate of Verification (responsible rater).</w:t>
            </w:r>
          </w:p>
          <w:p w14:paraId="436DF384" w14:textId="77777777" w:rsidR="004C31AC" w:rsidRPr="00AE2140" w:rsidRDefault="004C31AC" w:rsidP="00AE2140">
            <w:pPr>
              <w:numPr>
                <w:ilvl w:val="0"/>
                <w:numId w:val="45"/>
              </w:numPr>
              <w:spacing w:after="200" w:line="276" w:lineRule="auto"/>
              <w:ind w:left="692" w:hanging="270"/>
              <w:contextualSpacing/>
              <w:rPr>
                <w:rFonts w:ascii="Calibri" w:eastAsiaTheme="minorEastAsia" w:hAnsi="Calibri" w:cstheme="minorBidi"/>
              </w:rPr>
            </w:pPr>
            <w:r w:rsidRPr="00AE2140">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C23F394" w14:textId="77777777" w:rsidR="004C31AC" w:rsidRPr="00AE2140" w:rsidRDefault="004C31AC" w:rsidP="00AE2140">
            <w:pPr>
              <w:numPr>
                <w:ilvl w:val="0"/>
                <w:numId w:val="45"/>
              </w:numPr>
              <w:spacing w:after="200" w:line="276" w:lineRule="auto"/>
              <w:ind w:left="692" w:hanging="270"/>
              <w:contextualSpacing/>
              <w:rPr>
                <w:rFonts w:ascii="Calibri" w:eastAsiaTheme="minorEastAsia" w:hAnsi="Calibri" w:cstheme="minorBidi"/>
              </w:rPr>
            </w:pPr>
            <w:r w:rsidRPr="00AE2140">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A4472CC" w14:textId="77777777" w:rsidR="004C31AC" w:rsidRPr="00AE2140" w:rsidRDefault="004C31AC" w:rsidP="00AE2140">
            <w:pPr>
              <w:numPr>
                <w:ilvl w:val="0"/>
                <w:numId w:val="45"/>
              </w:numPr>
              <w:spacing w:after="200" w:line="276" w:lineRule="auto"/>
              <w:ind w:left="692" w:hanging="270"/>
              <w:contextualSpacing/>
              <w:rPr>
                <w:rFonts w:ascii="Calibri" w:eastAsiaTheme="minorEastAsia" w:hAnsi="Calibri" w:cstheme="minorBidi"/>
              </w:rPr>
            </w:pPr>
            <w:r w:rsidRPr="00AE2140">
              <w:rPr>
                <w:rFonts w:ascii="Calibri" w:eastAsiaTheme="minorEastAsia" w:hAnsi="Calibri" w:cstheme="minorBidi"/>
              </w:rPr>
              <w:t xml:space="preserve">I </w:t>
            </w:r>
            <w:bookmarkStart w:id="1" w:name="_Hlk104572720"/>
            <w:r w:rsidRPr="00AE2140">
              <w:rPr>
                <w:rFonts w:ascii="Calibri" w:eastAsiaTheme="minorEastAsia" w:hAnsi="Calibri" w:cstheme="minorBidi"/>
              </w:rPr>
              <w:t>understand</w:t>
            </w:r>
            <w:bookmarkEnd w:id="1"/>
            <w:r w:rsidRPr="00AE2140">
              <w:rPr>
                <w:rFonts w:ascii="Calibri" w:eastAsiaTheme="minorEastAsia" w:hAnsi="Calibri" w:cstheme="minorBidi"/>
              </w:rPr>
              <w:t xml:space="preserve"> that a registered copy of this Certificate of Verification shall be </w:t>
            </w:r>
            <w:proofErr w:type="gramStart"/>
            <w:r w:rsidRPr="00AE2140">
              <w:rPr>
                <w:rFonts w:ascii="Calibri" w:eastAsiaTheme="minorEastAsia" w:hAnsi="Calibri" w:cstheme="minorBidi"/>
              </w:rPr>
              <w:t>posted, or</w:t>
            </w:r>
            <w:proofErr w:type="gramEnd"/>
            <w:r w:rsidRPr="00AE2140">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6EF4C3AA" w14:textId="77777777" w:rsidR="004C31AC" w:rsidRPr="00AE2140" w:rsidRDefault="004C31AC" w:rsidP="00AE2140">
            <w:pPr>
              <w:numPr>
                <w:ilvl w:val="0"/>
                <w:numId w:val="45"/>
              </w:numPr>
              <w:spacing w:after="200" w:line="276" w:lineRule="auto"/>
              <w:ind w:left="692" w:hanging="270"/>
              <w:contextualSpacing/>
              <w:rPr>
                <w:rFonts w:asciiTheme="minorHAnsi" w:eastAsiaTheme="minorEastAsia" w:hAnsiTheme="minorHAnsi" w:cstheme="minorBidi"/>
              </w:rPr>
            </w:pPr>
            <w:bookmarkStart w:id="2" w:name="_Hlk104572805"/>
            <w:r w:rsidRPr="00AE2140">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4C31AC" w:rsidRPr="00AE2140" w14:paraId="5EAD8F9C"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A35027E" w14:textId="77777777" w:rsidR="004C31AC" w:rsidRPr="00AE2140" w:rsidRDefault="004C31AC"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AE2140">
              <w:rPr>
                <w:rFonts w:asciiTheme="minorHAnsi" w:eastAsiaTheme="minorEastAsia" w:hAnsiTheme="minorHAnsi" w:cs="Arial"/>
                <w:b/>
                <w:caps/>
              </w:rPr>
              <w:t>BUILDER OR INSTALLER INFORMATION AS SHOWN ON THE CERTIFICATE OF INSTALLATION</w:t>
            </w:r>
          </w:p>
        </w:tc>
      </w:tr>
      <w:tr w:rsidR="004C31AC" w:rsidRPr="00AE2140" w14:paraId="067515F3"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36B4CFB" w14:textId="77777777" w:rsidR="004C31AC" w:rsidRPr="00AE2140" w:rsidRDefault="004C31AC"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AE2140">
              <w:rPr>
                <w:rFonts w:asciiTheme="minorHAnsi" w:eastAsiaTheme="minorEastAsia" w:hAnsiTheme="minorHAnsi" w:cstheme="minorBidi"/>
              </w:rPr>
              <w:t>Company Name (Installing Subcontractor, General Contractor, or Builder/Owner):</w:t>
            </w:r>
          </w:p>
        </w:tc>
      </w:tr>
      <w:tr w:rsidR="004C31AC" w:rsidRPr="00AE2140" w14:paraId="63E582A0"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4D7B9CF" w14:textId="77777777" w:rsidR="004C31AC" w:rsidRPr="00AE2140" w:rsidRDefault="004C31AC"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AE2140">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3000C51" w14:textId="77777777" w:rsidR="004C31AC" w:rsidRPr="00AE2140" w:rsidRDefault="004C31AC"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AE2140">
              <w:rPr>
                <w:rFonts w:asciiTheme="minorHAnsi" w:eastAsiaTheme="minorEastAsia" w:hAnsiTheme="minorHAnsi" w:cstheme="minorBidi"/>
              </w:rPr>
              <w:t>CSLB License:</w:t>
            </w:r>
          </w:p>
        </w:tc>
      </w:tr>
      <w:tr w:rsidR="004C31AC" w:rsidRPr="00AE2140" w14:paraId="4D620AC8"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6D1100F" w14:textId="77777777" w:rsidR="004C31AC" w:rsidRPr="00AE2140" w:rsidRDefault="004C31AC"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AE2140">
              <w:rPr>
                <w:rFonts w:asciiTheme="minorHAnsi" w:eastAsiaTheme="minorEastAsia" w:hAnsiTheme="minorHAnsi" w:cs="Arial"/>
                <w:b/>
                <w:caps/>
              </w:rPr>
              <w:t>HERS PROVIDER DATA REGISTRY INFORMATION</w:t>
            </w:r>
          </w:p>
        </w:tc>
      </w:tr>
      <w:tr w:rsidR="004C31AC" w:rsidRPr="00AE2140" w14:paraId="3A72A84D"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4473E5" w14:textId="77777777" w:rsidR="004C31AC" w:rsidRPr="00AE2140" w:rsidRDefault="004C31AC"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AE2140">
              <w:rPr>
                <w:rFonts w:asciiTheme="minorHAnsi" w:eastAsiaTheme="minorEastAsia" w:hAnsiTheme="minorHAnsi" w:cstheme="minorBidi"/>
              </w:rPr>
              <w:t>Sample Group Number (if applicable):</w:t>
            </w:r>
          </w:p>
          <w:p w14:paraId="6E1EFED7" w14:textId="77777777" w:rsidR="004C31AC" w:rsidRPr="00AE2140" w:rsidRDefault="004C31AC"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237877" w14:textId="77777777" w:rsidR="004C31AC" w:rsidRPr="00AE2140" w:rsidRDefault="004C31AC"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AE2140">
              <w:rPr>
                <w:rFonts w:asciiTheme="minorHAnsi" w:eastAsiaTheme="minorEastAsia" w:hAnsiTheme="minorHAnsi" w:cstheme="minorBidi"/>
              </w:rPr>
              <w:t>Dwelling Test Status in Sample Group (if applicable):</w:t>
            </w:r>
          </w:p>
          <w:p w14:paraId="09D13889" w14:textId="77777777" w:rsidR="004C31AC" w:rsidRPr="00AE2140" w:rsidRDefault="004C31AC"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4C31AC" w:rsidRPr="00AE2140" w14:paraId="72CAE79D"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BAF6537" w14:textId="77777777" w:rsidR="004C31AC" w:rsidRPr="00AE2140" w:rsidRDefault="004C31AC"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AE2140">
              <w:rPr>
                <w:rFonts w:asciiTheme="minorHAnsi" w:eastAsiaTheme="minorEastAsia" w:hAnsiTheme="minorHAnsi" w:cs="Arial"/>
                <w:b/>
                <w:caps/>
              </w:rPr>
              <w:t>HERS RATER INFORMATION</w:t>
            </w:r>
          </w:p>
        </w:tc>
      </w:tr>
      <w:tr w:rsidR="004C31AC" w:rsidRPr="00AE2140" w14:paraId="29A4DAFC"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245CCE" w14:textId="77777777" w:rsidR="004C31AC" w:rsidRPr="00AE2140" w:rsidRDefault="004C31AC"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AE2140">
              <w:rPr>
                <w:rFonts w:asciiTheme="minorHAnsi" w:eastAsiaTheme="minorEastAsia" w:hAnsiTheme="minorHAnsi" w:cstheme="minorBidi"/>
              </w:rPr>
              <w:t>HERS Rater Company Name:</w:t>
            </w:r>
          </w:p>
          <w:p w14:paraId="270944E5" w14:textId="77777777" w:rsidR="004C31AC" w:rsidRPr="00AE2140" w:rsidRDefault="004C31AC"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4C31AC" w:rsidRPr="00AE2140" w14:paraId="34BD2E4E"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71CE90" w14:textId="77777777" w:rsidR="004C31AC" w:rsidRPr="00AE2140" w:rsidRDefault="004C31AC"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AE2140">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0E3C10" w14:textId="77777777" w:rsidR="004C31AC" w:rsidRPr="00AE2140" w:rsidRDefault="004C31AC"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AE2140">
              <w:rPr>
                <w:rFonts w:asciiTheme="minorHAnsi" w:eastAsiaTheme="minorEastAsia" w:hAnsiTheme="minorHAnsi" w:cstheme="minorBidi"/>
              </w:rPr>
              <w:t>Responsible Rater Signature:</w:t>
            </w:r>
          </w:p>
          <w:p w14:paraId="7622EBCE" w14:textId="77777777" w:rsidR="004C31AC" w:rsidRPr="00AE2140" w:rsidRDefault="004C31AC"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4C31AC" w:rsidRPr="00AE2140" w14:paraId="0A41E11C"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A63289" w14:textId="77777777" w:rsidR="004C31AC" w:rsidRPr="00AE2140" w:rsidRDefault="004C31AC"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AE2140">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EDA78E" w14:textId="77777777" w:rsidR="004C31AC" w:rsidRPr="00AE2140" w:rsidRDefault="004C31AC"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AE2140">
              <w:rPr>
                <w:rFonts w:asciiTheme="minorHAnsi" w:eastAsiaTheme="minorEastAsia" w:hAnsiTheme="minorHAnsi" w:cstheme="minorBidi"/>
              </w:rPr>
              <w:t>Date Signed:</w:t>
            </w:r>
          </w:p>
        </w:tc>
      </w:tr>
    </w:tbl>
    <w:p w14:paraId="4BAA8240" w14:textId="77777777" w:rsidR="00EA1EC9" w:rsidRPr="00D83E48" w:rsidRDefault="00EA1EC9" w:rsidP="00DA2B2D">
      <w:pPr>
        <w:rPr>
          <w:rFonts w:ascii="Calibri" w:hAnsi="Calibri"/>
          <w:b/>
          <w:sz w:val="32"/>
          <w:szCs w:val="32"/>
        </w:rPr>
        <w:sectPr w:rsidR="00EA1EC9" w:rsidRPr="00D83E48" w:rsidSect="001750A9">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4BAA8241" w14:textId="206146A3" w:rsidR="00EA1EC9" w:rsidRPr="00502177" w:rsidRDefault="00D975FF" w:rsidP="00502177">
      <w:pPr>
        <w:jc w:val="center"/>
        <w:rPr>
          <w:rFonts w:ascii="Calibri" w:hAnsi="Calibri"/>
          <w:b/>
        </w:rPr>
      </w:pPr>
      <w:r w:rsidRPr="00502177">
        <w:rPr>
          <w:rFonts w:ascii="Calibri" w:hAnsi="Calibri"/>
          <w:b/>
        </w:rPr>
        <w:lastRenderedPageBreak/>
        <w:t>CF</w:t>
      </w:r>
      <w:r w:rsidR="00463EEA">
        <w:rPr>
          <w:rFonts w:ascii="Calibri" w:hAnsi="Calibri"/>
          <w:b/>
        </w:rPr>
        <w:t>3</w:t>
      </w:r>
      <w:r w:rsidRPr="00502177">
        <w:rPr>
          <w:rFonts w:ascii="Calibri" w:hAnsi="Calibri"/>
          <w:b/>
        </w:rPr>
        <w:t>R-MCH-22a</w:t>
      </w:r>
      <w:r w:rsidR="00502177">
        <w:rPr>
          <w:rFonts w:ascii="Calibri" w:hAnsi="Calibri"/>
          <w:b/>
        </w:rPr>
        <w:t>-H User Instructions</w:t>
      </w:r>
    </w:p>
    <w:p w14:paraId="4BAA8242" w14:textId="77777777" w:rsidR="00D975FF" w:rsidRPr="00D83E48" w:rsidRDefault="00D975FF" w:rsidP="0009456E">
      <w:pPr>
        <w:rPr>
          <w:rFonts w:ascii="Calibri" w:hAnsi="Calibri"/>
        </w:rPr>
      </w:pP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7EA6F3C1" w:rsidR="00D975FF" w:rsidRPr="004D611C" w:rsidRDefault="00D975FF" w:rsidP="00F430FB">
      <w:pPr>
        <w:pStyle w:val="ListParagraph"/>
        <w:numPr>
          <w:ilvl w:val="0"/>
          <w:numId w:val="46"/>
        </w:numPr>
        <w:ind w:left="360" w:hanging="360"/>
        <w:rPr>
          <w:rFonts w:ascii="Calibri" w:hAnsi="Calibri"/>
          <w:i/>
        </w:rPr>
      </w:pPr>
      <w:r w:rsidRPr="00714E84">
        <w:rPr>
          <w:rFonts w:ascii="Calibri" w:hAnsi="Calibri"/>
          <w:i/>
        </w:rPr>
        <w:t>System Identification or Name:</w:t>
      </w:r>
      <w:r>
        <w:rPr>
          <w:rFonts w:ascii="Calibri" w:hAnsi="Calibri"/>
          <w:i/>
        </w:rPr>
        <w:t xml:space="preserve"> </w:t>
      </w:r>
      <w:r w:rsidRPr="00F430FB">
        <w:rPr>
          <w:rFonts w:ascii="Calibri" w:hAnsi="Calibri"/>
          <w:i/>
        </w:rPr>
        <w:t xml:space="preserve">This field is filled out automatically. It is referenced from the </w:t>
      </w:r>
      <w:del w:id="3" w:author="Alhabibi, Haider@Energy" w:date="2022-10-20T10:16:00Z">
        <w:r w:rsidRPr="00F430FB" w:rsidDel="005E0D71">
          <w:rPr>
            <w:rFonts w:ascii="Calibri" w:hAnsi="Calibri"/>
            <w:i/>
          </w:rPr>
          <w:delText>CF2R-MCH-23</w:delText>
        </w:r>
      </w:del>
      <w:ins w:id="4" w:author="Alhabibi, Haider@Energy" w:date="2022-10-20T10:16:00Z">
        <w:r w:rsidR="005E0D71">
          <w:rPr>
            <w:rFonts w:ascii="Calibri" w:hAnsi="Calibri"/>
            <w:i/>
          </w:rPr>
          <w:t>CF3R-MCH-23</w:t>
        </w:r>
      </w:ins>
      <w:r w:rsidRPr="00F430FB">
        <w:rPr>
          <w:rFonts w:ascii="Calibri" w:hAnsi="Calibri"/>
          <w:i/>
        </w:rPr>
        <w:t>, which must be completed prior to this document.</w:t>
      </w:r>
    </w:p>
    <w:p w14:paraId="4BAA8245" w14:textId="3104DAD3" w:rsidR="00D975FF" w:rsidRPr="00510842" w:rsidRDefault="00D975FF" w:rsidP="00F430FB">
      <w:pPr>
        <w:pStyle w:val="ListParagraph"/>
        <w:numPr>
          <w:ilvl w:val="0"/>
          <w:numId w:val="46"/>
        </w:numPr>
        <w:ind w:left="360" w:hanging="360"/>
        <w:rPr>
          <w:rFonts w:ascii="Calibri" w:hAnsi="Calibri"/>
          <w:i/>
        </w:rPr>
      </w:pPr>
      <w:r w:rsidRPr="00F430FB">
        <w:rPr>
          <w:rFonts w:ascii="Calibri" w:hAnsi="Calibri"/>
          <w:i/>
        </w:rPr>
        <w:t xml:space="preserve">System Location or Area Served: This field is filled out automatically. It is referenced from the </w:t>
      </w:r>
      <w:del w:id="5" w:author="Alhabibi, Haider@Energy" w:date="2022-10-20T10:16:00Z">
        <w:r w:rsidRPr="00F430FB" w:rsidDel="005E0D71">
          <w:rPr>
            <w:rFonts w:ascii="Calibri" w:hAnsi="Calibri"/>
            <w:i/>
          </w:rPr>
          <w:delText>CF2R-MCH-23</w:delText>
        </w:r>
      </w:del>
      <w:ins w:id="6" w:author="Alhabibi, Haider@Energy" w:date="2022-10-20T10:16:00Z">
        <w:r w:rsidR="005E0D71">
          <w:rPr>
            <w:rFonts w:ascii="Calibri" w:hAnsi="Calibri"/>
            <w:i/>
          </w:rPr>
          <w:t>CF3R-MCH-23</w:t>
        </w:r>
      </w:ins>
      <w:r w:rsidRPr="00F430FB">
        <w:rPr>
          <w:rFonts w:ascii="Calibri" w:hAnsi="Calibri"/>
          <w:i/>
        </w:rPr>
        <w:t>, which must be completed prior to this document.</w:t>
      </w:r>
    </w:p>
    <w:p w14:paraId="5CF21C2D" w14:textId="43B086A6" w:rsidR="00510842" w:rsidRPr="00510842" w:rsidRDefault="00510842" w:rsidP="00F430FB">
      <w:pPr>
        <w:pStyle w:val="ListParagraph"/>
        <w:numPr>
          <w:ilvl w:val="0"/>
          <w:numId w:val="46"/>
        </w:numPr>
        <w:ind w:left="360" w:hanging="360"/>
        <w:rPr>
          <w:rFonts w:ascii="Calibri" w:hAnsi="Calibri"/>
          <w:i/>
        </w:rPr>
      </w:pPr>
      <w:r w:rsidRPr="00F430FB">
        <w:rPr>
          <w:rFonts w:ascii="Calibri" w:hAnsi="Calibri"/>
          <w:i/>
        </w:rPr>
        <w:t xml:space="preserve">Indoor Unit Name: This field is filled out automatically. It is referenced from the </w:t>
      </w:r>
      <w:del w:id="7" w:author="Alhabibi, Haider@Energy" w:date="2022-10-20T10:16:00Z">
        <w:r w:rsidRPr="00F430FB" w:rsidDel="005E0D71">
          <w:rPr>
            <w:rFonts w:ascii="Calibri" w:hAnsi="Calibri"/>
            <w:i/>
          </w:rPr>
          <w:delText>CF2R-MCH-23</w:delText>
        </w:r>
      </w:del>
      <w:ins w:id="8" w:author="Alhabibi, Haider@Energy" w:date="2022-10-20T10:16:00Z">
        <w:r w:rsidR="005E0D71">
          <w:rPr>
            <w:rFonts w:ascii="Calibri" w:hAnsi="Calibri"/>
            <w:i/>
          </w:rPr>
          <w:t>CF3R-MCH-23</w:t>
        </w:r>
      </w:ins>
      <w:r w:rsidRPr="00F430FB">
        <w:rPr>
          <w:rFonts w:ascii="Calibri" w:hAnsi="Calibri"/>
          <w:i/>
        </w:rPr>
        <w:t>, which must be completed prior to this document.</w:t>
      </w:r>
    </w:p>
    <w:p w14:paraId="4BAA8246" w14:textId="44726C4F" w:rsidR="00D975FF" w:rsidRPr="004D611C" w:rsidRDefault="00D975FF" w:rsidP="00F430FB">
      <w:pPr>
        <w:pStyle w:val="ListParagraph"/>
        <w:numPr>
          <w:ilvl w:val="0"/>
          <w:numId w:val="46"/>
        </w:numPr>
        <w:ind w:left="360" w:hanging="360"/>
        <w:rPr>
          <w:rFonts w:ascii="Calibri" w:hAnsi="Calibri"/>
          <w:i/>
        </w:rPr>
      </w:pPr>
      <w:r w:rsidRPr="00F430FB">
        <w:rPr>
          <w:rFonts w:ascii="Calibri" w:hAnsi="Calibri"/>
          <w:i/>
        </w:rPr>
        <w:t xml:space="preserve">System Installation Type: This field is filled out automatically. It is referenced from the </w:t>
      </w:r>
      <w:del w:id="9" w:author="Alhabibi, Haider@Energy" w:date="2022-10-20T10:16:00Z">
        <w:r w:rsidRPr="00F430FB" w:rsidDel="005E0D71">
          <w:rPr>
            <w:rFonts w:ascii="Calibri" w:hAnsi="Calibri"/>
            <w:i/>
          </w:rPr>
          <w:delText>CF2R-MCH-23</w:delText>
        </w:r>
      </w:del>
      <w:ins w:id="10" w:author="Alhabibi, Haider@Energy" w:date="2022-10-20T10:16:00Z">
        <w:r w:rsidR="005E0D71">
          <w:rPr>
            <w:rFonts w:ascii="Calibri" w:hAnsi="Calibri"/>
            <w:i/>
          </w:rPr>
          <w:t>CF3R-MCH-23</w:t>
        </w:r>
      </w:ins>
      <w:r w:rsidRPr="00F430FB">
        <w:rPr>
          <w:rFonts w:ascii="Calibri" w:hAnsi="Calibri"/>
          <w:i/>
        </w:rPr>
        <w:t>, which must be completed prior to this document.</w:t>
      </w:r>
    </w:p>
    <w:p w14:paraId="4BAA8247" w14:textId="60303A58" w:rsidR="00D975FF" w:rsidRPr="004D611C" w:rsidRDefault="00D975FF" w:rsidP="00F430FB">
      <w:pPr>
        <w:pStyle w:val="ListParagraph"/>
        <w:numPr>
          <w:ilvl w:val="0"/>
          <w:numId w:val="46"/>
        </w:numPr>
        <w:ind w:left="360" w:hanging="360"/>
        <w:rPr>
          <w:rFonts w:ascii="Calibri" w:hAnsi="Calibri"/>
          <w:i/>
        </w:rPr>
      </w:pPr>
      <w:r w:rsidRPr="00F430FB">
        <w:rPr>
          <w:rFonts w:ascii="Calibri" w:hAnsi="Calibri"/>
          <w:i/>
        </w:rPr>
        <w:t xml:space="preserve">Nominal Cooling Capacity (tons) of Condenser: This field is filled out automatically. It is referenced from the </w:t>
      </w:r>
      <w:del w:id="11" w:author="Alhabibi, Haider@Energy" w:date="2022-10-20T10:16:00Z">
        <w:r w:rsidRPr="00F430FB" w:rsidDel="005E0D71">
          <w:rPr>
            <w:rFonts w:ascii="Calibri" w:hAnsi="Calibri"/>
            <w:i/>
          </w:rPr>
          <w:delText>CF2R-MCH-23</w:delText>
        </w:r>
      </w:del>
      <w:ins w:id="12" w:author="Alhabibi, Haider@Energy" w:date="2022-10-20T10:16:00Z">
        <w:r w:rsidR="005E0D71">
          <w:rPr>
            <w:rFonts w:ascii="Calibri" w:hAnsi="Calibri"/>
            <w:i/>
          </w:rPr>
          <w:t>CF3R-MCH-23</w:t>
        </w:r>
      </w:ins>
      <w:r w:rsidRPr="00F430FB">
        <w:rPr>
          <w:rFonts w:ascii="Calibri" w:hAnsi="Calibri"/>
          <w:i/>
        </w:rPr>
        <w:t>, which must be completed prior to this document.</w:t>
      </w:r>
    </w:p>
    <w:p w14:paraId="4BAA8248" w14:textId="02A277F4" w:rsidR="00D975FF" w:rsidRPr="004D611C" w:rsidRDefault="00D975FF" w:rsidP="00F430FB">
      <w:pPr>
        <w:pStyle w:val="ListParagraph"/>
        <w:numPr>
          <w:ilvl w:val="0"/>
          <w:numId w:val="46"/>
        </w:numPr>
        <w:ind w:left="360" w:hanging="360"/>
        <w:rPr>
          <w:rFonts w:ascii="Calibri" w:hAnsi="Calibri"/>
          <w:i/>
        </w:rPr>
      </w:pPr>
      <w:r w:rsidRPr="00F430FB">
        <w:rPr>
          <w:rFonts w:ascii="Calibri" w:hAnsi="Calibri"/>
          <w:i/>
        </w:rPr>
        <w:t xml:space="preserve">Condenser Speed Type: This field is filled out automatically. It is referenced from the </w:t>
      </w:r>
      <w:del w:id="13" w:author="Alhabibi, Haider@Energy" w:date="2022-10-20T10:16:00Z">
        <w:r w:rsidRPr="00F430FB" w:rsidDel="005E0D71">
          <w:rPr>
            <w:rFonts w:ascii="Calibri" w:hAnsi="Calibri"/>
            <w:i/>
          </w:rPr>
          <w:delText>CF2R-MCH-23</w:delText>
        </w:r>
      </w:del>
      <w:ins w:id="14" w:author="Alhabibi, Haider@Energy" w:date="2022-10-20T10:16:00Z">
        <w:r w:rsidR="005E0D71">
          <w:rPr>
            <w:rFonts w:ascii="Calibri" w:hAnsi="Calibri"/>
            <w:i/>
          </w:rPr>
          <w:t>CF3R-MCH-23</w:t>
        </w:r>
      </w:ins>
      <w:r w:rsidRPr="00F430FB">
        <w:rPr>
          <w:rFonts w:ascii="Calibri" w:hAnsi="Calibri"/>
          <w:i/>
        </w:rPr>
        <w:t>, which must be completed prior to this document.</w:t>
      </w:r>
    </w:p>
    <w:p w14:paraId="4BAA8249" w14:textId="401BBF0D" w:rsidR="00D975FF" w:rsidRPr="004D611C" w:rsidRDefault="00D975FF" w:rsidP="00F430FB">
      <w:pPr>
        <w:pStyle w:val="ListParagraph"/>
        <w:numPr>
          <w:ilvl w:val="0"/>
          <w:numId w:val="46"/>
        </w:numPr>
        <w:ind w:left="360" w:hanging="360"/>
        <w:rPr>
          <w:rFonts w:ascii="Calibri" w:hAnsi="Calibri"/>
          <w:i/>
        </w:rPr>
      </w:pPr>
      <w:r w:rsidRPr="00F430FB">
        <w:rPr>
          <w:rFonts w:ascii="Calibri" w:hAnsi="Calibri"/>
          <w:i/>
        </w:rPr>
        <w:t xml:space="preserve">Cooling System Zonal Control Type: This field is filled out automatically. It is referenced from the </w:t>
      </w:r>
      <w:del w:id="15" w:author="Alhabibi, Haider@Energy" w:date="2022-10-20T10:16:00Z">
        <w:r w:rsidRPr="00F430FB" w:rsidDel="005E0D71">
          <w:rPr>
            <w:rFonts w:ascii="Calibri" w:hAnsi="Calibri"/>
            <w:i/>
          </w:rPr>
          <w:delText>CF2R-MCH-23</w:delText>
        </w:r>
      </w:del>
      <w:ins w:id="16" w:author="Alhabibi, Haider@Energy" w:date="2022-10-20T10:16:00Z">
        <w:r w:rsidR="005E0D71">
          <w:rPr>
            <w:rFonts w:ascii="Calibri" w:hAnsi="Calibri"/>
            <w:i/>
          </w:rPr>
          <w:t>CF3R-MCH-23</w:t>
        </w:r>
      </w:ins>
      <w:r w:rsidRPr="00F430FB">
        <w:rPr>
          <w:rFonts w:ascii="Calibri" w:hAnsi="Calibri"/>
          <w:i/>
        </w:rPr>
        <w:t>, which must be completed prior to this document.</w:t>
      </w:r>
    </w:p>
    <w:p w14:paraId="4BAA824A" w14:textId="414AAA96" w:rsidR="00D975FF" w:rsidRPr="004D611C" w:rsidRDefault="00D975FF" w:rsidP="00F430FB">
      <w:pPr>
        <w:pStyle w:val="ListParagraph"/>
        <w:numPr>
          <w:ilvl w:val="0"/>
          <w:numId w:val="46"/>
        </w:numPr>
        <w:ind w:left="360" w:hanging="360"/>
        <w:rPr>
          <w:rFonts w:ascii="Calibri" w:hAnsi="Calibri"/>
          <w:i/>
        </w:rPr>
      </w:pPr>
      <w:r w:rsidRPr="00F430FB">
        <w:rPr>
          <w:rFonts w:ascii="Calibri" w:hAnsi="Calibri"/>
          <w:i/>
        </w:rPr>
        <w:t xml:space="preserve">Central Fan Integrated (CFI) Ventilation System Status: This field is filled out automatically. It is referenced from the </w:t>
      </w:r>
      <w:del w:id="17" w:author="Alhabibi, Haider@Energy" w:date="2022-10-20T10:16:00Z">
        <w:r w:rsidRPr="00F430FB" w:rsidDel="005E0D71">
          <w:rPr>
            <w:rFonts w:ascii="Calibri" w:hAnsi="Calibri"/>
            <w:i/>
          </w:rPr>
          <w:delText>CF2R-MCH-23</w:delText>
        </w:r>
      </w:del>
      <w:ins w:id="18" w:author="Alhabibi, Haider@Energy" w:date="2022-10-20T10:16:00Z">
        <w:r w:rsidR="005E0D71">
          <w:rPr>
            <w:rFonts w:ascii="Calibri" w:hAnsi="Calibri"/>
            <w:i/>
          </w:rPr>
          <w:t>CF3R-MCH-23</w:t>
        </w:r>
      </w:ins>
      <w:r w:rsidRPr="00F430FB">
        <w:rPr>
          <w:rFonts w:ascii="Calibri" w:hAnsi="Calibri"/>
          <w:i/>
        </w:rPr>
        <w:t>, which must be completed prior to this document.</w:t>
      </w:r>
    </w:p>
    <w:p w14:paraId="4BAA824B" w14:textId="5AE37AF9" w:rsidR="00D975FF" w:rsidRPr="004D611C" w:rsidRDefault="00D975FF" w:rsidP="00F430FB">
      <w:pPr>
        <w:pStyle w:val="ListParagraph"/>
        <w:numPr>
          <w:ilvl w:val="0"/>
          <w:numId w:val="46"/>
        </w:numPr>
        <w:ind w:left="360" w:hanging="360"/>
        <w:rPr>
          <w:rFonts w:ascii="Calibri" w:hAnsi="Calibri"/>
          <w:i/>
        </w:rPr>
      </w:pPr>
      <w:r w:rsidRPr="00F430FB">
        <w:rPr>
          <w:rFonts w:ascii="Calibri" w:hAnsi="Calibri"/>
          <w:i/>
        </w:rPr>
        <w:t xml:space="preserve">System Bypass Duct Status: This field is filled out automatically. It is referenced from the </w:t>
      </w:r>
      <w:del w:id="19" w:author="Alhabibi, Haider@Energy" w:date="2022-10-20T10:16:00Z">
        <w:r w:rsidRPr="00F430FB" w:rsidDel="005E0D71">
          <w:rPr>
            <w:rFonts w:ascii="Calibri" w:hAnsi="Calibri"/>
            <w:i/>
          </w:rPr>
          <w:delText>CF2R-MCH-23</w:delText>
        </w:r>
      </w:del>
      <w:ins w:id="20" w:author="Alhabibi, Haider@Energy" w:date="2022-10-20T10:16:00Z">
        <w:r w:rsidR="005E0D71">
          <w:rPr>
            <w:rFonts w:ascii="Calibri" w:hAnsi="Calibri"/>
            <w:i/>
          </w:rPr>
          <w:t>CF3R-MCH-23</w:t>
        </w:r>
      </w:ins>
      <w:r w:rsidRPr="00F430FB">
        <w:rPr>
          <w:rFonts w:ascii="Calibri" w:hAnsi="Calibri"/>
          <w:i/>
        </w:rPr>
        <w:t>, which must be completed prior to this document.</w:t>
      </w:r>
    </w:p>
    <w:p w14:paraId="4BAA824C" w14:textId="259C4C20" w:rsidR="00D975FF" w:rsidRPr="004D611C" w:rsidRDefault="00D975FF" w:rsidP="00F430FB">
      <w:pPr>
        <w:pStyle w:val="ListParagraph"/>
        <w:numPr>
          <w:ilvl w:val="0"/>
          <w:numId w:val="46"/>
        </w:numPr>
        <w:ind w:left="360" w:hanging="360"/>
        <w:rPr>
          <w:rFonts w:ascii="Calibri" w:hAnsi="Calibri"/>
          <w:i/>
        </w:rPr>
      </w:pPr>
      <w:r w:rsidRPr="00F430FB">
        <w:rPr>
          <w:rFonts w:ascii="Calibri" w:hAnsi="Calibri"/>
          <w:i/>
        </w:rPr>
        <w:t xml:space="preserve">Date of System Airflow Rate Measurement: This field is filled out automatically. It is referenced from the </w:t>
      </w:r>
      <w:del w:id="21" w:author="Alhabibi, Haider@Energy" w:date="2022-10-20T10:16:00Z">
        <w:r w:rsidRPr="00F430FB" w:rsidDel="005E0D71">
          <w:rPr>
            <w:rFonts w:ascii="Calibri" w:hAnsi="Calibri"/>
            <w:i/>
          </w:rPr>
          <w:delText>CF2R-MCH-23</w:delText>
        </w:r>
      </w:del>
      <w:ins w:id="22" w:author="Alhabibi, Haider@Energy" w:date="2022-10-20T10:16:00Z">
        <w:r w:rsidR="005E0D71">
          <w:rPr>
            <w:rFonts w:ascii="Calibri" w:hAnsi="Calibri"/>
            <w:i/>
          </w:rPr>
          <w:t>CF3R-MCH-23</w:t>
        </w:r>
      </w:ins>
      <w:r w:rsidRPr="00F430FB">
        <w:rPr>
          <w:rFonts w:ascii="Calibri" w:hAnsi="Calibri"/>
          <w:i/>
        </w:rPr>
        <w:t>, which must be completed prior to this document.</w:t>
      </w:r>
    </w:p>
    <w:p w14:paraId="4BAA824D" w14:textId="6B46A098" w:rsidR="00D975FF" w:rsidRPr="007A7C6D" w:rsidRDefault="00D975FF" w:rsidP="00F430FB">
      <w:pPr>
        <w:pStyle w:val="ListParagraph"/>
        <w:numPr>
          <w:ilvl w:val="0"/>
          <w:numId w:val="46"/>
        </w:numPr>
        <w:ind w:left="360" w:hanging="360"/>
        <w:rPr>
          <w:rFonts w:ascii="Calibri" w:hAnsi="Calibri"/>
          <w:i/>
        </w:rPr>
      </w:pPr>
      <w:r w:rsidRPr="00F430FB">
        <w:rPr>
          <w:rFonts w:ascii="Calibri" w:hAnsi="Calibri"/>
          <w:i/>
        </w:rPr>
        <w:t xml:space="preserve">Airflow Rate Protocol utilized: This field is filled out automatically. It is referenced from the </w:t>
      </w:r>
      <w:del w:id="23" w:author="Alhabibi, Haider@Energy" w:date="2022-10-20T10:16:00Z">
        <w:r w:rsidRPr="00F430FB" w:rsidDel="005E0D71">
          <w:rPr>
            <w:rFonts w:ascii="Calibri" w:hAnsi="Calibri"/>
            <w:i/>
          </w:rPr>
          <w:delText>CF2R-MCH-23</w:delText>
        </w:r>
      </w:del>
      <w:ins w:id="24" w:author="Alhabibi, Haider@Energy" w:date="2022-10-20T10:16:00Z">
        <w:r w:rsidR="005E0D71">
          <w:rPr>
            <w:rFonts w:ascii="Calibri" w:hAnsi="Calibri"/>
            <w:i/>
          </w:rPr>
          <w:t>CF3R-MCH-23</w:t>
        </w:r>
      </w:ins>
      <w:r w:rsidRPr="00F430FB">
        <w:rPr>
          <w:rFonts w:ascii="Calibri" w:hAnsi="Calibri"/>
          <w:i/>
        </w:rPr>
        <w:t>, which must be completed prior to this document.</w:t>
      </w:r>
    </w:p>
    <w:p w14:paraId="748498E5" w14:textId="3097FB06" w:rsidR="00A3677D" w:rsidRPr="009E55DB" w:rsidRDefault="00A3677D" w:rsidP="00F430FB">
      <w:pPr>
        <w:pStyle w:val="ListParagraph"/>
        <w:numPr>
          <w:ilvl w:val="0"/>
          <w:numId w:val="46"/>
        </w:numPr>
        <w:ind w:left="360" w:hanging="360"/>
        <w:rPr>
          <w:rFonts w:ascii="Calibri" w:hAnsi="Calibri"/>
          <w:i/>
        </w:rPr>
      </w:pPr>
      <w:r w:rsidRPr="00F430FB">
        <w:rPr>
          <w:rFonts w:ascii="Calibri" w:hAnsi="Calibri"/>
          <w:i/>
        </w:rPr>
        <w:t xml:space="preserve">Central Fan Ventilation Cooling System (CFVCS) Status: </w:t>
      </w:r>
      <w:r w:rsidR="00466286" w:rsidRPr="00F430FB">
        <w:rPr>
          <w:rFonts w:ascii="Calibri" w:hAnsi="Calibri"/>
          <w:i/>
        </w:rPr>
        <w:t xml:space="preserve">This field is filled out automatically. It is referenced from the </w:t>
      </w:r>
      <w:del w:id="25" w:author="Alhabibi, Haider@Energy" w:date="2022-10-20T10:16:00Z">
        <w:r w:rsidR="00466286" w:rsidRPr="00F430FB" w:rsidDel="005E0D71">
          <w:rPr>
            <w:rFonts w:ascii="Calibri" w:hAnsi="Calibri"/>
            <w:i/>
          </w:rPr>
          <w:delText>CF2R-MCH-23</w:delText>
        </w:r>
      </w:del>
      <w:ins w:id="26" w:author="Alhabibi, Haider@Energy" w:date="2022-10-20T10:16:00Z">
        <w:r w:rsidR="005E0D71">
          <w:rPr>
            <w:rFonts w:ascii="Calibri" w:hAnsi="Calibri"/>
            <w:i/>
          </w:rPr>
          <w:t>CF3R-MCH-23</w:t>
        </w:r>
      </w:ins>
      <w:r w:rsidR="00466286" w:rsidRPr="00F430FB">
        <w:rPr>
          <w:rFonts w:ascii="Calibri" w:hAnsi="Calibri"/>
          <w:i/>
        </w:rPr>
        <w:t>, which must be completed prior to this document.</w:t>
      </w:r>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D975FF">
      <w:pPr>
        <w:pStyle w:val="ListParagraph"/>
        <w:numPr>
          <w:ilvl w:val="0"/>
          <w:numId w:val="35"/>
        </w:numPr>
        <w:ind w:left="360" w:hanging="360"/>
        <w:rPr>
          <w:rFonts w:ascii="Calibri" w:hAnsi="Calibri"/>
          <w:i/>
        </w:rPr>
      </w:pPr>
      <w:r w:rsidRPr="00714E84">
        <w:rPr>
          <w:rFonts w:asciiTheme="minorHAnsi" w:hAnsiTheme="minorHAnsi"/>
          <w:i/>
          <w:szCs w:val="18"/>
        </w:rPr>
        <w:t>Fan Watt Verification Device Used</w:t>
      </w:r>
      <w:r>
        <w:rPr>
          <w:rFonts w:ascii="Calibri" w:hAnsi="Calibri"/>
          <w:i/>
        </w:rPr>
        <w:t xml:space="preserve">: </w:t>
      </w:r>
      <w:r>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Default="00D975FF" w:rsidP="00D975FF">
      <w:pPr>
        <w:rPr>
          <w:rFonts w:ascii="Calibri" w:hAnsi="Calibri"/>
          <w:i/>
        </w:rPr>
      </w:pPr>
    </w:p>
    <w:p w14:paraId="4BAA8252" w14:textId="17DFB5BD" w:rsidR="00D975FF" w:rsidRPr="004E6DD7" w:rsidRDefault="00D975FF" w:rsidP="00D975FF">
      <w:pPr>
        <w:keepNext/>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D975FF">
      <w:pPr>
        <w:pStyle w:val="ListParagraph"/>
        <w:numPr>
          <w:ilvl w:val="0"/>
          <w:numId w:val="36"/>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60E97228"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 xml:space="preserve">This field is filled out automatically. It is referenced from the </w:t>
      </w:r>
      <w:del w:id="27" w:author="Alhabibi, Haider@Energy" w:date="2022-10-20T10:16:00Z">
        <w:r w:rsidDel="005E0D71">
          <w:rPr>
            <w:rFonts w:ascii="Calibri" w:hAnsi="Calibri"/>
          </w:rPr>
          <w:delText>CF2R-MCH-23</w:delText>
        </w:r>
      </w:del>
      <w:ins w:id="28" w:author="Alhabibi, Haider@Energy" w:date="2022-10-20T10:16:00Z">
        <w:r w:rsidR="005E0D71">
          <w:rPr>
            <w:rFonts w:ascii="Calibri" w:hAnsi="Calibri"/>
          </w:rPr>
          <w:t>CF3R-MCH-23</w:t>
        </w:r>
      </w:ins>
      <w:r>
        <w:rPr>
          <w:rFonts w:ascii="Calibri" w:hAnsi="Calibri"/>
        </w:rPr>
        <w:t>, which must be completed prior to this document.</w:t>
      </w:r>
    </w:p>
    <w:p w14:paraId="58808F3E" w14:textId="1E723990" w:rsidR="009E55DB" w:rsidRPr="00A2424F" w:rsidRDefault="009E55DB" w:rsidP="009E55DB">
      <w:pPr>
        <w:pStyle w:val="ListParagraph"/>
        <w:numPr>
          <w:ilvl w:val="0"/>
          <w:numId w:val="36"/>
        </w:numPr>
        <w:ind w:left="360" w:hanging="360"/>
        <w:rPr>
          <w:rFonts w:ascii="Calibri" w:hAnsi="Calibri"/>
          <w:i/>
        </w:rPr>
      </w:pPr>
      <w:r w:rsidRPr="00714E84">
        <w:rPr>
          <w:rFonts w:asciiTheme="minorHAnsi" w:hAnsiTheme="minorHAnsi"/>
          <w:i/>
          <w:szCs w:val="18"/>
        </w:rPr>
        <w:t>Required Fan Efficacy (</w:t>
      </w:r>
      <w:r>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 xml:space="preserve">This field is filled out automatically and referenced from MCH-01. Values below are used unless higher efficacy values are </w:t>
      </w:r>
      <w:r w:rsidR="00466286">
        <w:rPr>
          <w:rFonts w:ascii="Calibri" w:hAnsi="Calibri"/>
        </w:rPr>
        <w:t>specified</w:t>
      </w:r>
      <w:r>
        <w:rPr>
          <w:rFonts w:ascii="Calibri" w:hAnsi="Calibri"/>
        </w:rPr>
        <w:t xml:space="preserve"> on the CF1R for performance compliance.</w:t>
      </w:r>
    </w:p>
    <w:p w14:paraId="57041CFB" w14:textId="3F47C4A4" w:rsidR="009E55DB" w:rsidRPr="00A2424F" w:rsidRDefault="009E55DB" w:rsidP="009E55DB">
      <w:pPr>
        <w:pStyle w:val="ListParagraph"/>
        <w:numPr>
          <w:ilvl w:val="1"/>
          <w:numId w:val="36"/>
        </w:numPr>
        <w:rPr>
          <w:rFonts w:ascii="Calibri" w:hAnsi="Calibri"/>
          <w:i/>
        </w:rPr>
      </w:pPr>
      <w:r>
        <w:rPr>
          <w:rFonts w:ascii="Calibri" w:hAnsi="Calibri"/>
        </w:rPr>
        <w:t>0.62 watts/cfm for small duct high velocity HP or AC systems</w:t>
      </w:r>
    </w:p>
    <w:p w14:paraId="53D8B2C2" w14:textId="14BCC6B1" w:rsidR="009E55DB" w:rsidRPr="00A2424F" w:rsidRDefault="009E55DB" w:rsidP="009E55DB">
      <w:pPr>
        <w:pStyle w:val="ListParagraph"/>
        <w:numPr>
          <w:ilvl w:val="1"/>
          <w:numId w:val="36"/>
        </w:numPr>
        <w:rPr>
          <w:rFonts w:ascii="Calibri" w:hAnsi="Calibri"/>
          <w:i/>
        </w:rPr>
      </w:pPr>
      <w:r>
        <w:rPr>
          <w:rFonts w:ascii="Calibri" w:hAnsi="Calibri"/>
        </w:rPr>
        <w:t>0.45 watts/cfm for central gas furnace or packaged gas furnace systems</w:t>
      </w:r>
    </w:p>
    <w:p w14:paraId="3B4E93B2" w14:textId="476B0A34" w:rsidR="009E55DB" w:rsidRPr="004E6DD7" w:rsidRDefault="009E55DB" w:rsidP="009E55DB">
      <w:pPr>
        <w:pStyle w:val="ListParagraph"/>
        <w:numPr>
          <w:ilvl w:val="1"/>
          <w:numId w:val="36"/>
        </w:numPr>
        <w:rPr>
          <w:rFonts w:ascii="Calibri" w:hAnsi="Calibri"/>
          <w:i/>
        </w:rPr>
      </w:pPr>
      <w:r>
        <w:rPr>
          <w:rFonts w:ascii="Calibri" w:hAnsi="Calibri"/>
        </w:rPr>
        <w:t>0.58 watts/cfm for all other systems</w:t>
      </w:r>
    </w:p>
    <w:p w14:paraId="4BAA8256" w14:textId="56551220"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Fan Efficacy (</w:t>
      </w:r>
      <w:r w:rsidR="00542FBC">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 It is calculated by dividing the actual tested watts by the actual tested airflow.</w:t>
      </w:r>
    </w:p>
    <w:p w14:paraId="4BAA8257" w14:textId="77777777" w:rsidR="00D975FF" w:rsidRPr="00835A0F"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This field is filled out automatically based on whether or not the actual fan efficacy meets the required fan efficacy.</w:t>
      </w:r>
    </w:p>
    <w:p w14:paraId="4BAA8258" w14:textId="77777777" w:rsidR="00D975FF" w:rsidRDefault="00D975FF" w:rsidP="00D975FF">
      <w:pPr>
        <w:rPr>
          <w:rFonts w:ascii="Calibri" w:hAnsi="Calibri"/>
          <w:i/>
        </w:rPr>
      </w:pPr>
    </w:p>
    <w:p w14:paraId="4BAA8259" w14:textId="77777777" w:rsidR="00D975FF" w:rsidRPr="00C62500" w:rsidRDefault="00D975FF" w:rsidP="00D975FF">
      <w:pPr>
        <w:rPr>
          <w:rFonts w:ascii="Calibri" w:hAnsi="Calibri"/>
        </w:rPr>
      </w:pPr>
      <w:r w:rsidRPr="00714E84">
        <w:rPr>
          <w:rFonts w:ascii="Calibri" w:hAnsi="Calibri"/>
          <w:b/>
        </w:rPr>
        <w:t>Section D. Additional Requirements</w:t>
      </w:r>
    </w:p>
    <w:p w14:paraId="4BAA825A" w14:textId="77777777" w:rsidR="00D975FF" w:rsidRPr="00C62500" w:rsidRDefault="00D975FF" w:rsidP="00F430FB">
      <w:pPr>
        <w:pStyle w:val="ListParagraph"/>
        <w:numPr>
          <w:ilvl w:val="0"/>
          <w:numId w:val="49"/>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F430FB">
      <w:pPr>
        <w:pStyle w:val="ListParagraph"/>
        <w:numPr>
          <w:ilvl w:val="0"/>
          <w:numId w:val="49"/>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F430FB">
      <w:pPr>
        <w:pStyle w:val="ListParagraph"/>
        <w:numPr>
          <w:ilvl w:val="0"/>
          <w:numId w:val="49"/>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F430FB">
      <w:pPr>
        <w:pStyle w:val="ListParagraph"/>
        <w:numPr>
          <w:ilvl w:val="0"/>
          <w:numId w:val="49"/>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F430FB">
      <w:pPr>
        <w:pStyle w:val="ListParagraph"/>
        <w:numPr>
          <w:ilvl w:val="0"/>
          <w:numId w:val="49"/>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F" w14:textId="6C6A529F" w:rsidR="00D975FF" w:rsidRDefault="00D975FF" w:rsidP="00F430FB">
      <w:pPr>
        <w:pStyle w:val="ListParagraph"/>
        <w:numPr>
          <w:ilvl w:val="0"/>
          <w:numId w:val="49"/>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5F080AB" w14:textId="6C468437" w:rsidR="00466286" w:rsidRDefault="00466286" w:rsidP="00F430FB">
      <w:pPr>
        <w:pStyle w:val="ListParagraph"/>
        <w:numPr>
          <w:ilvl w:val="0"/>
          <w:numId w:val="49"/>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0437C60A" w14:textId="77777777" w:rsidR="004D7721" w:rsidRDefault="004D7721" w:rsidP="00F430FB">
      <w:pPr>
        <w:pStyle w:val="ListParagraph"/>
        <w:numPr>
          <w:ilvl w:val="0"/>
          <w:numId w:val="49"/>
        </w:numPr>
        <w:ind w:left="360" w:hanging="360"/>
        <w:rPr>
          <w:rFonts w:asciiTheme="minorHAnsi" w:hAnsiTheme="minorHAnsi"/>
        </w:rPr>
      </w:pPr>
      <w:r w:rsidRPr="00F430FB">
        <w:rPr>
          <w:rFonts w:asciiTheme="minorHAnsi" w:hAnsiTheme="minorHAnsi"/>
        </w:rPr>
        <w:lastRenderedPageBreak/>
        <w:t>Verification Status:</w:t>
      </w:r>
      <w:r>
        <w:rPr>
          <w:rFonts w:asciiTheme="minorHAnsi" w:hAnsiTheme="minorHAnsi"/>
        </w:rPr>
        <w:t xml:space="preserve"> If this Section does not apply, then select “All N/A”.</w:t>
      </w:r>
      <w:r w:rsidRPr="007C086C">
        <w:rPr>
          <w:rFonts w:asciiTheme="minorHAnsi" w:hAnsiTheme="minorHAnsi"/>
        </w:rPr>
        <w:t xml:space="preserve"> If the system meets the criteria for </w:t>
      </w:r>
      <w:r w:rsidRPr="00F430FB">
        <w:rPr>
          <w:rFonts w:asciiTheme="minorHAnsi" w:hAnsiTheme="minorHAnsi"/>
        </w:rPr>
        <w:t>Ducts Located in Conditioned Space</w:t>
      </w:r>
      <w:r w:rsidRPr="007C086C">
        <w:rPr>
          <w:rFonts w:asciiTheme="minorHAnsi" w:hAnsiTheme="minorHAnsi"/>
        </w:rPr>
        <w:t xml:space="preserve"> </w:t>
      </w:r>
      <w:r>
        <w:rPr>
          <w:rFonts w:asciiTheme="minorHAnsi" w:hAnsiTheme="minorHAnsi"/>
        </w:rPr>
        <w:t>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343860B1" w14:textId="77777777" w:rsidR="004D7721" w:rsidRPr="00586FBD" w:rsidRDefault="004D7721" w:rsidP="00F430FB">
      <w:pPr>
        <w:pStyle w:val="ListParagraph"/>
        <w:numPr>
          <w:ilvl w:val="0"/>
          <w:numId w:val="49"/>
        </w:numPr>
        <w:ind w:left="360" w:hanging="360"/>
        <w:rPr>
          <w:rFonts w:asciiTheme="minorHAnsi" w:hAnsiTheme="minorHAnsi"/>
        </w:rPr>
      </w:pPr>
      <w:r w:rsidRPr="00F430FB">
        <w:rPr>
          <w:rFonts w:asciiTheme="minorHAnsi" w:hAnsiTheme="minorHAns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684B13D6" w14:textId="77777777" w:rsidR="004D7721" w:rsidRPr="00C62500" w:rsidRDefault="004D7721" w:rsidP="007A7C6D">
      <w:pPr>
        <w:ind w:left="360"/>
        <w:rPr>
          <w:rFonts w:asciiTheme="minorHAnsi" w:hAnsiTheme="minorHAnsi"/>
        </w:rPr>
      </w:pPr>
    </w:p>
    <w:p w14:paraId="4BAA8266" w14:textId="77777777" w:rsidR="00EA1EC9" w:rsidRPr="00D83E48" w:rsidRDefault="00EA1EC9" w:rsidP="0009456E">
      <w:pPr>
        <w:rPr>
          <w:rFonts w:ascii="Calibri" w:hAnsi="Calibri"/>
        </w:rPr>
      </w:pPr>
    </w:p>
    <w:p w14:paraId="4BAA8267" w14:textId="77777777" w:rsidR="00EA1EC9" w:rsidRPr="00D83E48" w:rsidRDefault="00EA1EC9" w:rsidP="0009456E">
      <w:pPr>
        <w:rPr>
          <w:rFonts w:ascii="Calibri" w:hAnsi="Calibri"/>
        </w:rPr>
      </w:pPr>
    </w:p>
    <w:p w14:paraId="4BAA8268" w14:textId="77777777" w:rsidR="00EA1EC9" w:rsidRPr="00D83E48" w:rsidRDefault="00EA1EC9" w:rsidP="0009456E">
      <w:pPr>
        <w:rPr>
          <w:rFonts w:ascii="Calibri" w:hAnsi="Calibri"/>
        </w:rPr>
        <w:sectPr w:rsidR="00EA1EC9" w:rsidRPr="00D83E48">
          <w:headerReference w:type="even" r:id="rId16"/>
          <w:headerReference w:type="default" r:id="rId17"/>
          <w:footerReference w:type="default" r:id="rId18"/>
          <w:headerReference w:type="first" r:id="rId19"/>
          <w:footerReference w:type="first" r:id="rId20"/>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3955D97E"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Pr>
                <w:rFonts w:asciiTheme="minorHAnsi" w:hAnsiTheme="minorHAnsi"/>
                <w:sz w:val="18"/>
                <w:szCs w:val="18"/>
              </w:rPr>
              <w:t>CF</w:t>
            </w:r>
            <w:r w:rsidR="003F633E">
              <w:rPr>
                <w:rFonts w:asciiTheme="minorHAnsi" w:hAnsiTheme="minorHAnsi"/>
                <w:sz w:val="18"/>
                <w:szCs w:val="18"/>
              </w:rPr>
              <w:t>3</w:t>
            </w:r>
            <w:r>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2D857856" w:rsidR="005A5FAD" w:rsidRPr="002C21B2" w:rsidRDefault="005A5FAD" w:rsidP="003F633E">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w:t>
            </w:r>
            <w:r w:rsidR="003F633E">
              <w:rPr>
                <w:rFonts w:asciiTheme="minorHAnsi" w:hAnsiTheme="minorHAnsi"/>
                <w:sz w:val="18"/>
                <w:szCs w:val="18"/>
              </w:rPr>
              <w:t>3</w:t>
            </w:r>
            <w:r>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10842" w:rsidRPr="002C21B2" w14:paraId="36BF92B1" w14:textId="77777777" w:rsidTr="00510842">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CA5182E" w14:textId="5D4055BB" w:rsidR="00510842" w:rsidRPr="002C21B2" w:rsidRDefault="00510842" w:rsidP="00510842">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149D8ADC" w14:textId="4CBE8BFD" w:rsidR="00510842" w:rsidRPr="002C21B2" w:rsidRDefault="00510842" w:rsidP="00510842">
            <w:pPr>
              <w:rPr>
                <w:rFonts w:asciiTheme="minorHAnsi" w:hAnsiTheme="minorHAnsi"/>
                <w:sz w:val="18"/>
                <w:szCs w:val="18"/>
              </w:rPr>
            </w:pPr>
            <w:r w:rsidRPr="003E3490">
              <w:rPr>
                <w:rFonts w:asciiTheme="minorHAnsi" w:hAnsiTheme="minorHAnsi"/>
                <w:sz w:val="18"/>
              </w:rPr>
              <w:t>Indoor Unit Name</w:t>
            </w:r>
            <w:r w:rsidR="00344ACF">
              <w:rPr>
                <w:rFonts w:asciiTheme="minorHAnsi" w:hAnsiTheme="minorHAnsi"/>
                <w:sz w:val="18"/>
              </w:rPr>
              <w:t xml:space="preserve"> </w:t>
            </w:r>
            <w:r w:rsidR="00344ACF"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7AE4CDFE" w14:textId="46972120" w:rsidR="00510842" w:rsidRPr="002C21B2" w:rsidRDefault="00510842" w:rsidP="00510842">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CF3R-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10842" w:rsidRPr="002C21B2" w14:paraId="4BAA8276" w14:textId="77777777" w:rsidTr="00F761B7">
        <w:trPr>
          <w:cantSplit/>
          <w:trHeight w:val="144"/>
        </w:trPr>
        <w:tc>
          <w:tcPr>
            <w:tcW w:w="475" w:type="dxa"/>
            <w:vAlign w:val="center"/>
          </w:tcPr>
          <w:p w14:paraId="4BAA8273" w14:textId="7466529B" w:rsidR="00510842" w:rsidRPr="002C21B2" w:rsidRDefault="00510842" w:rsidP="00510842">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4BAA8274" w14:textId="77DE12B8" w:rsidR="00510842" w:rsidRPr="002C21B2" w:rsidRDefault="00510842" w:rsidP="00510842">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147BFC92" w:rsidR="00510842" w:rsidRPr="002C21B2" w:rsidRDefault="00510842" w:rsidP="00510842">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CF3R-MCH23&gt;&gt;</w:t>
            </w:r>
            <w:r w:rsidRPr="002C21B2">
              <w:rPr>
                <w:rFonts w:asciiTheme="minorHAnsi" w:hAnsiTheme="minorHAnsi"/>
                <w:sz w:val="18"/>
                <w:szCs w:val="18"/>
              </w:rPr>
              <w:t xml:space="preserve"> </w:t>
            </w:r>
          </w:p>
        </w:tc>
      </w:tr>
      <w:tr w:rsidR="00510842" w:rsidRPr="002C21B2" w14:paraId="4BAA827A" w14:textId="77777777" w:rsidTr="00F761B7">
        <w:trPr>
          <w:cantSplit/>
          <w:trHeight w:val="144"/>
        </w:trPr>
        <w:tc>
          <w:tcPr>
            <w:tcW w:w="475" w:type="dxa"/>
            <w:vAlign w:val="center"/>
          </w:tcPr>
          <w:p w14:paraId="4BAA8277" w14:textId="7395350B" w:rsidR="00510842" w:rsidRPr="002C21B2" w:rsidRDefault="00510842" w:rsidP="00510842">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4BAA8278" w14:textId="1D8111E2" w:rsidR="00510842" w:rsidRPr="002C21B2" w:rsidRDefault="00510842" w:rsidP="00510842">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3E20D631" w:rsidR="00510842" w:rsidRPr="002C21B2" w:rsidRDefault="00510842" w:rsidP="0051084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510842" w:rsidRPr="002C21B2" w14:paraId="4BAA827E" w14:textId="77777777" w:rsidTr="00F761B7">
        <w:trPr>
          <w:cantSplit/>
          <w:trHeight w:val="144"/>
        </w:trPr>
        <w:tc>
          <w:tcPr>
            <w:tcW w:w="475" w:type="dxa"/>
            <w:vAlign w:val="center"/>
          </w:tcPr>
          <w:p w14:paraId="4BAA827B" w14:textId="0CC5DE8F" w:rsidR="00510842" w:rsidRPr="002C21B2" w:rsidRDefault="00510842" w:rsidP="00510842">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4BAA827C" w14:textId="7B97DA4C" w:rsidR="00510842" w:rsidRPr="002C21B2" w:rsidRDefault="00510842" w:rsidP="00510842">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1DF7D5BD" w:rsidR="00510842" w:rsidRDefault="00510842" w:rsidP="0051084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510842" w:rsidRPr="002C21B2" w14:paraId="4BAA8282" w14:textId="77777777" w:rsidTr="00F761B7">
        <w:trPr>
          <w:cantSplit/>
          <w:trHeight w:val="144"/>
        </w:trPr>
        <w:tc>
          <w:tcPr>
            <w:tcW w:w="475" w:type="dxa"/>
            <w:vAlign w:val="center"/>
          </w:tcPr>
          <w:p w14:paraId="4BAA827F" w14:textId="47CF7991" w:rsidR="00510842" w:rsidRPr="002C21B2" w:rsidRDefault="00510842" w:rsidP="00510842">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4BAA8280" w14:textId="0B9E9597" w:rsidR="00510842" w:rsidRPr="002C21B2" w:rsidRDefault="00510842" w:rsidP="00510842">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7D779B92" w:rsidR="00510842" w:rsidRDefault="00510842" w:rsidP="0051084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510842" w:rsidRPr="002C21B2" w14:paraId="4BAA8286" w14:textId="77777777" w:rsidTr="00F761B7">
        <w:trPr>
          <w:cantSplit/>
          <w:trHeight w:val="144"/>
        </w:trPr>
        <w:tc>
          <w:tcPr>
            <w:tcW w:w="475" w:type="dxa"/>
            <w:vAlign w:val="center"/>
          </w:tcPr>
          <w:p w14:paraId="4BAA8283" w14:textId="70981F74" w:rsidR="00510842" w:rsidRPr="002C21B2" w:rsidRDefault="00510842" w:rsidP="00510842">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4BAA8284" w14:textId="5DDD7E9F"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16FBA93E" w:rsidR="00510842" w:rsidRDefault="00510842" w:rsidP="00510842">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CF3R-MCH23</w:t>
            </w:r>
            <w:r w:rsidRPr="002C21B2">
              <w:rPr>
                <w:rFonts w:asciiTheme="minorHAnsi" w:hAnsiTheme="minorHAnsi"/>
                <w:sz w:val="18"/>
                <w:szCs w:val="18"/>
              </w:rPr>
              <w:t>&gt;&gt;</w:t>
            </w:r>
          </w:p>
        </w:tc>
      </w:tr>
      <w:tr w:rsidR="00510842" w:rsidRPr="002C21B2" w14:paraId="4BAA828A" w14:textId="77777777" w:rsidTr="00F761B7">
        <w:trPr>
          <w:cantSplit/>
          <w:trHeight w:val="144"/>
        </w:trPr>
        <w:tc>
          <w:tcPr>
            <w:tcW w:w="475" w:type="dxa"/>
            <w:vAlign w:val="center"/>
          </w:tcPr>
          <w:p w14:paraId="4BAA8287" w14:textId="4F986BFD" w:rsidR="00510842" w:rsidRPr="002C21B2" w:rsidRDefault="00510842" w:rsidP="00510842">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4BAA8288" w14:textId="154F7F84"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2573B928" w:rsidR="00510842" w:rsidRDefault="00510842" w:rsidP="00510842">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510842" w:rsidRPr="002C21B2" w14:paraId="4BAA828E" w14:textId="77777777" w:rsidTr="00F761B7">
        <w:trPr>
          <w:cantSplit/>
          <w:trHeight w:val="144"/>
        </w:trPr>
        <w:tc>
          <w:tcPr>
            <w:tcW w:w="475" w:type="dxa"/>
            <w:vAlign w:val="center"/>
          </w:tcPr>
          <w:p w14:paraId="4BAA828B" w14:textId="6392EAC0" w:rsidR="00510842" w:rsidRPr="002C21B2" w:rsidRDefault="00510842" w:rsidP="00510842">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28C" w14:textId="25DBB80E"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1644C2EF"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510842" w:rsidRPr="002C21B2" w14:paraId="4BAA8292" w14:textId="77777777" w:rsidTr="00F761B7">
        <w:trPr>
          <w:cantSplit/>
          <w:trHeight w:val="144"/>
        </w:trPr>
        <w:tc>
          <w:tcPr>
            <w:tcW w:w="475" w:type="dxa"/>
            <w:vAlign w:val="center"/>
          </w:tcPr>
          <w:p w14:paraId="4BAA828F" w14:textId="66F715FA" w:rsidR="00510842" w:rsidRPr="002C21B2" w:rsidDel="006E5AE2" w:rsidRDefault="00510842" w:rsidP="00510842">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4BAA8290" w14:textId="7930C766"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3012F8C7"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510842" w:rsidRPr="002C21B2" w14:paraId="296A6556" w14:textId="77777777" w:rsidTr="00F761B7">
        <w:trPr>
          <w:cantSplit/>
          <w:trHeight w:val="144"/>
        </w:trPr>
        <w:tc>
          <w:tcPr>
            <w:tcW w:w="475" w:type="dxa"/>
            <w:vAlign w:val="center"/>
          </w:tcPr>
          <w:p w14:paraId="7AF0E410" w14:textId="62DEC5C7" w:rsidR="00510842" w:rsidRPr="002C21B2" w:rsidRDefault="00510842" w:rsidP="00510842">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66A2B68" w14:textId="269F5864" w:rsidR="00510842" w:rsidRPr="002C21B2" w:rsidRDefault="00510842" w:rsidP="00510842">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20FF658" w14:textId="17565B2E" w:rsidR="00510842" w:rsidRPr="002C21B2" w:rsidRDefault="00510842" w:rsidP="00510842">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77777777" w:rsidR="00EA1EC9" w:rsidRPr="00B904BC" w:rsidRDefault="00EA1EC9" w:rsidP="00A66549">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w:t>
            </w:r>
            <w:proofErr w:type="gramStart"/>
            <w:r w:rsidRPr="00B904BC">
              <w:rPr>
                <w:rFonts w:asciiTheme="minorHAnsi" w:hAnsiTheme="minorHAnsi"/>
                <w:sz w:val="18"/>
                <w:szCs w:val="18"/>
              </w:rPr>
              <w:t>user</w:t>
            </w:r>
            <w:proofErr w:type="gramEnd"/>
            <w:r w:rsidRPr="00B904BC">
              <w:rPr>
                <w:rFonts w:asciiTheme="minorHAnsi" w:hAnsiTheme="minorHAnsi"/>
                <w:sz w:val="18"/>
                <w:szCs w:val="18"/>
              </w:rPr>
              <w:t xml:space="preserve">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AE3414" w:rsidRPr="00D83E48" w14:paraId="4BAA82A2" w14:textId="77777777" w:rsidTr="00926D9A">
        <w:trPr>
          <w:cantSplit/>
          <w:trHeight w:val="144"/>
        </w:trPr>
        <w:tc>
          <w:tcPr>
            <w:tcW w:w="212" w:type="pct"/>
            <w:vAlign w:val="center"/>
          </w:tcPr>
          <w:p w14:paraId="4BAA829E" w14:textId="77777777" w:rsidR="00AE3414" w:rsidRPr="00B904BC" w:rsidRDefault="00AE3414" w:rsidP="00AE3414">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AE3414" w:rsidRPr="00B904BC" w:rsidRDefault="00AE3414" w:rsidP="00AE3414">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5C45DBEB" w14:textId="77777777" w:rsidR="00AE3414" w:rsidRDefault="00AE3414" w:rsidP="00AE3414">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7F12A706" w14:textId="77777777" w:rsidR="00AE3414" w:rsidRDefault="00AE3414" w:rsidP="00AE3414">
            <w:pPr>
              <w:pStyle w:val="ListParagraph"/>
              <w:keepNext/>
              <w:ind w:left="0"/>
              <w:rPr>
                <w:rFonts w:ascii="Calibri" w:hAnsi="Calibri"/>
                <w:sz w:val="18"/>
                <w:szCs w:val="18"/>
              </w:rPr>
            </w:pPr>
            <w:r>
              <w:rPr>
                <w:rFonts w:ascii="Calibri" w:hAnsi="Calibri"/>
                <w:sz w:val="18"/>
                <w:szCs w:val="18"/>
              </w:rPr>
              <w:t>If MCH-23 variant = MCH-23a, then display version MCH-</w:t>
            </w:r>
            <w:proofErr w:type="gramStart"/>
            <w:r>
              <w:rPr>
                <w:rFonts w:ascii="Calibri" w:hAnsi="Calibri"/>
                <w:sz w:val="18"/>
                <w:szCs w:val="18"/>
              </w:rPr>
              <w:t>22a;</w:t>
            </w:r>
            <w:proofErr w:type="gramEnd"/>
          </w:p>
          <w:p w14:paraId="099E9D86" w14:textId="77777777" w:rsidR="00AE3414" w:rsidRDefault="00AE3414" w:rsidP="00AE3414">
            <w:pPr>
              <w:pStyle w:val="ListParagraph"/>
              <w:keepNext/>
              <w:ind w:left="0"/>
              <w:rPr>
                <w:rFonts w:ascii="Calibri" w:hAnsi="Calibri"/>
                <w:sz w:val="18"/>
                <w:szCs w:val="18"/>
              </w:rPr>
            </w:pPr>
            <w:r>
              <w:rPr>
                <w:rFonts w:ascii="Calibri" w:hAnsi="Calibri"/>
                <w:sz w:val="18"/>
                <w:szCs w:val="18"/>
              </w:rPr>
              <w:t>If MCH-23 variant = MCH-23b, then display version MCH-</w:t>
            </w:r>
            <w:proofErr w:type="gramStart"/>
            <w:r>
              <w:rPr>
                <w:rFonts w:ascii="Calibri" w:hAnsi="Calibri"/>
                <w:sz w:val="18"/>
                <w:szCs w:val="18"/>
              </w:rPr>
              <w:t>22b;</w:t>
            </w:r>
            <w:proofErr w:type="gramEnd"/>
          </w:p>
          <w:p w14:paraId="250DD966" w14:textId="77777777" w:rsidR="00AE3414" w:rsidRDefault="00AE3414" w:rsidP="00AE3414">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w:t>
            </w:r>
            <w:proofErr w:type="gramStart"/>
            <w:r w:rsidRPr="00E3551F">
              <w:rPr>
                <w:rFonts w:ascii="Calibri" w:hAnsi="Calibri"/>
                <w:sz w:val="18"/>
                <w:szCs w:val="18"/>
              </w:rPr>
              <w:t>22</w:t>
            </w:r>
            <w:r>
              <w:rPr>
                <w:rFonts w:ascii="Calibri" w:hAnsi="Calibri"/>
                <w:sz w:val="18"/>
                <w:szCs w:val="18"/>
              </w:rPr>
              <w:t>c;</w:t>
            </w:r>
            <w:proofErr w:type="gramEnd"/>
          </w:p>
          <w:p w14:paraId="1F59EEFB" w14:textId="77777777" w:rsidR="00AE3414" w:rsidRDefault="00AE3414" w:rsidP="00AE3414">
            <w:pPr>
              <w:pStyle w:val="ListParagraph"/>
              <w:keepNext/>
              <w:ind w:left="0"/>
              <w:rPr>
                <w:rFonts w:ascii="Calibri" w:hAnsi="Calibri"/>
                <w:sz w:val="18"/>
                <w:szCs w:val="18"/>
              </w:rPr>
            </w:pPr>
            <w:r>
              <w:rPr>
                <w:rFonts w:ascii="Calibri" w:hAnsi="Calibri"/>
                <w:sz w:val="18"/>
                <w:szCs w:val="18"/>
              </w:rPr>
              <w:t>If MCH-23 variant = MCH-23f, then display version MCH-</w:t>
            </w:r>
            <w:proofErr w:type="gramStart"/>
            <w:r>
              <w:rPr>
                <w:rFonts w:ascii="Calibri" w:hAnsi="Calibri"/>
                <w:sz w:val="18"/>
                <w:szCs w:val="18"/>
              </w:rPr>
              <w:t>22d;</w:t>
            </w:r>
            <w:proofErr w:type="gramEnd"/>
          </w:p>
          <w:p w14:paraId="5831CD40" w14:textId="77777777" w:rsidR="00AE3414" w:rsidRDefault="00AE3414" w:rsidP="00AE3414">
            <w:pPr>
              <w:pStyle w:val="ListParagraph"/>
              <w:keepNext/>
              <w:ind w:left="0"/>
              <w:rPr>
                <w:rFonts w:ascii="Calibri" w:hAnsi="Calibri"/>
                <w:sz w:val="18"/>
                <w:szCs w:val="18"/>
              </w:rPr>
            </w:pPr>
          </w:p>
          <w:p w14:paraId="099C07B0" w14:textId="77777777" w:rsidR="00AE3414" w:rsidRDefault="00AE3414" w:rsidP="00AE3414">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w:t>
            </w:r>
            <w:proofErr w:type="gramStart"/>
            <w:r>
              <w:rPr>
                <w:rFonts w:ascii="Calibri" w:hAnsi="Calibri"/>
                <w:sz w:val="18"/>
                <w:szCs w:val="18"/>
              </w:rPr>
              <w:t>22a;</w:t>
            </w:r>
            <w:proofErr w:type="gramEnd"/>
          </w:p>
          <w:p w14:paraId="41DFB2F2" w14:textId="77777777" w:rsidR="00AE3414" w:rsidRDefault="00AE3414" w:rsidP="00AE3414">
            <w:pPr>
              <w:pStyle w:val="ListParagraph"/>
              <w:keepNext/>
              <w:ind w:left="0"/>
              <w:rPr>
                <w:rFonts w:ascii="Calibri" w:hAnsi="Calibri"/>
                <w:sz w:val="18"/>
                <w:szCs w:val="18"/>
              </w:rPr>
            </w:pPr>
          </w:p>
          <w:p w14:paraId="3DE0B6BF" w14:textId="13721C11" w:rsidR="00AE3414" w:rsidRDefault="00AE3414" w:rsidP="00AE3414">
            <w:pPr>
              <w:pStyle w:val="ListParagraph"/>
              <w:keepNext/>
              <w:ind w:left="0"/>
              <w:rPr>
                <w:rFonts w:ascii="Calibri" w:hAnsi="Calibri"/>
                <w:sz w:val="18"/>
                <w:szCs w:val="18"/>
              </w:rPr>
            </w:pPr>
            <w:r>
              <w:rPr>
                <w:rFonts w:ascii="Calibri" w:hAnsi="Calibri"/>
                <w:sz w:val="18"/>
                <w:szCs w:val="18"/>
              </w:rPr>
              <w:t>If MCH-23 variant = MCH-23d and A1</w:t>
            </w:r>
            <w:r w:rsidR="00510842">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4BAA82A1" w14:textId="2A349D40" w:rsidR="00AE3414" w:rsidRPr="00B904BC" w:rsidRDefault="00AE3414" w:rsidP="00AE3414">
            <w:pPr>
              <w:keepNext/>
              <w:rPr>
                <w:rFonts w:asciiTheme="minorHAnsi" w:hAnsiTheme="minorHAnsi"/>
                <w:sz w:val="18"/>
                <w:szCs w:val="18"/>
              </w:rPr>
            </w:pPr>
            <w:r w:rsidRPr="00E3551F">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890BB7" w14:paraId="4BAA82A7" w14:textId="77777777" w:rsidTr="00926D9A">
        <w:trPr>
          <w:trHeight w:val="144"/>
        </w:trPr>
        <w:tc>
          <w:tcPr>
            <w:tcW w:w="5000" w:type="pct"/>
          </w:tcPr>
          <w:p w14:paraId="4BAA82A6" w14:textId="7FBCE25D" w:rsidR="00C80440" w:rsidRPr="00890BB7" w:rsidRDefault="00EA1EC9" w:rsidP="00D10CB1">
            <w:pPr>
              <w:rPr>
                <w:rFonts w:asciiTheme="minorHAnsi" w:hAnsiTheme="minorHAnsi"/>
                <w:b/>
                <w:szCs w:val="18"/>
              </w:rPr>
            </w:pPr>
            <w:r w:rsidRPr="00890BB7">
              <w:rPr>
                <w:rFonts w:asciiTheme="minorHAnsi" w:hAnsiTheme="minorHAnsi"/>
                <w:b/>
                <w:szCs w:val="18"/>
              </w:rPr>
              <w:t xml:space="preserve">MCH-22a Forced Air System Fan </w:t>
            </w:r>
            <w:r w:rsidR="00D10CB1" w:rsidRPr="00890BB7">
              <w:rPr>
                <w:rFonts w:asciiTheme="minorHAnsi" w:hAnsiTheme="minorHAnsi"/>
                <w:b/>
                <w:szCs w:val="18"/>
              </w:rPr>
              <w:t xml:space="preserve">Efficacy </w:t>
            </w:r>
            <w:r w:rsidRPr="00890BB7">
              <w:rPr>
                <w:rFonts w:asciiTheme="minorHAnsi" w:hAnsiTheme="minorHAnsi"/>
                <w:b/>
                <w:szCs w:val="18"/>
              </w:rPr>
              <w:t xml:space="preserve">Measurement – Newly Installed Non-Zoned Systems or Zoned Multi-Speed Compressor </w:t>
            </w:r>
          </w:p>
        </w:tc>
      </w:tr>
    </w:tbl>
    <w:p w14:paraId="4BAA82A8" w14:textId="77777777" w:rsidR="00926D9A" w:rsidRPr="00890BB7"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EA1EC9" w:rsidRPr="00D83E48" w14:paraId="4BAA82AB" w14:textId="77777777" w:rsidTr="007A7C6D">
        <w:trPr>
          <w:gridAfter w:val="1"/>
          <w:wAfter w:w="5" w:type="pct"/>
          <w:trHeight w:val="144"/>
        </w:trPr>
        <w:tc>
          <w:tcPr>
            <w:tcW w:w="4995" w:type="pct"/>
            <w:gridSpan w:val="3"/>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lastRenderedPageBreak/>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77777777" w:rsidR="00EA1EC9" w:rsidRPr="00B904BC" w:rsidRDefault="00EA1EC9" w:rsidP="009249F9">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952AA6" w:rsidRPr="00D83E48" w14:paraId="4BAA82AF" w14:textId="77777777" w:rsidTr="00927E85">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927E85">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41" w:type="pct"/>
            <w:gridSpan w:val="2"/>
            <w:vAlign w:val="center"/>
          </w:tcPr>
          <w:p w14:paraId="4BAA82B2" w14:textId="3F816CD4" w:rsidR="00EA1EC9" w:rsidRPr="00926D9A" w:rsidRDefault="00EA1EC9" w:rsidP="009E31A2">
            <w:pPr>
              <w:keepNext/>
              <w:rPr>
                <w:rFonts w:asciiTheme="minorHAnsi" w:hAnsiTheme="minorHAnsi"/>
                <w:sz w:val="18"/>
                <w:szCs w:val="18"/>
              </w:rPr>
            </w:pPr>
            <w:r w:rsidRPr="00926D9A">
              <w:rPr>
                <w:rFonts w:asciiTheme="minorHAnsi" w:hAnsiTheme="minorHAnsi"/>
                <w:sz w:val="18"/>
                <w:szCs w:val="18"/>
              </w:rPr>
              <w:t xml:space="preserve">&lt;&lt;referenced from </w:t>
            </w:r>
            <w:r w:rsidR="004B3F70">
              <w:rPr>
                <w:rFonts w:asciiTheme="minorHAnsi" w:hAnsiTheme="minorHAnsi"/>
                <w:sz w:val="18"/>
                <w:szCs w:val="18"/>
              </w:rPr>
              <w:t>CF</w:t>
            </w:r>
            <w:r w:rsidR="009E31A2">
              <w:rPr>
                <w:rFonts w:asciiTheme="minorHAnsi" w:hAnsiTheme="minorHAnsi"/>
                <w:sz w:val="18"/>
                <w:szCs w:val="18"/>
              </w:rPr>
              <w:t>3</w:t>
            </w:r>
            <w:r w:rsidR="004B3F70">
              <w:rPr>
                <w:rFonts w:asciiTheme="minorHAnsi" w:hAnsiTheme="minorHAnsi"/>
                <w:sz w:val="18"/>
                <w:szCs w:val="18"/>
              </w:rPr>
              <w:t>R-</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927E85">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4BAA82B5" w14:textId="42BFA712" w:rsidR="00EA1EC9" w:rsidRPr="00926D9A" w:rsidRDefault="00EA1EC9" w:rsidP="00542FBC">
            <w:pPr>
              <w:keepNext/>
              <w:rPr>
                <w:rFonts w:asciiTheme="minorHAnsi" w:hAnsiTheme="minorHAnsi"/>
                <w:sz w:val="18"/>
                <w:szCs w:val="18"/>
              </w:rPr>
            </w:pPr>
            <w:r w:rsidRPr="00926D9A">
              <w:rPr>
                <w:rFonts w:asciiTheme="minorHAnsi" w:hAnsiTheme="minorHAnsi"/>
                <w:sz w:val="18"/>
                <w:szCs w:val="18"/>
              </w:rPr>
              <w:t>Required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4D792818" w:rsidR="00D60EEA" w:rsidRDefault="00D60EEA" w:rsidP="00E13CCD">
            <w:pPr>
              <w:keepNext/>
              <w:rPr>
                <w:rFonts w:asciiTheme="minorHAnsi" w:hAnsiTheme="minorHAnsi"/>
                <w:sz w:val="18"/>
                <w:szCs w:val="18"/>
              </w:rPr>
            </w:pPr>
            <w:r>
              <w:rPr>
                <w:rFonts w:asciiTheme="minorHAnsi" w:hAnsiTheme="minorHAnsi"/>
                <w:sz w:val="18"/>
                <w:szCs w:val="18"/>
              </w:rPr>
              <w:t>if parent is MCH-01a,</w:t>
            </w:r>
            <w:r w:rsidR="00470B9A">
              <w:rPr>
                <w:rFonts w:asciiTheme="minorHAnsi" w:hAnsiTheme="minorHAnsi"/>
                <w:sz w:val="18"/>
                <w:szCs w:val="18"/>
              </w:rPr>
              <w:t xml:space="preserve"> then reference value from MCH-01a Section C </w:t>
            </w:r>
            <w:r w:rsidR="00470B9A" w:rsidRPr="00470B9A">
              <w:rPr>
                <w:rFonts w:asciiTheme="minorHAnsi" w:hAnsiTheme="minorHAnsi"/>
                <w:sz w:val="18"/>
                <w:szCs w:val="18"/>
              </w:rPr>
              <w:t xml:space="preserve">Row </w:t>
            </w:r>
            <w:r w:rsidR="00470B9A" w:rsidRPr="00EB198C">
              <w:rPr>
                <w:rFonts w:asciiTheme="minorHAnsi" w:hAnsiTheme="minorHAnsi"/>
                <w:i/>
                <w:sz w:val="18"/>
                <w:szCs w:val="18"/>
              </w:rPr>
              <w:t xml:space="preserve">C09 – </w:t>
            </w:r>
            <w:proofErr w:type="spellStart"/>
            <w:proofErr w:type="gramStart"/>
            <w:r w:rsidR="00470B9A" w:rsidRPr="00EB198C">
              <w:rPr>
                <w:rFonts w:asciiTheme="minorHAnsi" w:hAnsiTheme="minorHAnsi"/>
                <w:i/>
                <w:sz w:val="18"/>
                <w:szCs w:val="18"/>
              </w:rPr>
              <w:t>MaximumCoolingWperCFM</w:t>
            </w:r>
            <w:proofErr w:type="spellEnd"/>
            <w:r>
              <w:rPr>
                <w:rFonts w:asciiTheme="minorHAnsi" w:hAnsiTheme="minorHAnsi"/>
                <w:sz w:val="18"/>
                <w:szCs w:val="18"/>
              </w:rPr>
              <w:t>;</w:t>
            </w:r>
            <w:proofErr w:type="gramEnd"/>
          </w:p>
          <w:p w14:paraId="5411D291" w14:textId="77777777" w:rsidR="002E64C4" w:rsidRDefault="002E64C4" w:rsidP="00E13CCD">
            <w:pPr>
              <w:keepNext/>
              <w:rPr>
                <w:rFonts w:asciiTheme="minorHAnsi" w:hAnsiTheme="minorHAnsi"/>
                <w:sz w:val="18"/>
                <w:szCs w:val="18"/>
              </w:rPr>
            </w:pPr>
          </w:p>
          <w:p w14:paraId="059CB59B" w14:textId="45AE8ADB" w:rsidR="00A15563" w:rsidRPr="00470B9A" w:rsidRDefault="00A15563" w:rsidP="00E13CCD">
            <w:pPr>
              <w:keepNext/>
              <w:rPr>
                <w:rFonts w:asciiTheme="minorHAnsi" w:hAnsiTheme="minorHAnsi"/>
                <w:sz w:val="18"/>
                <w:szCs w:val="18"/>
              </w:rPr>
            </w:pPr>
            <w:r>
              <w:rPr>
                <w:rFonts w:asciiTheme="minorHAnsi" w:hAnsiTheme="minorHAnsi"/>
                <w:sz w:val="18"/>
                <w:szCs w:val="18"/>
              </w:rPr>
              <w:t>else if parent is MCH-01d, then reference value from MCH-01d Section C</w:t>
            </w:r>
            <w:r w:rsidR="00EB198C">
              <w:rPr>
                <w:rFonts w:asciiTheme="minorHAnsi" w:hAnsiTheme="minorHAnsi"/>
                <w:sz w:val="18"/>
                <w:szCs w:val="18"/>
              </w:rPr>
              <w:t xml:space="preserve"> </w:t>
            </w:r>
            <w:r w:rsidR="00EB198C" w:rsidRPr="00EB198C">
              <w:rPr>
                <w:rFonts w:asciiTheme="minorHAnsi" w:hAnsiTheme="minorHAnsi"/>
                <w:i/>
                <w:sz w:val="18"/>
                <w:szCs w:val="18"/>
              </w:rPr>
              <w:t xml:space="preserve">Row C09 – </w:t>
            </w:r>
            <w:proofErr w:type="spellStart"/>
            <w:proofErr w:type="gramStart"/>
            <w:r w:rsidR="00EB198C" w:rsidRPr="00EB198C">
              <w:rPr>
                <w:rFonts w:asciiTheme="minorHAnsi" w:hAnsiTheme="minorHAnsi"/>
                <w:i/>
                <w:sz w:val="18"/>
                <w:szCs w:val="18"/>
              </w:rPr>
              <w:t>MaximumCoolingWperCFM</w:t>
            </w:r>
            <w:proofErr w:type="spellEnd"/>
            <w:r w:rsidR="00470B9A">
              <w:rPr>
                <w:rFonts w:asciiTheme="minorHAnsi" w:hAnsiTheme="minorHAnsi"/>
                <w:sz w:val="18"/>
                <w:szCs w:val="18"/>
              </w:rPr>
              <w:t>;</w:t>
            </w:r>
            <w:proofErr w:type="gramEnd"/>
          </w:p>
          <w:p w14:paraId="7E996648" w14:textId="77777777" w:rsidR="002E64C4" w:rsidRDefault="002E64C4" w:rsidP="00A15563">
            <w:pPr>
              <w:keepNext/>
              <w:rPr>
                <w:rFonts w:asciiTheme="minorHAnsi" w:hAnsiTheme="minorHAnsi"/>
                <w:sz w:val="18"/>
                <w:szCs w:val="18"/>
              </w:rPr>
            </w:pPr>
          </w:p>
          <w:p w14:paraId="0593A81E" w14:textId="77777777" w:rsidR="001D4ACF" w:rsidRDefault="00414AD8" w:rsidP="001D4ACF">
            <w:pPr>
              <w:keepNext/>
              <w:rPr>
                <w:rFonts w:asciiTheme="minorHAnsi" w:hAnsiTheme="minorHAnsi"/>
                <w:sz w:val="18"/>
                <w:szCs w:val="18"/>
              </w:rPr>
            </w:pPr>
            <w:r>
              <w:rPr>
                <w:rFonts w:asciiTheme="minorHAnsi" w:hAnsiTheme="minorHAnsi"/>
                <w:sz w:val="18"/>
                <w:szCs w:val="18"/>
              </w:rPr>
              <w:t xml:space="preserve">else </w:t>
            </w:r>
            <w:r w:rsidR="00A15563">
              <w:rPr>
                <w:rFonts w:asciiTheme="minorHAnsi" w:hAnsiTheme="minorHAnsi"/>
                <w:sz w:val="18"/>
                <w:szCs w:val="18"/>
              </w:rPr>
              <w:t>if parent is MCH-01b</w:t>
            </w:r>
            <w:r w:rsidR="002E64C4">
              <w:rPr>
                <w:rFonts w:asciiTheme="minorHAnsi" w:hAnsiTheme="minorHAnsi"/>
                <w:sz w:val="18"/>
                <w:szCs w:val="18"/>
              </w:rPr>
              <w:t xml:space="preserve"> </w:t>
            </w:r>
            <w:r w:rsidR="00EB198C">
              <w:rPr>
                <w:rFonts w:asciiTheme="minorHAnsi" w:hAnsiTheme="minorHAnsi"/>
                <w:sz w:val="18"/>
                <w:szCs w:val="18"/>
              </w:rPr>
              <w:t xml:space="preserve">then </w:t>
            </w:r>
            <w:r w:rsidR="001A2A49">
              <w:rPr>
                <w:rFonts w:asciiTheme="minorHAnsi" w:hAnsiTheme="minorHAnsi"/>
                <w:sz w:val="18"/>
                <w:szCs w:val="18"/>
              </w:rPr>
              <w:t>calculate</w:t>
            </w:r>
            <w:r w:rsidR="002E64C4">
              <w:rPr>
                <w:rFonts w:asciiTheme="minorHAnsi" w:hAnsiTheme="minorHAnsi"/>
                <w:sz w:val="18"/>
                <w:szCs w:val="18"/>
              </w:rPr>
              <w:t>:</w:t>
            </w:r>
            <w:r w:rsidR="001A2A49">
              <w:rPr>
                <w:rFonts w:asciiTheme="minorHAnsi" w:hAnsiTheme="minorHAnsi"/>
                <w:sz w:val="18"/>
                <w:szCs w:val="18"/>
              </w:rPr>
              <w:t xml:space="preserve"> </w:t>
            </w:r>
          </w:p>
          <w:p w14:paraId="72C407A0" w14:textId="39D79B98" w:rsidR="001D4ACF" w:rsidRDefault="001D4ACF" w:rsidP="001D4ACF">
            <w:pPr>
              <w:keepNext/>
              <w:rPr>
                <w:rFonts w:asciiTheme="minorHAnsi" w:hAnsiTheme="minorHAnsi"/>
                <w:sz w:val="18"/>
                <w:szCs w:val="18"/>
              </w:rPr>
            </w:pPr>
            <w:r>
              <w:rPr>
                <w:rFonts w:asciiTheme="minorHAnsi" w:hAnsiTheme="minorHAnsi"/>
                <w:sz w:val="18"/>
                <w:szCs w:val="18"/>
              </w:rPr>
              <w:t xml:space="preserve">if MCH-01b Section C </w:t>
            </w:r>
            <w:r w:rsidRPr="007A7C6D">
              <w:rPr>
                <w:rFonts w:asciiTheme="minorHAnsi" w:hAnsiTheme="minorHAnsi"/>
                <w:i/>
                <w:sz w:val="18"/>
                <w:szCs w:val="18"/>
              </w:rPr>
              <w:t xml:space="preserve">Row C06 – </w:t>
            </w:r>
            <w:proofErr w:type="spellStart"/>
            <w:r w:rsidRPr="007A7C6D">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08660F2" w14:textId="77777777" w:rsidR="001D4ACF" w:rsidRDefault="001D4ACF" w:rsidP="001D4ACF">
            <w:pPr>
              <w:keepNext/>
              <w:rPr>
                <w:rFonts w:asciiTheme="minorHAnsi" w:hAnsiTheme="minorHAnsi"/>
                <w:sz w:val="18"/>
                <w:szCs w:val="18"/>
              </w:rPr>
            </w:pPr>
          </w:p>
          <w:p w14:paraId="2CF6D9F5" w14:textId="496A4390" w:rsidR="00A15563" w:rsidRDefault="001D4ACF" w:rsidP="00A15563">
            <w:pPr>
              <w:keepNext/>
              <w:rPr>
                <w:rFonts w:asciiTheme="minorHAnsi" w:hAnsiTheme="minorHAnsi"/>
                <w:sz w:val="18"/>
                <w:szCs w:val="18"/>
              </w:rPr>
            </w:pPr>
            <w:r>
              <w:rPr>
                <w:rFonts w:asciiTheme="minorHAnsi" w:hAnsiTheme="minorHAnsi"/>
                <w:sz w:val="18"/>
                <w:szCs w:val="18"/>
              </w:rPr>
              <w:t xml:space="preserve">else </w:t>
            </w:r>
            <w:r w:rsidR="001A2A49">
              <w:rPr>
                <w:rFonts w:asciiTheme="minorHAnsi" w:hAnsiTheme="minorHAnsi"/>
                <w:sz w:val="18"/>
                <w:szCs w:val="18"/>
              </w:rPr>
              <w:t xml:space="preserve">if </w:t>
            </w:r>
            <w:r w:rsidR="00EB198C">
              <w:rPr>
                <w:rFonts w:asciiTheme="minorHAnsi" w:hAnsiTheme="minorHAnsi"/>
                <w:sz w:val="18"/>
                <w:szCs w:val="18"/>
              </w:rPr>
              <w:t>MCH-01</w:t>
            </w:r>
            <w:r w:rsidR="00470B9A">
              <w:rPr>
                <w:rFonts w:asciiTheme="minorHAnsi" w:hAnsiTheme="minorHAnsi"/>
                <w:sz w:val="18"/>
                <w:szCs w:val="18"/>
              </w:rPr>
              <w:t>b</w:t>
            </w:r>
            <w:r w:rsidR="00EB198C">
              <w:rPr>
                <w:rFonts w:asciiTheme="minorHAnsi" w:hAnsiTheme="minorHAnsi"/>
                <w:sz w:val="18"/>
                <w:szCs w:val="18"/>
              </w:rPr>
              <w:t xml:space="preserve"> Section C </w:t>
            </w:r>
            <w:r w:rsidR="00EB198C" w:rsidRPr="00EB198C">
              <w:rPr>
                <w:rFonts w:asciiTheme="minorHAnsi" w:hAnsiTheme="minorHAnsi"/>
                <w:i/>
                <w:sz w:val="18"/>
                <w:szCs w:val="18"/>
              </w:rPr>
              <w:t>Row C0</w:t>
            </w:r>
            <w:r w:rsidR="001A2A49">
              <w:rPr>
                <w:rFonts w:asciiTheme="minorHAnsi" w:hAnsiTheme="minorHAnsi"/>
                <w:i/>
                <w:sz w:val="18"/>
                <w:szCs w:val="18"/>
              </w:rPr>
              <w:t>2</w:t>
            </w:r>
            <w:r w:rsidR="00EB198C" w:rsidRPr="00EB198C">
              <w:rPr>
                <w:rFonts w:asciiTheme="minorHAnsi" w:hAnsiTheme="minorHAnsi"/>
                <w:i/>
                <w:sz w:val="18"/>
                <w:szCs w:val="18"/>
              </w:rPr>
              <w:t xml:space="preserve"> – </w:t>
            </w:r>
            <w:proofErr w:type="spellStart"/>
            <w:r w:rsidR="002E64C4">
              <w:rPr>
                <w:rFonts w:asciiTheme="minorHAnsi" w:hAnsiTheme="minorHAnsi"/>
                <w:i/>
                <w:sz w:val="18"/>
                <w:szCs w:val="18"/>
              </w:rPr>
              <w:t>ResidentialHeatingSystemType</w:t>
            </w:r>
            <w:proofErr w:type="spellEnd"/>
            <w:r w:rsidR="002E64C4">
              <w:rPr>
                <w:rFonts w:asciiTheme="minorHAnsi" w:hAnsiTheme="minorHAnsi"/>
                <w:i/>
                <w:sz w:val="18"/>
                <w:szCs w:val="18"/>
              </w:rPr>
              <w:t xml:space="preserve"> = Central</w:t>
            </w:r>
            <w:r w:rsidR="00B43C70">
              <w:rPr>
                <w:rFonts w:asciiTheme="minorHAnsi" w:hAnsiTheme="minorHAnsi"/>
                <w:i/>
                <w:sz w:val="18"/>
                <w:szCs w:val="18"/>
              </w:rPr>
              <w:t xml:space="preserve"> </w:t>
            </w:r>
            <w:r w:rsidR="002E64C4">
              <w:rPr>
                <w:rFonts w:asciiTheme="minorHAnsi" w:hAnsiTheme="minorHAnsi"/>
                <w:i/>
                <w:sz w:val="18"/>
                <w:szCs w:val="18"/>
              </w:rPr>
              <w:t>Gas</w:t>
            </w:r>
            <w:r w:rsidR="00B43C70">
              <w:rPr>
                <w:rFonts w:asciiTheme="minorHAnsi" w:hAnsiTheme="minorHAnsi"/>
                <w:i/>
                <w:sz w:val="18"/>
                <w:szCs w:val="18"/>
              </w:rPr>
              <w:t xml:space="preserve"> </w:t>
            </w:r>
            <w:r w:rsidR="002E64C4">
              <w:rPr>
                <w:rFonts w:asciiTheme="minorHAnsi" w:hAnsiTheme="minorHAnsi"/>
                <w:i/>
                <w:sz w:val="18"/>
                <w:szCs w:val="18"/>
              </w:rPr>
              <w:t>Furnace</w:t>
            </w:r>
            <w:r w:rsidR="00B43C70">
              <w:rPr>
                <w:rFonts w:asciiTheme="minorHAnsi" w:hAnsiTheme="minorHAnsi"/>
                <w:i/>
                <w:sz w:val="18"/>
                <w:szCs w:val="18"/>
              </w:rPr>
              <w:t xml:space="preserve"> or Package Gas Furnace </w:t>
            </w:r>
            <w:r w:rsidR="002E64C4">
              <w:rPr>
                <w:rFonts w:asciiTheme="minorHAnsi" w:hAnsiTheme="minorHAnsi"/>
                <w:i/>
                <w:sz w:val="18"/>
                <w:szCs w:val="18"/>
              </w:rPr>
              <w:t>then use value 0.45</w:t>
            </w:r>
            <w:r w:rsidR="00B43C70">
              <w:rPr>
                <w:rFonts w:asciiTheme="minorHAnsi" w:hAnsiTheme="minorHAnsi"/>
                <w:i/>
                <w:sz w:val="18"/>
                <w:szCs w:val="18"/>
              </w:rPr>
              <w:t xml:space="preserve">, else use value </w:t>
            </w:r>
            <w:proofErr w:type="gramStart"/>
            <w:r w:rsidR="00B43C70">
              <w:rPr>
                <w:rFonts w:asciiTheme="minorHAnsi" w:hAnsiTheme="minorHAnsi"/>
                <w:i/>
                <w:sz w:val="18"/>
                <w:szCs w:val="18"/>
              </w:rPr>
              <w:t>0.58</w:t>
            </w:r>
            <w:r w:rsidR="002E64C4" w:rsidRPr="002E64C4">
              <w:rPr>
                <w:rFonts w:asciiTheme="minorHAnsi" w:hAnsiTheme="minorHAnsi"/>
                <w:sz w:val="18"/>
                <w:szCs w:val="18"/>
              </w:rPr>
              <w:t>;</w:t>
            </w:r>
            <w:proofErr w:type="gramEnd"/>
          </w:p>
          <w:p w14:paraId="3AAE2E51" w14:textId="77777777" w:rsidR="002E64C4" w:rsidRDefault="002E64C4" w:rsidP="00A15563">
            <w:pPr>
              <w:keepNext/>
              <w:rPr>
                <w:rFonts w:asciiTheme="minorHAnsi" w:hAnsiTheme="minorHAnsi"/>
                <w:sz w:val="18"/>
                <w:szCs w:val="18"/>
              </w:rPr>
            </w:pPr>
          </w:p>
          <w:p w14:paraId="5C81245B" w14:textId="77777777" w:rsidR="001D4ACF" w:rsidRDefault="00E22559" w:rsidP="001D4ACF">
            <w:pPr>
              <w:keepNext/>
              <w:rPr>
                <w:rFonts w:asciiTheme="minorHAnsi" w:hAnsiTheme="minorHAnsi"/>
                <w:sz w:val="18"/>
                <w:szCs w:val="18"/>
              </w:rPr>
            </w:pPr>
            <w:r>
              <w:rPr>
                <w:rFonts w:asciiTheme="minorHAnsi" w:hAnsiTheme="minorHAnsi"/>
                <w:sz w:val="18"/>
                <w:szCs w:val="18"/>
              </w:rPr>
              <w:t xml:space="preserve">if parent is MCH-01c then calculate: </w:t>
            </w:r>
          </w:p>
          <w:p w14:paraId="2097E06F" w14:textId="4BDF12F6" w:rsidR="001D4ACF" w:rsidRDefault="00CF38D2" w:rsidP="001D4ACF">
            <w:pPr>
              <w:keepNext/>
              <w:rPr>
                <w:rFonts w:asciiTheme="minorHAnsi" w:hAnsiTheme="minorHAnsi"/>
                <w:sz w:val="18"/>
                <w:szCs w:val="18"/>
              </w:rPr>
            </w:pPr>
            <w:r>
              <w:rPr>
                <w:rFonts w:asciiTheme="minorHAnsi" w:hAnsiTheme="minorHAnsi"/>
                <w:sz w:val="18"/>
                <w:szCs w:val="18"/>
              </w:rPr>
              <w:t>if MCH-01c</w:t>
            </w:r>
            <w:r w:rsidR="001D4ACF">
              <w:rPr>
                <w:rFonts w:asciiTheme="minorHAnsi" w:hAnsiTheme="minorHAnsi"/>
                <w:sz w:val="18"/>
                <w:szCs w:val="18"/>
              </w:rPr>
              <w:t xml:space="preserve"> Section </w:t>
            </w:r>
            <w:r>
              <w:rPr>
                <w:rFonts w:asciiTheme="minorHAnsi" w:hAnsiTheme="minorHAnsi"/>
                <w:sz w:val="18"/>
                <w:szCs w:val="18"/>
              </w:rPr>
              <w:t>B</w:t>
            </w:r>
            <w:r w:rsidR="001D4ACF">
              <w:rPr>
                <w:rFonts w:asciiTheme="minorHAnsi" w:hAnsiTheme="minorHAnsi"/>
                <w:sz w:val="18"/>
                <w:szCs w:val="18"/>
              </w:rPr>
              <w:t xml:space="preserve"> </w:t>
            </w:r>
            <w:r w:rsidR="001D4ACF" w:rsidRPr="00CB4055">
              <w:rPr>
                <w:rFonts w:asciiTheme="minorHAnsi" w:hAnsiTheme="minorHAnsi"/>
                <w:i/>
                <w:sz w:val="18"/>
                <w:szCs w:val="18"/>
              </w:rPr>
              <w:t xml:space="preserve">Row </w:t>
            </w:r>
            <w:r>
              <w:rPr>
                <w:rFonts w:asciiTheme="minorHAnsi" w:hAnsiTheme="minorHAnsi"/>
                <w:i/>
                <w:sz w:val="18"/>
                <w:szCs w:val="18"/>
              </w:rPr>
              <w:t>B</w:t>
            </w:r>
            <w:r w:rsidR="001D4ACF" w:rsidRPr="00CB4055">
              <w:rPr>
                <w:rFonts w:asciiTheme="minorHAnsi" w:hAnsiTheme="minorHAnsi"/>
                <w:i/>
                <w:sz w:val="18"/>
                <w:szCs w:val="18"/>
              </w:rPr>
              <w:t>0</w:t>
            </w:r>
            <w:r>
              <w:rPr>
                <w:rFonts w:asciiTheme="minorHAnsi" w:hAnsiTheme="minorHAnsi"/>
                <w:i/>
                <w:sz w:val="18"/>
                <w:szCs w:val="18"/>
              </w:rPr>
              <w:t>5</w:t>
            </w:r>
            <w:r w:rsidR="001D4ACF" w:rsidRPr="00CB4055">
              <w:rPr>
                <w:rFonts w:asciiTheme="minorHAnsi" w:hAnsiTheme="minorHAnsi"/>
                <w:i/>
                <w:sz w:val="18"/>
                <w:szCs w:val="18"/>
              </w:rPr>
              <w:t xml:space="preserve"> – </w:t>
            </w:r>
            <w:proofErr w:type="spellStart"/>
            <w:r w:rsidR="001D4ACF" w:rsidRPr="00CB4055">
              <w:rPr>
                <w:rFonts w:asciiTheme="minorHAnsi" w:hAnsiTheme="minorHAnsi"/>
                <w:i/>
                <w:sz w:val="18"/>
                <w:szCs w:val="18"/>
              </w:rPr>
              <w:t>ResidentialCoolingSystemType</w:t>
            </w:r>
            <w:proofErr w:type="spellEnd"/>
            <w:r w:rsidR="001D4ACF">
              <w:rPr>
                <w:rFonts w:asciiTheme="minorHAnsi" w:hAnsiTheme="minorHAnsi"/>
                <w:sz w:val="18"/>
                <w:szCs w:val="18"/>
              </w:rPr>
              <w:t xml:space="preserve"> = Small duct high velocity HP or </w:t>
            </w:r>
            <w:r w:rsidR="001D4ACF" w:rsidRPr="001D4ACF">
              <w:rPr>
                <w:rFonts w:asciiTheme="minorHAnsi" w:hAnsiTheme="minorHAnsi"/>
                <w:sz w:val="18"/>
                <w:szCs w:val="18"/>
              </w:rPr>
              <w:t>Small duct high velocity AC</w:t>
            </w:r>
            <w:r w:rsidR="001D4ACF">
              <w:rPr>
                <w:rFonts w:asciiTheme="minorHAnsi" w:hAnsiTheme="minorHAnsi"/>
                <w:sz w:val="18"/>
                <w:szCs w:val="18"/>
              </w:rPr>
              <w:t xml:space="preserve"> then use value 0.62,</w:t>
            </w:r>
          </w:p>
          <w:p w14:paraId="7D89D02C" w14:textId="77777777" w:rsidR="001D4ACF" w:rsidRDefault="001D4ACF" w:rsidP="001D4ACF">
            <w:pPr>
              <w:keepNext/>
              <w:rPr>
                <w:rFonts w:asciiTheme="minorHAnsi" w:hAnsiTheme="minorHAnsi"/>
                <w:sz w:val="18"/>
                <w:szCs w:val="18"/>
              </w:rPr>
            </w:pPr>
          </w:p>
          <w:p w14:paraId="4BAA82B9" w14:textId="6AF4060E" w:rsidR="00EA1EC9" w:rsidRPr="00926D9A" w:rsidRDefault="001D4ACF" w:rsidP="005637A5">
            <w:pPr>
              <w:keepNext/>
              <w:rPr>
                <w:rFonts w:asciiTheme="minorHAnsi" w:hAnsiTheme="minorHAnsi"/>
                <w:sz w:val="18"/>
                <w:szCs w:val="18"/>
              </w:rPr>
            </w:pPr>
            <w:r>
              <w:rPr>
                <w:rFonts w:asciiTheme="minorHAnsi" w:hAnsiTheme="minorHAnsi"/>
                <w:sz w:val="18"/>
                <w:szCs w:val="18"/>
              </w:rPr>
              <w:t>else if MCH-01</w:t>
            </w:r>
            <w:r w:rsidR="00CF38D2">
              <w:rPr>
                <w:rFonts w:asciiTheme="minorHAnsi" w:hAnsiTheme="minorHAnsi"/>
                <w:sz w:val="18"/>
                <w:szCs w:val="18"/>
              </w:rPr>
              <w:t>c</w:t>
            </w:r>
            <w:r>
              <w:rPr>
                <w:rFonts w:asciiTheme="minorHAnsi" w:hAnsiTheme="minorHAnsi"/>
                <w:sz w:val="18"/>
                <w:szCs w:val="18"/>
              </w:rPr>
              <w:t xml:space="preserve"> Section </w:t>
            </w:r>
            <w:r w:rsidR="00CF38D2">
              <w:rPr>
                <w:rFonts w:asciiTheme="minorHAnsi" w:hAnsiTheme="minorHAnsi"/>
                <w:sz w:val="18"/>
                <w:szCs w:val="18"/>
              </w:rPr>
              <w:t>B</w:t>
            </w:r>
            <w:r>
              <w:rPr>
                <w:rFonts w:asciiTheme="minorHAnsi" w:hAnsiTheme="minorHAnsi"/>
                <w:sz w:val="18"/>
                <w:szCs w:val="18"/>
              </w:rPr>
              <w:t xml:space="preserve"> </w:t>
            </w:r>
            <w:r w:rsidRPr="00EB198C">
              <w:rPr>
                <w:rFonts w:asciiTheme="minorHAnsi" w:hAnsiTheme="minorHAnsi"/>
                <w:i/>
                <w:sz w:val="18"/>
                <w:szCs w:val="18"/>
              </w:rPr>
              <w:t xml:space="preserve">Row </w:t>
            </w:r>
            <w:r w:rsidR="00CF38D2">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004A69B1">
              <w:rPr>
                <w:rFonts w:asciiTheme="minorHAnsi" w:hAnsiTheme="minorHAnsi"/>
                <w:i/>
                <w:sz w:val="18"/>
                <w:szCs w:val="18"/>
              </w:rPr>
              <w:t>&gt;&gt;</w:t>
            </w:r>
          </w:p>
        </w:tc>
      </w:tr>
      <w:tr w:rsidR="00952AA6" w:rsidRPr="00D83E48" w14:paraId="4BAA82BE" w14:textId="77777777" w:rsidTr="00927E85">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4BAA82BC" w14:textId="2E99275F" w:rsidR="00EA1EC9" w:rsidRPr="00926D9A" w:rsidRDefault="00EA1EC9" w:rsidP="00542FBC">
            <w:pPr>
              <w:keepNext/>
              <w:rPr>
                <w:rFonts w:asciiTheme="minorHAnsi" w:hAnsiTheme="minorHAnsi"/>
                <w:sz w:val="18"/>
                <w:szCs w:val="18"/>
              </w:rPr>
            </w:pPr>
            <w:r w:rsidRPr="00926D9A">
              <w:rPr>
                <w:rFonts w:asciiTheme="minorHAnsi" w:hAnsiTheme="minorHAnsi"/>
                <w:sz w:val="18"/>
                <w:szCs w:val="18"/>
              </w:rPr>
              <w:t>Actual Fan Efficacy (</w:t>
            </w:r>
            <w:r w:rsidR="00542FBC">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BAA82BD" w14:textId="36DBD26D" w:rsidR="00EA1EC9" w:rsidRPr="00926D9A" w:rsidRDefault="00EA1EC9" w:rsidP="008225C4">
            <w:pPr>
              <w:keepNext/>
              <w:rPr>
                <w:rFonts w:asciiTheme="minorHAnsi" w:hAnsiTheme="minorHAnsi"/>
                <w:sz w:val="18"/>
                <w:szCs w:val="18"/>
              </w:rPr>
            </w:pPr>
            <w:r w:rsidRPr="00926D9A">
              <w:rPr>
                <w:rFonts w:asciiTheme="minorHAnsi" w:hAnsiTheme="minorHAnsi"/>
                <w:sz w:val="18"/>
                <w:szCs w:val="18"/>
              </w:rPr>
              <w:t xml:space="preserve">&lt;&lt;calculated field, </w:t>
            </w:r>
            <w:r w:rsidR="008225C4" w:rsidRPr="00646058">
              <w:rPr>
                <w:rFonts w:asciiTheme="minorHAnsi" w:hAnsiTheme="minorHAnsi"/>
                <w:i/>
                <w:sz w:val="18"/>
                <w:szCs w:val="18"/>
              </w:rPr>
              <w:t>Table C - Actual Tested Watts</w:t>
            </w:r>
            <w:r w:rsidR="008225C4">
              <w:rPr>
                <w:rFonts w:asciiTheme="minorHAnsi" w:hAnsiTheme="minorHAnsi"/>
                <w:sz w:val="18"/>
                <w:szCs w:val="18"/>
              </w:rPr>
              <w:t xml:space="preserve"> </w:t>
            </w:r>
            <w:r w:rsidR="009142F6">
              <w:rPr>
                <w:rFonts w:asciiTheme="minorHAnsi" w:hAnsiTheme="minorHAnsi"/>
                <w:sz w:val="18"/>
                <w:szCs w:val="18"/>
              </w:rPr>
              <w:t xml:space="preserve">divided by </w:t>
            </w:r>
            <w:r w:rsidR="008225C4" w:rsidRPr="00646058">
              <w:rPr>
                <w:rFonts w:asciiTheme="minorHAnsi" w:hAnsiTheme="minorHAnsi"/>
                <w:i/>
                <w:sz w:val="18"/>
                <w:szCs w:val="18"/>
              </w:rPr>
              <w:t>Table C - Actual Tested Airflow from MCH-23 (cfm)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4BAA82C2" w14:textId="77777777" w:rsidTr="00927E85">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6ABAA437" w14:textId="0B81DB64" w:rsidR="00F64D82" w:rsidRDefault="00952AA6">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8225C4" w:rsidRPr="00F01A03">
              <w:rPr>
                <w:rFonts w:asciiTheme="minorHAnsi" w:hAnsiTheme="minorHAnsi"/>
                <w:i/>
                <w:sz w:val="18"/>
                <w:szCs w:val="18"/>
              </w:rPr>
              <w:t xml:space="preserve">Table C - </w:t>
            </w:r>
            <w:r w:rsidR="00885D70">
              <w:rPr>
                <w:rFonts w:asciiTheme="minorHAnsi" w:hAnsiTheme="minorHAnsi"/>
                <w:i/>
                <w:sz w:val="18"/>
                <w:szCs w:val="18"/>
              </w:rPr>
              <w:t>Required</w:t>
            </w:r>
            <w:r w:rsidR="008225C4" w:rsidRPr="00F01A03">
              <w:rPr>
                <w:rFonts w:asciiTheme="minorHAnsi" w:hAnsiTheme="minorHAnsi"/>
                <w:i/>
                <w:sz w:val="18"/>
                <w:szCs w:val="18"/>
              </w:rPr>
              <w:t xml:space="preserve"> </w:t>
            </w:r>
            <w:r w:rsidR="008225C4">
              <w:rPr>
                <w:rFonts w:asciiTheme="minorHAnsi" w:hAnsiTheme="minorHAnsi"/>
                <w:i/>
                <w:sz w:val="18"/>
                <w:szCs w:val="18"/>
              </w:rPr>
              <w:t>Fan Efficacy (Watts/cfm)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w:t>
            </w:r>
            <w:r w:rsidR="008225C4" w:rsidRPr="00F01A03">
              <w:rPr>
                <w:rFonts w:asciiTheme="minorHAnsi" w:hAnsiTheme="minorHAnsi"/>
                <w:i/>
                <w:sz w:val="18"/>
                <w:szCs w:val="18"/>
              </w:rPr>
              <w:t xml:space="preserve"> </w:t>
            </w:r>
            <w:r w:rsidR="008225C4" w:rsidRPr="00646058">
              <w:rPr>
                <w:rFonts w:asciiTheme="minorHAnsi" w:hAnsiTheme="minorHAnsi"/>
                <w:i/>
                <w:sz w:val="18"/>
                <w:szCs w:val="18"/>
              </w:rPr>
              <w:t xml:space="preserve">Table C - </w:t>
            </w:r>
            <w:r w:rsidR="00885D70">
              <w:rPr>
                <w:rFonts w:asciiTheme="minorHAnsi" w:hAnsiTheme="minorHAnsi"/>
                <w:i/>
                <w:sz w:val="18"/>
                <w:szCs w:val="18"/>
              </w:rPr>
              <w:t>Actual</w:t>
            </w:r>
            <w:r w:rsidR="008225C4" w:rsidRPr="00646058">
              <w:rPr>
                <w:rFonts w:asciiTheme="minorHAnsi" w:hAnsiTheme="minorHAnsi"/>
                <w:i/>
                <w:sz w:val="18"/>
                <w:szCs w:val="18"/>
              </w:rPr>
              <w:t xml:space="preserve"> Fan Efficacy (Watts/cfm)</w:t>
            </w:r>
            <w:r w:rsidRPr="00926D9A">
              <w:rPr>
                <w:rFonts w:asciiTheme="minorHAnsi" w:hAnsiTheme="minorHAnsi"/>
                <w:sz w:val="18"/>
                <w:szCs w:val="18"/>
              </w:rPr>
              <w:t xml:space="preserve">, the display text: system fan efficacy </w:t>
            </w:r>
            <w:proofErr w:type="gramStart"/>
            <w:r w:rsidRPr="00926D9A">
              <w:rPr>
                <w:rFonts w:asciiTheme="minorHAnsi" w:hAnsiTheme="minorHAnsi"/>
                <w:sz w:val="18"/>
                <w:szCs w:val="18"/>
              </w:rPr>
              <w:t>complies</w:t>
            </w:r>
            <w:r w:rsidR="00F64D82">
              <w:rPr>
                <w:rFonts w:asciiTheme="minorHAnsi" w:hAnsiTheme="minorHAnsi"/>
                <w:sz w:val="18"/>
                <w:szCs w:val="18"/>
              </w:rPr>
              <w:t>;</w:t>
            </w:r>
            <w:proofErr w:type="gramEnd"/>
            <w:r w:rsidRPr="00926D9A">
              <w:rPr>
                <w:rFonts w:asciiTheme="minorHAnsi" w:hAnsiTheme="minorHAnsi"/>
                <w:sz w:val="18"/>
                <w:szCs w:val="18"/>
              </w:rPr>
              <w:t xml:space="preserve"> </w:t>
            </w:r>
          </w:p>
          <w:p w14:paraId="4BAA82C1" w14:textId="633E5E75" w:rsidR="00952AA6" w:rsidRPr="00926D9A" w:rsidRDefault="00952AA6">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78D1DA51" w14:textId="77777777" w:rsidR="008F415A" w:rsidRPr="00890BB7" w:rsidRDefault="008F415A">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4D7721" w:rsidRPr="00D83E48" w14:paraId="440A1BC2" w14:textId="77777777" w:rsidTr="0044204E">
        <w:trPr>
          <w:trHeight w:val="144"/>
        </w:trPr>
        <w:tc>
          <w:tcPr>
            <w:tcW w:w="10998" w:type="dxa"/>
            <w:gridSpan w:val="3"/>
            <w:vAlign w:val="center"/>
          </w:tcPr>
          <w:p w14:paraId="5425AA7B" w14:textId="77777777" w:rsidR="004D7721" w:rsidRPr="00926D9A" w:rsidRDefault="004D7721" w:rsidP="0044204E">
            <w:pPr>
              <w:keepNext/>
              <w:rPr>
                <w:rFonts w:asciiTheme="minorHAnsi" w:hAnsiTheme="minorHAnsi"/>
                <w:sz w:val="18"/>
                <w:szCs w:val="18"/>
              </w:rPr>
            </w:pPr>
            <w:r>
              <w:rPr>
                <w:rFonts w:asciiTheme="minorHAnsi" w:hAnsiTheme="minorHAnsi"/>
                <w:b/>
                <w:szCs w:val="18"/>
              </w:rPr>
              <w:t>D</w:t>
            </w:r>
            <w:r w:rsidRPr="00890BB7">
              <w:rPr>
                <w:rFonts w:asciiTheme="minorHAnsi" w:hAnsiTheme="minorHAnsi"/>
                <w:b/>
                <w:szCs w:val="18"/>
              </w:rPr>
              <w:t>. Additional Requirements</w:t>
            </w:r>
          </w:p>
        </w:tc>
      </w:tr>
      <w:tr w:rsidR="004D7721" w:rsidRPr="00D83E48" w14:paraId="6D9A2EDA" w14:textId="77777777" w:rsidTr="0044204E">
        <w:trPr>
          <w:trHeight w:val="144"/>
        </w:trPr>
        <w:tc>
          <w:tcPr>
            <w:tcW w:w="468" w:type="dxa"/>
            <w:vAlign w:val="center"/>
          </w:tcPr>
          <w:p w14:paraId="52D7AA9B" w14:textId="77777777" w:rsidR="004D7721" w:rsidRPr="00952AA6" w:rsidRDefault="004D7721" w:rsidP="0044204E">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gridSpan w:val="2"/>
            <w:vAlign w:val="center"/>
          </w:tcPr>
          <w:p w14:paraId="36B8E0F0" w14:textId="77777777" w:rsidR="004D7721" w:rsidRPr="00926D9A" w:rsidRDefault="004D7721" w:rsidP="0044204E">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4D7721" w:rsidRPr="00D83E48" w14:paraId="4DA072BA" w14:textId="77777777" w:rsidTr="0044204E">
        <w:trPr>
          <w:trHeight w:val="144"/>
        </w:trPr>
        <w:tc>
          <w:tcPr>
            <w:tcW w:w="468" w:type="dxa"/>
            <w:vAlign w:val="center"/>
          </w:tcPr>
          <w:p w14:paraId="4F044EF7" w14:textId="77777777" w:rsidR="004D7721" w:rsidRPr="00952AA6" w:rsidRDefault="004D7721" w:rsidP="0044204E">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gridSpan w:val="2"/>
            <w:vAlign w:val="center"/>
          </w:tcPr>
          <w:p w14:paraId="7356379D" w14:textId="77777777" w:rsidR="004D7721" w:rsidRPr="00926D9A" w:rsidRDefault="004D7721" w:rsidP="0044204E">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4D7721" w:rsidRPr="00D83E48" w14:paraId="49A194D2" w14:textId="77777777" w:rsidTr="0044204E">
        <w:trPr>
          <w:trHeight w:val="144"/>
        </w:trPr>
        <w:tc>
          <w:tcPr>
            <w:tcW w:w="468" w:type="dxa"/>
            <w:vAlign w:val="center"/>
          </w:tcPr>
          <w:p w14:paraId="1F5E2A9B" w14:textId="77777777" w:rsidR="004D7721" w:rsidRPr="00952AA6" w:rsidRDefault="004D7721" w:rsidP="0044204E">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gridSpan w:val="2"/>
            <w:vAlign w:val="center"/>
          </w:tcPr>
          <w:p w14:paraId="7A953866" w14:textId="77777777" w:rsidR="004D7721" w:rsidRPr="00926D9A" w:rsidRDefault="004D7721" w:rsidP="0044204E">
            <w:pPr>
              <w:rPr>
                <w:rFonts w:asciiTheme="minorHAnsi" w:hAnsiTheme="minorHAnsi"/>
                <w:sz w:val="18"/>
                <w:szCs w:val="18"/>
              </w:rPr>
            </w:pPr>
            <w:r w:rsidRPr="00926D9A">
              <w:rPr>
                <w:rFonts w:asciiTheme="minorHAnsi" w:hAnsiTheme="minorHAnsi"/>
                <w:sz w:val="18"/>
                <w:szCs w:val="18"/>
              </w:rPr>
              <w:t xml:space="preserve">If fresh air duct is part of the HVAC </w:t>
            </w:r>
            <w:proofErr w:type="gramStart"/>
            <w:r w:rsidRPr="00926D9A">
              <w:rPr>
                <w:rFonts w:asciiTheme="minorHAnsi" w:hAnsiTheme="minorHAnsi"/>
                <w:sz w:val="18"/>
                <w:szCs w:val="18"/>
              </w:rPr>
              <w:t>system</w:t>
            </w:r>
            <w:proofErr w:type="gramEnd"/>
            <w:r w:rsidRPr="00926D9A">
              <w:rPr>
                <w:rFonts w:asciiTheme="minorHAnsi" w:hAnsiTheme="minorHAnsi"/>
                <w:sz w:val="18"/>
                <w:szCs w:val="18"/>
              </w:rPr>
              <w:t xml:space="preserve"> it was not closed during the diagnostic test.</w:t>
            </w:r>
          </w:p>
        </w:tc>
      </w:tr>
      <w:tr w:rsidR="004D7721" w:rsidRPr="00D83E48" w14:paraId="58815A1F" w14:textId="77777777" w:rsidTr="0044204E">
        <w:trPr>
          <w:trHeight w:val="144"/>
        </w:trPr>
        <w:tc>
          <w:tcPr>
            <w:tcW w:w="468" w:type="dxa"/>
            <w:vAlign w:val="center"/>
          </w:tcPr>
          <w:p w14:paraId="56D70831" w14:textId="77777777" w:rsidR="004D7721" w:rsidRPr="00952AA6" w:rsidRDefault="004D7721" w:rsidP="0044204E">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gridSpan w:val="2"/>
            <w:vAlign w:val="center"/>
          </w:tcPr>
          <w:p w14:paraId="126219B8" w14:textId="77777777" w:rsidR="004D7721" w:rsidRPr="00926D9A" w:rsidRDefault="004D7721" w:rsidP="0044204E">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4D7721" w:rsidRPr="00D83E48" w14:paraId="07DD1109" w14:textId="77777777" w:rsidTr="0044204E">
        <w:trPr>
          <w:trHeight w:val="144"/>
        </w:trPr>
        <w:tc>
          <w:tcPr>
            <w:tcW w:w="468" w:type="dxa"/>
            <w:vAlign w:val="center"/>
          </w:tcPr>
          <w:p w14:paraId="756B2C87" w14:textId="77777777" w:rsidR="004D7721" w:rsidRPr="00952AA6" w:rsidRDefault="004D7721" w:rsidP="0044204E">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gridSpan w:val="2"/>
            <w:vAlign w:val="center"/>
          </w:tcPr>
          <w:p w14:paraId="2B982C02" w14:textId="77777777" w:rsidR="004D7721" w:rsidRPr="00926D9A" w:rsidRDefault="004D7721" w:rsidP="0044204E">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t>
            </w:r>
            <w:r>
              <w:rPr>
                <w:rFonts w:asciiTheme="minorHAnsi" w:hAnsiTheme="minorHAnsi"/>
                <w:sz w:val="18"/>
                <w:szCs w:val="18"/>
              </w:rPr>
              <w:t>w</w:t>
            </w:r>
            <w:r w:rsidRPr="00926D9A">
              <w:rPr>
                <w:rFonts w:asciiTheme="minorHAnsi" w:hAnsiTheme="minorHAnsi"/>
                <w:sz w:val="18"/>
                <w:szCs w:val="18"/>
              </w:rPr>
              <w:t>att</w:t>
            </w:r>
            <w:r>
              <w:rPr>
                <w:rFonts w:asciiTheme="minorHAnsi" w:hAnsiTheme="minorHAnsi"/>
                <w:sz w:val="18"/>
                <w:szCs w:val="18"/>
              </w:rPr>
              <w:t>s</w:t>
            </w:r>
            <w:r w:rsidRPr="00926D9A">
              <w:rPr>
                <w:rFonts w:asciiTheme="minorHAnsi" w:hAnsiTheme="minorHAnsi"/>
                <w:sz w:val="18"/>
                <w:szCs w:val="18"/>
              </w:rPr>
              <w:t>/cfm) with system operating in cooling mode at the maximum compressor speed and the maximum air handler fan speed.</w:t>
            </w:r>
          </w:p>
        </w:tc>
      </w:tr>
      <w:tr w:rsidR="004D7721" w:rsidRPr="00D83E48" w14:paraId="0641E0FD" w14:textId="77777777" w:rsidTr="0044204E">
        <w:trPr>
          <w:trHeight w:val="144"/>
        </w:trPr>
        <w:tc>
          <w:tcPr>
            <w:tcW w:w="468" w:type="dxa"/>
            <w:vAlign w:val="center"/>
          </w:tcPr>
          <w:p w14:paraId="46E3449C" w14:textId="77777777" w:rsidR="004D7721" w:rsidRPr="00952AA6" w:rsidRDefault="004D7721" w:rsidP="0044204E">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gridSpan w:val="2"/>
            <w:vAlign w:val="center"/>
          </w:tcPr>
          <w:p w14:paraId="17CBF34F" w14:textId="77777777" w:rsidR="004D7721" w:rsidRPr="00926D9A" w:rsidRDefault="004D7721" w:rsidP="0044204E">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t>
            </w:r>
            <w:r>
              <w:rPr>
                <w:rFonts w:asciiTheme="minorHAnsi" w:hAnsiTheme="minorHAnsi"/>
                <w:sz w:val="18"/>
                <w:szCs w:val="18"/>
              </w:rPr>
              <w:t>w</w:t>
            </w:r>
            <w:r w:rsidRPr="00926D9A">
              <w:rPr>
                <w:rFonts w:asciiTheme="minorHAnsi" w:hAnsiTheme="minorHAnsi"/>
                <w:sz w:val="18"/>
                <w:szCs w:val="18"/>
              </w:rPr>
              <w:t>att</w:t>
            </w:r>
            <w:r>
              <w:rPr>
                <w:rFonts w:asciiTheme="minorHAnsi" w:hAnsiTheme="minorHAnsi"/>
                <w:sz w:val="18"/>
                <w:szCs w:val="18"/>
              </w:rPr>
              <w:t>s</w:t>
            </w:r>
            <w:r w:rsidRPr="00926D9A">
              <w:rPr>
                <w:rFonts w:asciiTheme="minorHAnsi" w:hAnsiTheme="minorHAnsi"/>
                <w:sz w:val="18"/>
                <w:szCs w:val="18"/>
              </w:rPr>
              <w:t>/cfm) criteria in every zonal control mode.</w:t>
            </w:r>
          </w:p>
        </w:tc>
      </w:tr>
      <w:tr w:rsidR="004D7721" w:rsidRPr="00D83E48" w14:paraId="1CDE9444" w14:textId="77777777" w:rsidTr="0044204E">
        <w:trPr>
          <w:trHeight w:val="144"/>
        </w:trPr>
        <w:tc>
          <w:tcPr>
            <w:tcW w:w="468" w:type="dxa"/>
            <w:vAlign w:val="center"/>
          </w:tcPr>
          <w:p w14:paraId="286101BC" w14:textId="77777777" w:rsidR="004D7721" w:rsidRPr="00952AA6" w:rsidRDefault="004D7721" w:rsidP="0044204E">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gridSpan w:val="2"/>
            <w:vAlign w:val="center"/>
          </w:tcPr>
          <w:p w14:paraId="2C8C4923" w14:textId="77777777" w:rsidR="004D7721" w:rsidRPr="00926D9A" w:rsidRDefault="004D7721" w:rsidP="0044204E">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4D7721" w:rsidRPr="00D83E48" w14:paraId="424CB7F6" w14:textId="77777777" w:rsidTr="0044204E">
        <w:trPr>
          <w:trHeight w:val="144"/>
        </w:trPr>
        <w:tc>
          <w:tcPr>
            <w:tcW w:w="468" w:type="dxa"/>
            <w:vAlign w:val="center"/>
          </w:tcPr>
          <w:p w14:paraId="21EAB24C" w14:textId="77777777" w:rsidR="004D7721" w:rsidRDefault="004D7721" w:rsidP="004D7721">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8</w:t>
            </w:r>
          </w:p>
        </w:tc>
        <w:tc>
          <w:tcPr>
            <w:tcW w:w="2610" w:type="dxa"/>
            <w:vAlign w:val="center"/>
          </w:tcPr>
          <w:p w14:paraId="43C6CCED" w14:textId="77777777" w:rsidR="004D7721" w:rsidRDefault="004D7721" w:rsidP="004D7721">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920" w:type="dxa"/>
            <w:vAlign w:val="center"/>
          </w:tcPr>
          <w:p w14:paraId="3E89312C" w14:textId="77777777" w:rsidR="004D7721" w:rsidRDefault="004D7721" w:rsidP="004D7721">
            <w:pPr>
              <w:rPr>
                <w:sz w:val="24"/>
                <w:szCs w:val="24"/>
              </w:rPr>
            </w:pPr>
            <w:r>
              <w:rPr>
                <w:rFonts w:ascii="Calibri" w:hAnsi="Calibri"/>
                <w:sz w:val="18"/>
              </w:rPr>
              <w:t>&lt;&lt;user pick from list:</w:t>
            </w:r>
          </w:p>
          <w:p w14:paraId="30304378" w14:textId="77777777" w:rsidR="004D7721" w:rsidRDefault="004D7721" w:rsidP="004D7721">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46992E4E" w14:textId="77777777" w:rsidR="004D7721" w:rsidRDefault="004D7721" w:rsidP="004D7721">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2623B112" w14:textId="7D924CC2" w:rsidR="004D7721" w:rsidRPr="007A7C6D" w:rsidRDefault="004D7721" w:rsidP="007A7C6D">
            <w:pPr>
              <w:keepNext/>
              <w:tabs>
                <w:tab w:val="left" w:pos="356"/>
              </w:tabs>
              <w:rPr>
                <w:rFonts w:asciiTheme="minorHAnsi" w:hAnsiTheme="minorHAnsi"/>
                <w:sz w:val="18"/>
                <w:szCs w:val="18"/>
              </w:rPr>
            </w:pPr>
            <w:r w:rsidRPr="007A7C6D">
              <w:rPr>
                <w:rFonts w:ascii="Calibri" w:hAnsi="Calibri"/>
                <w:sz w:val="18"/>
              </w:rPr>
              <w:t xml:space="preserve">*** </w:t>
            </w:r>
            <w:r w:rsidRPr="007A7C6D">
              <w:rPr>
                <w:rFonts w:ascii="Calibri" w:hAnsi="Calibri"/>
                <w:sz w:val="18"/>
                <w:u w:val="single"/>
              </w:rPr>
              <w:t>All n/a</w:t>
            </w:r>
            <w:r w:rsidRPr="007A7C6D">
              <w:rPr>
                <w:rFonts w:ascii="Calibri" w:hAnsi="Calibri"/>
                <w:sz w:val="18"/>
              </w:rPr>
              <w:t xml:space="preserve"> - This entire table is not applicable</w:t>
            </w:r>
          </w:p>
        </w:tc>
      </w:tr>
      <w:tr w:rsidR="004D7721" w:rsidRPr="00D83E48" w14:paraId="23808810" w14:textId="77777777" w:rsidTr="0044204E">
        <w:trPr>
          <w:trHeight w:val="144"/>
        </w:trPr>
        <w:tc>
          <w:tcPr>
            <w:tcW w:w="468" w:type="dxa"/>
            <w:vAlign w:val="center"/>
          </w:tcPr>
          <w:p w14:paraId="143A2998" w14:textId="77777777" w:rsidR="004D7721" w:rsidRDefault="004D7721" w:rsidP="0044204E">
            <w:pPr>
              <w:pStyle w:val="FootnoteText"/>
              <w:keepNext/>
              <w:jc w:val="center"/>
              <w:rPr>
                <w:rFonts w:asciiTheme="minorHAnsi" w:hAnsiTheme="minorHAnsi"/>
                <w:sz w:val="18"/>
                <w:szCs w:val="18"/>
              </w:rPr>
            </w:pPr>
            <w:r>
              <w:rPr>
                <w:rFonts w:asciiTheme="minorHAnsi" w:hAnsiTheme="minorHAnsi"/>
                <w:sz w:val="18"/>
                <w:szCs w:val="18"/>
              </w:rPr>
              <w:t>09</w:t>
            </w:r>
          </w:p>
        </w:tc>
        <w:tc>
          <w:tcPr>
            <w:tcW w:w="10530" w:type="dxa"/>
            <w:gridSpan w:val="2"/>
            <w:vAlign w:val="center"/>
          </w:tcPr>
          <w:p w14:paraId="165A5BCD" w14:textId="48B543C6" w:rsidR="004D7721" w:rsidRDefault="004D7721" w:rsidP="0044204E">
            <w:pPr>
              <w:keepNext/>
              <w:rPr>
                <w:rFonts w:asciiTheme="minorHAnsi" w:hAnsiTheme="minorHAnsi"/>
                <w:sz w:val="18"/>
                <w:szCs w:val="18"/>
              </w:rPr>
            </w:pPr>
            <w:r>
              <w:rPr>
                <w:rFonts w:ascii="Calibri" w:hAnsi="Calibri"/>
                <w:sz w:val="18"/>
              </w:rPr>
              <w:t xml:space="preserve">Correction Notes: &lt;&lt;if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w:t>
            </w:r>
            <w:proofErr w:type="gramStart"/>
            <w:r>
              <w:rPr>
                <w:rFonts w:ascii="Calibri" w:hAnsi="Calibri"/>
                <w:sz w:val="18"/>
              </w:rPr>
              <w:t>required;  user</w:t>
            </w:r>
            <w:proofErr w:type="gramEnd"/>
            <w:r>
              <w:rPr>
                <w:rFonts w:ascii="Calibri" w:hAnsi="Calibri"/>
                <w:sz w:val="18"/>
              </w:rPr>
              <w:t xml:space="preserve"> input text&gt;&gt;</w:t>
            </w:r>
          </w:p>
        </w:tc>
      </w:tr>
      <w:tr w:rsidR="004D7721" w:rsidRPr="00D83E48" w14:paraId="6CE9DF88" w14:textId="77777777" w:rsidTr="0044204E">
        <w:trPr>
          <w:trHeight w:val="144"/>
        </w:trPr>
        <w:tc>
          <w:tcPr>
            <w:tcW w:w="10998" w:type="dxa"/>
            <w:gridSpan w:val="3"/>
            <w:vAlign w:val="center"/>
          </w:tcPr>
          <w:p w14:paraId="14F09752" w14:textId="77777777" w:rsidR="004D7721" w:rsidRPr="00926D9A" w:rsidRDefault="004D7721" w:rsidP="0044204E">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4BAA82E1" w14:textId="77777777" w:rsidR="00EA1EC9" w:rsidRPr="00D83E48" w:rsidRDefault="00EA1EC9"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F0386D" w:rsidRPr="0084687D" w14:paraId="2A106CC8" w14:textId="77777777" w:rsidTr="0044204E">
        <w:trPr>
          <w:cantSplit/>
          <w:trHeight w:val="432"/>
        </w:trPr>
        <w:tc>
          <w:tcPr>
            <w:tcW w:w="5000" w:type="pct"/>
            <w:gridSpan w:val="2"/>
            <w:vAlign w:val="center"/>
          </w:tcPr>
          <w:p w14:paraId="4CF2312E" w14:textId="77777777" w:rsidR="00F0386D" w:rsidRPr="002E5E6E" w:rsidRDefault="00F0386D" w:rsidP="0044204E">
            <w:pPr>
              <w:keepNext/>
              <w:rPr>
                <w:rFonts w:ascii="Calibri" w:hAnsi="Calibri"/>
                <w:b/>
                <w:szCs w:val="18"/>
              </w:rPr>
            </w:pPr>
            <w:r w:rsidRPr="002E5E6E">
              <w:rPr>
                <w:rFonts w:ascii="Calibri" w:hAnsi="Calibri"/>
                <w:b/>
                <w:szCs w:val="18"/>
              </w:rPr>
              <w:lastRenderedPageBreak/>
              <w:t>E. Determination of HERS Verification Compliance</w:t>
            </w:r>
          </w:p>
          <w:p w14:paraId="0255A10F" w14:textId="77777777" w:rsidR="00F0386D" w:rsidRPr="0084687D" w:rsidRDefault="00F0386D" w:rsidP="0044204E">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F0386D" w:rsidRPr="0084687D" w14:paraId="5534E302" w14:textId="77777777" w:rsidTr="0044204E">
        <w:trPr>
          <w:cantSplit/>
          <w:trHeight w:val="144"/>
        </w:trPr>
        <w:tc>
          <w:tcPr>
            <w:tcW w:w="253" w:type="pct"/>
            <w:vAlign w:val="center"/>
          </w:tcPr>
          <w:p w14:paraId="5329EE34" w14:textId="77777777" w:rsidR="00F0386D" w:rsidRPr="0084687D" w:rsidDel="00C76C40" w:rsidRDefault="00F0386D" w:rsidP="0044204E">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0AA41E8E" w14:textId="168AB658" w:rsidR="00F0386D" w:rsidRPr="0084687D" w:rsidRDefault="00F0386D">
            <w:pPr>
              <w:keepNext/>
              <w:spacing w:after="60"/>
              <w:rPr>
                <w:rFonts w:ascii="Calibri" w:hAnsi="Calibri"/>
                <w:sz w:val="18"/>
                <w:szCs w:val="18"/>
              </w:rPr>
            </w:pPr>
            <w:r>
              <w:rPr>
                <w:rFonts w:ascii="Calibri" w:hAnsi="Calibri"/>
                <w:sz w:val="18"/>
                <w:szCs w:val="18"/>
              </w:rPr>
              <w:t>&lt;&lt; If C05 result is “</w:t>
            </w:r>
            <w:r w:rsidRPr="00926D9A">
              <w:rPr>
                <w:rFonts w:asciiTheme="minorHAnsi" w:hAnsiTheme="minorHAnsi"/>
                <w:sz w:val="18"/>
                <w:szCs w:val="18"/>
              </w:rPr>
              <w:t>system fan efficacy complies</w:t>
            </w:r>
            <w:r>
              <w:rPr>
                <w:rFonts w:asciiTheme="minorHAnsi" w:hAnsiTheme="minorHAnsi"/>
                <w:sz w:val="18"/>
                <w:szCs w:val="18"/>
              </w:rPr>
              <w:t xml:space="preserve">” and D08 result is Pass or All n/a </w:t>
            </w:r>
            <w:r w:rsidRPr="00AA4E27">
              <w:rPr>
                <w:rFonts w:asciiTheme="minorHAnsi"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4BAA82E2" w14:textId="77777777" w:rsidR="00EA1EC9" w:rsidRPr="00D83E48" w:rsidRDefault="00EA1EC9" w:rsidP="0009456E">
      <w:pPr>
        <w:rPr>
          <w:rFonts w:ascii="Calibri" w:hAnsi="Calibri"/>
        </w:rPr>
      </w:pPr>
    </w:p>
    <w:sectPr w:rsidR="00EA1EC9" w:rsidRPr="00D83E48" w:rsidSect="00CB64DD">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A1B25" w14:textId="77777777" w:rsidR="00C735E4" w:rsidRDefault="00C735E4">
      <w:r>
        <w:separator/>
      </w:r>
    </w:p>
  </w:endnote>
  <w:endnote w:type="continuationSeparator" w:id="0">
    <w:p w14:paraId="0C82A0F0" w14:textId="77777777" w:rsidR="00C735E4" w:rsidRDefault="00C735E4">
      <w:r>
        <w:continuationSeparator/>
      </w:r>
    </w:p>
  </w:endnote>
  <w:endnote w:type="continuationNotice" w:id="1">
    <w:p w14:paraId="5A8E4D19" w14:textId="77777777" w:rsidR="00C735E4" w:rsidRDefault="00C735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183713" w:rsidRPr="00CB64DD" w:rsidRDefault="00183713" w:rsidP="00DF373F">
    <w:pPr>
      <w:pStyle w:val="Footer"/>
    </w:pPr>
    <w:r w:rsidRPr="00CB64DD">
      <w:t xml:space="preserve">Registration Number:                                                           Registration Date/Time:                                           HERS Provider:                       </w:t>
    </w:r>
  </w:p>
  <w:p w14:paraId="4BAA82FE" w14:textId="73A308D5" w:rsidR="00183713" w:rsidRPr="00CB64DD" w:rsidRDefault="00183713">
    <w:pPr>
      <w:pStyle w:val="Footer"/>
    </w:pPr>
    <w:r w:rsidRPr="00CB64DD">
      <w:t>CA Building Energy Efficiency Standards - 20</w:t>
    </w:r>
    <w:r w:rsidR="00F503CF">
      <w:t>22</w:t>
    </w:r>
    <w:r w:rsidRPr="00CB64DD">
      <w:t xml:space="preserve"> Residential Compliance</w:t>
    </w:r>
    <w:r w:rsidRPr="00CB64DD">
      <w:tab/>
    </w:r>
    <w:r>
      <w:t>January 20</w:t>
    </w:r>
    <w:r w:rsidR="00F503CF">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183713" w:rsidRPr="00CB64DD" w:rsidRDefault="00183713">
    <w:pPr>
      <w:pStyle w:val="Footer"/>
    </w:pPr>
    <w:r w:rsidRPr="00CB64DD">
      <w:t xml:space="preserve">Registration Number:                                                           Registration Date/Time:                                           HERS Provider:                       </w:t>
    </w:r>
  </w:p>
  <w:p w14:paraId="4BAA830F" w14:textId="77777777" w:rsidR="00183713" w:rsidRPr="00CB64DD" w:rsidRDefault="00183713">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8" w14:textId="050F3BA5" w:rsidR="00183713" w:rsidRPr="00CB64DD" w:rsidRDefault="00183713">
    <w:pPr>
      <w:pStyle w:val="Footer"/>
    </w:pPr>
    <w:r w:rsidRPr="00CB64DD">
      <w:t>CA Building Energy Efficiency Standards - 20</w:t>
    </w:r>
    <w:r w:rsidR="00F503CF">
      <w:t>22</w:t>
    </w:r>
    <w:r w:rsidRPr="00CB64DD">
      <w:t xml:space="preserve"> Residential Compliance</w:t>
    </w:r>
    <w:r w:rsidRPr="00CB64DD">
      <w:tab/>
    </w:r>
    <w:r>
      <w:t>January 20</w:t>
    </w:r>
    <w:r w:rsidR="00F503CF">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0" w14:textId="77777777" w:rsidR="00183713" w:rsidRPr="00CB64DD" w:rsidRDefault="00183713">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847EC" w14:textId="77777777" w:rsidR="00C735E4" w:rsidRDefault="00C735E4">
      <w:r>
        <w:separator/>
      </w:r>
    </w:p>
  </w:footnote>
  <w:footnote w:type="continuationSeparator" w:id="0">
    <w:p w14:paraId="096DBC68" w14:textId="77777777" w:rsidR="00C735E4" w:rsidRDefault="00C735E4">
      <w:r>
        <w:continuationSeparator/>
      </w:r>
    </w:p>
  </w:footnote>
  <w:footnote w:type="continuationNotice" w:id="1">
    <w:p w14:paraId="558F7D80" w14:textId="77777777" w:rsidR="00C735E4" w:rsidRDefault="00C735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77777777" w:rsidR="00183713" w:rsidRDefault="00AE2140">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1026" type="#_x0000_t75" style="position:absolute;margin-left:0;margin-top:0;width:10in;height:540pt;z-index:-2516608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B622B" w14:textId="77777777" w:rsidR="00054B73" w:rsidRPr="002A3023" w:rsidRDefault="00054B73" w:rsidP="00054B73">
    <w:pPr>
      <w:tabs>
        <w:tab w:val="center" w:pos="4320"/>
        <w:tab w:val="right" w:pos="8640"/>
      </w:tabs>
      <w:ind w:left="360"/>
      <w:jc w:val="center"/>
      <w:rPr>
        <w:rFonts w:asciiTheme="minorHAnsi" w:hAnsiTheme="minorHAnsi" w:cstheme="minorHAnsi"/>
        <w:b/>
        <w:bCs/>
        <w:sz w:val="28"/>
        <w:szCs w:val="28"/>
      </w:rPr>
    </w:pPr>
    <w:r w:rsidRPr="002A3023">
      <w:rPr>
        <w:rFonts w:asciiTheme="minorHAnsi" w:hAnsiTheme="minorHAnsi" w:cstheme="minorHAnsi"/>
        <w:b/>
        <w:bCs/>
        <w:noProof/>
        <w:sz w:val="28"/>
        <w:szCs w:val="28"/>
      </w:rPr>
      <w:drawing>
        <wp:anchor distT="0" distB="0" distL="114300" distR="114300" simplePos="0" relativeHeight="251656192" behindDoc="0" locked="0" layoutInCell="1" allowOverlap="1" wp14:anchorId="1B360B1E" wp14:editId="203D45E8">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A3023">
      <w:rPr>
        <w:rFonts w:asciiTheme="minorHAnsi" w:hAnsiTheme="minorHAnsi" w:cstheme="minorHAnsi"/>
        <w:b/>
        <w:bCs/>
        <w:sz w:val="28"/>
        <w:szCs w:val="28"/>
      </w:rPr>
      <w:t>SPACE CONDITIONING SYSTEM FAN EFFICACY</w:t>
    </w:r>
  </w:p>
  <w:p w14:paraId="2F420335" w14:textId="77777777" w:rsidR="00054B73" w:rsidRPr="002A3023" w:rsidRDefault="00054B73" w:rsidP="00054B73">
    <w:pPr>
      <w:numPr>
        <w:ilvl w:val="0"/>
        <w:numId w:val="16"/>
      </w:numPr>
      <w:tabs>
        <w:tab w:val="clear" w:pos="720"/>
        <w:tab w:val="center" w:pos="4320"/>
        <w:tab w:val="right" w:pos="8640"/>
      </w:tabs>
      <w:ind w:left="360" w:firstLine="0"/>
      <w:rPr>
        <w:rFonts w:asciiTheme="minorHAnsi" w:hAnsiTheme="minorHAnsi" w:cstheme="minorHAnsi"/>
        <w:sz w:val="28"/>
        <w:szCs w:val="28"/>
      </w:rPr>
    </w:pPr>
    <w:r w:rsidRPr="002A3023">
      <w:rPr>
        <w:rFonts w:asciiTheme="minorHAnsi" w:hAnsiTheme="minorHAnsi" w:cstheme="minorHAnsi"/>
        <w:sz w:val="28"/>
        <w:szCs w:val="28"/>
      </w:rPr>
      <w:ptab w:relativeTo="margin" w:alignment="center" w:leader="none"/>
    </w:r>
    <w:r w:rsidRPr="002A3023">
      <w:rPr>
        <w:rFonts w:asciiTheme="minorHAnsi" w:hAnsiTheme="minorHAnsi" w:cstheme="minorHAnsi"/>
        <w:sz w:val="28"/>
        <w:szCs w:val="28"/>
      </w:rPr>
      <w:ptab w:relativeTo="margin" w:alignment="right" w:leader="none"/>
    </w:r>
    <w:r w:rsidRPr="002A3023">
      <w:rPr>
        <w:rFonts w:asciiTheme="minorHAnsi" w:hAnsiTheme="minorHAnsi" w:cstheme="minorHAnsi"/>
        <w:sz w:val="28"/>
        <w:szCs w:val="28"/>
      </w:rPr>
      <w:t>CEC-CF3R-MCH-22-H</w:t>
    </w:r>
  </w:p>
  <w:p w14:paraId="1281DE33" w14:textId="77777777" w:rsidR="00054B73" w:rsidRPr="002A3023" w:rsidRDefault="00054B73" w:rsidP="00054B73">
    <w:pPr>
      <w:spacing w:after="160" w:line="259" w:lineRule="auto"/>
      <w:ind w:left="360"/>
      <w:rPr>
        <w:rFonts w:asciiTheme="minorHAnsi" w:eastAsia="Calibri" w:hAnsiTheme="minorHAnsi" w:cstheme="minorHAnsi"/>
        <w:b/>
        <w:bCs/>
        <w:i/>
        <w:iCs/>
        <w:sz w:val="28"/>
        <w:szCs w:val="28"/>
      </w:rPr>
    </w:pPr>
    <w:r w:rsidRPr="002A3023">
      <w:rPr>
        <w:rFonts w:asciiTheme="minorHAnsi" w:eastAsia="Calibri" w:hAnsiTheme="minorHAnsi" w:cstheme="minorHAnsi"/>
        <w:sz w:val="28"/>
        <w:szCs w:val="28"/>
      </w:rPr>
      <w:ptab w:relativeTo="margin" w:alignment="center" w:leader="none"/>
    </w:r>
    <w:r w:rsidRPr="002A3023">
      <w:rPr>
        <w:rFonts w:asciiTheme="minorHAnsi" w:eastAsia="Calibr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83713" w:rsidRPr="00F85124" w14:paraId="4BAA8301" w14:textId="77777777">
      <w:trPr>
        <w:cantSplit/>
        <w:trHeight w:val="288"/>
      </w:trPr>
      <w:tc>
        <w:tcPr>
          <w:tcW w:w="3738" w:type="pct"/>
          <w:gridSpan w:val="2"/>
          <w:tcBorders>
            <w:right w:val="nil"/>
          </w:tcBorders>
          <w:vAlign w:val="center"/>
        </w:tcPr>
        <w:p w14:paraId="4BAA82FF" w14:textId="77777777" w:rsidR="00183713" w:rsidRPr="00F85124" w:rsidRDefault="00AE2140" w:rsidP="007924C2">
          <w:pPr>
            <w:pStyle w:val="Heading1"/>
            <w:rPr>
              <w:rFonts w:ascii="Calibri" w:hAnsi="Calibri"/>
              <w:b w:val="0"/>
              <w:bCs/>
              <w:sz w:val="20"/>
            </w:rPr>
          </w:pPr>
          <w:r>
            <w:rPr>
              <w:rFonts w:ascii="Calibri" w:hAnsi="Calibri"/>
              <w:b w:val="0"/>
              <w:bCs/>
              <w:noProof/>
              <w:sz w:val="20"/>
            </w:rPr>
            <w:pict w14:anchorId="4BAA83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8" o:spid="_x0000_s1025" type="#_x0000_t75" style="position:absolute;margin-left:0;margin-top:0;width:10in;height:540pt;z-index:-251661824;mso-position-horizontal:center;mso-position-horizontal-relative:margin;mso-position-vertical:center;mso-position-vertical-relative:margin" o:allowincell="f">
                <v:imagedata r:id="rId1" o:title="Watermark" gain="19661f" blacklevel="22938f"/>
                <w10:wrap anchorx="margin" anchory="margin"/>
              </v:shape>
            </w:pict>
          </w:r>
          <w:r w:rsidR="00183713">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77777777" w:rsidR="00183713" w:rsidRPr="00F85124" w:rsidRDefault="00183713" w:rsidP="002E105D">
          <w:pPr>
            <w:pStyle w:val="Heading1"/>
            <w:jc w:val="right"/>
            <w:rPr>
              <w:rFonts w:ascii="Calibri" w:hAnsi="Calibri"/>
              <w:b w:val="0"/>
              <w:bCs/>
              <w:sz w:val="20"/>
            </w:rPr>
          </w:pPr>
          <w:r>
            <w:rPr>
              <w:rFonts w:ascii="Calibri" w:hAnsi="Calibri"/>
              <w:b w:val="0"/>
              <w:bCs/>
              <w:sz w:val="20"/>
            </w:rPr>
            <w:t>CF2R-MCH-23-H</w:t>
          </w:r>
        </w:p>
      </w:tc>
    </w:tr>
    <w:tr w:rsidR="00183713" w:rsidRPr="00F85124" w14:paraId="4BAA8304" w14:textId="77777777">
      <w:trPr>
        <w:cantSplit/>
        <w:trHeight w:val="288"/>
      </w:trPr>
      <w:tc>
        <w:tcPr>
          <w:tcW w:w="2500" w:type="pct"/>
          <w:tcBorders>
            <w:right w:val="nil"/>
          </w:tcBorders>
        </w:tcPr>
        <w:p w14:paraId="4BAA8302" w14:textId="77777777" w:rsidR="00183713" w:rsidRPr="002E105D" w:rsidRDefault="0018371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183713" w:rsidRPr="00F85124" w14:paraId="4BAA8308" w14:textId="77777777">
      <w:trPr>
        <w:cantSplit/>
        <w:trHeight w:val="288"/>
      </w:trPr>
      <w:tc>
        <w:tcPr>
          <w:tcW w:w="0" w:type="auto"/>
        </w:tcPr>
        <w:p w14:paraId="4BAA8305" w14:textId="77777777" w:rsidR="00183713" w:rsidRPr="00F85124" w:rsidRDefault="00183713"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183713" w:rsidRPr="00F85124" w:rsidRDefault="00183713"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183713" w:rsidRPr="00F85124" w:rsidRDefault="00183713" w:rsidP="007924C2">
          <w:pPr>
            <w:rPr>
              <w:rFonts w:ascii="Calibri" w:hAnsi="Calibri"/>
              <w:sz w:val="12"/>
              <w:szCs w:val="12"/>
            </w:rPr>
          </w:pPr>
          <w:r w:rsidRPr="00F85124">
            <w:rPr>
              <w:rFonts w:ascii="Calibri" w:hAnsi="Calibri"/>
              <w:sz w:val="12"/>
              <w:szCs w:val="12"/>
            </w:rPr>
            <w:t>Permit Number:</w:t>
          </w:r>
        </w:p>
      </w:tc>
    </w:tr>
    <w:tr w:rsidR="00183713" w:rsidRPr="00F85124" w14:paraId="4BAA830C" w14:textId="77777777">
      <w:trPr>
        <w:cantSplit/>
        <w:trHeight w:val="288"/>
      </w:trPr>
      <w:tc>
        <w:tcPr>
          <w:tcW w:w="0" w:type="auto"/>
        </w:tcPr>
        <w:p w14:paraId="4BAA8309" w14:textId="77777777" w:rsidR="00183713" w:rsidRPr="00F85124" w:rsidRDefault="00183713"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183713" w:rsidRPr="00F85124" w:rsidRDefault="0018371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183713" w:rsidRPr="00F85124" w:rsidRDefault="00183713"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183713" w:rsidRDefault="001837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0" w14:textId="77777777" w:rsidR="00183713" w:rsidRDefault="00AE2140">
    <w:pPr>
      <w:pStyle w:val="Header"/>
    </w:pPr>
    <w:r>
      <w:rPr>
        <w:noProof/>
      </w:rPr>
      <w:pict w14:anchorId="4BAA83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2" o:spid="_x0000_s1029" type="#_x0000_t75" style="position:absolute;margin-left:0;margin-top:0;width:10in;height:540pt;z-index:-25165875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83713" w:rsidRPr="00F85124" w14:paraId="4BAA8313" w14:textId="77777777">
      <w:trPr>
        <w:cantSplit/>
        <w:trHeight w:val="288"/>
      </w:trPr>
      <w:tc>
        <w:tcPr>
          <w:tcW w:w="4016" w:type="pct"/>
          <w:gridSpan w:val="2"/>
          <w:tcBorders>
            <w:right w:val="nil"/>
          </w:tcBorders>
          <w:vAlign w:val="center"/>
        </w:tcPr>
        <w:p w14:paraId="4BAA8311" w14:textId="690634D9" w:rsidR="00183713" w:rsidRPr="00F85124" w:rsidRDefault="00AE2140" w:rsidP="007924C2">
          <w:pPr>
            <w:pStyle w:val="Heading1"/>
            <w:rPr>
              <w:rFonts w:ascii="Calibri" w:hAnsi="Calibri"/>
              <w:b w:val="0"/>
              <w:bCs/>
              <w:sz w:val="20"/>
            </w:rPr>
          </w:pPr>
          <w:r>
            <w:rPr>
              <w:rFonts w:ascii="Calibri" w:hAnsi="Calibri"/>
              <w:b w:val="0"/>
              <w:bCs/>
              <w:noProof/>
              <w:sz w:val="20"/>
            </w:rPr>
            <w:pict w14:anchorId="4BAA8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3" o:spid="_x0000_s1030" type="#_x0000_t75" style="position:absolute;margin-left:0;margin-top:0;width:10in;height:540pt;z-index:-251657728;mso-position-horizontal:center;mso-position-horizontal-relative:margin;mso-position-vertical:center;mso-position-vertical-relative:margin" o:allowincell="f">
                <v:imagedata r:id="rId1" o:title="Watermark" gain="19661f" blacklevel="22938f"/>
                <w10:wrap anchorx="margin" anchory="margin"/>
              </v:shape>
            </w:pict>
          </w:r>
          <w:r w:rsidR="00183713">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4BAA8312" w14:textId="4EDFB175" w:rsidR="00183713" w:rsidRPr="00F85124" w:rsidRDefault="00183713" w:rsidP="007924C2">
          <w:pPr>
            <w:pStyle w:val="Heading1"/>
            <w:jc w:val="right"/>
            <w:rPr>
              <w:rFonts w:ascii="Calibri" w:hAnsi="Calibri"/>
              <w:b w:val="0"/>
              <w:bCs/>
              <w:sz w:val="20"/>
            </w:rPr>
          </w:pPr>
          <w:r>
            <w:rPr>
              <w:rFonts w:ascii="Calibri" w:hAnsi="Calibri"/>
              <w:b w:val="0"/>
              <w:bCs/>
              <w:sz w:val="20"/>
            </w:rPr>
            <w:t>CF</w:t>
          </w:r>
          <w:r w:rsidR="00463EEA">
            <w:rPr>
              <w:rFonts w:ascii="Calibri" w:hAnsi="Calibri"/>
              <w:b w:val="0"/>
              <w:bCs/>
              <w:sz w:val="20"/>
            </w:rPr>
            <w:t>3</w:t>
          </w:r>
          <w:r>
            <w:rPr>
              <w:rFonts w:ascii="Calibri" w:hAnsi="Calibri"/>
              <w:b w:val="0"/>
              <w:bCs/>
              <w:sz w:val="20"/>
            </w:rPr>
            <w:t>R-MCH-22-H</w:t>
          </w:r>
        </w:p>
      </w:tc>
    </w:tr>
    <w:tr w:rsidR="00183713" w:rsidRPr="00F85124" w14:paraId="4BAA8316" w14:textId="77777777">
      <w:trPr>
        <w:cantSplit/>
        <w:trHeight w:val="288"/>
      </w:trPr>
      <w:tc>
        <w:tcPr>
          <w:tcW w:w="2500" w:type="pct"/>
          <w:tcBorders>
            <w:right w:val="nil"/>
          </w:tcBorders>
        </w:tcPr>
        <w:p w14:paraId="4BAA8314" w14:textId="77777777" w:rsidR="00183713" w:rsidRPr="002E105D" w:rsidRDefault="0018371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51FA0037"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183713">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E2140">
            <w:rPr>
              <w:rFonts w:ascii="Calibri" w:hAnsi="Calibri"/>
              <w:bCs/>
              <w:noProof/>
            </w:rPr>
            <w:t>2</w:t>
          </w:r>
          <w:r>
            <w:rPr>
              <w:rFonts w:ascii="Calibri" w:hAnsi="Calibri"/>
              <w:bCs/>
              <w:noProof/>
            </w:rPr>
            <w:fldChar w:fldCharType="end"/>
          </w:r>
          <w:r w:rsidRPr="00F85124">
            <w:rPr>
              <w:rFonts w:ascii="Calibri" w:hAnsi="Calibri"/>
              <w:bCs/>
            </w:rPr>
            <w:t>)</w:t>
          </w:r>
        </w:p>
      </w:tc>
    </w:tr>
  </w:tbl>
  <w:p w14:paraId="4BAA8317" w14:textId="77777777" w:rsidR="00183713" w:rsidRDefault="00183713"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F" w14:textId="77777777" w:rsidR="00183713" w:rsidRDefault="0018371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77777777" w:rsidR="00183713" w:rsidRDefault="00AE2140">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1032" type="#_x0000_t75" style="position:absolute;margin-left:0;margin-top:0;width:10in;height:540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83713" w:rsidRPr="00F85124" w14:paraId="4BAA8324" w14:textId="77777777">
      <w:trPr>
        <w:cantSplit/>
        <w:trHeight w:val="288"/>
      </w:trPr>
      <w:tc>
        <w:tcPr>
          <w:tcW w:w="4016" w:type="pct"/>
          <w:gridSpan w:val="2"/>
          <w:tcBorders>
            <w:right w:val="nil"/>
          </w:tcBorders>
          <w:vAlign w:val="center"/>
        </w:tcPr>
        <w:p w14:paraId="4BAA8322" w14:textId="5A75EAB1" w:rsidR="00183713" w:rsidRPr="00F85124" w:rsidRDefault="00AE2140" w:rsidP="00CB64DD">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1033" type="#_x0000_t75" style="position:absolute;margin-left:0;margin-top:0;width:10in;height:540pt;z-index:-251654656;mso-position-horizontal:center;mso-position-horizontal-relative:margin;mso-position-vertical:center;mso-position-vertical-relative:margin" o:allowincell="f">
                <v:imagedata r:id="rId1" o:title="Watermark" gain="19661f" blacklevel="22938f"/>
                <w10:wrap anchorx="margin" anchory="margin"/>
              </v:shape>
            </w:pict>
          </w:r>
          <w:r w:rsidR="00183713">
            <w:rPr>
              <w:rFonts w:ascii="Calibri" w:hAnsi="Calibri"/>
              <w:b w:val="0"/>
              <w:bCs/>
              <w:sz w:val="20"/>
            </w:rPr>
            <w:t xml:space="preserve">CERTIFICATE OF VERIFICATION – </w:t>
          </w:r>
          <w:r w:rsidR="00183713"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76A7B1F6" w:rsidR="00183713" w:rsidRPr="00F85124" w:rsidRDefault="00183713" w:rsidP="007924C2">
          <w:pPr>
            <w:pStyle w:val="Heading1"/>
            <w:jc w:val="right"/>
            <w:rPr>
              <w:rFonts w:ascii="Calibri" w:hAnsi="Calibri"/>
              <w:b w:val="0"/>
              <w:bCs/>
              <w:sz w:val="20"/>
            </w:rPr>
          </w:pPr>
          <w:r>
            <w:rPr>
              <w:rFonts w:ascii="Calibri" w:hAnsi="Calibri"/>
              <w:b w:val="0"/>
              <w:bCs/>
              <w:sz w:val="20"/>
            </w:rPr>
            <w:t>CF</w:t>
          </w:r>
          <w:r w:rsidR="00D706B4">
            <w:rPr>
              <w:rFonts w:ascii="Calibri" w:hAnsi="Calibri"/>
              <w:b w:val="0"/>
              <w:bCs/>
              <w:sz w:val="20"/>
            </w:rPr>
            <w:t>3</w:t>
          </w:r>
          <w:r>
            <w:rPr>
              <w:rFonts w:ascii="Calibri" w:hAnsi="Calibri"/>
              <w:b w:val="0"/>
              <w:bCs/>
              <w:sz w:val="20"/>
            </w:rPr>
            <w:t>R-MCH-22-H</w:t>
          </w:r>
        </w:p>
      </w:tc>
    </w:tr>
    <w:tr w:rsidR="00183713" w:rsidRPr="00F85124" w14:paraId="4BAA8327" w14:textId="77777777">
      <w:trPr>
        <w:cantSplit/>
        <w:trHeight w:val="288"/>
      </w:trPr>
      <w:tc>
        <w:tcPr>
          <w:tcW w:w="2500" w:type="pct"/>
          <w:tcBorders>
            <w:right w:val="nil"/>
          </w:tcBorders>
        </w:tcPr>
        <w:p w14:paraId="4BAA8325" w14:textId="77777777" w:rsidR="00183713" w:rsidRPr="002E105D" w:rsidRDefault="00183713"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0088427B"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193BD8" w:rsidRPr="00193BD8">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E2140">
            <w:rPr>
              <w:rFonts w:ascii="Calibri" w:hAnsi="Calibri"/>
              <w:bCs/>
              <w:noProof/>
            </w:rPr>
            <w:t>3</w:t>
          </w:r>
          <w:r>
            <w:rPr>
              <w:rFonts w:ascii="Calibri" w:hAnsi="Calibri"/>
              <w:bCs/>
              <w:noProof/>
            </w:rPr>
            <w:fldChar w:fldCharType="end"/>
          </w:r>
          <w:r w:rsidRPr="00F85124">
            <w:rPr>
              <w:rFonts w:ascii="Calibri" w:hAnsi="Calibri"/>
              <w:bCs/>
            </w:rPr>
            <w:t>)</w:t>
          </w:r>
        </w:p>
      </w:tc>
    </w:tr>
  </w:tbl>
  <w:p w14:paraId="4BAA8328" w14:textId="77777777" w:rsidR="00183713" w:rsidRDefault="00183713"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7777777" w:rsidR="00183713" w:rsidRDefault="00AE2140">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1031" type="#_x0000_t75" style="position:absolute;margin-left:0;margin-top:0;width:10in;height:540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8F72649"/>
    <w:multiLevelType w:val="hybridMultilevel"/>
    <w:tmpl w:val="013A64BE"/>
    <w:lvl w:ilvl="0" w:tplc="43CA1DF2">
      <w:start w:val="1"/>
      <w:numFmt w:val="decimal"/>
      <w:lvlText w:val="%1."/>
      <w:lvlJc w:val="left"/>
      <w:pPr>
        <w:ind w:left="720" w:hanging="72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A9039E9"/>
    <w:multiLevelType w:val="hybridMultilevel"/>
    <w:tmpl w:val="560A4F0A"/>
    <w:lvl w:ilvl="0" w:tplc="A8D45500">
      <w:start w:val="1"/>
      <w:numFmt w:val="decimal"/>
      <w:lvlText w:val="%1."/>
      <w:lvlJc w:val="left"/>
      <w:pPr>
        <w:ind w:left="720" w:hanging="72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7C43ABD"/>
    <w:multiLevelType w:val="hybridMultilevel"/>
    <w:tmpl w:val="1E2A8A60"/>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5617977"/>
    <w:multiLevelType w:val="hybridMultilevel"/>
    <w:tmpl w:val="CF3E30C4"/>
    <w:lvl w:ilvl="0" w:tplc="A8D45500">
      <w:start w:val="1"/>
      <w:numFmt w:val="decimal"/>
      <w:lvlText w:val="%1."/>
      <w:lvlJc w:val="left"/>
      <w:pPr>
        <w:ind w:left="720" w:hanging="72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42CAB992"/>
    <w:lvl w:ilvl="0" w:tplc="BF98DA68">
      <w:start w:val="1"/>
      <w:numFmt w:val="decimal"/>
      <w:lvlText w:val="%1."/>
      <w:lvlJc w:val="left"/>
      <w:pPr>
        <w:ind w:left="630" w:hanging="360"/>
      </w:pPr>
      <w:rPr>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3"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8F6FC5"/>
    <w:multiLevelType w:val="hybridMultilevel"/>
    <w:tmpl w:val="013A64BE"/>
    <w:lvl w:ilvl="0" w:tplc="FFFFFFFF">
      <w:start w:val="1"/>
      <w:numFmt w:val="decimal"/>
      <w:lvlText w:val="%1."/>
      <w:lvlJc w:val="left"/>
      <w:pPr>
        <w:ind w:left="720" w:hanging="72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7"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1"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F3730D4"/>
    <w:multiLevelType w:val="hybridMultilevel"/>
    <w:tmpl w:val="D6004D1A"/>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82407617">
    <w:abstractNumId w:val="1"/>
  </w:num>
  <w:num w:numId="2" w16cid:durableId="1271276679">
    <w:abstractNumId w:val="0"/>
  </w:num>
  <w:num w:numId="3" w16cid:durableId="979336129">
    <w:abstractNumId w:val="1"/>
  </w:num>
  <w:num w:numId="4" w16cid:durableId="989677786">
    <w:abstractNumId w:val="0"/>
  </w:num>
  <w:num w:numId="5" w16cid:durableId="1038317858">
    <w:abstractNumId w:val="1"/>
  </w:num>
  <w:num w:numId="6" w16cid:durableId="1882356479">
    <w:abstractNumId w:val="0"/>
  </w:num>
  <w:num w:numId="7" w16cid:durableId="1686515542">
    <w:abstractNumId w:val="1"/>
  </w:num>
  <w:num w:numId="8" w16cid:durableId="1916939463">
    <w:abstractNumId w:val="0"/>
  </w:num>
  <w:num w:numId="9" w16cid:durableId="587733722">
    <w:abstractNumId w:val="1"/>
  </w:num>
  <w:num w:numId="10" w16cid:durableId="682711268">
    <w:abstractNumId w:val="0"/>
  </w:num>
  <w:num w:numId="11" w16cid:durableId="1670644683">
    <w:abstractNumId w:val="0"/>
  </w:num>
  <w:num w:numId="12" w16cid:durableId="737048679">
    <w:abstractNumId w:val="1"/>
  </w:num>
  <w:num w:numId="13" w16cid:durableId="1366904705">
    <w:abstractNumId w:val="10"/>
  </w:num>
  <w:num w:numId="14" w16cid:durableId="74401258">
    <w:abstractNumId w:val="10"/>
  </w:num>
  <w:num w:numId="15" w16cid:durableId="1118834472">
    <w:abstractNumId w:val="3"/>
  </w:num>
  <w:num w:numId="16" w16cid:durableId="650866601">
    <w:abstractNumId w:val="20"/>
  </w:num>
  <w:num w:numId="17" w16cid:durableId="357893733">
    <w:abstractNumId w:val="17"/>
  </w:num>
  <w:num w:numId="18" w16cid:durableId="1564834497">
    <w:abstractNumId w:val="30"/>
  </w:num>
  <w:num w:numId="19" w16cid:durableId="1114254603">
    <w:abstractNumId w:val="19"/>
  </w:num>
  <w:num w:numId="20" w16cid:durableId="721564218">
    <w:abstractNumId w:val="27"/>
  </w:num>
  <w:num w:numId="21" w16cid:durableId="950013817">
    <w:abstractNumId w:val="26"/>
  </w:num>
  <w:num w:numId="22" w16cid:durableId="1846018524">
    <w:abstractNumId w:val="25"/>
  </w:num>
  <w:num w:numId="23" w16cid:durableId="266498503">
    <w:abstractNumId w:val="6"/>
  </w:num>
  <w:num w:numId="24" w16cid:durableId="1839271757">
    <w:abstractNumId w:val="15"/>
  </w:num>
  <w:num w:numId="25" w16cid:durableId="1126198834">
    <w:abstractNumId w:val="28"/>
  </w:num>
  <w:num w:numId="26" w16cid:durableId="294607868">
    <w:abstractNumId w:val="23"/>
  </w:num>
  <w:num w:numId="27" w16cid:durableId="708452432">
    <w:abstractNumId w:val="18"/>
  </w:num>
  <w:num w:numId="28" w16cid:durableId="1048838353">
    <w:abstractNumId w:val="13"/>
  </w:num>
  <w:num w:numId="29" w16cid:durableId="1126660888">
    <w:abstractNumId w:val="29"/>
  </w:num>
  <w:num w:numId="30" w16cid:durableId="1461150337">
    <w:abstractNumId w:val="8"/>
  </w:num>
  <w:num w:numId="31" w16cid:durableId="989484047">
    <w:abstractNumId w:val="14"/>
  </w:num>
  <w:num w:numId="32" w16cid:durableId="1040810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474976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65791173">
    <w:abstractNumId w:val="4"/>
  </w:num>
  <w:num w:numId="35" w16cid:durableId="120421902">
    <w:abstractNumId w:val="11"/>
  </w:num>
  <w:num w:numId="36" w16cid:durableId="409694493">
    <w:abstractNumId w:val="32"/>
  </w:num>
  <w:num w:numId="37" w16cid:durableId="1527477708">
    <w:abstractNumId w:val="5"/>
  </w:num>
  <w:num w:numId="38" w16cid:durableId="1396080407">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16cid:durableId="380256104">
    <w:abstractNumId w:val="9"/>
  </w:num>
  <w:num w:numId="40" w16cid:durableId="1641954847">
    <w:abstractNumId w:val="9"/>
  </w:num>
  <w:num w:numId="41" w16cid:durableId="1496335695">
    <w:abstractNumId w:val="31"/>
  </w:num>
  <w:num w:numId="42" w16cid:durableId="1652753250">
    <w:abstractNumId w:val="21"/>
  </w:num>
  <w:num w:numId="43" w16cid:durableId="1670135969">
    <w:abstractNumId w:val="12"/>
  </w:num>
  <w:num w:numId="44" w16cid:durableId="1917859343">
    <w:abstractNumId w:val="21"/>
    <w:lvlOverride w:ilvl="0">
      <w:startOverride w:val="1"/>
    </w:lvlOverride>
    <w:lvlOverride w:ilvl="1"/>
    <w:lvlOverride w:ilvl="2"/>
    <w:lvlOverride w:ilvl="3"/>
    <w:lvlOverride w:ilvl="4"/>
    <w:lvlOverride w:ilvl="5"/>
    <w:lvlOverride w:ilvl="6"/>
    <w:lvlOverride w:ilvl="7"/>
    <w:lvlOverride w:ilvl="8"/>
  </w:num>
  <w:num w:numId="45" w16cid:durableId="1076516578">
    <w:abstractNumId w:val="22"/>
  </w:num>
  <w:num w:numId="46" w16cid:durableId="1708144455">
    <w:abstractNumId w:val="2"/>
  </w:num>
  <w:num w:numId="47" w16cid:durableId="1522161774">
    <w:abstractNumId w:val="7"/>
  </w:num>
  <w:num w:numId="48" w16cid:durableId="710419610">
    <w:abstractNumId w:val="16"/>
  </w:num>
  <w:num w:numId="49" w16cid:durableId="358698900">
    <w:abstractNumId w:val="24"/>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70E2"/>
    <w:rsid w:val="0001436B"/>
    <w:rsid w:val="000253BC"/>
    <w:rsid w:val="00025422"/>
    <w:rsid w:val="00026750"/>
    <w:rsid w:val="00035A79"/>
    <w:rsid w:val="00037926"/>
    <w:rsid w:val="00042F52"/>
    <w:rsid w:val="0004396E"/>
    <w:rsid w:val="000462C2"/>
    <w:rsid w:val="000470D7"/>
    <w:rsid w:val="000471F6"/>
    <w:rsid w:val="00051F14"/>
    <w:rsid w:val="00053A0E"/>
    <w:rsid w:val="00054B73"/>
    <w:rsid w:val="00056129"/>
    <w:rsid w:val="0006016B"/>
    <w:rsid w:val="000631C6"/>
    <w:rsid w:val="0006337C"/>
    <w:rsid w:val="000644B7"/>
    <w:rsid w:val="0007448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67E7"/>
    <w:rsid w:val="000F754C"/>
    <w:rsid w:val="00104505"/>
    <w:rsid w:val="00104AAF"/>
    <w:rsid w:val="00110FA5"/>
    <w:rsid w:val="00112BF8"/>
    <w:rsid w:val="00112E80"/>
    <w:rsid w:val="001131A2"/>
    <w:rsid w:val="00113982"/>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5ACD"/>
    <w:rsid w:val="00155BF5"/>
    <w:rsid w:val="00156AAF"/>
    <w:rsid w:val="0015741B"/>
    <w:rsid w:val="001577AB"/>
    <w:rsid w:val="001615D7"/>
    <w:rsid w:val="00162081"/>
    <w:rsid w:val="00171597"/>
    <w:rsid w:val="0017326C"/>
    <w:rsid w:val="001739A4"/>
    <w:rsid w:val="001739FA"/>
    <w:rsid w:val="00174BD1"/>
    <w:rsid w:val="001750A9"/>
    <w:rsid w:val="00175D42"/>
    <w:rsid w:val="00177A87"/>
    <w:rsid w:val="00177F0D"/>
    <w:rsid w:val="00181190"/>
    <w:rsid w:val="00183713"/>
    <w:rsid w:val="00184D40"/>
    <w:rsid w:val="00185834"/>
    <w:rsid w:val="00187604"/>
    <w:rsid w:val="00193BD8"/>
    <w:rsid w:val="0019624F"/>
    <w:rsid w:val="0019726F"/>
    <w:rsid w:val="001A2A49"/>
    <w:rsid w:val="001A2E6A"/>
    <w:rsid w:val="001A5583"/>
    <w:rsid w:val="001A5A09"/>
    <w:rsid w:val="001B00AC"/>
    <w:rsid w:val="001B3D76"/>
    <w:rsid w:val="001B5BA4"/>
    <w:rsid w:val="001C56C2"/>
    <w:rsid w:val="001C6A01"/>
    <w:rsid w:val="001D4ACF"/>
    <w:rsid w:val="001E3C52"/>
    <w:rsid w:val="001F0E8D"/>
    <w:rsid w:val="001F20EE"/>
    <w:rsid w:val="00200E53"/>
    <w:rsid w:val="0020229C"/>
    <w:rsid w:val="00202608"/>
    <w:rsid w:val="00206039"/>
    <w:rsid w:val="00211AAB"/>
    <w:rsid w:val="00213E8E"/>
    <w:rsid w:val="002155B9"/>
    <w:rsid w:val="00216C55"/>
    <w:rsid w:val="00222F6D"/>
    <w:rsid w:val="002241A5"/>
    <w:rsid w:val="00231FB7"/>
    <w:rsid w:val="00236841"/>
    <w:rsid w:val="002379A7"/>
    <w:rsid w:val="00241BE4"/>
    <w:rsid w:val="002420D2"/>
    <w:rsid w:val="00243047"/>
    <w:rsid w:val="00243923"/>
    <w:rsid w:val="00245AF0"/>
    <w:rsid w:val="00251448"/>
    <w:rsid w:val="00251B09"/>
    <w:rsid w:val="002532A8"/>
    <w:rsid w:val="0025378F"/>
    <w:rsid w:val="002562A4"/>
    <w:rsid w:val="002615BC"/>
    <w:rsid w:val="00262721"/>
    <w:rsid w:val="0026342B"/>
    <w:rsid w:val="002641C7"/>
    <w:rsid w:val="00265000"/>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F6F"/>
    <w:rsid w:val="002B73D1"/>
    <w:rsid w:val="002C131A"/>
    <w:rsid w:val="002C21B2"/>
    <w:rsid w:val="002C2CD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64C4"/>
    <w:rsid w:val="002E7941"/>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34030"/>
    <w:rsid w:val="00335C78"/>
    <w:rsid w:val="00337397"/>
    <w:rsid w:val="00340CE9"/>
    <w:rsid w:val="00344ACF"/>
    <w:rsid w:val="00346A44"/>
    <w:rsid w:val="00347EF5"/>
    <w:rsid w:val="003500C8"/>
    <w:rsid w:val="00350A8C"/>
    <w:rsid w:val="00350A99"/>
    <w:rsid w:val="0035179E"/>
    <w:rsid w:val="00352FF0"/>
    <w:rsid w:val="00353C3B"/>
    <w:rsid w:val="00354DF9"/>
    <w:rsid w:val="00355827"/>
    <w:rsid w:val="00355A81"/>
    <w:rsid w:val="0035603C"/>
    <w:rsid w:val="00357343"/>
    <w:rsid w:val="00357B98"/>
    <w:rsid w:val="00371157"/>
    <w:rsid w:val="00372700"/>
    <w:rsid w:val="003761D5"/>
    <w:rsid w:val="00376EAA"/>
    <w:rsid w:val="003809C0"/>
    <w:rsid w:val="00383ADD"/>
    <w:rsid w:val="003850E9"/>
    <w:rsid w:val="00386209"/>
    <w:rsid w:val="003864EA"/>
    <w:rsid w:val="0038684E"/>
    <w:rsid w:val="00386CC0"/>
    <w:rsid w:val="00386F2B"/>
    <w:rsid w:val="0039142A"/>
    <w:rsid w:val="00394C8C"/>
    <w:rsid w:val="003A3073"/>
    <w:rsid w:val="003A3E27"/>
    <w:rsid w:val="003A4FE2"/>
    <w:rsid w:val="003A754B"/>
    <w:rsid w:val="003B20F8"/>
    <w:rsid w:val="003B3641"/>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33E"/>
    <w:rsid w:val="003F6A76"/>
    <w:rsid w:val="003F7A76"/>
    <w:rsid w:val="00401367"/>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204E"/>
    <w:rsid w:val="004469E1"/>
    <w:rsid w:val="004471E4"/>
    <w:rsid w:val="0045043C"/>
    <w:rsid w:val="004507D3"/>
    <w:rsid w:val="004510F5"/>
    <w:rsid w:val="00451C85"/>
    <w:rsid w:val="00452364"/>
    <w:rsid w:val="00454C3D"/>
    <w:rsid w:val="00462AAE"/>
    <w:rsid w:val="00462AC1"/>
    <w:rsid w:val="00463CA1"/>
    <w:rsid w:val="00463D1E"/>
    <w:rsid w:val="00463EEA"/>
    <w:rsid w:val="004655CC"/>
    <w:rsid w:val="00466286"/>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3E6"/>
    <w:rsid w:val="004A4903"/>
    <w:rsid w:val="004A5C7F"/>
    <w:rsid w:val="004A69B1"/>
    <w:rsid w:val="004A6E7F"/>
    <w:rsid w:val="004B056A"/>
    <w:rsid w:val="004B0D6C"/>
    <w:rsid w:val="004B1012"/>
    <w:rsid w:val="004B2092"/>
    <w:rsid w:val="004B276E"/>
    <w:rsid w:val="004B3F70"/>
    <w:rsid w:val="004B4582"/>
    <w:rsid w:val="004B7BD2"/>
    <w:rsid w:val="004C0E48"/>
    <w:rsid w:val="004C23D9"/>
    <w:rsid w:val="004C2C61"/>
    <w:rsid w:val="004C31AC"/>
    <w:rsid w:val="004C6E7B"/>
    <w:rsid w:val="004D03D6"/>
    <w:rsid w:val="004D1CE3"/>
    <w:rsid w:val="004D287C"/>
    <w:rsid w:val="004D49F5"/>
    <w:rsid w:val="004D7721"/>
    <w:rsid w:val="004E112A"/>
    <w:rsid w:val="004E230B"/>
    <w:rsid w:val="004E4E00"/>
    <w:rsid w:val="004E73D1"/>
    <w:rsid w:val="004F0A7F"/>
    <w:rsid w:val="004F2CAE"/>
    <w:rsid w:val="004F40C1"/>
    <w:rsid w:val="004F66DC"/>
    <w:rsid w:val="00502177"/>
    <w:rsid w:val="005037EA"/>
    <w:rsid w:val="00510842"/>
    <w:rsid w:val="005130DF"/>
    <w:rsid w:val="00513D83"/>
    <w:rsid w:val="00514ADB"/>
    <w:rsid w:val="00514E47"/>
    <w:rsid w:val="00515DC6"/>
    <w:rsid w:val="00517A90"/>
    <w:rsid w:val="00520412"/>
    <w:rsid w:val="005222CB"/>
    <w:rsid w:val="00527ACC"/>
    <w:rsid w:val="005304FA"/>
    <w:rsid w:val="00530F4C"/>
    <w:rsid w:val="00531044"/>
    <w:rsid w:val="005340A2"/>
    <w:rsid w:val="005340BF"/>
    <w:rsid w:val="00535EF7"/>
    <w:rsid w:val="00536AA4"/>
    <w:rsid w:val="00541293"/>
    <w:rsid w:val="00542FBC"/>
    <w:rsid w:val="005432CE"/>
    <w:rsid w:val="005437EB"/>
    <w:rsid w:val="00550783"/>
    <w:rsid w:val="00551599"/>
    <w:rsid w:val="00552A3E"/>
    <w:rsid w:val="00553650"/>
    <w:rsid w:val="00555139"/>
    <w:rsid w:val="005554F1"/>
    <w:rsid w:val="00555884"/>
    <w:rsid w:val="005607CA"/>
    <w:rsid w:val="00560A10"/>
    <w:rsid w:val="00562BA8"/>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767A"/>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0D71"/>
    <w:rsid w:val="005E23CD"/>
    <w:rsid w:val="005E2724"/>
    <w:rsid w:val="005E2AE3"/>
    <w:rsid w:val="005E3E55"/>
    <w:rsid w:val="005E68FF"/>
    <w:rsid w:val="005F178B"/>
    <w:rsid w:val="005F4CDC"/>
    <w:rsid w:val="006016EB"/>
    <w:rsid w:val="006019F9"/>
    <w:rsid w:val="00601C19"/>
    <w:rsid w:val="00601CBD"/>
    <w:rsid w:val="006040F5"/>
    <w:rsid w:val="00605944"/>
    <w:rsid w:val="00605FEF"/>
    <w:rsid w:val="00611910"/>
    <w:rsid w:val="00613F4A"/>
    <w:rsid w:val="00614268"/>
    <w:rsid w:val="00615B73"/>
    <w:rsid w:val="006169F1"/>
    <w:rsid w:val="00616B66"/>
    <w:rsid w:val="00616C4D"/>
    <w:rsid w:val="00617B42"/>
    <w:rsid w:val="00617D03"/>
    <w:rsid w:val="006200D7"/>
    <w:rsid w:val="006222FF"/>
    <w:rsid w:val="006225F1"/>
    <w:rsid w:val="006227B1"/>
    <w:rsid w:val="00622943"/>
    <w:rsid w:val="00622990"/>
    <w:rsid w:val="00627B13"/>
    <w:rsid w:val="00631115"/>
    <w:rsid w:val="00632F51"/>
    <w:rsid w:val="00632F73"/>
    <w:rsid w:val="0063352F"/>
    <w:rsid w:val="00633F6C"/>
    <w:rsid w:val="006411CF"/>
    <w:rsid w:val="00641C71"/>
    <w:rsid w:val="00641F88"/>
    <w:rsid w:val="0064300C"/>
    <w:rsid w:val="00643BDC"/>
    <w:rsid w:val="00643FF1"/>
    <w:rsid w:val="00646058"/>
    <w:rsid w:val="00647AA9"/>
    <w:rsid w:val="00654BBD"/>
    <w:rsid w:val="00654F37"/>
    <w:rsid w:val="00663AF7"/>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4F0F"/>
    <w:rsid w:val="006A57F1"/>
    <w:rsid w:val="006A722E"/>
    <w:rsid w:val="006B4081"/>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AE2"/>
    <w:rsid w:val="006F0652"/>
    <w:rsid w:val="006F1BC9"/>
    <w:rsid w:val="006F2C70"/>
    <w:rsid w:val="006F38BB"/>
    <w:rsid w:val="006F702A"/>
    <w:rsid w:val="006F7A46"/>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0E3B"/>
    <w:rsid w:val="00743217"/>
    <w:rsid w:val="007439DA"/>
    <w:rsid w:val="0074424A"/>
    <w:rsid w:val="00750EA4"/>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C2"/>
    <w:rsid w:val="007931FB"/>
    <w:rsid w:val="00793E1C"/>
    <w:rsid w:val="007943E1"/>
    <w:rsid w:val="00795EB8"/>
    <w:rsid w:val="00795F70"/>
    <w:rsid w:val="00797224"/>
    <w:rsid w:val="00797290"/>
    <w:rsid w:val="00797860"/>
    <w:rsid w:val="007A2BF2"/>
    <w:rsid w:val="007A4603"/>
    <w:rsid w:val="007A6818"/>
    <w:rsid w:val="007A7C6D"/>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646F"/>
    <w:rsid w:val="007E655F"/>
    <w:rsid w:val="007F3E17"/>
    <w:rsid w:val="007F4A73"/>
    <w:rsid w:val="007F57DC"/>
    <w:rsid w:val="00802596"/>
    <w:rsid w:val="008025DF"/>
    <w:rsid w:val="00802671"/>
    <w:rsid w:val="008035A3"/>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75BCB"/>
    <w:rsid w:val="00880727"/>
    <w:rsid w:val="00882BD7"/>
    <w:rsid w:val="00885D70"/>
    <w:rsid w:val="00886660"/>
    <w:rsid w:val="00890BB7"/>
    <w:rsid w:val="00890DB2"/>
    <w:rsid w:val="0089151A"/>
    <w:rsid w:val="008931CD"/>
    <w:rsid w:val="00894E3E"/>
    <w:rsid w:val="008A2598"/>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429B"/>
    <w:rsid w:val="008E42D0"/>
    <w:rsid w:val="008E4542"/>
    <w:rsid w:val="008E7E5C"/>
    <w:rsid w:val="008F1900"/>
    <w:rsid w:val="008F1DA0"/>
    <w:rsid w:val="008F415A"/>
    <w:rsid w:val="008F55C0"/>
    <w:rsid w:val="00900C86"/>
    <w:rsid w:val="0090130C"/>
    <w:rsid w:val="00904139"/>
    <w:rsid w:val="00904D03"/>
    <w:rsid w:val="00910674"/>
    <w:rsid w:val="0091105E"/>
    <w:rsid w:val="009119ED"/>
    <w:rsid w:val="009142F6"/>
    <w:rsid w:val="009142F9"/>
    <w:rsid w:val="00914DEF"/>
    <w:rsid w:val="00915048"/>
    <w:rsid w:val="00915BCF"/>
    <w:rsid w:val="00921FB9"/>
    <w:rsid w:val="009249F9"/>
    <w:rsid w:val="00926D9A"/>
    <w:rsid w:val="00927E85"/>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4B97"/>
    <w:rsid w:val="009A5A68"/>
    <w:rsid w:val="009A698F"/>
    <w:rsid w:val="009A6F10"/>
    <w:rsid w:val="009B14E5"/>
    <w:rsid w:val="009B6121"/>
    <w:rsid w:val="009B7349"/>
    <w:rsid w:val="009C1C43"/>
    <w:rsid w:val="009C1F4E"/>
    <w:rsid w:val="009C275B"/>
    <w:rsid w:val="009C4B49"/>
    <w:rsid w:val="009C4F9A"/>
    <w:rsid w:val="009C7266"/>
    <w:rsid w:val="009D0F10"/>
    <w:rsid w:val="009D1A2A"/>
    <w:rsid w:val="009D3023"/>
    <w:rsid w:val="009E093F"/>
    <w:rsid w:val="009E0B1A"/>
    <w:rsid w:val="009E15F0"/>
    <w:rsid w:val="009E2E57"/>
    <w:rsid w:val="009E31A2"/>
    <w:rsid w:val="009E3BB5"/>
    <w:rsid w:val="009E5099"/>
    <w:rsid w:val="009E55DB"/>
    <w:rsid w:val="009E6B59"/>
    <w:rsid w:val="009F2090"/>
    <w:rsid w:val="009F3C44"/>
    <w:rsid w:val="009F5E57"/>
    <w:rsid w:val="00A0027A"/>
    <w:rsid w:val="00A00AE7"/>
    <w:rsid w:val="00A02090"/>
    <w:rsid w:val="00A029A2"/>
    <w:rsid w:val="00A034EC"/>
    <w:rsid w:val="00A05D8F"/>
    <w:rsid w:val="00A07D19"/>
    <w:rsid w:val="00A11984"/>
    <w:rsid w:val="00A12015"/>
    <w:rsid w:val="00A15563"/>
    <w:rsid w:val="00A16546"/>
    <w:rsid w:val="00A24BE2"/>
    <w:rsid w:val="00A24F9F"/>
    <w:rsid w:val="00A251BE"/>
    <w:rsid w:val="00A2721A"/>
    <w:rsid w:val="00A279BA"/>
    <w:rsid w:val="00A30A15"/>
    <w:rsid w:val="00A33A50"/>
    <w:rsid w:val="00A3438B"/>
    <w:rsid w:val="00A3677D"/>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75C00"/>
    <w:rsid w:val="00A81137"/>
    <w:rsid w:val="00A87572"/>
    <w:rsid w:val="00A90ECB"/>
    <w:rsid w:val="00AA01C1"/>
    <w:rsid w:val="00AA18EC"/>
    <w:rsid w:val="00AA34FD"/>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E2140"/>
    <w:rsid w:val="00AE3414"/>
    <w:rsid w:val="00AE381B"/>
    <w:rsid w:val="00AE39CC"/>
    <w:rsid w:val="00AF314D"/>
    <w:rsid w:val="00AF4004"/>
    <w:rsid w:val="00B02BCF"/>
    <w:rsid w:val="00B02E79"/>
    <w:rsid w:val="00B03FBA"/>
    <w:rsid w:val="00B04BC3"/>
    <w:rsid w:val="00B132B1"/>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450E"/>
    <w:rsid w:val="00B767F7"/>
    <w:rsid w:val="00B778B9"/>
    <w:rsid w:val="00B816B4"/>
    <w:rsid w:val="00B82CAC"/>
    <w:rsid w:val="00B82EE3"/>
    <w:rsid w:val="00B82F48"/>
    <w:rsid w:val="00B85CEC"/>
    <w:rsid w:val="00B867D6"/>
    <w:rsid w:val="00B904BC"/>
    <w:rsid w:val="00B90F8F"/>
    <w:rsid w:val="00B940F6"/>
    <w:rsid w:val="00B94F6B"/>
    <w:rsid w:val="00BA0A8C"/>
    <w:rsid w:val="00BA2927"/>
    <w:rsid w:val="00BA3419"/>
    <w:rsid w:val="00BA6FA0"/>
    <w:rsid w:val="00BB5A6F"/>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1F59"/>
    <w:rsid w:val="00C22BC1"/>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5E4"/>
    <w:rsid w:val="00C73E32"/>
    <w:rsid w:val="00C74D2D"/>
    <w:rsid w:val="00C80426"/>
    <w:rsid w:val="00C80440"/>
    <w:rsid w:val="00C80803"/>
    <w:rsid w:val="00C841DC"/>
    <w:rsid w:val="00C874DA"/>
    <w:rsid w:val="00C91D27"/>
    <w:rsid w:val="00C91FFC"/>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38D2"/>
    <w:rsid w:val="00CF6791"/>
    <w:rsid w:val="00D00777"/>
    <w:rsid w:val="00D01766"/>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EEA"/>
    <w:rsid w:val="00D61267"/>
    <w:rsid w:val="00D62DB5"/>
    <w:rsid w:val="00D651D1"/>
    <w:rsid w:val="00D67071"/>
    <w:rsid w:val="00D706B4"/>
    <w:rsid w:val="00D7323D"/>
    <w:rsid w:val="00D767BA"/>
    <w:rsid w:val="00D76FE3"/>
    <w:rsid w:val="00D770B9"/>
    <w:rsid w:val="00D77E2E"/>
    <w:rsid w:val="00D81ED4"/>
    <w:rsid w:val="00D82516"/>
    <w:rsid w:val="00D83CD6"/>
    <w:rsid w:val="00D83E48"/>
    <w:rsid w:val="00D84532"/>
    <w:rsid w:val="00D87559"/>
    <w:rsid w:val="00D916A4"/>
    <w:rsid w:val="00D9183B"/>
    <w:rsid w:val="00D958D1"/>
    <w:rsid w:val="00D975FF"/>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E2C"/>
    <w:rsid w:val="00E00F00"/>
    <w:rsid w:val="00E01B17"/>
    <w:rsid w:val="00E04D18"/>
    <w:rsid w:val="00E074BC"/>
    <w:rsid w:val="00E12FCC"/>
    <w:rsid w:val="00E13CCD"/>
    <w:rsid w:val="00E1414A"/>
    <w:rsid w:val="00E14B72"/>
    <w:rsid w:val="00E224A4"/>
    <w:rsid w:val="00E22559"/>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3E05"/>
    <w:rsid w:val="00EF6790"/>
    <w:rsid w:val="00EF764F"/>
    <w:rsid w:val="00F00493"/>
    <w:rsid w:val="00F00B7C"/>
    <w:rsid w:val="00F0379B"/>
    <w:rsid w:val="00F0386D"/>
    <w:rsid w:val="00F03C64"/>
    <w:rsid w:val="00F105F4"/>
    <w:rsid w:val="00F10646"/>
    <w:rsid w:val="00F14D4B"/>
    <w:rsid w:val="00F230AF"/>
    <w:rsid w:val="00F23B4A"/>
    <w:rsid w:val="00F25D56"/>
    <w:rsid w:val="00F325ED"/>
    <w:rsid w:val="00F334AF"/>
    <w:rsid w:val="00F36DEC"/>
    <w:rsid w:val="00F426FB"/>
    <w:rsid w:val="00F430FB"/>
    <w:rsid w:val="00F4326A"/>
    <w:rsid w:val="00F45CAA"/>
    <w:rsid w:val="00F501EC"/>
    <w:rsid w:val="00F503CF"/>
    <w:rsid w:val="00F512AC"/>
    <w:rsid w:val="00F53F9A"/>
    <w:rsid w:val="00F54276"/>
    <w:rsid w:val="00F555CD"/>
    <w:rsid w:val="00F5614E"/>
    <w:rsid w:val="00F6060C"/>
    <w:rsid w:val="00F60828"/>
    <w:rsid w:val="00F630D2"/>
    <w:rsid w:val="00F6376C"/>
    <w:rsid w:val="00F64D82"/>
    <w:rsid w:val="00F707C1"/>
    <w:rsid w:val="00F70ACB"/>
    <w:rsid w:val="00F71AC4"/>
    <w:rsid w:val="00F725F3"/>
    <w:rsid w:val="00F739C8"/>
    <w:rsid w:val="00F74FE8"/>
    <w:rsid w:val="00F761B7"/>
    <w:rsid w:val="00F7769F"/>
    <w:rsid w:val="00F77F99"/>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B5046"/>
    <w:rsid w:val="00FC0300"/>
    <w:rsid w:val="00FC0A25"/>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 w:type="table" w:customStyle="1" w:styleId="TableGrid1">
    <w:name w:val="Table Grid1"/>
    <w:basedOn w:val="TableNormal"/>
    <w:next w:val="TableGrid"/>
    <w:uiPriority w:val="39"/>
    <w:rsid w:val="006F7A4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CC101-E5B7-483D-B5AE-F6B86836DD54}">
  <ds:schemaRefs>
    <ds:schemaRef ds:uri="http://schemas.microsoft.com/sharepoint/v3/contenttype/forms"/>
  </ds:schemaRefs>
</ds:datastoreItem>
</file>

<file path=customXml/itemProps2.xml><?xml version="1.0" encoding="utf-8"?>
<ds:datastoreItem xmlns:ds="http://schemas.openxmlformats.org/officeDocument/2006/customXml" ds:itemID="{397C20E5-D281-4117-A095-9172E84961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F0BF63-56E8-4350-ABCC-E08A3F619FC7}">
  <ds:schemaRefs>
    <ds:schemaRef ds:uri="http://schemas.microsoft.com/office/2006/documentManagement/types"/>
    <ds:schemaRef ds:uri="http://purl.org/dc/elements/1.1/"/>
    <ds:schemaRef ds:uri="http://purl.org/dc/dcmitype/"/>
    <ds:schemaRef ds:uri="http://www.w3.org/XML/1998/namespace"/>
    <ds:schemaRef ds:uri="785685f2-c2e1-4352-89aa-3faca8eaba52"/>
    <ds:schemaRef ds:uri="http://schemas.microsoft.com/office/infopath/2007/PartnerControls"/>
    <ds:schemaRef ds:uri="http://schemas.openxmlformats.org/package/2006/metadata/core-properties"/>
    <ds:schemaRef ds:uri="5067c814-4b34-462c-a21d-c185ff6548d2"/>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6A38C8A4-C7D2-44FD-92BC-C256F2857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7</Pages>
  <Words>2470</Words>
  <Characters>14085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Alhabibi, Haider@Energy</cp:lastModifiedBy>
  <cp:revision>35</cp:revision>
  <dcterms:created xsi:type="dcterms:W3CDTF">2018-10-23T22:25:00Z</dcterms:created>
  <dcterms:modified xsi:type="dcterms:W3CDTF">2022-11-04T19:59:00Z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