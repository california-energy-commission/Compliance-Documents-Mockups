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7B079" w14:textId="2E1B7CD9" w:rsidR="000347A8" w:rsidRPr="008B5787" w:rsidRDefault="000347A8" w:rsidP="000347A8">
      <w:pPr>
        <w:spacing w:line="259" w:lineRule="auto"/>
        <w:rPr>
          <w:rFonts w:ascii="Calibri" w:eastAsia="Calibri" w:hAnsi="Calibri" w:cs="Calibri"/>
          <w:b/>
          <w:bCs/>
          <w:color w:val="201F1E"/>
          <w:sz w:val="24"/>
          <w:szCs w:val="24"/>
        </w:rPr>
      </w:pPr>
      <w:r w:rsidRPr="008B5787">
        <w:rPr>
          <w:rFonts w:asciiTheme="minorHAnsi" w:eastAsia="Calibri" w:hAnsiTheme="minorHAnsi" w:cstheme="minorBidi"/>
          <w:b/>
          <w:bCs/>
          <w:sz w:val="24"/>
          <w:szCs w:val="24"/>
        </w:rPr>
        <w:t xml:space="preserve">CERTIFICATE OF </w:t>
      </w:r>
      <w:r w:rsidRPr="008B5787">
        <w:rPr>
          <w:rFonts w:ascii="Calibri" w:eastAsia="Calibri" w:hAnsi="Calibri" w:cs="Calibri"/>
          <w:b/>
          <w:bCs/>
          <w:color w:val="201F1E"/>
          <w:sz w:val="24"/>
          <w:szCs w:val="24"/>
        </w:rPr>
        <w:t>VERIFICATION</w:t>
      </w:r>
      <w:r w:rsidRPr="008B5787">
        <w:br/>
      </w:r>
      <w:r w:rsidRPr="008B5787">
        <w:rPr>
          <w:rFonts w:asciiTheme="minorHAnsi" w:eastAsia="Calibri" w:hAnsiTheme="minorHAnsi" w:cstheme="minorBidi"/>
          <w:b/>
          <w:bCs/>
          <w:sz w:val="24"/>
          <w:szCs w:val="24"/>
        </w:rPr>
        <w:t>Note:</w:t>
      </w:r>
      <w:r w:rsidRPr="008B5787">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0347A8" w:rsidRPr="008B5787" w14:paraId="52A32652" w14:textId="77777777" w:rsidTr="00EA53EB">
        <w:trPr>
          <w:trHeight w:val="288"/>
        </w:trPr>
        <w:tc>
          <w:tcPr>
            <w:tcW w:w="7177" w:type="dxa"/>
          </w:tcPr>
          <w:p w14:paraId="3119CF83" w14:textId="77777777" w:rsidR="000347A8" w:rsidRPr="008B5787" w:rsidRDefault="000347A8" w:rsidP="00EA53EB">
            <w:pPr>
              <w:rPr>
                <w:rFonts w:asciiTheme="minorHAnsi" w:hAnsiTheme="minorHAnsi" w:cstheme="minorHAnsi"/>
                <w:sz w:val="24"/>
                <w:szCs w:val="24"/>
              </w:rPr>
            </w:pPr>
            <w:r w:rsidRPr="008B5787">
              <w:rPr>
                <w:rFonts w:asciiTheme="minorHAnsi" w:hAnsiTheme="minorHAnsi" w:cstheme="minorHAnsi"/>
                <w:sz w:val="24"/>
                <w:szCs w:val="24"/>
              </w:rPr>
              <w:t>Project Name:</w:t>
            </w:r>
          </w:p>
        </w:tc>
        <w:tc>
          <w:tcPr>
            <w:tcW w:w="7201" w:type="dxa"/>
          </w:tcPr>
          <w:p w14:paraId="463AA39A" w14:textId="77777777" w:rsidR="000347A8" w:rsidRPr="008B5787" w:rsidRDefault="000347A8" w:rsidP="00EA53EB">
            <w:pPr>
              <w:rPr>
                <w:rFonts w:asciiTheme="minorHAnsi" w:hAnsiTheme="minorHAnsi" w:cstheme="minorHAnsi"/>
                <w:sz w:val="24"/>
                <w:szCs w:val="24"/>
              </w:rPr>
            </w:pPr>
            <w:r w:rsidRPr="008B5787">
              <w:rPr>
                <w:rFonts w:asciiTheme="minorHAnsi" w:hAnsiTheme="minorHAnsi" w:cstheme="minorHAnsi"/>
                <w:sz w:val="24"/>
                <w:szCs w:val="24"/>
              </w:rPr>
              <w:t>Enforcement Agency:</w:t>
            </w:r>
          </w:p>
        </w:tc>
      </w:tr>
      <w:tr w:rsidR="000347A8" w:rsidRPr="008B5787" w14:paraId="723E32BC" w14:textId="77777777" w:rsidTr="00EA53EB">
        <w:trPr>
          <w:trHeight w:val="288"/>
        </w:trPr>
        <w:tc>
          <w:tcPr>
            <w:tcW w:w="7177" w:type="dxa"/>
          </w:tcPr>
          <w:p w14:paraId="5801F200" w14:textId="77777777" w:rsidR="000347A8" w:rsidRPr="008B5787" w:rsidRDefault="000347A8" w:rsidP="00EA53EB">
            <w:pPr>
              <w:rPr>
                <w:rFonts w:asciiTheme="minorHAnsi" w:hAnsiTheme="minorHAnsi" w:cstheme="minorHAnsi"/>
                <w:sz w:val="24"/>
                <w:szCs w:val="24"/>
                <w:vertAlign w:val="superscript"/>
              </w:rPr>
            </w:pPr>
            <w:r w:rsidRPr="008B5787">
              <w:rPr>
                <w:rFonts w:asciiTheme="minorHAnsi" w:hAnsiTheme="minorHAnsi" w:cstheme="minorHAnsi"/>
                <w:sz w:val="24"/>
                <w:szCs w:val="24"/>
              </w:rPr>
              <w:t>Dwelling Address:</w:t>
            </w:r>
          </w:p>
        </w:tc>
        <w:tc>
          <w:tcPr>
            <w:tcW w:w="7201" w:type="dxa"/>
          </w:tcPr>
          <w:p w14:paraId="5DADDE83" w14:textId="77777777" w:rsidR="000347A8" w:rsidRPr="008B5787" w:rsidRDefault="000347A8" w:rsidP="00EA53EB">
            <w:pPr>
              <w:rPr>
                <w:rFonts w:asciiTheme="minorHAnsi" w:hAnsiTheme="minorHAnsi" w:cstheme="minorHAnsi"/>
                <w:sz w:val="24"/>
                <w:szCs w:val="24"/>
                <w:vertAlign w:val="superscript"/>
              </w:rPr>
            </w:pPr>
            <w:r w:rsidRPr="008B5787">
              <w:rPr>
                <w:rFonts w:asciiTheme="minorHAnsi" w:hAnsiTheme="minorHAnsi" w:cstheme="minorHAnsi"/>
                <w:sz w:val="24"/>
                <w:szCs w:val="24"/>
              </w:rPr>
              <w:t>Permit Number:</w:t>
            </w:r>
          </w:p>
        </w:tc>
      </w:tr>
      <w:tr w:rsidR="000347A8" w:rsidRPr="008B5787" w14:paraId="4B0B1175" w14:textId="77777777" w:rsidTr="00EA53EB">
        <w:trPr>
          <w:trHeight w:val="288"/>
        </w:trPr>
        <w:tc>
          <w:tcPr>
            <w:tcW w:w="7177" w:type="dxa"/>
          </w:tcPr>
          <w:p w14:paraId="572D4CC2" w14:textId="77777777" w:rsidR="000347A8" w:rsidRPr="008B5787" w:rsidRDefault="000347A8" w:rsidP="00EA53EB">
            <w:pPr>
              <w:rPr>
                <w:rFonts w:asciiTheme="minorHAnsi" w:hAnsiTheme="minorHAnsi" w:cstheme="minorHAnsi"/>
                <w:sz w:val="24"/>
                <w:szCs w:val="24"/>
              </w:rPr>
            </w:pPr>
            <w:r w:rsidRPr="008B5787">
              <w:rPr>
                <w:rFonts w:asciiTheme="minorHAnsi" w:hAnsiTheme="minorHAnsi" w:cstheme="minorHAnsi"/>
                <w:sz w:val="24"/>
                <w:szCs w:val="24"/>
              </w:rPr>
              <w:t>City and Zip Code:</w:t>
            </w:r>
          </w:p>
        </w:tc>
        <w:tc>
          <w:tcPr>
            <w:tcW w:w="7201" w:type="dxa"/>
          </w:tcPr>
          <w:p w14:paraId="7FE68F0E" w14:textId="77777777" w:rsidR="000347A8" w:rsidRPr="008B5787" w:rsidRDefault="000347A8" w:rsidP="00EA53EB">
            <w:pPr>
              <w:rPr>
                <w:rFonts w:asciiTheme="minorHAnsi" w:hAnsiTheme="minorHAnsi" w:cstheme="minorBidi"/>
                <w:sz w:val="24"/>
                <w:szCs w:val="24"/>
              </w:rPr>
            </w:pPr>
            <w:r w:rsidRPr="008B5787">
              <w:rPr>
                <w:rFonts w:ascii="Calibri" w:eastAsia="Calibri" w:hAnsi="Calibri" w:cs="Calibri"/>
                <w:sz w:val="24"/>
                <w:szCs w:val="24"/>
              </w:rPr>
              <w:t>Permit Application Date</w:t>
            </w:r>
            <w:r w:rsidRPr="008B5787">
              <w:rPr>
                <w:rFonts w:asciiTheme="minorHAnsi" w:hAnsiTheme="minorHAnsi" w:cstheme="minorBidi"/>
                <w:sz w:val="24"/>
                <w:szCs w:val="24"/>
              </w:rPr>
              <w:t>:</w:t>
            </w:r>
          </w:p>
        </w:tc>
      </w:tr>
    </w:tbl>
    <w:p w14:paraId="4E783983" w14:textId="02A99BA3" w:rsidR="00BA274A" w:rsidRDefault="00BA274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187"/>
        <w:gridCol w:w="5190"/>
      </w:tblGrid>
      <w:tr w:rsidR="00FF4BDE" w:rsidRPr="00D55D41" w14:paraId="594A56CF" w14:textId="77777777" w:rsidTr="00142E65">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94A56CD" w14:textId="74251A8B" w:rsidR="00FF4BDE" w:rsidRPr="00687CF2" w:rsidRDefault="00FF4BDE" w:rsidP="00142E65">
            <w:pPr>
              <w:keepNext/>
              <w:rPr>
                <w:rFonts w:asciiTheme="minorHAnsi" w:hAnsiTheme="minorHAnsi"/>
                <w:b/>
                <w:szCs w:val="18"/>
              </w:rPr>
            </w:pPr>
            <w:r w:rsidRPr="00687CF2">
              <w:rPr>
                <w:rFonts w:asciiTheme="minorHAnsi" w:hAnsiTheme="minorHAnsi"/>
                <w:b/>
                <w:szCs w:val="18"/>
              </w:rPr>
              <w:t>A. System Information</w:t>
            </w:r>
          </w:p>
          <w:p w14:paraId="594A56CE" w14:textId="77777777" w:rsidR="00FF4BDE" w:rsidRPr="00687CF2" w:rsidRDefault="00393CE9" w:rsidP="00142E65">
            <w:pPr>
              <w:keepNext/>
              <w:rPr>
                <w:rFonts w:asciiTheme="minorHAnsi" w:hAnsiTheme="minorHAnsi"/>
                <w:sz w:val="18"/>
                <w:szCs w:val="18"/>
              </w:rPr>
            </w:pPr>
            <w:r w:rsidRPr="00687CF2">
              <w:rPr>
                <w:rFonts w:asciiTheme="minorHAnsi" w:hAnsiTheme="minorHAnsi"/>
                <w:sz w:val="18"/>
                <w:szCs w:val="18"/>
              </w:rPr>
              <w:t>HERS Rater to field-verify all system information, discrepancies to be noted by overwriting entry.</w:t>
            </w:r>
          </w:p>
        </w:tc>
      </w:tr>
      <w:tr w:rsidR="00FF4BDE" w:rsidRPr="00D55D41" w14:paraId="594A56D3" w14:textId="77777777" w:rsidTr="00BA274A">
        <w:trPr>
          <w:cantSplit/>
          <w:trHeight w:val="288"/>
        </w:trPr>
        <w:tc>
          <w:tcPr>
            <w:tcW w:w="191" w:type="pct"/>
            <w:vAlign w:val="center"/>
          </w:tcPr>
          <w:p w14:paraId="594A56D0"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01</w:t>
            </w:r>
          </w:p>
        </w:tc>
        <w:tc>
          <w:tcPr>
            <w:tcW w:w="2404" w:type="pct"/>
            <w:vAlign w:val="center"/>
          </w:tcPr>
          <w:p w14:paraId="594A56D1" w14:textId="6E63A6D5" w:rsidR="00FF4BDE" w:rsidRPr="000C1C81" w:rsidRDefault="00D31CE6"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393CE9">
              <w:rPr>
                <w:rFonts w:asciiTheme="minorHAnsi" w:hAnsiTheme="minorHAnsi"/>
                <w:sz w:val="18"/>
                <w:szCs w:val="18"/>
              </w:rPr>
              <w:t>System Identification or Name</w:t>
            </w:r>
          </w:p>
        </w:tc>
        <w:tc>
          <w:tcPr>
            <w:tcW w:w="2405" w:type="pct"/>
            <w:vAlign w:val="center"/>
          </w:tcPr>
          <w:p w14:paraId="594A56D2" w14:textId="77777777" w:rsidR="00FF4BDE" w:rsidRPr="00D55D41" w:rsidRDefault="00FF4BDE" w:rsidP="00142E65">
            <w:pPr>
              <w:pStyle w:val="Header"/>
              <w:tabs>
                <w:tab w:val="clear" w:pos="4320"/>
                <w:tab w:val="clear" w:pos="8640"/>
              </w:tabs>
              <w:rPr>
                <w:rFonts w:asciiTheme="minorHAnsi" w:hAnsiTheme="minorHAnsi"/>
                <w:sz w:val="18"/>
                <w:szCs w:val="18"/>
              </w:rPr>
            </w:pPr>
          </w:p>
        </w:tc>
      </w:tr>
      <w:tr w:rsidR="00FF4BDE" w:rsidRPr="00D55D41" w14:paraId="594A56D7" w14:textId="77777777" w:rsidTr="00BA274A">
        <w:trPr>
          <w:cantSplit/>
          <w:trHeight w:val="288"/>
        </w:trPr>
        <w:tc>
          <w:tcPr>
            <w:tcW w:w="191" w:type="pct"/>
            <w:vAlign w:val="center"/>
          </w:tcPr>
          <w:p w14:paraId="594A56D4"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02</w:t>
            </w:r>
          </w:p>
        </w:tc>
        <w:tc>
          <w:tcPr>
            <w:tcW w:w="2404" w:type="pct"/>
            <w:vAlign w:val="center"/>
          </w:tcPr>
          <w:p w14:paraId="594A56D5" w14:textId="4B5E0C17" w:rsidR="00FF4BDE" w:rsidRPr="000C1C81" w:rsidRDefault="00D31CE6"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393CE9">
              <w:rPr>
                <w:rFonts w:asciiTheme="minorHAnsi" w:hAnsiTheme="minorHAnsi"/>
                <w:sz w:val="18"/>
                <w:szCs w:val="18"/>
              </w:rPr>
              <w:t>System Location or Area Served</w:t>
            </w:r>
          </w:p>
        </w:tc>
        <w:tc>
          <w:tcPr>
            <w:tcW w:w="2405" w:type="pct"/>
            <w:vAlign w:val="center"/>
          </w:tcPr>
          <w:p w14:paraId="594A56D6" w14:textId="77777777" w:rsidR="00FF4BDE" w:rsidRPr="00D55D41" w:rsidRDefault="00FF4BDE" w:rsidP="00142E65">
            <w:pPr>
              <w:rPr>
                <w:rFonts w:asciiTheme="minorHAnsi" w:hAnsiTheme="minorHAnsi"/>
                <w:sz w:val="18"/>
                <w:szCs w:val="18"/>
              </w:rPr>
            </w:pPr>
          </w:p>
        </w:tc>
      </w:tr>
      <w:tr w:rsidR="00FF4BDE" w:rsidRPr="00D55D41" w14:paraId="594A56DB" w14:textId="77777777" w:rsidTr="00BA274A">
        <w:trPr>
          <w:cantSplit/>
          <w:trHeight w:val="288"/>
        </w:trPr>
        <w:tc>
          <w:tcPr>
            <w:tcW w:w="191" w:type="pct"/>
            <w:vAlign w:val="center"/>
          </w:tcPr>
          <w:p w14:paraId="594A56D8"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03</w:t>
            </w:r>
          </w:p>
        </w:tc>
        <w:tc>
          <w:tcPr>
            <w:tcW w:w="2404" w:type="pct"/>
            <w:vAlign w:val="center"/>
          </w:tcPr>
          <w:p w14:paraId="594A56D9" w14:textId="570BFD46"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M</w:t>
            </w:r>
            <w:r>
              <w:rPr>
                <w:rFonts w:asciiTheme="minorHAnsi" w:hAnsiTheme="minorHAnsi"/>
                <w:sz w:val="18"/>
                <w:szCs w:val="18"/>
              </w:rPr>
              <w:t xml:space="preserve">ake or </w:t>
            </w:r>
            <w:r w:rsidR="00770C1B">
              <w:rPr>
                <w:rFonts w:asciiTheme="minorHAnsi" w:hAnsiTheme="minorHAnsi"/>
                <w:sz w:val="18"/>
                <w:szCs w:val="18"/>
              </w:rPr>
              <w:t>B</w:t>
            </w:r>
            <w:r>
              <w:rPr>
                <w:rFonts w:asciiTheme="minorHAnsi" w:hAnsiTheme="minorHAnsi"/>
                <w:sz w:val="18"/>
                <w:szCs w:val="18"/>
              </w:rPr>
              <w:t>rand</w:t>
            </w:r>
          </w:p>
        </w:tc>
        <w:tc>
          <w:tcPr>
            <w:tcW w:w="2405" w:type="pct"/>
            <w:vAlign w:val="center"/>
          </w:tcPr>
          <w:p w14:paraId="594A56DA" w14:textId="77777777" w:rsidR="00FF4BDE" w:rsidRPr="00D55D41" w:rsidRDefault="00FF4BDE" w:rsidP="00142E65">
            <w:pPr>
              <w:rPr>
                <w:rFonts w:asciiTheme="minorHAnsi" w:hAnsiTheme="minorHAnsi"/>
                <w:sz w:val="18"/>
                <w:szCs w:val="18"/>
              </w:rPr>
            </w:pPr>
          </w:p>
        </w:tc>
      </w:tr>
      <w:tr w:rsidR="00FF4BDE" w:rsidRPr="00D55D41" w14:paraId="594A56DF" w14:textId="77777777" w:rsidTr="00BA274A">
        <w:trPr>
          <w:cantSplit/>
          <w:trHeight w:val="288"/>
        </w:trPr>
        <w:tc>
          <w:tcPr>
            <w:tcW w:w="191" w:type="pct"/>
            <w:vAlign w:val="center"/>
          </w:tcPr>
          <w:p w14:paraId="594A56DC"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04</w:t>
            </w:r>
          </w:p>
        </w:tc>
        <w:tc>
          <w:tcPr>
            <w:tcW w:w="2404" w:type="pct"/>
            <w:vAlign w:val="center"/>
          </w:tcPr>
          <w:p w14:paraId="594A56DD" w14:textId="02005D7F"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M</w:t>
            </w:r>
            <w:r>
              <w:rPr>
                <w:rFonts w:asciiTheme="minorHAnsi" w:hAnsiTheme="minorHAnsi"/>
                <w:sz w:val="18"/>
                <w:szCs w:val="18"/>
              </w:rPr>
              <w:t xml:space="preserve">odel </w:t>
            </w:r>
            <w:r w:rsidR="00770C1B">
              <w:rPr>
                <w:rFonts w:asciiTheme="minorHAnsi" w:hAnsiTheme="minorHAnsi"/>
                <w:sz w:val="18"/>
                <w:szCs w:val="18"/>
              </w:rPr>
              <w:t>N</w:t>
            </w:r>
            <w:r>
              <w:rPr>
                <w:rFonts w:asciiTheme="minorHAnsi" w:hAnsiTheme="minorHAnsi"/>
                <w:sz w:val="18"/>
                <w:szCs w:val="18"/>
              </w:rPr>
              <w:t>umber</w:t>
            </w:r>
          </w:p>
        </w:tc>
        <w:tc>
          <w:tcPr>
            <w:tcW w:w="2405" w:type="pct"/>
            <w:vAlign w:val="center"/>
          </w:tcPr>
          <w:p w14:paraId="594A56DE" w14:textId="77777777" w:rsidR="00FF4BDE" w:rsidRPr="00D55D41" w:rsidRDefault="00FF4BDE" w:rsidP="00142E65">
            <w:pPr>
              <w:rPr>
                <w:rFonts w:asciiTheme="minorHAnsi" w:hAnsiTheme="minorHAnsi"/>
                <w:sz w:val="18"/>
                <w:szCs w:val="18"/>
              </w:rPr>
            </w:pPr>
          </w:p>
        </w:tc>
      </w:tr>
      <w:tr w:rsidR="00FF4BDE" w:rsidRPr="00D55D41" w14:paraId="594A56E3" w14:textId="77777777" w:rsidTr="00BA274A">
        <w:trPr>
          <w:cantSplit/>
          <w:trHeight w:val="288"/>
        </w:trPr>
        <w:tc>
          <w:tcPr>
            <w:tcW w:w="191" w:type="pct"/>
            <w:vAlign w:val="center"/>
          </w:tcPr>
          <w:p w14:paraId="594A56E0"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05</w:t>
            </w:r>
          </w:p>
        </w:tc>
        <w:tc>
          <w:tcPr>
            <w:tcW w:w="2404" w:type="pct"/>
            <w:vAlign w:val="center"/>
          </w:tcPr>
          <w:p w14:paraId="594A56E1" w14:textId="630F764D"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Nominal Cooling Capacity (tons) of Condenser</w:t>
            </w:r>
          </w:p>
        </w:tc>
        <w:tc>
          <w:tcPr>
            <w:tcW w:w="2405" w:type="pct"/>
            <w:vAlign w:val="center"/>
          </w:tcPr>
          <w:p w14:paraId="594A56E2" w14:textId="77777777" w:rsidR="00FF4BDE" w:rsidRPr="00D55D41" w:rsidRDefault="00FF4BDE" w:rsidP="00142E65">
            <w:pPr>
              <w:rPr>
                <w:rFonts w:asciiTheme="minorHAnsi" w:hAnsiTheme="minorHAnsi"/>
                <w:sz w:val="18"/>
                <w:szCs w:val="18"/>
              </w:rPr>
            </w:pPr>
          </w:p>
        </w:tc>
      </w:tr>
      <w:tr w:rsidR="00FF4BDE" w:rsidRPr="00D55D41" w14:paraId="594A56E7" w14:textId="77777777" w:rsidTr="00BA274A">
        <w:trPr>
          <w:cantSplit/>
          <w:trHeight w:val="288"/>
        </w:trPr>
        <w:tc>
          <w:tcPr>
            <w:tcW w:w="191" w:type="pct"/>
            <w:vAlign w:val="center"/>
          </w:tcPr>
          <w:p w14:paraId="594A56E4"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06</w:t>
            </w:r>
          </w:p>
        </w:tc>
        <w:tc>
          <w:tcPr>
            <w:tcW w:w="2404" w:type="pct"/>
            <w:vAlign w:val="center"/>
          </w:tcPr>
          <w:p w14:paraId="594A56E5" w14:textId="633A4569"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770C1B">
              <w:rPr>
                <w:rFonts w:asciiTheme="minorHAnsi" w:hAnsiTheme="minorHAnsi"/>
                <w:sz w:val="18"/>
                <w:szCs w:val="18"/>
              </w:rPr>
              <w:t>S</w:t>
            </w:r>
            <w:r>
              <w:rPr>
                <w:rFonts w:asciiTheme="minorHAnsi" w:hAnsiTheme="minorHAnsi"/>
                <w:sz w:val="18"/>
                <w:szCs w:val="18"/>
              </w:rPr>
              <w:t xml:space="preserve">erial </w:t>
            </w:r>
            <w:r w:rsidR="00770C1B">
              <w:rPr>
                <w:rFonts w:asciiTheme="minorHAnsi" w:hAnsiTheme="minorHAnsi"/>
                <w:sz w:val="18"/>
                <w:szCs w:val="18"/>
              </w:rPr>
              <w:t>N</w:t>
            </w:r>
            <w:r>
              <w:rPr>
                <w:rFonts w:asciiTheme="minorHAnsi" w:hAnsiTheme="minorHAnsi"/>
                <w:sz w:val="18"/>
                <w:szCs w:val="18"/>
              </w:rPr>
              <w:t>umber</w:t>
            </w:r>
          </w:p>
        </w:tc>
        <w:tc>
          <w:tcPr>
            <w:tcW w:w="2405" w:type="pct"/>
            <w:vAlign w:val="center"/>
          </w:tcPr>
          <w:p w14:paraId="594A56E6" w14:textId="77777777" w:rsidR="00FF4BDE" w:rsidRPr="00D55D41" w:rsidRDefault="00FF4BDE" w:rsidP="00142E65">
            <w:pPr>
              <w:rPr>
                <w:rFonts w:asciiTheme="minorHAnsi" w:hAnsiTheme="minorHAnsi"/>
                <w:sz w:val="18"/>
                <w:szCs w:val="18"/>
              </w:rPr>
            </w:pPr>
          </w:p>
        </w:tc>
      </w:tr>
      <w:tr w:rsidR="00FF4BDE" w:rsidRPr="00D55D41" w14:paraId="594A56EB" w14:textId="77777777" w:rsidTr="00BA274A">
        <w:trPr>
          <w:cantSplit/>
          <w:trHeight w:val="288"/>
        </w:trPr>
        <w:tc>
          <w:tcPr>
            <w:tcW w:w="191" w:type="pct"/>
            <w:vAlign w:val="center"/>
          </w:tcPr>
          <w:p w14:paraId="594A56E8"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07</w:t>
            </w:r>
          </w:p>
        </w:tc>
        <w:tc>
          <w:tcPr>
            <w:tcW w:w="2404" w:type="pct"/>
            <w:vAlign w:val="center"/>
          </w:tcPr>
          <w:p w14:paraId="594A56E9" w14:textId="4D85AB07"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Refrigerant Type</w:t>
            </w:r>
          </w:p>
        </w:tc>
        <w:tc>
          <w:tcPr>
            <w:tcW w:w="2405" w:type="pct"/>
            <w:vAlign w:val="center"/>
          </w:tcPr>
          <w:p w14:paraId="594A56EA" w14:textId="77777777" w:rsidR="00FF4BDE" w:rsidRPr="00D55D41" w:rsidRDefault="00FF4BDE" w:rsidP="00142E65">
            <w:pPr>
              <w:pStyle w:val="Header"/>
              <w:tabs>
                <w:tab w:val="clear" w:pos="4320"/>
                <w:tab w:val="clear" w:pos="8640"/>
              </w:tabs>
              <w:rPr>
                <w:rFonts w:asciiTheme="minorHAnsi" w:hAnsiTheme="minorHAnsi"/>
                <w:sz w:val="18"/>
                <w:szCs w:val="18"/>
              </w:rPr>
            </w:pPr>
          </w:p>
        </w:tc>
      </w:tr>
      <w:tr w:rsidR="00FF4BDE" w:rsidRPr="00D55D41" w14:paraId="594A56EF" w14:textId="77777777" w:rsidTr="00BA274A">
        <w:trPr>
          <w:cantSplit/>
          <w:trHeight w:val="288"/>
        </w:trPr>
        <w:tc>
          <w:tcPr>
            <w:tcW w:w="191" w:type="pct"/>
            <w:vAlign w:val="center"/>
          </w:tcPr>
          <w:p w14:paraId="594A56EC" w14:textId="77777777" w:rsidR="00FF4BDE" w:rsidRPr="000C1C81" w:rsidRDefault="00FF4BDE" w:rsidP="00142E65">
            <w:pPr>
              <w:pStyle w:val="Header"/>
              <w:tabs>
                <w:tab w:val="clear" w:pos="4320"/>
                <w:tab w:val="clear" w:pos="8640"/>
              </w:tabs>
              <w:rPr>
                <w:rFonts w:asciiTheme="minorHAnsi" w:hAnsiTheme="minorHAnsi"/>
                <w:sz w:val="18"/>
                <w:szCs w:val="18"/>
              </w:rPr>
            </w:pPr>
            <w:r w:rsidRPr="000C1C81">
              <w:rPr>
                <w:rFonts w:asciiTheme="minorHAnsi" w:hAnsiTheme="minorHAnsi"/>
                <w:sz w:val="18"/>
                <w:szCs w:val="18"/>
              </w:rPr>
              <w:t>08</w:t>
            </w:r>
          </w:p>
        </w:tc>
        <w:tc>
          <w:tcPr>
            <w:tcW w:w="2404" w:type="pct"/>
            <w:vAlign w:val="center"/>
          </w:tcPr>
          <w:p w14:paraId="594A56ED" w14:textId="1BFF1C3D"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Other Refrigerant Type (if applicable)</w:t>
            </w:r>
          </w:p>
        </w:tc>
        <w:tc>
          <w:tcPr>
            <w:tcW w:w="2405" w:type="pct"/>
            <w:vAlign w:val="center"/>
          </w:tcPr>
          <w:p w14:paraId="594A56EE" w14:textId="77777777" w:rsidR="00FF4BDE" w:rsidRPr="00D55D41" w:rsidRDefault="00FF4BDE" w:rsidP="00142E65">
            <w:pPr>
              <w:rPr>
                <w:rFonts w:asciiTheme="minorHAnsi" w:hAnsiTheme="minorHAnsi"/>
                <w:sz w:val="18"/>
                <w:szCs w:val="18"/>
              </w:rPr>
            </w:pPr>
          </w:p>
        </w:tc>
      </w:tr>
      <w:tr w:rsidR="006A3BBF" w:rsidRPr="00D55D41" w14:paraId="23E0A2FA" w14:textId="77777777" w:rsidTr="00BA274A">
        <w:trPr>
          <w:cantSplit/>
          <w:trHeight w:val="288"/>
        </w:trPr>
        <w:tc>
          <w:tcPr>
            <w:tcW w:w="191" w:type="pct"/>
            <w:vAlign w:val="center"/>
          </w:tcPr>
          <w:p w14:paraId="351F50A6" w14:textId="7BD90FC2" w:rsidR="006A3BBF"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404" w:type="pct"/>
            <w:vAlign w:val="center"/>
          </w:tcPr>
          <w:p w14:paraId="0D65B012" w14:textId="1DCE00CF" w:rsidR="006A3BBF" w:rsidRPr="000C1C81" w:rsidRDefault="006A3BBF" w:rsidP="00074CD9">
            <w:pPr>
              <w:pStyle w:val="Header"/>
              <w:tabs>
                <w:tab w:val="clear" w:pos="4320"/>
                <w:tab w:val="clear" w:pos="8640"/>
              </w:tabs>
              <w:rPr>
                <w:rFonts w:ascii="Calibri" w:hAnsi="Calibri"/>
                <w:sz w:val="18"/>
                <w:szCs w:val="18"/>
              </w:rPr>
            </w:pPr>
            <w:r>
              <w:rPr>
                <w:rFonts w:ascii="Calibri" w:hAnsi="Calibri"/>
                <w:sz w:val="18"/>
                <w:szCs w:val="18"/>
              </w:rPr>
              <w:t>Liquid Line Filter Drier Installed According to Manufacturer’s Specifications (if applicable)</w:t>
            </w:r>
          </w:p>
        </w:tc>
        <w:tc>
          <w:tcPr>
            <w:tcW w:w="2405" w:type="pct"/>
            <w:vAlign w:val="center"/>
          </w:tcPr>
          <w:p w14:paraId="11206C1F" w14:textId="77777777" w:rsidR="006A3BBF" w:rsidRPr="00D55D41" w:rsidRDefault="006A3BBF" w:rsidP="00142E65">
            <w:pPr>
              <w:rPr>
                <w:rFonts w:asciiTheme="minorHAnsi" w:hAnsiTheme="minorHAnsi"/>
                <w:sz w:val="18"/>
                <w:szCs w:val="18"/>
              </w:rPr>
            </w:pPr>
          </w:p>
        </w:tc>
      </w:tr>
      <w:tr w:rsidR="00FF4BDE" w:rsidRPr="00D55D41" w14:paraId="594A56F3" w14:textId="77777777" w:rsidTr="00BA274A">
        <w:trPr>
          <w:cantSplit/>
          <w:trHeight w:val="288"/>
        </w:trPr>
        <w:tc>
          <w:tcPr>
            <w:tcW w:w="191" w:type="pct"/>
            <w:vAlign w:val="center"/>
          </w:tcPr>
          <w:p w14:paraId="594A56F0" w14:textId="792F6AAD"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404" w:type="pct"/>
            <w:vAlign w:val="center"/>
          </w:tcPr>
          <w:p w14:paraId="594A56F1" w14:textId="680B4978" w:rsidR="00FF4BDE" w:rsidRPr="000C1C81" w:rsidRDefault="00F0317D" w:rsidP="00142E65">
            <w:pPr>
              <w:pStyle w:val="Header"/>
              <w:tabs>
                <w:tab w:val="clear" w:pos="4320"/>
                <w:tab w:val="clear" w:pos="8640"/>
              </w:tabs>
              <w:rPr>
                <w:rFonts w:asciiTheme="minorHAnsi" w:hAnsiTheme="minorHAnsi"/>
                <w:sz w:val="18"/>
                <w:szCs w:val="18"/>
              </w:rPr>
            </w:pPr>
            <w:r w:rsidRPr="000C1C81">
              <w:rPr>
                <w:rFonts w:ascii="Calibri" w:hAnsi="Calibri"/>
                <w:sz w:val="18"/>
                <w:szCs w:val="18"/>
              </w:rPr>
              <w:t xml:space="preserve">System Installation </w:t>
            </w:r>
            <w:r w:rsidR="00FF4BDE" w:rsidRPr="000C1C81">
              <w:rPr>
                <w:rFonts w:asciiTheme="minorHAnsi" w:hAnsiTheme="minorHAnsi"/>
                <w:sz w:val="18"/>
                <w:szCs w:val="18"/>
              </w:rPr>
              <w:t>Type</w:t>
            </w:r>
          </w:p>
        </w:tc>
        <w:tc>
          <w:tcPr>
            <w:tcW w:w="2405" w:type="pct"/>
            <w:vAlign w:val="center"/>
          </w:tcPr>
          <w:p w14:paraId="594A56F2" w14:textId="77777777" w:rsidR="00FF4BDE" w:rsidRPr="00D55D41" w:rsidRDefault="00FF4BDE" w:rsidP="00142E65">
            <w:pPr>
              <w:rPr>
                <w:rFonts w:asciiTheme="minorHAnsi" w:hAnsiTheme="minorHAnsi"/>
                <w:sz w:val="18"/>
                <w:szCs w:val="18"/>
              </w:rPr>
            </w:pPr>
          </w:p>
        </w:tc>
      </w:tr>
      <w:tr w:rsidR="00FF4BDE" w:rsidRPr="00D55D41" w14:paraId="594A56F7" w14:textId="77777777" w:rsidTr="00BA274A">
        <w:trPr>
          <w:cantSplit/>
          <w:trHeight w:val="288"/>
        </w:trPr>
        <w:tc>
          <w:tcPr>
            <w:tcW w:w="191" w:type="pct"/>
            <w:vAlign w:val="center"/>
          </w:tcPr>
          <w:p w14:paraId="594A56F4" w14:textId="2B1C69BB"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404" w:type="pct"/>
            <w:vAlign w:val="center"/>
          </w:tcPr>
          <w:p w14:paraId="011F8808" w14:textId="1E0A5076" w:rsidR="00770C1B" w:rsidRDefault="00550554"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393CE9">
              <w:rPr>
                <w:rFonts w:asciiTheme="minorHAnsi" w:hAnsiTheme="minorHAnsi"/>
                <w:sz w:val="18"/>
                <w:szCs w:val="18"/>
              </w:rPr>
              <w:t xml:space="preserve"> (</w:t>
            </w:r>
            <w:r>
              <w:rPr>
                <w:rFonts w:asciiTheme="minorHAnsi" w:hAnsiTheme="minorHAnsi"/>
                <w:sz w:val="18"/>
                <w:szCs w:val="18"/>
              </w:rPr>
              <w:t>FID</w:t>
            </w:r>
            <w:r w:rsidR="00393CE9">
              <w:rPr>
                <w:rFonts w:asciiTheme="minorHAnsi" w:hAnsiTheme="minorHAnsi"/>
                <w:sz w:val="18"/>
                <w:szCs w:val="18"/>
              </w:rPr>
              <w:t>) Status</w:t>
            </w:r>
          </w:p>
          <w:p w14:paraId="594A56F5" w14:textId="0CBD781E"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(Note: Even systems with </w:t>
            </w:r>
            <w:proofErr w:type="gramStart"/>
            <w:r>
              <w:rPr>
                <w:rFonts w:asciiTheme="minorHAnsi" w:hAnsiTheme="minorHAnsi"/>
                <w:sz w:val="18"/>
                <w:szCs w:val="18"/>
              </w:rPr>
              <w:t>a</w:t>
            </w:r>
            <w:proofErr w:type="gramEnd"/>
            <w:r>
              <w:rPr>
                <w:rFonts w:asciiTheme="minorHAnsi" w:hAnsiTheme="minorHAnsi"/>
                <w:sz w:val="18"/>
                <w:szCs w:val="18"/>
              </w:rPr>
              <w:t xml:space="preserve"> </w:t>
            </w:r>
            <w:r w:rsidR="00550554">
              <w:rPr>
                <w:rFonts w:asciiTheme="minorHAnsi" w:hAnsiTheme="minorHAnsi"/>
                <w:sz w:val="18"/>
                <w:szCs w:val="18"/>
              </w:rPr>
              <w:t>FID</w:t>
            </w:r>
            <w:r>
              <w:rPr>
                <w:rFonts w:asciiTheme="minorHAnsi" w:hAnsiTheme="minorHAnsi"/>
                <w:sz w:val="18"/>
                <w:szCs w:val="18"/>
              </w:rPr>
              <w:t xml:space="preserve"> must have refrigerant charge verified by installer)</w:t>
            </w:r>
          </w:p>
        </w:tc>
        <w:tc>
          <w:tcPr>
            <w:tcW w:w="2405" w:type="pct"/>
            <w:vAlign w:val="center"/>
          </w:tcPr>
          <w:p w14:paraId="594A56F6" w14:textId="77777777" w:rsidR="00FF4BDE" w:rsidRPr="00D55D41" w:rsidRDefault="00FF4BDE" w:rsidP="00142E65">
            <w:pPr>
              <w:rPr>
                <w:rFonts w:asciiTheme="minorHAnsi" w:hAnsiTheme="minorHAnsi"/>
                <w:sz w:val="18"/>
                <w:szCs w:val="18"/>
              </w:rPr>
            </w:pPr>
          </w:p>
        </w:tc>
      </w:tr>
      <w:tr w:rsidR="00FF4BDE" w:rsidRPr="00D55D41" w14:paraId="594A56FB" w14:textId="77777777" w:rsidTr="00BA274A">
        <w:trPr>
          <w:cantSplit/>
          <w:trHeight w:val="288"/>
        </w:trPr>
        <w:tc>
          <w:tcPr>
            <w:tcW w:w="191" w:type="pct"/>
            <w:vAlign w:val="center"/>
          </w:tcPr>
          <w:p w14:paraId="594A56F8" w14:textId="5BB5C1A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404" w:type="pct"/>
            <w:vAlign w:val="center"/>
          </w:tcPr>
          <w:p w14:paraId="594A56F9" w14:textId="52680E44"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Is the system of a type that the minimum airflow can be verified </w:t>
            </w:r>
            <w:r w:rsidR="000E634C">
              <w:rPr>
                <w:rFonts w:ascii="Calibri" w:hAnsi="Calibri"/>
              </w:rPr>
              <w:t xml:space="preserve">for </w:t>
            </w:r>
            <w:r w:rsidR="000E634C" w:rsidRPr="000E634C">
              <w:rPr>
                <w:rFonts w:ascii="Calibri" w:hAnsi="Calibri"/>
                <w:sz w:val="18"/>
                <w:szCs w:val="18"/>
              </w:rPr>
              <w:t>all indoor units</w:t>
            </w:r>
            <w:r w:rsidR="000E634C">
              <w:rPr>
                <w:rFonts w:ascii="Calibri" w:hAnsi="Calibri"/>
              </w:rPr>
              <w:t xml:space="preserve"> </w:t>
            </w:r>
            <w:r>
              <w:rPr>
                <w:rFonts w:asciiTheme="minorHAnsi" w:hAnsiTheme="minorHAnsi"/>
                <w:sz w:val="18"/>
                <w:szCs w:val="18"/>
              </w:rPr>
              <w:t>using an approved measurement procedure (RA3.3 or RA</w:t>
            </w:r>
            <w:r w:rsidR="00497CFA">
              <w:rPr>
                <w:rFonts w:asciiTheme="minorHAnsi" w:hAnsiTheme="minorHAnsi"/>
                <w:sz w:val="18"/>
                <w:szCs w:val="18"/>
              </w:rPr>
              <w:t>3.3.3</w:t>
            </w:r>
            <w:r>
              <w:rPr>
                <w:rFonts w:asciiTheme="minorHAnsi" w:hAnsiTheme="minorHAnsi"/>
                <w:sz w:val="18"/>
                <w:szCs w:val="18"/>
              </w:rPr>
              <w:t>)?</w:t>
            </w:r>
          </w:p>
        </w:tc>
        <w:tc>
          <w:tcPr>
            <w:tcW w:w="2405" w:type="pct"/>
            <w:vAlign w:val="center"/>
          </w:tcPr>
          <w:p w14:paraId="594A56FA" w14:textId="77777777" w:rsidR="00FF4BDE" w:rsidRPr="00D55D41" w:rsidRDefault="00FF4BDE" w:rsidP="00142E65">
            <w:pPr>
              <w:rPr>
                <w:rFonts w:asciiTheme="minorHAnsi" w:hAnsiTheme="minorHAnsi"/>
                <w:sz w:val="18"/>
                <w:szCs w:val="18"/>
              </w:rPr>
            </w:pPr>
          </w:p>
        </w:tc>
      </w:tr>
      <w:tr w:rsidR="00FF4BDE" w:rsidRPr="00D55D41" w14:paraId="594A56FF" w14:textId="77777777" w:rsidTr="00BA274A">
        <w:trPr>
          <w:cantSplit/>
          <w:trHeight w:val="288"/>
        </w:trPr>
        <w:tc>
          <w:tcPr>
            <w:tcW w:w="191" w:type="pct"/>
            <w:vAlign w:val="center"/>
          </w:tcPr>
          <w:p w14:paraId="594A56FC" w14:textId="66D4258C"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404" w:type="pct"/>
            <w:vAlign w:val="center"/>
          </w:tcPr>
          <w:p w14:paraId="594A56FD" w14:textId="77777777"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05" w:type="pct"/>
            <w:vAlign w:val="center"/>
          </w:tcPr>
          <w:p w14:paraId="594A56FE" w14:textId="77777777" w:rsidR="00FF4BDE" w:rsidRPr="00D55D41" w:rsidRDefault="00FF4BDE" w:rsidP="00142E65">
            <w:pPr>
              <w:rPr>
                <w:rFonts w:asciiTheme="minorHAnsi" w:hAnsiTheme="minorHAnsi"/>
                <w:sz w:val="18"/>
                <w:szCs w:val="18"/>
              </w:rPr>
            </w:pPr>
          </w:p>
        </w:tc>
      </w:tr>
      <w:tr w:rsidR="00FF4BDE" w:rsidRPr="00D55D41" w14:paraId="594A5703" w14:textId="77777777" w:rsidTr="00BA274A">
        <w:trPr>
          <w:cantSplit/>
          <w:trHeight w:val="288"/>
        </w:trPr>
        <w:tc>
          <w:tcPr>
            <w:tcW w:w="191" w:type="pct"/>
            <w:vAlign w:val="center"/>
          </w:tcPr>
          <w:p w14:paraId="594A5700" w14:textId="73B156E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404" w:type="pct"/>
            <w:vAlign w:val="center"/>
          </w:tcPr>
          <w:p w14:paraId="594A5701" w14:textId="0992B941"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Date of HERS Rater Refrigerant Charge Verification for this </w:t>
            </w:r>
            <w:r w:rsidR="00770C1B">
              <w:rPr>
                <w:rFonts w:asciiTheme="minorHAnsi" w:hAnsiTheme="minorHAnsi"/>
                <w:sz w:val="18"/>
                <w:szCs w:val="18"/>
              </w:rPr>
              <w:t>S</w:t>
            </w:r>
            <w:r>
              <w:rPr>
                <w:rFonts w:asciiTheme="minorHAnsi" w:hAnsiTheme="minorHAnsi"/>
                <w:sz w:val="18"/>
                <w:szCs w:val="18"/>
              </w:rPr>
              <w:t>ystem</w:t>
            </w:r>
          </w:p>
        </w:tc>
        <w:tc>
          <w:tcPr>
            <w:tcW w:w="2405" w:type="pct"/>
            <w:vAlign w:val="center"/>
          </w:tcPr>
          <w:p w14:paraId="594A5702" w14:textId="77777777" w:rsidR="00FF4BDE" w:rsidRPr="00D55D41" w:rsidRDefault="00FF4BDE" w:rsidP="00142E65">
            <w:pPr>
              <w:rPr>
                <w:rFonts w:asciiTheme="minorHAnsi" w:hAnsiTheme="minorHAnsi"/>
                <w:sz w:val="18"/>
                <w:szCs w:val="18"/>
              </w:rPr>
            </w:pPr>
          </w:p>
        </w:tc>
      </w:tr>
      <w:tr w:rsidR="00FF4BDE" w:rsidRPr="00D55D41" w14:paraId="594A5707" w14:textId="77777777" w:rsidTr="00BA274A">
        <w:trPr>
          <w:cantSplit/>
          <w:trHeight w:val="288"/>
        </w:trPr>
        <w:tc>
          <w:tcPr>
            <w:tcW w:w="191" w:type="pct"/>
            <w:vAlign w:val="center"/>
          </w:tcPr>
          <w:p w14:paraId="594A5704" w14:textId="7560D7F4"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404" w:type="pct"/>
            <w:vAlign w:val="center"/>
          </w:tcPr>
          <w:p w14:paraId="594A5705" w14:textId="5CD99F32"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Refrigerant </w:t>
            </w:r>
            <w:r w:rsidR="00770C1B">
              <w:rPr>
                <w:rFonts w:asciiTheme="minorHAnsi" w:hAnsiTheme="minorHAnsi"/>
                <w:sz w:val="18"/>
                <w:szCs w:val="18"/>
              </w:rPr>
              <w:t>C</w:t>
            </w:r>
            <w:r>
              <w:rPr>
                <w:rFonts w:asciiTheme="minorHAnsi" w:hAnsiTheme="minorHAnsi"/>
                <w:sz w:val="18"/>
                <w:szCs w:val="18"/>
              </w:rPr>
              <w:t xml:space="preserve">harge </w:t>
            </w:r>
            <w:r w:rsidR="00770C1B">
              <w:rPr>
                <w:rFonts w:asciiTheme="minorHAnsi" w:hAnsiTheme="minorHAnsi"/>
                <w:sz w:val="18"/>
                <w:szCs w:val="18"/>
              </w:rPr>
              <w:t>V</w:t>
            </w:r>
            <w:r>
              <w:rPr>
                <w:rFonts w:asciiTheme="minorHAnsi" w:hAnsiTheme="minorHAnsi"/>
                <w:sz w:val="18"/>
                <w:szCs w:val="18"/>
              </w:rPr>
              <w:t xml:space="preserve">erification </w:t>
            </w:r>
            <w:r w:rsidR="00770C1B">
              <w:rPr>
                <w:rFonts w:asciiTheme="minorHAnsi" w:hAnsiTheme="minorHAnsi"/>
                <w:sz w:val="18"/>
                <w:szCs w:val="18"/>
              </w:rPr>
              <w:t>M</w:t>
            </w:r>
            <w:r>
              <w:rPr>
                <w:rFonts w:asciiTheme="minorHAnsi" w:hAnsiTheme="minorHAnsi"/>
                <w:sz w:val="18"/>
                <w:szCs w:val="18"/>
              </w:rPr>
              <w:t xml:space="preserve">ethod </w:t>
            </w:r>
            <w:r w:rsidR="00770C1B">
              <w:rPr>
                <w:rFonts w:asciiTheme="minorHAnsi" w:hAnsiTheme="minorHAnsi"/>
                <w:sz w:val="18"/>
                <w:szCs w:val="18"/>
              </w:rPr>
              <w:t>U</w:t>
            </w:r>
            <w:r>
              <w:rPr>
                <w:rFonts w:asciiTheme="minorHAnsi" w:hAnsiTheme="minorHAnsi"/>
                <w:sz w:val="18"/>
                <w:szCs w:val="18"/>
              </w:rPr>
              <w:t xml:space="preserve">sed by </w:t>
            </w:r>
            <w:r w:rsidR="00770C1B">
              <w:rPr>
                <w:rFonts w:asciiTheme="minorHAnsi" w:hAnsiTheme="minorHAnsi"/>
                <w:sz w:val="18"/>
                <w:szCs w:val="18"/>
              </w:rPr>
              <w:t>I</w:t>
            </w:r>
            <w:r>
              <w:rPr>
                <w:rFonts w:asciiTheme="minorHAnsi" w:hAnsiTheme="minorHAnsi"/>
                <w:sz w:val="18"/>
                <w:szCs w:val="18"/>
              </w:rPr>
              <w:t>nstaller</w:t>
            </w:r>
          </w:p>
        </w:tc>
        <w:tc>
          <w:tcPr>
            <w:tcW w:w="2405" w:type="pct"/>
            <w:vAlign w:val="center"/>
          </w:tcPr>
          <w:p w14:paraId="594A5706" w14:textId="77777777" w:rsidR="00FF4BDE" w:rsidRPr="00D55D41" w:rsidRDefault="00FF4BDE" w:rsidP="00142E65">
            <w:pPr>
              <w:ind w:left="360"/>
              <w:rPr>
                <w:rFonts w:asciiTheme="minorHAnsi" w:hAnsiTheme="minorHAnsi"/>
                <w:sz w:val="18"/>
                <w:szCs w:val="18"/>
              </w:rPr>
            </w:pPr>
          </w:p>
        </w:tc>
      </w:tr>
      <w:tr w:rsidR="00FF4BDE" w:rsidRPr="00D55D41" w14:paraId="594A570B" w14:textId="77777777" w:rsidTr="00BA274A">
        <w:trPr>
          <w:cantSplit/>
          <w:trHeight w:val="288"/>
        </w:trPr>
        <w:tc>
          <w:tcPr>
            <w:tcW w:w="191" w:type="pct"/>
            <w:vAlign w:val="center"/>
          </w:tcPr>
          <w:p w14:paraId="594A5708" w14:textId="1F499046"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404" w:type="pct"/>
            <w:vAlign w:val="center"/>
          </w:tcPr>
          <w:p w14:paraId="594A5709" w14:textId="23BD1DED" w:rsidR="00FF4BDE" w:rsidRPr="000C1C81" w:rsidRDefault="00393CE9" w:rsidP="00770C1B">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770C1B">
              <w:rPr>
                <w:rFonts w:asciiTheme="minorHAnsi" w:hAnsiTheme="minorHAnsi"/>
                <w:sz w:val="18"/>
                <w:szCs w:val="18"/>
              </w:rPr>
              <w:t>W</w:t>
            </w:r>
            <w:r>
              <w:rPr>
                <w:rFonts w:asciiTheme="minorHAnsi" w:hAnsiTheme="minorHAnsi"/>
                <w:sz w:val="18"/>
                <w:szCs w:val="18"/>
              </w:rPr>
              <w:t xml:space="preserve">ho </w:t>
            </w:r>
            <w:r w:rsidR="00770C1B">
              <w:rPr>
                <w:rFonts w:asciiTheme="minorHAnsi" w:hAnsiTheme="minorHAnsi"/>
                <w:sz w:val="18"/>
                <w:szCs w:val="18"/>
              </w:rPr>
              <w:t>P</w:t>
            </w:r>
            <w:r>
              <w:rPr>
                <w:rFonts w:asciiTheme="minorHAnsi" w:hAnsiTheme="minorHAnsi"/>
                <w:sz w:val="18"/>
                <w:szCs w:val="18"/>
              </w:rPr>
              <w:t xml:space="preserve">erformed the Refrigerant Charge Verification </w:t>
            </w:r>
            <w:r w:rsidR="00770C1B">
              <w:rPr>
                <w:rFonts w:asciiTheme="minorHAnsi" w:hAnsiTheme="minorHAnsi"/>
                <w:sz w:val="18"/>
                <w:szCs w:val="18"/>
              </w:rPr>
              <w:t>R</w:t>
            </w:r>
            <w:r>
              <w:rPr>
                <w:rFonts w:asciiTheme="minorHAnsi" w:hAnsiTheme="minorHAnsi"/>
                <w:sz w:val="18"/>
                <w:szCs w:val="18"/>
              </w:rPr>
              <w:t>eported on the Certificate of Installation</w:t>
            </w:r>
          </w:p>
        </w:tc>
        <w:tc>
          <w:tcPr>
            <w:tcW w:w="2405" w:type="pct"/>
            <w:vAlign w:val="center"/>
          </w:tcPr>
          <w:p w14:paraId="594A570A" w14:textId="77777777" w:rsidR="00FF4BDE" w:rsidRPr="00D55D41" w:rsidRDefault="00FF4BDE" w:rsidP="00142E65">
            <w:pPr>
              <w:rPr>
                <w:rFonts w:asciiTheme="minorHAnsi" w:hAnsiTheme="minorHAnsi"/>
                <w:sz w:val="18"/>
                <w:szCs w:val="18"/>
              </w:rPr>
            </w:pPr>
          </w:p>
        </w:tc>
      </w:tr>
      <w:tr w:rsidR="00FF4BDE" w:rsidRPr="00D55D41" w14:paraId="594A570F" w14:textId="77777777" w:rsidTr="00BA274A">
        <w:trPr>
          <w:cantSplit/>
          <w:trHeight w:val="288"/>
        </w:trPr>
        <w:tc>
          <w:tcPr>
            <w:tcW w:w="191" w:type="pct"/>
            <w:vAlign w:val="center"/>
          </w:tcPr>
          <w:p w14:paraId="594A570C" w14:textId="64307ECE"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404" w:type="pct"/>
            <w:vAlign w:val="center"/>
          </w:tcPr>
          <w:p w14:paraId="594A570D" w14:textId="2931E1FE" w:rsidR="00FF4BDE" w:rsidRPr="000C1C81" w:rsidRDefault="00393CE9"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405" w:type="pct"/>
            <w:vAlign w:val="center"/>
          </w:tcPr>
          <w:p w14:paraId="594A570E" w14:textId="77777777" w:rsidR="00FF4BDE" w:rsidRPr="00D55D41" w:rsidRDefault="00FF4BDE" w:rsidP="00142E65">
            <w:pPr>
              <w:ind w:left="720"/>
              <w:rPr>
                <w:rFonts w:asciiTheme="minorHAnsi" w:hAnsiTheme="minorHAnsi"/>
                <w:color w:val="FF0000"/>
                <w:sz w:val="18"/>
                <w:szCs w:val="18"/>
              </w:rPr>
            </w:pPr>
          </w:p>
        </w:tc>
      </w:tr>
      <w:tr w:rsidR="00FF4BDE" w:rsidRPr="00D55D41" w14:paraId="594A5713" w14:textId="77777777" w:rsidTr="00BA274A">
        <w:trPr>
          <w:cantSplit/>
          <w:trHeight w:val="288"/>
        </w:trPr>
        <w:tc>
          <w:tcPr>
            <w:tcW w:w="191" w:type="pct"/>
            <w:vAlign w:val="center"/>
          </w:tcPr>
          <w:p w14:paraId="594A5710" w14:textId="337D9993" w:rsidR="00FF4BDE" w:rsidRPr="000C1C81" w:rsidRDefault="006A3BBF" w:rsidP="00142E65">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404" w:type="pct"/>
            <w:vAlign w:val="center"/>
          </w:tcPr>
          <w:p w14:paraId="594A5711" w14:textId="79B79F64" w:rsidR="00FF4BDE" w:rsidRPr="000C1C81" w:rsidRDefault="00393CE9" w:rsidP="00770C1B">
            <w:pPr>
              <w:rPr>
                <w:rFonts w:asciiTheme="minorHAnsi" w:hAnsiTheme="minorHAnsi"/>
                <w:sz w:val="18"/>
                <w:szCs w:val="18"/>
              </w:rPr>
            </w:pPr>
            <w:r>
              <w:rPr>
                <w:rFonts w:asciiTheme="minorHAnsi" w:hAnsiTheme="minorHAnsi"/>
                <w:sz w:val="18"/>
                <w:szCs w:val="18"/>
              </w:rPr>
              <w:t xml:space="preserve">Refrigerant </w:t>
            </w:r>
            <w:r w:rsidR="00770C1B">
              <w:rPr>
                <w:rFonts w:asciiTheme="minorHAnsi" w:hAnsiTheme="minorHAnsi"/>
                <w:sz w:val="18"/>
                <w:szCs w:val="18"/>
              </w:rPr>
              <w:t>C</w:t>
            </w:r>
            <w:r>
              <w:rPr>
                <w:rFonts w:asciiTheme="minorHAnsi" w:hAnsiTheme="minorHAnsi"/>
                <w:sz w:val="18"/>
                <w:szCs w:val="18"/>
              </w:rPr>
              <w:t xml:space="preserve">harge </w:t>
            </w:r>
            <w:r w:rsidR="00770C1B">
              <w:rPr>
                <w:rFonts w:asciiTheme="minorHAnsi" w:hAnsiTheme="minorHAnsi"/>
                <w:sz w:val="18"/>
                <w:szCs w:val="18"/>
              </w:rPr>
              <w:t>V</w:t>
            </w:r>
            <w:r>
              <w:rPr>
                <w:rFonts w:asciiTheme="minorHAnsi" w:hAnsiTheme="minorHAnsi"/>
                <w:sz w:val="18"/>
                <w:szCs w:val="18"/>
              </w:rPr>
              <w:t xml:space="preserve">erification </w:t>
            </w:r>
            <w:r w:rsidR="00770C1B">
              <w:rPr>
                <w:rFonts w:asciiTheme="minorHAnsi" w:hAnsiTheme="minorHAnsi"/>
                <w:sz w:val="18"/>
                <w:szCs w:val="18"/>
              </w:rPr>
              <w:t>M</w:t>
            </w:r>
            <w:r>
              <w:rPr>
                <w:rFonts w:asciiTheme="minorHAnsi" w:hAnsiTheme="minorHAnsi"/>
                <w:sz w:val="18"/>
                <w:szCs w:val="18"/>
              </w:rPr>
              <w:t xml:space="preserve">ethod </w:t>
            </w:r>
            <w:r w:rsidR="00770C1B">
              <w:rPr>
                <w:rFonts w:asciiTheme="minorHAnsi" w:hAnsiTheme="minorHAnsi"/>
                <w:sz w:val="18"/>
                <w:szCs w:val="18"/>
              </w:rPr>
              <w:t>U</w:t>
            </w:r>
            <w:r>
              <w:rPr>
                <w:rFonts w:asciiTheme="minorHAnsi" w:hAnsiTheme="minorHAnsi"/>
                <w:sz w:val="18"/>
                <w:szCs w:val="18"/>
              </w:rPr>
              <w:t>sed by HERS Rater</w:t>
            </w:r>
          </w:p>
        </w:tc>
        <w:tc>
          <w:tcPr>
            <w:tcW w:w="2405" w:type="pct"/>
            <w:vAlign w:val="center"/>
          </w:tcPr>
          <w:p w14:paraId="594A5712" w14:textId="77777777" w:rsidR="00FF4BDE" w:rsidRPr="00D55D41" w:rsidRDefault="00FF4BDE" w:rsidP="00142E65">
            <w:pPr>
              <w:rPr>
                <w:rFonts w:asciiTheme="minorHAnsi" w:hAnsiTheme="minorHAnsi"/>
                <w:sz w:val="18"/>
                <w:szCs w:val="18"/>
              </w:rPr>
            </w:pPr>
          </w:p>
        </w:tc>
      </w:tr>
    </w:tbl>
    <w:p w14:paraId="594A5714"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FF4BDE" w:rsidRPr="00D55D41" w14:paraId="594A5716" w14:textId="77777777" w:rsidTr="00142E65">
        <w:trPr>
          <w:cantSplit/>
          <w:trHeight w:val="288"/>
        </w:trPr>
        <w:tc>
          <w:tcPr>
            <w:tcW w:w="5000" w:type="pct"/>
            <w:vAlign w:val="center"/>
          </w:tcPr>
          <w:p w14:paraId="594A5715" w14:textId="72B43A73" w:rsidR="00FF4BDE" w:rsidRPr="00D55D41" w:rsidRDefault="00FF4BDE" w:rsidP="00CA1A15">
            <w:pPr>
              <w:pStyle w:val="Header"/>
              <w:keepNext/>
              <w:rPr>
                <w:rFonts w:asciiTheme="minorHAnsi" w:hAnsiTheme="minorHAnsi"/>
                <w:b/>
                <w:sz w:val="18"/>
                <w:szCs w:val="18"/>
              </w:rPr>
            </w:pPr>
            <w:r w:rsidRPr="00687CF2">
              <w:rPr>
                <w:rFonts w:asciiTheme="minorHAnsi" w:hAnsiTheme="minorHAnsi"/>
                <w:b/>
                <w:szCs w:val="18"/>
              </w:rPr>
              <w:t>MCH</w:t>
            </w:r>
            <w:r w:rsidR="003C077F">
              <w:rPr>
                <w:rFonts w:asciiTheme="minorHAnsi" w:hAnsiTheme="minorHAnsi"/>
                <w:b/>
                <w:szCs w:val="18"/>
              </w:rPr>
              <w:t>-</w:t>
            </w:r>
            <w:r w:rsidRPr="00687CF2">
              <w:rPr>
                <w:rFonts w:asciiTheme="minorHAnsi" w:hAnsiTheme="minorHAnsi"/>
                <w:b/>
                <w:szCs w:val="18"/>
              </w:rPr>
              <w:t xml:space="preserve">25b </w:t>
            </w:r>
            <w:r w:rsidR="003C077F">
              <w:rPr>
                <w:rFonts w:asciiTheme="minorHAnsi" w:hAnsiTheme="minorHAnsi"/>
                <w:b/>
                <w:szCs w:val="18"/>
              </w:rPr>
              <w:t>-</w:t>
            </w:r>
            <w:r w:rsidRPr="00687CF2">
              <w:rPr>
                <w:rFonts w:asciiTheme="minorHAnsi" w:hAnsiTheme="minorHAnsi"/>
                <w:b/>
                <w:szCs w:val="18"/>
              </w:rPr>
              <w:t xml:space="preserve"> </w:t>
            </w:r>
            <w:r w:rsidR="003C077F">
              <w:rPr>
                <w:rFonts w:asciiTheme="minorHAnsi" w:hAnsiTheme="minorHAnsi"/>
                <w:b/>
                <w:szCs w:val="18"/>
              </w:rPr>
              <w:t xml:space="preserve">Refrigerant Charge Verification - </w:t>
            </w:r>
            <w:r w:rsidRPr="00687CF2">
              <w:rPr>
                <w:rFonts w:asciiTheme="minorHAnsi" w:hAnsiTheme="minorHAnsi"/>
                <w:b/>
                <w:szCs w:val="18"/>
              </w:rPr>
              <w:t>Subcooling Method</w:t>
            </w:r>
          </w:p>
        </w:tc>
      </w:tr>
    </w:tbl>
    <w:p w14:paraId="594A5717" w14:textId="77777777" w:rsidR="00FF4BDE" w:rsidRPr="00687CF2" w:rsidRDefault="00FF4BDE" w:rsidP="00FF4BDE">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5159"/>
        <w:gridCol w:w="5263"/>
      </w:tblGrid>
      <w:tr w:rsidR="00FF4BDE" w:rsidRPr="00D55D41" w14:paraId="594A571A" w14:textId="77777777" w:rsidTr="00142E65">
        <w:trPr>
          <w:cantSplit/>
          <w:trHeight w:val="288"/>
        </w:trPr>
        <w:tc>
          <w:tcPr>
            <w:tcW w:w="5000" w:type="pct"/>
            <w:gridSpan w:val="3"/>
            <w:vAlign w:val="center"/>
          </w:tcPr>
          <w:p w14:paraId="594A5718" w14:textId="576E5A7B" w:rsidR="00FF4BDE" w:rsidRPr="00687CF2" w:rsidRDefault="00FF4BDE" w:rsidP="00142E65">
            <w:pPr>
              <w:pStyle w:val="Header"/>
              <w:keepNext/>
              <w:rPr>
                <w:rFonts w:asciiTheme="minorHAnsi" w:hAnsiTheme="minorHAnsi"/>
                <w:b/>
                <w:szCs w:val="18"/>
              </w:rPr>
            </w:pPr>
            <w:r w:rsidRPr="00687CF2">
              <w:rPr>
                <w:rFonts w:asciiTheme="minorHAnsi" w:hAnsiTheme="minorHAnsi"/>
                <w:b/>
                <w:szCs w:val="18"/>
              </w:rPr>
              <w:t>B. Metering Device Verification</w:t>
            </w:r>
          </w:p>
          <w:p w14:paraId="594A5719" w14:textId="14266A69" w:rsidR="00FF4BDE" w:rsidRPr="00687CF2" w:rsidRDefault="007266CE" w:rsidP="00142E65">
            <w:pPr>
              <w:pStyle w:val="Header"/>
              <w:keepNext/>
              <w:rPr>
                <w:rFonts w:asciiTheme="minorHAnsi" w:hAnsiTheme="minorHAnsi"/>
                <w:sz w:val="18"/>
                <w:szCs w:val="18"/>
              </w:rPr>
            </w:pPr>
            <w:r w:rsidRPr="00AC5B17">
              <w:rPr>
                <w:rFonts w:asciiTheme="minorHAnsi" w:hAnsiTheme="minorHAnsi"/>
                <w:sz w:val="18"/>
                <w:szCs w:val="18"/>
              </w:rPr>
              <w:t>HERS Rater is required to visually field verify all information from C2R</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Subcooling Method can only be used on systems that have a variable metering device.</w:t>
            </w:r>
          </w:p>
        </w:tc>
      </w:tr>
      <w:tr w:rsidR="00142E65" w:rsidRPr="00D55D41" w14:paraId="594A571E" w14:textId="77777777" w:rsidTr="000A1490">
        <w:tblPrEx>
          <w:tblCellMar>
            <w:top w:w="0" w:type="dxa"/>
            <w:left w:w="108" w:type="dxa"/>
            <w:bottom w:w="0" w:type="dxa"/>
            <w:right w:w="108" w:type="dxa"/>
          </w:tblCellMar>
        </w:tblPrEx>
        <w:trPr>
          <w:cantSplit/>
          <w:trHeight w:val="288"/>
        </w:trPr>
        <w:tc>
          <w:tcPr>
            <w:tcW w:w="212" w:type="pct"/>
            <w:vAlign w:val="center"/>
          </w:tcPr>
          <w:p w14:paraId="594A571B" w14:textId="77777777"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1C" w14:textId="146AC288"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Refrigerant </w:t>
            </w:r>
            <w:r w:rsidR="00770C1B">
              <w:rPr>
                <w:rFonts w:asciiTheme="minorHAnsi" w:hAnsiTheme="minorHAnsi"/>
                <w:sz w:val="18"/>
                <w:szCs w:val="18"/>
              </w:rPr>
              <w:t>M</w:t>
            </w:r>
            <w:r w:rsidRPr="00D55D41">
              <w:rPr>
                <w:rFonts w:asciiTheme="minorHAnsi" w:hAnsiTheme="minorHAnsi"/>
                <w:sz w:val="18"/>
                <w:szCs w:val="18"/>
              </w:rPr>
              <w:t xml:space="preserve">etering </w:t>
            </w:r>
            <w:r w:rsidR="00770C1B">
              <w:rPr>
                <w:rFonts w:asciiTheme="minorHAnsi" w:hAnsiTheme="minorHAnsi"/>
                <w:sz w:val="18"/>
                <w:szCs w:val="18"/>
              </w:rPr>
              <w:t>D</w:t>
            </w:r>
            <w:r w:rsidRPr="00D55D41">
              <w:rPr>
                <w:rFonts w:asciiTheme="minorHAnsi" w:hAnsiTheme="minorHAnsi"/>
                <w:sz w:val="18"/>
                <w:szCs w:val="18"/>
              </w:rPr>
              <w:t>evice</w:t>
            </w:r>
          </w:p>
        </w:tc>
        <w:tc>
          <w:tcPr>
            <w:tcW w:w="2418" w:type="pct"/>
            <w:vAlign w:val="center"/>
          </w:tcPr>
          <w:p w14:paraId="594A571D" w14:textId="77777777" w:rsidR="00FF4BDE" w:rsidRPr="00D55D41" w:rsidRDefault="00FF4BDE" w:rsidP="00142E65">
            <w:pPr>
              <w:keepNext/>
              <w:rPr>
                <w:rFonts w:asciiTheme="minorHAnsi" w:hAnsiTheme="minorHAnsi"/>
                <w:sz w:val="18"/>
                <w:szCs w:val="18"/>
              </w:rPr>
            </w:pPr>
          </w:p>
        </w:tc>
      </w:tr>
      <w:tr w:rsidR="00142E65" w:rsidRPr="00D55D41" w14:paraId="594A5722" w14:textId="77777777" w:rsidTr="000A1490">
        <w:tblPrEx>
          <w:tblCellMar>
            <w:top w:w="0" w:type="dxa"/>
            <w:left w:w="108" w:type="dxa"/>
            <w:bottom w:w="0" w:type="dxa"/>
            <w:right w:w="108" w:type="dxa"/>
          </w:tblCellMar>
        </w:tblPrEx>
        <w:trPr>
          <w:cantSplit/>
          <w:trHeight w:val="288"/>
        </w:trPr>
        <w:tc>
          <w:tcPr>
            <w:tcW w:w="212" w:type="pct"/>
            <w:vAlign w:val="center"/>
          </w:tcPr>
          <w:p w14:paraId="594A571F" w14:textId="77777777"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594A5720" w14:textId="5EB590FA"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Subcooling Method </w:t>
            </w:r>
            <w:r w:rsidR="00770C1B">
              <w:rPr>
                <w:rFonts w:asciiTheme="minorHAnsi" w:hAnsiTheme="minorHAnsi"/>
                <w:sz w:val="18"/>
                <w:szCs w:val="18"/>
              </w:rPr>
              <w:t>A</w:t>
            </w:r>
            <w:r w:rsidRPr="00D55D41">
              <w:rPr>
                <w:rFonts w:asciiTheme="minorHAnsi" w:hAnsiTheme="minorHAnsi"/>
                <w:sz w:val="18"/>
                <w:szCs w:val="18"/>
              </w:rPr>
              <w:t xml:space="preserve">pplicability </w:t>
            </w:r>
            <w:r w:rsidR="00770C1B">
              <w:rPr>
                <w:rFonts w:asciiTheme="minorHAnsi" w:hAnsiTheme="minorHAnsi"/>
                <w:sz w:val="18"/>
                <w:szCs w:val="18"/>
              </w:rPr>
              <w:t>S</w:t>
            </w:r>
            <w:r w:rsidRPr="00D55D41">
              <w:rPr>
                <w:rFonts w:asciiTheme="minorHAnsi" w:hAnsiTheme="minorHAnsi"/>
                <w:sz w:val="18"/>
                <w:szCs w:val="18"/>
              </w:rPr>
              <w:t>tatus</w:t>
            </w:r>
          </w:p>
        </w:tc>
        <w:tc>
          <w:tcPr>
            <w:tcW w:w="2418" w:type="pct"/>
            <w:vAlign w:val="center"/>
          </w:tcPr>
          <w:p w14:paraId="594A5721" w14:textId="77777777" w:rsidR="00FF4BDE" w:rsidRPr="00D55D41" w:rsidRDefault="00FF4BDE" w:rsidP="00142E65">
            <w:pPr>
              <w:keepNext/>
              <w:rPr>
                <w:rFonts w:asciiTheme="minorHAnsi" w:hAnsiTheme="minorHAnsi"/>
                <w:sz w:val="18"/>
                <w:szCs w:val="18"/>
              </w:rPr>
            </w:pPr>
          </w:p>
        </w:tc>
      </w:tr>
    </w:tbl>
    <w:p w14:paraId="594A5723"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5026"/>
        <w:gridCol w:w="5218"/>
      </w:tblGrid>
      <w:tr w:rsidR="00FF4BDE" w:rsidRPr="00D55D41" w14:paraId="594A5726" w14:textId="77777777" w:rsidTr="00142E65">
        <w:trPr>
          <w:cantSplit/>
          <w:trHeight w:val="288"/>
        </w:trPr>
        <w:tc>
          <w:tcPr>
            <w:tcW w:w="5000" w:type="pct"/>
            <w:gridSpan w:val="3"/>
            <w:vAlign w:val="center"/>
          </w:tcPr>
          <w:p w14:paraId="594A5724" w14:textId="1F1AC432" w:rsidR="00FF4BDE" w:rsidRPr="00687CF2" w:rsidRDefault="00FF4BDE" w:rsidP="00142E65">
            <w:pPr>
              <w:keepNext/>
              <w:rPr>
                <w:rFonts w:asciiTheme="minorHAnsi" w:hAnsiTheme="minorHAnsi"/>
                <w:b/>
                <w:szCs w:val="18"/>
              </w:rPr>
            </w:pPr>
            <w:r w:rsidRPr="00687CF2">
              <w:rPr>
                <w:rFonts w:asciiTheme="minorHAnsi" w:hAnsiTheme="minorHAnsi"/>
                <w:b/>
                <w:szCs w:val="18"/>
              </w:rPr>
              <w:lastRenderedPageBreak/>
              <w:t>C. Instrument Calibration</w:t>
            </w:r>
          </w:p>
          <w:p w14:paraId="594A5725" w14:textId="10724501" w:rsidR="00FF4BDE" w:rsidRPr="00D55D41" w:rsidRDefault="007266CE" w:rsidP="00142E65">
            <w:pPr>
              <w:keepNext/>
              <w:rPr>
                <w:rFonts w:asciiTheme="minorHAnsi" w:hAnsiTheme="minorHAnsi"/>
                <w:sz w:val="18"/>
                <w:szCs w:val="18"/>
              </w:rPr>
            </w:pPr>
            <w:r w:rsidRPr="00AC5B17">
              <w:rPr>
                <w:rFonts w:asciiTheme="minorHAnsi" w:hAnsiTheme="minorHAnsi"/>
                <w:sz w:val="18"/>
                <w:szCs w:val="18"/>
              </w:rPr>
              <w:t>HERS Raters are required to calibrate their diagnostic tools</w:t>
            </w:r>
            <w:r>
              <w:rPr>
                <w:rFonts w:asciiTheme="minorHAnsi" w:hAnsiTheme="minorHAnsi"/>
                <w:sz w:val="18"/>
                <w:szCs w:val="18"/>
              </w:rPr>
              <w:t>.</w:t>
            </w:r>
            <w:r w:rsidRPr="00D55D41">
              <w:rPr>
                <w:rFonts w:asciiTheme="minorHAnsi" w:hAnsiTheme="minorHAnsi"/>
                <w:sz w:val="18"/>
                <w:szCs w:val="18"/>
              </w:rPr>
              <w:t xml:space="preserve"> </w:t>
            </w:r>
            <w:r w:rsidR="00FF4BDE" w:rsidRPr="00D55D41">
              <w:rPr>
                <w:rFonts w:asciiTheme="minorHAnsi" w:hAnsiTheme="minorHAnsi"/>
                <w:sz w:val="18"/>
                <w:szCs w:val="18"/>
              </w:rPr>
              <w:t>Procedures for instrument calibration are given in Reference Residential Appendix RA3.2.2 and RA3.2.2.2</w:t>
            </w:r>
          </w:p>
        </w:tc>
      </w:tr>
      <w:tr w:rsidR="00FF4BDE" w:rsidRPr="00D55D41" w14:paraId="594A572A" w14:textId="77777777" w:rsidTr="00687CF2">
        <w:trPr>
          <w:cantSplit/>
          <w:trHeight w:val="288"/>
        </w:trPr>
        <w:tc>
          <w:tcPr>
            <w:tcW w:w="253" w:type="pct"/>
            <w:vAlign w:val="center"/>
          </w:tcPr>
          <w:p w14:paraId="594A5727"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01</w:t>
            </w:r>
          </w:p>
        </w:tc>
        <w:tc>
          <w:tcPr>
            <w:tcW w:w="2329" w:type="pct"/>
            <w:vAlign w:val="center"/>
          </w:tcPr>
          <w:p w14:paraId="594A5728" w14:textId="7687C226"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Date of Digital Refrigerant Gauge Calibration</w:t>
            </w:r>
          </w:p>
        </w:tc>
        <w:tc>
          <w:tcPr>
            <w:tcW w:w="2418" w:type="pct"/>
            <w:vAlign w:val="center"/>
          </w:tcPr>
          <w:p w14:paraId="594A5729" w14:textId="77777777" w:rsidR="00FF4BDE" w:rsidRPr="00D55D41" w:rsidRDefault="00FF4BDE" w:rsidP="00142E65">
            <w:pPr>
              <w:keepNext/>
              <w:rPr>
                <w:rFonts w:asciiTheme="minorHAnsi" w:hAnsiTheme="minorHAnsi"/>
                <w:sz w:val="18"/>
                <w:szCs w:val="18"/>
              </w:rPr>
            </w:pPr>
          </w:p>
        </w:tc>
      </w:tr>
      <w:tr w:rsidR="00FF4BDE" w:rsidRPr="00D55D41" w14:paraId="594A572E" w14:textId="77777777" w:rsidTr="00687CF2">
        <w:trPr>
          <w:cantSplit/>
          <w:trHeight w:val="288"/>
        </w:trPr>
        <w:tc>
          <w:tcPr>
            <w:tcW w:w="253" w:type="pct"/>
            <w:vAlign w:val="center"/>
          </w:tcPr>
          <w:p w14:paraId="594A572B"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02</w:t>
            </w:r>
          </w:p>
        </w:tc>
        <w:tc>
          <w:tcPr>
            <w:tcW w:w="2329" w:type="pct"/>
            <w:vAlign w:val="center"/>
          </w:tcPr>
          <w:p w14:paraId="594A572C" w14:textId="51302B42"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Date of Digital Thermocouple Calibration</w:t>
            </w:r>
          </w:p>
        </w:tc>
        <w:tc>
          <w:tcPr>
            <w:tcW w:w="2418" w:type="pct"/>
            <w:vAlign w:val="center"/>
          </w:tcPr>
          <w:p w14:paraId="594A572D" w14:textId="77777777" w:rsidR="00FF4BDE" w:rsidRPr="00D55D41" w:rsidRDefault="00FF4BDE" w:rsidP="00142E65">
            <w:pPr>
              <w:keepNext/>
              <w:rPr>
                <w:rFonts w:asciiTheme="minorHAnsi" w:hAnsiTheme="minorHAnsi"/>
                <w:sz w:val="18"/>
                <w:szCs w:val="18"/>
              </w:rPr>
            </w:pPr>
          </w:p>
        </w:tc>
      </w:tr>
      <w:tr w:rsidR="00FF4BDE" w:rsidRPr="00D55D41" w14:paraId="594A5732" w14:textId="77777777" w:rsidTr="00687CF2">
        <w:trPr>
          <w:cantSplit/>
          <w:trHeight w:val="288"/>
        </w:trPr>
        <w:tc>
          <w:tcPr>
            <w:tcW w:w="253" w:type="pct"/>
            <w:vAlign w:val="center"/>
          </w:tcPr>
          <w:p w14:paraId="594A572F"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03</w:t>
            </w:r>
          </w:p>
        </w:tc>
        <w:tc>
          <w:tcPr>
            <w:tcW w:w="2329" w:type="pct"/>
            <w:vAlign w:val="center"/>
          </w:tcPr>
          <w:p w14:paraId="594A5730" w14:textId="3FF85BC4"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Digital Refrigerant Gauge Calibration Status</w:t>
            </w:r>
          </w:p>
        </w:tc>
        <w:tc>
          <w:tcPr>
            <w:tcW w:w="2418" w:type="pct"/>
            <w:vAlign w:val="center"/>
          </w:tcPr>
          <w:p w14:paraId="594A5731" w14:textId="77777777" w:rsidR="00FF4BDE" w:rsidRPr="00D55D41" w:rsidRDefault="00FF4BDE" w:rsidP="00142E65">
            <w:pPr>
              <w:keepNext/>
              <w:rPr>
                <w:rFonts w:asciiTheme="minorHAnsi" w:hAnsiTheme="minorHAnsi"/>
                <w:sz w:val="18"/>
                <w:szCs w:val="18"/>
              </w:rPr>
            </w:pPr>
          </w:p>
        </w:tc>
      </w:tr>
      <w:tr w:rsidR="00FF4BDE" w:rsidRPr="00D55D41" w14:paraId="594A5736" w14:textId="77777777" w:rsidTr="00687CF2">
        <w:trPr>
          <w:cantSplit/>
          <w:trHeight w:val="288"/>
        </w:trPr>
        <w:tc>
          <w:tcPr>
            <w:tcW w:w="253" w:type="pct"/>
            <w:vAlign w:val="center"/>
          </w:tcPr>
          <w:p w14:paraId="594A5733"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04</w:t>
            </w:r>
          </w:p>
        </w:tc>
        <w:tc>
          <w:tcPr>
            <w:tcW w:w="2329" w:type="pct"/>
            <w:vAlign w:val="center"/>
          </w:tcPr>
          <w:p w14:paraId="594A5734" w14:textId="35E55169" w:rsidR="00FF4BDE" w:rsidRPr="00D55D41" w:rsidRDefault="00FF4BDE" w:rsidP="00142E65">
            <w:pPr>
              <w:keepNext/>
              <w:rPr>
                <w:rFonts w:asciiTheme="minorHAnsi" w:hAnsiTheme="minorHAnsi"/>
                <w:sz w:val="18"/>
                <w:szCs w:val="18"/>
              </w:rPr>
            </w:pPr>
            <w:r w:rsidRPr="00D55D41">
              <w:rPr>
                <w:rFonts w:asciiTheme="minorHAnsi" w:hAnsiTheme="minorHAnsi"/>
                <w:sz w:val="18"/>
                <w:szCs w:val="18"/>
              </w:rPr>
              <w:t>Digital Thermocouple Calibration Status</w:t>
            </w:r>
          </w:p>
        </w:tc>
        <w:tc>
          <w:tcPr>
            <w:tcW w:w="2418" w:type="pct"/>
            <w:vAlign w:val="center"/>
          </w:tcPr>
          <w:p w14:paraId="594A5735" w14:textId="77777777" w:rsidR="00FF4BDE" w:rsidRPr="00D55D41" w:rsidRDefault="00FF4BDE" w:rsidP="00142E65">
            <w:pPr>
              <w:keepNext/>
              <w:rPr>
                <w:rFonts w:asciiTheme="minorHAnsi" w:hAnsiTheme="minorHAnsi"/>
                <w:sz w:val="18"/>
                <w:szCs w:val="18"/>
              </w:rPr>
            </w:pPr>
          </w:p>
        </w:tc>
      </w:tr>
    </w:tbl>
    <w:p w14:paraId="594A5737" w14:textId="77777777" w:rsidR="00FF4BDE" w:rsidRPr="00687CF2" w:rsidRDefault="00FF4BDE" w:rsidP="00FF4BDE">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176"/>
        <w:gridCol w:w="5263"/>
      </w:tblGrid>
      <w:tr w:rsidR="00FF4BDE" w:rsidRPr="00D55D41" w14:paraId="594A573A" w14:textId="77777777">
        <w:trPr>
          <w:cantSplit/>
          <w:trHeight w:val="233"/>
        </w:trPr>
        <w:tc>
          <w:tcPr>
            <w:tcW w:w="5000" w:type="pct"/>
            <w:gridSpan w:val="3"/>
            <w:vAlign w:val="center"/>
          </w:tcPr>
          <w:p w14:paraId="594A5738" w14:textId="70290826" w:rsidR="00FF4BDE" w:rsidRPr="00D55D41" w:rsidRDefault="00FF4BDE" w:rsidP="00D209BF">
            <w:pPr>
              <w:pStyle w:val="Header"/>
              <w:keepNext/>
              <w:tabs>
                <w:tab w:val="clear" w:pos="4320"/>
                <w:tab w:val="clear" w:pos="8640"/>
              </w:tabs>
              <w:rPr>
                <w:rFonts w:asciiTheme="minorHAnsi" w:hAnsiTheme="minorHAnsi"/>
                <w:b/>
                <w:sz w:val="18"/>
                <w:szCs w:val="18"/>
              </w:rPr>
            </w:pPr>
            <w:r w:rsidRPr="00687CF2">
              <w:rPr>
                <w:rFonts w:asciiTheme="minorHAnsi" w:hAnsiTheme="minorHAnsi"/>
                <w:b/>
                <w:szCs w:val="18"/>
              </w:rPr>
              <w:t>D. Measurement Access Hole (MAH) Verification</w:t>
            </w:r>
          </w:p>
          <w:p w14:paraId="594A5739" w14:textId="767983F7" w:rsidR="00FF4BDE" w:rsidRPr="00770C1B" w:rsidRDefault="007266CE" w:rsidP="00D209BF">
            <w:pPr>
              <w:pStyle w:val="Header"/>
              <w:keepNext/>
              <w:tabs>
                <w:tab w:val="clear" w:pos="4320"/>
                <w:tab w:val="clear" w:pos="8640"/>
              </w:tabs>
              <w:rPr>
                <w:rFonts w:asciiTheme="minorHAnsi" w:hAnsiTheme="minorHAnsi"/>
                <w:sz w:val="18"/>
                <w:szCs w:val="18"/>
              </w:rPr>
            </w:pPr>
            <w:r w:rsidRPr="00AC5B17">
              <w:rPr>
                <w:rFonts w:asciiTheme="minorHAnsi" w:hAnsiTheme="minorHAnsi"/>
                <w:sz w:val="18"/>
                <w:szCs w:val="18"/>
              </w:rPr>
              <w:t>HERS Raters are required to visually field verify MAH</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Procedures for installing MAH are specified in Reference Residential Appendix RA3.2.2.3</w:t>
            </w:r>
          </w:p>
        </w:tc>
      </w:tr>
      <w:tr w:rsidR="00FF4BDE" w:rsidRPr="00D55D41" w14:paraId="594A573E" w14:textId="77777777" w:rsidTr="000A1490">
        <w:trPr>
          <w:cantSplit/>
          <w:trHeight w:val="233"/>
        </w:trPr>
        <w:tc>
          <w:tcPr>
            <w:tcW w:w="204" w:type="pct"/>
            <w:vAlign w:val="center"/>
          </w:tcPr>
          <w:p w14:paraId="594A573B" w14:textId="77777777" w:rsidR="00FF4BDE" w:rsidRPr="00D55D41" w:rsidRDefault="00FF4BDE" w:rsidP="00D209BF">
            <w:pPr>
              <w:pStyle w:val="IndexHeading"/>
              <w:keepNext/>
              <w:ind w:left="-115"/>
              <w:jc w:val="center"/>
              <w:rPr>
                <w:rFonts w:asciiTheme="minorHAnsi" w:hAnsiTheme="minorHAnsi"/>
                <w:b w:val="0"/>
                <w:bCs/>
                <w:sz w:val="18"/>
                <w:szCs w:val="18"/>
              </w:rPr>
            </w:pPr>
            <w:r w:rsidRPr="00D55D41">
              <w:rPr>
                <w:rFonts w:asciiTheme="minorHAnsi" w:hAnsiTheme="minorHAnsi"/>
                <w:b w:val="0"/>
                <w:bCs/>
                <w:sz w:val="18"/>
                <w:szCs w:val="18"/>
              </w:rPr>
              <w:t>01</w:t>
            </w:r>
          </w:p>
        </w:tc>
        <w:tc>
          <w:tcPr>
            <w:tcW w:w="2378" w:type="pct"/>
            <w:tcMar>
              <w:left w:w="115" w:type="dxa"/>
              <w:right w:w="101" w:type="dxa"/>
            </w:tcMar>
            <w:vAlign w:val="center"/>
          </w:tcPr>
          <w:p w14:paraId="594A573C" w14:textId="3970EF81"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Method </w:t>
            </w:r>
            <w:r w:rsidR="00770C1B">
              <w:rPr>
                <w:rFonts w:asciiTheme="minorHAnsi" w:hAnsiTheme="minorHAnsi"/>
                <w:sz w:val="18"/>
                <w:szCs w:val="18"/>
              </w:rPr>
              <w:t>U</w:t>
            </w:r>
            <w:r w:rsidRPr="00D55D41">
              <w:rPr>
                <w:rFonts w:asciiTheme="minorHAnsi" w:hAnsiTheme="minorHAnsi"/>
                <w:sz w:val="18"/>
                <w:szCs w:val="18"/>
              </w:rPr>
              <w:t xml:space="preserve">sed to </w:t>
            </w:r>
            <w:r w:rsidR="00770C1B">
              <w:rPr>
                <w:rFonts w:asciiTheme="minorHAnsi" w:hAnsiTheme="minorHAnsi"/>
                <w:sz w:val="18"/>
                <w:szCs w:val="18"/>
              </w:rPr>
              <w:t>D</w:t>
            </w:r>
            <w:r w:rsidRPr="00D55D41">
              <w:rPr>
                <w:rFonts w:asciiTheme="minorHAnsi" w:hAnsiTheme="minorHAnsi"/>
                <w:sz w:val="18"/>
                <w:szCs w:val="18"/>
              </w:rPr>
              <w:t xml:space="preserve">emonstrate </w:t>
            </w:r>
            <w:r w:rsidR="00770C1B">
              <w:rPr>
                <w:rFonts w:asciiTheme="minorHAnsi" w:hAnsiTheme="minorHAnsi"/>
                <w:sz w:val="18"/>
                <w:szCs w:val="18"/>
              </w:rPr>
              <w:t>C</w:t>
            </w:r>
            <w:r w:rsidRPr="00D55D41">
              <w:rPr>
                <w:rFonts w:asciiTheme="minorHAnsi" w:hAnsiTheme="minorHAnsi"/>
                <w:sz w:val="18"/>
                <w:szCs w:val="18"/>
              </w:rPr>
              <w:t xml:space="preserve">ompliance with the Measurement Access Hole (MAH) </w:t>
            </w:r>
            <w:r w:rsidR="00770C1B">
              <w:rPr>
                <w:rFonts w:asciiTheme="minorHAnsi" w:hAnsiTheme="minorHAnsi"/>
                <w:sz w:val="18"/>
                <w:szCs w:val="18"/>
              </w:rPr>
              <w:t>R</w:t>
            </w:r>
            <w:r w:rsidRPr="00D55D41">
              <w:rPr>
                <w:rFonts w:asciiTheme="minorHAnsi" w:hAnsiTheme="minorHAnsi"/>
                <w:sz w:val="18"/>
                <w:szCs w:val="18"/>
              </w:rPr>
              <w:t>equirement</w:t>
            </w:r>
          </w:p>
        </w:tc>
        <w:tc>
          <w:tcPr>
            <w:tcW w:w="2418" w:type="pct"/>
            <w:tcMar>
              <w:left w:w="115" w:type="dxa"/>
              <w:right w:w="101" w:type="dxa"/>
            </w:tcMar>
            <w:vAlign w:val="center"/>
          </w:tcPr>
          <w:p w14:paraId="594A573D" w14:textId="77777777" w:rsidR="00FF4BDE" w:rsidRPr="00D55D41" w:rsidRDefault="00FF4BDE" w:rsidP="00D55D41">
            <w:pPr>
              <w:pStyle w:val="ListParagraph"/>
              <w:keepNext/>
              <w:rPr>
                <w:rFonts w:asciiTheme="minorHAnsi" w:hAnsiTheme="minorHAnsi"/>
                <w:sz w:val="18"/>
                <w:szCs w:val="18"/>
              </w:rPr>
            </w:pPr>
          </w:p>
        </w:tc>
      </w:tr>
    </w:tbl>
    <w:p w14:paraId="594A573F" w14:textId="77777777" w:rsidR="00FF4BDE" w:rsidRPr="00D55D41" w:rsidRDefault="00FF4BDE" w:rsidP="00FF4BDE">
      <w:pPr>
        <w:pStyle w:val="Header"/>
        <w:tabs>
          <w:tab w:val="clear" w:pos="4320"/>
          <w:tab w:val="clear" w:pos="8640"/>
          <w:tab w:val="left" w:pos="360"/>
        </w:tabs>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71"/>
        <w:gridCol w:w="3196"/>
        <w:gridCol w:w="4906"/>
      </w:tblGrid>
      <w:tr w:rsidR="00D31CE6" w:rsidRPr="006A3EEB" w14:paraId="06BF6C06" w14:textId="77777777" w:rsidTr="00D31CE6">
        <w:trPr>
          <w:cantSplit/>
        </w:trPr>
        <w:tc>
          <w:tcPr>
            <w:tcW w:w="10998" w:type="dxa"/>
            <w:gridSpan w:val="3"/>
          </w:tcPr>
          <w:p w14:paraId="0733C0CD" w14:textId="77777777" w:rsidR="00D31CE6" w:rsidRPr="00BC1E29" w:rsidRDefault="00D31CE6" w:rsidP="00D31CE6">
            <w:pPr>
              <w:keepNext/>
              <w:rPr>
                <w:rFonts w:ascii="Calibri" w:hAnsi="Calibri"/>
                <w:b/>
              </w:rPr>
            </w:pPr>
            <w:r w:rsidRPr="00BC1E29">
              <w:rPr>
                <w:rFonts w:ascii="Calibri" w:hAnsi="Calibri"/>
                <w:b/>
              </w:rPr>
              <w:t>E. Minimum System Airflow Rate Verification</w:t>
            </w:r>
          </w:p>
          <w:p w14:paraId="6778220E" w14:textId="77777777" w:rsidR="00D31CE6" w:rsidRPr="00654A92" w:rsidRDefault="00D31CE6" w:rsidP="00D31CE6">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D31CE6" w:rsidRPr="006A3EEB" w14:paraId="25529952" w14:textId="77777777" w:rsidTr="00131CFF">
        <w:trPr>
          <w:cantSplit/>
          <w:trHeight w:val="305"/>
        </w:trPr>
        <w:tc>
          <w:tcPr>
            <w:tcW w:w="2718" w:type="dxa"/>
            <w:vAlign w:val="center"/>
          </w:tcPr>
          <w:p w14:paraId="789FDC19" w14:textId="77777777" w:rsidR="00D31CE6" w:rsidRPr="006A3EEB" w:rsidRDefault="00D31CE6" w:rsidP="00D31CE6">
            <w:pPr>
              <w:keepNext/>
              <w:jc w:val="center"/>
              <w:rPr>
                <w:rFonts w:ascii="Calibri" w:hAnsi="Calibri"/>
                <w:sz w:val="18"/>
                <w:szCs w:val="18"/>
              </w:rPr>
            </w:pPr>
            <w:r>
              <w:rPr>
                <w:rFonts w:ascii="Calibri" w:hAnsi="Calibri"/>
                <w:sz w:val="18"/>
                <w:szCs w:val="18"/>
              </w:rPr>
              <w:t>01</w:t>
            </w:r>
          </w:p>
        </w:tc>
        <w:tc>
          <w:tcPr>
            <w:tcW w:w="3262" w:type="dxa"/>
          </w:tcPr>
          <w:p w14:paraId="27CB9495" w14:textId="77777777" w:rsidR="00D31CE6" w:rsidRDefault="00D31CE6" w:rsidP="00D31CE6">
            <w:pPr>
              <w:keepNext/>
              <w:jc w:val="center"/>
              <w:rPr>
                <w:rFonts w:ascii="Calibri" w:hAnsi="Calibri"/>
                <w:sz w:val="18"/>
                <w:szCs w:val="18"/>
              </w:rPr>
            </w:pPr>
            <w:r>
              <w:rPr>
                <w:rFonts w:ascii="Calibri" w:hAnsi="Calibri"/>
                <w:sz w:val="18"/>
                <w:szCs w:val="18"/>
              </w:rPr>
              <w:t>02</w:t>
            </w:r>
          </w:p>
        </w:tc>
        <w:tc>
          <w:tcPr>
            <w:tcW w:w="5018" w:type="dxa"/>
            <w:vAlign w:val="center"/>
          </w:tcPr>
          <w:p w14:paraId="480FE860" w14:textId="77777777" w:rsidR="00D31CE6" w:rsidRPr="006A3EEB" w:rsidRDefault="00D31CE6" w:rsidP="00D31CE6">
            <w:pPr>
              <w:keepNext/>
              <w:jc w:val="center"/>
              <w:rPr>
                <w:rFonts w:ascii="Calibri" w:hAnsi="Calibri"/>
                <w:sz w:val="18"/>
                <w:szCs w:val="18"/>
              </w:rPr>
            </w:pPr>
            <w:r>
              <w:rPr>
                <w:rFonts w:ascii="Calibri" w:hAnsi="Calibri"/>
                <w:sz w:val="18"/>
                <w:szCs w:val="18"/>
              </w:rPr>
              <w:t>03</w:t>
            </w:r>
          </w:p>
        </w:tc>
      </w:tr>
      <w:tr w:rsidR="00D31CE6" w:rsidRPr="006A3EEB" w14:paraId="053FA394" w14:textId="77777777" w:rsidTr="00131CFF">
        <w:trPr>
          <w:cantSplit/>
          <w:trHeight w:val="882"/>
        </w:trPr>
        <w:tc>
          <w:tcPr>
            <w:tcW w:w="2718" w:type="dxa"/>
            <w:tcBorders>
              <w:top w:val="nil"/>
            </w:tcBorders>
            <w:vAlign w:val="bottom"/>
          </w:tcPr>
          <w:p w14:paraId="6CD0AE96" w14:textId="77777777" w:rsidR="00D31CE6" w:rsidRPr="006A3EEB" w:rsidRDefault="00D31CE6" w:rsidP="00D31CE6">
            <w:pPr>
              <w:keepNext/>
              <w:jc w:val="center"/>
              <w:rPr>
                <w:rFonts w:ascii="Calibri" w:hAnsi="Calibri"/>
                <w:sz w:val="18"/>
                <w:szCs w:val="18"/>
              </w:rPr>
            </w:pPr>
            <w:r w:rsidRPr="00442EA4">
              <w:rPr>
                <w:rFonts w:ascii="Calibri" w:hAnsi="Calibri"/>
                <w:sz w:val="18"/>
                <w:szCs w:val="18"/>
              </w:rPr>
              <w:t>Indoor Unit Name or Description of Area Served</w:t>
            </w:r>
          </w:p>
        </w:tc>
        <w:tc>
          <w:tcPr>
            <w:tcW w:w="3262" w:type="dxa"/>
            <w:tcBorders>
              <w:top w:val="nil"/>
            </w:tcBorders>
            <w:vAlign w:val="bottom"/>
          </w:tcPr>
          <w:p w14:paraId="1CC69B7E" w14:textId="77777777" w:rsidR="00D31CE6" w:rsidRPr="00810703" w:rsidRDefault="00D31CE6" w:rsidP="00D31CE6">
            <w:pPr>
              <w:keepNext/>
              <w:jc w:val="center"/>
              <w:rPr>
                <w:rFonts w:ascii="Calibri" w:hAnsi="Calibri"/>
                <w:sz w:val="18"/>
                <w:szCs w:val="18"/>
              </w:rPr>
            </w:pPr>
            <w:r w:rsidRPr="00810703">
              <w:rPr>
                <w:rFonts w:ascii="Calibri" w:hAnsi="Calibri"/>
                <w:sz w:val="18"/>
                <w:szCs w:val="18"/>
              </w:rPr>
              <w:t>Minimum Required System Airflow Rate (cfm)</w:t>
            </w:r>
          </w:p>
        </w:tc>
        <w:tc>
          <w:tcPr>
            <w:tcW w:w="5018" w:type="dxa"/>
            <w:tcBorders>
              <w:top w:val="nil"/>
            </w:tcBorders>
            <w:vAlign w:val="bottom"/>
          </w:tcPr>
          <w:p w14:paraId="0A47F2F0" w14:textId="77777777" w:rsidR="00D31CE6" w:rsidRPr="006A3EEB" w:rsidRDefault="00D31CE6" w:rsidP="00D31CE6">
            <w:pPr>
              <w:keepNext/>
              <w:jc w:val="center"/>
              <w:rPr>
                <w:rFonts w:ascii="Calibri" w:hAnsi="Calibri"/>
                <w:sz w:val="18"/>
                <w:szCs w:val="18"/>
              </w:rPr>
            </w:pPr>
            <w:r w:rsidRPr="005A5F9A">
              <w:rPr>
                <w:rFonts w:ascii="Calibri" w:hAnsi="Calibri"/>
                <w:sz w:val="18"/>
                <w:szCs w:val="18"/>
              </w:rPr>
              <w:t>System Airflow Rate Verification Status</w:t>
            </w:r>
          </w:p>
        </w:tc>
      </w:tr>
      <w:tr w:rsidR="00D31CE6" w:rsidRPr="006A3EEB" w14:paraId="7F547DEA" w14:textId="77777777" w:rsidTr="00131CFF">
        <w:trPr>
          <w:cantSplit/>
          <w:trHeight w:val="305"/>
        </w:trPr>
        <w:tc>
          <w:tcPr>
            <w:tcW w:w="2718" w:type="dxa"/>
          </w:tcPr>
          <w:p w14:paraId="757315B1" w14:textId="77777777" w:rsidR="00D31CE6" w:rsidRPr="00654A92" w:rsidRDefault="00D31CE6" w:rsidP="00D31CE6">
            <w:pPr>
              <w:keepNext/>
              <w:rPr>
                <w:rFonts w:ascii="Calibri" w:hAnsi="Calibri"/>
                <w:sz w:val="14"/>
                <w:szCs w:val="14"/>
              </w:rPr>
            </w:pPr>
          </w:p>
        </w:tc>
        <w:tc>
          <w:tcPr>
            <w:tcW w:w="3262" w:type="dxa"/>
          </w:tcPr>
          <w:p w14:paraId="5B141897" w14:textId="77777777" w:rsidR="00D31CE6" w:rsidRPr="00654A92" w:rsidRDefault="00D31CE6" w:rsidP="00D31CE6">
            <w:pPr>
              <w:keepNext/>
              <w:rPr>
                <w:rFonts w:ascii="Calibri" w:hAnsi="Calibri"/>
                <w:sz w:val="14"/>
                <w:szCs w:val="14"/>
              </w:rPr>
            </w:pPr>
          </w:p>
        </w:tc>
        <w:tc>
          <w:tcPr>
            <w:tcW w:w="5018" w:type="dxa"/>
          </w:tcPr>
          <w:p w14:paraId="2D004B46" w14:textId="77777777" w:rsidR="00D31CE6" w:rsidRPr="006A3EEB" w:rsidRDefault="00D31CE6" w:rsidP="00D31CE6">
            <w:pPr>
              <w:keepNext/>
              <w:spacing w:afterLines="60" w:after="144"/>
              <w:ind w:left="720"/>
              <w:rPr>
                <w:rFonts w:ascii="Calibri" w:hAnsi="Calibri"/>
                <w:sz w:val="16"/>
                <w:szCs w:val="16"/>
              </w:rPr>
            </w:pPr>
          </w:p>
        </w:tc>
      </w:tr>
      <w:tr w:rsidR="00D31CE6" w:rsidRPr="006A3EEB" w14:paraId="040DBF00" w14:textId="77777777" w:rsidTr="00131CFF">
        <w:trPr>
          <w:cantSplit/>
          <w:trHeight w:val="314"/>
        </w:trPr>
        <w:tc>
          <w:tcPr>
            <w:tcW w:w="2718" w:type="dxa"/>
          </w:tcPr>
          <w:p w14:paraId="676F70C4" w14:textId="77777777" w:rsidR="00D31CE6" w:rsidRPr="006A3EEB" w:rsidRDefault="00D31CE6" w:rsidP="00D31CE6">
            <w:pPr>
              <w:keepNext/>
              <w:rPr>
                <w:rFonts w:ascii="Calibri" w:hAnsi="Calibri"/>
                <w:sz w:val="16"/>
                <w:szCs w:val="16"/>
              </w:rPr>
            </w:pPr>
          </w:p>
        </w:tc>
        <w:tc>
          <w:tcPr>
            <w:tcW w:w="3262" w:type="dxa"/>
          </w:tcPr>
          <w:p w14:paraId="39460BA9" w14:textId="77777777" w:rsidR="00D31CE6" w:rsidRPr="006A3EEB" w:rsidRDefault="00D31CE6" w:rsidP="00D31CE6">
            <w:pPr>
              <w:keepNext/>
              <w:rPr>
                <w:rFonts w:ascii="Calibri" w:hAnsi="Calibri"/>
                <w:sz w:val="16"/>
                <w:szCs w:val="16"/>
              </w:rPr>
            </w:pPr>
          </w:p>
        </w:tc>
        <w:tc>
          <w:tcPr>
            <w:tcW w:w="5018" w:type="dxa"/>
          </w:tcPr>
          <w:p w14:paraId="4F3A20EB" w14:textId="77777777" w:rsidR="00D31CE6" w:rsidRPr="006A3EEB" w:rsidRDefault="00D31CE6" w:rsidP="00D31CE6">
            <w:pPr>
              <w:keepNext/>
              <w:rPr>
                <w:rFonts w:ascii="Calibri" w:hAnsi="Calibri"/>
                <w:sz w:val="16"/>
                <w:szCs w:val="16"/>
              </w:rPr>
            </w:pPr>
          </w:p>
        </w:tc>
      </w:tr>
      <w:tr w:rsidR="00D31CE6" w:rsidRPr="00BC1E29" w14:paraId="133F86F8" w14:textId="77777777" w:rsidTr="00131CFF">
        <w:tblPrEx>
          <w:tblLook w:val="0000" w:firstRow="0" w:lastRow="0" w:firstColumn="0" w:lastColumn="0" w:noHBand="0" w:noVBand="0"/>
        </w:tblPrEx>
        <w:trPr>
          <w:trHeight w:val="260"/>
        </w:trPr>
        <w:tc>
          <w:tcPr>
            <w:tcW w:w="2718" w:type="dxa"/>
            <w:vAlign w:val="center"/>
          </w:tcPr>
          <w:p w14:paraId="1E651E7F" w14:textId="77777777" w:rsidR="00D31CE6" w:rsidRPr="00BC1E29" w:rsidRDefault="00D31CE6" w:rsidP="00D31CE6">
            <w:pPr>
              <w:keepNext/>
              <w:jc w:val="center"/>
              <w:rPr>
                <w:rFonts w:ascii="Calibri" w:hAnsi="Calibri"/>
              </w:rPr>
            </w:pPr>
            <w:r>
              <w:rPr>
                <w:rFonts w:ascii="Calibri" w:hAnsi="Calibri"/>
              </w:rPr>
              <w:t>04</w:t>
            </w:r>
          </w:p>
        </w:tc>
        <w:tc>
          <w:tcPr>
            <w:tcW w:w="8280" w:type="dxa"/>
            <w:gridSpan w:val="2"/>
          </w:tcPr>
          <w:p w14:paraId="284FAA28" w14:textId="77777777" w:rsidR="00D31CE6" w:rsidRPr="00BC1E29" w:rsidRDefault="00D31CE6" w:rsidP="00D31CE6">
            <w:pPr>
              <w:keepNext/>
              <w:rPr>
                <w:rFonts w:ascii="Calibri" w:hAnsi="Calibri"/>
              </w:rPr>
            </w:pPr>
            <w:r w:rsidRPr="00C9301F">
              <w:rPr>
                <w:rFonts w:ascii="Calibri" w:hAnsi="Calibri"/>
                <w:sz w:val="18"/>
              </w:rPr>
              <w:t xml:space="preserve">Compliance Statement: </w:t>
            </w:r>
          </w:p>
        </w:tc>
      </w:tr>
      <w:tr w:rsidR="00D31CE6" w:rsidRPr="006A3EEB" w14:paraId="5E60C2C8" w14:textId="77777777" w:rsidTr="00D31CE6">
        <w:trPr>
          <w:cantSplit/>
        </w:trPr>
        <w:tc>
          <w:tcPr>
            <w:tcW w:w="10998" w:type="dxa"/>
            <w:gridSpan w:val="3"/>
          </w:tcPr>
          <w:p w14:paraId="072981AF" w14:textId="77777777" w:rsidR="00D31CE6" w:rsidRPr="006A3EEB" w:rsidRDefault="00D31CE6" w:rsidP="00D31CE6">
            <w:pPr>
              <w:rPr>
                <w:rFonts w:ascii="Calibri" w:hAnsi="Calibri"/>
                <w:sz w:val="18"/>
                <w:szCs w:val="18"/>
              </w:rPr>
            </w:pPr>
            <w:r w:rsidRPr="006A3EEB">
              <w:rPr>
                <w:rFonts w:ascii="Calibri" w:hAnsi="Calibri"/>
                <w:sz w:val="18"/>
                <w:szCs w:val="18"/>
              </w:rPr>
              <w:t>Notes:</w:t>
            </w:r>
          </w:p>
        </w:tc>
      </w:tr>
    </w:tbl>
    <w:p w14:paraId="594A574B" w14:textId="77777777" w:rsidR="00D31CE6" w:rsidRPr="00687CF2" w:rsidRDefault="00D31CE6"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114"/>
        <w:gridCol w:w="5218"/>
      </w:tblGrid>
      <w:tr w:rsidR="00FF4BDE" w:rsidRPr="00D55D41" w14:paraId="594A574E" w14:textId="77777777" w:rsidTr="00D55D41">
        <w:trPr>
          <w:cantSplit/>
          <w:trHeight w:val="288"/>
        </w:trPr>
        <w:tc>
          <w:tcPr>
            <w:tcW w:w="5000" w:type="pct"/>
            <w:gridSpan w:val="3"/>
            <w:vAlign w:val="center"/>
          </w:tcPr>
          <w:p w14:paraId="594A574C" w14:textId="4E737CF9" w:rsidR="00FF4BDE" w:rsidRPr="00687CF2" w:rsidRDefault="00FF4BDE" w:rsidP="00D55D41">
            <w:pPr>
              <w:rPr>
                <w:rFonts w:asciiTheme="minorHAnsi" w:hAnsiTheme="minorHAnsi"/>
                <w:b/>
                <w:szCs w:val="18"/>
              </w:rPr>
            </w:pPr>
            <w:r w:rsidRPr="00687CF2">
              <w:rPr>
                <w:rFonts w:asciiTheme="minorHAnsi" w:hAnsiTheme="minorHAnsi"/>
                <w:b/>
                <w:szCs w:val="18"/>
              </w:rPr>
              <w:t>F. Data Collection and Calculations</w:t>
            </w:r>
          </w:p>
          <w:p w14:paraId="594A574D" w14:textId="5FEF0519" w:rsidR="00FF4BDE" w:rsidRPr="00687CF2" w:rsidRDefault="007266CE" w:rsidP="00D55D41">
            <w:pPr>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D55D41" w:rsidRPr="00687CF2">
              <w:rPr>
                <w:rFonts w:asciiTheme="minorHAnsi" w:hAnsiTheme="minorHAnsi"/>
                <w:sz w:val="18"/>
                <w:szCs w:val="18"/>
              </w:rPr>
              <w:t>Procedures for</w:t>
            </w:r>
            <w:r w:rsidR="00FF4BDE" w:rsidRPr="00687CF2">
              <w:rPr>
                <w:rFonts w:asciiTheme="minorHAnsi" w:hAnsiTheme="minorHAnsi"/>
                <w:sz w:val="18"/>
                <w:szCs w:val="18"/>
              </w:rPr>
              <w:t xml:space="preserve"> Refrigerant Charge using the Standard Charge Verification Procedure are given in Reference Residential Appendix RA3.2.2.</w:t>
            </w:r>
          </w:p>
        </w:tc>
      </w:tr>
      <w:tr w:rsidR="00FF4BDE" w:rsidRPr="00D55D41" w14:paraId="594A5752" w14:textId="77777777" w:rsidTr="000A1490">
        <w:trPr>
          <w:cantSplit/>
          <w:trHeight w:val="288"/>
        </w:trPr>
        <w:tc>
          <w:tcPr>
            <w:tcW w:w="212" w:type="pct"/>
            <w:vAlign w:val="center"/>
          </w:tcPr>
          <w:p w14:paraId="594A574F" w14:textId="77777777" w:rsidR="00FF4BDE" w:rsidRPr="00D55D41" w:rsidRDefault="00FF4BDE" w:rsidP="00D55D41">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50" w14:textId="3F8E4B80" w:rsidR="00FF4BDE" w:rsidRPr="00D55D41" w:rsidRDefault="00FF4BDE" w:rsidP="00EA18E2">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 xml:space="preserve">Lowest </w:t>
            </w:r>
            <w:r w:rsidR="00770C1B">
              <w:rPr>
                <w:rFonts w:asciiTheme="minorHAnsi" w:hAnsiTheme="minorHAnsi"/>
                <w:sz w:val="18"/>
                <w:szCs w:val="18"/>
              </w:rPr>
              <w:t>R</w:t>
            </w:r>
            <w:r w:rsidRPr="00D55D41">
              <w:rPr>
                <w:rFonts w:asciiTheme="minorHAnsi" w:hAnsiTheme="minorHAnsi"/>
                <w:sz w:val="18"/>
                <w:szCs w:val="18"/>
              </w:rPr>
              <w:t xml:space="preserve">eturn </w:t>
            </w:r>
            <w:r w:rsidR="00770C1B">
              <w:rPr>
                <w:rFonts w:asciiTheme="minorHAnsi" w:hAnsiTheme="minorHAnsi"/>
                <w:sz w:val="18"/>
                <w:szCs w:val="18"/>
              </w:rPr>
              <w:t>A</w:t>
            </w:r>
            <w:r w:rsidRPr="00D55D41">
              <w:rPr>
                <w:rFonts w:asciiTheme="minorHAnsi" w:hAnsiTheme="minorHAnsi"/>
                <w:sz w:val="18"/>
                <w:szCs w:val="18"/>
              </w:rPr>
              <w:t xml:space="preserve">ir </w:t>
            </w:r>
            <w:r w:rsidR="00770C1B">
              <w:rPr>
                <w:rFonts w:asciiTheme="minorHAnsi" w:hAnsiTheme="minorHAnsi"/>
                <w:sz w:val="18"/>
                <w:szCs w:val="18"/>
              </w:rPr>
              <w:t>D</w:t>
            </w:r>
            <w:r w:rsidRPr="00D55D41">
              <w:rPr>
                <w:rFonts w:asciiTheme="minorHAnsi" w:hAnsiTheme="minorHAnsi"/>
                <w:sz w:val="18"/>
                <w:szCs w:val="18"/>
              </w:rPr>
              <w:t>ry</w:t>
            </w:r>
            <w:r w:rsidR="00770C1B">
              <w:rPr>
                <w:rFonts w:asciiTheme="minorHAnsi" w:hAnsiTheme="minorHAnsi"/>
                <w:sz w:val="18"/>
                <w:szCs w:val="18"/>
              </w:rPr>
              <w:t>-</w:t>
            </w:r>
            <w:r w:rsidRPr="00D55D41">
              <w:rPr>
                <w:rFonts w:asciiTheme="minorHAnsi" w:hAnsiTheme="minorHAnsi"/>
                <w:sz w:val="18"/>
                <w:szCs w:val="18"/>
              </w:rPr>
              <w:t xml:space="preserve">bulb </w:t>
            </w:r>
            <w:r w:rsidR="00770C1B">
              <w:rPr>
                <w:rFonts w:asciiTheme="minorHAnsi" w:hAnsiTheme="minorHAnsi"/>
                <w:sz w:val="18"/>
                <w:szCs w:val="18"/>
              </w:rPr>
              <w:t>T</w:t>
            </w:r>
            <w:r w:rsidRPr="00D55D41">
              <w:rPr>
                <w:rFonts w:asciiTheme="minorHAnsi" w:hAnsiTheme="minorHAnsi"/>
                <w:sz w:val="18"/>
                <w:szCs w:val="18"/>
              </w:rPr>
              <w:t xml:space="preserve">emperature that </w:t>
            </w:r>
            <w:r w:rsidR="00770C1B">
              <w:rPr>
                <w:rFonts w:asciiTheme="minorHAnsi" w:hAnsiTheme="minorHAnsi"/>
                <w:sz w:val="18"/>
                <w:szCs w:val="18"/>
              </w:rPr>
              <w:t>O</w:t>
            </w:r>
            <w:r w:rsidRPr="00D55D41">
              <w:rPr>
                <w:rFonts w:asciiTheme="minorHAnsi" w:hAnsiTheme="minorHAnsi"/>
                <w:sz w:val="18"/>
                <w:szCs w:val="18"/>
              </w:rPr>
              <w:t xml:space="preserve">ccurred </w:t>
            </w:r>
            <w:r w:rsidR="00770C1B">
              <w:rPr>
                <w:rFonts w:asciiTheme="minorHAnsi" w:hAnsiTheme="minorHAnsi"/>
                <w:sz w:val="18"/>
                <w:szCs w:val="18"/>
              </w:rPr>
              <w:t>D</w:t>
            </w:r>
            <w:r w:rsidRPr="00D55D41">
              <w:rPr>
                <w:rFonts w:asciiTheme="minorHAnsi" w:hAnsiTheme="minorHAnsi"/>
                <w:sz w:val="18"/>
                <w:szCs w:val="18"/>
              </w:rPr>
              <w:t xml:space="preserve">uring the </w:t>
            </w:r>
            <w:r w:rsidR="00770C1B">
              <w:rPr>
                <w:rFonts w:asciiTheme="minorHAnsi" w:hAnsiTheme="minorHAnsi"/>
                <w:sz w:val="18"/>
                <w:szCs w:val="18"/>
              </w:rPr>
              <w:t>R</w:t>
            </w:r>
            <w:r w:rsidRPr="00D55D41">
              <w:rPr>
                <w:rFonts w:asciiTheme="minorHAnsi" w:hAnsiTheme="minorHAnsi"/>
                <w:sz w:val="18"/>
                <w:szCs w:val="18"/>
              </w:rPr>
              <w:t xml:space="preserve">efrigerant </w:t>
            </w:r>
            <w:r w:rsidR="00770C1B">
              <w:rPr>
                <w:rFonts w:asciiTheme="minorHAnsi" w:hAnsiTheme="minorHAnsi"/>
                <w:sz w:val="18"/>
                <w:szCs w:val="18"/>
              </w:rPr>
              <w:t>C</w:t>
            </w:r>
            <w:r w:rsidRPr="00D55D41">
              <w:rPr>
                <w:rFonts w:asciiTheme="minorHAnsi" w:hAnsiTheme="minorHAnsi"/>
                <w:sz w:val="18"/>
                <w:szCs w:val="18"/>
              </w:rPr>
              <w:t xml:space="preserve">harge </w:t>
            </w:r>
            <w:r w:rsidR="00770C1B">
              <w:rPr>
                <w:rFonts w:asciiTheme="minorHAnsi" w:hAnsiTheme="minorHAnsi"/>
                <w:sz w:val="18"/>
                <w:szCs w:val="18"/>
              </w:rPr>
              <w:t>V</w:t>
            </w:r>
            <w:r w:rsidRPr="00D55D41">
              <w:rPr>
                <w:rFonts w:asciiTheme="minorHAnsi" w:hAnsiTheme="minorHAnsi"/>
                <w:sz w:val="18"/>
                <w:szCs w:val="18"/>
              </w:rPr>
              <w:t xml:space="preserve">erification </w:t>
            </w:r>
            <w:r w:rsidR="00770C1B">
              <w:rPr>
                <w:rFonts w:asciiTheme="minorHAnsi" w:hAnsiTheme="minorHAnsi"/>
                <w:sz w:val="18"/>
                <w:szCs w:val="18"/>
              </w:rPr>
              <w:t>P</w:t>
            </w:r>
            <w:r w:rsidRPr="00D55D41">
              <w:rPr>
                <w:rFonts w:asciiTheme="minorHAnsi" w:hAnsiTheme="minorHAnsi"/>
                <w:sz w:val="18"/>
                <w:szCs w:val="18"/>
              </w:rPr>
              <w:t>rocedure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51" w14:textId="77777777" w:rsidR="00FF4BDE" w:rsidRPr="00D55D41" w:rsidRDefault="00FF4BDE" w:rsidP="00D55D41">
            <w:pPr>
              <w:rPr>
                <w:rFonts w:asciiTheme="minorHAnsi" w:hAnsiTheme="minorHAnsi"/>
                <w:sz w:val="18"/>
                <w:szCs w:val="18"/>
              </w:rPr>
            </w:pPr>
          </w:p>
        </w:tc>
      </w:tr>
      <w:tr w:rsidR="00FF4BDE" w:rsidRPr="00D55D41" w14:paraId="594A5756" w14:textId="77777777" w:rsidTr="000A1490">
        <w:trPr>
          <w:cantSplit/>
          <w:trHeight w:val="288"/>
        </w:trPr>
        <w:tc>
          <w:tcPr>
            <w:tcW w:w="212" w:type="pct"/>
            <w:vAlign w:val="center"/>
          </w:tcPr>
          <w:p w14:paraId="594A5753" w14:textId="77777777" w:rsidR="00FF4BDE" w:rsidRPr="00D55D41" w:rsidRDefault="00FF4BDE" w:rsidP="00D55D41">
            <w:pPr>
              <w:pStyle w:val="FootnoteText"/>
              <w:keepNext/>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234C881F" w14:textId="3414B41A" w:rsidR="00770C1B" w:rsidRDefault="00FF4BDE" w:rsidP="00770C1B">
            <w:pPr>
              <w:keepNext/>
              <w:rPr>
                <w:rFonts w:asciiTheme="minorHAnsi" w:hAnsiTheme="minorHAnsi"/>
                <w:sz w:val="18"/>
                <w:szCs w:val="18"/>
              </w:rPr>
            </w:pPr>
            <w:r w:rsidRPr="00D55D41">
              <w:rPr>
                <w:rFonts w:asciiTheme="minorHAnsi" w:hAnsiTheme="minorHAnsi"/>
                <w:sz w:val="18"/>
                <w:szCs w:val="18"/>
              </w:rPr>
              <w:t xml:space="preserve">Measured Condenser </w:t>
            </w:r>
            <w:r w:rsidR="00770C1B">
              <w:rPr>
                <w:rFonts w:asciiTheme="minorHAnsi" w:hAnsiTheme="minorHAnsi"/>
                <w:sz w:val="18"/>
                <w:szCs w:val="18"/>
              </w:rPr>
              <w:t>A</w:t>
            </w:r>
            <w:r w:rsidRPr="00D55D41">
              <w:rPr>
                <w:rFonts w:asciiTheme="minorHAnsi" w:hAnsiTheme="minorHAnsi"/>
                <w:sz w:val="18"/>
                <w:szCs w:val="18"/>
              </w:rPr>
              <w:t xml:space="preserve">ir </w:t>
            </w:r>
            <w:r w:rsidR="00770C1B">
              <w:rPr>
                <w:rFonts w:asciiTheme="minorHAnsi" w:hAnsiTheme="minorHAnsi"/>
                <w:sz w:val="18"/>
                <w:szCs w:val="18"/>
              </w:rPr>
              <w:t>E</w:t>
            </w:r>
            <w:r w:rsidRPr="00D55D41">
              <w:rPr>
                <w:rFonts w:asciiTheme="minorHAnsi" w:hAnsiTheme="minorHAnsi"/>
                <w:sz w:val="18"/>
                <w:szCs w:val="18"/>
              </w:rPr>
              <w:t xml:space="preserve">ntering </w:t>
            </w:r>
            <w:r w:rsidR="00770C1B">
              <w:rPr>
                <w:rFonts w:asciiTheme="minorHAnsi" w:hAnsiTheme="minorHAnsi"/>
                <w:sz w:val="18"/>
                <w:szCs w:val="18"/>
              </w:rPr>
              <w:t>D</w:t>
            </w:r>
            <w:r w:rsidRPr="00D55D41">
              <w:rPr>
                <w:rFonts w:asciiTheme="minorHAnsi" w:hAnsiTheme="minorHAnsi"/>
                <w:sz w:val="18"/>
                <w:szCs w:val="18"/>
              </w:rPr>
              <w:t xml:space="preserve">ry-bulb </w:t>
            </w:r>
            <w:r w:rsidR="00770C1B">
              <w:rPr>
                <w:rFonts w:asciiTheme="minorHAnsi" w:hAnsiTheme="minorHAnsi"/>
                <w:sz w:val="18"/>
                <w:szCs w:val="18"/>
              </w:rPr>
              <w:t>T</w:t>
            </w:r>
            <w:r w:rsidRPr="00D55D41">
              <w:rPr>
                <w:rFonts w:asciiTheme="minorHAnsi" w:hAnsiTheme="minorHAnsi"/>
                <w:sz w:val="18"/>
                <w:szCs w:val="18"/>
              </w:rPr>
              <w:t xml:space="preserve">emperature </w:t>
            </w:r>
          </w:p>
          <w:p w14:paraId="594A5754" w14:textId="3FF0667E" w:rsidR="00FF4BDE" w:rsidRPr="00D55D41" w:rsidRDefault="00FF4BDE" w:rsidP="00770C1B">
            <w:pPr>
              <w:keepNext/>
              <w:rPr>
                <w:rFonts w:asciiTheme="minorHAnsi" w:hAnsiTheme="minorHAnsi"/>
                <w:sz w:val="18"/>
                <w:szCs w:val="18"/>
              </w:rPr>
            </w:pPr>
            <w:r w:rsidRPr="00D55D41">
              <w:rPr>
                <w:rFonts w:asciiTheme="minorHAnsi" w:hAnsiTheme="minorHAnsi"/>
                <w:sz w:val="18"/>
                <w:szCs w:val="18"/>
              </w:rPr>
              <w:t xml:space="preserve">(T </w:t>
            </w:r>
            <w:r w:rsidRPr="00D55D41">
              <w:rPr>
                <w:rFonts w:asciiTheme="minorHAnsi" w:hAnsiTheme="minorHAnsi"/>
                <w:sz w:val="18"/>
                <w:szCs w:val="18"/>
                <w:vertAlign w:val="subscript"/>
              </w:rPr>
              <w:t xml:space="preserve">condenser, </w:t>
            </w:r>
            <w:proofErr w:type="spellStart"/>
            <w:r w:rsidRPr="00D55D41">
              <w:rPr>
                <w:rFonts w:asciiTheme="minorHAnsi" w:hAnsiTheme="minorHAnsi"/>
                <w:sz w:val="18"/>
                <w:szCs w:val="18"/>
                <w:vertAlign w:val="subscript"/>
              </w:rPr>
              <w:t>db</w:t>
            </w:r>
            <w:proofErr w:type="spellEnd"/>
            <w:r w:rsidRPr="00D55D41">
              <w:rPr>
                <w:rFonts w:asciiTheme="minorHAnsi" w:hAnsiTheme="minorHAnsi"/>
                <w:sz w:val="18"/>
                <w:szCs w:val="18"/>
              </w:rPr>
              <w:t>)</w:t>
            </w:r>
          </w:p>
        </w:tc>
        <w:tc>
          <w:tcPr>
            <w:tcW w:w="2418" w:type="pct"/>
            <w:vAlign w:val="center"/>
          </w:tcPr>
          <w:p w14:paraId="594A5755" w14:textId="77777777" w:rsidR="00FF4BDE" w:rsidRPr="00D55D41" w:rsidRDefault="00FF4BDE" w:rsidP="00D55D41">
            <w:pPr>
              <w:keepNext/>
              <w:rPr>
                <w:rFonts w:asciiTheme="minorHAnsi" w:hAnsiTheme="minorHAnsi"/>
                <w:sz w:val="18"/>
                <w:szCs w:val="18"/>
              </w:rPr>
            </w:pPr>
          </w:p>
        </w:tc>
      </w:tr>
      <w:tr w:rsidR="00FF4BDE" w:rsidRPr="00D55D41" w14:paraId="594A575A" w14:textId="77777777" w:rsidTr="000A1490">
        <w:trPr>
          <w:cantSplit/>
          <w:trHeight w:val="288"/>
        </w:trPr>
        <w:tc>
          <w:tcPr>
            <w:tcW w:w="212" w:type="pct"/>
            <w:vAlign w:val="center"/>
          </w:tcPr>
          <w:p w14:paraId="594A5757" w14:textId="77777777" w:rsidR="00FF4BDE" w:rsidRPr="00D55D41" w:rsidRDefault="00FF4BDE" w:rsidP="00D55D41">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03</w:t>
            </w:r>
          </w:p>
        </w:tc>
        <w:tc>
          <w:tcPr>
            <w:tcW w:w="2370" w:type="pct"/>
            <w:vAlign w:val="center"/>
          </w:tcPr>
          <w:p w14:paraId="594A5758" w14:textId="0498D4A2" w:rsidR="00FF4BDE" w:rsidRPr="00D55D41" w:rsidRDefault="00FF4BDE" w:rsidP="00D55D41">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Outdoor Temperature Qualification Status</w:t>
            </w:r>
          </w:p>
        </w:tc>
        <w:tc>
          <w:tcPr>
            <w:tcW w:w="2418" w:type="pct"/>
            <w:vAlign w:val="center"/>
          </w:tcPr>
          <w:p w14:paraId="594A5759" w14:textId="77777777" w:rsidR="00FF4BDE" w:rsidRPr="00D55D41" w:rsidRDefault="00FF4BDE" w:rsidP="00D55D41">
            <w:pPr>
              <w:keepNext/>
              <w:rPr>
                <w:rFonts w:asciiTheme="minorHAnsi" w:hAnsiTheme="minorHAnsi"/>
                <w:sz w:val="18"/>
                <w:szCs w:val="18"/>
              </w:rPr>
            </w:pPr>
          </w:p>
        </w:tc>
      </w:tr>
      <w:tr w:rsidR="00FF4BDE" w:rsidRPr="00D55D41" w14:paraId="594A575E" w14:textId="77777777" w:rsidTr="000A1490">
        <w:trPr>
          <w:cantSplit/>
          <w:trHeight w:val="288"/>
        </w:trPr>
        <w:tc>
          <w:tcPr>
            <w:tcW w:w="212" w:type="pct"/>
            <w:vAlign w:val="center"/>
          </w:tcPr>
          <w:p w14:paraId="594A575B" w14:textId="77777777" w:rsidR="00FF4BDE" w:rsidRPr="00D55D41" w:rsidRDefault="00FF4BDE" w:rsidP="00D55D41">
            <w:pPr>
              <w:pStyle w:val="FootnoteText"/>
              <w:rPr>
                <w:rFonts w:asciiTheme="minorHAnsi" w:hAnsiTheme="minorHAnsi"/>
                <w:sz w:val="18"/>
                <w:szCs w:val="18"/>
              </w:rPr>
            </w:pPr>
            <w:r w:rsidRPr="00D55D41">
              <w:rPr>
                <w:rFonts w:asciiTheme="minorHAnsi" w:hAnsiTheme="minorHAnsi"/>
                <w:sz w:val="18"/>
                <w:szCs w:val="18"/>
              </w:rPr>
              <w:t>04</w:t>
            </w:r>
          </w:p>
        </w:tc>
        <w:tc>
          <w:tcPr>
            <w:tcW w:w="2370" w:type="pct"/>
            <w:vAlign w:val="center"/>
          </w:tcPr>
          <w:p w14:paraId="594A575C" w14:textId="50F34EAE" w:rsidR="00FF4BDE" w:rsidRPr="00D55D41" w:rsidRDefault="00FF4BDE" w:rsidP="00EA18E2">
            <w:pPr>
              <w:rPr>
                <w:rFonts w:asciiTheme="minorHAnsi" w:hAnsiTheme="minorHAnsi"/>
                <w:sz w:val="18"/>
                <w:szCs w:val="18"/>
              </w:rPr>
            </w:pPr>
            <w:r w:rsidRPr="00D55D41">
              <w:rPr>
                <w:rFonts w:asciiTheme="minorHAnsi" w:hAnsiTheme="minorHAnsi"/>
                <w:sz w:val="18"/>
                <w:szCs w:val="18"/>
              </w:rPr>
              <w:t>Measured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5D" w14:textId="77777777" w:rsidR="00FF4BDE" w:rsidRPr="00D55D41" w:rsidRDefault="00FF4BDE" w:rsidP="00D55D41">
            <w:pPr>
              <w:rPr>
                <w:rFonts w:asciiTheme="minorHAnsi" w:hAnsiTheme="minorHAnsi"/>
                <w:sz w:val="18"/>
                <w:szCs w:val="18"/>
              </w:rPr>
            </w:pPr>
          </w:p>
        </w:tc>
      </w:tr>
      <w:tr w:rsidR="00FF4BDE" w:rsidRPr="00D55D41" w14:paraId="594A5762" w14:textId="77777777" w:rsidTr="000A1490">
        <w:trPr>
          <w:cantSplit/>
          <w:trHeight w:val="288"/>
        </w:trPr>
        <w:tc>
          <w:tcPr>
            <w:tcW w:w="212" w:type="pct"/>
            <w:vAlign w:val="center"/>
          </w:tcPr>
          <w:p w14:paraId="594A575F"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05</w:t>
            </w:r>
          </w:p>
        </w:tc>
        <w:tc>
          <w:tcPr>
            <w:tcW w:w="2370" w:type="pct"/>
            <w:vAlign w:val="center"/>
          </w:tcPr>
          <w:p w14:paraId="594A5760" w14:textId="0E359013" w:rsidR="00FF4BDE" w:rsidRPr="00D55D41" w:rsidRDefault="00FF4BDE" w:rsidP="00D55D41">
            <w:pPr>
              <w:rPr>
                <w:rFonts w:asciiTheme="minorHAnsi" w:hAnsiTheme="minorHAnsi"/>
                <w:sz w:val="18"/>
                <w:szCs w:val="18"/>
              </w:rPr>
            </w:pPr>
            <w:r w:rsidRPr="00D55D41">
              <w:rPr>
                <w:rFonts w:asciiTheme="minorHAnsi" w:hAnsiTheme="minorHAnsi"/>
                <w:sz w:val="18"/>
                <w:szCs w:val="18"/>
              </w:rPr>
              <w:t>Measured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w:t>
            </w:r>
          </w:p>
        </w:tc>
        <w:tc>
          <w:tcPr>
            <w:tcW w:w="2418" w:type="pct"/>
            <w:vAlign w:val="center"/>
          </w:tcPr>
          <w:p w14:paraId="594A5761" w14:textId="77777777" w:rsidR="00FF4BDE" w:rsidRPr="00D55D41" w:rsidRDefault="00FF4BDE" w:rsidP="00D55D41">
            <w:pPr>
              <w:rPr>
                <w:rFonts w:asciiTheme="minorHAnsi" w:hAnsiTheme="minorHAnsi"/>
                <w:sz w:val="18"/>
                <w:szCs w:val="18"/>
              </w:rPr>
            </w:pPr>
          </w:p>
        </w:tc>
      </w:tr>
      <w:tr w:rsidR="00FF4BDE" w:rsidRPr="00D55D41" w14:paraId="594A5766" w14:textId="77777777" w:rsidTr="000A1490">
        <w:trPr>
          <w:cantSplit/>
          <w:trHeight w:val="288"/>
        </w:trPr>
        <w:tc>
          <w:tcPr>
            <w:tcW w:w="212" w:type="pct"/>
            <w:vAlign w:val="center"/>
          </w:tcPr>
          <w:p w14:paraId="594A5763"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06</w:t>
            </w:r>
          </w:p>
        </w:tc>
        <w:tc>
          <w:tcPr>
            <w:tcW w:w="2370" w:type="pct"/>
            <w:vAlign w:val="center"/>
          </w:tcPr>
          <w:p w14:paraId="594A5764" w14:textId="211E599B" w:rsidR="00FF4BDE" w:rsidRPr="00D55D41" w:rsidRDefault="00FF4BDE" w:rsidP="00EA18E2">
            <w:pPr>
              <w:rPr>
                <w:rFonts w:asciiTheme="minorHAnsi" w:hAnsiTheme="minorHAnsi"/>
                <w:sz w:val="18"/>
                <w:szCs w:val="18"/>
              </w:rPr>
            </w:pPr>
            <w:r w:rsidRPr="00D55D41">
              <w:rPr>
                <w:rFonts w:asciiTheme="minorHAnsi" w:hAnsiTheme="minorHAnsi"/>
                <w:sz w:val="18"/>
                <w:szCs w:val="18"/>
              </w:rPr>
              <w:t xml:space="preserve">Condenser </w:t>
            </w:r>
            <w:r w:rsidR="00770C1B">
              <w:rPr>
                <w:rFonts w:asciiTheme="minorHAnsi" w:hAnsiTheme="minorHAnsi"/>
                <w:sz w:val="18"/>
                <w:szCs w:val="18"/>
              </w:rPr>
              <w:t>S</w:t>
            </w:r>
            <w:r w:rsidRPr="00D55D41">
              <w:rPr>
                <w:rFonts w:asciiTheme="minorHAnsi" w:hAnsiTheme="minorHAnsi"/>
                <w:sz w:val="18"/>
                <w:szCs w:val="18"/>
              </w:rPr>
              <w:t xml:space="preserve">aturation </w:t>
            </w:r>
            <w:r w:rsidR="00770C1B">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from </w:t>
            </w:r>
            <w:r w:rsidR="00770C1B">
              <w:rPr>
                <w:rFonts w:asciiTheme="minorHAnsi" w:hAnsiTheme="minorHAnsi"/>
                <w:sz w:val="18"/>
                <w:szCs w:val="18"/>
              </w:rPr>
              <w:t>D</w:t>
            </w:r>
            <w:r w:rsidRPr="00D55D41">
              <w:rPr>
                <w:rFonts w:asciiTheme="minorHAnsi" w:hAnsiTheme="minorHAnsi"/>
                <w:sz w:val="18"/>
                <w:szCs w:val="18"/>
              </w:rPr>
              <w:t xml:space="preserve">igital </w:t>
            </w:r>
            <w:r w:rsidR="00770C1B">
              <w:rPr>
                <w:rFonts w:asciiTheme="minorHAnsi" w:hAnsiTheme="minorHAnsi"/>
                <w:sz w:val="18"/>
                <w:szCs w:val="18"/>
              </w:rPr>
              <w:t>G</w:t>
            </w:r>
            <w:r w:rsidRPr="00D55D41">
              <w:rPr>
                <w:rFonts w:asciiTheme="minorHAnsi" w:hAnsiTheme="minorHAnsi"/>
                <w:sz w:val="18"/>
                <w:szCs w:val="18"/>
              </w:rPr>
              <w:t>auge or P-T Table using Line F05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5" w14:textId="77777777" w:rsidR="00FF4BDE" w:rsidRPr="00D55D41" w:rsidRDefault="00FF4BDE" w:rsidP="00D55D41">
            <w:pPr>
              <w:rPr>
                <w:rFonts w:asciiTheme="minorHAnsi" w:hAnsiTheme="minorHAnsi"/>
                <w:sz w:val="18"/>
                <w:szCs w:val="18"/>
              </w:rPr>
            </w:pPr>
          </w:p>
        </w:tc>
      </w:tr>
      <w:tr w:rsidR="00FF4BDE" w:rsidRPr="00D55D41" w14:paraId="594A576A" w14:textId="77777777" w:rsidTr="000A1490">
        <w:trPr>
          <w:cantSplit/>
          <w:trHeight w:val="288"/>
        </w:trPr>
        <w:tc>
          <w:tcPr>
            <w:tcW w:w="212" w:type="pct"/>
            <w:vAlign w:val="center"/>
          </w:tcPr>
          <w:p w14:paraId="594A5767"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07</w:t>
            </w:r>
          </w:p>
        </w:tc>
        <w:tc>
          <w:tcPr>
            <w:tcW w:w="2370" w:type="pct"/>
            <w:vAlign w:val="center"/>
          </w:tcPr>
          <w:p w14:paraId="594A5768" w14:textId="24605478" w:rsidR="00FF4BDE" w:rsidRPr="00D55D41" w:rsidRDefault="00FF4BDE" w:rsidP="00EA18E2">
            <w:pPr>
              <w:rPr>
                <w:rFonts w:asciiTheme="minorHAnsi" w:hAnsiTheme="minorHAnsi"/>
                <w:sz w:val="18"/>
                <w:szCs w:val="18"/>
              </w:rPr>
            </w:pPr>
            <w:r w:rsidRPr="00D55D41">
              <w:rPr>
                <w:rFonts w:asciiTheme="minorHAnsi" w:hAnsiTheme="minorHAnsi"/>
                <w:sz w:val="18"/>
                <w:szCs w:val="18"/>
              </w:rPr>
              <w:t>Measured Subcooling (Line F06 – Line F04)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9" w14:textId="77777777" w:rsidR="00FF4BDE" w:rsidRPr="00D55D41" w:rsidRDefault="00FF4BDE" w:rsidP="00D55D41">
            <w:pPr>
              <w:rPr>
                <w:rFonts w:asciiTheme="minorHAnsi" w:hAnsiTheme="minorHAnsi"/>
                <w:sz w:val="18"/>
                <w:szCs w:val="18"/>
              </w:rPr>
            </w:pPr>
          </w:p>
        </w:tc>
      </w:tr>
      <w:tr w:rsidR="00FF4BDE" w:rsidRPr="00D55D41" w14:paraId="594A576E" w14:textId="77777777" w:rsidTr="000A1490">
        <w:trPr>
          <w:cantSplit/>
          <w:trHeight w:val="288"/>
        </w:trPr>
        <w:tc>
          <w:tcPr>
            <w:tcW w:w="212" w:type="pct"/>
            <w:vAlign w:val="center"/>
          </w:tcPr>
          <w:p w14:paraId="594A576B" w14:textId="77777777" w:rsidR="00FF4BDE" w:rsidRPr="00D55D41" w:rsidRDefault="00FF4BDE" w:rsidP="00D55D41">
            <w:pPr>
              <w:rPr>
                <w:rFonts w:asciiTheme="minorHAnsi" w:hAnsiTheme="minorHAnsi"/>
                <w:sz w:val="18"/>
                <w:szCs w:val="18"/>
              </w:rPr>
            </w:pPr>
            <w:r w:rsidRPr="00D55D41">
              <w:rPr>
                <w:rFonts w:asciiTheme="minorHAnsi" w:hAnsiTheme="minorHAnsi"/>
                <w:sz w:val="18"/>
                <w:szCs w:val="18"/>
              </w:rPr>
              <w:t>08</w:t>
            </w:r>
          </w:p>
        </w:tc>
        <w:tc>
          <w:tcPr>
            <w:tcW w:w="2370" w:type="pct"/>
            <w:vAlign w:val="center"/>
          </w:tcPr>
          <w:p w14:paraId="594A576C" w14:textId="1E954C2C" w:rsidR="00FF4BDE" w:rsidRPr="00D55D41" w:rsidRDefault="00FF4BDE" w:rsidP="00EA18E2">
            <w:pPr>
              <w:rPr>
                <w:rFonts w:asciiTheme="minorHAnsi" w:hAnsiTheme="minorHAnsi"/>
                <w:sz w:val="18"/>
                <w:szCs w:val="18"/>
              </w:rPr>
            </w:pPr>
            <w:r w:rsidRPr="00D55D41">
              <w:rPr>
                <w:rFonts w:asciiTheme="minorHAnsi" w:hAnsiTheme="minorHAnsi"/>
                <w:sz w:val="18"/>
                <w:szCs w:val="18"/>
              </w:rPr>
              <w:t>Target Subcooling from Manufacturer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6D" w14:textId="77777777" w:rsidR="00FF4BDE" w:rsidRPr="00D55D41" w:rsidRDefault="00FF4BDE" w:rsidP="00D55D41">
            <w:pPr>
              <w:rPr>
                <w:rFonts w:asciiTheme="minorHAnsi" w:hAnsiTheme="minorHAnsi"/>
                <w:sz w:val="18"/>
                <w:szCs w:val="18"/>
              </w:rPr>
            </w:pPr>
          </w:p>
        </w:tc>
      </w:tr>
      <w:tr w:rsidR="00EA18E2" w:rsidRPr="00D55D41" w14:paraId="594A5771" w14:textId="77777777" w:rsidTr="00EA18E2">
        <w:trPr>
          <w:trHeight w:val="288"/>
        </w:trPr>
        <w:tc>
          <w:tcPr>
            <w:tcW w:w="212" w:type="pct"/>
            <w:vAlign w:val="center"/>
          </w:tcPr>
          <w:p w14:paraId="594A576F" w14:textId="77777777" w:rsidR="00EA18E2" w:rsidRPr="00D55D41" w:rsidRDefault="00EA18E2" w:rsidP="00D55D41">
            <w:pPr>
              <w:rPr>
                <w:rFonts w:asciiTheme="minorHAnsi" w:hAnsiTheme="minorHAnsi"/>
                <w:sz w:val="18"/>
                <w:szCs w:val="18"/>
              </w:rPr>
            </w:pPr>
            <w:r w:rsidRPr="00D55D41">
              <w:rPr>
                <w:rFonts w:asciiTheme="minorHAnsi" w:hAnsiTheme="minorHAnsi"/>
                <w:sz w:val="18"/>
                <w:szCs w:val="18"/>
              </w:rPr>
              <w:t>09</w:t>
            </w:r>
          </w:p>
        </w:tc>
        <w:tc>
          <w:tcPr>
            <w:tcW w:w="2370" w:type="pct"/>
            <w:vAlign w:val="center"/>
          </w:tcPr>
          <w:p w14:paraId="67CB8D73" w14:textId="77777777" w:rsidR="00EA18E2" w:rsidRPr="00D55D41" w:rsidRDefault="00EA18E2" w:rsidP="00D55D41">
            <w:pPr>
              <w:rPr>
                <w:rFonts w:asciiTheme="minorHAnsi" w:hAnsiTheme="minorHAnsi"/>
                <w:sz w:val="18"/>
                <w:szCs w:val="18"/>
              </w:rPr>
            </w:pPr>
            <w:r w:rsidRPr="00D55D41">
              <w:rPr>
                <w:rFonts w:asciiTheme="minorHAnsi" w:hAnsiTheme="minorHAnsi"/>
                <w:sz w:val="18"/>
                <w:szCs w:val="18"/>
              </w:rPr>
              <w:t xml:space="preserve">Compliance Statement: </w:t>
            </w:r>
          </w:p>
        </w:tc>
        <w:tc>
          <w:tcPr>
            <w:tcW w:w="2418" w:type="pct"/>
            <w:vAlign w:val="center"/>
          </w:tcPr>
          <w:p w14:paraId="594A5770" w14:textId="01DBC970" w:rsidR="00EA18E2" w:rsidRPr="00D55D41" w:rsidRDefault="00EA18E2" w:rsidP="00D55D41">
            <w:pPr>
              <w:rPr>
                <w:rFonts w:asciiTheme="minorHAnsi" w:hAnsiTheme="minorHAnsi"/>
                <w:sz w:val="18"/>
                <w:szCs w:val="18"/>
              </w:rPr>
            </w:pPr>
          </w:p>
        </w:tc>
      </w:tr>
    </w:tbl>
    <w:p w14:paraId="594A5772" w14:textId="77777777" w:rsidR="00FF4BDE" w:rsidRPr="00687CF2" w:rsidRDefault="00FF4BDE"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114"/>
        <w:gridCol w:w="5218"/>
      </w:tblGrid>
      <w:tr w:rsidR="00FF4BDE" w:rsidRPr="00D55D41" w14:paraId="594A5775" w14:textId="77777777" w:rsidTr="00D55D41">
        <w:trPr>
          <w:trHeight w:val="288"/>
        </w:trPr>
        <w:tc>
          <w:tcPr>
            <w:tcW w:w="5000" w:type="pct"/>
            <w:gridSpan w:val="3"/>
            <w:vAlign w:val="center"/>
          </w:tcPr>
          <w:p w14:paraId="594A5773" w14:textId="42408161" w:rsidR="00FF4BDE" w:rsidRPr="00687CF2" w:rsidRDefault="00FF4BDE" w:rsidP="00D55D41">
            <w:pPr>
              <w:keepNext/>
              <w:rPr>
                <w:rFonts w:asciiTheme="minorHAnsi" w:hAnsiTheme="minorHAnsi"/>
                <w:b/>
                <w:szCs w:val="18"/>
              </w:rPr>
            </w:pPr>
            <w:r w:rsidRPr="00687CF2">
              <w:rPr>
                <w:rFonts w:asciiTheme="minorHAnsi" w:hAnsiTheme="minorHAnsi"/>
                <w:b/>
                <w:szCs w:val="18"/>
              </w:rPr>
              <w:lastRenderedPageBreak/>
              <w:t>G. Metering Device Verification</w:t>
            </w:r>
          </w:p>
          <w:p w14:paraId="594A5774" w14:textId="0033A2D1" w:rsidR="00FF4BDE" w:rsidRPr="00687CF2" w:rsidRDefault="007266CE" w:rsidP="00D55D41">
            <w:pPr>
              <w:keepNext/>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w:t>
            </w:r>
            <w:r w:rsidRPr="00687CF2">
              <w:rPr>
                <w:rFonts w:asciiTheme="minorHAnsi" w:hAnsiTheme="minorHAnsi"/>
                <w:sz w:val="18"/>
                <w:szCs w:val="18"/>
              </w:rPr>
              <w:t xml:space="preserve"> </w:t>
            </w:r>
            <w:r w:rsidR="00FF4BDE" w:rsidRPr="00687CF2">
              <w:rPr>
                <w:rFonts w:asciiTheme="minorHAnsi" w:hAnsiTheme="minorHAnsi"/>
                <w:sz w:val="18"/>
                <w:szCs w:val="18"/>
              </w:rPr>
              <w:t>Procedures for the verification of proper metering device operation are specified in RA3.2.2.6.2</w:t>
            </w:r>
          </w:p>
        </w:tc>
      </w:tr>
      <w:tr w:rsidR="00FF4BDE" w:rsidRPr="00D55D41" w14:paraId="594A5779" w14:textId="77777777" w:rsidTr="00687CF2">
        <w:trPr>
          <w:trHeight w:val="288"/>
        </w:trPr>
        <w:tc>
          <w:tcPr>
            <w:tcW w:w="212" w:type="pct"/>
            <w:vAlign w:val="center"/>
          </w:tcPr>
          <w:p w14:paraId="594A5776"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01</w:t>
            </w:r>
          </w:p>
        </w:tc>
        <w:tc>
          <w:tcPr>
            <w:tcW w:w="2370" w:type="pct"/>
            <w:vAlign w:val="center"/>
          </w:tcPr>
          <w:p w14:paraId="594A5777" w14:textId="3FB03EE1"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Suction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78" w14:textId="77777777" w:rsidR="00FF4BDE" w:rsidRPr="00D55D41" w:rsidRDefault="00FF4BDE" w:rsidP="00D55D41">
            <w:pPr>
              <w:keepNext/>
              <w:rPr>
                <w:rFonts w:asciiTheme="minorHAnsi" w:hAnsiTheme="minorHAnsi"/>
                <w:sz w:val="18"/>
                <w:szCs w:val="18"/>
              </w:rPr>
            </w:pPr>
          </w:p>
        </w:tc>
      </w:tr>
      <w:tr w:rsidR="00FF4BDE" w:rsidRPr="00D55D41" w14:paraId="594A577D" w14:textId="77777777" w:rsidTr="00687CF2">
        <w:trPr>
          <w:trHeight w:val="288"/>
        </w:trPr>
        <w:tc>
          <w:tcPr>
            <w:tcW w:w="212" w:type="pct"/>
            <w:vAlign w:val="center"/>
          </w:tcPr>
          <w:p w14:paraId="594A577A"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02</w:t>
            </w:r>
          </w:p>
        </w:tc>
        <w:tc>
          <w:tcPr>
            <w:tcW w:w="2370" w:type="pct"/>
            <w:vAlign w:val="center"/>
          </w:tcPr>
          <w:p w14:paraId="594A577B" w14:textId="6E3075FA" w:rsidR="00FF4BDE" w:rsidRPr="00D55D41" w:rsidRDefault="00FF4BDE" w:rsidP="00D55D41">
            <w:pPr>
              <w:keepNext/>
              <w:rPr>
                <w:rFonts w:asciiTheme="minorHAnsi" w:hAnsiTheme="minorHAnsi"/>
                <w:sz w:val="18"/>
                <w:szCs w:val="18"/>
              </w:rPr>
            </w:pPr>
            <w:r w:rsidRPr="00D55D41">
              <w:rPr>
                <w:rFonts w:asciiTheme="minorHAnsi" w:hAnsiTheme="minorHAnsi"/>
                <w:sz w:val="18"/>
                <w:szCs w:val="18"/>
              </w:rPr>
              <w:t>Measured Suction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w:t>
            </w:r>
          </w:p>
        </w:tc>
        <w:tc>
          <w:tcPr>
            <w:tcW w:w="2418" w:type="pct"/>
            <w:vAlign w:val="center"/>
          </w:tcPr>
          <w:p w14:paraId="594A577C" w14:textId="77777777" w:rsidR="00FF4BDE" w:rsidRPr="00D55D41" w:rsidRDefault="00FF4BDE" w:rsidP="00D55D41">
            <w:pPr>
              <w:keepNext/>
              <w:rPr>
                <w:rFonts w:asciiTheme="minorHAnsi" w:hAnsiTheme="minorHAnsi"/>
                <w:sz w:val="18"/>
                <w:szCs w:val="18"/>
              </w:rPr>
            </w:pPr>
          </w:p>
        </w:tc>
      </w:tr>
      <w:tr w:rsidR="00FF4BDE" w:rsidRPr="00D55D41" w14:paraId="594A5781" w14:textId="77777777" w:rsidTr="00687CF2">
        <w:trPr>
          <w:trHeight w:val="288"/>
        </w:trPr>
        <w:tc>
          <w:tcPr>
            <w:tcW w:w="212" w:type="pct"/>
            <w:vAlign w:val="center"/>
          </w:tcPr>
          <w:p w14:paraId="594A577E"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03</w:t>
            </w:r>
          </w:p>
        </w:tc>
        <w:tc>
          <w:tcPr>
            <w:tcW w:w="2370" w:type="pct"/>
            <w:vAlign w:val="center"/>
          </w:tcPr>
          <w:p w14:paraId="594A577F" w14:textId="67691301"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Evaporator saturation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from digital gauge or P-T Table using line G02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80" w14:textId="77777777" w:rsidR="00FF4BDE" w:rsidRPr="00D55D41" w:rsidRDefault="00FF4BDE" w:rsidP="00D55D41">
            <w:pPr>
              <w:keepNext/>
              <w:rPr>
                <w:rFonts w:asciiTheme="minorHAnsi" w:hAnsiTheme="minorHAnsi"/>
                <w:sz w:val="18"/>
                <w:szCs w:val="18"/>
              </w:rPr>
            </w:pPr>
          </w:p>
        </w:tc>
      </w:tr>
      <w:tr w:rsidR="00FF4BDE" w:rsidRPr="00D55D41" w14:paraId="594A5785" w14:textId="77777777" w:rsidTr="00687CF2">
        <w:trPr>
          <w:trHeight w:val="288"/>
        </w:trPr>
        <w:tc>
          <w:tcPr>
            <w:tcW w:w="212" w:type="pct"/>
            <w:vAlign w:val="center"/>
          </w:tcPr>
          <w:p w14:paraId="594A5782"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04</w:t>
            </w:r>
          </w:p>
        </w:tc>
        <w:tc>
          <w:tcPr>
            <w:tcW w:w="2370" w:type="pct"/>
            <w:vAlign w:val="center"/>
          </w:tcPr>
          <w:p w14:paraId="594A5783" w14:textId="450B0254"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Superheat (Line G01 – Line G03) (</w:t>
            </w:r>
            <w:r w:rsidR="00EA18E2">
              <w:rPr>
                <w:rFonts w:asciiTheme="minorHAnsi" w:hAnsiTheme="minorHAnsi"/>
                <w:sz w:val="18"/>
                <w:szCs w:val="18"/>
              </w:rPr>
              <w:t>°</w:t>
            </w:r>
            <w:r w:rsidRPr="00D55D41">
              <w:rPr>
                <w:rFonts w:asciiTheme="minorHAnsi" w:hAnsiTheme="minorHAnsi"/>
                <w:sz w:val="18"/>
                <w:szCs w:val="18"/>
              </w:rPr>
              <w:t>F)</w:t>
            </w:r>
          </w:p>
        </w:tc>
        <w:tc>
          <w:tcPr>
            <w:tcW w:w="2418" w:type="pct"/>
            <w:vAlign w:val="center"/>
          </w:tcPr>
          <w:p w14:paraId="594A5784" w14:textId="77777777" w:rsidR="00FF4BDE" w:rsidRPr="00D55D41" w:rsidRDefault="00FF4BDE" w:rsidP="00D55D41">
            <w:pPr>
              <w:keepNext/>
              <w:rPr>
                <w:rFonts w:asciiTheme="minorHAnsi" w:hAnsiTheme="minorHAnsi"/>
                <w:sz w:val="18"/>
                <w:szCs w:val="18"/>
              </w:rPr>
            </w:pPr>
          </w:p>
        </w:tc>
      </w:tr>
      <w:tr w:rsidR="00FF4BDE" w:rsidRPr="00D55D41" w14:paraId="594A5789" w14:textId="77777777" w:rsidTr="00687CF2">
        <w:trPr>
          <w:trHeight w:val="288"/>
        </w:trPr>
        <w:tc>
          <w:tcPr>
            <w:tcW w:w="212" w:type="pct"/>
            <w:vAlign w:val="center"/>
          </w:tcPr>
          <w:p w14:paraId="594A5786" w14:textId="77777777" w:rsidR="00FF4BDE" w:rsidRPr="00D55D41" w:rsidDel="00C76C40" w:rsidRDefault="00FF4BDE" w:rsidP="00687CF2">
            <w:pPr>
              <w:keepNext/>
              <w:jc w:val="center"/>
              <w:rPr>
                <w:rFonts w:asciiTheme="minorHAnsi" w:hAnsiTheme="minorHAnsi"/>
                <w:sz w:val="18"/>
                <w:szCs w:val="18"/>
              </w:rPr>
            </w:pPr>
            <w:r w:rsidRPr="00D55D41">
              <w:rPr>
                <w:rFonts w:asciiTheme="minorHAnsi" w:hAnsiTheme="minorHAnsi"/>
                <w:sz w:val="18"/>
                <w:szCs w:val="18"/>
              </w:rPr>
              <w:t>05</w:t>
            </w:r>
          </w:p>
        </w:tc>
        <w:tc>
          <w:tcPr>
            <w:tcW w:w="2370" w:type="pct"/>
            <w:vAlign w:val="center"/>
          </w:tcPr>
          <w:p w14:paraId="594A5787" w14:textId="526518BF"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Measured Superheat (Line G04) is between 3</w:t>
            </w:r>
            <w:r w:rsidR="00EA18E2">
              <w:rPr>
                <w:rFonts w:asciiTheme="minorHAnsi" w:hAnsiTheme="minorHAnsi"/>
                <w:sz w:val="18"/>
                <w:szCs w:val="18"/>
              </w:rPr>
              <w:t>°F</w:t>
            </w:r>
            <w:r w:rsidRPr="00D55D41">
              <w:rPr>
                <w:rFonts w:asciiTheme="minorHAnsi" w:hAnsiTheme="minorHAnsi"/>
                <w:sz w:val="18"/>
                <w:szCs w:val="18"/>
              </w:rPr>
              <w:t xml:space="preserve"> and 26</w:t>
            </w:r>
            <w:r w:rsidR="00EA18E2">
              <w:rPr>
                <w:rFonts w:asciiTheme="minorHAnsi" w:hAnsiTheme="minorHAnsi"/>
                <w:sz w:val="18"/>
                <w:szCs w:val="18"/>
              </w:rPr>
              <w:t>°</w:t>
            </w:r>
            <w:r w:rsidRPr="00D55D41">
              <w:rPr>
                <w:rFonts w:asciiTheme="minorHAnsi" w:hAnsiTheme="minorHAnsi"/>
                <w:sz w:val="18"/>
                <w:szCs w:val="18"/>
              </w:rPr>
              <w:t>F (inclusive)</w:t>
            </w:r>
          </w:p>
        </w:tc>
        <w:tc>
          <w:tcPr>
            <w:tcW w:w="2418" w:type="pct"/>
            <w:vAlign w:val="center"/>
          </w:tcPr>
          <w:p w14:paraId="594A5788" w14:textId="77777777" w:rsidR="00FF4BDE" w:rsidRPr="00D55D41" w:rsidRDefault="00FF4BDE" w:rsidP="00D55D41">
            <w:pPr>
              <w:keepNext/>
              <w:rPr>
                <w:rFonts w:asciiTheme="minorHAnsi" w:hAnsiTheme="minorHAnsi"/>
                <w:sz w:val="18"/>
                <w:szCs w:val="18"/>
              </w:rPr>
            </w:pPr>
          </w:p>
        </w:tc>
      </w:tr>
      <w:tr w:rsidR="00FF4BDE" w:rsidRPr="00D55D41" w14:paraId="594A578D" w14:textId="77777777" w:rsidTr="00687CF2">
        <w:trPr>
          <w:trHeight w:val="288"/>
        </w:trPr>
        <w:tc>
          <w:tcPr>
            <w:tcW w:w="212" w:type="pct"/>
            <w:vAlign w:val="center"/>
          </w:tcPr>
          <w:p w14:paraId="594A578A" w14:textId="77777777" w:rsidR="00FF4BDE" w:rsidRPr="00D55D41" w:rsidRDefault="00FF4BDE" w:rsidP="00687CF2">
            <w:pPr>
              <w:keepNext/>
              <w:jc w:val="center"/>
              <w:rPr>
                <w:rFonts w:asciiTheme="minorHAnsi" w:hAnsiTheme="minorHAnsi"/>
                <w:sz w:val="18"/>
                <w:szCs w:val="18"/>
              </w:rPr>
            </w:pPr>
            <w:r w:rsidRPr="00D55D41">
              <w:rPr>
                <w:rFonts w:asciiTheme="minorHAnsi" w:hAnsiTheme="minorHAnsi"/>
                <w:sz w:val="18"/>
                <w:szCs w:val="18"/>
              </w:rPr>
              <w:t>06</w:t>
            </w:r>
          </w:p>
        </w:tc>
        <w:tc>
          <w:tcPr>
            <w:tcW w:w="2370" w:type="pct"/>
            <w:vAlign w:val="center"/>
          </w:tcPr>
          <w:p w14:paraId="594A578B" w14:textId="0B733520" w:rsidR="00FF4BDE" w:rsidRPr="00D55D41" w:rsidRDefault="00FF4BDE" w:rsidP="00EA18E2">
            <w:pPr>
              <w:keepNext/>
              <w:rPr>
                <w:rFonts w:asciiTheme="minorHAnsi" w:hAnsiTheme="minorHAnsi"/>
                <w:sz w:val="18"/>
                <w:szCs w:val="18"/>
              </w:rPr>
            </w:pPr>
            <w:r w:rsidRPr="00D55D41">
              <w:rPr>
                <w:rFonts w:asciiTheme="minorHAnsi" w:hAnsiTheme="minorHAnsi"/>
                <w:sz w:val="18"/>
                <w:szCs w:val="18"/>
              </w:rPr>
              <w:t xml:space="preserve">Measured Superheat (Line G04) is within </w:t>
            </w:r>
            <w:r w:rsidR="00770C1B">
              <w:rPr>
                <w:rFonts w:asciiTheme="minorHAnsi" w:hAnsiTheme="minorHAnsi"/>
                <w:sz w:val="18"/>
                <w:szCs w:val="18"/>
              </w:rPr>
              <w:t>M</w:t>
            </w:r>
            <w:r w:rsidRPr="00D55D41">
              <w:rPr>
                <w:rFonts w:asciiTheme="minorHAnsi" w:hAnsiTheme="minorHAnsi"/>
                <w:sz w:val="18"/>
                <w:szCs w:val="18"/>
              </w:rPr>
              <w:t xml:space="preserve">anufacturer’s </w:t>
            </w:r>
            <w:r w:rsidR="00770C1B">
              <w:rPr>
                <w:rFonts w:asciiTheme="minorHAnsi" w:hAnsiTheme="minorHAnsi"/>
                <w:sz w:val="18"/>
                <w:szCs w:val="18"/>
              </w:rPr>
              <w:t>S</w:t>
            </w:r>
            <w:r w:rsidRPr="00D55D41">
              <w:rPr>
                <w:rFonts w:asciiTheme="minorHAnsi" w:hAnsiTheme="minorHAnsi"/>
                <w:sz w:val="18"/>
                <w:szCs w:val="18"/>
              </w:rPr>
              <w:t xml:space="preserve">pecifications </w:t>
            </w:r>
            <w:r w:rsidR="00EA18E2">
              <w:rPr>
                <w:rFonts w:asciiTheme="minorHAnsi" w:hAnsiTheme="minorHAnsi"/>
                <w:sz w:val="18"/>
                <w:szCs w:val="18"/>
              </w:rPr>
              <w:t>(</w:t>
            </w:r>
            <w:r w:rsidRPr="00D55D41">
              <w:rPr>
                <w:rFonts w:asciiTheme="minorHAnsi" w:hAnsiTheme="minorHAnsi"/>
                <w:sz w:val="18"/>
                <w:szCs w:val="18"/>
              </w:rPr>
              <w:t>if known</w:t>
            </w:r>
            <w:r w:rsidR="00EA18E2">
              <w:rPr>
                <w:rFonts w:asciiTheme="minorHAnsi" w:hAnsiTheme="minorHAnsi"/>
                <w:sz w:val="18"/>
                <w:szCs w:val="18"/>
              </w:rPr>
              <w:t>)</w:t>
            </w:r>
          </w:p>
        </w:tc>
        <w:tc>
          <w:tcPr>
            <w:tcW w:w="2418" w:type="pct"/>
            <w:vAlign w:val="center"/>
          </w:tcPr>
          <w:p w14:paraId="594A578C" w14:textId="77777777" w:rsidR="00FF4BDE" w:rsidRPr="00D55D41" w:rsidRDefault="00FF4BDE" w:rsidP="00D55D41">
            <w:pPr>
              <w:keepNext/>
              <w:rPr>
                <w:rFonts w:asciiTheme="minorHAnsi" w:hAnsiTheme="minorHAnsi"/>
                <w:sz w:val="18"/>
                <w:szCs w:val="18"/>
              </w:rPr>
            </w:pPr>
          </w:p>
        </w:tc>
      </w:tr>
      <w:tr w:rsidR="00EA18E2" w:rsidRPr="00D55D41" w14:paraId="594A5790" w14:textId="77777777" w:rsidTr="00EA18E2">
        <w:trPr>
          <w:trHeight w:val="288"/>
        </w:trPr>
        <w:tc>
          <w:tcPr>
            <w:tcW w:w="212" w:type="pct"/>
            <w:vAlign w:val="center"/>
          </w:tcPr>
          <w:p w14:paraId="594A578E" w14:textId="77777777" w:rsidR="00EA18E2" w:rsidRPr="00D55D41" w:rsidRDefault="00EA18E2" w:rsidP="00687CF2">
            <w:pPr>
              <w:keepNext/>
              <w:jc w:val="center"/>
              <w:rPr>
                <w:rFonts w:asciiTheme="minorHAnsi" w:hAnsiTheme="minorHAnsi"/>
                <w:sz w:val="18"/>
                <w:szCs w:val="18"/>
              </w:rPr>
            </w:pPr>
            <w:r w:rsidRPr="00D55D41">
              <w:rPr>
                <w:rFonts w:asciiTheme="minorHAnsi" w:hAnsiTheme="minorHAnsi"/>
                <w:sz w:val="18"/>
                <w:szCs w:val="18"/>
              </w:rPr>
              <w:t>07</w:t>
            </w:r>
          </w:p>
        </w:tc>
        <w:tc>
          <w:tcPr>
            <w:tcW w:w="2370" w:type="pct"/>
            <w:vAlign w:val="center"/>
          </w:tcPr>
          <w:p w14:paraId="7E3A404B" w14:textId="77777777" w:rsidR="00EA18E2" w:rsidRPr="00D55D41" w:rsidRDefault="00EA18E2" w:rsidP="00D55D41">
            <w:pPr>
              <w:keepNext/>
              <w:rPr>
                <w:rFonts w:asciiTheme="minorHAnsi" w:hAnsiTheme="minorHAnsi"/>
                <w:sz w:val="18"/>
                <w:szCs w:val="18"/>
              </w:rPr>
            </w:pPr>
            <w:r w:rsidRPr="00D55D41">
              <w:rPr>
                <w:rFonts w:asciiTheme="minorHAnsi" w:hAnsiTheme="minorHAnsi"/>
                <w:sz w:val="18"/>
                <w:szCs w:val="18"/>
              </w:rPr>
              <w:t xml:space="preserve">Compliance Statement: </w:t>
            </w:r>
          </w:p>
        </w:tc>
        <w:tc>
          <w:tcPr>
            <w:tcW w:w="2418" w:type="pct"/>
            <w:vAlign w:val="center"/>
          </w:tcPr>
          <w:p w14:paraId="594A578F" w14:textId="761AD3BF" w:rsidR="00EA18E2" w:rsidRPr="00D55D41" w:rsidRDefault="00EA18E2" w:rsidP="00D55D41">
            <w:pPr>
              <w:keepNext/>
              <w:rPr>
                <w:rFonts w:asciiTheme="minorHAnsi" w:hAnsiTheme="minorHAnsi"/>
                <w:sz w:val="18"/>
                <w:szCs w:val="18"/>
              </w:rPr>
            </w:pPr>
          </w:p>
        </w:tc>
      </w:tr>
    </w:tbl>
    <w:p w14:paraId="594A5791" w14:textId="77777777" w:rsidR="00F0317D" w:rsidRPr="00687CF2" w:rsidRDefault="00F0317D" w:rsidP="00FF4BD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10333"/>
      </w:tblGrid>
      <w:tr w:rsidR="00F0317D" w:rsidRPr="00DF3F73" w14:paraId="594A5794" w14:textId="77777777" w:rsidTr="00F0317D">
        <w:trPr>
          <w:cantSplit/>
          <w:trHeight w:val="432"/>
        </w:trPr>
        <w:tc>
          <w:tcPr>
            <w:tcW w:w="5000" w:type="pct"/>
            <w:gridSpan w:val="2"/>
            <w:vAlign w:val="center"/>
          </w:tcPr>
          <w:p w14:paraId="594A5792" w14:textId="5DC9C904" w:rsidR="00F0317D" w:rsidRPr="00687CF2" w:rsidRDefault="0077660C" w:rsidP="00687CF2">
            <w:pPr>
              <w:keepNext/>
              <w:rPr>
                <w:rFonts w:asciiTheme="minorHAnsi" w:hAnsiTheme="minorHAnsi"/>
                <w:b/>
                <w:szCs w:val="18"/>
              </w:rPr>
            </w:pPr>
            <w:r>
              <w:rPr>
                <w:rFonts w:asciiTheme="minorHAnsi" w:hAnsiTheme="minorHAnsi"/>
                <w:b/>
                <w:szCs w:val="18"/>
              </w:rPr>
              <w:t>H</w:t>
            </w:r>
            <w:r w:rsidR="00F0317D" w:rsidRPr="00687CF2">
              <w:rPr>
                <w:rFonts w:asciiTheme="minorHAnsi" w:hAnsiTheme="minorHAnsi"/>
                <w:b/>
                <w:szCs w:val="18"/>
              </w:rPr>
              <w:t>. Determination of HERS Verification Compliance</w:t>
            </w:r>
          </w:p>
          <w:p w14:paraId="594A5793" w14:textId="64225D6B" w:rsidR="00F0317D" w:rsidRPr="00DF3F73" w:rsidRDefault="00631AF3" w:rsidP="00687CF2">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F0317D" w:rsidRPr="00DF3F73" w14:paraId="594A5797" w14:textId="77777777" w:rsidTr="00687CF2">
        <w:trPr>
          <w:cantSplit/>
          <w:trHeight w:val="432"/>
        </w:trPr>
        <w:tc>
          <w:tcPr>
            <w:tcW w:w="212" w:type="pct"/>
            <w:vAlign w:val="center"/>
          </w:tcPr>
          <w:p w14:paraId="594A5795" w14:textId="77777777" w:rsidR="00F0317D" w:rsidRPr="00DF3F73" w:rsidDel="00C76C40" w:rsidRDefault="00F0317D" w:rsidP="00687CF2">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88" w:type="pct"/>
            <w:vAlign w:val="center"/>
          </w:tcPr>
          <w:p w14:paraId="594A5796" w14:textId="77777777" w:rsidR="00F0317D" w:rsidRPr="00DF3F73" w:rsidRDefault="00F0317D" w:rsidP="00F0317D">
            <w:pPr>
              <w:keepNext/>
              <w:spacing w:after="60"/>
              <w:rPr>
                <w:rFonts w:asciiTheme="minorHAnsi" w:hAnsiTheme="minorHAnsi"/>
                <w:sz w:val="18"/>
                <w:szCs w:val="18"/>
              </w:rPr>
            </w:pPr>
          </w:p>
        </w:tc>
      </w:tr>
    </w:tbl>
    <w:p w14:paraId="594A5798" w14:textId="77777777" w:rsidR="00F0317D" w:rsidRPr="00D55D41" w:rsidRDefault="00F0317D" w:rsidP="00FF4BDE">
      <w:pPr>
        <w:rPr>
          <w:rFonts w:asciiTheme="minorHAnsi" w:hAnsiTheme="minorHAnsi"/>
          <w:sz w:val="18"/>
          <w:szCs w:val="18"/>
        </w:rPr>
      </w:pPr>
    </w:p>
    <w:p w14:paraId="594A5799" w14:textId="77777777" w:rsidR="0060585D" w:rsidRPr="00D55D41" w:rsidRDefault="0060585D">
      <w:pPr>
        <w:rPr>
          <w:rFonts w:asciiTheme="minorHAnsi" w:hAnsiTheme="minorHAnsi"/>
          <w:sz w:val="18"/>
          <w:szCs w:val="18"/>
        </w:rPr>
      </w:pPr>
      <w:r w:rsidRPr="00D55D41">
        <w:rPr>
          <w:rFonts w:asciiTheme="minorHAnsi" w:hAnsiTheme="minorHAnsi"/>
          <w:sz w:val="18"/>
          <w:szCs w:val="18"/>
        </w:rPr>
        <w:br w:type="page"/>
      </w:r>
    </w:p>
    <w:p w14:paraId="594A57CA" w14:textId="77777777" w:rsidR="00FF4BDE" w:rsidRPr="00D55D41" w:rsidRDefault="00FF4BDE">
      <w:pPr>
        <w:rPr>
          <w:rFonts w:asciiTheme="minorHAnsi" w:hAnsiTheme="minorHAnsi"/>
          <w:sz w:val="18"/>
          <w:szCs w:val="18"/>
        </w:rPr>
      </w:pPr>
    </w:p>
    <w:p w14:paraId="594A57D3" w14:textId="77777777" w:rsidR="00786D26" w:rsidRPr="00D55D41" w:rsidRDefault="00786D26" w:rsidP="00075B8A">
      <w:pPr>
        <w:pStyle w:val="Header"/>
        <w:tabs>
          <w:tab w:val="clear" w:pos="4320"/>
          <w:tab w:val="clear" w:pos="8640"/>
          <w:tab w:val="left" w:pos="360"/>
        </w:tabs>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BA274A" w:rsidRPr="0059639C" w14:paraId="60BE6899"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A94278F" w14:textId="77777777" w:rsidR="00BA274A" w:rsidRPr="0059639C" w:rsidRDefault="00BA274A"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59639C">
              <w:rPr>
                <w:rFonts w:asciiTheme="minorHAnsi" w:eastAsiaTheme="minorEastAsia" w:hAnsiTheme="minorHAnsi" w:cs="Arial"/>
                <w:b/>
                <w:caps/>
              </w:rPr>
              <w:t>Documentation Author's Declaration Statement</w:t>
            </w:r>
          </w:p>
        </w:tc>
      </w:tr>
      <w:tr w:rsidR="00BA274A" w:rsidRPr="0059639C" w14:paraId="67698E58"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3BF92A6" w14:textId="77777777" w:rsidR="00BA274A" w:rsidRPr="0059639C" w:rsidRDefault="00BA274A" w:rsidP="00BA274A">
            <w:pPr>
              <w:numPr>
                <w:ilvl w:val="0"/>
                <w:numId w:val="29"/>
              </w:numPr>
              <w:spacing w:after="200" w:line="276" w:lineRule="auto"/>
              <w:ind w:left="271" w:hanging="270"/>
              <w:rPr>
                <w:rFonts w:asciiTheme="minorHAnsi" w:eastAsiaTheme="minorEastAsia" w:hAnsiTheme="minorHAnsi" w:cstheme="minorBidi"/>
              </w:rPr>
            </w:pPr>
            <w:r w:rsidRPr="0059639C">
              <w:rPr>
                <w:rFonts w:asciiTheme="minorHAnsi" w:eastAsiaTheme="minorEastAsia" w:hAnsiTheme="minorHAnsi" w:cstheme="minorBidi"/>
              </w:rPr>
              <w:t>I certify that this Certificate of Verification documentation is accurate and complete.</w:t>
            </w:r>
          </w:p>
        </w:tc>
      </w:tr>
      <w:tr w:rsidR="00BA274A" w:rsidRPr="0059639C" w14:paraId="22F106BD"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5786ADF8" w14:textId="77777777" w:rsidR="00BA274A" w:rsidRPr="0059639C" w:rsidRDefault="00BA274A" w:rsidP="00EA53EB">
            <w:pPr>
              <w:spacing w:line="276" w:lineRule="auto"/>
              <w:rPr>
                <w:rFonts w:asciiTheme="minorHAnsi" w:eastAsiaTheme="minorEastAsia" w:hAnsiTheme="minorHAnsi" w:cstheme="minorBidi"/>
              </w:rPr>
            </w:pPr>
            <w:r w:rsidRPr="0059639C">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64CCE16D" w14:textId="77777777" w:rsidR="00BA274A" w:rsidRPr="0059639C" w:rsidRDefault="00BA274A" w:rsidP="00EA53EB">
            <w:pPr>
              <w:spacing w:line="276" w:lineRule="auto"/>
              <w:rPr>
                <w:rFonts w:asciiTheme="minorHAnsi" w:eastAsiaTheme="minorEastAsia" w:hAnsiTheme="minorHAnsi" w:cstheme="minorBidi"/>
              </w:rPr>
            </w:pPr>
            <w:r w:rsidRPr="0059639C">
              <w:rPr>
                <w:rFonts w:asciiTheme="minorHAnsi" w:eastAsiaTheme="minorEastAsia" w:hAnsiTheme="minorHAnsi" w:cstheme="minorBidi"/>
              </w:rPr>
              <w:t>Documentation Author Signature:</w:t>
            </w:r>
          </w:p>
        </w:tc>
      </w:tr>
      <w:tr w:rsidR="00BA274A" w:rsidRPr="0059639C" w14:paraId="638B50F5"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139C48F8" w14:textId="77777777" w:rsidR="00BA274A" w:rsidRPr="0059639C" w:rsidRDefault="00BA274A" w:rsidP="00EA53EB">
            <w:pPr>
              <w:spacing w:line="276" w:lineRule="auto"/>
              <w:rPr>
                <w:rFonts w:asciiTheme="minorHAnsi" w:eastAsiaTheme="minorEastAsia" w:hAnsiTheme="minorHAnsi" w:cstheme="minorBidi"/>
              </w:rPr>
            </w:pPr>
            <w:r w:rsidRPr="0059639C">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6DA8106E" w14:textId="77777777" w:rsidR="00BA274A" w:rsidRPr="0059639C" w:rsidRDefault="00BA274A" w:rsidP="00EA53EB">
            <w:pPr>
              <w:spacing w:line="276" w:lineRule="auto"/>
              <w:rPr>
                <w:rFonts w:asciiTheme="minorHAnsi" w:eastAsiaTheme="minorEastAsia" w:hAnsiTheme="minorHAnsi" w:cstheme="minorBidi"/>
              </w:rPr>
            </w:pPr>
            <w:r w:rsidRPr="0059639C">
              <w:rPr>
                <w:rFonts w:asciiTheme="minorHAnsi" w:eastAsiaTheme="minorEastAsia" w:hAnsiTheme="minorHAnsi" w:cstheme="minorBidi"/>
              </w:rPr>
              <w:t>Date Signed:</w:t>
            </w:r>
          </w:p>
        </w:tc>
      </w:tr>
      <w:tr w:rsidR="00BA274A" w:rsidRPr="0059639C" w14:paraId="1B5EFF71"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72ADB0BA" w14:textId="77777777" w:rsidR="00BA274A" w:rsidRPr="0059639C" w:rsidRDefault="00BA274A" w:rsidP="00EA53EB">
            <w:pPr>
              <w:spacing w:line="276" w:lineRule="auto"/>
              <w:rPr>
                <w:rFonts w:asciiTheme="minorHAnsi" w:eastAsiaTheme="minorEastAsia" w:hAnsiTheme="minorHAnsi" w:cstheme="minorBidi"/>
              </w:rPr>
            </w:pPr>
            <w:r w:rsidRPr="0059639C">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0C61B4BA" w14:textId="77777777" w:rsidR="00BA274A" w:rsidRPr="0059639C" w:rsidRDefault="00BA274A" w:rsidP="00EA53EB">
            <w:pPr>
              <w:spacing w:line="276" w:lineRule="auto"/>
              <w:rPr>
                <w:rFonts w:asciiTheme="minorHAnsi" w:eastAsiaTheme="minorEastAsia" w:hAnsiTheme="minorHAnsi" w:cstheme="minorBidi"/>
              </w:rPr>
            </w:pPr>
            <w:r w:rsidRPr="0059639C">
              <w:rPr>
                <w:rFonts w:asciiTheme="minorHAnsi" w:eastAsiaTheme="minorEastAsia" w:hAnsiTheme="minorHAnsi" w:cstheme="minorBidi"/>
              </w:rPr>
              <w:t>CEA/HERS Certification Information (if applicable):</w:t>
            </w:r>
          </w:p>
        </w:tc>
      </w:tr>
      <w:tr w:rsidR="00BA274A" w:rsidRPr="0059639C" w14:paraId="3050858C"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267A4A8C" w14:textId="77777777" w:rsidR="00BA274A" w:rsidRPr="0059639C" w:rsidRDefault="00BA274A" w:rsidP="00EA53EB">
            <w:pPr>
              <w:spacing w:line="276" w:lineRule="auto"/>
              <w:rPr>
                <w:rFonts w:asciiTheme="minorHAnsi" w:eastAsiaTheme="minorEastAsia" w:hAnsiTheme="minorHAnsi" w:cstheme="minorBidi"/>
              </w:rPr>
            </w:pPr>
            <w:r w:rsidRPr="0059639C">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C8AB50D" w14:textId="77777777" w:rsidR="00BA274A" w:rsidRPr="0059639C" w:rsidRDefault="00BA274A" w:rsidP="00EA53EB">
            <w:pPr>
              <w:spacing w:line="276" w:lineRule="auto"/>
              <w:rPr>
                <w:rFonts w:asciiTheme="minorHAnsi" w:eastAsiaTheme="minorEastAsia" w:hAnsiTheme="minorHAnsi" w:cstheme="minorBidi"/>
              </w:rPr>
            </w:pPr>
            <w:r w:rsidRPr="0059639C">
              <w:rPr>
                <w:rFonts w:asciiTheme="minorHAnsi" w:eastAsiaTheme="minorEastAsia" w:hAnsiTheme="minorHAnsi" w:cstheme="minorBidi"/>
              </w:rPr>
              <w:t>Phone:</w:t>
            </w:r>
          </w:p>
        </w:tc>
      </w:tr>
      <w:tr w:rsidR="00BA274A" w:rsidRPr="0059639C" w14:paraId="1498C0A3" w14:textId="77777777" w:rsidTr="00EA53EB">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C200CD3" w14:textId="77777777" w:rsidR="00BA274A" w:rsidRPr="0059639C" w:rsidRDefault="00BA274A"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9639C">
              <w:rPr>
                <w:rFonts w:asciiTheme="minorHAnsi" w:eastAsiaTheme="minorEastAsia" w:hAnsiTheme="minorHAnsi" w:cs="Arial"/>
                <w:b/>
                <w:caps/>
              </w:rPr>
              <w:t xml:space="preserve">Responsible Person's Declaration statement </w:t>
            </w:r>
          </w:p>
        </w:tc>
      </w:tr>
      <w:tr w:rsidR="00BA274A" w:rsidRPr="0059639C" w14:paraId="3F16D73E" w14:textId="77777777" w:rsidTr="00EA53EB">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322F9B7" w14:textId="77777777" w:rsidR="00BA274A" w:rsidRPr="0059639C" w:rsidRDefault="00BA274A" w:rsidP="0059639C">
            <w:pPr>
              <w:spacing w:line="276" w:lineRule="auto"/>
              <w:rPr>
                <w:rFonts w:asciiTheme="minorHAnsi" w:eastAsiaTheme="minorEastAsia" w:hAnsiTheme="minorHAnsi" w:cstheme="minorBidi"/>
              </w:rPr>
            </w:pPr>
            <w:r w:rsidRPr="0059639C">
              <w:rPr>
                <w:rFonts w:asciiTheme="minorHAnsi" w:eastAsiaTheme="minorEastAsia" w:hAnsiTheme="minorHAnsi" w:cstheme="minorBidi"/>
              </w:rPr>
              <w:t xml:space="preserve">I certify the following under penalty of perjury, under the laws of the State of California: </w:t>
            </w:r>
          </w:p>
          <w:p w14:paraId="2FD2CCC7" w14:textId="77777777" w:rsidR="00BA274A" w:rsidRPr="0059639C" w:rsidRDefault="00BA274A" w:rsidP="00BA274A">
            <w:pPr>
              <w:numPr>
                <w:ilvl w:val="0"/>
                <w:numId w:val="30"/>
              </w:numPr>
              <w:spacing w:after="200" w:line="276" w:lineRule="auto"/>
              <w:ind w:left="964" w:hanging="270"/>
              <w:contextualSpacing/>
              <w:rPr>
                <w:rFonts w:ascii="Calibri" w:eastAsiaTheme="minorEastAsia" w:hAnsi="Calibri" w:cstheme="minorBidi"/>
              </w:rPr>
            </w:pPr>
            <w:bookmarkStart w:id="0" w:name="_Hlk104562088"/>
            <w:r w:rsidRPr="0059639C">
              <w:rPr>
                <w:rFonts w:ascii="Calibri" w:eastAsiaTheme="minorEastAsia" w:hAnsi="Calibri" w:cstheme="minorBidi"/>
              </w:rPr>
              <w:t>The information provided on this Certificate of Verification is true and correct.</w:t>
            </w:r>
          </w:p>
          <w:p w14:paraId="4506CC54" w14:textId="77777777" w:rsidR="00BA274A" w:rsidRPr="0059639C" w:rsidRDefault="00BA274A" w:rsidP="00BA274A">
            <w:pPr>
              <w:numPr>
                <w:ilvl w:val="0"/>
                <w:numId w:val="30"/>
              </w:numPr>
              <w:spacing w:after="200" w:line="276" w:lineRule="auto"/>
              <w:ind w:left="964" w:hanging="270"/>
              <w:contextualSpacing/>
              <w:rPr>
                <w:rFonts w:ascii="Calibri" w:eastAsiaTheme="minorEastAsia" w:hAnsi="Calibri" w:cstheme="minorBidi"/>
              </w:rPr>
            </w:pPr>
            <w:r w:rsidRPr="0059639C">
              <w:rPr>
                <w:rFonts w:ascii="Calibri" w:eastAsiaTheme="minorEastAsia" w:hAnsi="Calibri" w:cstheme="minorBidi"/>
              </w:rPr>
              <w:t>I am the certified HERS Rater who performed the verification identified and reported on this Certificate of Verification (responsible rater).</w:t>
            </w:r>
          </w:p>
          <w:p w14:paraId="30D98AC8" w14:textId="77777777" w:rsidR="00BA274A" w:rsidRPr="0059639C" w:rsidRDefault="00BA274A" w:rsidP="00BA274A">
            <w:pPr>
              <w:numPr>
                <w:ilvl w:val="0"/>
                <w:numId w:val="30"/>
              </w:numPr>
              <w:spacing w:after="200" w:line="276" w:lineRule="auto"/>
              <w:ind w:left="964" w:hanging="270"/>
              <w:contextualSpacing/>
              <w:rPr>
                <w:rFonts w:ascii="Calibri" w:eastAsiaTheme="minorEastAsia" w:hAnsi="Calibri" w:cstheme="minorBidi"/>
              </w:rPr>
            </w:pPr>
            <w:r w:rsidRPr="0059639C">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4ADF373" w14:textId="77777777" w:rsidR="00BA274A" w:rsidRPr="0059639C" w:rsidRDefault="00BA274A" w:rsidP="00BA274A">
            <w:pPr>
              <w:numPr>
                <w:ilvl w:val="0"/>
                <w:numId w:val="30"/>
              </w:numPr>
              <w:spacing w:after="200" w:line="276" w:lineRule="auto"/>
              <w:ind w:left="964" w:hanging="270"/>
              <w:contextualSpacing/>
              <w:rPr>
                <w:rFonts w:ascii="Calibri" w:eastAsiaTheme="minorEastAsia" w:hAnsi="Calibri" w:cstheme="minorBidi"/>
              </w:rPr>
            </w:pPr>
            <w:r w:rsidRPr="0059639C">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40613F9F" w14:textId="77777777" w:rsidR="00BA274A" w:rsidRPr="0059639C" w:rsidRDefault="00BA274A" w:rsidP="00BA274A">
            <w:pPr>
              <w:numPr>
                <w:ilvl w:val="0"/>
                <w:numId w:val="30"/>
              </w:numPr>
              <w:spacing w:after="200" w:line="276" w:lineRule="auto"/>
              <w:ind w:left="964" w:hanging="270"/>
              <w:contextualSpacing/>
              <w:rPr>
                <w:rFonts w:ascii="Calibri" w:eastAsiaTheme="minorEastAsia" w:hAnsi="Calibri" w:cstheme="minorBidi"/>
              </w:rPr>
            </w:pPr>
            <w:r w:rsidRPr="0059639C">
              <w:rPr>
                <w:rFonts w:ascii="Calibri" w:eastAsiaTheme="minorEastAsia" w:hAnsi="Calibri" w:cstheme="minorBidi"/>
              </w:rPr>
              <w:t xml:space="preserve">I </w:t>
            </w:r>
            <w:bookmarkStart w:id="1" w:name="_Hlk104572720"/>
            <w:r w:rsidRPr="0059639C">
              <w:rPr>
                <w:rFonts w:ascii="Calibri" w:eastAsiaTheme="minorEastAsia" w:hAnsi="Calibri" w:cstheme="minorBidi"/>
              </w:rPr>
              <w:t>understand</w:t>
            </w:r>
            <w:bookmarkEnd w:id="1"/>
            <w:r w:rsidRPr="0059639C">
              <w:rPr>
                <w:rFonts w:ascii="Calibri" w:eastAsiaTheme="minorEastAsia" w:hAnsi="Calibri" w:cstheme="minorBidi"/>
              </w:rPr>
              <w:t xml:space="preserve"> that a registered copy of this Certificate of Verification shall be </w:t>
            </w:r>
            <w:proofErr w:type="gramStart"/>
            <w:r w:rsidRPr="0059639C">
              <w:rPr>
                <w:rFonts w:ascii="Calibri" w:eastAsiaTheme="minorEastAsia" w:hAnsi="Calibri" w:cstheme="minorBidi"/>
              </w:rPr>
              <w:t>posted, or</w:t>
            </w:r>
            <w:proofErr w:type="gramEnd"/>
            <w:r w:rsidRPr="0059639C">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6DD27D1E" w14:textId="77777777" w:rsidR="00BA274A" w:rsidRPr="0059639C" w:rsidRDefault="00BA274A" w:rsidP="00BA274A">
            <w:pPr>
              <w:numPr>
                <w:ilvl w:val="0"/>
                <w:numId w:val="30"/>
              </w:numPr>
              <w:spacing w:after="200" w:line="276" w:lineRule="auto"/>
              <w:ind w:left="964" w:hanging="270"/>
              <w:contextualSpacing/>
              <w:rPr>
                <w:rFonts w:asciiTheme="minorHAnsi" w:eastAsiaTheme="minorEastAsia" w:hAnsiTheme="minorHAnsi" w:cstheme="minorBidi"/>
              </w:rPr>
            </w:pPr>
            <w:bookmarkStart w:id="2" w:name="_Hlk104572805"/>
            <w:r w:rsidRPr="0059639C">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BA274A" w:rsidRPr="0059639C" w14:paraId="09B4A9A2" w14:textId="77777777" w:rsidTr="00EA53EB">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A4C3C5D" w14:textId="77777777" w:rsidR="00BA274A" w:rsidRPr="0059639C" w:rsidRDefault="00BA274A"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59639C">
              <w:rPr>
                <w:rFonts w:asciiTheme="minorHAnsi" w:eastAsiaTheme="minorEastAsia" w:hAnsiTheme="minorHAnsi" w:cs="Arial"/>
                <w:b/>
                <w:caps/>
              </w:rPr>
              <w:t>BUILDER OR INSTALLER INFORMATION AS SHOWN ON THE CERTIFICATE OF INSTALLATION</w:t>
            </w:r>
          </w:p>
        </w:tc>
      </w:tr>
      <w:tr w:rsidR="00BA274A" w:rsidRPr="0059639C" w14:paraId="0CE5984F"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2DC6A44" w14:textId="77777777" w:rsidR="00BA274A" w:rsidRPr="0059639C" w:rsidRDefault="00BA274A"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9639C">
              <w:rPr>
                <w:rFonts w:asciiTheme="minorHAnsi" w:eastAsiaTheme="minorEastAsia" w:hAnsiTheme="minorHAnsi" w:cstheme="minorBidi"/>
              </w:rPr>
              <w:t>Company Name (Installing Subcontractor, General Contractor, or Builder/Owner):</w:t>
            </w:r>
          </w:p>
        </w:tc>
      </w:tr>
      <w:tr w:rsidR="00BA274A" w:rsidRPr="0059639C" w14:paraId="4CD3C226" w14:textId="77777777" w:rsidTr="00EA53EB">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F10CDDD" w14:textId="77777777" w:rsidR="00BA274A" w:rsidRPr="0059639C" w:rsidRDefault="00BA274A" w:rsidP="00EA53E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9639C">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2B675D9" w14:textId="77777777" w:rsidR="00BA274A" w:rsidRPr="0059639C" w:rsidRDefault="00BA274A" w:rsidP="00EA53E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9639C">
              <w:rPr>
                <w:rFonts w:asciiTheme="minorHAnsi" w:eastAsiaTheme="minorEastAsia" w:hAnsiTheme="minorHAnsi" w:cstheme="minorBidi"/>
              </w:rPr>
              <w:t>CSLB License:</w:t>
            </w:r>
          </w:p>
        </w:tc>
      </w:tr>
      <w:tr w:rsidR="00BA274A" w:rsidRPr="0059639C" w14:paraId="19462E01"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2CC0E1C" w14:textId="77777777" w:rsidR="00BA274A" w:rsidRPr="0059639C" w:rsidRDefault="00BA274A"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9639C">
              <w:rPr>
                <w:rFonts w:asciiTheme="minorHAnsi" w:eastAsiaTheme="minorEastAsia" w:hAnsiTheme="minorHAnsi" w:cs="Arial"/>
                <w:b/>
                <w:caps/>
              </w:rPr>
              <w:t>HERS PROVIDER DATA REGISTRY INFORMATION</w:t>
            </w:r>
          </w:p>
        </w:tc>
      </w:tr>
      <w:tr w:rsidR="00BA274A" w:rsidRPr="0059639C" w14:paraId="6BD84E2E"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5F8A25" w14:textId="77777777" w:rsidR="00BA274A" w:rsidRPr="0059639C" w:rsidRDefault="00BA274A"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9639C">
              <w:rPr>
                <w:rFonts w:asciiTheme="minorHAnsi" w:eastAsiaTheme="minorEastAsia" w:hAnsiTheme="minorHAnsi" w:cstheme="minorBidi"/>
              </w:rPr>
              <w:t>Sample Group Number (if applicable):</w:t>
            </w:r>
          </w:p>
          <w:p w14:paraId="5043869B" w14:textId="77777777" w:rsidR="00BA274A" w:rsidRPr="0059639C" w:rsidRDefault="00BA274A"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8FC7FE" w14:textId="77777777" w:rsidR="00BA274A" w:rsidRPr="0059639C" w:rsidRDefault="00BA274A"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59639C">
              <w:rPr>
                <w:rFonts w:asciiTheme="minorHAnsi" w:eastAsiaTheme="minorEastAsia" w:hAnsiTheme="minorHAnsi" w:cstheme="minorBidi"/>
              </w:rPr>
              <w:t>Dwelling Test Status in Sample Group (if applicable):</w:t>
            </w:r>
          </w:p>
          <w:p w14:paraId="2BF83364" w14:textId="77777777" w:rsidR="00BA274A" w:rsidRPr="0059639C" w:rsidRDefault="00BA274A"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BA274A" w:rsidRPr="0059639C" w14:paraId="7290B8A6"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43C2628" w14:textId="77777777" w:rsidR="00BA274A" w:rsidRPr="0059639C" w:rsidRDefault="00BA274A"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9639C">
              <w:rPr>
                <w:rFonts w:asciiTheme="minorHAnsi" w:eastAsiaTheme="minorEastAsia" w:hAnsiTheme="minorHAnsi" w:cs="Arial"/>
                <w:b/>
                <w:caps/>
              </w:rPr>
              <w:t>HERS RATER INFORMATION</w:t>
            </w:r>
          </w:p>
        </w:tc>
      </w:tr>
      <w:tr w:rsidR="00BA274A" w:rsidRPr="0059639C" w14:paraId="4E09E4AC"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508BCA1" w14:textId="77777777" w:rsidR="00BA274A" w:rsidRPr="0059639C" w:rsidRDefault="00BA274A"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9639C">
              <w:rPr>
                <w:rFonts w:asciiTheme="minorHAnsi" w:eastAsiaTheme="minorEastAsia" w:hAnsiTheme="minorHAnsi" w:cstheme="minorBidi"/>
              </w:rPr>
              <w:t>HERS Rater Company Name:</w:t>
            </w:r>
          </w:p>
          <w:p w14:paraId="2B393DF0" w14:textId="77777777" w:rsidR="00BA274A" w:rsidRPr="0059639C" w:rsidRDefault="00BA274A"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BA274A" w:rsidRPr="0059639C" w14:paraId="65627B3F"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967512" w14:textId="77777777" w:rsidR="00BA274A" w:rsidRPr="0059639C" w:rsidRDefault="00BA274A"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9639C">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162487" w14:textId="77777777" w:rsidR="00BA274A" w:rsidRPr="0059639C" w:rsidRDefault="00BA274A"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59639C">
              <w:rPr>
                <w:rFonts w:asciiTheme="minorHAnsi" w:eastAsiaTheme="minorEastAsia" w:hAnsiTheme="minorHAnsi" w:cstheme="minorBidi"/>
              </w:rPr>
              <w:t>Responsible Rater Signature:</w:t>
            </w:r>
          </w:p>
          <w:p w14:paraId="63844BF2" w14:textId="77777777" w:rsidR="00BA274A" w:rsidRPr="0059639C" w:rsidRDefault="00BA274A"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BA274A" w:rsidRPr="0059639C" w14:paraId="66F655E5"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1F1527" w14:textId="77777777" w:rsidR="00BA274A" w:rsidRPr="0059639C" w:rsidRDefault="00BA274A"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9639C">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7B36E8" w14:textId="77777777" w:rsidR="00BA274A" w:rsidRPr="0059639C" w:rsidRDefault="00BA274A"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59639C">
              <w:rPr>
                <w:rFonts w:asciiTheme="minorHAnsi" w:eastAsiaTheme="minorEastAsia" w:hAnsiTheme="minorHAnsi" w:cstheme="minorBidi"/>
              </w:rPr>
              <w:t>Date Signed:</w:t>
            </w:r>
          </w:p>
        </w:tc>
      </w:tr>
    </w:tbl>
    <w:p w14:paraId="594A57D4" w14:textId="77777777" w:rsidR="00786D26" w:rsidRPr="00D55D41" w:rsidRDefault="00786D26" w:rsidP="00075B8A">
      <w:pPr>
        <w:pStyle w:val="Header"/>
        <w:tabs>
          <w:tab w:val="clear" w:pos="4320"/>
          <w:tab w:val="clear" w:pos="8640"/>
          <w:tab w:val="left" w:pos="360"/>
        </w:tabs>
        <w:rPr>
          <w:rFonts w:asciiTheme="minorHAnsi" w:hAnsiTheme="minorHAnsi"/>
          <w:sz w:val="18"/>
          <w:szCs w:val="18"/>
        </w:rPr>
        <w:sectPr w:rsidR="00786D26" w:rsidRPr="00D55D41" w:rsidSect="00DF54E8">
          <w:headerReference w:type="default" r:id="rId12"/>
          <w:footerReference w:type="default" r:id="rId13"/>
          <w:pgSz w:w="12240" w:h="15840" w:code="1"/>
          <w:pgMar w:top="720" w:right="720" w:bottom="720" w:left="720" w:header="432" w:footer="432" w:gutter="0"/>
          <w:cols w:space="720"/>
          <w:docGrid w:linePitch="272"/>
        </w:sectPr>
      </w:pPr>
    </w:p>
    <w:p w14:paraId="594A57D6" w14:textId="6DD12406" w:rsidR="00786D26" w:rsidRPr="00687CF2" w:rsidRDefault="00216AAD" w:rsidP="00687CF2">
      <w:pPr>
        <w:jc w:val="center"/>
        <w:rPr>
          <w:rFonts w:asciiTheme="minorHAnsi" w:hAnsiTheme="minorHAnsi"/>
          <w:b/>
          <w:szCs w:val="18"/>
        </w:rPr>
      </w:pPr>
      <w:r>
        <w:rPr>
          <w:rFonts w:asciiTheme="minorHAnsi" w:hAnsiTheme="minorHAnsi"/>
          <w:b/>
          <w:szCs w:val="18"/>
        </w:rPr>
        <w:lastRenderedPageBreak/>
        <w:t>CF3R-MCH-25b-H User Instructions</w:t>
      </w:r>
    </w:p>
    <w:p w14:paraId="594A57D7" w14:textId="77777777" w:rsidR="00786D26" w:rsidRDefault="00786D26" w:rsidP="00272FAE">
      <w:pPr>
        <w:rPr>
          <w:rFonts w:asciiTheme="minorHAnsi" w:hAnsiTheme="minorHAnsi"/>
          <w:sz w:val="18"/>
          <w:szCs w:val="18"/>
        </w:rPr>
      </w:pPr>
    </w:p>
    <w:p w14:paraId="594A57D8" w14:textId="0B5FDC6A" w:rsidR="002D286E" w:rsidRPr="00DF3F73" w:rsidRDefault="002D286E" w:rsidP="002D286E">
      <w:pPr>
        <w:rPr>
          <w:rFonts w:asciiTheme="minorHAnsi" w:hAnsiTheme="minorHAnsi"/>
          <w:sz w:val="18"/>
          <w:szCs w:val="18"/>
        </w:rPr>
      </w:pPr>
      <w:r w:rsidRPr="00DF3F73">
        <w:rPr>
          <w:rFonts w:asciiTheme="minorHAnsi" w:hAnsiTheme="minorHAnsi"/>
          <w:sz w:val="18"/>
          <w:szCs w:val="18"/>
        </w:rPr>
        <w:t>Section A. System Information</w:t>
      </w:r>
    </w:p>
    <w:p w14:paraId="594A57DA"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B"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C"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D"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E"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DF"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7E0" w14:textId="0B25E96E" w:rsidR="002D286E" w:rsidRPr="00DB0ECE" w:rsidRDefault="002D286E" w:rsidP="002D286E">
      <w:pPr>
        <w:pStyle w:val="ListParagraph"/>
        <w:numPr>
          <w:ilvl w:val="0"/>
          <w:numId w:val="12"/>
        </w:numPr>
        <w:rPr>
          <w:rFonts w:asciiTheme="minorHAnsi" w:hAnsiTheme="minorHAnsi"/>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DB0ECE">
        <w:rPr>
          <w:rFonts w:asciiTheme="minorHAnsi" w:hAnsiTheme="minorHAnsi"/>
          <w:sz w:val="18"/>
        </w:rPr>
        <w:t xml:space="preserve"> Choose the type of refrigerant used by the system being verified. R-22 and R-410A are the most common, but other types may occasionally be encountered.</w:t>
      </w:r>
    </w:p>
    <w:p w14:paraId="594A57E1" w14:textId="0430CC48"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487E3AA5" w14:textId="4068A1F2" w:rsidR="006A3BBF" w:rsidRDefault="006A3BBF" w:rsidP="002D286E">
      <w:pPr>
        <w:pStyle w:val="ListParagraph"/>
        <w:numPr>
          <w:ilvl w:val="0"/>
          <w:numId w:val="12"/>
        </w:numPr>
        <w:rPr>
          <w:rFonts w:asciiTheme="minorHAnsi" w:hAnsiTheme="minorHAnsi"/>
          <w:sz w:val="18"/>
          <w:szCs w:val="18"/>
        </w:rPr>
      </w:pPr>
      <w:r>
        <w:rPr>
          <w:rFonts w:asciiTheme="minorHAnsi" w:hAnsiTheme="minorHAnsi"/>
          <w:sz w:val="18"/>
          <w:szCs w:val="18"/>
        </w:rPr>
        <w:t>This information is automatically pulled from the Certificate of Installation (CF2R-MCH-25). If applicable, a liquid line filter drier shall be installed according to the manufacturer’s specifications.</w:t>
      </w:r>
    </w:p>
    <w:p w14:paraId="594A57E2" w14:textId="7CAA845B"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DB0ECE">
        <w:rPr>
          <w:rFonts w:asciiTheme="minorHAnsi" w:hAnsiTheme="minorHAnsi"/>
          <w:sz w:val="18"/>
        </w:rPr>
        <w:t>Indicate whether the HVAC system is Completely New, Replacement or an Alteration.</w:t>
      </w:r>
    </w:p>
    <w:p w14:paraId="594A57E3" w14:textId="3AAAFA9A"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550554">
        <w:rPr>
          <w:rFonts w:asciiTheme="minorHAnsi" w:hAnsiTheme="minorHAnsi"/>
          <w:sz w:val="18"/>
          <w:szCs w:val="18"/>
        </w:rPr>
        <w:t>Fault Indicator Display</w:t>
      </w:r>
      <w:r w:rsidRPr="00DF3F73">
        <w:rPr>
          <w:rFonts w:asciiTheme="minorHAnsi" w:hAnsiTheme="minorHAnsi"/>
          <w:sz w:val="18"/>
          <w:szCs w:val="18"/>
        </w:rPr>
        <w:t xml:space="preserve"> (</w:t>
      </w:r>
      <w:r w:rsidR="00550554">
        <w:rPr>
          <w:rFonts w:asciiTheme="minorHAnsi" w:hAnsiTheme="minorHAnsi"/>
          <w:sz w:val="18"/>
          <w:szCs w:val="18"/>
        </w:rPr>
        <w:t>FID</w:t>
      </w:r>
      <w:r w:rsidRPr="00DF3F73">
        <w:rPr>
          <w:rFonts w:asciiTheme="minorHAnsi" w:hAnsiTheme="minorHAnsi"/>
          <w:sz w:val="18"/>
          <w:szCs w:val="18"/>
        </w:rPr>
        <w:t xml:space="preserve">). Qualifying </w:t>
      </w:r>
      <w:r w:rsidR="00550554">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550554">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550554">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B0ECE">
        <w:rPr>
          <w:rFonts w:asciiTheme="minorHAnsi" w:hAnsiTheme="minorHAnsi"/>
          <w:sz w:val="18"/>
        </w:rPr>
        <w:t xml:space="preserve">Installation of </w:t>
      </w:r>
      <w:proofErr w:type="gramStart"/>
      <w:r w:rsidRPr="00DB0ECE">
        <w:rPr>
          <w:rFonts w:asciiTheme="minorHAnsi" w:hAnsiTheme="minorHAnsi"/>
          <w:sz w:val="18"/>
        </w:rPr>
        <w:t>a</w:t>
      </w:r>
      <w:proofErr w:type="gramEnd"/>
      <w:r w:rsidRPr="00DB0ECE">
        <w:rPr>
          <w:rFonts w:asciiTheme="minorHAnsi" w:hAnsiTheme="minorHAnsi"/>
          <w:sz w:val="18"/>
        </w:rPr>
        <w:t xml:space="preserve"> </w:t>
      </w:r>
      <w:r w:rsidR="00550554">
        <w:rPr>
          <w:rFonts w:asciiTheme="minorHAnsi" w:hAnsiTheme="minorHAnsi"/>
          <w:sz w:val="18"/>
        </w:rPr>
        <w:t>FID</w:t>
      </w:r>
      <w:r w:rsidRPr="00DB0EC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550554">
        <w:rPr>
          <w:rFonts w:asciiTheme="minorHAnsi" w:hAnsiTheme="minorHAnsi"/>
          <w:sz w:val="18"/>
        </w:rPr>
        <w:t>FID</w:t>
      </w:r>
      <w:r w:rsidRPr="00DB0ECE">
        <w:rPr>
          <w:rFonts w:asciiTheme="minorHAnsi" w:hAnsiTheme="minorHAnsi"/>
          <w:sz w:val="18"/>
        </w:rPr>
        <w:t xml:space="preserve"> is required. Other requirements may also be triggered.</w:t>
      </w:r>
    </w:p>
    <w:p w14:paraId="594A57E4" w14:textId="6B962386"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94A57E5" w14:textId="01662A4E"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Most ducted split systems and package systems are of the type that approved refrigerant charge verification procedures detailed in Residential Appendix RA3.2.2 or RA1 can be used (i.e., Standard Charge Verification </w:t>
      </w:r>
      <w:del w:id="3" w:author="Alhabibi, Haider@Energy" w:date="2022-06-08T15:08:00Z">
        <w:r w:rsidRPr="00DF3F73" w:rsidDel="00C5365C">
          <w:rPr>
            <w:rFonts w:asciiTheme="minorHAnsi" w:hAnsiTheme="minorHAnsi"/>
            <w:sz w:val="18"/>
            <w:szCs w:val="18"/>
          </w:rPr>
          <w:delText xml:space="preserve">or Winter Setup Verification </w:delText>
        </w:r>
      </w:del>
      <w:r w:rsidRPr="00DF3F73">
        <w:rPr>
          <w:rFonts w:asciiTheme="minorHAnsi" w:hAnsiTheme="minorHAnsi"/>
          <w:sz w:val="18"/>
          <w:szCs w:val="18"/>
        </w:rPr>
        <w:t>procedures). Examples of systems that may not meet this description are “mini splits” or variable refrigerant flow systems that may only be charged using weigh-in procedures. Selecting “No” here may subject the project to additional scrutiny.</w:t>
      </w:r>
    </w:p>
    <w:p w14:paraId="594A57E6" w14:textId="77777777"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594A57E7" w14:textId="70F5CFE3"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594A57E8" w14:textId="1B8FC6B4"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EA18E2">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594A57E9" w14:textId="307B15A1"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EA18E2">
        <w:rPr>
          <w:rFonts w:asciiTheme="minorHAnsi" w:hAnsiTheme="minorHAnsi"/>
          <w:sz w:val="18"/>
          <w:szCs w:val="18"/>
        </w:rPr>
        <w:t>°</w:t>
      </w:r>
      <w:r w:rsidRPr="00DF3F73">
        <w:rPr>
          <w:rFonts w:asciiTheme="minorHAnsi" w:hAnsiTheme="minorHAnsi"/>
          <w:sz w:val="18"/>
          <w:szCs w:val="18"/>
        </w:rPr>
        <w:t xml:space="preserve">F); </w:t>
      </w:r>
      <w:r w:rsidR="00216AAD">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EA18E2">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594A57EA" w14:textId="580183D3"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216AAD">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594A57EB" w14:textId="600B7BF2" w:rsidR="002D286E" w:rsidRPr="00DF3F73" w:rsidDel="00C5365C" w:rsidRDefault="002D286E" w:rsidP="002D286E">
      <w:pPr>
        <w:pStyle w:val="ListParagraph"/>
        <w:numPr>
          <w:ilvl w:val="0"/>
          <w:numId w:val="18"/>
        </w:numPr>
        <w:spacing w:after="60"/>
        <w:ind w:left="1080"/>
        <w:rPr>
          <w:del w:id="4" w:author="Alhabibi, Haider@Energy" w:date="2022-06-08T15:08:00Z"/>
          <w:rFonts w:asciiTheme="minorHAnsi" w:hAnsiTheme="minorHAnsi"/>
          <w:sz w:val="18"/>
          <w:szCs w:val="18"/>
        </w:rPr>
      </w:pPr>
      <w:del w:id="5" w:author="Alhabibi, Haider@Energy" w:date="2022-06-08T15:08:00Z">
        <w:r w:rsidRPr="00DF3F73" w:rsidDel="00C5365C">
          <w:rPr>
            <w:rFonts w:asciiTheme="minorHAnsi" w:hAnsiTheme="minorHAnsi"/>
            <w:sz w:val="18"/>
            <w:szCs w:val="18"/>
          </w:rPr>
          <w:delText>Winter Setup (applicable when outdoor temperature is &lt; 55</w:delText>
        </w:r>
        <w:r w:rsidR="00EA18E2" w:rsidDel="00C5365C">
          <w:rPr>
            <w:rFonts w:asciiTheme="minorHAnsi" w:hAnsiTheme="minorHAnsi"/>
            <w:sz w:val="18"/>
            <w:szCs w:val="18"/>
          </w:rPr>
          <w:delText>°</w:delText>
        </w:r>
        <w:r w:rsidRPr="00DF3F73" w:rsidDel="00C5365C">
          <w:rPr>
            <w:rFonts w:asciiTheme="minorHAnsi" w:hAnsiTheme="minorHAnsi"/>
            <w:sz w:val="18"/>
            <w:szCs w:val="18"/>
          </w:rPr>
          <w:delText xml:space="preserve">F); </w:delText>
        </w:r>
        <w:r w:rsidR="00216AAD" w:rsidDel="00C5365C">
          <w:rPr>
            <w:rFonts w:asciiTheme="minorHAnsi" w:hAnsiTheme="minorHAnsi"/>
            <w:sz w:val="18"/>
            <w:szCs w:val="18"/>
          </w:rPr>
          <w:delText>t</w:delText>
        </w:r>
        <w:r w:rsidRPr="00DF3F73" w:rsidDel="00C5365C">
          <w:rPr>
            <w:rFonts w:asciiTheme="minorHAnsi" w:hAnsiTheme="minorHAnsi"/>
            <w:sz w:val="18"/>
            <w:szCs w:val="18"/>
          </w:rPr>
          <w:delText>he Winter Setup verification method is a special version of the Subcooling method. It can be used when the outdoor temperature is between 37</w:delText>
        </w:r>
        <w:r w:rsidR="00EA18E2" w:rsidDel="00C5365C">
          <w:rPr>
            <w:rFonts w:asciiTheme="minorHAnsi" w:hAnsiTheme="minorHAnsi"/>
            <w:sz w:val="18"/>
            <w:szCs w:val="18"/>
          </w:rPr>
          <w:delText>°F</w:delText>
        </w:r>
        <w:r w:rsidRPr="00DF3F73" w:rsidDel="00C5365C">
          <w:rPr>
            <w:rFonts w:asciiTheme="minorHAnsi" w:hAnsiTheme="minorHAnsi"/>
            <w:sz w:val="18"/>
            <w:szCs w:val="18"/>
          </w:rPr>
          <w:delText xml:space="preserve"> and 55</w:delText>
        </w:r>
        <w:r w:rsidR="00EA18E2" w:rsidDel="00C5365C">
          <w:rPr>
            <w:rFonts w:asciiTheme="minorHAnsi" w:hAnsiTheme="minorHAnsi"/>
            <w:sz w:val="18"/>
            <w:szCs w:val="18"/>
          </w:rPr>
          <w:delText>°</w:delText>
        </w:r>
        <w:r w:rsidRPr="00DF3F73" w:rsidDel="00C5365C">
          <w:rPr>
            <w:rFonts w:asciiTheme="minorHAnsi" w:hAnsiTheme="minorHAnsi"/>
            <w:sz w:val="18"/>
            <w:szCs w:val="18"/>
          </w:rPr>
          <w:delText>F. It can only be used on equipment where the manufacturer has specifically approved it for the equipment being tested. The Winter Setup procedure is details in Residential Appendix RA1.2.  Choosing this option will generate a CF2R-MCH-25e.</w:delText>
        </w:r>
      </w:del>
    </w:p>
    <w:p w14:paraId="594A57EC" w14:textId="71BE5384" w:rsidR="002D286E" w:rsidRPr="00DF3F73" w:rsidRDefault="002D286E" w:rsidP="002D286E">
      <w:pPr>
        <w:pStyle w:val="ListParagraph"/>
        <w:numPr>
          <w:ilvl w:val="0"/>
          <w:numId w:val="18"/>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w:t>
      </w:r>
      <w:proofErr w:type="gramStart"/>
      <w:r w:rsidRPr="00DF3F73">
        <w:rPr>
          <w:rFonts w:asciiTheme="minorHAnsi" w:hAnsiTheme="minorHAnsi"/>
          <w:sz w:val="18"/>
          <w:szCs w:val="18"/>
        </w:rPr>
        <w:t>Charge;</w:t>
      </w:r>
      <w:proofErr w:type="gramEnd"/>
      <w:r w:rsidRPr="00DF3F73">
        <w:rPr>
          <w:rFonts w:asciiTheme="minorHAnsi" w:hAnsiTheme="minorHAnsi"/>
          <w:sz w:val="18"/>
          <w:szCs w:val="18"/>
        </w:rPr>
        <w:t xml:space="preserve"> </w:t>
      </w:r>
      <w:r w:rsidR="00216AAD">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94A57ED" w14:textId="66671F3D"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94A57EE" w14:textId="42F6B3BC" w:rsidR="002D286E" w:rsidRPr="00DF3F73"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2E2F2E">
        <w:rPr>
          <w:rFonts w:asciiTheme="minorHAnsi" w:hAnsiTheme="minorHAnsi"/>
          <w:sz w:val="18"/>
          <w:szCs w:val="18"/>
        </w:rPr>
        <w:t>A15</w:t>
      </w:r>
      <w:r w:rsidRPr="00DF3F73">
        <w:rPr>
          <w:rFonts w:asciiTheme="minorHAnsi" w:hAnsiTheme="minorHAnsi"/>
          <w:sz w:val="18"/>
          <w:szCs w:val="18"/>
        </w:rPr>
        <w:t xml:space="preserve"> and </w:t>
      </w:r>
      <w:r w:rsidR="002E2F2E">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594A57EF" w14:textId="7727DEF0" w:rsidR="002D286E" w:rsidRPr="00576917" w:rsidRDefault="002D286E" w:rsidP="002D286E">
      <w:pPr>
        <w:pStyle w:val="ListParagraph"/>
        <w:numPr>
          <w:ilvl w:val="0"/>
          <w:numId w:val="12"/>
        </w:numPr>
        <w:rPr>
          <w:rFonts w:asciiTheme="minorHAnsi" w:hAnsiTheme="minorHAnsi"/>
          <w:sz w:val="18"/>
          <w:szCs w:val="18"/>
        </w:rPr>
      </w:pPr>
      <w:r w:rsidRPr="00DF3F73">
        <w:rPr>
          <w:rFonts w:asciiTheme="minorHAnsi" w:hAnsiTheme="minorHAnsi"/>
          <w:sz w:val="18"/>
          <w:szCs w:val="18"/>
        </w:rPr>
        <w:t xml:space="preserve">Specify the refrigerant charge verification used by the </w:t>
      </w:r>
      <w:r>
        <w:rPr>
          <w:rFonts w:asciiTheme="minorHAnsi" w:hAnsiTheme="minorHAnsi"/>
          <w:sz w:val="18"/>
          <w:szCs w:val="18"/>
        </w:rPr>
        <w:t xml:space="preserve">HERS </w:t>
      </w:r>
      <w:r w:rsidRPr="00DF3F73">
        <w:rPr>
          <w:rFonts w:asciiTheme="minorHAnsi" w:hAnsiTheme="minorHAnsi"/>
          <w:sz w:val="18"/>
          <w:szCs w:val="18"/>
        </w:rPr>
        <w:t xml:space="preserve">rater. Choices vary depending on what method was specified in </w:t>
      </w:r>
      <w:r w:rsidR="002E2F2E">
        <w:rPr>
          <w:rFonts w:asciiTheme="minorHAnsi" w:hAnsiTheme="minorHAnsi"/>
          <w:sz w:val="18"/>
          <w:szCs w:val="18"/>
        </w:rPr>
        <w:t>A11</w:t>
      </w:r>
      <w:r>
        <w:rPr>
          <w:rFonts w:asciiTheme="minorHAnsi" w:hAnsiTheme="minorHAnsi"/>
          <w:sz w:val="18"/>
          <w:szCs w:val="18"/>
        </w:rPr>
        <w:t xml:space="preserve">, </w:t>
      </w:r>
      <w:r w:rsidR="002E2F2E">
        <w:rPr>
          <w:rFonts w:asciiTheme="minorHAnsi" w:hAnsiTheme="minorHAnsi"/>
          <w:sz w:val="18"/>
          <w:szCs w:val="18"/>
        </w:rPr>
        <w:t>A12</w:t>
      </w:r>
      <w:r>
        <w:rPr>
          <w:rFonts w:asciiTheme="minorHAnsi" w:hAnsiTheme="minorHAnsi"/>
          <w:sz w:val="18"/>
          <w:szCs w:val="18"/>
        </w:rPr>
        <w:t xml:space="preserve">, and </w:t>
      </w:r>
      <w:r w:rsidR="002E2F2E">
        <w:rPr>
          <w:rFonts w:asciiTheme="minorHAnsi" w:hAnsiTheme="minorHAnsi"/>
          <w:sz w:val="18"/>
          <w:szCs w:val="18"/>
        </w:rPr>
        <w:t>A15</w:t>
      </w:r>
      <w:r w:rsidRPr="00DF3F73">
        <w:rPr>
          <w:rFonts w:asciiTheme="minorHAnsi" w:hAnsiTheme="minorHAnsi"/>
          <w:sz w:val="18"/>
          <w:szCs w:val="18"/>
        </w:rPr>
        <w:t>.</w:t>
      </w:r>
    </w:p>
    <w:p w14:paraId="594A57F0" w14:textId="77777777" w:rsidR="002D286E" w:rsidRPr="00DF3F73" w:rsidRDefault="002D286E" w:rsidP="002D286E">
      <w:pPr>
        <w:rPr>
          <w:rFonts w:asciiTheme="minorHAnsi" w:hAnsiTheme="minorHAnsi"/>
          <w:sz w:val="18"/>
          <w:szCs w:val="18"/>
        </w:rPr>
      </w:pPr>
    </w:p>
    <w:p w14:paraId="594A57F1"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B. Metering Device Verification</w:t>
      </w:r>
    </w:p>
    <w:p w14:paraId="594A57F3" w14:textId="42BE70C7" w:rsidR="002D286E" w:rsidRPr="00DF3F73" w:rsidRDefault="002D286E" w:rsidP="002D286E">
      <w:pPr>
        <w:pStyle w:val="ListParagraph"/>
        <w:numPr>
          <w:ilvl w:val="0"/>
          <w:numId w:val="21"/>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have selected the correct metering device used on the system being verified. This will check against the refrigerant charge verification method selected in </w:t>
      </w:r>
      <w:r w:rsidR="002E2F2E">
        <w:rPr>
          <w:rFonts w:asciiTheme="minorHAnsi" w:hAnsiTheme="minorHAnsi"/>
          <w:sz w:val="18"/>
          <w:szCs w:val="18"/>
        </w:rPr>
        <w:t>A15</w:t>
      </w:r>
      <w:r w:rsidRPr="00DF3F73">
        <w:rPr>
          <w:rFonts w:asciiTheme="minorHAnsi" w:hAnsiTheme="minorHAnsi"/>
          <w:sz w:val="18"/>
          <w:szCs w:val="18"/>
        </w:rPr>
        <w:t>. An error message will appear in B02 if the wrong verification method may ha</w:t>
      </w:r>
      <w:r w:rsidR="004213A4">
        <w:rPr>
          <w:rFonts w:asciiTheme="minorHAnsi" w:hAnsiTheme="minorHAnsi"/>
          <w:sz w:val="18"/>
          <w:szCs w:val="18"/>
        </w:rPr>
        <w:t>ve</w:t>
      </w:r>
      <w:r w:rsidRPr="00DF3F73">
        <w:rPr>
          <w:rFonts w:asciiTheme="minorHAnsi" w:hAnsiTheme="minorHAnsi"/>
          <w:sz w:val="18"/>
          <w:szCs w:val="18"/>
        </w:rPr>
        <w:t xml:space="preserve"> been selected.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This entry must match installed system to pass.</w:t>
      </w:r>
    </w:p>
    <w:p w14:paraId="594A57F4" w14:textId="3B526C44" w:rsidR="002D286E" w:rsidRPr="00DF3F73" w:rsidRDefault="002D286E" w:rsidP="002D286E">
      <w:pPr>
        <w:pStyle w:val="ListParagraph"/>
        <w:numPr>
          <w:ilvl w:val="0"/>
          <w:numId w:val="21"/>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w:t>
      </w:r>
    </w:p>
    <w:p w14:paraId="594A57F5" w14:textId="77777777" w:rsidR="002D286E" w:rsidRPr="00DF3F73" w:rsidRDefault="002D286E" w:rsidP="002D286E">
      <w:pPr>
        <w:rPr>
          <w:rFonts w:asciiTheme="minorHAnsi" w:hAnsiTheme="minorHAnsi"/>
          <w:sz w:val="18"/>
          <w:szCs w:val="18"/>
        </w:rPr>
      </w:pPr>
    </w:p>
    <w:p w14:paraId="594A57F6"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C. Instrument Calibration</w:t>
      </w:r>
    </w:p>
    <w:p w14:paraId="594A57F8" w14:textId="1EF94DD3"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 xml:space="preserve">Enter the date of most recent Digital Refrigerant Gauge Calibration Field Check by rater. Analog gauges are not allowed for verification purposes under the </w:t>
      </w:r>
      <w:r w:rsidR="00DA7FD5">
        <w:rPr>
          <w:rFonts w:asciiTheme="minorHAnsi" w:hAnsiTheme="minorHAnsi"/>
          <w:sz w:val="18"/>
          <w:szCs w:val="18"/>
        </w:rPr>
        <w:t>2016</w:t>
      </w:r>
      <w:r w:rsidRPr="00DF3F73">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594A57F9" w14:textId="6942CED4"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594A57FA" w14:textId="5D2B65BA"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 xml:space="preserve">Digital Refrigerant Gauge Calibration status will appear automatically. If the date entered in C01 is more than 30 days prior to date of verification this row will indicate that calibration is </w:t>
      </w:r>
      <w:proofErr w:type="gramStart"/>
      <w:r w:rsidRPr="00DF3F73">
        <w:rPr>
          <w:rFonts w:asciiTheme="minorHAnsi" w:hAnsiTheme="minorHAnsi"/>
          <w:sz w:val="18"/>
          <w:szCs w:val="18"/>
        </w:rPr>
        <w:t>required</w:t>
      </w:r>
      <w:proofErr w:type="gramEnd"/>
      <w:r w:rsidRPr="00DF3F73">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594A57FB" w14:textId="118DBDF9" w:rsidR="002D286E" w:rsidRPr="00DF3F73" w:rsidRDefault="002D286E" w:rsidP="002D286E">
      <w:pPr>
        <w:pStyle w:val="ListParagraph"/>
        <w:numPr>
          <w:ilvl w:val="0"/>
          <w:numId w:val="22"/>
        </w:numPr>
        <w:rPr>
          <w:rFonts w:asciiTheme="minorHAnsi" w:hAnsiTheme="minorHAnsi"/>
          <w:sz w:val="18"/>
          <w:szCs w:val="18"/>
        </w:rPr>
      </w:pPr>
      <w:r w:rsidRPr="00DF3F73">
        <w:rPr>
          <w:rFonts w:asciiTheme="minorHAnsi" w:hAnsiTheme="minorHAnsi"/>
          <w:sz w:val="18"/>
          <w:szCs w:val="18"/>
        </w:rPr>
        <w:t xml:space="preserve">Digital Thermocouple Calibration status will appear automatically. If the date entered in C02 is more than 30 days prior to date of verification this row will indicate that calibration is </w:t>
      </w:r>
      <w:proofErr w:type="gramStart"/>
      <w:r w:rsidRPr="00DF3F73">
        <w:rPr>
          <w:rFonts w:asciiTheme="minorHAnsi" w:hAnsiTheme="minorHAnsi"/>
          <w:sz w:val="18"/>
          <w:szCs w:val="18"/>
        </w:rPr>
        <w:t>required</w:t>
      </w:r>
      <w:proofErr w:type="gramEnd"/>
      <w:r w:rsidRPr="00DF3F73">
        <w:rPr>
          <w:rFonts w:asciiTheme="minorHAnsi" w:hAnsiTheme="minorHAnsi"/>
          <w:sz w:val="18"/>
          <w:szCs w:val="18"/>
        </w:rPr>
        <w:t xml:space="preserve">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594A57FC" w14:textId="77777777" w:rsidR="002D286E" w:rsidRPr="00DF3F73" w:rsidRDefault="002D286E" w:rsidP="002D286E">
      <w:pPr>
        <w:pStyle w:val="ListParagraph"/>
        <w:rPr>
          <w:rFonts w:asciiTheme="minorHAnsi" w:hAnsiTheme="minorHAnsi"/>
          <w:sz w:val="18"/>
          <w:szCs w:val="18"/>
        </w:rPr>
      </w:pPr>
    </w:p>
    <w:p w14:paraId="594A57FD" w14:textId="43DC61AB"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D. Measurement Access Hole (MAH) Verification</w:t>
      </w:r>
    </w:p>
    <w:p w14:paraId="594A57FF" w14:textId="1C44149A" w:rsidR="002D286E" w:rsidRPr="00DF3F73" w:rsidRDefault="002D286E" w:rsidP="002D286E">
      <w:pPr>
        <w:pStyle w:val="ListParagraph"/>
        <w:numPr>
          <w:ilvl w:val="0"/>
          <w:numId w:val="13"/>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have indicated the method used to demonstrate compliance with the MAH requirement by selecting the appropriate method from the </w:t>
      </w:r>
      <w:proofErr w:type="gramStart"/>
      <w:r w:rsidRPr="00DF3F73">
        <w:rPr>
          <w:rFonts w:asciiTheme="minorHAnsi" w:hAnsiTheme="minorHAnsi"/>
          <w:sz w:val="18"/>
          <w:szCs w:val="18"/>
        </w:rPr>
        <w:t>drop down</w:t>
      </w:r>
      <w:proofErr w:type="gramEnd"/>
      <w:r w:rsidRPr="00DF3F73">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94A5800" w14:textId="77777777" w:rsidR="002D286E" w:rsidRPr="00DF3F73" w:rsidRDefault="002D286E" w:rsidP="002D286E">
      <w:pPr>
        <w:pStyle w:val="ListParagraph"/>
        <w:rPr>
          <w:rFonts w:asciiTheme="minorHAnsi" w:hAnsiTheme="minorHAnsi"/>
          <w:sz w:val="18"/>
          <w:szCs w:val="18"/>
        </w:rPr>
      </w:pPr>
    </w:p>
    <w:p w14:paraId="594A5801" w14:textId="7AD71229"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E. Minimum System Airflow Rate Verification</w:t>
      </w:r>
    </w:p>
    <w:p w14:paraId="594A5803" w14:textId="599193A2" w:rsidR="002D286E" w:rsidRPr="00DF3F73" w:rsidRDefault="002D286E" w:rsidP="002D286E">
      <w:pPr>
        <w:pStyle w:val="ListParagraph"/>
        <w:numPr>
          <w:ilvl w:val="0"/>
          <w:numId w:val="14"/>
        </w:numPr>
        <w:rPr>
          <w:rFonts w:asciiTheme="minorHAnsi" w:hAnsiTheme="minorHAnsi"/>
          <w:sz w:val="18"/>
          <w:szCs w:val="18"/>
        </w:rPr>
      </w:pPr>
      <w:r w:rsidRPr="00DF3F73">
        <w:rPr>
          <w:rFonts w:asciiTheme="minorHAnsi" w:hAnsiTheme="minorHAnsi"/>
          <w:sz w:val="18"/>
          <w:szCs w:val="18"/>
        </w:rPr>
        <w:t xml:space="preserve">This information is automatically calculated based on the information given in </w:t>
      </w:r>
      <w:r w:rsidR="000B2650">
        <w:rPr>
          <w:rFonts w:asciiTheme="minorHAnsi" w:hAnsiTheme="minorHAnsi"/>
          <w:sz w:val="18"/>
          <w:szCs w:val="18"/>
        </w:rPr>
        <w:t>A10</w:t>
      </w:r>
      <w:r w:rsidRPr="00DF3F73">
        <w:rPr>
          <w:rFonts w:asciiTheme="minorHAnsi" w:hAnsiTheme="minorHAnsi"/>
          <w:sz w:val="18"/>
          <w:szCs w:val="18"/>
        </w:rPr>
        <w:t>. This is the target minimum system airflow required for the system being verified.</w:t>
      </w:r>
    </w:p>
    <w:p w14:paraId="594A5804" w14:textId="72707AD4" w:rsidR="002D286E" w:rsidRPr="00DF3F73" w:rsidRDefault="002D286E" w:rsidP="002D286E">
      <w:pPr>
        <w:pStyle w:val="ListParagraph"/>
        <w:numPr>
          <w:ilvl w:val="0"/>
          <w:numId w:val="14"/>
        </w:numPr>
        <w:rPr>
          <w:rFonts w:asciiTheme="minorHAnsi" w:hAnsiTheme="minorHAnsi"/>
          <w:sz w:val="18"/>
          <w:szCs w:val="18"/>
        </w:rPr>
      </w:pPr>
      <w:r w:rsidRPr="00DF3F73">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DF3F73">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DF3F73">
        <w:rPr>
          <w:rFonts w:asciiTheme="minorHAnsi" w:hAnsiTheme="minorHAnsi"/>
          <w:sz w:val="18"/>
          <w:szCs w:val="18"/>
        </w:rPr>
        <w:t>. If the measured airflow is not adequate it will not comply with the airflow requirements and refrigerant charge verification cannot be performed.</w:t>
      </w:r>
    </w:p>
    <w:p w14:paraId="594A5805" w14:textId="77777777" w:rsidR="002D286E" w:rsidRPr="00D55D41" w:rsidRDefault="002D286E" w:rsidP="002D286E">
      <w:pPr>
        <w:rPr>
          <w:rFonts w:asciiTheme="minorHAnsi" w:hAnsiTheme="minorHAnsi"/>
          <w:sz w:val="18"/>
          <w:szCs w:val="18"/>
        </w:rPr>
      </w:pPr>
    </w:p>
    <w:p w14:paraId="52F80B29" w14:textId="77777777" w:rsidR="00216AAD" w:rsidRDefault="00216AAD">
      <w:pPr>
        <w:rPr>
          <w:rFonts w:asciiTheme="minorHAnsi" w:hAnsiTheme="minorHAnsi"/>
          <w:b/>
          <w:sz w:val="18"/>
          <w:szCs w:val="18"/>
        </w:rPr>
      </w:pPr>
      <w:r>
        <w:rPr>
          <w:rFonts w:asciiTheme="minorHAnsi" w:hAnsiTheme="minorHAnsi"/>
          <w:b/>
          <w:sz w:val="18"/>
          <w:szCs w:val="18"/>
        </w:rPr>
        <w:br w:type="page"/>
      </w:r>
    </w:p>
    <w:p w14:paraId="594A5806" w14:textId="602506F5" w:rsidR="002D286E" w:rsidRPr="00687CF2" w:rsidRDefault="002D286E" w:rsidP="002D286E">
      <w:pPr>
        <w:rPr>
          <w:rFonts w:asciiTheme="minorHAnsi" w:hAnsiTheme="minorHAnsi"/>
          <w:b/>
          <w:sz w:val="18"/>
          <w:szCs w:val="18"/>
        </w:rPr>
      </w:pPr>
      <w:r w:rsidRPr="00687CF2">
        <w:rPr>
          <w:rFonts w:asciiTheme="minorHAnsi" w:hAnsiTheme="minorHAnsi"/>
          <w:b/>
          <w:sz w:val="18"/>
          <w:szCs w:val="18"/>
        </w:rPr>
        <w:lastRenderedPageBreak/>
        <w:t>Section F. Subcooling Charge Verification Method – Data Collection</w:t>
      </w:r>
    </w:p>
    <w:p w14:paraId="594A5808" w14:textId="7403A54C"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EA18E2">
        <w:rPr>
          <w:rFonts w:asciiTheme="minorHAnsi" w:hAnsiTheme="minorHAnsi"/>
          <w:sz w:val="18"/>
          <w:szCs w:val="18"/>
        </w:rPr>
        <w:t>°</w:t>
      </w:r>
      <w:r w:rsidRPr="00D55D41">
        <w:rPr>
          <w:rFonts w:asciiTheme="minorHAnsi" w:hAnsiTheme="minorHAnsi"/>
          <w:sz w:val="18"/>
          <w:szCs w:val="18"/>
        </w:rPr>
        <w:t>F. This temperature must remain above 70</w:t>
      </w:r>
      <w:r w:rsidR="00EA18E2">
        <w:rPr>
          <w:rFonts w:asciiTheme="minorHAnsi" w:hAnsiTheme="minorHAnsi"/>
          <w:sz w:val="18"/>
          <w:szCs w:val="18"/>
        </w:rPr>
        <w:t>°</w:t>
      </w:r>
      <w:r w:rsidRPr="00D55D41">
        <w:rPr>
          <w:rFonts w:asciiTheme="minorHAnsi" w:hAnsiTheme="minorHAnsi"/>
          <w:sz w:val="18"/>
          <w:szCs w:val="18"/>
        </w:rPr>
        <w:t>F during the verification procedure. This requirement is detailed in Residential Appendix RA3.2.2.5.</w:t>
      </w:r>
    </w:p>
    <w:p w14:paraId="594A5809" w14:textId="06D8086F"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condenser air dry-bulb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condenser</w:t>
      </w:r>
      <w:proofErr w:type="spellEnd"/>
      <w:r w:rsidRPr="00D55D41">
        <w:rPr>
          <w:rFonts w:asciiTheme="minorHAnsi" w:hAnsiTheme="minorHAnsi"/>
          <w:sz w:val="18"/>
          <w:szCs w:val="18"/>
        </w:rPr>
        <w:t xml:space="preserve">) in </w:t>
      </w:r>
      <w:r w:rsidR="00EA18E2">
        <w:rPr>
          <w:rFonts w:asciiTheme="minorHAnsi" w:hAnsiTheme="minorHAnsi"/>
          <w:sz w:val="18"/>
          <w:szCs w:val="18"/>
        </w:rPr>
        <w:t>°</w:t>
      </w:r>
      <w:r w:rsidRPr="00D55D41">
        <w:rPr>
          <w:rFonts w:asciiTheme="minorHAnsi" w:hAnsiTheme="minorHAnsi"/>
          <w:sz w:val="18"/>
          <w:szCs w:val="18"/>
        </w:rPr>
        <w:t>F. This value must be at least 55</w:t>
      </w:r>
      <w:r w:rsidR="00EA18E2">
        <w:rPr>
          <w:rFonts w:asciiTheme="minorHAnsi" w:hAnsiTheme="minorHAnsi"/>
          <w:sz w:val="18"/>
          <w:szCs w:val="18"/>
        </w:rPr>
        <w:t>°</w:t>
      </w:r>
      <w:r w:rsidRPr="00D55D41">
        <w:rPr>
          <w:rFonts w:asciiTheme="minorHAnsi" w:hAnsiTheme="minorHAnsi"/>
          <w:sz w:val="18"/>
          <w:szCs w:val="18"/>
        </w:rPr>
        <w:t>gF and no more than 115</w:t>
      </w:r>
      <w:r w:rsidR="00EA18E2">
        <w:rPr>
          <w:rFonts w:asciiTheme="minorHAnsi" w:hAnsiTheme="minorHAnsi"/>
          <w:sz w:val="18"/>
          <w:szCs w:val="18"/>
        </w:rPr>
        <w:t>°</w:t>
      </w:r>
      <w:r w:rsidRPr="00D55D41">
        <w:rPr>
          <w:rFonts w:asciiTheme="minorHAnsi" w:hAnsiTheme="minorHAnsi"/>
          <w:sz w:val="18"/>
          <w:szCs w:val="18"/>
        </w:rPr>
        <w:t>F to use the Subcooling Charge Verification Method.</w:t>
      </w:r>
    </w:p>
    <w:p w14:paraId="594A580A" w14:textId="3DAE9CAE"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If a value less than 55</w:t>
      </w:r>
      <w:r w:rsidR="00EA18E2">
        <w:rPr>
          <w:rFonts w:asciiTheme="minorHAnsi" w:hAnsiTheme="minorHAnsi"/>
          <w:sz w:val="18"/>
          <w:szCs w:val="18"/>
        </w:rPr>
        <w:t>°</w:t>
      </w:r>
      <w:r w:rsidRPr="00D55D41">
        <w:rPr>
          <w:rFonts w:asciiTheme="minorHAnsi" w:hAnsiTheme="minorHAnsi"/>
          <w:sz w:val="18"/>
          <w:szCs w:val="18"/>
        </w:rPr>
        <w:t>F or greater than 115</w:t>
      </w:r>
      <w:r w:rsidR="00EA18E2">
        <w:rPr>
          <w:rFonts w:asciiTheme="minorHAnsi" w:hAnsiTheme="minorHAnsi"/>
          <w:sz w:val="18"/>
          <w:szCs w:val="18"/>
        </w:rPr>
        <w:t>°</w:t>
      </w:r>
      <w:r w:rsidRPr="00D55D41">
        <w:rPr>
          <w:rFonts w:asciiTheme="minorHAnsi" w:hAnsiTheme="minorHAnsi"/>
          <w:sz w:val="18"/>
          <w:szCs w:val="18"/>
        </w:rPr>
        <w:t>F is entered in F02 the Subcooling Method cannot be used.</w:t>
      </w:r>
    </w:p>
    <w:p w14:paraId="594A580B" w14:textId="6EBD8D49"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xml:space="preserve">) in </w:t>
      </w:r>
      <w:r w:rsidR="00EA18E2">
        <w:rPr>
          <w:rFonts w:asciiTheme="minorHAnsi" w:hAnsiTheme="minorHAnsi"/>
          <w:sz w:val="18"/>
          <w:szCs w:val="18"/>
        </w:rPr>
        <w:t>°</w:t>
      </w:r>
      <w:r w:rsidRPr="00D55D41">
        <w:rPr>
          <w:rFonts w:asciiTheme="minorHAnsi" w:hAnsiTheme="minorHAnsi"/>
          <w:sz w:val="18"/>
          <w:szCs w:val="18"/>
        </w:rPr>
        <w:t xml:space="preserve">F. This procedure is detailed in RA3.2.2.5. This value is used to calculate the measured </w:t>
      </w:r>
      <w:proofErr w:type="spellStart"/>
      <w:r w:rsidRPr="00D55D41">
        <w:rPr>
          <w:rFonts w:asciiTheme="minorHAnsi" w:hAnsiTheme="minorHAnsi"/>
          <w:sz w:val="18"/>
          <w:szCs w:val="18"/>
        </w:rPr>
        <w:t>subcool</w:t>
      </w:r>
      <w:proofErr w:type="spellEnd"/>
      <w:r w:rsidRPr="00D55D41">
        <w:rPr>
          <w:rFonts w:asciiTheme="minorHAnsi" w:hAnsiTheme="minorHAnsi"/>
          <w:sz w:val="18"/>
          <w:szCs w:val="18"/>
        </w:rPr>
        <w:t xml:space="preserve"> temperature.</w:t>
      </w:r>
    </w:p>
    <w:p w14:paraId="594A580C" w14:textId="78E20DB2"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Measure and record the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xml:space="preserve">) in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 This procedure is detailed in RA3.2.2.5. This value is used to determine the condenser saturation temperature (</w:t>
      </w:r>
      <w:proofErr w:type="spellStart"/>
      <w:proofErr w:type="gramStart"/>
      <w:r w:rsidRPr="00D55D41">
        <w:rPr>
          <w:rFonts w:asciiTheme="minorHAnsi" w:hAnsiTheme="minorHAnsi"/>
          <w:sz w:val="18"/>
          <w:szCs w:val="18"/>
        </w:rPr>
        <w:t>T</w:t>
      </w:r>
      <w:r w:rsidRPr="00D55D41">
        <w:rPr>
          <w:rFonts w:asciiTheme="minorHAnsi" w:hAnsiTheme="minorHAnsi"/>
          <w:sz w:val="18"/>
          <w:szCs w:val="18"/>
          <w:vertAlign w:val="subscript"/>
        </w:rPr>
        <w:t>condenser,sat</w:t>
      </w:r>
      <w:proofErr w:type="spellEnd"/>
      <w:proofErr w:type="gramEnd"/>
      <w:r w:rsidRPr="00D55D41">
        <w:rPr>
          <w:rFonts w:asciiTheme="minorHAnsi" w:hAnsiTheme="minorHAnsi"/>
          <w:sz w:val="18"/>
          <w:szCs w:val="18"/>
        </w:rPr>
        <w:t xml:space="preserve">) from a pressure temperature chart for the appropriate refrigerant (can be internal to a digital gauge), which is entered into F06. </w:t>
      </w:r>
    </w:p>
    <w:p w14:paraId="594A580D" w14:textId="5B6010F7"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Enter the condenser saturation temperature (</w:t>
      </w:r>
      <w:proofErr w:type="spellStart"/>
      <w:proofErr w:type="gramStart"/>
      <w:r w:rsidRPr="00D55D41">
        <w:rPr>
          <w:rFonts w:asciiTheme="minorHAnsi" w:hAnsiTheme="minorHAnsi"/>
          <w:sz w:val="18"/>
          <w:szCs w:val="18"/>
        </w:rPr>
        <w:t>T</w:t>
      </w:r>
      <w:r w:rsidRPr="00D55D41">
        <w:rPr>
          <w:rFonts w:asciiTheme="minorHAnsi" w:hAnsiTheme="minorHAnsi"/>
          <w:sz w:val="18"/>
          <w:szCs w:val="18"/>
          <w:vertAlign w:val="subscript"/>
        </w:rPr>
        <w:t>condenser,sat</w:t>
      </w:r>
      <w:proofErr w:type="spellEnd"/>
      <w:proofErr w:type="gramEnd"/>
      <w:r w:rsidRPr="00D55D41">
        <w:rPr>
          <w:rFonts w:asciiTheme="minorHAnsi" w:hAnsiTheme="minorHAnsi"/>
          <w:sz w:val="18"/>
          <w:szCs w:val="18"/>
        </w:rPr>
        <w:t xml:space="preserve">) from the digital gauge or a separate pressure-temperature chart that corresponds to the liquid line pressure entered in F05, in </w:t>
      </w:r>
      <w:r w:rsidR="00D60C60">
        <w:rPr>
          <w:rFonts w:asciiTheme="minorHAnsi" w:hAnsiTheme="minorHAnsi"/>
          <w:sz w:val="18"/>
          <w:szCs w:val="18"/>
        </w:rPr>
        <w:t>°</w:t>
      </w:r>
      <w:r w:rsidRPr="00D55D41">
        <w:rPr>
          <w:rFonts w:asciiTheme="minorHAnsi" w:hAnsiTheme="minorHAnsi"/>
          <w:sz w:val="18"/>
          <w:szCs w:val="18"/>
        </w:rPr>
        <w:t>F.</w:t>
      </w:r>
    </w:p>
    <w:p w14:paraId="594A580E" w14:textId="7DF9E3D2"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Measured Subcooling is automatically calculated as the difference between the liquid line temperature (F04) and the condenser saturation temperature (F06)</w:t>
      </w:r>
    </w:p>
    <w:p w14:paraId="594A580F" w14:textId="5F1CCAD9"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The Rater must independently collect this data. Enter target subcooling from manufacturer. This may be a challenge to find for older equipment. Internet searches can sometimes result in archived equipment specifications for the equipment in question, or sometimes a very similar model. If the manufacturer’s target cannot be found the Commission’s Executive Director may provide additional guidance for compliance.</w:t>
      </w:r>
    </w:p>
    <w:p w14:paraId="594A5810" w14:textId="329BCED1" w:rsidR="002D286E" w:rsidRPr="00D55D41" w:rsidRDefault="002D286E" w:rsidP="002D286E">
      <w:pPr>
        <w:pStyle w:val="ListParagraph"/>
        <w:numPr>
          <w:ilvl w:val="0"/>
          <w:numId w:val="15"/>
        </w:numPr>
        <w:rPr>
          <w:rFonts w:asciiTheme="minorHAnsi" w:hAnsiTheme="minorHAnsi"/>
          <w:sz w:val="18"/>
          <w:szCs w:val="18"/>
        </w:rPr>
      </w:pPr>
      <w:r w:rsidRPr="00D55D41">
        <w:rPr>
          <w:rFonts w:asciiTheme="minorHAnsi" w:hAnsiTheme="minorHAnsi"/>
          <w:sz w:val="18"/>
          <w:szCs w:val="18"/>
        </w:rPr>
        <w:t xml:space="preserve">System passes Subcooling method when F08 is within plus or minus </w:t>
      </w:r>
      <w:r>
        <w:rPr>
          <w:rFonts w:asciiTheme="minorHAnsi" w:hAnsiTheme="minorHAnsi"/>
          <w:sz w:val="18"/>
          <w:szCs w:val="18"/>
        </w:rPr>
        <w:t>6</w:t>
      </w:r>
      <w:r w:rsidR="00D60C60">
        <w:rPr>
          <w:rFonts w:asciiTheme="minorHAnsi" w:hAnsiTheme="minorHAnsi"/>
          <w:sz w:val="18"/>
          <w:szCs w:val="18"/>
        </w:rPr>
        <w:t>°F</w:t>
      </w:r>
      <w:r w:rsidRPr="00D55D41">
        <w:rPr>
          <w:rFonts w:asciiTheme="minorHAnsi" w:hAnsiTheme="minorHAnsi"/>
          <w:sz w:val="18"/>
          <w:szCs w:val="18"/>
        </w:rPr>
        <w:t xml:space="preserve"> of F07.</w:t>
      </w:r>
      <w:r>
        <w:rPr>
          <w:rFonts w:asciiTheme="minorHAnsi" w:hAnsiTheme="minorHAnsi"/>
          <w:sz w:val="18"/>
          <w:szCs w:val="18"/>
        </w:rPr>
        <w:t xml:space="preserve"> Note that the target for the installer, on the CF2R, is plus or minus 3</w:t>
      </w:r>
      <w:r w:rsidR="00D60C60">
        <w:rPr>
          <w:rFonts w:asciiTheme="minorHAnsi" w:hAnsiTheme="minorHAnsi"/>
          <w:sz w:val="18"/>
          <w:szCs w:val="18"/>
        </w:rPr>
        <w:t>°F</w:t>
      </w:r>
      <w:r>
        <w:rPr>
          <w:rFonts w:asciiTheme="minorHAnsi" w:hAnsiTheme="minorHAnsi"/>
          <w:sz w:val="18"/>
          <w:szCs w:val="18"/>
        </w:rPr>
        <w:t>.</w:t>
      </w:r>
    </w:p>
    <w:p w14:paraId="594A5811" w14:textId="77777777" w:rsidR="002D286E" w:rsidRPr="00D55D41" w:rsidRDefault="002D286E" w:rsidP="002D286E">
      <w:pPr>
        <w:rPr>
          <w:rFonts w:asciiTheme="minorHAnsi" w:hAnsiTheme="minorHAnsi"/>
          <w:sz w:val="18"/>
          <w:szCs w:val="18"/>
        </w:rPr>
      </w:pPr>
    </w:p>
    <w:p w14:paraId="594A5812" w14:textId="77777777" w:rsidR="002D286E" w:rsidRPr="00687CF2" w:rsidRDefault="002D286E" w:rsidP="002D286E">
      <w:pPr>
        <w:rPr>
          <w:rFonts w:asciiTheme="minorHAnsi" w:hAnsiTheme="minorHAnsi"/>
          <w:b/>
          <w:sz w:val="18"/>
          <w:szCs w:val="18"/>
        </w:rPr>
      </w:pPr>
      <w:r w:rsidRPr="00687CF2">
        <w:rPr>
          <w:rFonts w:asciiTheme="minorHAnsi" w:hAnsiTheme="minorHAnsi"/>
          <w:b/>
          <w:sz w:val="18"/>
          <w:szCs w:val="18"/>
        </w:rPr>
        <w:t>Section G. Metering Device Verification</w:t>
      </w:r>
    </w:p>
    <w:p w14:paraId="594A5814" w14:textId="1E59FCE6"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 Rater must independently collect this data. Measure and record the suction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xml:space="preserve">) in </w:t>
      </w:r>
      <w:r w:rsidR="00D60C60">
        <w:rPr>
          <w:rFonts w:asciiTheme="minorHAnsi" w:hAnsiTheme="minorHAnsi"/>
          <w:sz w:val="18"/>
          <w:szCs w:val="18"/>
        </w:rPr>
        <w:t>°</w:t>
      </w:r>
      <w:r w:rsidRPr="00D55D41">
        <w:rPr>
          <w:rFonts w:asciiTheme="minorHAnsi" w:hAnsiTheme="minorHAnsi"/>
          <w:sz w:val="18"/>
          <w:szCs w:val="18"/>
        </w:rPr>
        <w:t>F. This procedure is detailed in RA3.2.2.5. This value is used to calculate the measured superheat.</w:t>
      </w:r>
    </w:p>
    <w:p w14:paraId="594A5815" w14:textId="7D47B647"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 Rater must independently collect this data. Measure and record the suction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xml:space="preserve">) in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 This procedure is detailed in RA3.2.2.5. This value is used to determine the evaporator saturation temperature (</w:t>
      </w:r>
      <w:proofErr w:type="spellStart"/>
      <w:proofErr w:type="gramStart"/>
      <w:r w:rsidRPr="00D55D41">
        <w:rPr>
          <w:rFonts w:asciiTheme="minorHAnsi" w:hAnsiTheme="minorHAnsi"/>
          <w:sz w:val="18"/>
          <w:szCs w:val="18"/>
        </w:rPr>
        <w:t>T</w:t>
      </w:r>
      <w:r w:rsidRPr="00D55D41">
        <w:rPr>
          <w:rFonts w:asciiTheme="minorHAnsi" w:hAnsiTheme="minorHAnsi"/>
          <w:sz w:val="18"/>
          <w:szCs w:val="18"/>
          <w:vertAlign w:val="subscript"/>
        </w:rPr>
        <w:t>evaporator,sat</w:t>
      </w:r>
      <w:proofErr w:type="spellEnd"/>
      <w:proofErr w:type="gramEnd"/>
      <w:r w:rsidRPr="00D55D41">
        <w:rPr>
          <w:rFonts w:asciiTheme="minorHAnsi" w:hAnsiTheme="minorHAnsi"/>
          <w:sz w:val="18"/>
          <w:szCs w:val="18"/>
        </w:rPr>
        <w:t xml:space="preserve">) from a pressure temperature chart for the appropriate refrigerant (can be internal to a digital gauge), which is entered into G03. </w:t>
      </w:r>
    </w:p>
    <w:p w14:paraId="594A5816" w14:textId="0D7C0740"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Enter the evaporator saturation temperature (</w:t>
      </w:r>
      <w:proofErr w:type="spellStart"/>
      <w:proofErr w:type="gramStart"/>
      <w:r w:rsidRPr="00D55D41">
        <w:rPr>
          <w:rFonts w:asciiTheme="minorHAnsi" w:hAnsiTheme="minorHAnsi"/>
          <w:sz w:val="18"/>
          <w:szCs w:val="18"/>
        </w:rPr>
        <w:t>T</w:t>
      </w:r>
      <w:r w:rsidRPr="00D55D41">
        <w:rPr>
          <w:rFonts w:asciiTheme="minorHAnsi" w:hAnsiTheme="minorHAnsi"/>
          <w:sz w:val="18"/>
          <w:szCs w:val="18"/>
          <w:vertAlign w:val="subscript"/>
        </w:rPr>
        <w:t>evaporator,sat</w:t>
      </w:r>
      <w:proofErr w:type="spellEnd"/>
      <w:proofErr w:type="gramEnd"/>
      <w:r w:rsidRPr="00D55D41">
        <w:rPr>
          <w:rFonts w:asciiTheme="minorHAnsi" w:hAnsiTheme="minorHAnsi"/>
          <w:sz w:val="18"/>
          <w:szCs w:val="18"/>
        </w:rPr>
        <w:t xml:space="preserve">) from the digital gauge or a separate pressure-temperature chart that corresponds to the suction line pressure entered in G02, in </w:t>
      </w:r>
      <w:r w:rsidR="00D60C60">
        <w:rPr>
          <w:rFonts w:asciiTheme="minorHAnsi" w:hAnsiTheme="minorHAnsi"/>
          <w:sz w:val="18"/>
          <w:szCs w:val="18"/>
        </w:rPr>
        <w:t>°</w:t>
      </w:r>
      <w:r w:rsidRPr="00D55D41">
        <w:rPr>
          <w:rFonts w:asciiTheme="minorHAnsi" w:hAnsiTheme="minorHAnsi"/>
          <w:sz w:val="18"/>
          <w:szCs w:val="18"/>
        </w:rPr>
        <w:t>F.</w:t>
      </w:r>
    </w:p>
    <w:p w14:paraId="594A5817" w14:textId="253C8A8B"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Measured superheat is automatically calculated as the difference between the suction line temperature (G01) and the evaporator saturation temperature (G03)</w:t>
      </w:r>
      <w:r w:rsidR="00D60C60">
        <w:rPr>
          <w:rFonts w:asciiTheme="minorHAnsi" w:hAnsiTheme="minorHAnsi"/>
          <w:sz w:val="18"/>
          <w:szCs w:val="18"/>
        </w:rPr>
        <w:t>.</w:t>
      </w:r>
    </w:p>
    <w:p w14:paraId="594A5818" w14:textId="1E9BAA59"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inclusive. This row checks the CEC requirement.</w:t>
      </w:r>
    </w:p>
    <w:p w14:paraId="594A5819" w14:textId="54E2E67B"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If the manufacturer’s target superheat for ensuring proper metering device operation is known, it supersedes the CEC requirement of being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If “Yes, documentation to be provided upon request.” is selected, the installer should be prepared to provide documentation for the target values used.</w:t>
      </w:r>
    </w:p>
    <w:p w14:paraId="594A581A" w14:textId="60BAA67A" w:rsidR="002D286E" w:rsidRPr="00D55D41" w:rsidRDefault="002D286E" w:rsidP="002D286E">
      <w:pPr>
        <w:pStyle w:val="ListParagraph"/>
        <w:numPr>
          <w:ilvl w:val="0"/>
          <w:numId w:val="24"/>
        </w:numPr>
        <w:rPr>
          <w:rFonts w:asciiTheme="minorHAnsi" w:hAnsiTheme="minorHAnsi"/>
          <w:sz w:val="18"/>
          <w:szCs w:val="18"/>
        </w:rPr>
      </w:pPr>
      <w:r w:rsidRPr="00D55D41">
        <w:rPr>
          <w:rFonts w:asciiTheme="minorHAnsi" w:hAnsiTheme="minorHAnsi"/>
          <w:sz w:val="18"/>
          <w:szCs w:val="18"/>
        </w:rPr>
        <w:t>There are two possible criteria for passing. If the manufacturer’s specification is known it should be used, otherwise the CEC requirement is that the superheat be between 4</w:t>
      </w:r>
      <w:r w:rsidR="00D60C60">
        <w:rPr>
          <w:rFonts w:asciiTheme="minorHAnsi" w:hAnsiTheme="minorHAnsi"/>
          <w:sz w:val="18"/>
          <w:szCs w:val="18"/>
        </w:rPr>
        <w:t>°F</w:t>
      </w:r>
      <w:r w:rsidRPr="00D55D41">
        <w:rPr>
          <w:rFonts w:asciiTheme="minorHAnsi" w:hAnsiTheme="minorHAnsi"/>
          <w:sz w:val="18"/>
          <w:szCs w:val="18"/>
        </w:rPr>
        <w:t xml:space="preserve"> and 25</w:t>
      </w:r>
      <w:r w:rsidR="00D60C60">
        <w:rPr>
          <w:rFonts w:asciiTheme="minorHAnsi" w:hAnsiTheme="minorHAnsi"/>
          <w:sz w:val="18"/>
          <w:szCs w:val="18"/>
        </w:rPr>
        <w:t>°</w:t>
      </w:r>
      <w:r w:rsidRPr="00D55D41">
        <w:rPr>
          <w:rFonts w:asciiTheme="minorHAnsi" w:hAnsiTheme="minorHAnsi"/>
          <w:sz w:val="18"/>
          <w:szCs w:val="18"/>
        </w:rPr>
        <w:t>F, inclusive. If “Yes, documentation to be provided upon request.” is selected in G06, the installer should be prepared to provide documentation for the target values used.</w:t>
      </w:r>
    </w:p>
    <w:p w14:paraId="594A581B" w14:textId="77777777" w:rsidR="002D286E" w:rsidRDefault="002D286E" w:rsidP="00272FAE">
      <w:pPr>
        <w:rPr>
          <w:rFonts w:asciiTheme="minorHAnsi" w:hAnsiTheme="minorHAnsi"/>
          <w:sz w:val="18"/>
          <w:szCs w:val="18"/>
        </w:rPr>
      </w:pPr>
    </w:p>
    <w:p w14:paraId="594A5862" w14:textId="77777777" w:rsidR="00786D26" w:rsidRPr="00D55D41" w:rsidRDefault="00786D26" w:rsidP="000636B8">
      <w:pPr>
        <w:rPr>
          <w:rFonts w:asciiTheme="minorHAnsi" w:hAnsiTheme="minorHAnsi"/>
          <w:sz w:val="18"/>
          <w:szCs w:val="18"/>
        </w:rPr>
      </w:pPr>
    </w:p>
    <w:p w14:paraId="594A5863" w14:textId="77777777" w:rsidR="00786D26" w:rsidRPr="00D55D41" w:rsidRDefault="00786D26" w:rsidP="00A728D9">
      <w:pPr>
        <w:rPr>
          <w:rFonts w:asciiTheme="minorHAnsi" w:hAnsiTheme="minorHAnsi"/>
          <w:sz w:val="18"/>
          <w:szCs w:val="18"/>
        </w:rPr>
      </w:pPr>
    </w:p>
    <w:p w14:paraId="594A5864" w14:textId="77777777" w:rsidR="00786D26" w:rsidRPr="00D55D41" w:rsidRDefault="00786D26">
      <w:pPr>
        <w:rPr>
          <w:rFonts w:asciiTheme="minorHAnsi" w:hAnsiTheme="minorHAnsi"/>
          <w:sz w:val="18"/>
          <w:szCs w:val="18"/>
        </w:rPr>
        <w:sectPr w:rsidR="00786D26" w:rsidRPr="00D55D41" w:rsidSect="00DF54E8">
          <w:headerReference w:type="default" r:id="rId14"/>
          <w:footerReference w:type="default" r:id="rId15"/>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4A5E5A" w:rsidRPr="00D55D41" w14:paraId="594A5867"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94A5865" w14:textId="3562517A" w:rsidR="004A5E5A" w:rsidRPr="00687CF2" w:rsidRDefault="004A5E5A" w:rsidP="00687CF2">
            <w:pPr>
              <w:keepNext/>
              <w:rPr>
                <w:rFonts w:asciiTheme="minorHAnsi" w:hAnsiTheme="minorHAnsi"/>
                <w:b/>
                <w:szCs w:val="18"/>
              </w:rPr>
            </w:pPr>
            <w:r w:rsidRPr="00687CF2">
              <w:rPr>
                <w:rFonts w:asciiTheme="minorHAnsi" w:hAnsiTheme="minorHAnsi"/>
                <w:b/>
                <w:szCs w:val="18"/>
              </w:rPr>
              <w:lastRenderedPageBreak/>
              <w:t>A. System Information</w:t>
            </w:r>
          </w:p>
          <w:p w14:paraId="594A5866" w14:textId="77777777" w:rsidR="004A5E5A" w:rsidRPr="00687CF2" w:rsidRDefault="00393CE9" w:rsidP="00687CF2">
            <w:pPr>
              <w:keepNext/>
              <w:rPr>
                <w:rFonts w:asciiTheme="minorHAnsi" w:hAnsiTheme="minorHAnsi"/>
                <w:sz w:val="18"/>
                <w:szCs w:val="18"/>
              </w:rPr>
            </w:pPr>
            <w:r w:rsidRPr="00687CF2">
              <w:rPr>
                <w:rFonts w:asciiTheme="minorHAnsi" w:hAnsiTheme="minorHAnsi"/>
                <w:sz w:val="18"/>
                <w:szCs w:val="18"/>
              </w:rPr>
              <w:t>HERS Rater to field-verify all system information, discrepancies to be noted by overwriting entry.</w:t>
            </w:r>
          </w:p>
        </w:tc>
      </w:tr>
      <w:tr w:rsidR="004A5E5A" w:rsidRPr="00D55D41" w14:paraId="594A586B" w14:textId="77777777" w:rsidTr="00687CF2">
        <w:trPr>
          <w:cantSplit/>
          <w:trHeight w:val="360"/>
        </w:trPr>
        <w:tc>
          <w:tcPr>
            <w:tcW w:w="288" w:type="pct"/>
            <w:vAlign w:val="center"/>
          </w:tcPr>
          <w:p w14:paraId="594A5868"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01</w:t>
            </w:r>
          </w:p>
        </w:tc>
        <w:tc>
          <w:tcPr>
            <w:tcW w:w="2212" w:type="pct"/>
            <w:vAlign w:val="center"/>
          </w:tcPr>
          <w:p w14:paraId="594A5869" w14:textId="6F46C7DF" w:rsidR="004A5E5A" w:rsidRPr="000C1C81" w:rsidRDefault="00D31CE6"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393CE9">
              <w:rPr>
                <w:rFonts w:asciiTheme="minorHAnsi" w:hAnsiTheme="minorHAnsi"/>
                <w:sz w:val="18"/>
                <w:szCs w:val="18"/>
              </w:rPr>
              <w:t>System Identification or Name</w:t>
            </w:r>
          </w:p>
        </w:tc>
        <w:tc>
          <w:tcPr>
            <w:tcW w:w="2500" w:type="pct"/>
            <w:vAlign w:val="center"/>
          </w:tcPr>
          <w:p w14:paraId="594A586A" w14:textId="77777777" w:rsidR="004A5E5A" w:rsidRPr="000C1C81" w:rsidRDefault="00393CE9" w:rsidP="00105AC8">
            <w:pPr>
              <w:pStyle w:val="Header"/>
              <w:tabs>
                <w:tab w:val="clear" w:pos="4320"/>
                <w:tab w:val="clear" w:pos="8640"/>
              </w:tabs>
              <w:spacing w:after="60"/>
              <w:rPr>
                <w:rFonts w:asciiTheme="minorHAnsi" w:hAnsiTheme="minorHAnsi"/>
                <w:sz w:val="18"/>
                <w:szCs w:val="18"/>
              </w:rPr>
            </w:pPr>
            <w:r>
              <w:rPr>
                <w:rFonts w:asciiTheme="minorHAnsi" w:hAnsiTheme="minorHAnsi"/>
                <w:sz w:val="18"/>
                <w:szCs w:val="18"/>
              </w:rPr>
              <w:t xml:space="preserve">&lt;&lt;auto filled text: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6F" w14:textId="77777777" w:rsidTr="00687CF2">
        <w:trPr>
          <w:cantSplit/>
          <w:trHeight w:val="360"/>
        </w:trPr>
        <w:tc>
          <w:tcPr>
            <w:tcW w:w="288" w:type="pct"/>
            <w:vAlign w:val="center"/>
          </w:tcPr>
          <w:p w14:paraId="594A586C"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02</w:t>
            </w:r>
          </w:p>
        </w:tc>
        <w:tc>
          <w:tcPr>
            <w:tcW w:w="2212" w:type="pct"/>
            <w:vAlign w:val="center"/>
          </w:tcPr>
          <w:p w14:paraId="594A586D" w14:textId="4C64CF6B" w:rsidR="004A5E5A" w:rsidRPr="000C1C81" w:rsidRDefault="00D31CE6"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393CE9">
              <w:rPr>
                <w:rFonts w:asciiTheme="minorHAnsi" w:hAnsiTheme="minorHAnsi"/>
                <w:sz w:val="18"/>
                <w:szCs w:val="18"/>
              </w:rPr>
              <w:t>System Location or Area Served</w:t>
            </w:r>
          </w:p>
        </w:tc>
        <w:tc>
          <w:tcPr>
            <w:tcW w:w="2500" w:type="pct"/>
            <w:vAlign w:val="center"/>
          </w:tcPr>
          <w:p w14:paraId="594A586E"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73" w14:textId="77777777" w:rsidTr="00687CF2">
        <w:trPr>
          <w:cantSplit/>
          <w:trHeight w:val="360"/>
        </w:trPr>
        <w:tc>
          <w:tcPr>
            <w:tcW w:w="288" w:type="pct"/>
            <w:vAlign w:val="center"/>
          </w:tcPr>
          <w:p w14:paraId="594A587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03</w:t>
            </w:r>
          </w:p>
        </w:tc>
        <w:tc>
          <w:tcPr>
            <w:tcW w:w="2212" w:type="pct"/>
            <w:vAlign w:val="center"/>
          </w:tcPr>
          <w:p w14:paraId="594A5871" w14:textId="4E7069F2"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M</w:t>
            </w:r>
            <w:r>
              <w:rPr>
                <w:rFonts w:asciiTheme="minorHAnsi" w:hAnsiTheme="minorHAnsi"/>
                <w:sz w:val="18"/>
                <w:szCs w:val="18"/>
              </w:rPr>
              <w:t xml:space="preserve">ake or </w:t>
            </w:r>
            <w:r w:rsidR="00216AAD">
              <w:rPr>
                <w:rFonts w:asciiTheme="minorHAnsi" w:hAnsiTheme="minorHAnsi"/>
                <w:sz w:val="18"/>
                <w:szCs w:val="18"/>
              </w:rPr>
              <w:t>B</w:t>
            </w:r>
            <w:r>
              <w:rPr>
                <w:rFonts w:asciiTheme="minorHAnsi" w:hAnsiTheme="minorHAnsi"/>
                <w:sz w:val="18"/>
                <w:szCs w:val="18"/>
              </w:rPr>
              <w:t>rand</w:t>
            </w:r>
          </w:p>
        </w:tc>
        <w:tc>
          <w:tcPr>
            <w:tcW w:w="2500" w:type="pct"/>
            <w:vAlign w:val="center"/>
          </w:tcPr>
          <w:p w14:paraId="594A5872"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77" w14:textId="77777777" w:rsidTr="00687CF2">
        <w:trPr>
          <w:cantSplit/>
          <w:trHeight w:val="360"/>
        </w:trPr>
        <w:tc>
          <w:tcPr>
            <w:tcW w:w="288" w:type="pct"/>
            <w:vAlign w:val="center"/>
          </w:tcPr>
          <w:p w14:paraId="594A5874"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04</w:t>
            </w:r>
          </w:p>
        </w:tc>
        <w:tc>
          <w:tcPr>
            <w:tcW w:w="2212" w:type="pct"/>
            <w:vAlign w:val="center"/>
          </w:tcPr>
          <w:p w14:paraId="594A5875" w14:textId="499D3A5C"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M</w:t>
            </w:r>
            <w:r>
              <w:rPr>
                <w:rFonts w:asciiTheme="minorHAnsi" w:hAnsiTheme="minorHAnsi"/>
                <w:sz w:val="18"/>
                <w:szCs w:val="18"/>
              </w:rPr>
              <w:t xml:space="preserve">odel </w:t>
            </w:r>
            <w:r w:rsidR="00216AAD">
              <w:rPr>
                <w:rFonts w:asciiTheme="minorHAnsi" w:hAnsiTheme="minorHAnsi"/>
                <w:sz w:val="18"/>
                <w:szCs w:val="18"/>
              </w:rPr>
              <w:t>N</w:t>
            </w:r>
            <w:r>
              <w:rPr>
                <w:rFonts w:asciiTheme="minorHAnsi" w:hAnsiTheme="minorHAnsi"/>
                <w:sz w:val="18"/>
                <w:szCs w:val="18"/>
              </w:rPr>
              <w:t>umber</w:t>
            </w:r>
          </w:p>
        </w:tc>
        <w:tc>
          <w:tcPr>
            <w:tcW w:w="2500" w:type="pct"/>
            <w:vAlign w:val="center"/>
          </w:tcPr>
          <w:p w14:paraId="594A5876"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7B" w14:textId="77777777" w:rsidTr="00687CF2">
        <w:trPr>
          <w:cantSplit/>
          <w:trHeight w:val="360"/>
        </w:trPr>
        <w:tc>
          <w:tcPr>
            <w:tcW w:w="288" w:type="pct"/>
            <w:vAlign w:val="center"/>
          </w:tcPr>
          <w:p w14:paraId="594A5878"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05</w:t>
            </w:r>
          </w:p>
        </w:tc>
        <w:tc>
          <w:tcPr>
            <w:tcW w:w="2212" w:type="pct"/>
            <w:vAlign w:val="center"/>
          </w:tcPr>
          <w:p w14:paraId="594A5879" w14:textId="2FD4C645"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Nominal Cooling Capacity (tons) of Condenser</w:t>
            </w:r>
          </w:p>
        </w:tc>
        <w:tc>
          <w:tcPr>
            <w:tcW w:w="2500" w:type="pct"/>
            <w:vAlign w:val="center"/>
          </w:tcPr>
          <w:p w14:paraId="594A587A"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7F" w14:textId="77777777" w:rsidTr="00687CF2">
        <w:trPr>
          <w:cantSplit/>
          <w:trHeight w:val="360"/>
        </w:trPr>
        <w:tc>
          <w:tcPr>
            <w:tcW w:w="288" w:type="pct"/>
            <w:vAlign w:val="center"/>
          </w:tcPr>
          <w:p w14:paraId="594A587C"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06</w:t>
            </w:r>
          </w:p>
        </w:tc>
        <w:tc>
          <w:tcPr>
            <w:tcW w:w="2212" w:type="pct"/>
            <w:vAlign w:val="center"/>
          </w:tcPr>
          <w:p w14:paraId="594A587D" w14:textId="10C71FA8"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Condenser (or package unit) </w:t>
            </w:r>
            <w:r w:rsidR="00216AAD">
              <w:rPr>
                <w:rFonts w:asciiTheme="minorHAnsi" w:hAnsiTheme="minorHAnsi"/>
                <w:sz w:val="18"/>
                <w:szCs w:val="18"/>
              </w:rPr>
              <w:t>S</w:t>
            </w:r>
            <w:r>
              <w:rPr>
                <w:rFonts w:asciiTheme="minorHAnsi" w:hAnsiTheme="minorHAnsi"/>
                <w:sz w:val="18"/>
                <w:szCs w:val="18"/>
              </w:rPr>
              <w:t xml:space="preserve">erial </w:t>
            </w:r>
            <w:r w:rsidR="00216AAD">
              <w:rPr>
                <w:rFonts w:asciiTheme="minorHAnsi" w:hAnsiTheme="minorHAnsi"/>
                <w:sz w:val="18"/>
                <w:szCs w:val="18"/>
              </w:rPr>
              <w:t>N</w:t>
            </w:r>
            <w:r>
              <w:rPr>
                <w:rFonts w:asciiTheme="minorHAnsi" w:hAnsiTheme="minorHAnsi"/>
                <w:sz w:val="18"/>
                <w:szCs w:val="18"/>
              </w:rPr>
              <w:t>umber</w:t>
            </w:r>
          </w:p>
        </w:tc>
        <w:tc>
          <w:tcPr>
            <w:tcW w:w="2500" w:type="pct"/>
            <w:vAlign w:val="center"/>
          </w:tcPr>
          <w:p w14:paraId="594A587E"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83" w14:textId="77777777" w:rsidTr="00687CF2">
        <w:trPr>
          <w:cantSplit/>
          <w:trHeight w:val="360"/>
        </w:trPr>
        <w:tc>
          <w:tcPr>
            <w:tcW w:w="288" w:type="pct"/>
            <w:vAlign w:val="center"/>
          </w:tcPr>
          <w:p w14:paraId="594A588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07</w:t>
            </w:r>
          </w:p>
        </w:tc>
        <w:tc>
          <w:tcPr>
            <w:tcW w:w="2212" w:type="pct"/>
            <w:vAlign w:val="center"/>
          </w:tcPr>
          <w:p w14:paraId="594A5881" w14:textId="42163AA9"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Refrigerant Type</w:t>
            </w:r>
          </w:p>
        </w:tc>
        <w:tc>
          <w:tcPr>
            <w:tcW w:w="2500" w:type="pct"/>
            <w:vAlign w:val="center"/>
          </w:tcPr>
          <w:p w14:paraId="594A5882" w14:textId="77777777" w:rsidR="004A5E5A" w:rsidRPr="000C1C81" w:rsidRDefault="00393CE9" w:rsidP="00105AC8">
            <w:pPr>
              <w:pStyle w:val="Header"/>
              <w:tabs>
                <w:tab w:val="clear" w:pos="4320"/>
                <w:tab w:val="clear" w:pos="8640"/>
              </w:tabs>
              <w:spacing w:after="60"/>
              <w:rPr>
                <w:rFonts w:asciiTheme="minorHAnsi" w:hAnsiTheme="minorHAnsi"/>
                <w:sz w:val="18"/>
                <w:szCs w:val="18"/>
              </w:rPr>
            </w:pPr>
            <w:r>
              <w:rPr>
                <w:rFonts w:asciiTheme="minorHAnsi" w:hAnsiTheme="minorHAnsi"/>
                <w:sz w:val="18"/>
                <w:szCs w:val="18"/>
              </w:rPr>
              <w:t>&lt;&lt;auto filled text: referenced from CF2R. Possible entries are “R-22” or “R-410a”</w:t>
            </w:r>
            <w:r w:rsidR="00EC484D">
              <w:rPr>
                <w:rFonts w:asciiTheme="minorHAnsi" w:hAnsiTheme="minorHAnsi"/>
                <w:sz w:val="18"/>
                <w:szCs w:val="18"/>
              </w:rPr>
              <w:t>, or "other"</w:t>
            </w:r>
            <w:r>
              <w:rPr>
                <w:rFonts w:asciiTheme="minorHAnsi" w:hAnsiTheme="minorHAnsi"/>
                <w:sz w:val="18"/>
                <w:szCs w:val="18"/>
              </w:rPr>
              <w:t xml:space="preserve">.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87" w14:textId="77777777" w:rsidTr="00687CF2">
        <w:trPr>
          <w:cantSplit/>
          <w:trHeight w:val="360"/>
        </w:trPr>
        <w:tc>
          <w:tcPr>
            <w:tcW w:w="288" w:type="pct"/>
            <w:vAlign w:val="center"/>
          </w:tcPr>
          <w:p w14:paraId="594A5884" w14:textId="77777777" w:rsidR="004A5E5A" w:rsidRPr="000C1C81" w:rsidRDefault="004A5E5A" w:rsidP="00687CF2">
            <w:pPr>
              <w:pStyle w:val="Header"/>
              <w:tabs>
                <w:tab w:val="clear" w:pos="4320"/>
                <w:tab w:val="clear" w:pos="8640"/>
              </w:tabs>
              <w:jc w:val="center"/>
              <w:rPr>
                <w:rFonts w:asciiTheme="minorHAnsi" w:hAnsiTheme="minorHAnsi"/>
                <w:sz w:val="18"/>
                <w:szCs w:val="18"/>
              </w:rPr>
            </w:pPr>
            <w:r w:rsidRPr="000C1C81">
              <w:rPr>
                <w:rFonts w:asciiTheme="minorHAnsi" w:hAnsiTheme="minorHAnsi"/>
                <w:sz w:val="18"/>
                <w:szCs w:val="18"/>
              </w:rPr>
              <w:t>08</w:t>
            </w:r>
          </w:p>
        </w:tc>
        <w:tc>
          <w:tcPr>
            <w:tcW w:w="2212" w:type="pct"/>
            <w:vAlign w:val="center"/>
          </w:tcPr>
          <w:p w14:paraId="594A5885" w14:textId="69D53BEF"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Other Refrigerant Type (if applicable)</w:t>
            </w:r>
          </w:p>
        </w:tc>
        <w:tc>
          <w:tcPr>
            <w:tcW w:w="2500" w:type="pct"/>
            <w:vAlign w:val="center"/>
          </w:tcPr>
          <w:p w14:paraId="594A5886" w14:textId="0313D2C7" w:rsidR="004A5E5A" w:rsidRPr="000C1C81" w:rsidRDefault="00EC484D" w:rsidP="00105AC8">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6A3BBF" w:rsidRPr="00D55D41" w14:paraId="204125F0" w14:textId="77777777" w:rsidTr="00687CF2">
        <w:trPr>
          <w:cantSplit/>
          <w:trHeight w:val="360"/>
        </w:trPr>
        <w:tc>
          <w:tcPr>
            <w:tcW w:w="288" w:type="pct"/>
            <w:vAlign w:val="center"/>
          </w:tcPr>
          <w:p w14:paraId="3211227F" w14:textId="7E5923FB" w:rsidR="006A3BBF"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212" w:type="pct"/>
            <w:vAlign w:val="center"/>
          </w:tcPr>
          <w:p w14:paraId="566528F1" w14:textId="34693829" w:rsidR="006A3BBF" w:rsidRDefault="006A3BBF"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vAlign w:val="center"/>
          </w:tcPr>
          <w:p w14:paraId="01E09858" w14:textId="2BB5EBC5" w:rsidR="006A3BBF" w:rsidRDefault="006A3BBF"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4A5E5A" w:rsidRPr="00D55D41" w14:paraId="594A588B" w14:textId="77777777" w:rsidTr="00687CF2">
        <w:trPr>
          <w:cantSplit/>
          <w:trHeight w:val="360"/>
        </w:trPr>
        <w:tc>
          <w:tcPr>
            <w:tcW w:w="288" w:type="pct"/>
            <w:vAlign w:val="center"/>
          </w:tcPr>
          <w:p w14:paraId="594A5888" w14:textId="739176D3"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212" w:type="pct"/>
            <w:vAlign w:val="center"/>
          </w:tcPr>
          <w:p w14:paraId="594A5889" w14:textId="439C4BCB"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Project Type</w:t>
            </w:r>
          </w:p>
        </w:tc>
        <w:tc>
          <w:tcPr>
            <w:tcW w:w="2500" w:type="pct"/>
            <w:vAlign w:val="center"/>
          </w:tcPr>
          <w:p w14:paraId="594A588A"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 xml:space="preserve">&lt;&lt;auto filled text: referenced from CF2R. Possible entries are “Completely New”, “Replacement”, or “Alteration”.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 </w:t>
            </w:r>
          </w:p>
        </w:tc>
      </w:tr>
      <w:tr w:rsidR="004A5E5A" w:rsidRPr="00D55D41" w14:paraId="594A588F" w14:textId="77777777" w:rsidTr="00687CF2">
        <w:trPr>
          <w:cantSplit/>
          <w:trHeight w:val="360"/>
        </w:trPr>
        <w:tc>
          <w:tcPr>
            <w:tcW w:w="288" w:type="pct"/>
            <w:vAlign w:val="center"/>
          </w:tcPr>
          <w:p w14:paraId="594A588C" w14:textId="2E887B0F"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212" w:type="pct"/>
            <w:vAlign w:val="center"/>
          </w:tcPr>
          <w:p w14:paraId="465B8E39" w14:textId="2C02A8E7" w:rsidR="00216AAD" w:rsidRDefault="00550554"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393CE9">
              <w:rPr>
                <w:rFonts w:asciiTheme="minorHAnsi" w:hAnsiTheme="minorHAnsi"/>
                <w:sz w:val="18"/>
                <w:szCs w:val="18"/>
              </w:rPr>
              <w:t xml:space="preserve"> (</w:t>
            </w:r>
            <w:r>
              <w:rPr>
                <w:rFonts w:asciiTheme="minorHAnsi" w:hAnsiTheme="minorHAnsi"/>
                <w:sz w:val="18"/>
                <w:szCs w:val="18"/>
              </w:rPr>
              <w:t>FID</w:t>
            </w:r>
            <w:r w:rsidR="00393CE9">
              <w:rPr>
                <w:rFonts w:asciiTheme="minorHAnsi" w:hAnsiTheme="minorHAnsi"/>
                <w:sz w:val="18"/>
                <w:szCs w:val="18"/>
              </w:rPr>
              <w:t>) Status</w:t>
            </w:r>
          </w:p>
          <w:p w14:paraId="594A588D" w14:textId="7D1679D6"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(Note: Even systems with </w:t>
            </w:r>
            <w:proofErr w:type="gramStart"/>
            <w:r>
              <w:rPr>
                <w:rFonts w:asciiTheme="minorHAnsi" w:hAnsiTheme="minorHAnsi"/>
                <w:sz w:val="18"/>
                <w:szCs w:val="18"/>
              </w:rPr>
              <w:t>a</w:t>
            </w:r>
            <w:proofErr w:type="gramEnd"/>
            <w:r>
              <w:rPr>
                <w:rFonts w:asciiTheme="minorHAnsi" w:hAnsiTheme="minorHAnsi"/>
                <w:sz w:val="18"/>
                <w:szCs w:val="18"/>
              </w:rPr>
              <w:t xml:space="preserve"> </w:t>
            </w:r>
            <w:r w:rsidR="00550554">
              <w:rPr>
                <w:rFonts w:asciiTheme="minorHAnsi" w:hAnsiTheme="minorHAnsi"/>
                <w:sz w:val="18"/>
                <w:szCs w:val="18"/>
              </w:rPr>
              <w:t>FID</w:t>
            </w:r>
            <w:r>
              <w:rPr>
                <w:rFonts w:asciiTheme="minorHAnsi" w:hAnsiTheme="minorHAnsi"/>
                <w:sz w:val="18"/>
                <w:szCs w:val="18"/>
              </w:rPr>
              <w:t xml:space="preserve"> must have refrigerant charge verified by installer)</w:t>
            </w:r>
          </w:p>
        </w:tc>
        <w:tc>
          <w:tcPr>
            <w:tcW w:w="2500" w:type="pct"/>
            <w:vAlign w:val="center"/>
          </w:tcPr>
          <w:p w14:paraId="594A588E" w14:textId="3BC96A3E" w:rsidR="004A5E5A" w:rsidRPr="000C1C81" w:rsidRDefault="00393CE9" w:rsidP="00687CF2">
            <w:pPr>
              <w:spacing w:after="60"/>
              <w:rPr>
                <w:rFonts w:asciiTheme="minorHAnsi" w:hAnsiTheme="minorHAnsi"/>
                <w:sz w:val="18"/>
                <w:szCs w:val="18"/>
              </w:rPr>
            </w:pPr>
            <w:r>
              <w:rPr>
                <w:rFonts w:asciiTheme="minorHAnsi" w:hAnsiTheme="minorHAnsi"/>
                <w:sz w:val="18"/>
                <w:szCs w:val="18"/>
              </w:rPr>
              <w:t>&lt;&lt;auto filled text: referenced from CF2R. Possible entries are “</w:t>
            </w:r>
            <w:r>
              <w:rPr>
                <w:rFonts w:asciiTheme="minorHAnsi" w:hAnsiTheme="minorHAnsi"/>
                <w:sz w:val="18"/>
                <w:szCs w:val="18"/>
                <w:u w:val="single"/>
              </w:rPr>
              <w:t xml:space="preserve">This system has a factory installed </w:t>
            </w:r>
            <w:r w:rsidR="00550554">
              <w:rPr>
                <w:rFonts w:asciiTheme="minorHAnsi" w:hAnsiTheme="minorHAnsi"/>
                <w:sz w:val="18"/>
                <w:szCs w:val="18"/>
                <w:u w:val="single"/>
              </w:rPr>
              <w:t>FID</w:t>
            </w:r>
            <w:proofErr w:type="gramStart"/>
            <w:r>
              <w:rPr>
                <w:rFonts w:asciiTheme="minorHAnsi" w:hAnsiTheme="minorHAnsi"/>
                <w:sz w:val="18"/>
                <w:szCs w:val="18"/>
                <w:u w:val="single"/>
              </w:rPr>
              <w:t>”</w:t>
            </w:r>
            <w:r>
              <w:rPr>
                <w:rFonts w:asciiTheme="minorHAnsi" w:hAnsiTheme="minorHAnsi"/>
                <w:sz w:val="18"/>
                <w:szCs w:val="18"/>
              </w:rPr>
              <w:t>;  or</w:t>
            </w:r>
            <w:proofErr w:type="gramEnd"/>
            <w:r>
              <w:rPr>
                <w:rFonts w:asciiTheme="minorHAnsi" w:hAnsiTheme="minorHAnsi"/>
                <w:sz w:val="18"/>
                <w:szCs w:val="18"/>
                <w:u w:val="single"/>
              </w:rPr>
              <w:t xml:space="preserve"> “This system has a field installed </w:t>
            </w:r>
            <w:r w:rsidR="00550554">
              <w:rPr>
                <w:rFonts w:asciiTheme="minorHAnsi" w:hAnsiTheme="minorHAnsi"/>
                <w:sz w:val="18"/>
                <w:szCs w:val="18"/>
                <w:u w:val="single"/>
              </w:rPr>
              <w:t>FID</w:t>
            </w:r>
            <w:r>
              <w:rPr>
                <w:rFonts w:asciiTheme="minorHAnsi" w:hAnsiTheme="minorHAnsi"/>
                <w:sz w:val="18"/>
                <w:szCs w:val="18"/>
                <w:u w:val="single"/>
              </w:rPr>
              <w:t>”</w:t>
            </w:r>
            <w:r>
              <w:rPr>
                <w:rFonts w:asciiTheme="minorHAnsi" w:hAnsiTheme="minorHAnsi"/>
                <w:sz w:val="18"/>
                <w:szCs w:val="18"/>
              </w:rPr>
              <w:t>;  or</w:t>
            </w:r>
            <w:r>
              <w:rPr>
                <w:rFonts w:asciiTheme="minorHAnsi" w:hAnsiTheme="minorHAnsi"/>
                <w:sz w:val="18"/>
                <w:szCs w:val="18"/>
                <w:u w:val="single"/>
              </w:rPr>
              <w:t xml:space="preserve"> “This system does not have a </w:t>
            </w:r>
            <w:r w:rsidR="00550554">
              <w:rPr>
                <w:rFonts w:asciiTheme="minorHAnsi" w:hAnsiTheme="minorHAnsi"/>
                <w:sz w:val="18"/>
                <w:szCs w:val="18"/>
                <w:u w:val="single"/>
              </w:rPr>
              <w:t>FID</w:t>
            </w:r>
            <w:r>
              <w:rPr>
                <w:rFonts w:asciiTheme="minorHAnsi" w:hAnsiTheme="minorHAnsi"/>
                <w:sz w:val="18"/>
                <w:szCs w:val="18"/>
                <w:u w:val="single"/>
              </w:rPr>
              <w:t xml:space="preserve"> device installed</w:t>
            </w:r>
            <w:r>
              <w:rPr>
                <w:rFonts w:asciiTheme="minorHAnsi" w:hAnsiTheme="minorHAnsi"/>
                <w:sz w:val="18"/>
                <w:szCs w:val="18"/>
              </w:rPr>
              <w:t>”.&gt;&gt;</w:t>
            </w:r>
          </w:p>
        </w:tc>
      </w:tr>
      <w:tr w:rsidR="004A5E5A" w:rsidRPr="00D55D41" w14:paraId="594A5893" w14:textId="77777777" w:rsidTr="00687CF2">
        <w:trPr>
          <w:cantSplit/>
          <w:trHeight w:val="360"/>
        </w:trPr>
        <w:tc>
          <w:tcPr>
            <w:tcW w:w="288" w:type="pct"/>
            <w:vAlign w:val="center"/>
          </w:tcPr>
          <w:p w14:paraId="594A5890" w14:textId="38FD9DD2"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212" w:type="pct"/>
            <w:vAlign w:val="center"/>
          </w:tcPr>
          <w:p w14:paraId="594A5891" w14:textId="026992C3"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the minimum airflow can be verified</w:t>
            </w:r>
            <w:r w:rsidRPr="00A46D1E">
              <w:rPr>
                <w:rFonts w:asciiTheme="minorHAnsi" w:hAnsiTheme="minorHAnsi"/>
                <w:sz w:val="18"/>
                <w:szCs w:val="18"/>
              </w:rPr>
              <w:t xml:space="preserve"> </w:t>
            </w:r>
            <w:r w:rsidR="006A604F" w:rsidRPr="00A46D1E">
              <w:rPr>
                <w:rFonts w:ascii="Calibri" w:hAnsi="Calibri"/>
                <w:sz w:val="18"/>
                <w:szCs w:val="18"/>
              </w:rPr>
              <w:t xml:space="preserve">for all indoor units </w:t>
            </w:r>
            <w:r>
              <w:rPr>
                <w:rFonts w:asciiTheme="minorHAnsi" w:hAnsiTheme="minorHAnsi"/>
                <w:sz w:val="18"/>
                <w:szCs w:val="18"/>
              </w:rPr>
              <w:t>using an approved measurement procedure (RA3.3 or RA</w:t>
            </w:r>
            <w:r w:rsidR="00497CFA">
              <w:rPr>
                <w:rFonts w:asciiTheme="minorHAnsi" w:hAnsiTheme="minorHAnsi"/>
                <w:sz w:val="18"/>
                <w:szCs w:val="18"/>
              </w:rPr>
              <w:t>3.3.3</w:t>
            </w:r>
            <w:r>
              <w:rPr>
                <w:rFonts w:asciiTheme="minorHAnsi" w:hAnsiTheme="minorHAnsi"/>
                <w:sz w:val="18"/>
                <w:szCs w:val="18"/>
              </w:rPr>
              <w:t>)?</w:t>
            </w:r>
          </w:p>
        </w:tc>
        <w:tc>
          <w:tcPr>
            <w:tcW w:w="2500" w:type="pct"/>
            <w:vAlign w:val="center"/>
          </w:tcPr>
          <w:p w14:paraId="594A5892"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Possible entries are “yes” or “no”.&gt;&gt;</w:t>
            </w:r>
          </w:p>
        </w:tc>
      </w:tr>
      <w:tr w:rsidR="004A5E5A" w:rsidRPr="00D55D41" w14:paraId="594A5897" w14:textId="77777777" w:rsidTr="00687CF2">
        <w:trPr>
          <w:cantSplit/>
          <w:trHeight w:val="360"/>
        </w:trPr>
        <w:tc>
          <w:tcPr>
            <w:tcW w:w="288" w:type="pct"/>
            <w:vAlign w:val="center"/>
          </w:tcPr>
          <w:p w14:paraId="594A5894" w14:textId="749C5E32"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212" w:type="pct"/>
            <w:vAlign w:val="center"/>
          </w:tcPr>
          <w:p w14:paraId="594A5895" w14:textId="77777777"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94A5896" w14:textId="77777777" w:rsidR="004A5E5A" w:rsidRPr="000C1C81" w:rsidRDefault="00393CE9" w:rsidP="00105AC8">
            <w:pPr>
              <w:spacing w:after="60"/>
              <w:rPr>
                <w:rFonts w:asciiTheme="minorHAnsi" w:hAnsiTheme="minorHAnsi"/>
                <w:sz w:val="18"/>
                <w:szCs w:val="18"/>
              </w:rPr>
            </w:pPr>
            <w:r>
              <w:rPr>
                <w:rFonts w:asciiTheme="minorHAnsi" w:hAnsiTheme="minorHAnsi"/>
                <w:sz w:val="18"/>
                <w:szCs w:val="18"/>
              </w:rPr>
              <w:t>&lt;&lt;auto filled text: referenced from CF2R. Possible entries are “yes” or “no”.&gt;&gt;</w:t>
            </w:r>
          </w:p>
        </w:tc>
      </w:tr>
      <w:tr w:rsidR="004A5E5A" w:rsidRPr="00D55D41" w14:paraId="594A589B" w14:textId="77777777" w:rsidTr="00687CF2">
        <w:trPr>
          <w:cantSplit/>
          <w:trHeight w:val="360"/>
        </w:trPr>
        <w:tc>
          <w:tcPr>
            <w:tcW w:w="288" w:type="pct"/>
            <w:vAlign w:val="center"/>
          </w:tcPr>
          <w:p w14:paraId="594A5898" w14:textId="2DD6AD5C"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212" w:type="pct"/>
            <w:vAlign w:val="center"/>
          </w:tcPr>
          <w:p w14:paraId="594A5899" w14:textId="55B90E72"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Date of HERS Rater Refrigerant Charge Verification for this </w:t>
            </w:r>
            <w:r w:rsidR="00105AC8">
              <w:rPr>
                <w:rFonts w:asciiTheme="minorHAnsi" w:hAnsiTheme="minorHAnsi"/>
                <w:sz w:val="18"/>
                <w:szCs w:val="18"/>
              </w:rPr>
              <w:t>S</w:t>
            </w:r>
            <w:r>
              <w:rPr>
                <w:rFonts w:asciiTheme="minorHAnsi" w:hAnsiTheme="minorHAnsi"/>
                <w:sz w:val="18"/>
                <w:szCs w:val="18"/>
              </w:rPr>
              <w:t>ystem</w:t>
            </w:r>
          </w:p>
        </w:tc>
        <w:tc>
          <w:tcPr>
            <w:tcW w:w="2500" w:type="pct"/>
            <w:vAlign w:val="center"/>
          </w:tcPr>
          <w:p w14:paraId="594A589A" w14:textId="77777777" w:rsidR="004A5E5A" w:rsidRPr="000C1C81" w:rsidRDefault="00393CE9" w:rsidP="00105AC8">
            <w:pPr>
              <w:rPr>
                <w:rFonts w:asciiTheme="minorHAnsi" w:hAnsiTheme="minorHAnsi"/>
                <w:sz w:val="18"/>
                <w:szCs w:val="18"/>
              </w:rPr>
            </w:pPr>
            <w:r>
              <w:rPr>
                <w:rFonts w:asciiTheme="minorHAnsi" w:hAnsiTheme="minorHAnsi"/>
                <w:sz w:val="18"/>
                <w:szCs w:val="18"/>
              </w:rPr>
              <w:t>&lt;&lt;user input: date: use validated date format&gt;&gt;</w:t>
            </w:r>
          </w:p>
        </w:tc>
      </w:tr>
      <w:tr w:rsidR="004A5E5A" w:rsidRPr="00D55D41" w14:paraId="594A58A5" w14:textId="77777777" w:rsidTr="00687CF2">
        <w:trPr>
          <w:cantSplit/>
          <w:trHeight w:val="360"/>
        </w:trPr>
        <w:tc>
          <w:tcPr>
            <w:tcW w:w="288" w:type="pct"/>
            <w:vAlign w:val="center"/>
          </w:tcPr>
          <w:p w14:paraId="594A589C" w14:textId="1FC56C61"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212" w:type="pct"/>
            <w:vAlign w:val="center"/>
          </w:tcPr>
          <w:p w14:paraId="594A589D" w14:textId="376C0FAB"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Refrigerant </w:t>
            </w:r>
            <w:r w:rsidR="00105AC8">
              <w:rPr>
                <w:rFonts w:asciiTheme="minorHAnsi" w:hAnsiTheme="minorHAnsi"/>
                <w:sz w:val="18"/>
                <w:szCs w:val="18"/>
              </w:rPr>
              <w:t>C</w:t>
            </w:r>
            <w:r>
              <w:rPr>
                <w:rFonts w:asciiTheme="minorHAnsi" w:hAnsiTheme="minorHAnsi"/>
                <w:sz w:val="18"/>
                <w:szCs w:val="18"/>
              </w:rPr>
              <w:t xml:space="preserve">harge </w:t>
            </w:r>
            <w:r w:rsidR="00105AC8">
              <w:rPr>
                <w:rFonts w:asciiTheme="minorHAnsi" w:hAnsiTheme="minorHAnsi"/>
                <w:sz w:val="18"/>
                <w:szCs w:val="18"/>
              </w:rPr>
              <w:t>V</w:t>
            </w:r>
            <w:r>
              <w:rPr>
                <w:rFonts w:asciiTheme="minorHAnsi" w:hAnsiTheme="minorHAnsi"/>
                <w:sz w:val="18"/>
                <w:szCs w:val="18"/>
              </w:rPr>
              <w:t xml:space="preserve">erification </w:t>
            </w:r>
            <w:r w:rsidR="00105AC8">
              <w:rPr>
                <w:rFonts w:asciiTheme="minorHAnsi" w:hAnsiTheme="minorHAnsi"/>
                <w:sz w:val="18"/>
                <w:szCs w:val="18"/>
              </w:rPr>
              <w:t>M</w:t>
            </w:r>
            <w:r>
              <w:rPr>
                <w:rFonts w:asciiTheme="minorHAnsi" w:hAnsiTheme="minorHAnsi"/>
                <w:sz w:val="18"/>
                <w:szCs w:val="18"/>
              </w:rPr>
              <w:t xml:space="preserve">ethod </w:t>
            </w:r>
            <w:r w:rsidR="00105AC8">
              <w:rPr>
                <w:rFonts w:asciiTheme="minorHAnsi" w:hAnsiTheme="minorHAnsi"/>
                <w:sz w:val="18"/>
                <w:szCs w:val="18"/>
              </w:rPr>
              <w:t>U</w:t>
            </w:r>
            <w:r>
              <w:rPr>
                <w:rFonts w:asciiTheme="minorHAnsi" w:hAnsiTheme="minorHAnsi"/>
                <w:sz w:val="18"/>
                <w:szCs w:val="18"/>
              </w:rPr>
              <w:t xml:space="preserve">sed by </w:t>
            </w:r>
            <w:r w:rsidR="00105AC8">
              <w:rPr>
                <w:rFonts w:asciiTheme="minorHAnsi" w:hAnsiTheme="minorHAnsi"/>
                <w:sz w:val="18"/>
                <w:szCs w:val="18"/>
              </w:rPr>
              <w:t>I</w:t>
            </w:r>
            <w:r>
              <w:rPr>
                <w:rFonts w:asciiTheme="minorHAnsi" w:hAnsiTheme="minorHAnsi"/>
                <w:sz w:val="18"/>
                <w:szCs w:val="18"/>
              </w:rPr>
              <w:t>nstaller</w:t>
            </w:r>
          </w:p>
        </w:tc>
        <w:tc>
          <w:tcPr>
            <w:tcW w:w="2500" w:type="pct"/>
          </w:tcPr>
          <w:p w14:paraId="594A589E"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&lt;&lt;auto filled text: referenced from CF2R. Possible entries are: </w:t>
            </w:r>
          </w:p>
          <w:p w14:paraId="594A589F"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Superheat (outdoor temperature must be ≥ 55 </w:t>
            </w:r>
            <w:proofErr w:type="spellStart"/>
            <w:r>
              <w:rPr>
                <w:rFonts w:asciiTheme="minorHAnsi" w:hAnsiTheme="minorHAnsi"/>
                <w:sz w:val="18"/>
                <w:szCs w:val="18"/>
                <w:u w:val="single"/>
              </w:rPr>
              <w:t>degF</w:t>
            </w:r>
            <w:proofErr w:type="spellEnd"/>
            <w:r>
              <w:rPr>
                <w:rFonts w:asciiTheme="minorHAnsi" w:hAnsiTheme="minorHAnsi"/>
                <w:sz w:val="18"/>
                <w:szCs w:val="18"/>
                <w:u w:val="single"/>
              </w:rPr>
              <w:t>)</w:t>
            </w:r>
            <w:r>
              <w:rPr>
                <w:rFonts w:asciiTheme="minorHAnsi" w:hAnsiTheme="minorHAnsi"/>
                <w:sz w:val="18"/>
                <w:szCs w:val="18"/>
              </w:rPr>
              <w:t xml:space="preserve">; or </w:t>
            </w:r>
          </w:p>
          <w:p w14:paraId="594A58A0"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Subcooling (outdoor temperature must be ≥ 55 </w:t>
            </w:r>
            <w:proofErr w:type="spellStart"/>
            <w:r>
              <w:rPr>
                <w:rFonts w:asciiTheme="minorHAnsi" w:hAnsiTheme="minorHAnsi"/>
                <w:sz w:val="18"/>
                <w:szCs w:val="18"/>
                <w:u w:val="single"/>
              </w:rPr>
              <w:t>degF</w:t>
            </w:r>
            <w:proofErr w:type="spellEnd"/>
            <w:r>
              <w:rPr>
                <w:rFonts w:asciiTheme="minorHAnsi" w:hAnsiTheme="minorHAnsi"/>
                <w:sz w:val="18"/>
                <w:szCs w:val="18"/>
                <w:u w:val="single"/>
              </w:rPr>
              <w:t>)</w:t>
            </w:r>
            <w:r>
              <w:rPr>
                <w:rFonts w:asciiTheme="minorHAnsi" w:hAnsiTheme="minorHAnsi"/>
                <w:sz w:val="18"/>
                <w:szCs w:val="18"/>
              </w:rPr>
              <w:t xml:space="preserve">; or </w:t>
            </w:r>
          </w:p>
          <w:p w14:paraId="594A58A1" w14:textId="68BC5F4D" w:rsidR="004A5E5A"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Weigh-in</w:t>
            </w:r>
            <w:r w:rsidR="001546F5">
              <w:rPr>
                <w:rFonts w:asciiTheme="minorHAnsi" w:hAnsiTheme="minorHAnsi"/>
                <w:sz w:val="18"/>
                <w:szCs w:val="18"/>
                <w:u w:val="single"/>
              </w:rPr>
              <w:t xml:space="preserve"> with Installer independent</w:t>
            </w:r>
            <w:r>
              <w:rPr>
                <w:rFonts w:asciiTheme="minorHAnsi" w:hAnsiTheme="minorHAnsi"/>
                <w:sz w:val="18"/>
                <w:szCs w:val="18"/>
              </w:rPr>
              <w:t>; or</w:t>
            </w:r>
          </w:p>
          <w:p w14:paraId="1DA10310" w14:textId="0E7346F8" w:rsidR="001546F5" w:rsidRPr="000C1C81" w:rsidRDefault="001546F5"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Weigh</w:t>
            </w:r>
            <w:r w:rsidRPr="001546F5">
              <w:rPr>
                <w:rFonts w:asciiTheme="minorHAnsi" w:hAnsiTheme="minorHAnsi"/>
                <w:sz w:val="18"/>
                <w:szCs w:val="18"/>
                <w:u w:val="single"/>
              </w:rPr>
              <w:t>-</w:t>
            </w:r>
            <w:r>
              <w:rPr>
                <w:rFonts w:asciiTheme="minorHAnsi" w:hAnsiTheme="minorHAnsi"/>
                <w:sz w:val="18"/>
                <w:szCs w:val="18"/>
              </w:rPr>
              <w:t>in with HERS Rater observation; or</w:t>
            </w:r>
          </w:p>
          <w:p w14:paraId="594A58A3" w14:textId="77777777" w:rsidR="004A5E5A" w:rsidRPr="000C1C81" w:rsidRDefault="00393CE9"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 xml:space="preserve">New Package Unit Factory Charge </w:t>
            </w:r>
            <w:r>
              <w:rPr>
                <w:rFonts w:asciiTheme="minorHAnsi" w:hAnsiTheme="minorHAnsi"/>
                <w:sz w:val="18"/>
                <w:szCs w:val="18"/>
              </w:rPr>
              <w:t>&gt;&gt;</w:t>
            </w:r>
          </w:p>
          <w:p w14:paraId="594A58A4" w14:textId="77777777" w:rsidR="004A5E5A" w:rsidRPr="000C1C81" w:rsidRDefault="004A5E5A">
            <w:pPr>
              <w:ind w:left="360"/>
              <w:rPr>
                <w:rFonts w:asciiTheme="minorHAnsi" w:hAnsiTheme="minorHAnsi"/>
                <w:sz w:val="18"/>
                <w:szCs w:val="18"/>
              </w:rPr>
            </w:pPr>
          </w:p>
        </w:tc>
      </w:tr>
      <w:tr w:rsidR="004A5E5A" w:rsidRPr="00D55D41" w14:paraId="594A58A9" w14:textId="77777777" w:rsidTr="00687CF2">
        <w:trPr>
          <w:cantSplit/>
          <w:trHeight w:val="953"/>
        </w:trPr>
        <w:tc>
          <w:tcPr>
            <w:tcW w:w="288" w:type="pct"/>
            <w:vAlign w:val="center"/>
          </w:tcPr>
          <w:p w14:paraId="594A58A6" w14:textId="73DB836D"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94A58A7" w14:textId="47A1EE4F" w:rsidR="004A5E5A" w:rsidRPr="000C1C81" w:rsidRDefault="00393CE9" w:rsidP="00105AC8">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105AC8">
              <w:rPr>
                <w:rFonts w:asciiTheme="minorHAnsi" w:hAnsiTheme="minorHAnsi"/>
                <w:sz w:val="18"/>
                <w:szCs w:val="18"/>
              </w:rPr>
              <w:t>W</w:t>
            </w:r>
            <w:r>
              <w:rPr>
                <w:rFonts w:asciiTheme="minorHAnsi" w:hAnsiTheme="minorHAnsi"/>
                <w:sz w:val="18"/>
                <w:szCs w:val="18"/>
              </w:rPr>
              <w:t xml:space="preserve">ho </w:t>
            </w:r>
            <w:r w:rsidR="00105AC8">
              <w:rPr>
                <w:rFonts w:asciiTheme="minorHAnsi" w:hAnsiTheme="minorHAnsi"/>
                <w:sz w:val="18"/>
                <w:szCs w:val="18"/>
              </w:rPr>
              <w:t>P</w:t>
            </w:r>
            <w:r>
              <w:rPr>
                <w:rFonts w:asciiTheme="minorHAnsi" w:hAnsiTheme="minorHAnsi"/>
                <w:sz w:val="18"/>
                <w:szCs w:val="18"/>
              </w:rPr>
              <w:t xml:space="preserve">erformed the Refrigerant Charge Verification </w:t>
            </w:r>
            <w:r w:rsidR="00105AC8">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594A58A8" w14:textId="77777777" w:rsidR="004A5E5A" w:rsidRPr="000C1C81" w:rsidRDefault="00393CE9">
            <w:pPr>
              <w:rPr>
                <w:rFonts w:asciiTheme="minorHAnsi" w:hAnsiTheme="minorHAnsi"/>
                <w:sz w:val="18"/>
                <w:szCs w:val="18"/>
              </w:rPr>
            </w:pPr>
            <w:r>
              <w:rPr>
                <w:rFonts w:asciiTheme="minorHAnsi" w:hAnsiTheme="minorHAnsi"/>
                <w:sz w:val="18"/>
                <w:szCs w:val="18"/>
              </w:rPr>
              <w:t>&lt;&lt;auto filled text: referenced from CF2R.  Possible entries: HVAC System Installer or HERS Rater.&gt;&gt;</w:t>
            </w:r>
          </w:p>
        </w:tc>
      </w:tr>
      <w:tr w:rsidR="004A5E5A" w:rsidRPr="00D55D41" w14:paraId="594A58AF" w14:textId="77777777" w:rsidTr="00687CF2">
        <w:trPr>
          <w:cantSplit/>
          <w:trHeight w:val="953"/>
        </w:trPr>
        <w:tc>
          <w:tcPr>
            <w:tcW w:w="288" w:type="pct"/>
            <w:vAlign w:val="center"/>
          </w:tcPr>
          <w:p w14:paraId="594A58AA" w14:textId="474DE3A9"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212" w:type="pct"/>
            <w:vAlign w:val="center"/>
          </w:tcPr>
          <w:p w14:paraId="594A58AB" w14:textId="2A4028B6" w:rsidR="004A5E5A" w:rsidRPr="000C1C81" w:rsidRDefault="00393CE9"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594A58AC" w14:textId="77777777" w:rsidR="004A5E5A" w:rsidRPr="000C1C81" w:rsidRDefault="00393CE9" w:rsidP="00B306F6">
            <w:pPr>
              <w:rPr>
                <w:rFonts w:asciiTheme="minorHAnsi" w:hAnsiTheme="minorHAnsi"/>
                <w:sz w:val="18"/>
                <w:szCs w:val="18"/>
              </w:rPr>
            </w:pPr>
            <w:r>
              <w:rPr>
                <w:rFonts w:asciiTheme="minorHAnsi" w:hAnsiTheme="minorHAnsi"/>
                <w:sz w:val="18"/>
                <w:szCs w:val="18"/>
              </w:rPr>
              <w:t xml:space="preserve">&lt;&lt;auto filled text: referenced from CF2R.  Possible entries: </w:t>
            </w:r>
          </w:p>
          <w:p w14:paraId="594A58AD" w14:textId="77777777" w:rsidR="004A5E5A" w:rsidRPr="000C1C81" w:rsidRDefault="00393CE9">
            <w:pPr>
              <w:ind w:left="720"/>
              <w:rPr>
                <w:rFonts w:asciiTheme="minorHAnsi" w:hAnsiTheme="minorHAnsi"/>
                <w:sz w:val="18"/>
                <w:szCs w:val="18"/>
              </w:rPr>
            </w:pPr>
            <w:r>
              <w:rPr>
                <w:rFonts w:asciiTheme="minorHAnsi" w:hAnsiTheme="minorHAnsi"/>
                <w:sz w:val="18"/>
                <w:szCs w:val="18"/>
              </w:rPr>
              <w:t>"System does not qualify for Group Sampling"; or</w:t>
            </w:r>
          </w:p>
          <w:p w14:paraId="594A58AE" w14:textId="77777777" w:rsidR="004A5E5A" w:rsidRPr="000C1C81" w:rsidRDefault="00393CE9" w:rsidP="002D286E">
            <w:pPr>
              <w:ind w:left="720"/>
              <w:rPr>
                <w:rFonts w:asciiTheme="minorHAnsi" w:hAnsiTheme="minorHAnsi"/>
                <w:sz w:val="18"/>
                <w:szCs w:val="18"/>
              </w:rPr>
            </w:pPr>
            <w:proofErr w:type="gramStart"/>
            <w:r>
              <w:rPr>
                <w:rFonts w:asciiTheme="minorHAnsi" w:hAnsiTheme="minorHAnsi"/>
                <w:sz w:val="18"/>
                <w:szCs w:val="18"/>
              </w:rPr>
              <w:t>”System</w:t>
            </w:r>
            <w:proofErr w:type="gramEnd"/>
            <w:r>
              <w:rPr>
                <w:rFonts w:asciiTheme="minorHAnsi" w:hAnsiTheme="minorHAnsi"/>
                <w:sz w:val="18"/>
                <w:szCs w:val="18"/>
              </w:rPr>
              <w:t xml:space="preserve"> qualifies for Group Sampling.”&gt;&gt; </w:t>
            </w:r>
          </w:p>
        </w:tc>
      </w:tr>
      <w:tr w:rsidR="004A5E5A" w:rsidRPr="00D55D41" w14:paraId="594A58CB" w14:textId="77777777" w:rsidTr="00687CF2">
        <w:trPr>
          <w:cantSplit/>
          <w:trHeight w:val="953"/>
        </w:trPr>
        <w:tc>
          <w:tcPr>
            <w:tcW w:w="288" w:type="pct"/>
            <w:vAlign w:val="center"/>
          </w:tcPr>
          <w:p w14:paraId="594A58B0" w14:textId="77777777" w:rsidR="004A5E5A" w:rsidRPr="000C1C81"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B1" w14:textId="77777777" w:rsidR="004A5E5A" w:rsidRPr="000C1C81" w:rsidRDefault="00393CE9" w:rsidP="004A5E5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594A58B2" w14:textId="409234C2"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“Superheat”, then list =</w:t>
            </w:r>
          </w:p>
          <w:p w14:paraId="594A58B3" w14:textId="77777777" w:rsidR="004A5E5A" w:rsidRPr="000C1C81" w:rsidRDefault="00393CE9" w:rsidP="004A5E5A">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594A58B4"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B5" w14:textId="77765A1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“Subcool</w:t>
            </w:r>
            <w:r w:rsidR="001546F5">
              <w:rPr>
                <w:rFonts w:asciiTheme="minorHAnsi" w:hAnsiTheme="minorHAnsi" w:cs="Helvetica"/>
                <w:sz w:val="18"/>
                <w:szCs w:val="18"/>
              </w:rPr>
              <w:t>ing</w:t>
            </w:r>
            <w:r>
              <w:rPr>
                <w:rFonts w:asciiTheme="minorHAnsi" w:hAnsiTheme="minorHAnsi" w:cs="Helvetica"/>
                <w:sz w:val="18"/>
                <w:szCs w:val="18"/>
              </w:rPr>
              <w:t>”, then list =</w:t>
            </w:r>
          </w:p>
          <w:p w14:paraId="594A58B6" w14:textId="126B98A0"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1546F5">
              <w:rPr>
                <w:rFonts w:asciiTheme="minorHAnsi" w:hAnsiTheme="minorHAnsi" w:cs="Helvetica"/>
                <w:sz w:val="18"/>
                <w:szCs w:val="18"/>
              </w:rPr>
              <w:t>ing</w:t>
            </w:r>
          </w:p>
          <w:p w14:paraId="594A58B8" w14:textId="6CA9CDD1"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594A58B9" w14:textId="44CAEB4C"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“no </w:t>
            </w:r>
            <w:r w:rsidR="00550554">
              <w:rPr>
                <w:rFonts w:asciiTheme="minorHAnsi" w:hAnsiTheme="minorHAnsi" w:cs="Helvetica"/>
                <w:sz w:val="18"/>
                <w:szCs w:val="18"/>
              </w:rPr>
              <w:t>FID</w:t>
            </w:r>
            <w:r>
              <w:rPr>
                <w:rFonts w:asciiTheme="minorHAnsi" w:hAnsiTheme="minorHAnsi" w:cs="Helvetica"/>
                <w:sz w:val="18"/>
                <w:szCs w:val="18"/>
              </w:rPr>
              <w:t xml:space="preserve">” and </w:t>
            </w:r>
            <w:r w:rsidR="002E2F2E">
              <w:rPr>
                <w:rFonts w:asciiTheme="minorHAnsi" w:hAnsiTheme="minorHAnsi" w:cs="Helvetica"/>
                <w:sz w:val="18"/>
                <w:szCs w:val="18"/>
              </w:rPr>
              <w:t>A15</w:t>
            </w:r>
            <w:r>
              <w:rPr>
                <w:rFonts w:asciiTheme="minorHAnsi" w:hAnsiTheme="minorHAnsi" w:cs="Helvetica"/>
                <w:sz w:val="18"/>
                <w:szCs w:val="18"/>
              </w:rPr>
              <w:t xml:space="preserve"> = “Weigh-In</w:t>
            </w:r>
            <w:r w:rsidR="001546F5">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594A58BA" w14:textId="77777777"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594A58BC" w14:textId="5958938D"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1546F5">
              <w:rPr>
                <w:rFonts w:asciiTheme="minorHAnsi" w:hAnsiTheme="minorHAnsi" w:cs="Helvetica"/>
                <w:sz w:val="18"/>
                <w:szCs w:val="18"/>
              </w:rPr>
              <w:t>ing</w:t>
            </w:r>
          </w:p>
          <w:p w14:paraId="594A58BE" w14:textId="421BAF6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4086B71E" w14:textId="4742545D" w:rsidR="001546F5" w:rsidRDefault="001546F5"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A11 = “no FID” and A1</w:t>
            </w:r>
            <w:r w:rsidR="00074CD9">
              <w:rPr>
                <w:rFonts w:asciiTheme="minorHAnsi" w:hAnsiTheme="minorHAnsi" w:cs="Helvetica"/>
                <w:sz w:val="18"/>
                <w:szCs w:val="18"/>
              </w:rPr>
              <w:t>5</w:t>
            </w:r>
            <w:r>
              <w:rPr>
                <w:rFonts w:asciiTheme="minorHAnsi" w:hAnsiTheme="minorHAnsi" w:cs="Helvetica"/>
                <w:sz w:val="18"/>
                <w:szCs w:val="18"/>
              </w:rPr>
              <w:t xml:space="preserve"> = “Weigh-in with HERS Rater observation”, then list = </w:t>
            </w:r>
          </w:p>
          <w:p w14:paraId="5B21C414" w14:textId="05952491" w:rsidR="001546F5" w:rsidRDefault="001546F5" w:rsidP="001546F5">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0B2BC787" w14:textId="77777777" w:rsidR="001546F5" w:rsidRDefault="001546F5" w:rsidP="004A5E5A">
            <w:pPr>
              <w:widowControl w:val="0"/>
              <w:autoSpaceDE w:val="0"/>
              <w:autoSpaceDN w:val="0"/>
              <w:adjustRightInd w:val="0"/>
              <w:rPr>
                <w:rFonts w:asciiTheme="minorHAnsi" w:hAnsiTheme="minorHAnsi" w:cs="Helvetica"/>
                <w:sz w:val="18"/>
                <w:szCs w:val="18"/>
              </w:rPr>
            </w:pPr>
          </w:p>
          <w:p w14:paraId="594A58BF" w14:textId="4F342F69"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A11</w:t>
            </w:r>
            <w:r>
              <w:rPr>
                <w:rFonts w:asciiTheme="minorHAnsi" w:hAnsiTheme="minorHAnsi" w:cs="Helvetica"/>
                <w:sz w:val="18"/>
                <w:szCs w:val="18"/>
              </w:rPr>
              <w:t xml:space="preserve"> = “factory installed </w:t>
            </w:r>
            <w:r w:rsidR="00550554">
              <w:rPr>
                <w:rFonts w:asciiTheme="minorHAnsi" w:hAnsiTheme="minorHAnsi" w:cs="Helvetica"/>
                <w:sz w:val="18"/>
                <w:szCs w:val="18"/>
              </w:rPr>
              <w:t>FID</w:t>
            </w:r>
            <w:r>
              <w:rPr>
                <w:rFonts w:asciiTheme="minorHAnsi" w:hAnsiTheme="minorHAnsi" w:cs="Helvetica"/>
                <w:sz w:val="18"/>
                <w:szCs w:val="18"/>
              </w:rPr>
              <w:t xml:space="preserve">” or “field installed </w:t>
            </w:r>
            <w:r w:rsidR="00550554">
              <w:rPr>
                <w:rFonts w:asciiTheme="minorHAnsi" w:hAnsiTheme="minorHAnsi" w:cs="Helvetica"/>
                <w:sz w:val="18"/>
                <w:szCs w:val="18"/>
              </w:rPr>
              <w:t>FID</w:t>
            </w:r>
            <w:r>
              <w:rPr>
                <w:rFonts w:asciiTheme="minorHAnsi" w:hAnsiTheme="minorHAnsi" w:cs="Helvetica"/>
                <w:sz w:val="18"/>
                <w:szCs w:val="18"/>
              </w:rPr>
              <w:t>”, then list =</w:t>
            </w:r>
          </w:p>
          <w:p w14:paraId="594A58C0" w14:textId="200BA816"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550554">
              <w:rPr>
                <w:rFonts w:asciiTheme="minorHAnsi" w:hAnsiTheme="minorHAnsi" w:cs="Helvetica"/>
                <w:sz w:val="18"/>
                <w:szCs w:val="18"/>
              </w:rPr>
              <w:t>FID</w:t>
            </w:r>
            <w:r>
              <w:rPr>
                <w:rFonts w:asciiTheme="minorHAnsi" w:hAnsiTheme="minorHAnsi" w:cs="Helvetica"/>
                <w:sz w:val="18"/>
                <w:szCs w:val="18"/>
              </w:rPr>
              <w:t xml:space="preserve"> Verification</w:t>
            </w:r>
          </w:p>
          <w:p w14:paraId="594A58C1" w14:textId="77777777" w:rsidR="004A5E5A" w:rsidRPr="000C1C81" w:rsidRDefault="004A5E5A" w:rsidP="004A5E5A">
            <w:pPr>
              <w:widowControl w:val="0"/>
              <w:autoSpaceDE w:val="0"/>
              <w:autoSpaceDN w:val="0"/>
              <w:adjustRightInd w:val="0"/>
              <w:rPr>
                <w:rFonts w:asciiTheme="minorHAnsi" w:hAnsiTheme="minorHAnsi" w:cs="Helvetica"/>
                <w:sz w:val="18"/>
                <w:szCs w:val="18"/>
              </w:rPr>
            </w:pPr>
          </w:p>
          <w:p w14:paraId="594A58C8" w14:textId="6581E2B9" w:rsidR="004A5E5A" w:rsidRPr="000C1C81" w:rsidRDefault="00393CE9" w:rsidP="001546F5">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A15</w:t>
            </w:r>
            <w:r>
              <w:rPr>
                <w:rFonts w:asciiTheme="minorHAnsi" w:hAnsiTheme="minorHAnsi" w:cs="Helvetica"/>
                <w:sz w:val="18"/>
                <w:szCs w:val="18"/>
              </w:rPr>
              <w:t xml:space="preserve"> = “New Package Unit Factory Charge”, then</w:t>
            </w:r>
            <w:r w:rsidR="001546F5">
              <w:rPr>
                <w:rFonts w:asciiTheme="minorHAnsi" w:hAnsiTheme="minorHAnsi" w:cs="Helvetica"/>
                <w:sz w:val="18"/>
                <w:szCs w:val="18"/>
              </w:rPr>
              <w:t xml:space="preserve"> do not proceed. A CF3R-MCH-25 is not required when a CF2R-MCH-25f is used.</w:t>
            </w:r>
          </w:p>
          <w:p w14:paraId="594A58C9" w14:textId="0DC9181A" w:rsidR="004A5E5A" w:rsidRPr="000C1C81" w:rsidRDefault="00393CE9"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2E2F2E">
              <w:rPr>
                <w:rFonts w:asciiTheme="minorHAnsi" w:hAnsiTheme="minorHAnsi" w:cs="Helvetica"/>
                <w:sz w:val="18"/>
                <w:szCs w:val="18"/>
              </w:rPr>
              <w:t>A12</w:t>
            </w:r>
            <w:r>
              <w:rPr>
                <w:rFonts w:asciiTheme="minorHAnsi" w:hAnsiTheme="minorHAnsi" w:cs="Helvetica"/>
                <w:sz w:val="18"/>
                <w:szCs w:val="18"/>
              </w:rPr>
              <w:t xml:space="preserve"> = “No”, or </w:t>
            </w:r>
            <w:r w:rsidR="002E2F2E">
              <w:rPr>
                <w:rFonts w:asciiTheme="minorHAnsi" w:hAnsiTheme="minorHAnsi" w:cs="Helvetica"/>
                <w:sz w:val="18"/>
                <w:szCs w:val="18"/>
              </w:rPr>
              <w:t>A13</w:t>
            </w:r>
            <w:r>
              <w:rPr>
                <w:rFonts w:asciiTheme="minorHAnsi" w:hAnsiTheme="minorHAnsi" w:cs="Helvetica"/>
                <w:sz w:val="18"/>
                <w:szCs w:val="18"/>
              </w:rPr>
              <w:t xml:space="preserve"> = “No”, then list =</w:t>
            </w:r>
          </w:p>
          <w:p w14:paraId="594A58CA" w14:textId="77777777" w:rsidR="004A5E5A" w:rsidRPr="000C1C81" w:rsidRDefault="00393CE9">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4A5E5A" w:rsidRPr="00D55D41" w14:paraId="594A58D0" w14:textId="77777777" w:rsidTr="00687CF2">
        <w:trPr>
          <w:cantSplit/>
          <w:trHeight w:val="953"/>
        </w:trPr>
        <w:tc>
          <w:tcPr>
            <w:tcW w:w="288" w:type="pct"/>
            <w:vAlign w:val="center"/>
          </w:tcPr>
          <w:p w14:paraId="594A58CC" w14:textId="396C2A07" w:rsidR="004A5E5A" w:rsidRPr="000C1C81" w:rsidRDefault="006A3BBF" w:rsidP="00687CF2">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212" w:type="pct"/>
            <w:vAlign w:val="center"/>
          </w:tcPr>
          <w:p w14:paraId="594A58CD" w14:textId="7A66AA0D" w:rsidR="004A5E5A" w:rsidRPr="000C1C81" w:rsidRDefault="00393CE9" w:rsidP="00105AC8">
            <w:pPr>
              <w:rPr>
                <w:rFonts w:asciiTheme="minorHAnsi" w:hAnsiTheme="minorHAnsi"/>
                <w:sz w:val="18"/>
                <w:szCs w:val="18"/>
              </w:rPr>
            </w:pPr>
            <w:r>
              <w:rPr>
                <w:rFonts w:asciiTheme="minorHAnsi" w:hAnsiTheme="minorHAnsi"/>
                <w:sz w:val="18"/>
                <w:szCs w:val="18"/>
              </w:rPr>
              <w:t xml:space="preserve">Refrigerant </w:t>
            </w:r>
            <w:r w:rsidR="00105AC8">
              <w:rPr>
                <w:rFonts w:asciiTheme="minorHAnsi" w:hAnsiTheme="minorHAnsi"/>
                <w:sz w:val="18"/>
                <w:szCs w:val="18"/>
              </w:rPr>
              <w:t>C</w:t>
            </w:r>
            <w:r>
              <w:rPr>
                <w:rFonts w:asciiTheme="minorHAnsi" w:hAnsiTheme="minorHAnsi"/>
                <w:sz w:val="18"/>
                <w:szCs w:val="18"/>
              </w:rPr>
              <w:t xml:space="preserve">harge </w:t>
            </w:r>
            <w:r w:rsidR="00105AC8">
              <w:rPr>
                <w:rFonts w:asciiTheme="minorHAnsi" w:hAnsiTheme="minorHAnsi"/>
                <w:sz w:val="18"/>
                <w:szCs w:val="18"/>
              </w:rPr>
              <w:t>V</w:t>
            </w:r>
            <w:r>
              <w:rPr>
                <w:rFonts w:asciiTheme="minorHAnsi" w:hAnsiTheme="minorHAnsi"/>
                <w:sz w:val="18"/>
                <w:szCs w:val="18"/>
              </w:rPr>
              <w:t xml:space="preserve">erification </w:t>
            </w:r>
            <w:r w:rsidR="00105AC8">
              <w:rPr>
                <w:rFonts w:asciiTheme="minorHAnsi" w:hAnsiTheme="minorHAnsi"/>
                <w:sz w:val="18"/>
                <w:szCs w:val="18"/>
              </w:rPr>
              <w:t>M</w:t>
            </w:r>
            <w:r>
              <w:rPr>
                <w:rFonts w:asciiTheme="minorHAnsi" w:hAnsiTheme="minorHAnsi"/>
                <w:sz w:val="18"/>
                <w:szCs w:val="18"/>
              </w:rPr>
              <w:t xml:space="preserve">ethod </w:t>
            </w:r>
            <w:r w:rsidR="00105AC8">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594A58CE" w14:textId="77777777" w:rsidR="004A5E5A" w:rsidRPr="000C1C81" w:rsidRDefault="00393CE9" w:rsidP="00577FA7">
            <w:pPr>
              <w:spacing w:after="60"/>
              <w:rPr>
                <w:rFonts w:asciiTheme="minorHAnsi" w:hAnsiTheme="minorHAnsi"/>
                <w:sz w:val="18"/>
                <w:szCs w:val="18"/>
              </w:rPr>
            </w:pPr>
            <w:r>
              <w:rPr>
                <w:rFonts w:asciiTheme="minorHAnsi" w:hAnsiTheme="minorHAnsi"/>
                <w:sz w:val="18"/>
                <w:szCs w:val="18"/>
              </w:rPr>
              <w:t>&lt;&lt;user pick one from list generated in previous row&gt;&gt;&gt;</w:t>
            </w:r>
          </w:p>
          <w:p w14:paraId="594A58CF" w14:textId="77777777" w:rsidR="004A5E5A" w:rsidRPr="000C1C81" w:rsidRDefault="004A5E5A">
            <w:pPr>
              <w:spacing w:after="60"/>
              <w:rPr>
                <w:rFonts w:asciiTheme="minorHAnsi" w:hAnsiTheme="minorHAnsi"/>
                <w:sz w:val="18"/>
                <w:szCs w:val="18"/>
              </w:rPr>
            </w:pPr>
          </w:p>
        </w:tc>
      </w:tr>
      <w:tr w:rsidR="004A5E5A" w:rsidRPr="00D55D41" w14:paraId="594A58E5" w14:textId="77777777" w:rsidTr="00687CF2">
        <w:trPr>
          <w:cantSplit/>
          <w:trHeight w:val="953"/>
        </w:trPr>
        <w:tc>
          <w:tcPr>
            <w:tcW w:w="288" w:type="pct"/>
            <w:vAlign w:val="center"/>
          </w:tcPr>
          <w:p w14:paraId="594A58D1" w14:textId="18ADFC0C" w:rsidR="004A5E5A" w:rsidRPr="000C1C81" w:rsidDel="005B4BA0" w:rsidRDefault="004A5E5A" w:rsidP="00687CF2">
            <w:pPr>
              <w:pStyle w:val="Header"/>
              <w:tabs>
                <w:tab w:val="clear" w:pos="4320"/>
                <w:tab w:val="clear" w:pos="8640"/>
              </w:tabs>
              <w:jc w:val="center"/>
              <w:rPr>
                <w:rFonts w:asciiTheme="minorHAnsi" w:hAnsiTheme="minorHAnsi"/>
                <w:sz w:val="18"/>
                <w:szCs w:val="18"/>
              </w:rPr>
            </w:pPr>
          </w:p>
        </w:tc>
        <w:tc>
          <w:tcPr>
            <w:tcW w:w="2212" w:type="pct"/>
            <w:vAlign w:val="center"/>
          </w:tcPr>
          <w:p w14:paraId="594A58D2"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determine compliance method for this </w:t>
            </w:r>
            <w:proofErr w:type="gramStart"/>
            <w:r>
              <w:rPr>
                <w:rFonts w:asciiTheme="minorHAnsi" w:hAnsiTheme="minorHAnsi"/>
                <w:sz w:val="18"/>
                <w:szCs w:val="18"/>
              </w:rPr>
              <w:t>document;  display</w:t>
            </w:r>
            <w:proofErr w:type="gramEnd"/>
            <w:r>
              <w:rPr>
                <w:rFonts w:asciiTheme="minorHAnsi" w:hAnsiTheme="minorHAnsi"/>
                <w:sz w:val="18"/>
                <w:szCs w:val="18"/>
              </w:rPr>
              <w:t xml:space="preserve"> applicable tables below;</w:t>
            </w:r>
          </w:p>
          <w:p w14:paraId="594A58D3" w14:textId="77777777" w:rsidR="004A5E5A" w:rsidRPr="000C1C81" w:rsidRDefault="00393CE9"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this</w:t>
            </w:r>
            <w:proofErr w:type="gramEnd"/>
            <w:r>
              <w:rPr>
                <w:rFonts w:asciiTheme="minorHAnsi" w:hAnsiTheme="minorHAnsi"/>
                <w:sz w:val="18"/>
                <w:szCs w:val="18"/>
              </w:rPr>
              <w:t xml:space="preserve"> row not visible to user)</w:t>
            </w:r>
          </w:p>
        </w:tc>
        <w:tc>
          <w:tcPr>
            <w:tcW w:w="2500" w:type="pct"/>
            <w:vAlign w:val="center"/>
          </w:tcPr>
          <w:p w14:paraId="594A58D4"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&lt;&lt;calculated field:  </w:t>
            </w:r>
          </w:p>
          <w:p w14:paraId="594A58D5" w14:textId="65AB1353" w:rsidR="004A5E5A" w:rsidRPr="000C1C81" w:rsidRDefault="00393CE9">
            <w:pPr>
              <w:rPr>
                <w:rFonts w:asciiTheme="minorHAnsi" w:hAnsiTheme="minorHAnsi"/>
                <w:sz w:val="18"/>
                <w:szCs w:val="18"/>
              </w:rPr>
            </w:pPr>
            <w:r>
              <w:rPr>
                <w:rFonts w:asciiTheme="minorHAnsi" w:hAnsiTheme="minorHAnsi"/>
                <w:sz w:val="18"/>
                <w:szCs w:val="18"/>
              </w:rPr>
              <w:t xml:space="preserve">If </w:t>
            </w:r>
            <w:r w:rsidR="002E2F2E">
              <w:rPr>
                <w:rFonts w:asciiTheme="minorHAnsi" w:hAnsiTheme="minorHAnsi"/>
                <w:sz w:val="18"/>
                <w:szCs w:val="18"/>
              </w:rPr>
              <w:t>A18</w:t>
            </w:r>
            <w:r>
              <w:rPr>
                <w:rFonts w:asciiTheme="minorHAnsi" w:hAnsiTheme="minorHAnsi"/>
                <w:sz w:val="18"/>
                <w:szCs w:val="18"/>
              </w:rPr>
              <w:t>=</w:t>
            </w:r>
            <w:proofErr w:type="gramStart"/>
            <w:r>
              <w:rPr>
                <w:rFonts w:asciiTheme="minorHAnsi" w:hAnsiTheme="minorHAnsi"/>
                <w:sz w:val="18"/>
                <w:szCs w:val="18"/>
                <w:u w:val="single"/>
              </w:rPr>
              <w:t>Superheat</w:t>
            </w:r>
            <w:r>
              <w:rPr>
                <w:rFonts w:asciiTheme="minorHAnsi" w:hAnsiTheme="minorHAnsi"/>
                <w:sz w:val="18"/>
                <w:szCs w:val="18"/>
              </w:rPr>
              <w:t>;  then</w:t>
            </w:r>
            <w:proofErr w:type="gramEnd"/>
            <w:r>
              <w:rPr>
                <w:rFonts w:asciiTheme="minorHAnsi" w:hAnsiTheme="minorHAnsi"/>
                <w:sz w:val="18"/>
                <w:szCs w:val="18"/>
              </w:rPr>
              <w:t xml:space="preserve"> display method:</w:t>
            </w:r>
          </w:p>
          <w:p w14:paraId="594A58D6"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25a Superheat Charge Verification </w:t>
            </w:r>
            <w:proofErr w:type="gramStart"/>
            <w:r>
              <w:rPr>
                <w:rFonts w:asciiTheme="minorHAnsi" w:hAnsiTheme="minorHAnsi"/>
                <w:sz w:val="18"/>
                <w:szCs w:val="18"/>
              </w:rPr>
              <w:t>Procedure;</w:t>
            </w:r>
            <w:proofErr w:type="gramEnd"/>
          </w:p>
          <w:p w14:paraId="594A58D7" w14:textId="77777777" w:rsidR="004A5E5A" w:rsidRPr="000C1C81" w:rsidRDefault="004A5E5A" w:rsidP="004A5E5A">
            <w:pPr>
              <w:rPr>
                <w:rFonts w:asciiTheme="minorHAnsi" w:hAnsiTheme="minorHAnsi"/>
                <w:sz w:val="18"/>
                <w:szCs w:val="18"/>
              </w:rPr>
            </w:pPr>
          </w:p>
          <w:p w14:paraId="594A58D8" w14:textId="6F11557B" w:rsidR="004A5E5A" w:rsidRPr="000C1C81" w:rsidRDefault="00393CE9" w:rsidP="004A5E5A">
            <w:pPr>
              <w:rPr>
                <w:rFonts w:asciiTheme="minorHAnsi" w:hAnsiTheme="minorHAnsi"/>
                <w:sz w:val="18"/>
                <w:szCs w:val="18"/>
              </w:rPr>
            </w:pPr>
            <w:r>
              <w:rPr>
                <w:rFonts w:asciiTheme="minorHAnsi" w:hAnsiTheme="minorHAnsi"/>
                <w:sz w:val="18"/>
                <w:szCs w:val="18"/>
              </w:rPr>
              <w:t xml:space="preserve">elseif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proofErr w:type="gramStart"/>
            <w:r>
              <w:rPr>
                <w:rFonts w:asciiTheme="minorHAnsi" w:hAnsiTheme="minorHAnsi"/>
                <w:sz w:val="18"/>
                <w:szCs w:val="18"/>
                <w:u w:val="single"/>
              </w:rPr>
              <w:t>Subcooling;</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94A58D9"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25b. Subcooling Charge Verification </w:t>
            </w:r>
            <w:proofErr w:type="gramStart"/>
            <w:r>
              <w:rPr>
                <w:rFonts w:asciiTheme="minorHAnsi" w:hAnsiTheme="minorHAnsi"/>
                <w:sz w:val="18"/>
                <w:szCs w:val="18"/>
              </w:rPr>
              <w:t>Method;</w:t>
            </w:r>
            <w:proofErr w:type="gramEnd"/>
          </w:p>
          <w:p w14:paraId="594A58DA" w14:textId="77777777" w:rsidR="004A5E5A" w:rsidRPr="000C1C81" w:rsidRDefault="004A5E5A" w:rsidP="004A5E5A">
            <w:pPr>
              <w:rPr>
                <w:rFonts w:asciiTheme="minorHAnsi" w:hAnsiTheme="minorHAnsi"/>
                <w:sz w:val="18"/>
                <w:szCs w:val="18"/>
              </w:rPr>
            </w:pPr>
          </w:p>
          <w:p w14:paraId="594A58DB" w14:textId="070932F8" w:rsidR="004A5E5A" w:rsidRPr="000C1C81" w:rsidRDefault="00393CE9" w:rsidP="004A5E5A">
            <w:pPr>
              <w:rPr>
                <w:rFonts w:asciiTheme="minorHAnsi" w:hAnsiTheme="minorHAnsi"/>
                <w:sz w:val="18"/>
                <w:szCs w:val="18"/>
              </w:rPr>
            </w:pPr>
            <w:r>
              <w:rPr>
                <w:rFonts w:asciiTheme="minorHAnsi" w:hAnsiTheme="minorHAnsi"/>
                <w:sz w:val="18"/>
                <w:szCs w:val="18"/>
              </w:rPr>
              <w:t xml:space="preserve">elseif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Weigh-in </w:t>
            </w:r>
            <w:proofErr w:type="gramStart"/>
            <w:r>
              <w:rPr>
                <w:rFonts w:asciiTheme="minorHAnsi" w:hAnsiTheme="minorHAnsi"/>
                <w:sz w:val="18"/>
                <w:szCs w:val="18"/>
                <w:u w:val="single"/>
              </w:rPr>
              <w:t>Observation;</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94A58DC" w14:textId="77777777" w:rsidR="004A5E5A" w:rsidRPr="000C1C81" w:rsidRDefault="00393CE9" w:rsidP="004A5E5A">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w:t>
            </w:r>
            <w:proofErr w:type="gramStart"/>
            <w:r>
              <w:rPr>
                <w:rFonts w:asciiTheme="minorHAnsi" w:hAnsiTheme="minorHAnsi"/>
                <w:sz w:val="18"/>
                <w:szCs w:val="18"/>
              </w:rPr>
              <w:t>Procedure;</w:t>
            </w:r>
            <w:proofErr w:type="gramEnd"/>
          </w:p>
          <w:p w14:paraId="594A58DD" w14:textId="77777777" w:rsidR="004A5E5A" w:rsidRPr="000C1C81" w:rsidRDefault="004A5E5A" w:rsidP="00577FA7">
            <w:pPr>
              <w:rPr>
                <w:rFonts w:asciiTheme="minorHAnsi" w:hAnsiTheme="minorHAnsi"/>
                <w:sz w:val="18"/>
                <w:szCs w:val="18"/>
              </w:rPr>
            </w:pPr>
          </w:p>
          <w:p w14:paraId="594A58DE" w14:textId="5C9192A9" w:rsidR="004A5E5A" w:rsidRPr="000C1C81" w:rsidDel="00C5365C" w:rsidRDefault="00393CE9" w:rsidP="00577FA7">
            <w:pPr>
              <w:rPr>
                <w:del w:id="6" w:author="Alhabibi, Haider@Energy" w:date="2022-06-08T15:08:00Z"/>
                <w:rFonts w:asciiTheme="minorHAnsi" w:hAnsiTheme="minorHAnsi"/>
                <w:sz w:val="18"/>
                <w:szCs w:val="18"/>
              </w:rPr>
            </w:pPr>
            <w:del w:id="7" w:author="Alhabibi, Haider@Energy" w:date="2022-06-08T15:08:00Z">
              <w:r w:rsidDel="00C5365C">
                <w:rPr>
                  <w:rFonts w:asciiTheme="minorHAnsi" w:hAnsiTheme="minorHAnsi"/>
                  <w:sz w:val="18"/>
                  <w:szCs w:val="18"/>
                </w:rPr>
                <w:delText xml:space="preserve">elseif </w:delText>
              </w:r>
              <w:r w:rsidR="002E2F2E" w:rsidDel="00C5365C">
                <w:rPr>
                  <w:rFonts w:asciiTheme="minorHAnsi" w:hAnsiTheme="minorHAnsi"/>
                  <w:sz w:val="18"/>
                  <w:szCs w:val="18"/>
                </w:rPr>
                <w:delText>A18</w:delText>
              </w:r>
              <w:r w:rsidDel="00C5365C">
                <w:rPr>
                  <w:rFonts w:asciiTheme="minorHAnsi" w:hAnsiTheme="minorHAnsi"/>
                  <w:sz w:val="18"/>
                  <w:szCs w:val="18"/>
                </w:rPr>
                <w:delText>=</w:delText>
              </w:r>
              <w:r w:rsidDel="00C5365C">
                <w:rPr>
                  <w:rFonts w:asciiTheme="minorHAnsi" w:hAnsiTheme="minorHAnsi"/>
                  <w:sz w:val="18"/>
                  <w:szCs w:val="18"/>
                  <w:u w:val="single"/>
                </w:rPr>
                <w:delText>Winter Setup;</w:delText>
              </w:r>
              <w:r w:rsidDel="00C5365C">
                <w:rPr>
                  <w:rFonts w:asciiTheme="minorHAnsi" w:hAnsiTheme="minorHAnsi"/>
                  <w:sz w:val="18"/>
                  <w:szCs w:val="18"/>
                </w:rPr>
                <w:delText xml:space="preserve">  then display method:</w:delText>
              </w:r>
            </w:del>
          </w:p>
          <w:p w14:paraId="594A58DF" w14:textId="39333966" w:rsidR="004A5E5A" w:rsidRPr="000C1C81" w:rsidDel="00C5365C" w:rsidRDefault="00393CE9" w:rsidP="00577FA7">
            <w:pPr>
              <w:rPr>
                <w:del w:id="8" w:author="Alhabibi, Haider@Energy" w:date="2022-06-08T15:08:00Z"/>
                <w:rFonts w:asciiTheme="minorHAnsi" w:hAnsiTheme="minorHAnsi"/>
                <w:sz w:val="18"/>
                <w:szCs w:val="18"/>
              </w:rPr>
            </w:pPr>
            <w:del w:id="9" w:author="Alhabibi, Haider@Energy" w:date="2022-06-08T15:08:00Z">
              <w:r w:rsidDel="00C5365C">
                <w:rPr>
                  <w:rFonts w:asciiTheme="minorHAnsi" w:hAnsiTheme="minorHAnsi"/>
                  <w:sz w:val="18"/>
                  <w:szCs w:val="18"/>
                </w:rPr>
                <w:delText>25e. Winter Setup for Standard Charge Verification;</w:delText>
              </w:r>
            </w:del>
          </w:p>
          <w:p w14:paraId="594A58E0" w14:textId="77777777" w:rsidR="004A5E5A" w:rsidRPr="000C1C81" w:rsidRDefault="004A5E5A" w:rsidP="00577FA7">
            <w:pPr>
              <w:rPr>
                <w:rFonts w:asciiTheme="minorHAnsi" w:hAnsiTheme="minorHAnsi"/>
                <w:sz w:val="18"/>
                <w:szCs w:val="18"/>
              </w:rPr>
            </w:pPr>
          </w:p>
          <w:p w14:paraId="594A58E1" w14:textId="31139EA8" w:rsidR="004A5E5A" w:rsidRPr="000C1C81" w:rsidRDefault="00393CE9" w:rsidP="00577FA7">
            <w:pPr>
              <w:rPr>
                <w:rFonts w:asciiTheme="minorHAnsi" w:hAnsiTheme="minorHAnsi"/>
                <w:sz w:val="18"/>
                <w:szCs w:val="18"/>
              </w:rPr>
            </w:pPr>
            <w:r>
              <w:rPr>
                <w:rFonts w:asciiTheme="minorHAnsi" w:hAnsiTheme="minorHAnsi"/>
                <w:sz w:val="18"/>
                <w:szCs w:val="18"/>
              </w:rPr>
              <w:t xml:space="preserve">elseif </w:t>
            </w:r>
            <w:r w:rsidR="002E2F2E">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r w:rsidR="00550554">
              <w:rPr>
                <w:rFonts w:asciiTheme="minorHAnsi" w:hAnsiTheme="minorHAnsi"/>
                <w:sz w:val="18"/>
                <w:szCs w:val="18"/>
                <w:u w:val="single"/>
              </w:rPr>
              <w:t>FID</w:t>
            </w:r>
            <w:r>
              <w:rPr>
                <w:rFonts w:asciiTheme="minorHAnsi" w:hAnsiTheme="minorHAnsi"/>
                <w:sz w:val="18"/>
                <w:szCs w:val="18"/>
                <w:u w:val="single"/>
              </w:rPr>
              <w:t xml:space="preserve"> </w:t>
            </w:r>
            <w:proofErr w:type="gramStart"/>
            <w:r>
              <w:rPr>
                <w:rFonts w:asciiTheme="minorHAnsi" w:hAnsiTheme="minorHAnsi"/>
                <w:sz w:val="18"/>
                <w:szCs w:val="18"/>
                <w:u w:val="single"/>
              </w:rPr>
              <w:t>Verification;</w:t>
            </w:r>
            <w:r>
              <w:rPr>
                <w:rFonts w:asciiTheme="minorHAnsi" w:hAnsiTheme="minorHAnsi"/>
                <w:sz w:val="18"/>
                <w:szCs w:val="18"/>
              </w:rPr>
              <w:t xml:space="preserve">  then</w:t>
            </w:r>
            <w:proofErr w:type="gramEnd"/>
            <w:r>
              <w:rPr>
                <w:rFonts w:asciiTheme="minorHAnsi" w:hAnsiTheme="minorHAnsi"/>
                <w:sz w:val="18"/>
                <w:szCs w:val="18"/>
              </w:rPr>
              <w:t xml:space="preserve"> display method: </w:t>
            </w:r>
          </w:p>
          <w:p w14:paraId="594A58E2" w14:textId="58BA6FDE" w:rsidR="004A5E5A" w:rsidRPr="000C1C81" w:rsidRDefault="00393CE9" w:rsidP="00577FA7">
            <w:pPr>
              <w:rPr>
                <w:rFonts w:asciiTheme="minorHAnsi" w:hAnsiTheme="minorHAnsi"/>
                <w:sz w:val="18"/>
                <w:szCs w:val="18"/>
              </w:rPr>
            </w:pPr>
            <w:r>
              <w:rPr>
                <w:rFonts w:asciiTheme="minorHAnsi" w:hAnsiTheme="minorHAnsi"/>
                <w:sz w:val="18"/>
                <w:szCs w:val="18"/>
              </w:rPr>
              <w:t xml:space="preserve">25d. </w:t>
            </w:r>
            <w:r w:rsidR="00550554">
              <w:rPr>
                <w:rFonts w:asciiTheme="minorHAnsi" w:hAnsiTheme="minorHAnsi"/>
                <w:sz w:val="18"/>
                <w:szCs w:val="18"/>
                <w:u w:val="single"/>
              </w:rPr>
              <w:t>FID</w:t>
            </w:r>
            <w:r>
              <w:rPr>
                <w:rFonts w:asciiTheme="minorHAnsi" w:hAnsiTheme="minorHAnsi"/>
                <w:sz w:val="18"/>
                <w:szCs w:val="18"/>
                <w:u w:val="single"/>
              </w:rPr>
              <w:t xml:space="preserve"> Verification </w:t>
            </w:r>
            <w:proofErr w:type="gramStart"/>
            <w:r>
              <w:rPr>
                <w:rFonts w:asciiTheme="minorHAnsi" w:hAnsiTheme="minorHAnsi"/>
                <w:sz w:val="18"/>
                <w:szCs w:val="18"/>
                <w:u w:val="single"/>
              </w:rPr>
              <w:t>Method</w:t>
            </w:r>
            <w:r>
              <w:rPr>
                <w:rFonts w:asciiTheme="minorHAnsi" w:hAnsiTheme="minorHAnsi"/>
                <w:sz w:val="18"/>
                <w:szCs w:val="18"/>
              </w:rPr>
              <w:t>;</w:t>
            </w:r>
            <w:proofErr w:type="gramEnd"/>
          </w:p>
          <w:p w14:paraId="594A58E3" w14:textId="77777777" w:rsidR="004A5E5A" w:rsidRPr="000C1C81" w:rsidRDefault="004A5E5A" w:rsidP="004A5E5A">
            <w:pPr>
              <w:rPr>
                <w:rFonts w:asciiTheme="minorHAnsi" w:hAnsiTheme="minorHAnsi"/>
                <w:sz w:val="18"/>
                <w:szCs w:val="18"/>
              </w:rPr>
            </w:pPr>
          </w:p>
          <w:p w14:paraId="594A58E4" w14:textId="77777777" w:rsidR="004A5E5A" w:rsidRPr="000C1C81" w:rsidRDefault="004A5E5A">
            <w:pPr>
              <w:rPr>
                <w:rFonts w:asciiTheme="minorHAnsi" w:hAnsiTheme="minorHAnsi"/>
                <w:sz w:val="18"/>
                <w:szCs w:val="18"/>
              </w:rPr>
            </w:pPr>
          </w:p>
        </w:tc>
      </w:tr>
    </w:tbl>
    <w:p w14:paraId="594A58E7" w14:textId="6CCA48A4" w:rsidR="008F4810" w:rsidRPr="00D55D41" w:rsidRDefault="008F4810"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10790"/>
      </w:tblGrid>
      <w:tr w:rsidR="00786D26" w:rsidRPr="00D55D41" w14:paraId="594A58EB" w14:textId="77777777">
        <w:trPr>
          <w:cantSplit/>
          <w:trHeight w:val="233"/>
        </w:trPr>
        <w:tc>
          <w:tcPr>
            <w:tcW w:w="5000" w:type="pct"/>
            <w:vAlign w:val="center"/>
          </w:tcPr>
          <w:p w14:paraId="594A58EA" w14:textId="3B163006" w:rsidR="008F4810" w:rsidRPr="00D55D41" w:rsidRDefault="00105AC8" w:rsidP="00E01154">
            <w:pPr>
              <w:pStyle w:val="Header"/>
              <w:keepNext/>
              <w:rPr>
                <w:rFonts w:asciiTheme="minorHAnsi" w:hAnsiTheme="minorHAnsi"/>
                <w:b/>
                <w:sz w:val="18"/>
                <w:szCs w:val="18"/>
              </w:rPr>
            </w:pPr>
            <w:r>
              <w:rPr>
                <w:rFonts w:asciiTheme="minorHAnsi" w:hAnsiTheme="minorHAnsi"/>
                <w:b/>
                <w:sz w:val="18"/>
                <w:szCs w:val="18"/>
              </w:rPr>
              <w:t xml:space="preserve">MCH-25b - </w:t>
            </w:r>
            <w:r w:rsidR="00E01154">
              <w:rPr>
                <w:rFonts w:asciiTheme="minorHAnsi" w:hAnsiTheme="minorHAnsi"/>
                <w:b/>
                <w:sz w:val="18"/>
                <w:szCs w:val="18"/>
              </w:rPr>
              <w:t>Refrigerant Charge Verification</w:t>
            </w:r>
            <w:r w:rsidR="00786D26" w:rsidRPr="00D55D41">
              <w:rPr>
                <w:rFonts w:asciiTheme="minorHAnsi" w:hAnsiTheme="minorHAnsi"/>
                <w:b/>
                <w:sz w:val="18"/>
                <w:szCs w:val="18"/>
              </w:rPr>
              <w:t xml:space="preserve"> - Subcooling Method</w:t>
            </w:r>
          </w:p>
        </w:tc>
      </w:tr>
    </w:tbl>
    <w:p w14:paraId="594A58EC"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14"/>
        <w:gridCol w:w="4981"/>
        <w:gridCol w:w="5395"/>
      </w:tblGrid>
      <w:tr w:rsidR="00786D26" w:rsidRPr="00D55D41" w14:paraId="594A58EF" w14:textId="77777777" w:rsidTr="00DF54E8">
        <w:trPr>
          <w:cantSplit/>
          <w:trHeight w:val="233"/>
        </w:trPr>
        <w:tc>
          <w:tcPr>
            <w:tcW w:w="5000" w:type="pct"/>
            <w:gridSpan w:val="3"/>
            <w:vAlign w:val="center"/>
          </w:tcPr>
          <w:p w14:paraId="594A58ED" w14:textId="72F63696" w:rsidR="00786D26" w:rsidRPr="00687CF2" w:rsidRDefault="00786D26" w:rsidP="00242D77">
            <w:pPr>
              <w:pStyle w:val="Header"/>
              <w:keepNext/>
              <w:rPr>
                <w:rFonts w:asciiTheme="minorHAnsi" w:hAnsiTheme="minorHAnsi"/>
                <w:b/>
                <w:szCs w:val="18"/>
              </w:rPr>
            </w:pPr>
            <w:r w:rsidRPr="00687CF2">
              <w:rPr>
                <w:rFonts w:asciiTheme="minorHAnsi" w:hAnsiTheme="minorHAnsi"/>
                <w:b/>
                <w:szCs w:val="18"/>
              </w:rPr>
              <w:lastRenderedPageBreak/>
              <w:t>B. Metering Device Verification</w:t>
            </w:r>
          </w:p>
          <w:p w14:paraId="594A58EE" w14:textId="2AD13E19" w:rsidR="00786D26" w:rsidRPr="00687CF2" w:rsidRDefault="007266CE" w:rsidP="00242D77">
            <w:pPr>
              <w:pStyle w:val="Header"/>
              <w:keepNext/>
              <w:rPr>
                <w:rFonts w:asciiTheme="minorHAnsi" w:hAnsiTheme="minorHAnsi"/>
                <w:sz w:val="18"/>
                <w:szCs w:val="18"/>
              </w:rPr>
            </w:pPr>
            <w:r w:rsidRPr="00AC5B17">
              <w:rPr>
                <w:rFonts w:asciiTheme="minorHAnsi" w:hAnsiTheme="minorHAnsi"/>
                <w:sz w:val="18"/>
                <w:szCs w:val="18"/>
              </w:rPr>
              <w:t>HERS Rater is required to visually field verify all information from C2R</w:t>
            </w:r>
            <w:r w:rsidR="00A83241">
              <w:rPr>
                <w:rFonts w:asciiTheme="minorHAnsi" w:hAnsiTheme="minorHAnsi"/>
                <w:sz w:val="18"/>
                <w:szCs w:val="18"/>
              </w:rPr>
              <w:t>.</w:t>
            </w:r>
            <w:r w:rsidRPr="00687CF2">
              <w:rPr>
                <w:rFonts w:asciiTheme="minorHAnsi" w:hAnsiTheme="minorHAnsi"/>
                <w:sz w:val="18"/>
                <w:szCs w:val="18"/>
              </w:rPr>
              <w:t xml:space="preserve"> </w:t>
            </w:r>
            <w:r w:rsidR="00786D26" w:rsidRPr="00687CF2">
              <w:rPr>
                <w:rFonts w:asciiTheme="minorHAnsi" w:hAnsiTheme="minorHAnsi"/>
                <w:sz w:val="18"/>
                <w:szCs w:val="18"/>
              </w:rPr>
              <w:t>Subcooling Method can only be used on systems that have a variable metering device.</w:t>
            </w:r>
          </w:p>
        </w:tc>
      </w:tr>
      <w:tr w:rsidR="00786D26" w:rsidRPr="00D55D41" w14:paraId="594A58F3" w14:textId="77777777" w:rsidTr="00DF54E8">
        <w:tblPrEx>
          <w:tblCellMar>
            <w:top w:w="0" w:type="dxa"/>
            <w:left w:w="108" w:type="dxa"/>
            <w:bottom w:w="0" w:type="dxa"/>
            <w:right w:w="108" w:type="dxa"/>
          </w:tblCellMar>
        </w:tblPrEx>
        <w:trPr>
          <w:cantSplit/>
          <w:trHeight w:val="432"/>
        </w:trPr>
        <w:tc>
          <w:tcPr>
            <w:tcW w:w="192" w:type="pct"/>
            <w:vAlign w:val="center"/>
          </w:tcPr>
          <w:p w14:paraId="594A58F0" w14:textId="77777777" w:rsidR="00786D26" w:rsidRPr="00D55D41" w:rsidRDefault="00786D26" w:rsidP="00CA1A15">
            <w:pPr>
              <w:keepNext/>
              <w:jc w:val="center"/>
              <w:rPr>
                <w:rFonts w:asciiTheme="minorHAnsi" w:hAnsiTheme="minorHAnsi"/>
                <w:sz w:val="18"/>
                <w:szCs w:val="18"/>
              </w:rPr>
            </w:pPr>
            <w:r w:rsidRPr="00D55D41">
              <w:rPr>
                <w:rFonts w:asciiTheme="minorHAnsi" w:hAnsiTheme="minorHAnsi"/>
                <w:sz w:val="18"/>
                <w:szCs w:val="18"/>
              </w:rPr>
              <w:t>01</w:t>
            </w:r>
          </w:p>
        </w:tc>
        <w:tc>
          <w:tcPr>
            <w:tcW w:w="2308" w:type="pct"/>
            <w:vAlign w:val="center"/>
          </w:tcPr>
          <w:p w14:paraId="594A58F1" w14:textId="6A991C10" w:rsidR="00786D26" w:rsidRPr="00D55D41" w:rsidRDefault="00786D26" w:rsidP="00105AC8">
            <w:pPr>
              <w:keepNext/>
              <w:spacing w:after="60"/>
              <w:rPr>
                <w:rFonts w:asciiTheme="minorHAnsi" w:hAnsiTheme="minorHAnsi"/>
                <w:sz w:val="18"/>
                <w:szCs w:val="18"/>
              </w:rPr>
            </w:pPr>
            <w:r w:rsidRPr="00D55D41">
              <w:rPr>
                <w:rFonts w:asciiTheme="minorHAnsi" w:hAnsiTheme="minorHAnsi"/>
                <w:sz w:val="18"/>
                <w:szCs w:val="18"/>
              </w:rPr>
              <w:t xml:space="preserve">Refrigerant </w:t>
            </w:r>
            <w:r w:rsidR="00105AC8">
              <w:rPr>
                <w:rFonts w:asciiTheme="minorHAnsi" w:hAnsiTheme="minorHAnsi"/>
                <w:sz w:val="18"/>
                <w:szCs w:val="18"/>
              </w:rPr>
              <w:t>M</w:t>
            </w:r>
            <w:r w:rsidRPr="00D55D41">
              <w:rPr>
                <w:rFonts w:asciiTheme="minorHAnsi" w:hAnsiTheme="minorHAnsi"/>
                <w:sz w:val="18"/>
                <w:szCs w:val="18"/>
              </w:rPr>
              <w:t xml:space="preserve">etering </w:t>
            </w:r>
            <w:r w:rsidR="00105AC8">
              <w:rPr>
                <w:rFonts w:asciiTheme="minorHAnsi" w:hAnsiTheme="minorHAnsi"/>
                <w:sz w:val="18"/>
                <w:szCs w:val="18"/>
              </w:rPr>
              <w:t>D</w:t>
            </w:r>
            <w:r w:rsidRPr="00D55D41">
              <w:rPr>
                <w:rFonts w:asciiTheme="minorHAnsi" w:hAnsiTheme="minorHAnsi"/>
                <w:sz w:val="18"/>
                <w:szCs w:val="18"/>
              </w:rPr>
              <w:t>evice</w:t>
            </w:r>
          </w:p>
        </w:tc>
        <w:tc>
          <w:tcPr>
            <w:tcW w:w="2500" w:type="pct"/>
            <w:vAlign w:val="center"/>
          </w:tcPr>
          <w:p w14:paraId="594A58F2" w14:textId="77777777" w:rsidR="0007107D" w:rsidRPr="00D55D41" w:rsidRDefault="00786D26" w:rsidP="0007107D">
            <w:pPr>
              <w:keepNext/>
              <w:rPr>
                <w:rFonts w:asciiTheme="minorHAnsi" w:hAnsiTheme="minorHAnsi"/>
                <w:sz w:val="18"/>
                <w:szCs w:val="18"/>
              </w:rPr>
            </w:pPr>
            <w:r w:rsidRPr="00D55D41">
              <w:rPr>
                <w:rFonts w:asciiTheme="minorHAnsi" w:hAnsiTheme="minorHAnsi"/>
                <w:sz w:val="18"/>
                <w:szCs w:val="18"/>
              </w:rPr>
              <w:t>&lt;&lt;</w:t>
            </w:r>
            <w:r w:rsidR="00EA2549" w:rsidRPr="00D55D41">
              <w:rPr>
                <w:rFonts w:asciiTheme="minorHAnsi" w:hAnsiTheme="minorHAnsi"/>
                <w:sz w:val="18"/>
                <w:szCs w:val="18"/>
              </w:rPr>
              <w:t xml:space="preserve">autofill, reference from C2R.  Choices are </w:t>
            </w:r>
            <w:r w:rsidR="00EA2549" w:rsidRPr="00D55D41">
              <w:rPr>
                <w:rFonts w:asciiTheme="minorHAnsi" w:hAnsiTheme="minorHAnsi"/>
                <w:sz w:val="18"/>
                <w:szCs w:val="18"/>
                <w:u w:val="single"/>
              </w:rPr>
              <w:t>Thermostatic Expansion Valve</w:t>
            </w:r>
            <w:r w:rsidR="00EA2549" w:rsidRPr="00D55D41">
              <w:rPr>
                <w:rFonts w:asciiTheme="minorHAnsi" w:hAnsiTheme="minorHAnsi"/>
                <w:sz w:val="18"/>
                <w:szCs w:val="18"/>
              </w:rPr>
              <w:t xml:space="preserve"> or </w:t>
            </w:r>
            <w:r w:rsidR="00EA2549" w:rsidRPr="00D55D41">
              <w:rPr>
                <w:rFonts w:asciiTheme="minorHAnsi" w:hAnsiTheme="minorHAnsi"/>
                <w:sz w:val="18"/>
                <w:szCs w:val="18"/>
                <w:u w:val="single"/>
              </w:rPr>
              <w:t>Electronic Expansion Valve.</w:t>
            </w:r>
            <w:r w:rsidR="0007107D" w:rsidRPr="00D55D41">
              <w:rPr>
                <w:rFonts w:asciiTheme="minorHAnsi" w:hAnsiTheme="minorHAnsi"/>
                <w:sz w:val="18"/>
                <w:szCs w:val="18"/>
              </w:rPr>
              <w:t xml:space="preserve">  </w:t>
            </w:r>
            <w:r w:rsidR="00EA2549" w:rsidRPr="00D55D41">
              <w:rPr>
                <w:rFonts w:asciiTheme="minorHAnsi" w:hAnsiTheme="minorHAnsi"/>
                <w:sz w:val="18"/>
                <w:szCs w:val="18"/>
              </w:rPr>
              <w:t xml:space="preserve">If installed system does not match this entry, it can be overwritten by </w:t>
            </w:r>
            <w:proofErr w:type="gramStart"/>
            <w:r w:rsidR="00EA2549" w:rsidRPr="00D55D41">
              <w:rPr>
                <w:rFonts w:asciiTheme="minorHAnsi" w:hAnsiTheme="minorHAnsi"/>
                <w:sz w:val="18"/>
                <w:szCs w:val="18"/>
              </w:rPr>
              <w:t>rater</w:t>
            </w:r>
            <w:proofErr w:type="gramEnd"/>
            <w:r w:rsidR="00EA2549" w:rsidRPr="00D55D41">
              <w:rPr>
                <w:rFonts w:asciiTheme="minorHAnsi" w:hAnsiTheme="minorHAnsi"/>
                <w:sz w:val="18"/>
                <w:szCs w:val="18"/>
              </w:rPr>
              <w:t xml:space="preserve"> but it will be flagged as a possible fail.&gt;&gt;</w:t>
            </w:r>
          </w:p>
        </w:tc>
      </w:tr>
      <w:tr w:rsidR="00786D26" w:rsidRPr="00D55D41" w14:paraId="594A58FA" w14:textId="77777777" w:rsidTr="00DF54E8">
        <w:tblPrEx>
          <w:tblCellMar>
            <w:top w:w="0" w:type="dxa"/>
            <w:left w:w="108" w:type="dxa"/>
            <w:bottom w:w="0" w:type="dxa"/>
            <w:right w:w="108" w:type="dxa"/>
          </w:tblCellMar>
        </w:tblPrEx>
        <w:trPr>
          <w:cantSplit/>
          <w:trHeight w:val="432"/>
        </w:trPr>
        <w:tc>
          <w:tcPr>
            <w:tcW w:w="192" w:type="pct"/>
            <w:vAlign w:val="center"/>
          </w:tcPr>
          <w:p w14:paraId="594A58F4" w14:textId="77777777" w:rsidR="00786D26" w:rsidRPr="00D55D41" w:rsidRDefault="00786D26" w:rsidP="00CA1A15">
            <w:pPr>
              <w:keepNext/>
              <w:jc w:val="center"/>
              <w:rPr>
                <w:rFonts w:asciiTheme="minorHAnsi" w:hAnsiTheme="minorHAnsi"/>
                <w:sz w:val="18"/>
                <w:szCs w:val="18"/>
              </w:rPr>
            </w:pPr>
            <w:r w:rsidRPr="00D55D41">
              <w:rPr>
                <w:rFonts w:asciiTheme="minorHAnsi" w:hAnsiTheme="minorHAnsi"/>
                <w:sz w:val="18"/>
                <w:szCs w:val="18"/>
              </w:rPr>
              <w:t>02</w:t>
            </w:r>
          </w:p>
        </w:tc>
        <w:tc>
          <w:tcPr>
            <w:tcW w:w="2308" w:type="pct"/>
            <w:vAlign w:val="center"/>
          </w:tcPr>
          <w:p w14:paraId="594A58F5" w14:textId="62ECE22D" w:rsidR="00786D26" w:rsidRPr="00D55D41" w:rsidRDefault="00786D26" w:rsidP="00105AC8">
            <w:pPr>
              <w:keepNext/>
              <w:spacing w:after="60"/>
              <w:rPr>
                <w:rFonts w:asciiTheme="minorHAnsi" w:hAnsiTheme="minorHAnsi"/>
                <w:sz w:val="18"/>
                <w:szCs w:val="18"/>
              </w:rPr>
            </w:pPr>
            <w:r w:rsidRPr="00D55D41">
              <w:rPr>
                <w:rFonts w:asciiTheme="minorHAnsi" w:hAnsiTheme="minorHAnsi"/>
                <w:sz w:val="18"/>
                <w:szCs w:val="18"/>
              </w:rPr>
              <w:t xml:space="preserve">Subcooling Method </w:t>
            </w:r>
            <w:r w:rsidR="00105AC8">
              <w:rPr>
                <w:rFonts w:asciiTheme="minorHAnsi" w:hAnsiTheme="minorHAnsi"/>
                <w:sz w:val="18"/>
                <w:szCs w:val="18"/>
              </w:rPr>
              <w:t>A</w:t>
            </w:r>
            <w:r w:rsidRPr="00D55D41">
              <w:rPr>
                <w:rFonts w:asciiTheme="minorHAnsi" w:hAnsiTheme="minorHAnsi"/>
                <w:sz w:val="18"/>
                <w:szCs w:val="18"/>
              </w:rPr>
              <w:t xml:space="preserve">pplicability </w:t>
            </w:r>
            <w:r w:rsidR="00105AC8">
              <w:rPr>
                <w:rFonts w:asciiTheme="minorHAnsi" w:hAnsiTheme="minorHAnsi"/>
                <w:sz w:val="18"/>
                <w:szCs w:val="18"/>
              </w:rPr>
              <w:t>S</w:t>
            </w:r>
            <w:r w:rsidRPr="00D55D41">
              <w:rPr>
                <w:rFonts w:asciiTheme="minorHAnsi" w:hAnsiTheme="minorHAnsi"/>
                <w:sz w:val="18"/>
                <w:szCs w:val="18"/>
              </w:rPr>
              <w:t>tatus</w:t>
            </w:r>
          </w:p>
        </w:tc>
        <w:tc>
          <w:tcPr>
            <w:tcW w:w="2500" w:type="pct"/>
            <w:vAlign w:val="center"/>
          </w:tcPr>
          <w:p w14:paraId="594A58F6"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 xml:space="preserve">&lt;&lt; If B01 = </w:t>
            </w:r>
            <w:r w:rsidRPr="00D55D41">
              <w:rPr>
                <w:rFonts w:asciiTheme="minorHAnsi" w:hAnsiTheme="minorHAnsi"/>
                <w:sz w:val="18"/>
                <w:szCs w:val="18"/>
                <w:u w:val="single"/>
              </w:rPr>
              <w:t>Thermostatic Expansion Valve</w:t>
            </w:r>
            <w:r w:rsidRPr="00D55D41">
              <w:rPr>
                <w:rFonts w:asciiTheme="minorHAnsi" w:hAnsiTheme="minorHAnsi"/>
                <w:sz w:val="18"/>
                <w:szCs w:val="18"/>
              </w:rPr>
              <w:t xml:space="preserve"> or </w:t>
            </w:r>
            <w:r w:rsidRPr="00D55D41">
              <w:rPr>
                <w:rFonts w:asciiTheme="minorHAnsi" w:hAnsiTheme="minorHAnsi"/>
                <w:sz w:val="18"/>
                <w:szCs w:val="18"/>
                <w:u w:val="single"/>
              </w:rPr>
              <w:t xml:space="preserve">Electronic Expansion </w:t>
            </w:r>
            <w:proofErr w:type="gramStart"/>
            <w:r w:rsidRPr="00D55D41">
              <w:rPr>
                <w:rFonts w:asciiTheme="minorHAnsi" w:hAnsiTheme="minorHAnsi"/>
                <w:sz w:val="18"/>
                <w:szCs w:val="18"/>
                <w:u w:val="single"/>
              </w:rPr>
              <w:t>Valve</w:t>
            </w:r>
            <w:r w:rsidRPr="00D55D41">
              <w:rPr>
                <w:rFonts w:asciiTheme="minorHAnsi" w:hAnsiTheme="minorHAnsi"/>
                <w:sz w:val="18"/>
                <w:szCs w:val="18"/>
              </w:rPr>
              <w:t>;  then</w:t>
            </w:r>
            <w:proofErr w:type="gramEnd"/>
            <w:r w:rsidRPr="00D55D41">
              <w:rPr>
                <w:rFonts w:asciiTheme="minorHAnsi" w:hAnsiTheme="minorHAnsi"/>
                <w:sz w:val="18"/>
                <w:szCs w:val="18"/>
              </w:rPr>
              <w:t xml:space="preserve"> display text: </w:t>
            </w:r>
          </w:p>
          <w:p w14:paraId="594A58F7"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“Subcooling Method is applicable to this system</w:t>
            </w:r>
            <w:proofErr w:type="gramStart"/>
            <w:r w:rsidRPr="00D55D41">
              <w:rPr>
                <w:rFonts w:asciiTheme="minorHAnsi" w:hAnsiTheme="minorHAnsi"/>
                <w:sz w:val="18"/>
                <w:szCs w:val="18"/>
              </w:rPr>
              <w:t>”;</w:t>
            </w:r>
            <w:proofErr w:type="gramEnd"/>
            <w:r w:rsidRPr="00D55D41">
              <w:rPr>
                <w:rFonts w:asciiTheme="minorHAnsi" w:hAnsiTheme="minorHAnsi"/>
                <w:sz w:val="18"/>
                <w:szCs w:val="18"/>
              </w:rPr>
              <w:t xml:space="preserve"> </w:t>
            </w:r>
          </w:p>
          <w:p w14:paraId="594A58F8" w14:textId="77777777" w:rsidR="00786D26" w:rsidRPr="00D55D41" w:rsidRDefault="00786D26" w:rsidP="00242D77">
            <w:pPr>
              <w:keepNext/>
              <w:rPr>
                <w:rFonts w:asciiTheme="minorHAnsi" w:hAnsiTheme="minorHAnsi"/>
                <w:sz w:val="18"/>
                <w:szCs w:val="18"/>
              </w:rPr>
            </w:pPr>
            <w:r w:rsidRPr="00D55D41">
              <w:rPr>
                <w:rFonts w:asciiTheme="minorHAnsi" w:hAnsiTheme="minorHAnsi"/>
                <w:sz w:val="18"/>
                <w:szCs w:val="18"/>
              </w:rPr>
              <w:t>else, display text:</w:t>
            </w:r>
          </w:p>
          <w:p w14:paraId="594A58F9" w14:textId="77777777" w:rsidR="00786D26" w:rsidRPr="00D55D41" w:rsidRDefault="00786D26" w:rsidP="00242D77">
            <w:pPr>
              <w:keepNext/>
              <w:rPr>
                <w:rFonts w:asciiTheme="minorHAnsi" w:hAnsiTheme="minorHAnsi"/>
                <w:sz w:val="18"/>
                <w:szCs w:val="18"/>
              </w:rPr>
            </w:pPr>
            <w:proofErr w:type="gramStart"/>
            <w:r w:rsidRPr="00D55D41">
              <w:rPr>
                <w:rFonts w:asciiTheme="minorHAnsi" w:hAnsiTheme="minorHAnsi"/>
                <w:sz w:val="18"/>
                <w:szCs w:val="18"/>
              </w:rPr>
              <w:t>”Subcooling</w:t>
            </w:r>
            <w:proofErr w:type="gramEnd"/>
            <w:r w:rsidRPr="00D55D41">
              <w:rPr>
                <w:rFonts w:asciiTheme="minorHAnsi" w:hAnsiTheme="minorHAnsi"/>
                <w:sz w:val="18"/>
                <w:szCs w:val="18"/>
              </w:rPr>
              <w:t xml:space="preserve"> Method is not applicable to this system” (do not proceed)&gt;&gt;</w:t>
            </w:r>
          </w:p>
        </w:tc>
      </w:tr>
    </w:tbl>
    <w:p w14:paraId="594A58FC" w14:textId="77777777" w:rsidR="004A5E5A" w:rsidRPr="00687CF2" w:rsidRDefault="004A5E5A"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D209BF" w:rsidRPr="00D55D41" w14:paraId="594A58FF" w14:textId="77777777">
        <w:trPr>
          <w:cantSplit/>
          <w:trHeight w:val="432"/>
        </w:trPr>
        <w:tc>
          <w:tcPr>
            <w:tcW w:w="5000" w:type="pct"/>
            <w:gridSpan w:val="3"/>
          </w:tcPr>
          <w:p w14:paraId="594A58FD" w14:textId="5872F7B6" w:rsidR="00D209BF" w:rsidRPr="00D55D41" w:rsidRDefault="00D209BF" w:rsidP="00D209BF">
            <w:pPr>
              <w:keepNext/>
              <w:rPr>
                <w:rFonts w:asciiTheme="minorHAnsi" w:hAnsiTheme="minorHAnsi"/>
                <w:b/>
                <w:sz w:val="18"/>
                <w:szCs w:val="18"/>
              </w:rPr>
            </w:pPr>
            <w:r w:rsidRPr="00687CF2">
              <w:rPr>
                <w:rFonts w:asciiTheme="minorHAnsi" w:hAnsiTheme="minorHAnsi"/>
                <w:b/>
                <w:szCs w:val="18"/>
              </w:rPr>
              <w:t>C. Instrument Calibration</w:t>
            </w:r>
          </w:p>
          <w:p w14:paraId="594A58FE" w14:textId="036525EA" w:rsidR="00D209BF" w:rsidRPr="00D55D41" w:rsidRDefault="00A83241" w:rsidP="00D209BF">
            <w:pPr>
              <w:keepNext/>
              <w:rPr>
                <w:rFonts w:asciiTheme="minorHAnsi" w:hAnsiTheme="minorHAnsi"/>
                <w:sz w:val="18"/>
                <w:szCs w:val="18"/>
              </w:rPr>
            </w:pPr>
            <w:r w:rsidRPr="00AC5B17">
              <w:rPr>
                <w:rFonts w:asciiTheme="minorHAnsi" w:hAnsiTheme="minorHAnsi"/>
                <w:sz w:val="18"/>
                <w:szCs w:val="18"/>
              </w:rPr>
              <w:t>HERS Raters are required to calibrate their diagnostic tools</w:t>
            </w:r>
            <w:r>
              <w:rPr>
                <w:rFonts w:asciiTheme="minorHAnsi" w:hAnsiTheme="minorHAnsi"/>
                <w:sz w:val="18"/>
                <w:szCs w:val="18"/>
              </w:rPr>
              <w:t>.</w:t>
            </w:r>
            <w:r w:rsidRPr="00D55D41">
              <w:rPr>
                <w:rFonts w:asciiTheme="minorHAnsi" w:hAnsiTheme="minorHAnsi"/>
                <w:sz w:val="18"/>
                <w:szCs w:val="18"/>
              </w:rPr>
              <w:t xml:space="preserve"> </w:t>
            </w:r>
            <w:r w:rsidR="00D209BF" w:rsidRPr="00D55D41">
              <w:rPr>
                <w:rFonts w:asciiTheme="minorHAnsi" w:hAnsiTheme="minorHAnsi"/>
                <w:sz w:val="18"/>
                <w:szCs w:val="18"/>
              </w:rPr>
              <w:t>Procedures for instrument calibration are given in Reference Residential Appendix RA3.2.2 and RA3.2.2.2</w:t>
            </w:r>
          </w:p>
        </w:tc>
      </w:tr>
      <w:tr w:rsidR="00D209BF" w:rsidRPr="00D55D41" w14:paraId="594A5903" w14:textId="77777777" w:rsidTr="00687CF2">
        <w:trPr>
          <w:cantSplit/>
          <w:trHeight w:val="432"/>
        </w:trPr>
        <w:tc>
          <w:tcPr>
            <w:tcW w:w="253" w:type="pct"/>
            <w:vAlign w:val="center"/>
          </w:tcPr>
          <w:p w14:paraId="594A5900"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01</w:t>
            </w:r>
          </w:p>
        </w:tc>
        <w:tc>
          <w:tcPr>
            <w:tcW w:w="2247" w:type="pct"/>
            <w:vAlign w:val="center"/>
          </w:tcPr>
          <w:p w14:paraId="594A5901" w14:textId="34ADB110"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Date of Digital Refrigerant Gauge Calibration</w:t>
            </w:r>
          </w:p>
        </w:tc>
        <w:tc>
          <w:tcPr>
            <w:tcW w:w="2500" w:type="pct"/>
            <w:vAlign w:val="center"/>
          </w:tcPr>
          <w:p w14:paraId="594A5902"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&lt;&lt;user input: date of calibration: use validated date format&gt;&gt;</w:t>
            </w:r>
          </w:p>
        </w:tc>
      </w:tr>
      <w:tr w:rsidR="00D209BF" w:rsidRPr="00D55D41" w14:paraId="594A5907" w14:textId="77777777" w:rsidTr="00687CF2">
        <w:trPr>
          <w:cantSplit/>
          <w:trHeight w:val="432"/>
        </w:trPr>
        <w:tc>
          <w:tcPr>
            <w:tcW w:w="253" w:type="pct"/>
            <w:vAlign w:val="center"/>
          </w:tcPr>
          <w:p w14:paraId="594A5904"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02</w:t>
            </w:r>
          </w:p>
        </w:tc>
        <w:tc>
          <w:tcPr>
            <w:tcW w:w="2247" w:type="pct"/>
            <w:vAlign w:val="center"/>
          </w:tcPr>
          <w:p w14:paraId="594A5905" w14:textId="066E8F0E"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Date of Digital Thermocouple Calibration</w:t>
            </w:r>
          </w:p>
        </w:tc>
        <w:tc>
          <w:tcPr>
            <w:tcW w:w="2500" w:type="pct"/>
            <w:vAlign w:val="center"/>
          </w:tcPr>
          <w:p w14:paraId="594A5906"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&lt;&lt;user input: date of calibration: use validated date format&gt;&gt;</w:t>
            </w:r>
          </w:p>
        </w:tc>
      </w:tr>
      <w:tr w:rsidR="00D209BF" w:rsidRPr="00D55D41" w14:paraId="594A590E" w14:textId="77777777" w:rsidTr="00687CF2">
        <w:trPr>
          <w:cantSplit/>
          <w:trHeight w:val="432"/>
        </w:trPr>
        <w:tc>
          <w:tcPr>
            <w:tcW w:w="253" w:type="pct"/>
            <w:vAlign w:val="center"/>
          </w:tcPr>
          <w:p w14:paraId="594A5908"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03</w:t>
            </w:r>
          </w:p>
        </w:tc>
        <w:tc>
          <w:tcPr>
            <w:tcW w:w="2247" w:type="pct"/>
            <w:vAlign w:val="center"/>
          </w:tcPr>
          <w:p w14:paraId="594A5909" w14:textId="5A72B033"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Digital Refrigerant Gauge Calibration Status</w:t>
            </w:r>
          </w:p>
        </w:tc>
        <w:tc>
          <w:tcPr>
            <w:tcW w:w="2500" w:type="pct"/>
            <w:vAlign w:val="center"/>
          </w:tcPr>
          <w:p w14:paraId="594A590A" w14:textId="4D95E033"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&lt;&lt;if </w:t>
            </w:r>
            <w:r w:rsidR="002E2F2E">
              <w:rPr>
                <w:rFonts w:asciiTheme="minorHAnsi" w:hAnsiTheme="minorHAnsi"/>
                <w:sz w:val="18"/>
                <w:szCs w:val="18"/>
              </w:rPr>
              <w:t>A14</w:t>
            </w:r>
            <w:r w:rsidRPr="00D55D41">
              <w:rPr>
                <w:rFonts w:asciiTheme="minorHAnsi" w:hAnsiTheme="minorHAnsi"/>
                <w:sz w:val="18"/>
                <w:szCs w:val="18"/>
              </w:rPr>
              <w:t xml:space="preserve"> compared to C01 is greater than one month, then display text:  </w:t>
            </w:r>
          </w:p>
          <w:p w14:paraId="594A590B"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"Digital Refrigerant Gauge requires Calibration (do not proceed)</w:t>
            </w:r>
            <w:proofErr w:type="gramStart"/>
            <w:r w:rsidRPr="00D55D41">
              <w:rPr>
                <w:rFonts w:asciiTheme="minorHAnsi" w:hAnsiTheme="minorHAnsi"/>
                <w:sz w:val="18"/>
                <w:szCs w:val="18"/>
              </w:rPr>
              <w:t>";</w:t>
            </w:r>
            <w:proofErr w:type="gramEnd"/>
          </w:p>
          <w:p w14:paraId="594A590C" w14:textId="09C6F1A0"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elseif </w:t>
            </w:r>
            <w:r w:rsidR="002E2F2E">
              <w:rPr>
                <w:rFonts w:asciiTheme="minorHAnsi" w:hAnsiTheme="minorHAnsi"/>
                <w:sz w:val="18"/>
                <w:szCs w:val="18"/>
              </w:rPr>
              <w:t>A14</w:t>
            </w:r>
            <w:r w:rsidRPr="00D55D41">
              <w:rPr>
                <w:rFonts w:asciiTheme="minorHAnsi" w:hAnsiTheme="minorHAnsi"/>
                <w:sz w:val="18"/>
                <w:szCs w:val="18"/>
              </w:rPr>
              <w:t xml:space="preserve"> compared to C01 is ≥ 0 and </w:t>
            </w:r>
            <w:r w:rsidR="007F6A28">
              <w:rPr>
                <w:rFonts w:asciiTheme="minorHAnsi" w:hAnsiTheme="minorHAnsi"/>
                <w:sz w:val="18"/>
                <w:szCs w:val="18"/>
              </w:rPr>
              <w:t>≤</w:t>
            </w:r>
            <w:r w:rsidRPr="00D55D41">
              <w:rPr>
                <w:rFonts w:asciiTheme="minorHAnsi" w:hAnsiTheme="minorHAnsi"/>
                <w:sz w:val="18"/>
                <w:szCs w:val="18"/>
              </w:rPr>
              <w:t xml:space="preserve">one </w:t>
            </w:r>
            <w:proofErr w:type="gramStart"/>
            <w:r w:rsidRPr="00D55D41">
              <w:rPr>
                <w:rFonts w:asciiTheme="minorHAnsi" w:hAnsiTheme="minorHAnsi"/>
                <w:sz w:val="18"/>
                <w:szCs w:val="18"/>
              </w:rPr>
              <w:t>month;  then</w:t>
            </w:r>
            <w:proofErr w:type="gramEnd"/>
            <w:r w:rsidRPr="00D55D41">
              <w:rPr>
                <w:rFonts w:asciiTheme="minorHAnsi" w:hAnsiTheme="minorHAnsi"/>
                <w:sz w:val="18"/>
                <w:szCs w:val="18"/>
              </w:rPr>
              <w:t xml:space="preserve"> display text:</w:t>
            </w:r>
          </w:p>
          <w:p w14:paraId="594A590D"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w:t>
            </w:r>
            <w:proofErr w:type="gramStart"/>
            <w:r w:rsidRPr="00D55D41">
              <w:rPr>
                <w:rFonts w:asciiTheme="minorHAnsi" w:hAnsiTheme="minorHAnsi"/>
                <w:sz w:val="18"/>
                <w:szCs w:val="18"/>
              </w:rPr>
              <w:t>calibration</w:t>
            </w:r>
            <w:proofErr w:type="gramEnd"/>
            <w:r w:rsidRPr="00D55D41">
              <w:rPr>
                <w:rFonts w:asciiTheme="minorHAnsi" w:hAnsiTheme="minorHAnsi"/>
                <w:sz w:val="18"/>
                <w:szCs w:val="18"/>
              </w:rPr>
              <w:t xml:space="preserve"> is current"&gt;&gt;</w:t>
            </w:r>
          </w:p>
        </w:tc>
      </w:tr>
      <w:tr w:rsidR="00D209BF" w:rsidRPr="00D55D41" w14:paraId="594A5916" w14:textId="77777777" w:rsidTr="00687CF2">
        <w:trPr>
          <w:cantSplit/>
          <w:trHeight w:val="432"/>
        </w:trPr>
        <w:tc>
          <w:tcPr>
            <w:tcW w:w="253" w:type="pct"/>
            <w:vAlign w:val="center"/>
          </w:tcPr>
          <w:p w14:paraId="594A590F" w14:textId="77777777" w:rsidR="00D209BF" w:rsidRPr="00D55D41" w:rsidRDefault="00D209BF" w:rsidP="00687CF2">
            <w:pPr>
              <w:keepNext/>
              <w:jc w:val="center"/>
              <w:rPr>
                <w:rFonts w:asciiTheme="minorHAnsi" w:hAnsiTheme="minorHAnsi"/>
                <w:sz w:val="18"/>
                <w:szCs w:val="18"/>
              </w:rPr>
            </w:pPr>
            <w:r w:rsidRPr="00D55D41">
              <w:rPr>
                <w:rFonts w:asciiTheme="minorHAnsi" w:hAnsiTheme="minorHAnsi"/>
                <w:sz w:val="18"/>
                <w:szCs w:val="18"/>
              </w:rPr>
              <w:t>04</w:t>
            </w:r>
          </w:p>
        </w:tc>
        <w:tc>
          <w:tcPr>
            <w:tcW w:w="2247" w:type="pct"/>
            <w:vAlign w:val="center"/>
          </w:tcPr>
          <w:p w14:paraId="594A5910" w14:textId="7CDE837E" w:rsidR="00D209BF" w:rsidRPr="00D55D41" w:rsidRDefault="00D209BF" w:rsidP="00D209BF">
            <w:pPr>
              <w:keepNext/>
              <w:spacing w:after="60"/>
              <w:rPr>
                <w:rFonts w:asciiTheme="minorHAnsi" w:hAnsiTheme="minorHAnsi"/>
                <w:sz w:val="18"/>
                <w:szCs w:val="18"/>
              </w:rPr>
            </w:pPr>
            <w:r w:rsidRPr="00D55D41">
              <w:rPr>
                <w:rFonts w:asciiTheme="minorHAnsi" w:hAnsiTheme="minorHAnsi"/>
                <w:sz w:val="18"/>
                <w:szCs w:val="18"/>
              </w:rPr>
              <w:t>Digital Thermocouple Calibration Status</w:t>
            </w:r>
          </w:p>
        </w:tc>
        <w:tc>
          <w:tcPr>
            <w:tcW w:w="2500" w:type="pct"/>
            <w:vAlign w:val="center"/>
          </w:tcPr>
          <w:p w14:paraId="594A5911" w14:textId="30304C96"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&lt;&lt;if </w:t>
            </w:r>
            <w:r w:rsidR="002E2F2E">
              <w:rPr>
                <w:rFonts w:asciiTheme="minorHAnsi" w:hAnsiTheme="minorHAnsi"/>
                <w:sz w:val="18"/>
                <w:szCs w:val="18"/>
              </w:rPr>
              <w:t>A14</w:t>
            </w:r>
            <w:r w:rsidRPr="00D55D41">
              <w:rPr>
                <w:rFonts w:asciiTheme="minorHAnsi" w:hAnsiTheme="minorHAnsi"/>
                <w:sz w:val="18"/>
                <w:szCs w:val="18"/>
              </w:rPr>
              <w:t xml:space="preserve"> compared to C02 is greater than one month, then display text:  </w:t>
            </w:r>
          </w:p>
          <w:p w14:paraId="594A5912"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"Digital Thermocouple Gauge requires Calibration (do not proceed)"</w:t>
            </w:r>
          </w:p>
          <w:p w14:paraId="594A5913" w14:textId="77777777" w:rsidR="00D209BF" w:rsidRPr="00D55D41" w:rsidRDefault="00D209BF" w:rsidP="00D209BF">
            <w:pPr>
              <w:keepNext/>
              <w:rPr>
                <w:rFonts w:asciiTheme="minorHAnsi" w:hAnsiTheme="minorHAnsi"/>
                <w:sz w:val="18"/>
                <w:szCs w:val="18"/>
              </w:rPr>
            </w:pPr>
          </w:p>
          <w:p w14:paraId="594A5914" w14:textId="47F6D894"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 xml:space="preserve">elseif </w:t>
            </w:r>
            <w:r w:rsidR="002E2F2E">
              <w:rPr>
                <w:rFonts w:asciiTheme="minorHAnsi" w:hAnsiTheme="minorHAnsi"/>
                <w:sz w:val="18"/>
                <w:szCs w:val="18"/>
              </w:rPr>
              <w:t>A14</w:t>
            </w:r>
            <w:r w:rsidRPr="00D55D41">
              <w:rPr>
                <w:rFonts w:asciiTheme="minorHAnsi" w:hAnsiTheme="minorHAnsi"/>
                <w:sz w:val="18"/>
                <w:szCs w:val="18"/>
              </w:rPr>
              <w:t xml:space="preserve"> compared to C01 is ≥ 0 and </w:t>
            </w:r>
            <w:r w:rsidR="00303573">
              <w:rPr>
                <w:rFonts w:asciiTheme="minorHAnsi" w:hAnsiTheme="minorHAnsi"/>
                <w:sz w:val="18"/>
                <w:szCs w:val="18"/>
              </w:rPr>
              <w:t>≤</w:t>
            </w:r>
            <w:r w:rsidRPr="00D55D41">
              <w:rPr>
                <w:rFonts w:asciiTheme="minorHAnsi" w:hAnsiTheme="minorHAnsi"/>
                <w:sz w:val="18"/>
                <w:szCs w:val="18"/>
              </w:rPr>
              <w:t xml:space="preserve">one </w:t>
            </w:r>
            <w:proofErr w:type="gramStart"/>
            <w:r w:rsidRPr="00D55D41">
              <w:rPr>
                <w:rFonts w:asciiTheme="minorHAnsi" w:hAnsiTheme="minorHAnsi"/>
                <w:sz w:val="18"/>
                <w:szCs w:val="18"/>
              </w:rPr>
              <w:t>month;  then</w:t>
            </w:r>
            <w:proofErr w:type="gramEnd"/>
            <w:r w:rsidRPr="00D55D41">
              <w:rPr>
                <w:rFonts w:asciiTheme="minorHAnsi" w:hAnsiTheme="minorHAnsi"/>
                <w:sz w:val="18"/>
                <w:szCs w:val="18"/>
              </w:rPr>
              <w:t xml:space="preserve"> display text:</w:t>
            </w:r>
          </w:p>
          <w:p w14:paraId="594A5915" w14:textId="77777777" w:rsidR="00D209BF" w:rsidRPr="00D55D41" w:rsidRDefault="00D209BF" w:rsidP="00D209BF">
            <w:pPr>
              <w:keepNext/>
              <w:rPr>
                <w:rFonts w:asciiTheme="minorHAnsi" w:hAnsiTheme="minorHAnsi"/>
                <w:sz w:val="18"/>
                <w:szCs w:val="18"/>
              </w:rPr>
            </w:pPr>
            <w:r w:rsidRPr="00D55D41">
              <w:rPr>
                <w:rFonts w:asciiTheme="minorHAnsi" w:hAnsiTheme="minorHAnsi"/>
                <w:sz w:val="18"/>
                <w:szCs w:val="18"/>
              </w:rPr>
              <w:t>"</w:t>
            </w:r>
            <w:proofErr w:type="gramStart"/>
            <w:r w:rsidRPr="00D55D41">
              <w:rPr>
                <w:rFonts w:asciiTheme="minorHAnsi" w:hAnsiTheme="minorHAnsi"/>
                <w:sz w:val="18"/>
                <w:szCs w:val="18"/>
              </w:rPr>
              <w:t>calibration</w:t>
            </w:r>
            <w:proofErr w:type="gramEnd"/>
            <w:r w:rsidRPr="00D55D41">
              <w:rPr>
                <w:rFonts w:asciiTheme="minorHAnsi" w:hAnsiTheme="minorHAnsi"/>
                <w:sz w:val="18"/>
                <w:szCs w:val="18"/>
              </w:rPr>
              <w:t xml:space="preserve"> is current"&gt;&gt;</w:t>
            </w:r>
          </w:p>
        </w:tc>
      </w:tr>
    </w:tbl>
    <w:p w14:paraId="594A5917" w14:textId="77777777" w:rsidR="00786D26" w:rsidRPr="00687CF2" w:rsidRDefault="00786D26" w:rsidP="00242D77">
      <w:pPr>
        <w:pStyle w:val="Header"/>
        <w:tabs>
          <w:tab w:val="clear" w:pos="4320"/>
          <w:tab w:val="clear" w:pos="8640"/>
        </w:tabs>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D209BF" w:rsidRPr="00D55D41" w14:paraId="594A591A" w14:textId="77777777">
        <w:trPr>
          <w:cantSplit/>
          <w:trHeight w:val="233"/>
        </w:trPr>
        <w:tc>
          <w:tcPr>
            <w:tcW w:w="5000" w:type="pct"/>
            <w:gridSpan w:val="3"/>
            <w:vAlign w:val="center"/>
          </w:tcPr>
          <w:p w14:paraId="594A5918" w14:textId="265204FC" w:rsidR="00D209BF" w:rsidRPr="00687CF2" w:rsidRDefault="00D209BF" w:rsidP="00D209BF">
            <w:pPr>
              <w:pStyle w:val="Header"/>
              <w:keepNext/>
              <w:tabs>
                <w:tab w:val="clear" w:pos="4320"/>
                <w:tab w:val="clear" w:pos="8640"/>
              </w:tabs>
              <w:rPr>
                <w:rFonts w:asciiTheme="minorHAnsi" w:hAnsiTheme="minorHAnsi"/>
                <w:b/>
                <w:szCs w:val="18"/>
              </w:rPr>
            </w:pPr>
            <w:r w:rsidRPr="00687CF2">
              <w:rPr>
                <w:rFonts w:asciiTheme="minorHAnsi" w:hAnsiTheme="minorHAnsi"/>
                <w:b/>
                <w:szCs w:val="18"/>
              </w:rPr>
              <w:t>D. Measurement Access Hole (MAH) Verification</w:t>
            </w:r>
          </w:p>
          <w:p w14:paraId="594A5919" w14:textId="2DAB8A60" w:rsidR="00D209BF" w:rsidRPr="00105AC8" w:rsidRDefault="00A83241" w:rsidP="00D209BF">
            <w:pPr>
              <w:pStyle w:val="Header"/>
              <w:keepNext/>
              <w:tabs>
                <w:tab w:val="clear" w:pos="4320"/>
                <w:tab w:val="clear" w:pos="8640"/>
              </w:tabs>
              <w:rPr>
                <w:rFonts w:asciiTheme="minorHAnsi" w:hAnsiTheme="minorHAnsi"/>
                <w:sz w:val="18"/>
                <w:szCs w:val="18"/>
              </w:rPr>
            </w:pPr>
            <w:r w:rsidRPr="00AC5B17">
              <w:rPr>
                <w:rFonts w:asciiTheme="minorHAnsi" w:hAnsiTheme="minorHAnsi"/>
                <w:sz w:val="18"/>
                <w:szCs w:val="18"/>
              </w:rPr>
              <w:t>HERS Raters are required to visually field verify MAH</w:t>
            </w:r>
            <w:r>
              <w:rPr>
                <w:rFonts w:asciiTheme="minorHAnsi" w:hAnsiTheme="minorHAnsi"/>
                <w:sz w:val="18"/>
                <w:szCs w:val="18"/>
              </w:rPr>
              <w:t>.</w:t>
            </w:r>
            <w:r w:rsidRPr="00687CF2">
              <w:rPr>
                <w:rFonts w:asciiTheme="minorHAnsi" w:hAnsiTheme="minorHAnsi"/>
                <w:sz w:val="18"/>
                <w:szCs w:val="18"/>
              </w:rPr>
              <w:t xml:space="preserve"> </w:t>
            </w:r>
            <w:r w:rsidR="00393CE9" w:rsidRPr="00687CF2">
              <w:rPr>
                <w:rFonts w:asciiTheme="minorHAnsi" w:hAnsiTheme="minorHAnsi"/>
                <w:sz w:val="18"/>
                <w:szCs w:val="18"/>
              </w:rPr>
              <w:t>Procedures for installing MAH are specified in Reference Residential Appendix RA3.2.2.3</w:t>
            </w:r>
          </w:p>
        </w:tc>
      </w:tr>
      <w:tr w:rsidR="00D209BF" w:rsidRPr="00D55D41" w14:paraId="594A5922" w14:textId="77777777">
        <w:trPr>
          <w:cantSplit/>
          <w:trHeight w:val="233"/>
        </w:trPr>
        <w:tc>
          <w:tcPr>
            <w:tcW w:w="204" w:type="pct"/>
            <w:vAlign w:val="center"/>
          </w:tcPr>
          <w:p w14:paraId="594A591B" w14:textId="77777777" w:rsidR="00D209BF" w:rsidRPr="000C1C81" w:rsidRDefault="00D209BF" w:rsidP="00D209BF">
            <w:pPr>
              <w:pStyle w:val="IndexHeading"/>
              <w:keepNext/>
              <w:ind w:left="-115"/>
              <w:jc w:val="center"/>
              <w:rPr>
                <w:rFonts w:asciiTheme="minorHAnsi" w:hAnsiTheme="minorHAnsi"/>
                <w:b w:val="0"/>
                <w:bCs/>
                <w:sz w:val="18"/>
                <w:szCs w:val="18"/>
              </w:rPr>
            </w:pPr>
            <w:r w:rsidRPr="000C1C81">
              <w:rPr>
                <w:rFonts w:asciiTheme="minorHAnsi" w:hAnsiTheme="minorHAnsi"/>
                <w:b w:val="0"/>
                <w:bCs/>
                <w:sz w:val="18"/>
                <w:szCs w:val="18"/>
              </w:rPr>
              <w:t>01</w:t>
            </w:r>
          </w:p>
        </w:tc>
        <w:tc>
          <w:tcPr>
            <w:tcW w:w="2296" w:type="pct"/>
            <w:tcMar>
              <w:left w:w="115" w:type="dxa"/>
              <w:right w:w="101" w:type="dxa"/>
            </w:tcMar>
            <w:vAlign w:val="center"/>
          </w:tcPr>
          <w:p w14:paraId="594A591C" w14:textId="7F677959" w:rsidR="00D209BF" w:rsidRPr="000C1C81" w:rsidRDefault="00393CE9" w:rsidP="00105AC8">
            <w:pPr>
              <w:keepNext/>
              <w:rPr>
                <w:rFonts w:asciiTheme="minorHAnsi" w:hAnsiTheme="minorHAnsi"/>
                <w:sz w:val="18"/>
                <w:szCs w:val="18"/>
              </w:rPr>
            </w:pPr>
            <w:r>
              <w:rPr>
                <w:rFonts w:asciiTheme="minorHAnsi" w:hAnsiTheme="minorHAnsi"/>
                <w:sz w:val="18"/>
                <w:szCs w:val="18"/>
              </w:rPr>
              <w:t xml:space="preserve">Method </w:t>
            </w:r>
            <w:r w:rsidR="00105AC8">
              <w:rPr>
                <w:rFonts w:asciiTheme="minorHAnsi" w:hAnsiTheme="minorHAnsi"/>
                <w:sz w:val="18"/>
                <w:szCs w:val="18"/>
              </w:rPr>
              <w:t>U</w:t>
            </w:r>
            <w:r>
              <w:rPr>
                <w:rFonts w:asciiTheme="minorHAnsi" w:hAnsiTheme="minorHAnsi"/>
                <w:sz w:val="18"/>
                <w:szCs w:val="18"/>
              </w:rPr>
              <w:t xml:space="preserve">sed to </w:t>
            </w:r>
            <w:r w:rsidR="00105AC8">
              <w:rPr>
                <w:rFonts w:asciiTheme="minorHAnsi" w:hAnsiTheme="minorHAnsi"/>
                <w:sz w:val="18"/>
                <w:szCs w:val="18"/>
              </w:rPr>
              <w:t>D</w:t>
            </w:r>
            <w:r>
              <w:rPr>
                <w:rFonts w:asciiTheme="minorHAnsi" w:hAnsiTheme="minorHAnsi"/>
                <w:sz w:val="18"/>
                <w:szCs w:val="18"/>
              </w:rPr>
              <w:t xml:space="preserve">emonstrate </w:t>
            </w:r>
            <w:r w:rsidR="00105AC8">
              <w:rPr>
                <w:rFonts w:asciiTheme="minorHAnsi" w:hAnsiTheme="minorHAnsi"/>
                <w:sz w:val="18"/>
                <w:szCs w:val="18"/>
              </w:rPr>
              <w:t>C</w:t>
            </w:r>
            <w:r>
              <w:rPr>
                <w:rFonts w:asciiTheme="minorHAnsi" w:hAnsiTheme="minorHAnsi"/>
                <w:sz w:val="18"/>
                <w:szCs w:val="18"/>
              </w:rPr>
              <w:t xml:space="preserve">ompliance with the Measurement Access Hole (MAH) </w:t>
            </w:r>
            <w:r w:rsidR="00105AC8">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594A591D" w14:textId="77777777" w:rsidR="00D209BF" w:rsidRPr="000C1C81" w:rsidRDefault="00393CE9" w:rsidP="00D209BF">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 reference</w:t>
            </w:r>
            <w:r w:rsidR="008F4810" w:rsidRPr="000C1C81">
              <w:rPr>
                <w:rFonts w:asciiTheme="minorHAnsi" w:hAnsiTheme="minorHAnsi"/>
                <w:sz w:val="18"/>
                <w:szCs w:val="18"/>
              </w:rPr>
              <w:t xml:space="preserve"> value from CF2R as default; allow user to override the default and pick one from list</w:t>
            </w:r>
            <w:r w:rsidR="00D209BF" w:rsidRPr="000C1C81">
              <w:rPr>
                <w:rFonts w:asciiTheme="minorHAnsi" w:hAnsiTheme="minorHAnsi"/>
                <w:sz w:val="18"/>
                <w:szCs w:val="18"/>
              </w:rPr>
              <w:t xml:space="preserve">: </w:t>
            </w:r>
          </w:p>
          <w:p w14:paraId="594A591E" w14:textId="77777777" w:rsidR="00D209BF" w:rsidRPr="000C1C81" w:rsidRDefault="00393CE9"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594A591F" w14:textId="77777777" w:rsidR="00D209BF" w:rsidRPr="000C1C81" w:rsidRDefault="00393CE9" w:rsidP="00D209BF">
            <w:pPr>
              <w:pStyle w:val="Header"/>
              <w:keepNext/>
              <w:numPr>
                <w:ilvl w:val="0"/>
                <w:numId w:val="20"/>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594A5920" w14:textId="77777777" w:rsidR="00D209BF" w:rsidRPr="000C1C81" w:rsidRDefault="00393CE9"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594A5921" w14:textId="77777777" w:rsidR="00D209BF" w:rsidRPr="000C1C81" w:rsidRDefault="00393CE9" w:rsidP="00D209BF">
            <w:pPr>
              <w:pStyle w:val="ListParagraph"/>
              <w:keepNext/>
              <w:numPr>
                <w:ilvl w:val="0"/>
                <w:numId w:val="20"/>
              </w:numPr>
              <w:rPr>
                <w:rFonts w:asciiTheme="minorHAnsi" w:hAnsiTheme="minorHAnsi"/>
                <w:sz w:val="18"/>
                <w:szCs w:val="18"/>
              </w:rPr>
            </w:pPr>
            <w:r>
              <w:rPr>
                <w:rFonts w:asciiTheme="minorHAnsi" w:hAnsiTheme="minorHAnsi"/>
                <w:sz w:val="18"/>
                <w:szCs w:val="18"/>
              </w:rPr>
              <w:t>MAH is not installed. System does not comply</w:t>
            </w:r>
          </w:p>
        </w:tc>
      </w:tr>
    </w:tbl>
    <w:p w14:paraId="594A5923" w14:textId="77777777" w:rsidR="00786D26" w:rsidRDefault="00786D26" w:rsidP="00242D77">
      <w:pPr>
        <w:pStyle w:val="Header"/>
        <w:tabs>
          <w:tab w:val="clear" w:pos="4320"/>
          <w:tab w:val="clear" w:pos="8640"/>
          <w:tab w:val="left" w:pos="360"/>
        </w:tabs>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0"/>
        <w:gridCol w:w="951"/>
        <w:gridCol w:w="2794"/>
        <w:gridCol w:w="6608"/>
      </w:tblGrid>
      <w:tr w:rsidR="00D31CE6" w:rsidRPr="006A3EEB" w14:paraId="10466F5D" w14:textId="77777777" w:rsidTr="00D31CE6">
        <w:trPr>
          <w:cantSplit/>
          <w:trHeight w:val="360"/>
        </w:trPr>
        <w:tc>
          <w:tcPr>
            <w:tcW w:w="5000" w:type="pct"/>
            <w:gridSpan w:val="4"/>
            <w:tcBorders>
              <w:top w:val="single" w:sz="4" w:space="0" w:color="auto"/>
              <w:left w:val="single" w:sz="4" w:space="0" w:color="auto"/>
              <w:bottom w:val="single" w:sz="4" w:space="0" w:color="auto"/>
              <w:right w:val="single" w:sz="4" w:space="0" w:color="auto"/>
            </w:tcBorders>
            <w:vAlign w:val="center"/>
          </w:tcPr>
          <w:p w14:paraId="583B6716" w14:textId="77777777" w:rsidR="00D31CE6" w:rsidRPr="00D31CE6" w:rsidRDefault="00D31CE6" w:rsidP="00D31CE6">
            <w:pPr>
              <w:keepNext/>
              <w:rPr>
                <w:rFonts w:asciiTheme="minorHAnsi" w:hAnsiTheme="minorHAnsi"/>
                <w:b/>
                <w:szCs w:val="18"/>
              </w:rPr>
            </w:pPr>
            <w:r w:rsidRPr="00D31CE6">
              <w:rPr>
                <w:rFonts w:asciiTheme="minorHAnsi" w:hAnsiTheme="minorHAnsi"/>
                <w:b/>
                <w:szCs w:val="18"/>
              </w:rPr>
              <w:lastRenderedPageBreak/>
              <w:t>E. Minimum System Airflow Rate Verification</w:t>
            </w:r>
          </w:p>
          <w:p w14:paraId="79EEA9D0" w14:textId="77777777" w:rsidR="00D31CE6" w:rsidRPr="00131CFF" w:rsidRDefault="00D31CE6" w:rsidP="00D31CE6">
            <w:pPr>
              <w:keepNext/>
              <w:rPr>
                <w:rFonts w:asciiTheme="minorHAnsi" w:hAnsiTheme="minorHAnsi"/>
                <w:szCs w:val="18"/>
              </w:rPr>
            </w:pPr>
            <w:r w:rsidRPr="00131CFF">
              <w:rPr>
                <w:rFonts w:asciiTheme="minorHAnsi" w:hAnsiTheme="minorHAnsi"/>
                <w:szCs w:val="18"/>
              </w:rPr>
              <w:t>Procedures for verifying minimum system airflow are specified in Reference Residential Appendix RA3.3.3.</w:t>
            </w:r>
          </w:p>
          <w:p w14:paraId="53F59AF4" w14:textId="77777777" w:rsidR="00D31CE6" w:rsidRPr="00D31CE6" w:rsidRDefault="00D31CE6" w:rsidP="00D31CE6">
            <w:pPr>
              <w:keepNext/>
              <w:rPr>
                <w:rFonts w:asciiTheme="minorHAnsi" w:hAnsiTheme="minorHAnsi"/>
                <w:b/>
                <w:szCs w:val="18"/>
              </w:rPr>
            </w:pPr>
            <w:r w:rsidRPr="00131CFF">
              <w:rPr>
                <w:rFonts w:asciiTheme="minorHAnsi" w:hAnsiTheme="minorHAnsi"/>
                <w:szCs w:val="18"/>
              </w:rPr>
              <w:t>&lt;&lt;require 1 row of data for each indoor unit listed in the "HERS Verification Requirements for Duct Systems" table on the MCH-01&gt;</w:t>
            </w:r>
          </w:p>
        </w:tc>
      </w:tr>
      <w:tr w:rsidR="00D31CE6" w:rsidRPr="006A3EEB" w14:paraId="14322CFA" w14:textId="77777777" w:rsidTr="00D31CE6">
        <w:tblPrEx>
          <w:tblLook w:val="00A0" w:firstRow="1" w:lastRow="0" w:firstColumn="1" w:lastColumn="0" w:noHBand="0" w:noVBand="0"/>
        </w:tblPrEx>
        <w:trPr>
          <w:cantSplit/>
          <w:trHeight w:val="305"/>
        </w:trPr>
        <w:tc>
          <w:tcPr>
            <w:tcW w:w="634" w:type="pct"/>
            <w:gridSpan w:val="2"/>
            <w:vAlign w:val="center"/>
          </w:tcPr>
          <w:p w14:paraId="792B0BC3" w14:textId="77777777" w:rsidR="00D31CE6" w:rsidRPr="006A3EEB" w:rsidRDefault="00D31CE6" w:rsidP="00D31CE6">
            <w:pPr>
              <w:keepNext/>
              <w:jc w:val="center"/>
              <w:rPr>
                <w:rFonts w:ascii="Calibri" w:hAnsi="Calibri"/>
                <w:sz w:val="18"/>
                <w:szCs w:val="18"/>
              </w:rPr>
            </w:pPr>
            <w:r>
              <w:rPr>
                <w:rFonts w:ascii="Calibri" w:hAnsi="Calibri"/>
                <w:sz w:val="18"/>
                <w:szCs w:val="18"/>
              </w:rPr>
              <w:t>01</w:t>
            </w:r>
          </w:p>
        </w:tc>
        <w:tc>
          <w:tcPr>
            <w:tcW w:w="1298" w:type="pct"/>
          </w:tcPr>
          <w:p w14:paraId="036F34E6" w14:textId="77777777" w:rsidR="00D31CE6" w:rsidRDefault="00D31CE6" w:rsidP="00D31CE6">
            <w:pPr>
              <w:keepNext/>
              <w:jc w:val="center"/>
              <w:rPr>
                <w:rFonts w:ascii="Calibri" w:hAnsi="Calibri"/>
                <w:sz w:val="18"/>
                <w:szCs w:val="18"/>
              </w:rPr>
            </w:pPr>
            <w:r>
              <w:rPr>
                <w:rFonts w:ascii="Calibri" w:hAnsi="Calibri"/>
                <w:sz w:val="18"/>
                <w:szCs w:val="18"/>
              </w:rPr>
              <w:t>02</w:t>
            </w:r>
          </w:p>
        </w:tc>
        <w:tc>
          <w:tcPr>
            <w:tcW w:w="3069" w:type="pct"/>
            <w:vAlign w:val="center"/>
          </w:tcPr>
          <w:p w14:paraId="5C4D152C" w14:textId="77777777" w:rsidR="00D31CE6" w:rsidRPr="006A3EEB" w:rsidRDefault="00D31CE6" w:rsidP="00D31CE6">
            <w:pPr>
              <w:keepNext/>
              <w:jc w:val="center"/>
              <w:rPr>
                <w:rFonts w:ascii="Calibri" w:hAnsi="Calibri"/>
                <w:sz w:val="18"/>
                <w:szCs w:val="18"/>
              </w:rPr>
            </w:pPr>
            <w:r>
              <w:rPr>
                <w:rFonts w:ascii="Calibri" w:hAnsi="Calibri"/>
                <w:sz w:val="18"/>
                <w:szCs w:val="18"/>
              </w:rPr>
              <w:t>03</w:t>
            </w:r>
          </w:p>
        </w:tc>
      </w:tr>
      <w:tr w:rsidR="00D31CE6" w:rsidRPr="006A3EEB" w14:paraId="57EE2DBD" w14:textId="77777777" w:rsidTr="00D31CE6">
        <w:tblPrEx>
          <w:tblLook w:val="00A0" w:firstRow="1" w:lastRow="0" w:firstColumn="1" w:lastColumn="0" w:noHBand="0" w:noVBand="0"/>
        </w:tblPrEx>
        <w:trPr>
          <w:cantSplit/>
          <w:trHeight w:val="882"/>
        </w:trPr>
        <w:tc>
          <w:tcPr>
            <w:tcW w:w="634" w:type="pct"/>
            <w:gridSpan w:val="2"/>
            <w:tcBorders>
              <w:top w:val="nil"/>
            </w:tcBorders>
            <w:vAlign w:val="bottom"/>
          </w:tcPr>
          <w:p w14:paraId="63F42D30" w14:textId="77777777" w:rsidR="00D31CE6" w:rsidRPr="006A3EEB" w:rsidRDefault="00D31CE6" w:rsidP="00D31CE6">
            <w:pPr>
              <w:keepNext/>
              <w:jc w:val="center"/>
              <w:rPr>
                <w:rFonts w:ascii="Calibri" w:hAnsi="Calibri"/>
                <w:sz w:val="18"/>
                <w:szCs w:val="18"/>
              </w:rPr>
            </w:pPr>
            <w:r w:rsidRPr="00442EA4">
              <w:rPr>
                <w:rFonts w:ascii="Calibri" w:hAnsi="Calibri"/>
                <w:sz w:val="18"/>
                <w:szCs w:val="18"/>
              </w:rPr>
              <w:t>Indoor Unit Name or Description of Area Served</w:t>
            </w:r>
          </w:p>
        </w:tc>
        <w:tc>
          <w:tcPr>
            <w:tcW w:w="1298" w:type="pct"/>
            <w:tcBorders>
              <w:top w:val="nil"/>
            </w:tcBorders>
            <w:vAlign w:val="bottom"/>
          </w:tcPr>
          <w:p w14:paraId="29767763" w14:textId="77777777" w:rsidR="00D31CE6" w:rsidRPr="006A3EEB" w:rsidRDefault="00D31CE6" w:rsidP="00D31CE6">
            <w:pPr>
              <w:keepNext/>
              <w:jc w:val="center"/>
              <w:rPr>
                <w:rFonts w:ascii="Calibri" w:hAnsi="Calibri"/>
                <w:sz w:val="18"/>
                <w:szCs w:val="18"/>
              </w:rPr>
            </w:pPr>
            <w:r w:rsidRPr="005A5F9A">
              <w:rPr>
                <w:rFonts w:ascii="Calibri" w:hAnsi="Calibri"/>
              </w:rPr>
              <w:t>Minimum Required System Airflow Rate (cfm)</w:t>
            </w:r>
          </w:p>
        </w:tc>
        <w:tc>
          <w:tcPr>
            <w:tcW w:w="3069" w:type="pct"/>
            <w:tcBorders>
              <w:top w:val="nil"/>
            </w:tcBorders>
            <w:vAlign w:val="bottom"/>
          </w:tcPr>
          <w:p w14:paraId="40CEC87D" w14:textId="77777777" w:rsidR="00D31CE6" w:rsidRPr="006A3EEB" w:rsidRDefault="00D31CE6" w:rsidP="00D31CE6">
            <w:pPr>
              <w:keepNext/>
              <w:jc w:val="center"/>
              <w:rPr>
                <w:rFonts w:ascii="Calibri" w:hAnsi="Calibri"/>
                <w:sz w:val="18"/>
                <w:szCs w:val="18"/>
              </w:rPr>
            </w:pPr>
            <w:r w:rsidRPr="005A5F9A">
              <w:rPr>
                <w:rFonts w:ascii="Calibri" w:hAnsi="Calibri"/>
                <w:sz w:val="18"/>
                <w:szCs w:val="18"/>
              </w:rPr>
              <w:t>System Airflow Rate Verification Status</w:t>
            </w:r>
          </w:p>
        </w:tc>
      </w:tr>
      <w:tr w:rsidR="00D31CE6" w:rsidRPr="006A3EEB" w14:paraId="574EF7EC" w14:textId="77777777" w:rsidTr="00D31CE6">
        <w:tblPrEx>
          <w:tblLook w:val="00A0" w:firstRow="1" w:lastRow="0" w:firstColumn="1" w:lastColumn="0" w:noHBand="0" w:noVBand="0"/>
        </w:tblPrEx>
        <w:trPr>
          <w:cantSplit/>
          <w:trHeight w:val="2816"/>
        </w:trPr>
        <w:tc>
          <w:tcPr>
            <w:tcW w:w="634" w:type="pct"/>
            <w:gridSpan w:val="2"/>
          </w:tcPr>
          <w:p w14:paraId="675D8CB1" w14:textId="77777777" w:rsidR="00D31CE6" w:rsidRPr="004D15F0" w:rsidRDefault="00D31CE6" w:rsidP="00D31CE6">
            <w:pPr>
              <w:keepNext/>
              <w:rPr>
                <w:rFonts w:ascii="Calibri" w:hAnsi="Calibri"/>
                <w:sz w:val="16"/>
                <w:szCs w:val="16"/>
              </w:rPr>
            </w:pPr>
            <w:r w:rsidRPr="004D15F0">
              <w:rPr>
                <w:rFonts w:ascii="Calibri" w:hAnsi="Calibri"/>
                <w:sz w:val="16"/>
                <w:szCs w:val="16"/>
              </w:rPr>
              <w:t>&lt;&lt;reference value from the "HERS Verification Requirements for Duct Systems" table on the MCH-01 for the "SC System Description of Area Served" value in A02&gt;&gt;</w:t>
            </w:r>
          </w:p>
        </w:tc>
        <w:tc>
          <w:tcPr>
            <w:tcW w:w="1298" w:type="pct"/>
          </w:tcPr>
          <w:p w14:paraId="287319A6" w14:textId="77777777" w:rsidR="002301A8" w:rsidRDefault="00D31CE6" w:rsidP="00FB5DBD">
            <w:pPr>
              <w:keepNext/>
              <w:rPr>
                <w:ins w:id="10" w:author="Alhabibi, Haider@Energy" w:date="2022-09-15T18:00:00Z"/>
                <w:rFonts w:ascii="Calibri" w:hAnsi="Calibri"/>
                <w:sz w:val="16"/>
                <w:szCs w:val="16"/>
              </w:rPr>
            </w:pPr>
            <w:r w:rsidRPr="004D15F0">
              <w:rPr>
                <w:rFonts w:ascii="Calibri" w:hAnsi="Calibri"/>
                <w:sz w:val="16"/>
                <w:szCs w:val="16"/>
              </w:rPr>
              <w:t>&lt;</w:t>
            </w:r>
            <w:r w:rsidR="00FB5DBD" w:rsidRPr="004D15F0">
              <w:rPr>
                <w:rFonts w:ascii="Calibri" w:hAnsi="Calibri"/>
                <w:sz w:val="16"/>
                <w:szCs w:val="16"/>
              </w:rPr>
              <w:t>&lt;</w:t>
            </w:r>
            <w:ins w:id="11" w:author="Alhabibi, Haider@Energy" w:date="2022-09-15T18:00:00Z">
              <w:r w:rsidR="002301A8" w:rsidRPr="002301A8">
                <w:rPr>
                  <w:rFonts w:ascii="Calibri" w:hAnsi="Calibri"/>
                  <w:sz w:val="14"/>
                  <w:szCs w:val="14"/>
                </w:rPr>
                <w:t xml:space="preserve"> </w:t>
              </w:r>
              <w:r w:rsidR="002301A8" w:rsidRPr="002301A8">
                <w:rPr>
                  <w:rFonts w:ascii="Calibri" w:hAnsi="Calibri"/>
                  <w:sz w:val="16"/>
                  <w:szCs w:val="16"/>
                </w:rPr>
                <w:t>if A12 = no, then N/</w:t>
              </w:r>
              <w:proofErr w:type="gramStart"/>
              <w:r w:rsidR="002301A8" w:rsidRPr="002301A8">
                <w:rPr>
                  <w:rFonts w:ascii="Calibri" w:hAnsi="Calibri"/>
                  <w:sz w:val="16"/>
                  <w:szCs w:val="16"/>
                </w:rPr>
                <w:t>A;</w:t>
              </w:r>
              <w:proofErr w:type="gramEnd"/>
            </w:ins>
          </w:p>
          <w:p w14:paraId="3CD884BF" w14:textId="06DA9BAB" w:rsidR="00FB5DBD" w:rsidRPr="004D15F0" w:rsidRDefault="00A537A4" w:rsidP="00FB5DBD">
            <w:pPr>
              <w:keepNext/>
              <w:rPr>
                <w:rFonts w:ascii="Calibri" w:hAnsi="Calibri"/>
                <w:sz w:val="16"/>
                <w:szCs w:val="16"/>
              </w:rPr>
            </w:pPr>
            <w:ins w:id="12" w:author="Alhabibi, Haider@Energy" w:date="2022-09-20T08:34:00Z">
              <w:r>
                <w:rPr>
                  <w:rFonts w:ascii="Calibri" w:hAnsi="Calibri"/>
                  <w:sz w:val="16"/>
                  <w:szCs w:val="16"/>
                </w:rPr>
                <w:t>Els</w:t>
              </w:r>
              <w:r w:rsidR="007F0EC6">
                <w:rPr>
                  <w:rFonts w:ascii="Calibri" w:hAnsi="Calibri"/>
                  <w:sz w:val="16"/>
                  <w:szCs w:val="16"/>
                </w:rPr>
                <w:t xml:space="preserve">e </w:t>
              </w:r>
            </w:ins>
            <w:r w:rsidR="00FB5DBD" w:rsidRPr="004D15F0">
              <w:rPr>
                <w:rFonts w:ascii="Calibri" w:hAnsi="Calibri"/>
                <w:sz w:val="16"/>
                <w:szCs w:val="16"/>
              </w:rPr>
              <w:t xml:space="preserve">if the CF2R-MCH-01 indicates </w:t>
            </w:r>
            <w:proofErr w:type="gramStart"/>
            <w:r w:rsidR="00FB5DBD" w:rsidRPr="004D15F0">
              <w:rPr>
                <w:rFonts w:ascii="Calibri" w:hAnsi="Calibri"/>
                <w:sz w:val="16"/>
                <w:szCs w:val="16"/>
              </w:rPr>
              <w:t>a</w:t>
            </w:r>
            <w:proofErr w:type="gramEnd"/>
            <w:r w:rsidR="00FB5DBD" w:rsidRPr="004D15F0">
              <w:rPr>
                <w:rFonts w:ascii="Calibri" w:hAnsi="Calibri"/>
                <w:sz w:val="16"/>
                <w:szCs w:val="16"/>
              </w:rPr>
              <w:t xml:space="preserve"> MCH-28 is required for alternate minimum airflow rate compliance, then text value in this field=Verification of Table 150.0-B or C Alternative Return Duct Design Criteria is Required; </w:t>
            </w:r>
          </w:p>
          <w:p w14:paraId="0AEB44C3" w14:textId="005FFA45" w:rsidR="00D31CE6" w:rsidRPr="004D15F0" w:rsidRDefault="00D31CE6" w:rsidP="00D31CE6">
            <w:pPr>
              <w:keepNext/>
              <w:rPr>
                <w:rFonts w:ascii="Calibri" w:hAnsi="Calibri"/>
                <w:sz w:val="16"/>
                <w:szCs w:val="16"/>
              </w:rPr>
            </w:pPr>
            <w:r w:rsidRPr="004D15F0">
              <w:rPr>
                <w:rFonts w:ascii="Calibri" w:hAnsi="Calibri"/>
                <w:sz w:val="16"/>
                <w:szCs w:val="16"/>
              </w:rPr>
              <w:t xml:space="preserve">  </w:t>
            </w:r>
          </w:p>
          <w:p w14:paraId="190580E2" w14:textId="38FE3406" w:rsidR="00C4168F" w:rsidRPr="004D15F0" w:rsidRDefault="00FB5DBD" w:rsidP="00C4168F">
            <w:pPr>
              <w:keepNext/>
              <w:rPr>
                <w:rFonts w:ascii="Calibri" w:hAnsi="Calibri"/>
                <w:sz w:val="16"/>
                <w:szCs w:val="16"/>
              </w:rPr>
            </w:pPr>
            <w:r w:rsidRPr="004D15F0">
              <w:rPr>
                <w:rFonts w:ascii="Calibri" w:hAnsi="Calibri"/>
                <w:sz w:val="16"/>
                <w:szCs w:val="16"/>
              </w:rPr>
              <w:t xml:space="preserve">Else </w:t>
            </w:r>
            <w:r w:rsidR="00C4168F" w:rsidRPr="004D15F0">
              <w:rPr>
                <w:rFonts w:ascii="Calibri" w:hAnsi="Calibri"/>
                <w:sz w:val="16"/>
                <w:szCs w:val="16"/>
              </w:rPr>
              <w:t xml:space="preserve">reference </w:t>
            </w:r>
            <w:r w:rsidRPr="004D15F0">
              <w:rPr>
                <w:rFonts w:ascii="Calibri" w:hAnsi="Calibri"/>
                <w:sz w:val="16"/>
                <w:szCs w:val="16"/>
              </w:rPr>
              <w:t xml:space="preserve">numeric </w:t>
            </w:r>
            <w:proofErr w:type="spellStart"/>
            <w:r w:rsidRPr="004D15F0">
              <w:rPr>
                <w:rFonts w:ascii="Calibri" w:hAnsi="Calibri"/>
                <w:sz w:val="16"/>
                <w:szCs w:val="16"/>
              </w:rPr>
              <w:t>xxxx</w:t>
            </w:r>
            <w:proofErr w:type="spellEnd"/>
            <w:r w:rsidRPr="004D15F0">
              <w:rPr>
                <w:rFonts w:ascii="Calibri" w:hAnsi="Calibri"/>
                <w:sz w:val="16"/>
                <w:szCs w:val="16"/>
              </w:rPr>
              <w:t xml:space="preserve"> </w:t>
            </w:r>
            <w:r w:rsidR="00C4168F" w:rsidRPr="004D15F0">
              <w:rPr>
                <w:rFonts w:ascii="Calibri" w:hAnsi="Calibri"/>
                <w:sz w:val="16"/>
                <w:szCs w:val="16"/>
              </w:rPr>
              <w:t>value from applicable MCH-23 field for the indoor unit in E01 according to the following list:</w:t>
            </w:r>
          </w:p>
          <w:p w14:paraId="032E2EBA" w14:textId="77777777" w:rsidR="00C4168F" w:rsidRPr="004D15F0" w:rsidRDefault="00C4168F" w:rsidP="00C4168F">
            <w:pPr>
              <w:keepNext/>
              <w:rPr>
                <w:rFonts w:ascii="Calibri" w:hAnsi="Calibri"/>
                <w:sz w:val="16"/>
                <w:szCs w:val="16"/>
              </w:rPr>
            </w:pPr>
            <w:r w:rsidRPr="004D15F0">
              <w:rPr>
                <w:rFonts w:ascii="Calibri" w:hAnsi="Calibri"/>
                <w:sz w:val="16"/>
                <w:szCs w:val="16"/>
              </w:rPr>
              <w:t>MCH-23</w:t>
            </w:r>
            <w:proofErr w:type="gramStart"/>
            <w:r w:rsidRPr="004D15F0">
              <w:rPr>
                <w:rFonts w:ascii="Calibri" w:hAnsi="Calibri"/>
                <w:sz w:val="16"/>
                <w:szCs w:val="16"/>
              </w:rPr>
              <w:t>a  field</w:t>
            </w:r>
            <w:proofErr w:type="gramEnd"/>
            <w:r w:rsidRPr="004D15F0">
              <w:rPr>
                <w:rFonts w:ascii="Calibri" w:hAnsi="Calibri"/>
                <w:sz w:val="16"/>
                <w:szCs w:val="16"/>
              </w:rPr>
              <w:t xml:space="preserve"> D02</w:t>
            </w:r>
          </w:p>
          <w:p w14:paraId="1DC35A22" w14:textId="77777777" w:rsidR="00C4168F" w:rsidRPr="004D15F0" w:rsidRDefault="00C4168F" w:rsidP="00C4168F">
            <w:pPr>
              <w:keepNext/>
              <w:rPr>
                <w:rFonts w:ascii="Calibri" w:hAnsi="Calibri"/>
                <w:sz w:val="16"/>
                <w:szCs w:val="16"/>
              </w:rPr>
            </w:pPr>
            <w:r w:rsidRPr="004D15F0">
              <w:rPr>
                <w:rFonts w:ascii="Calibri" w:hAnsi="Calibri"/>
                <w:sz w:val="16"/>
                <w:szCs w:val="16"/>
              </w:rPr>
              <w:t>MCH-23</w:t>
            </w:r>
            <w:proofErr w:type="gramStart"/>
            <w:r w:rsidRPr="004D15F0">
              <w:rPr>
                <w:rFonts w:ascii="Calibri" w:hAnsi="Calibri"/>
                <w:sz w:val="16"/>
                <w:szCs w:val="16"/>
              </w:rPr>
              <w:t>b  field</w:t>
            </w:r>
            <w:proofErr w:type="gramEnd"/>
            <w:r w:rsidRPr="004D15F0">
              <w:rPr>
                <w:rFonts w:ascii="Calibri" w:hAnsi="Calibri"/>
                <w:sz w:val="16"/>
                <w:szCs w:val="16"/>
              </w:rPr>
              <w:t xml:space="preserve"> E03</w:t>
            </w:r>
          </w:p>
          <w:p w14:paraId="6A65858C" w14:textId="77777777" w:rsidR="00C4168F" w:rsidRPr="004D15F0" w:rsidRDefault="00C4168F" w:rsidP="00C4168F">
            <w:pPr>
              <w:keepNext/>
              <w:rPr>
                <w:rFonts w:ascii="Calibri" w:hAnsi="Calibri"/>
                <w:sz w:val="16"/>
                <w:szCs w:val="16"/>
              </w:rPr>
            </w:pPr>
            <w:r w:rsidRPr="004D15F0">
              <w:rPr>
                <w:rFonts w:ascii="Calibri" w:hAnsi="Calibri"/>
                <w:sz w:val="16"/>
                <w:szCs w:val="16"/>
              </w:rPr>
              <w:t>MCH-23</w:t>
            </w:r>
            <w:proofErr w:type="gramStart"/>
            <w:r w:rsidRPr="004D15F0">
              <w:rPr>
                <w:rFonts w:ascii="Calibri" w:hAnsi="Calibri"/>
                <w:sz w:val="16"/>
                <w:szCs w:val="16"/>
              </w:rPr>
              <w:t>c  field</w:t>
            </w:r>
            <w:proofErr w:type="gramEnd"/>
            <w:r w:rsidRPr="004D15F0">
              <w:rPr>
                <w:rFonts w:ascii="Calibri" w:hAnsi="Calibri"/>
                <w:sz w:val="16"/>
                <w:szCs w:val="16"/>
              </w:rPr>
              <w:t xml:space="preserve"> E02</w:t>
            </w:r>
          </w:p>
          <w:p w14:paraId="53C1295E" w14:textId="77777777" w:rsidR="00C4168F" w:rsidRPr="004D15F0" w:rsidRDefault="00C4168F" w:rsidP="00C4168F">
            <w:pPr>
              <w:keepNext/>
              <w:rPr>
                <w:rFonts w:ascii="Calibri" w:hAnsi="Calibri"/>
                <w:sz w:val="16"/>
                <w:szCs w:val="16"/>
              </w:rPr>
            </w:pPr>
            <w:r w:rsidRPr="004D15F0">
              <w:rPr>
                <w:rFonts w:ascii="Calibri" w:hAnsi="Calibri"/>
                <w:sz w:val="16"/>
                <w:szCs w:val="16"/>
              </w:rPr>
              <w:t>(MCH-23d is not applicable)</w:t>
            </w:r>
          </w:p>
          <w:p w14:paraId="345CEF5D" w14:textId="77777777" w:rsidR="00C4168F" w:rsidRPr="004D15F0" w:rsidRDefault="00C4168F" w:rsidP="00C4168F">
            <w:pPr>
              <w:keepNext/>
              <w:rPr>
                <w:rFonts w:ascii="Calibri" w:hAnsi="Calibri"/>
                <w:sz w:val="16"/>
                <w:szCs w:val="16"/>
              </w:rPr>
            </w:pPr>
            <w:r w:rsidRPr="004D15F0">
              <w:rPr>
                <w:rFonts w:ascii="Calibri" w:hAnsi="Calibri"/>
                <w:sz w:val="16"/>
                <w:szCs w:val="16"/>
              </w:rPr>
              <w:t>MCH-23</w:t>
            </w:r>
            <w:proofErr w:type="gramStart"/>
            <w:r w:rsidRPr="004D15F0">
              <w:rPr>
                <w:rFonts w:ascii="Calibri" w:hAnsi="Calibri"/>
                <w:sz w:val="16"/>
                <w:szCs w:val="16"/>
              </w:rPr>
              <w:t>e  field</w:t>
            </w:r>
            <w:proofErr w:type="gramEnd"/>
            <w:r w:rsidRPr="004D15F0">
              <w:rPr>
                <w:rFonts w:ascii="Calibri" w:hAnsi="Calibri"/>
                <w:sz w:val="16"/>
                <w:szCs w:val="16"/>
              </w:rPr>
              <w:t xml:space="preserve"> D02</w:t>
            </w:r>
          </w:p>
          <w:p w14:paraId="6C57920F" w14:textId="77777777" w:rsidR="00C4168F" w:rsidRPr="004D15F0" w:rsidRDefault="00C4168F" w:rsidP="00C4168F">
            <w:pPr>
              <w:keepNext/>
              <w:rPr>
                <w:rFonts w:ascii="Calibri" w:hAnsi="Calibri"/>
                <w:sz w:val="16"/>
                <w:szCs w:val="16"/>
              </w:rPr>
            </w:pPr>
            <w:r w:rsidRPr="004D15F0">
              <w:rPr>
                <w:rFonts w:ascii="Calibri" w:hAnsi="Calibri"/>
                <w:sz w:val="16"/>
                <w:szCs w:val="16"/>
              </w:rPr>
              <w:t>MCH-23</w:t>
            </w:r>
            <w:proofErr w:type="gramStart"/>
            <w:r w:rsidRPr="004D15F0">
              <w:rPr>
                <w:rFonts w:ascii="Calibri" w:hAnsi="Calibri"/>
                <w:sz w:val="16"/>
                <w:szCs w:val="16"/>
              </w:rPr>
              <w:t>f  field</w:t>
            </w:r>
            <w:proofErr w:type="gramEnd"/>
            <w:r w:rsidRPr="004D15F0">
              <w:rPr>
                <w:rFonts w:ascii="Calibri" w:hAnsi="Calibri"/>
                <w:sz w:val="16"/>
                <w:szCs w:val="16"/>
              </w:rPr>
              <w:t xml:space="preserve"> D02&gt;&gt;</w:t>
            </w:r>
          </w:p>
          <w:p w14:paraId="35C217FC" w14:textId="66399EBD" w:rsidR="00D31CE6" w:rsidRPr="004D15F0" w:rsidRDefault="00D31CE6" w:rsidP="00D31CE6">
            <w:pPr>
              <w:keepNext/>
              <w:rPr>
                <w:rFonts w:ascii="Calibri" w:hAnsi="Calibri"/>
                <w:sz w:val="16"/>
                <w:szCs w:val="16"/>
              </w:rPr>
            </w:pPr>
          </w:p>
        </w:tc>
        <w:tc>
          <w:tcPr>
            <w:tcW w:w="3069" w:type="pct"/>
          </w:tcPr>
          <w:p w14:paraId="0D5978C7" w14:textId="77777777" w:rsidR="00D31CE6" w:rsidRPr="00131CFF" w:rsidRDefault="00D31CE6" w:rsidP="00D31CE6">
            <w:pPr>
              <w:keepNext/>
              <w:spacing w:afterLines="60" w:after="144"/>
              <w:rPr>
                <w:rFonts w:ascii="Calibri" w:hAnsi="Calibri"/>
                <w:sz w:val="16"/>
                <w:szCs w:val="16"/>
              </w:rPr>
            </w:pPr>
            <w:r w:rsidRPr="00131CFF">
              <w:rPr>
                <w:rFonts w:ascii="Calibri" w:hAnsi="Calibri"/>
                <w:sz w:val="16"/>
                <w:szCs w:val="16"/>
              </w:rPr>
              <w:t xml:space="preserve">&lt;&lt;if the CF2R-MCH-01 indicates </w:t>
            </w:r>
            <w:proofErr w:type="gramStart"/>
            <w:r w:rsidRPr="00131CFF">
              <w:rPr>
                <w:rFonts w:ascii="Calibri" w:hAnsi="Calibri"/>
                <w:sz w:val="16"/>
                <w:szCs w:val="16"/>
              </w:rPr>
              <w:t>a</w:t>
            </w:r>
            <w:proofErr w:type="gramEnd"/>
            <w:r w:rsidRPr="00131CFF">
              <w:rPr>
                <w:rFonts w:ascii="Calibri" w:hAnsi="Calibri"/>
                <w:sz w:val="16"/>
                <w:szCs w:val="16"/>
              </w:rPr>
              <w:t xml:space="preserve"> MCH-28 is required for alternate minimum airflow rate compliance, then</w:t>
            </w:r>
          </w:p>
          <w:p w14:paraId="3C7B2676" w14:textId="77777777" w:rsidR="00D31CE6" w:rsidRPr="00131CFF" w:rsidRDefault="00D31CE6" w:rsidP="00D31CE6">
            <w:pPr>
              <w:keepNext/>
              <w:spacing w:afterLines="60" w:after="144"/>
              <w:ind w:left="720"/>
              <w:rPr>
                <w:rFonts w:ascii="Calibri" w:hAnsi="Calibri"/>
                <w:sz w:val="16"/>
                <w:szCs w:val="16"/>
              </w:rPr>
            </w:pPr>
            <w:r w:rsidRPr="00131CFF">
              <w:rPr>
                <w:rFonts w:ascii="Calibri" w:hAnsi="Calibri"/>
                <w:sz w:val="16"/>
                <w:szCs w:val="16"/>
              </w:rPr>
              <w:t>if the system has a registered CF3R-MCH-28 that indicates compliance with Table 150.0-B or C return duct design requirements, then result =</w:t>
            </w:r>
            <w:r w:rsidRPr="00131CFF">
              <w:rPr>
                <w:rFonts w:ascii="Calibri" w:hAnsi="Calibri"/>
                <w:b/>
                <w:sz w:val="16"/>
                <w:szCs w:val="16"/>
              </w:rPr>
              <w:t>system complies using Table 150.0-B or C alternative return duct design criteria</w:t>
            </w:r>
            <w:r w:rsidRPr="00131CFF">
              <w:rPr>
                <w:rFonts w:ascii="Calibri" w:hAnsi="Calibri"/>
                <w:sz w:val="16"/>
                <w:szCs w:val="16"/>
              </w:rPr>
              <w:t>.</w:t>
            </w:r>
          </w:p>
          <w:p w14:paraId="5B7F513C" w14:textId="77777777" w:rsidR="00D31CE6" w:rsidRPr="00131CFF" w:rsidRDefault="00D31CE6" w:rsidP="00D31CE6">
            <w:pPr>
              <w:keepNext/>
              <w:spacing w:afterLines="60" w:after="144"/>
              <w:ind w:left="720"/>
              <w:rPr>
                <w:rFonts w:ascii="Calibri" w:hAnsi="Calibri"/>
                <w:sz w:val="16"/>
                <w:szCs w:val="16"/>
              </w:rPr>
            </w:pPr>
            <w:r w:rsidRPr="00131CFF">
              <w:rPr>
                <w:rFonts w:ascii="Calibri" w:hAnsi="Calibri"/>
                <w:sz w:val="16"/>
                <w:szCs w:val="16"/>
              </w:rPr>
              <w:t>else result=</w:t>
            </w:r>
            <w:r w:rsidRPr="00131CFF">
              <w:rPr>
                <w:rFonts w:ascii="Calibri" w:hAnsi="Calibri"/>
                <w:b/>
                <w:sz w:val="16"/>
                <w:szCs w:val="16"/>
              </w:rPr>
              <w:t xml:space="preserve">System does not comply.  A registered CF3R-MCH-28 is required </w:t>
            </w:r>
            <w:r w:rsidRPr="00131CFF">
              <w:rPr>
                <w:rFonts w:ascii="Calibri" w:hAnsi="Calibri"/>
                <w:sz w:val="16"/>
                <w:szCs w:val="16"/>
              </w:rPr>
              <w:t>(do not allow this MCH-25 to be registered).</w:t>
            </w:r>
          </w:p>
          <w:p w14:paraId="3E5C58DE" w14:textId="77777777" w:rsidR="00D31CE6" w:rsidRPr="00131CFF" w:rsidRDefault="00D31CE6" w:rsidP="00D31CE6">
            <w:pPr>
              <w:keepNext/>
              <w:spacing w:afterLines="60" w:after="144"/>
              <w:rPr>
                <w:rFonts w:ascii="Calibri" w:hAnsi="Calibri"/>
                <w:sz w:val="16"/>
                <w:szCs w:val="16"/>
              </w:rPr>
            </w:pPr>
            <w:r w:rsidRPr="00131CFF">
              <w:rPr>
                <w:rFonts w:ascii="Calibri" w:hAnsi="Calibri"/>
                <w:sz w:val="16"/>
                <w:szCs w:val="16"/>
                <w:u w:val="single"/>
              </w:rPr>
              <w:t>else</w:t>
            </w:r>
            <w:r w:rsidRPr="00131CFF">
              <w:rPr>
                <w:rFonts w:ascii="Calibri" w:hAnsi="Calibri"/>
                <w:sz w:val="16"/>
                <w:szCs w:val="16"/>
              </w:rPr>
              <w:t xml:space="preserve">if the CF2R-MCH-01 indicates </w:t>
            </w:r>
            <w:proofErr w:type="gramStart"/>
            <w:r w:rsidRPr="00131CFF">
              <w:rPr>
                <w:rFonts w:ascii="Calibri" w:hAnsi="Calibri"/>
                <w:sz w:val="16"/>
                <w:szCs w:val="16"/>
              </w:rPr>
              <w:t>a</w:t>
            </w:r>
            <w:proofErr w:type="gramEnd"/>
            <w:r w:rsidRPr="00131CFF">
              <w:rPr>
                <w:rFonts w:ascii="Calibri" w:hAnsi="Calibri"/>
                <w:sz w:val="16"/>
                <w:szCs w:val="16"/>
              </w:rPr>
              <w:t xml:space="preserve"> MCH-23 is required for minimum airflow rate compliance, then</w:t>
            </w:r>
          </w:p>
          <w:p w14:paraId="77CA0FF7" w14:textId="18E8D9CB" w:rsidR="00D31CE6" w:rsidRPr="00131CFF" w:rsidRDefault="00D31CE6" w:rsidP="00D31CE6">
            <w:pPr>
              <w:keepNext/>
              <w:spacing w:afterLines="60" w:after="144"/>
              <w:ind w:left="720"/>
              <w:rPr>
                <w:rFonts w:ascii="Calibri" w:hAnsi="Calibri"/>
                <w:sz w:val="16"/>
                <w:szCs w:val="16"/>
              </w:rPr>
            </w:pPr>
            <w:r w:rsidRPr="00131CFF">
              <w:rPr>
                <w:rFonts w:ascii="Calibri" w:hAnsi="Calibri"/>
                <w:sz w:val="16"/>
                <w:szCs w:val="16"/>
              </w:rPr>
              <w:t>if this system has a registered CF3R-MCH-23a</w:t>
            </w:r>
            <w:r w:rsidR="006A604F">
              <w:rPr>
                <w:rFonts w:ascii="Calibri" w:hAnsi="Calibri"/>
                <w:sz w:val="16"/>
                <w:szCs w:val="16"/>
              </w:rPr>
              <w:t>,</w:t>
            </w:r>
            <w:r w:rsidRPr="00131CFF">
              <w:rPr>
                <w:rFonts w:ascii="Calibri" w:hAnsi="Calibri"/>
                <w:sz w:val="16"/>
                <w:szCs w:val="16"/>
              </w:rPr>
              <w:t xml:space="preserve"> CF3R-MCH-23b</w:t>
            </w:r>
            <w:r w:rsidR="006A604F">
              <w:rPr>
                <w:rFonts w:ascii="Calibri" w:hAnsi="Calibri"/>
                <w:sz w:val="16"/>
                <w:szCs w:val="16"/>
              </w:rPr>
              <w:t xml:space="preserve">, </w:t>
            </w:r>
            <w:r w:rsidR="006A604F" w:rsidRPr="0071493C">
              <w:rPr>
                <w:rFonts w:ascii="Calibri" w:hAnsi="Calibri"/>
                <w:sz w:val="14"/>
                <w:szCs w:val="14"/>
              </w:rPr>
              <w:t>CF2R-MCH-23e or CF2R-MCH-23f</w:t>
            </w:r>
            <w:r w:rsidRPr="00131CFF">
              <w:rPr>
                <w:rFonts w:ascii="Calibri" w:hAnsi="Calibri"/>
                <w:sz w:val="16"/>
                <w:szCs w:val="16"/>
              </w:rPr>
              <w:t xml:space="preserve"> that meets the compliance criterion in E01, then result = </w:t>
            </w:r>
            <w:r w:rsidRPr="00131CFF">
              <w:rPr>
                <w:rFonts w:ascii="Calibri" w:hAnsi="Calibri"/>
                <w:b/>
                <w:sz w:val="16"/>
                <w:szCs w:val="16"/>
              </w:rPr>
              <w:t xml:space="preserve">System complies with minimum airflow rate </w:t>
            </w:r>
            <w:proofErr w:type="gramStart"/>
            <w:r w:rsidRPr="00131CFF">
              <w:rPr>
                <w:rFonts w:ascii="Calibri" w:hAnsi="Calibri"/>
                <w:b/>
                <w:sz w:val="16"/>
                <w:szCs w:val="16"/>
              </w:rPr>
              <w:t>requirements</w:t>
            </w:r>
            <w:r w:rsidRPr="00131CFF">
              <w:rPr>
                <w:rFonts w:ascii="Calibri" w:hAnsi="Calibri"/>
                <w:sz w:val="16"/>
                <w:szCs w:val="16"/>
              </w:rPr>
              <w:t>;</w:t>
            </w:r>
            <w:proofErr w:type="gramEnd"/>
          </w:p>
          <w:p w14:paraId="1DD37656" w14:textId="77777777" w:rsidR="00D31CE6" w:rsidRPr="00131CFF" w:rsidRDefault="00D31CE6" w:rsidP="00D31CE6">
            <w:pPr>
              <w:keepNext/>
              <w:spacing w:afterLines="60" w:after="144"/>
              <w:ind w:left="720"/>
              <w:rPr>
                <w:rFonts w:ascii="Calibri" w:hAnsi="Calibri"/>
                <w:sz w:val="16"/>
                <w:szCs w:val="16"/>
              </w:rPr>
            </w:pPr>
            <w:r w:rsidRPr="00131CFF">
              <w:rPr>
                <w:rFonts w:ascii="Calibri" w:hAnsi="Calibri"/>
                <w:sz w:val="16"/>
                <w:szCs w:val="16"/>
              </w:rPr>
              <w:t>elseif A10=Alteration, then</w:t>
            </w:r>
          </w:p>
          <w:p w14:paraId="546F819B" w14:textId="77777777" w:rsidR="00D31CE6" w:rsidRPr="00131CFF" w:rsidRDefault="00D31CE6" w:rsidP="00D31CE6">
            <w:pPr>
              <w:keepNext/>
              <w:spacing w:afterLines="60" w:after="144"/>
              <w:ind w:left="1440"/>
              <w:rPr>
                <w:rFonts w:ascii="Calibri" w:hAnsi="Calibri"/>
                <w:sz w:val="16"/>
                <w:szCs w:val="16"/>
              </w:rPr>
            </w:pPr>
            <w:r w:rsidRPr="00131CFF">
              <w:rPr>
                <w:rFonts w:ascii="Calibri" w:hAnsi="Calibri"/>
                <w:sz w:val="16"/>
                <w:szCs w:val="16"/>
              </w:rPr>
              <w:t>if the system complies with the alternative airflow compliance method on a registered CF3R-MCH23</w:t>
            </w:r>
            <w:proofErr w:type="gramStart"/>
            <w:r w:rsidRPr="00131CFF">
              <w:rPr>
                <w:rFonts w:ascii="Calibri" w:hAnsi="Calibri"/>
                <w:sz w:val="16"/>
                <w:szCs w:val="16"/>
              </w:rPr>
              <w:t>c;  then</w:t>
            </w:r>
            <w:proofErr w:type="gramEnd"/>
            <w:r w:rsidRPr="00131CFF">
              <w:rPr>
                <w:rFonts w:ascii="Calibri" w:hAnsi="Calibri"/>
                <w:sz w:val="16"/>
                <w:szCs w:val="16"/>
              </w:rPr>
              <w:t xml:space="preserve"> result =</w:t>
            </w:r>
            <w:r w:rsidRPr="00131CFF">
              <w:rPr>
                <w:rFonts w:ascii="Calibri" w:hAnsi="Calibri"/>
                <w:b/>
                <w:sz w:val="16"/>
                <w:szCs w:val="16"/>
              </w:rPr>
              <w:t>system complies using the alternative remedial actions specified in RA3.3.3.1.5</w:t>
            </w:r>
            <w:r w:rsidRPr="00131CFF">
              <w:rPr>
                <w:rFonts w:ascii="Calibri" w:hAnsi="Calibri"/>
                <w:sz w:val="16"/>
                <w:szCs w:val="16"/>
              </w:rPr>
              <w:t>.</w:t>
            </w:r>
            <w:r w:rsidRPr="00131CFF">
              <w:rPr>
                <w:rFonts w:asciiTheme="minorHAnsi" w:hAnsiTheme="minorHAnsi"/>
                <w:sz w:val="16"/>
                <w:szCs w:val="16"/>
              </w:rPr>
              <w:t xml:space="preserve"> </w:t>
            </w:r>
            <w:r w:rsidRPr="00131CFF">
              <w:rPr>
                <w:rFonts w:asciiTheme="minorHAnsi" w:hAnsiTheme="minorHAnsi"/>
                <w:b/>
                <w:sz w:val="16"/>
                <w:szCs w:val="16"/>
              </w:rPr>
              <w:t>This System does not qualify for Group Sampling.</w:t>
            </w:r>
          </w:p>
          <w:p w14:paraId="6ECA05D7" w14:textId="6BE847D4" w:rsidR="00D31CE6" w:rsidRPr="006A3EEB" w:rsidRDefault="00D31CE6">
            <w:pPr>
              <w:keepNext/>
              <w:spacing w:afterLines="60" w:after="144"/>
              <w:ind w:left="720"/>
              <w:rPr>
                <w:rFonts w:ascii="Calibri" w:hAnsi="Calibri"/>
                <w:sz w:val="16"/>
                <w:szCs w:val="16"/>
              </w:rPr>
            </w:pPr>
            <w:r w:rsidRPr="00131CFF">
              <w:rPr>
                <w:rFonts w:ascii="Calibri" w:hAnsi="Calibri"/>
                <w:sz w:val="16"/>
                <w:szCs w:val="16"/>
              </w:rPr>
              <w:t>else result=</w:t>
            </w:r>
            <w:r w:rsidRPr="00131CFF">
              <w:rPr>
                <w:rFonts w:ascii="Calibri" w:hAnsi="Calibri"/>
                <w:b/>
                <w:sz w:val="16"/>
                <w:szCs w:val="16"/>
              </w:rPr>
              <w:t xml:space="preserve">System does not comply. A registered CF3R-MCH-23 for this system is </w:t>
            </w:r>
            <w:proofErr w:type="gramStart"/>
            <w:r w:rsidRPr="00131CFF">
              <w:rPr>
                <w:rFonts w:ascii="Calibri" w:hAnsi="Calibri"/>
                <w:b/>
                <w:sz w:val="16"/>
                <w:szCs w:val="16"/>
              </w:rPr>
              <w:t xml:space="preserve">required </w:t>
            </w:r>
            <w:r w:rsidRPr="00131CFF">
              <w:rPr>
                <w:rFonts w:ascii="Calibri" w:hAnsi="Calibri"/>
                <w:sz w:val="16"/>
                <w:szCs w:val="16"/>
              </w:rPr>
              <w:t>.</w:t>
            </w:r>
            <w:proofErr w:type="gramEnd"/>
            <w:r w:rsidRPr="00131CFF">
              <w:rPr>
                <w:rFonts w:ascii="Calibri" w:hAnsi="Calibri"/>
                <w:sz w:val="16"/>
                <w:szCs w:val="16"/>
              </w:rPr>
              <w:t xml:space="preserve"> (</w:t>
            </w:r>
            <w:proofErr w:type="gramStart"/>
            <w:r w:rsidRPr="00131CFF">
              <w:rPr>
                <w:rFonts w:ascii="Calibri" w:hAnsi="Calibri"/>
                <w:sz w:val="16"/>
                <w:szCs w:val="16"/>
              </w:rPr>
              <w:t>do</w:t>
            </w:r>
            <w:proofErr w:type="gramEnd"/>
            <w:r w:rsidRPr="00131CFF">
              <w:rPr>
                <w:rFonts w:ascii="Calibri" w:hAnsi="Calibri"/>
                <w:sz w:val="16"/>
                <w:szCs w:val="16"/>
              </w:rPr>
              <w:t xml:space="preserve"> not allow this MCH-25 to be registered)&gt;&gt;</w:t>
            </w:r>
          </w:p>
        </w:tc>
      </w:tr>
      <w:tr w:rsidR="00D31CE6" w:rsidRPr="006A3EEB" w14:paraId="6F82D3C9" w14:textId="77777777" w:rsidTr="00D31CE6">
        <w:tblPrEx>
          <w:tblLook w:val="00A0" w:firstRow="1" w:lastRow="0" w:firstColumn="1" w:lastColumn="0" w:noHBand="0" w:noVBand="0"/>
        </w:tblPrEx>
        <w:trPr>
          <w:cantSplit/>
          <w:trHeight w:val="197"/>
        </w:trPr>
        <w:tc>
          <w:tcPr>
            <w:tcW w:w="634" w:type="pct"/>
            <w:gridSpan w:val="2"/>
          </w:tcPr>
          <w:p w14:paraId="0B8A0B74" w14:textId="77777777" w:rsidR="00D31CE6" w:rsidRPr="006A3EEB" w:rsidRDefault="00D31CE6" w:rsidP="00D31CE6">
            <w:pPr>
              <w:keepNext/>
              <w:rPr>
                <w:rFonts w:ascii="Calibri" w:hAnsi="Calibri"/>
                <w:sz w:val="16"/>
                <w:szCs w:val="16"/>
              </w:rPr>
            </w:pPr>
          </w:p>
        </w:tc>
        <w:tc>
          <w:tcPr>
            <w:tcW w:w="1298" w:type="pct"/>
          </w:tcPr>
          <w:p w14:paraId="49E61823" w14:textId="77777777" w:rsidR="00D31CE6" w:rsidRPr="006A3EEB" w:rsidRDefault="00D31CE6" w:rsidP="00D31CE6">
            <w:pPr>
              <w:keepNext/>
              <w:rPr>
                <w:rFonts w:ascii="Calibri" w:hAnsi="Calibri"/>
                <w:sz w:val="16"/>
                <w:szCs w:val="16"/>
              </w:rPr>
            </w:pPr>
          </w:p>
        </w:tc>
        <w:tc>
          <w:tcPr>
            <w:tcW w:w="3069" w:type="pct"/>
          </w:tcPr>
          <w:p w14:paraId="1B38DCFF" w14:textId="77777777" w:rsidR="00D31CE6" w:rsidRPr="006A3EEB" w:rsidRDefault="00D31CE6" w:rsidP="00D31CE6">
            <w:pPr>
              <w:keepNext/>
              <w:rPr>
                <w:rFonts w:ascii="Calibri" w:hAnsi="Calibri"/>
                <w:sz w:val="16"/>
                <w:szCs w:val="16"/>
              </w:rPr>
            </w:pPr>
          </w:p>
        </w:tc>
      </w:tr>
      <w:tr w:rsidR="00D31CE6" w:rsidRPr="00BC1E29" w14:paraId="2AAE3BC1" w14:textId="77777777" w:rsidTr="00131CFF">
        <w:trPr>
          <w:trHeight w:val="360"/>
        </w:trPr>
        <w:tc>
          <w:tcPr>
            <w:tcW w:w="191" w:type="pct"/>
            <w:vAlign w:val="center"/>
          </w:tcPr>
          <w:p w14:paraId="0903CC38" w14:textId="77777777" w:rsidR="00D31CE6" w:rsidRPr="00BC1E29" w:rsidRDefault="00D31CE6" w:rsidP="00D31CE6">
            <w:pPr>
              <w:keepNext/>
              <w:jc w:val="center"/>
              <w:rPr>
                <w:rFonts w:ascii="Calibri" w:hAnsi="Calibri"/>
              </w:rPr>
            </w:pPr>
            <w:r>
              <w:rPr>
                <w:rFonts w:ascii="Calibri" w:hAnsi="Calibri"/>
              </w:rPr>
              <w:t>04</w:t>
            </w:r>
          </w:p>
        </w:tc>
        <w:tc>
          <w:tcPr>
            <w:tcW w:w="4809" w:type="pct"/>
            <w:gridSpan w:val="3"/>
          </w:tcPr>
          <w:p w14:paraId="71BE401B" w14:textId="77777777" w:rsidR="00D31CE6" w:rsidRPr="00BC1E29" w:rsidRDefault="00D31CE6" w:rsidP="00D31CE6">
            <w:pPr>
              <w:keepNext/>
              <w:rPr>
                <w:rFonts w:ascii="Calibri" w:hAnsi="Calibri"/>
              </w:rPr>
            </w:pPr>
            <w:r w:rsidRPr="00C9301F">
              <w:rPr>
                <w:rFonts w:ascii="Calibri" w:hAnsi="Calibri"/>
                <w:sz w:val="18"/>
              </w:rPr>
              <w:t xml:space="preserve">Compliance Statement: &lt;&lt; If all indoor units listed in E01 indicate a compliant result in E03, then text result= "SC system complies with Minimum System Airflow Rate Verification"; else text result= "SC system does not comply with </w:t>
            </w:r>
            <w:proofErr w:type="spellStart"/>
            <w:r w:rsidRPr="00C9301F">
              <w:rPr>
                <w:rFonts w:ascii="Calibri" w:hAnsi="Calibri"/>
                <w:sz w:val="18"/>
              </w:rPr>
              <w:t>with</w:t>
            </w:r>
            <w:proofErr w:type="spellEnd"/>
            <w:r w:rsidRPr="00C9301F">
              <w:rPr>
                <w:rFonts w:ascii="Calibri" w:hAnsi="Calibri"/>
                <w:sz w:val="18"/>
              </w:rPr>
              <w:t xml:space="preserve"> Minimum System Airflow Rate Verification", and do not allow this MCH-25 to be registered.</w:t>
            </w:r>
          </w:p>
        </w:tc>
      </w:tr>
      <w:tr w:rsidR="00D31CE6" w:rsidRPr="006A3EEB" w14:paraId="525F6FB2" w14:textId="77777777" w:rsidTr="00D31CE6">
        <w:tblPrEx>
          <w:tblLook w:val="00A0" w:firstRow="1" w:lastRow="0" w:firstColumn="1" w:lastColumn="0" w:noHBand="0" w:noVBand="0"/>
        </w:tblPrEx>
        <w:trPr>
          <w:cantSplit/>
        </w:trPr>
        <w:tc>
          <w:tcPr>
            <w:tcW w:w="5000" w:type="pct"/>
            <w:gridSpan w:val="4"/>
          </w:tcPr>
          <w:p w14:paraId="79371CF9" w14:textId="77777777" w:rsidR="00D31CE6" w:rsidRPr="006A3EEB" w:rsidRDefault="00D31CE6" w:rsidP="00D31CE6">
            <w:pPr>
              <w:rPr>
                <w:rFonts w:ascii="Calibri" w:hAnsi="Calibri"/>
                <w:sz w:val="18"/>
                <w:szCs w:val="18"/>
              </w:rPr>
            </w:pPr>
            <w:r w:rsidRPr="006A3EEB">
              <w:rPr>
                <w:rFonts w:ascii="Calibri" w:hAnsi="Calibri"/>
                <w:sz w:val="18"/>
                <w:szCs w:val="18"/>
              </w:rPr>
              <w:t>Notes:</w:t>
            </w:r>
          </w:p>
        </w:tc>
      </w:tr>
    </w:tbl>
    <w:p w14:paraId="594A5938"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D55D41" w14:paraId="594A593B" w14:textId="77777777">
        <w:trPr>
          <w:cantSplit/>
          <w:trHeight w:val="360"/>
        </w:trPr>
        <w:tc>
          <w:tcPr>
            <w:tcW w:w="5000" w:type="pct"/>
            <w:gridSpan w:val="3"/>
            <w:vAlign w:val="center"/>
          </w:tcPr>
          <w:p w14:paraId="594A5939" w14:textId="7CCB4161" w:rsidR="00786D26" w:rsidRPr="00687CF2" w:rsidRDefault="00786D26" w:rsidP="00687CF2">
            <w:pPr>
              <w:rPr>
                <w:rFonts w:asciiTheme="minorHAnsi" w:hAnsiTheme="minorHAnsi"/>
                <w:b/>
                <w:szCs w:val="18"/>
              </w:rPr>
            </w:pPr>
            <w:r w:rsidRPr="00687CF2">
              <w:rPr>
                <w:rFonts w:asciiTheme="minorHAnsi" w:hAnsiTheme="minorHAnsi"/>
                <w:b/>
                <w:szCs w:val="18"/>
              </w:rPr>
              <w:t>F. Data Collection and Calculations</w:t>
            </w:r>
          </w:p>
          <w:p w14:paraId="594A593A" w14:textId="46FD85E7" w:rsidR="00786D26" w:rsidRPr="00687CF2" w:rsidRDefault="00A83241" w:rsidP="00687CF2">
            <w:pPr>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 xml:space="preserve"> </w:t>
            </w:r>
            <w:r w:rsidR="00786D26" w:rsidRPr="00687CF2">
              <w:rPr>
                <w:rFonts w:asciiTheme="minorHAnsi" w:hAnsiTheme="minorHAnsi"/>
                <w:sz w:val="18"/>
                <w:szCs w:val="18"/>
              </w:rPr>
              <w:t>Procedures for determining Refrigerant Charge using the Standard Charge Verification Procedure are given in Reference Residential Appendix RA3.2.2.</w:t>
            </w:r>
          </w:p>
        </w:tc>
      </w:tr>
      <w:tr w:rsidR="00786D26" w:rsidRPr="00D55D41" w14:paraId="594A593F" w14:textId="77777777" w:rsidTr="00687CF2">
        <w:trPr>
          <w:cantSplit/>
          <w:trHeight w:val="432"/>
        </w:trPr>
        <w:tc>
          <w:tcPr>
            <w:tcW w:w="212" w:type="pct"/>
            <w:vAlign w:val="center"/>
          </w:tcPr>
          <w:p w14:paraId="594A593C" w14:textId="77777777" w:rsidR="00786D26" w:rsidRPr="00D55D41" w:rsidRDefault="00786D26" w:rsidP="00687CF2">
            <w:pPr>
              <w:pStyle w:val="Header"/>
              <w:tabs>
                <w:tab w:val="clear" w:pos="4320"/>
                <w:tab w:val="clear" w:pos="8640"/>
              </w:tabs>
              <w:jc w:val="center"/>
              <w:rPr>
                <w:rFonts w:asciiTheme="minorHAnsi" w:hAnsiTheme="minorHAnsi"/>
                <w:sz w:val="18"/>
                <w:szCs w:val="18"/>
              </w:rPr>
            </w:pPr>
            <w:r w:rsidRPr="00D55D41">
              <w:rPr>
                <w:rFonts w:asciiTheme="minorHAnsi" w:hAnsiTheme="minorHAnsi"/>
                <w:sz w:val="18"/>
                <w:szCs w:val="18"/>
              </w:rPr>
              <w:t>01</w:t>
            </w:r>
          </w:p>
        </w:tc>
        <w:tc>
          <w:tcPr>
            <w:tcW w:w="2288" w:type="pct"/>
            <w:vAlign w:val="center"/>
          </w:tcPr>
          <w:p w14:paraId="594A593D" w14:textId="1C982CE3" w:rsidR="00786D26" w:rsidRPr="00D55D41" w:rsidRDefault="00786D26" w:rsidP="00D60C60">
            <w:pPr>
              <w:pStyle w:val="Header"/>
              <w:tabs>
                <w:tab w:val="clear" w:pos="4320"/>
                <w:tab w:val="clear" w:pos="8640"/>
              </w:tabs>
              <w:rPr>
                <w:rFonts w:asciiTheme="minorHAnsi" w:hAnsiTheme="minorHAnsi"/>
                <w:sz w:val="18"/>
                <w:szCs w:val="18"/>
              </w:rPr>
            </w:pPr>
            <w:r w:rsidRPr="00D55D41">
              <w:rPr>
                <w:rFonts w:asciiTheme="minorHAnsi" w:hAnsiTheme="minorHAnsi"/>
                <w:sz w:val="18"/>
                <w:szCs w:val="18"/>
              </w:rPr>
              <w:t xml:space="preserve">Lowest </w:t>
            </w:r>
            <w:r w:rsidR="00105AC8">
              <w:rPr>
                <w:rFonts w:asciiTheme="minorHAnsi" w:hAnsiTheme="minorHAnsi"/>
                <w:sz w:val="18"/>
                <w:szCs w:val="18"/>
              </w:rPr>
              <w:t>R</w:t>
            </w:r>
            <w:r w:rsidRPr="00D55D41">
              <w:rPr>
                <w:rFonts w:asciiTheme="minorHAnsi" w:hAnsiTheme="minorHAnsi"/>
                <w:sz w:val="18"/>
                <w:szCs w:val="18"/>
              </w:rPr>
              <w:t xml:space="preserve">eturn </w:t>
            </w:r>
            <w:r w:rsidR="00105AC8">
              <w:rPr>
                <w:rFonts w:asciiTheme="minorHAnsi" w:hAnsiTheme="minorHAnsi"/>
                <w:sz w:val="18"/>
                <w:szCs w:val="18"/>
              </w:rPr>
              <w:t>A</w:t>
            </w:r>
            <w:r w:rsidRPr="00D55D41">
              <w:rPr>
                <w:rFonts w:asciiTheme="minorHAnsi" w:hAnsiTheme="minorHAnsi"/>
                <w:sz w:val="18"/>
                <w:szCs w:val="18"/>
              </w:rPr>
              <w:t xml:space="preserve">ir </w:t>
            </w:r>
            <w:r w:rsidR="00105AC8">
              <w:rPr>
                <w:rFonts w:asciiTheme="minorHAnsi" w:hAnsiTheme="minorHAnsi"/>
                <w:sz w:val="18"/>
                <w:szCs w:val="18"/>
              </w:rPr>
              <w:t>D</w:t>
            </w:r>
            <w:r w:rsidRPr="00D55D41">
              <w:rPr>
                <w:rFonts w:asciiTheme="minorHAnsi" w:hAnsiTheme="minorHAnsi"/>
                <w:sz w:val="18"/>
                <w:szCs w:val="18"/>
              </w:rPr>
              <w:t>ry</w:t>
            </w:r>
            <w:r w:rsidR="00105AC8">
              <w:rPr>
                <w:rFonts w:asciiTheme="minorHAnsi" w:hAnsiTheme="minorHAnsi"/>
                <w:sz w:val="18"/>
                <w:szCs w:val="18"/>
              </w:rPr>
              <w:t>-</w:t>
            </w:r>
            <w:r w:rsidRPr="00D55D41">
              <w:rPr>
                <w:rFonts w:asciiTheme="minorHAnsi" w:hAnsiTheme="minorHAnsi"/>
                <w:sz w:val="18"/>
                <w:szCs w:val="18"/>
              </w:rPr>
              <w:t xml:space="preserve">bulb </w:t>
            </w:r>
            <w:r w:rsidR="00105AC8">
              <w:rPr>
                <w:rFonts w:asciiTheme="minorHAnsi" w:hAnsiTheme="minorHAnsi"/>
                <w:sz w:val="18"/>
                <w:szCs w:val="18"/>
              </w:rPr>
              <w:t>T</w:t>
            </w:r>
            <w:r w:rsidRPr="00D55D41">
              <w:rPr>
                <w:rFonts w:asciiTheme="minorHAnsi" w:hAnsiTheme="minorHAnsi"/>
                <w:sz w:val="18"/>
                <w:szCs w:val="18"/>
              </w:rPr>
              <w:t xml:space="preserve">emperature that </w:t>
            </w:r>
            <w:r w:rsidR="00105AC8">
              <w:rPr>
                <w:rFonts w:asciiTheme="minorHAnsi" w:hAnsiTheme="minorHAnsi"/>
                <w:sz w:val="18"/>
                <w:szCs w:val="18"/>
              </w:rPr>
              <w:t>O</w:t>
            </w:r>
            <w:r w:rsidRPr="00D55D41">
              <w:rPr>
                <w:rFonts w:asciiTheme="minorHAnsi" w:hAnsiTheme="minorHAnsi"/>
                <w:sz w:val="18"/>
                <w:szCs w:val="18"/>
              </w:rPr>
              <w:t xml:space="preserve">ccurred </w:t>
            </w:r>
            <w:r w:rsidR="00105AC8">
              <w:rPr>
                <w:rFonts w:asciiTheme="minorHAnsi" w:hAnsiTheme="minorHAnsi"/>
                <w:sz w:val="18"/>
                <w:szCs w:val="18"/>
              </w:rPr>
              <w:t>D</w:t>
            </w:r>
            <w:r w:rsidRPr="00D55D41">
              <w:rPr>
                <w:rFonts w:asciiTheme="minorHAnsi" w:hAnsiTheme="minorHAnsi"/>
                <w:sz w:val="18"/>
                <w:szCs w:val="18"/>
              </w:rPr>
              <w:t xml:space="preserve">uring the </w:t>
            </w:r>
            <w:r w:rsidR="00105AC8">
              <w:rPr>
                <w:rFonts w:asciiTheme="minorHAnsi" w:hAnsiTheme="minorHAnsi"/>
                <w:sz w:val="18"/>
                <w:szCs w:val="18"/>
              </w:rPr>
              <w:t>R</w:t>
            </w:r>
            <w:r w:rsidRPr="00D55D41">
              <w:rPr>
                <w:rFonts w:asciiTheme="minorHAnsi" w:hAnsiTheme="minorHAnsi"/>
                <w:sz w:val="18"/>
                <w:szCs w:val="18"/>
              </w:rPr>
              <w:t xml:space="preserve">efrigerant </w:t>
            </w:r>
            <w:r w:rsidR="00105AC8">
              <w:rPr>
                <w:rFonts w:asciiTheme="minorHAnsi" w:hAnsiTheme="minorHAnsi"/>
                <w:sz w:val="18"/>
                <w:szCs w:val="18"/>
              </w:rPr>
              <w:t>C</w:t>
            </w:r>
            <w:r w:rsidRPr="00D55D41">
              <w:rPr>
                <w:rFonts w:asciiTheme="minorHAnsi" w:hAnsiTheme="minorHAnsi"/>
                <w:sz w:val="18"/>
                <w:szCs w:val="18"/>
              </w:rPr>
              <w:t xml:space="preserve">harge </w:t>
            </w:r>
            <w:r w:rsidR="00105AC8">
              <w:rPr>
                <w:rFonts w:asciiTheme="minorHAnsi" w:hAnsiTheme="minorHAnsi"/>
                <w:sz w:val="18"/>
                <w:szCs w:val="18"/>
              </w:rPr>
              <w:t>V</w:t>
            </w:r>
            <w:r w:rsidRPr="00D55D41">
              <w:rPr>
                <w:rFonts w:asciiTheme="minorHAnsi" w:hAnsiTheme="minorHAnsi"/>
                <w:sz w:val="18"/>
                <w:szCs w:val="18"/>
              </w:rPr>
              <w:t xml:space="preserve">erification </w:t>
            </w:r>
            <w:r w:rsidR="00105AC8">
              <w:rPr>
                <w:rFonts w:asciiTheme="minorHAnsi" w:hAnsiTheme="minorHAnsi"/>
                <w:sz w:val="18"/>
                <w:szCs w:val="18"/>
              </w:rPr>
              <w:t>P</w:t>
            </w:r>
            <w:r w:rsidRPr="00D55D41">
              <w:rPr>
                <w:rFonts w:asciiTheme="minorHAnsi" w:hAnsiTheme="minorHAnsi"/>
                <w:sz w:val="18"/>
                <w:szCs w:val="18"/>
              </w:rPr>
              <w:t>rocedure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3E"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 xml:space="preserve">&lt;&lt;user input: numeric: </w:t>
            </w:r>
            <w:proofErr w:type="spellStart"/>
            <w:r w:rsidRPr="00D55D41">
              <w:rPr>
                <w:rFonts w:asciiTheme="minorHAnsi" w:hAnsiTheme="minorHAnsi"/>
                <w:sz w:val="18"/>
                <w:szCs w:val="18"/>
              </w:rPr>
              <w:t>xxx.x</w:t>
            </w:r>
            <w:proofErr w:type="spellEnd"/>
            <w:r w:rsidRPr="00D55D41">
              <w:rPr>
                <w:rFonts w:asciiTheme="minorHAnsi" w:hAnsiTheme="minorHAnsi"/>
                <w:sz w:val="18"/>
                <w:szCs w:val="18"/>
              </w:rPr>
              <w:t>, (</w:t>
            </w:r>
            <w:proofErr w:type="gramStart"/>
            <w:r w:rsidRPr="00D55D41">
              <w:rPr>
                <w:rFonts w:asciiTheme="minorHAnsi" w:hAnsiTheme="minorHAnsi"/>
                <w:sz w:val="18"/>
                <w:szCs w:val="18"/>
              </w:rPr>
              <w:t>in order to</w:t>
            </w:r>
            <w:proofErr w:type="gramEnd"/>
            <w:r w:rsidRPr="00D55D41">
              <w:rPr>
                <w:rFonts w:asciiTheme="minorHAnsi" w:hAnsiTheme="minorHAnsi"/>
                <w:sz w:val="18"/>
                <w:szCs w:val="18"/>
              </w:rPr>
              <w:t xml:space="preserve"> have a verification that complies, the return air </w:t>
            </w:r>
            <w:proofErr w:type="spellStart"/>
            <w:r w:rsidRPr="00D55D41">
              <w:rPr>
                <w:rFonts w:asciiTheme="minorHAnsi" w:hAnsiTheme="minorHAnsi"/>
                <w:sz w:val="18"/>
                <w:szCs w:val="18"/>
              </w:rPr>
              <w:t>drybulb</w:t>
            </w:r>
            <w:proofErr w:type="spellEnd"/>
            <w:r w:rsidRPr="00D55D41">
              <w:rPr>
                <w:rFonts w:asciiTheme="minorHAnsi" w:hAnsiTheme="minorHAnsi"/>
                <w:sz w:val="18"/>
                <w:szCs w:val="18"/>
              </w:rPr>
              <w:t xml:space="preserve"> temperature must remain above 70F during the verification procedure), range = 0 to 130&gt;&gt;</w:t>
            </w:r>
          </w:p>
        </w:tc>
      </w:tr>
      <w:tr w:rsidR="00786D26" w:rsidRPr="00D55D41" w14:paraId="594A5943" w14:textId="77777777" w:rsidTr="00687CF2">
        <w:trPr>
          <w:cantSplit/>
          <w:trHeight w:val="432"/>
        </w:trPr>
        <w:tc>
          <w:tcPr>
            <w:tcW w:w="212" w:type="pct"/>
            <w:vAlign w:val="center"/>
          </w:tcPr>
          <w:p w14:paraId="594A5940" w14:textId="77777777" w:rsidR="00786D26" w:rsidRPr="00D55D41" w:rsidRDefault="00786D26" w:rsidP="00687CF2">
            <w:pPr>
              <w:pStyle w:val="FootnoteText"/>
              <w:keepNext/>
              <w:jc w:val="center"/>
              <w:rPr>
                <w:rFonts w:asciiTheme="minorHAnsi" w:hAnsiTheme="minorHAnsi"/>
                <w:sz w:val="18"/>
                <w:szCs w:val="18"/>
              </w:rPr>
            </w:pPr>
            <w:r w:rsidRPr="00D55D41">
              <w:rPr>
                <w:rFonts w:asciiTheme="minorHAnsi" w:hAnsiTheme="minorHAnsi"/>
                <w:sz w:val="18"/>
                <w:szCs w:val="18"/>
              </w:rPr>
              <w:t>02</w:t>
            </w:r>
          </w:p>
        </w:tc>
        <w:tc>
          <w:tcPr>
            <w:tcW w:w="2288" w:type="pct"/>
            <w:vAlign w:val="center"/>
          </w:tcPr>
          <w:p w14:paraId="4264F826" w14:textId="0AA5212E" w:rsidR="00105AC8" w:rsidRDefault="00786D26" w:rsidP="00687CF2">
            <w:pPr>
              <w:keepNext/>
              <w:rPr>
                <w:rFonts w:asciiTheme="minorHAnsi" w:hAnsiTheme="minorHAnsi"/>
                <w:sz w:val="18"/>
                <w:szCs w:val="18"/>
              </w:rPr>
            </w:pPr>
            <w:r w:rsidRPr="00D55D41">
              <w:rPr>
                <w:rFonts w:asciiTheme="minorHAnsi" w:hAnsiTheme="minorHAnsi"/>
                <w:sz w:val="18"/>
                <w:szCs w:val="18"/>
              </w:rPr>
              <w:t xml:space="preserve">Measured Condenser </w:t>
            </w:r>
            <w:r w:rsidR="00105AC8">
              <w:rPr>
                <w:rFonts w:asciiTheme="minorHAnsi" w:hAnsiTheme="minorHAnsi"/>
                <w:sz w:val="18"/>
                <w:szCs w:val="18"/>
              </w:rPr>
              <w:t>A</w:t>
            </w:r>
            <w:r w:rsidRPr="00D55D41">
              <w:rPr>
                <w:rFonts w:asciiTheme="minorHAnsi" w:hAnsiTheme="minorHAnsi"/>
                <w:sz w:val="18"/>
                <w:szCs w:val="18"/>
              </w:rPr>
              <w:t xml:space="preserve">ir </w:t>
            </w:r>
            <w:r w:rsidR="00105AC8">
              <w:rPr>
                <w:rFonts w:asciiTheme="minorHAnsi" w:hAnsiTheme="minorHAnsi"/>
                <w:sz w:val="18"/>
                <w:szCs w:val="18"/>
              </w:rPr>
              <w:t>E</w:t>
            </w:r>
            <w:r w:rsidRPr="00D55D41">
              <w:rPr>
                <w:rFonts w:asciiTheme="minorHAnsi" w:hAnsiTheme="minorHAnsi"/>
                <w:sz w:val="18"/>
                <w:szCs w:val="18"/>
              </w:rPr>
              <w:t xml:space="preserve">ntering </w:t>
            </w:r>
            <w:r w:rsidR="00105AC8">
              <w:rPr>
                <w:rFonts w:asciiTheme="minorHAnsi" w:hAnsiTheme="minorHAnsi"/>
                <w:sz w:val="18"/>
                <w:szCs w:val="18"/>
              </w:rPr>
              <w:t>D</w:t>
            </w:r>
            <w:r w:rsidRPr="00D55D41">
              <w:rPr>
                <w:rFonts w:asciiTheme="minorHAnsi" w:hAnsiTheme="minorHAnsi"/>
                <w:sz w:val="18"/>
                <w:szCs w:val="18"/>
              </w:rPr>
              <w:t xml:space="preserve">ry-bulb </w:t>
            </w:r>
            <w:r w:rsidR="00105AC8">
              <w:rPr>
                <w:rFonts w:asciiTheme="minorHAnsi" w:hAnsiTheme="minorHAnsi"/>
                <w:sz w:val="18"/>
                <w:szCs w:val="18"/>
              </w:rPr>
              <w:t>T</w:t>
            </w:r>
            <w:r w:rsidRPr="00D55D41">
              <w:rPr>
                <w:rFonts w:asciiTheme="minorHAnsi" w:hAnsiTheme="minorHAnsi"/>
                <w:sz w:val="18"/>
                <w:szCs w:val="18"/>
              </w:rPr>
              <w:t xml:space="preserve">emperature </w:t>
            </w:r>
          </w:p>
          <w:p w14:paraId="594A5941" w14:textId="61254789"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(T </w:t>
            </w:r>
            <w:r w:rsidRPr="00D55D41">
              <w:rPr>
                <w:rFonts w:asciiTheme="minorHAnsi" w:hAnsiTheme="minorHAnsi"/>
                <w:sz w:val="18"/>
                <w:szCs w:val="18"/>
                <w:vertAlign w:val="subscript"/>
              </w:rPr>
              <w:t xml:space="preserve">condenser, </w:t>
            </w:r>
            <w:proofErr w:type="spellStart"/>
            <w:r w:rsidRPr="00D55D41">
              <w:rPr>
                <w:rFonts w:asciiTheme="minorHAnsi" w:hAnsiTheme="minorHAnsi"/>
                <w:sz w:val="18"/>
                <w:szCs w:val="18"/>
                <w:vertAlign w:val="subscript"/>
              </w:rPr>
              <w:t>db</w:t>
            </w:r>
            <w:proofErr w:type="spellEnd"/>
            <w:r w:rsidRPr="00D55D41">
              <w:rPr>
                <w:rFonts w:asciiTheme="minorHAnsi" w:hAnsiTheme="minorHAnsi"/>
                <w:sz w:val="18"/>
                <w:szCs w:val="18"/>
              </w:rPr>
              <w:t>)</w:t>
            </w:r>
          </w:p>
        </w:tc>
        <w:tc>
          <w:tcPr>
            <w:tcW w:w="2500" w:type="pct"/>
            <w:vAlign w:val="center"/>
          </w:tcPr>
          <w:p w14:paraId="594A5942"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 xml:space="preserve">&lt;user input: numeric: </w:t>
            </w:r>
            <w:proofErr w:type="spellStart"/>
            <w:r w:rsidRPr="00D55D41">
              <w:rPr>
                <w:rFonts w:asciiTheme="minorHAnsi" w:hAnsiTheme="minorHAnsi"/>
                <w:sz w:val="18"/>
                <w:szCs w:val="18"/>
              </w:rPr>
              <w:t>xxx.x</w:t>
            </w:r>
            <w:proofErr w:type="spellEnd"/>
            <w:r w:rsidRPr="00D55D41">
              <w:rPr>
                <w:rFonts w:asciiTheme="minorHAnsi" w:hAnsiTheme="minorHAnsi"/>
                <w:sz w:val="18"/>
                <w:szCs w:val="18"/>
              </w:rPr>
              <w:t>, check range), range = 0 to 130&gt;</w:t>
            </w:r>
          </w:p>
        </w:tc>
      </w:tr>
      <w:tr w:rsidR="00786D26" w:rsidRPr="00D55D41" w14:paraId="594A5947" w14:textId="77777777" w:rsidTr="00687CF2">
        <w:trPr>
          <w:cantSplit/>
          <w:trHeight w:val="432"/>
        </w:trPr>
        <w:tc>
          <w:tcPr>
            <w:tcW w:w="212" w:type="pct"/>
            <w:vAlign w:val="center"/>
          </w:tcPr>
          <w:p w14:paraId="594A5944" w14:textId="77777777" w:rsidR="00786D26" w:rsidRPr="00D55D41" w:rsidRDefault="00786D26" w:rsidP="00687CF2">
            <w:pPr>
              <w:pStyle w:val="Header"/>
              <w:keepNext/>
              <w:tabs>
                <w:tab w:val="clear" w:pos="4320"/>
                <w:tab w:val="clear" w:pos="8640"/>
              </w:tabs>
              <w:jc w:val="center"/>
              <w:rPr>
                <w:rFonts w:asciiTheme="minorHAnsi" w:hAnsiTheme="minorHAnsi"/>
                <w:sz w:val="18"/>
                <w:szCs w:val="18"/>
              </w:rPr>
            </w:pPr>
            <w:r w:rsidRPr="00D55D41">
              <w:rPr>
                <w:rFonts w:asciiTheme="minorHAnsi" w:hAnsiTheme="minorHAnsi"/>
                <w:sz w:val="18"/>
                <w:szCs w:val="18"/>
              </w:rPr>
              <w:t>03</w:t>
            </w:r>
          </w:p>
        </w:tc>
        <w:tc>
          <w:tcPr>
            <w:tcW w:w="2288" w:type="pct"/>
            <w:vAlign w:val="center"/>
          </w:tcPr>
          <w:p w14:paraId="594A5945" w14:textId="6E362B2F" w:rsidR="00786D26" w:rsidRPr="00D55D41" w:rsidRDefault="00786D26" w:rsidP="00105AC8">
            <w:pPr>
              <w:pStyle w:val="Header"/>
              <w:keepNext/>
              <w:tabs>
                <w:tab w:val="clear" w:pos="4320"/>
                <w:tab w:val="clear" w:pos="8640"/>
              </w:tabs>
              <w:rPr>
                <w:rFonts w:asciiTheme="minorHAnsi" w:hAnsiTheme="minorHAnsi"/>
                <w:sz w:val="18"/>
                <w:szCs w:val="18"/>
              </w:rPr>
            </w:pPr>
            <w:r w:rsidRPr="00D55D41">
              <w:rPr>
                <w:rFonts w:asciiTheme="minorHAnsi" w:hAnsiTheme="minorHAnsi"/>
                <w:sz w:val="18"/>
                <w:szCs w:val="18"/>
              </w:rPr>
              <w:t>Outdoor Temperature Qualification Status</w:t>
            </w:r>
          </w:p>
        </w:tc>
        <w:tc>
          <w:tcPr>
            <w:tcW w:w="2500" w:type="pct"/>
            <w:vAlign w:val="center"/>
          </w:tcPr>
          <w:p w14:paraId="594A5946" w14:textId="77777777" w:rsidR="00786D26" w:rsidRPr="00D55D41" w:rsidRDefault="00786D26" w:rsidP="007420AC">
            <w:pPr>
              <w:keepNext/>
              <w:spacing w:after="60"/>
              <w:rPr>
                <w:rFonts w:asciiTheme="minorHAnsi" w:hAnsiTheme="minorHAnsi"/>
                <w:sz w:val="18"/>
                <w:szCs w:val="18"/>
              </w:rPr>
            </w:pPr>
            <w:r w:rsidRPr="00D55D41">
              <w:rPr>
                <w:rFonts w:asciiTheme="minorHAnsi" w:hAnsiTheme="minorHAnsi"/>
                <w:sz w:val="18"/>
                <w:szCs w:val="18"/>
              </w:rPr>
              <w:t>&lt;&lt;if F02&lt;55F, then display text: " Subcooling refrigerant charge verification methods are not allowed to be used when the outdoor temperature is less than 55F", do not proceed&gt;&gt;</w:t>
            </w:r>
          </w:p>
        </w:tc>
      </w:tr>
      <w:tr w:rsidR="00786D26" w:rsidRPr="00D55D41" w14:paraId="594A594B" w14:textId="77777777" w:rsidTr="00687CF2">
        <w:trPr>
          <w:cantSplit/>
          <w:trHeight w:val="432"/>
        </w:trPr>
        <w:tc>
          <w:tcPr>
            <w:tcW w:w="212" w:type="pct"/>
            <w:vAlign w:val="center"/>
          </w:tcPr>
          <w:p w14:paraId="594A5948" w14:textId="77777777" w:rsidR="00786D26" w:rsidRPr="00D55D41" w:rsidRDefault="00786D26" w:rsidP="00687CF2">
            <w:pPr>
              <w:pStyle w:val="FootnoteText"/>
              <w:jc w:val="center"/>
              <w:rPr>
                <w:rFonts w:asciiTheme="minorHAnsi" w:hAnsiTheme="minorHAnsi"/>
                <w:sz w:val="18"/>
                <w:szCs w:val="18"/>
              </w:rPr>
            </w:pPr>
            <w:r w:rsidRPr="00D55D41">
              <w:rPr>
                <w:rFonts w:asciiTheme="minorHAnsi" w:hAnsiTheme="minorHAnsi"/>
                <w:sz w:val="18"/>
                <w:szCs w:val="18"/>
              </w:rPr>
              <w:t>04</w:t>
            </w:r>
          </w:p>
        </w:tc>
        <w:tc>
          <w:tcPr>
            <w:tcW w:w="2288" w:type="pct"/>
            <w:vAlign w:val="center"/>
          </w:tcPr>
          <w:p w14:paraId="594A5949" w14:textId="14FEC3AE" w:rsidR="00786D26" w:rsidRPr="00D55D41" w:rsidRDefault="00786D26" w:rsidP="00D60C60">
            <w:pPr>
              <w:rPr>
                <w:rFonts w:asciiTheme="minorHAnsi" w:hAnsiTheme="minorHAnsi"/>
                <w:sz w:val="18"/>
                <w:szCs w:val="18"/>
              </w:rPr>
            </w:pPr>
            <w:r w:rsidRPr="00D55D41">
              <w:rPr>
                <w:rFonts w:asciiTheme="minorHAnsi" w:hAnsiTheme="minorHAnsi"/>
                <w:sz w:val="18"/>
                <w:szCs w:val="18"/>
              </w:rPr>
              <w:t>Measured Liquid Line 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4A"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4F" w14:textId="77777777" w:rsidTr="00687CF2">
        <w:trPr>
          <w:cantSplit/>
          <w:trHeight w:val="432"/>
        </w:trPr>
        <w:tc>
          <w:tcPr>
            <w:tcW w:w="212" w:type="pct"/>
            <w:vAlign w:val="center"/>
          </w:tcPr>
          <w:p w14:paraId="594A594C"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05</w:t>
            </w:r>
          </w:p>
        </w:tc>
        <w:tc>
          <w:tcPr>
            <w:tcW w:w="2288" w:type="pct"/>
            <w:vAlign w:val="center"/>
          </w:tcPr>
          <w:p w14:paraId="594A594D" w14:textId="0276E384" w:rsidR="00786D26" w:rsidRPr="00D55D41" w:rsidRDefault="00786D26" w:rsidP="00687CF2">
            <w:pPr>
              <w:rPr>
                <w:rFonts w:asciiTheme="minorHAnsi" w:hAnsiTheme="minorHAnsi"/>
                <w:sz w:val="18"/>
                <w:szCs w:val="18"/>
              </w:rPr>
            </w:pPr>
            <w:r w:rsidRPr="00D55D41">
              <w:rPr>
                <w:rFonts w:asciiTheme="minorHAnsi" w:hAnsiTheme="minorHAnsi"/>
                <w:sz w:val="18"/>
                <w:szCs w:val="18"/>
              </w:rPr>
              <w:t>Measured Liquid Line Pressure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liquid</w:t>
            </w:r>
            <w:proofErr w:type="spellEnd"/>
            <w:r w:rsidRPr="00D55D41">
              <w:rPr>
                <w:rFonts w:asciiTheme="minorHAnsi" w:hAnsiTheme="minorHAnsi"/>
                <w:sz w:val="18"/>
                <w:szCs w:val="18"/>
              </w:rPr>
              <w:t>)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w:t>
            </w:r>
          </w:p>
        </w:tc>
        <w:tc>
          <w:tcPr>
            <w:tcW w:w="2500" w:type="pct"/>
            <w:vAlign w:val="center"/>
          </w:tcPr>
          <w:p w14:paraId="594A594E"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0 to 800&gt;</w:t>
            </w:r>
          </w:p>
        </w:tc>
      </w:tr>
      <w:tr w:rsidR="00786D26" w:rsidRPr="00D55D41" w14:paraId="594A5954" w14:textId="77777777" w:rsidTr="00687CF2">
        <w:trPr>
          <w:cantSplit/>
          <w:trHeight w:val="432"/>
        </w:trPr>
        <w:tc>
          <w:tcPr>
            <w:tcW w:w="212" w:type="pct"/>
            <w:vAlign w:val="center"/>
          </w:tcPr>
          <w:p w14:paraId="594A5950"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06</w:t>
            </w:r>
          </w:p>
        </w:tc>
        <w:tc>
          <w:tcPr>
            <w:tcW w:w="2288" w:type="pct"/>
            <w:vAlign w:val="center"/>
          </w:tcPr>
          <w:p w14:paraId="594A5951" w14:textId="3C2B169A" w:rsidR="00786D26" w:rsidRPr="00D55D41" w:rsidRDefault="00786D26" w:rsidP="00105AC8">
            <w:pPr>
              <w:rPr>
                <w:rFonts w:asciiTheme="minorHAnsi" w:hAnsiTheme="minorHAnsi"/>
                <w:sz w:val="18"/>
                <w:szCs w:val="18"/>
              </w:rPr>
            </w:pPr>
            <w:r w:rsidRPr="00D55D41">
              <w:rPr>
                <w:rFonts w:asciiTheme="minorHAnsi" w:hAnsiTheme="minorHAnsi"/>
                <w:sz w:val="18"/>
                <w:szCs w:val="18"/>
              </w:rPr>
              <w:t xml:space="preserve">Condenser </w:t>
            </w:r>
            <w:r w:rsidR="00105AC8">
              <w:rPr>
                <w:rFonts w:asciiTheme="minorHAnsi" w:hAnsiTheme="minorHAnsi"/>
                <w:sz w:val="18"/>
                <w:szCs w:val="18"/>
              </w:rPr>
              <w:t>S</w:t>
            </w:r>
            <w:r w:rsidRPr="00D55D41">
              <w:rPr>
                <w:rFonts w:asciiTheme="minorHAnsi" w:hAnsiTheme="minorHAnsi"/>
                <w:sz w:val="18"/>
                <w:szCs w:val="18"/>
              </w:rPr>
              <w:t xml:space="preserve">aturation </w:t>
            </w:r>
            <w:r w:rsidR="00105AC8">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condensor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w:t>
            </w:r>
          </w:p>
          <w:p w14:paraId="594A5952" w14:textId="0CA59B11" w:rsidR="00786D26" w:rsidRPr="00D55D41" w:rsidRDefault="00786D26" w:rsidP="00D60C60">
            <w:pPr>
              <w:rPr>
                <w:rFonts w:asciiTheme="minorHAnsi" w:hAnsiTheme="minorHAnsi"/>
                <w:sz w:val="18"/>
                <w:szCs w:val="18"/>
              </w:rPr>
            </w:pPr>
            <w:r w:rsidRPr="00D55D41">
              <w:rPr>
                <w:rFonts w:asciiTheme="minorHAnsi" w:hAnsiTheme="minorHAnsi"/>
                <w:sz w:val="18"/>
                <w:szCs w:val="18"/>
              </w:rPr>
              <w:t xml:space="preserve">from </w:t>
            </w:r>
            <w:r w:rsidR="00105AC8">
              <w:rPr>
                <w:rFonts w:asciiTheme="minorHAnsi" w:hAnsiTheme="minorHAnsi"/>
                <w:sz w:val="18"/>
                <w:szCs w:val="18"/>
              </w:rPr>
              <w:t>D</w:t>
            </w:r>
            <w:r w:rsidRPr="00D55D41">
              <w:rPr>
                <w:rFonts w:asciiTheme="minorHAnsi" w:hAnsiTheme="minorHAnsi"/>
                <w:sz w:val="18"/>
                <w:szCs w:val="18"/>
              </w:rPr>
              <w:t xml:space="preserve">igital </w:t>
            </w:r>
            <w:r w:rsidR="00105AC8">
              <w:rPr>
                <w:rFonts w:asciiTheme="minorHAnsi" w:hAnsiTheme="minorHAnsi"/>
                <w:sz w:val="18"/>
                <w:szCs w:val="18"/>
              </w:rPr>
              <w:t>G</w:t>
            </w:r>
            <w:r w:rsidRPr="00D55D41">
              <w:rPr>
                <w:rFonts w:asciiTheme="minorHAnsi" w:hAnsiTheme="minorHAnsi"/>
                <w:sz w:val="18"/>
                <w:szCs w:val="18"/>
              </w:rPr>
              <w:t>auge or P-T Table using Line F05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3"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58" w14:textId="77777777" w:rsidTr="00687CF2">
        <w:trPr>
          <w:cantSplit/>
          <w:trHeight w:val="432"/>
        </w:trPr>
        <w:tc>
          <w:tcPr>
            <w:tcW w:w="212" w:type="pct"/>
            <w:vAlign w:val="center"/>
          </w:tcPr>
          <w:p w14:paraId="594A5955"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07</w:t>
            </w:r>
          </w:p>
        </w:tc>
        <w:tc>
          <w:tcPr>
            <w:tcW w:w="2288" w:type="pct"/>
            <w:vAlign w:val="center"/>
          </w:tcPr>
          <w:p w14:paraId="594A5956" w14:textId="483A9F23" w:rsidR="00786D26" w:rsidRPr="00D55D41" w:rsidRDefault="00786D26" w:rsidP="00D60C60">
            <w:pPr>
              <w:rPr>
                <w:rFonts w:asciiTheme="minorHAnsi" w:hAnsiTheme="minorHAnsi"/>
                <w:sz w:val="18"/>
                <w:szCs w:val="18"/>
              </w:rPr>
            </w:pPr>
            <w:r w:rsidRPr="00D55D41">
              <w:rPr>
                <w:rFonts w:asciiTheme="minorHAnsi" w:hAnsiTheme="minorHAnsi"/>
                <w:sz w:val="18"/>
                <w:szCs w:val="18"/>
              </w:rPr>
              <w:t>Measured Subcooling (Line F06 – Line F04)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7"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&lt;&lt;temperature, calculated (F06 – F04)&gt;&gt;</w:t>
            </w:r>
          </w:p>
        </w:tc>
      </w:tr>
      <w:tr w:rsidR="00786D26" w:rsidRPr="00D55D41" w14:paraId="594A595C" w14:textId="77777777" w:rsidTr="00687CF2">
        <w:trPr>
          <w:cantSplit/>
          <w:trHeight w:val="432"/>
        </w:trPr>
        <w:tc>
          <w:tcPr>
            <w:tcW w:w="212" w:type="pct"/>
            <w:vAlign w:val="center"/>
          </w:tcPr>
          <w:p w14:paraId="594A5959"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t>08</w:t>
            </w:r>
          </w:p>
        </w:tc>
        <w:tc>
          <w:tcPr>
            <w:tcW w:w="2288" w:type="pct"/>
            <w:vAlign w:val="center"/>
          </w:tcPr>
          <w:p w14:paraId="594A595A" w14:textId="0BF7D1E4" w:rsidR="00786D26" w:rsidRPr="00D55D41" w:rsidRDefault="00786D26" w:rsidP="00D60C60">
            <w:pPr>
              <w:rPr>
                <w:rFonts w:asciiTheme="minorHAnsi" w:hAnsiTheme="minorHAnsi"/>
                <w:sz w:val="18"/>
                <w:szCs w:val="18"/>
              </w:rPr>
            </w:pPr>
            <w:r w:rsidRPr="00D55D41">
              <w:rPr>
                <w:rFonts w:asciiTheme="minorHAnsi" w:hAnsiTheme="minorHAnsi"/>
                <w:sz w:val="18"/>
                <w:szCs w:val="18"/>
              </w:rPr>
              <w:t>Target Subcooling from Manufacturer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5B" w14:textId="77777777" w:rsidR="00786D26" w:rsidRPr="00D55D41" w:rsidRDefault="00786D26" w:rsidP="00242D77">
            <w:pPr>
              <w:spacing w:after="60"/>
              <w:rPr>
                <w:rFonts w:asciiTheme="minorHAnsi" w:hAnsiTheme="minorHAnsi"/>
                <w:sz w:val="18"/>
                <w:szCs w:val="18"/>
              </w:rPr>
            </w:pPr>
            <w:r w:rsidRPr="00D55D41">
              <w:rPr>
                <w:rFonts w:asciiTheme="minorHAnsi" w:hAnsiTheme="minorHAnsi"/>
                <w:sz w:val="18"/>
                <w:szCs w:val="18"/>
              </w:rPr>
              <w:t>&lt;user entry, check range = 0 to 50&gt;</w:t>
            </w:r>
          </w:p>
        </w:tc>
      </w:tr>
      <w:tr w:rsidR="00786D26" w:rsidRPr="00D55D41" w14:paraId="594A595F" w14:textId="77777777" w:rsidTr="00687CF2">
        <w:trPr>
          <w:trHeight w:val="432"/>
        </w:trPr>
        <w:tc>
          <w:tcPr>
            <w:tcW w:w="212" w:type="pct"/>
            <w:vAlign w:val="center"/>
          </w:tcPr>
          <w:p w14:paraId="594A595D" w14:textId="77777777" w:rsidR="00786D26" w:rsidRPr="00D55D41" w:rsidRDefault="00786D26" w:rsidP="00687CF2">
            <w:pPr>
              <w:jc w:val="center"/>
              <w:rPr>
                <w:rFonts w:asciiTheme="minorHAnsi" w:hAnsiTheme="minorHAnsi"/>
                <w:sz w:val="18"/>
                <w:szCs w:val="18"/>
              </w:rPr>
            </w:pPr>
            <w:r w:rsidRPr="00D55D41">
              <w:rPr>
                <w:rFonts w:asciiTheme="minorHAnsi" w:hAnsiTheme="minorHAnsi"/>
                <w:sz w:val="18"/>
                <w:szCs w:val="18"/>
              </w:rPr>
              <w:lastRenderedPageBreak/>
              <w:t>09</w:t>
            </w:r>
          </w:p>
        </w:tc>
        <w:tc>
          <w:tcPr>
            <w:tcW w:w="4788" w:type="pct"/>
            <w:gridSpan w:val="2"/>
          </w:tcPr>
          <w:p w14:paraId="594A595E" w14:textId="5D3D17AA" w:rsidR="00786D26" w:rsidRPr="00D55D41" w:rsidRDefault="00786D26" w:rsidP="004109CB">
            <w:pPr>
              <w:rPr>
                <w:rFonts w:asciiTheme="minorHAnsi" w:hAnsiTheme="minorHAnsi"/>
                <w:sz w:val="18"/>
                <w:szCs w:val="18"/>
              </w:rPr>
            </w:pPr>
            <w:r w:rsidRPr="00D55D41">
              <w:rPr>
                <w:rFonts w:asciiTheme="minorHAnsi" w:hAnsiTheme="minorHAnsi"/>
                <w:sz w:val="18"/>
                <w:szCs w:val="18"/>
              </w:rPr>
              <w:t xml:space="preserve">Compliance Statement: &lt;&lt;if </w:t>
            </w:r>
            <w:r w:rsidR="00392927">
              <w:rPr>
                <w:rFonts w:asciiTheme="minorHAnsi" w:hAnsiTheme="minorHAnsi"/>
                <w:sz w:val="18"/>
                <w:szCs w:val="18"/>
              </w:rPr>
              <w:t xml:space="preserve">F01 ≥ 70, </w:t>
            </w:r>
            <w:proofErr w:type="gramStart"/>
            <w:r w:rsidRPr="00D55D41">
              <w:rPr>
                <w:rFonts w:asciiTheme="minorHAnsi" w:hAnsiTheme="minorHAnsi"/>
                <w:sz w:val="18"/>
                <w:szCs w:val="18"/>
              </w:rPr>
              <w:t>ABS(</w:t>
            </w:r>
            <w:proofErr w:type="gramEnd"/>
            <w:r w:rsidRPr="00D55D41">
              <w:rPr>
                <w:rFonts w:asciiTheme="minorHAnsi" w:hAnsiTheme="minorHAnsi"/>
                <w:sz w:val="18"/>
                <w:szCs w:val="18"/>
              </w:rPr>
              <w:t xml:space="preserve">F07 – F08) ≤ </w:t>
            </w:r>
            <w:r w:rsidR="00763849" w:rsidRPr="00D55D41">
              <w:rPr>
                <w:rFonts w:asciiTheme="minorHAnsi" w:hAnsiTheme="minorHAnsi"/>
                <w:sz w:val="18"/>
                <w:szCs w:val="18"/>
              </w:rPr>
              <w:t>6</w:t>
            </w:r>
            <w:r w:rsidRPr="00D55D41">
              <w:rPr>
                <w:rFonts w:asciiTheme="minorHAnsi" w:hAnsiTheme="minorHAnsi"/>
                <w:sz w:val="18"/>
                <w:szCs w:val="18"/>
              </w:rPr>
              <w:t xml:space="preserve">, </w:t>
            </w:r>
            <w:r w:rsidR="004109CB">
              <w:rPr>
                <w:rFonts w:asciiTheme="minorHAnsi" w:hAnsiTheme="minorHAnsi"/>
                <w:sz w:val="18"/>
                <w:szCs w:val="18"/>
              </w:rPr>
              <w:t xml:space="preserve">and F07 ≥ 2, </w:t>
            </w:r>
            <w:r w:rsidRPr="00D55D41">
              <w:rPr>
                <w:rFonts w:asciiTheme="minorHAnsi" w:hAnsiTheme="minorHAnsi"/>
                <w:sz w:val="18"/>
                <w:szCs w:val="18"/>
              </w:rPr>
              <w:t xml:space="preserve">then display text: “System </w:t>
            </w:r>
            <w:r w:rsidR="007F6A28">
              <w:rPr>
                <w:rFonts w:asciiTheme="minorHAnsi" w:hAnsiTheme="minorHAnsi"/>
                <w:sz w:val="18"/>
                <w:szCs w:val="18"/>
              </w:rPr>
              <w:t>Complies with</w:t>
            </w:r>
            <w:r w:rsidRPr="00D55D41">
              <w:rPr>
                <w:rFonts w:asciiTheme="minorHAnsi" w:hAnsiTheme="minorHAnsi"/>
                <w:sz w:val="18"/>
                <w:szCs w:val="18"/>
              </w:rPr>
              <w:t xml:space="preserve"> Subcooling Method – Must also pass Metering Device Verification, next section.” </w:t>
            </w:r>
          </w:p>
        </w:tc>
      </w:tr>
    </w:tbl>
    <w:p w14:paraId="594A5960" w14:textId="77777777" w:rsidR="00786D26" w:rsidRPr="00D55D41" w:rsidRDefault="00786D26" w:rsidP="00242D77">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
        <w:gridCol w:w="4938"/>
        <w:gridCol w:w="5395"/>
      </w:tblGrid>
      <w:tr w:rsidR="00786D26" w:rsidRPr="00D55D41" w14:paraId="594A5963" w14:textId="77777777">
        <w:trPr>
          <w:trHeight w:val="360"/>
        </w:trPr>
        <w:tc>
          <w:tcPr>
            <w:tcW w:w="5000" w:type="pct"/>
            <w:gridSpan w:val="3"/>
            <w:vAlign w:val="center"/>
          </w:tcPr>
          <w:p w14:paraId="594A5961" w14:textId="3BFE6979" w:rsidR="00786D26" w:rsidRPr="00687CF2" w:rsidRDefault="00786D26" w:rsidP="00687CF2">
            <w:pPr>
              <w:keepNext/>
              <w:rPr>
                <w:rFonts w:asciiTheme="minorHAnsi" w:hAnsiTheme="minorHAnsi"/>
                <w:b/>
                <w:szCs w:val="18"/>
              </w:rPr>
            </w:pPr>
            <w:r w:rsidRPr="00687CF2">
              <w:rPr>
                <w:rFonts w:asciiTheme="minorHAnsi" w:hAnsiTheme="minorHAnsi"/>
                <w:b/>
                <w:szCs w:val="18"/>
              </w:rPr>
              <w:t>G. Metering Device Verification</w:t>
            </w:r>
          </w:p>
          <w:p w14:paraId="594A5962" w14:textId="689C7217" w:rsidR="00786D26" w:rsidRPr="00687CF2" w:rsidRDefault="00A83241" w:rsidP="00687CF2">
            <w:pPr>
              <w:keepNext/>
              <w:rPr>
                <w:rFonts w:asciiTheme="minorHAnsi" w:hAnsiTheme="minorHAnsi"/>
                <w:sz w:val="18"/>
                <w:szCs w:val="18"/>
              </w:rPr>
            </w:pPr>
            <w:r w:rsidRPr="00AC5B17">
              <w:rPr>
                <w:rFonts w:asciiTheme="minorHAnsi" w:hAnsiTheme="minorHAnsi"/>
                <w:sz w:val="18"/>
                <w:szCs w:val="18"/>
              </w:rPr>
              <w:t>HERS Rater must independently collect all data in this section</w:t>
            </w:r>
            <w:r>
              <w:rPr>
                <w:rFonts w:asciiTheme="minorHAnsi" w:hAnsiTheme="minorHAnsi"/>
                <w:sz w:val="18"/>
                <w:szCs w:val="18"/>
              </w:rPr>
              <w:t>.</w:t>
            </w:r>
            <w:r w:rsidRPr="00687CF2">
              <w:rPr>
                <w:rFonts w:asciiTheme="minorHAnsi" w:hAnsiTheme="minorHAnsi"/>
                <w:sz w:val="18"/>
                <w:szCs w:val="18"/>
              </w:rPr>
              <w:t xml:space="preserve"> </w:t>
            </w:r>
            <w:r w:rsidR="00786D26" w:rsidRPr="00687CF2">
              <w:rPr>
                <w:rFonts w:asciiTheme="minorHAnsi" w:hAnsiTheme="minorHAnsi"/>
                <w:sz w:val="18"/>
                <w:szCs w:val="18"/>
              </w:rPr>
              <w:t>Procedures for the verification of proper metering device operation are specified in RA3.2.2.6.2</w:t>
            </w:r>
          </w:p>
        </w:tc>
      </w:tr>
      <w:tr w:rsidR="00786D26" w:rsidRPr="00D55D41" w14:paraId="594A5967" w14:textId="77777777">
        <w:trPr>
          <w:trHeight w:val="360"/>
        </w:trPr>
        <w:tc>
          <w:tcPr>
            <w:tcW w:w="212" w:type="pct"/>
            <w:vAlign w:val="center"/>
          </w:tcPr>
          <w:p w14:paraId="594A5964"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01</w:t>
            </w:r>
          </w:p>
        </w:tc>
        <w:tc>
          <w:tcPr>
            <w:tcW w:w="2288" w:type="pct"/>
            <w:vAlign w:val="center"/>
          </w:tcPr>
          <w:p w14:paraId="594A5965" w14:textId="2A210B38"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Measured Suction </w:t>
            </w:r>
            <w:r w:rsidR="00687CF2">
              <w:rPr>
                <w:rFonts w:asciiTheme="minorHAnsi" w:hAnsiTheme="minorHAnsi"/>
                <w:sz w:val="18"/>
                <w:szCs w:val="18"/>
              </w:rPr>
              <w:t>L</w:t>
            </w:r>
            <w:r w:rsidRPr="00D55D41">
              <w:rPr>
                <w:rFonts w:asciiTheme="minorHAnsi" w:hAnsiTheme="minorHAnsi"/>
                <w:sz w:val="18"/>
                <w:szCs w:val="18"/>
              </w:rPr>
              <w:t xml:space="preserve">ine </w:t>
            </w:r>
            <w:r w:rsidR="00687CF2">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66"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6B" w14:textId="77777777">
        <w:trPr>
          <w:trHeight w:val="360"/>
        </w:trPr>
        <w:tc>
          <w:tcPr>
            <w:tcW w:w="212" w:type="pct"/>
            <w:vAlign w:val="center"/>
          </w:tcPr>
          <w:p w14:paraId="594A5968"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02</w:t>
            </w:r>
          </w:p>
        </w:tc>
        <w:tc>
          <w:tcPr>
            <w:tcW w:w="2288" w:type="pct"/>
            <w:vAlign w:val="center"/>
          </w:tcPr>
          <w:p w14:paraId="594A5969" w14:textId="5AD36401"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Measured Suction </w:t>
            </w:r>
            <w:r w:rsidR="00687CF2">
              <w:rPr>
                <w:rFonts w:asciiTheme="minorHAnsi" w:hAnsiTheme="minorHAnsi"/>
                <w:sz w:val="18"/>
                <w:szCs w:val="18"/>
              </w:rPr>
              <w:t>L</w:t>
            </w:r>
            <w:r w:rsidRPr="00D55D41">
              <w:rPr>
                <w:rFonts w:asciiTheme="minorHAnsi" w:hAnsiTheme="minorHAnsi"/>
                <w:sz w:val="18"/>
                <w:szCs w:val="18"/>
              </w:rPr>
              <w:t xml:space="preserve">ine </w:t>
            </w:r>
            <w:r w:rsidR="00687CF2">
              <w:rPr>
                <w:rFonts w:asciiTheme="minorHAnsi" w:hAnsiTheme="minorHAnsi"/>
                <w:sz w:val="18"/>
                <w:szCs w:val="18"/>
              </w:rPr>
              <w:t>P</w:t>
            </w:r>
            <w:r w:rsidRPr="00D55D41">
              <w:rPr>
                <w:rFonts w:asciiTheme="minorHAnsi" w:hAnsiTheme="minorHAnsi"/>
                <w:sz w:val="18"/>
                <w:szCs w:val="18"/>
              </w:rPr>
              <w:t>ressure (</w:t>
            </w:r>
            <w:proofErr w:type="spellStart"/>
            <w:r w:rsidRPr="00D55D41">
              <w:rPr>
                <w:rFonts w:asciiTheme="minorHAnsi" w:hAnsiTheme="minorHAnsi"/>
                <w:sz w:val="18"/>
                <w:szCs w:val="18"/>
              </w:rPr>
              <w:t>P</w:t>
            </w:r>
            <w:r w:rsidRPr="00D55D41">
              <w:rPr>
                <w:rFonts w:asciiTheme="minorHAnsi" w:hAnsiTheme="minorHAnsi"/>
                <w:sz w:val="18"/>
                <w:szCs w:val="18"/>
                <w:vertAlign w:val="subscript"/>
              </w:rPr>
              <w:t>suction</w:t>
            </w:r>
            <w:proofErr w:type="spellEnd"/>
            <w:r w:rsidRPr="00D55D41">
              <w:rPr>
                <w:rFonts w:asciiTheme="minorHAnsi" w:hAnsiTheme="minorHAnsi"/>
                <w:sz w:val="18"/>
                <w:szCs w:val="18"/>
              </w:rPr>
              <w:t>) (</w:t>
            </w:r>
            <w:proofErr w:type="spellStart"/>
            <w:r w:rsidRPr="00D55D41">
              <w:rPr>
                <w:rFonts w:asciiTheme="minorHAnsi" w:hAnsiTheme="minorHAnsi"/>
                <w:sz w:val="18"/>
                <w:szCs w:val="18"/>
              </w:rPr>
              <w:t>psig</w:t>
            </w:r>
            <w:proofErr w:type="spellEnd"/>
            <w:r w:rsidRPr="00D55D41">
              <w:rPr>
                <w:rFonts w:asciiTheme="minorHAnsi" w:hAnsiTheme="minorHAnsi"/>
                <w:sz w:val="18"/>
                <w:szCs w:val="18"/>
              </w:rPr>
              <w:t>)</w:t>
            </w:r>
          </w:p>
        </w:tc>
        <w:tc>
          <w:tcPr>
            <w:tcW w:w="2500" w:type="pct"/>
            <w:vAlign w:val="center"/>
          </w:tcPr>
          <w:p w14:paraId="594A596A"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0 to 400&gt;</w:t>
            </w:r>
          </w:p>
        </w:tc>
      </w:tr>
      <w:tr w:rsidR="00786D26" w:rsidRPr="00D55D41" w14:paraId="594A5970" w14:textId="77777777">
        <w:trPr>
          <w:trHeight w:val="360"/>
        </w:trPr>
        <w:tc>
          <w:tcPr>
            <w:tcW w:w="212" w:type="pct"/>
            <w:vAlign w:val="center"/>
          </w:tcPr>
          <w:p w14:paraId="594A596C"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03</w:t>
            </w:r>
          </w:p>
        </w:tc>
        <w:tc>
          <w:tcPr>
            <w:tcW w:w="2288" w:type="pct"/>
            <w:vAlign w:val="center"/>
          </w:tcPr>
          <w:p w14:paraId="594A596D" w14:textId="501567B2"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Evaporator </w:t>
            </w:r>
            <w:r w:rsidR="00687CF2">
              <w:rPr>
                <w:rFonts w:asciiTheme="minorHAnsi" w:hAnsiTheme="minorHAnsi"/>
                <w:sz w:val="18"/>
                <w:szCs w:val="18"/>
              </w:rPr>
              <w:t>S</w:t>
            </w:r>
            <w:r w:rsidRPr="00D55D41">
              <w:rPr>
                <w:rFonts w:asciiTheme="minorHAnsi" w:hAnsiTheme="minorHAnsi"/>
                <w:sz w:val="18"/>
                <w:szCs w:val="18"/>
              </w:rPr>
              <w:t xml:space="preserve">aturation </w:t>
            </w:r>
            <w:r w:rsidR="00687CF2">
              <w:rPr>
                <w:rFonts w:asciiTheme="minorHAnsi" w:hAnsiTheme="minorHAnsi"/>
                <w:sz w:val="18"/>
                <w:szCs w:val="18"/>
              </w:rPr>
              <w:t>T</w:t>
            </w:r>
            <w:r w:rsidRPr="00D55D41">
              <w:rPr>
                <w:rFonts w:asciiTheme="minorHAnsi" w:hAnsiTheme="minorHAnsi"/>
                <w:sz w:val="18"/>
                <w:szCs w:val="18"/>
              </w:rPr>
              <w:t>emperature (</w:t>
            </w:r>
            <w:proofErr w:type="spellStart"/>
            <w:r w:rsidRPr="00D55D41">
              <w:rPr>
                <w:rFonts w:asciiTheme="minorHAnsi" w:hAnsiTheme="minorHAnsi"/>
                <w:sz w:val="18"/>
                <w:szCs w:val="18"/>
              </w:rPr>
              <w:t>T</w:t>
            </w:r>
            <w:r w:rsidRPr="00D55D41">
              <w:rPr>
                <w:rFonts w:asciiTheme="minorHAnsi" w:hAnsiTheme="minorHAnsi"/>
                <w:sz w:val="18"/>
                <w:szCs w:val="18"/>
                <w:vertAlign w:val="subscript"/>
              </w:rPr>
              <w:t>evaporator</w:t>
            </w:r>
            <w:proofErr w:type="spellEnd"/>
            <w:r w:rsidRPr="00D55D41">
              <w:rPr>
                <w:rFonts w:asciiTheme="minorHAnsi" w:hAnsiTheme="minorHAnsi"/>
                <w:sz w:val="18"/>
                <w:szCs w:val="18"/>
              </w:rPr>
              <w:t>,</w:t>
            </w:r>
            <w:r w:rsidRPr="00D55D41">
              <w:rPr>
                <w:rFonts w:asciiTheme="minorHAnsi" w:hAnsiTheme="minorHAnsi"/>
                <w:sz w:val="18"/>
                <w:szCs w:val="18"/>
                <w:vertAlign w:val="subscript"/>
              </w:rPr>
              <w:t xml:space="preserve"> sat</w:t>
            </w:r>
            <w:r w:rsidRPr="00D55D41">
              <w:rPr>
                <w:rFonts w:asciiTheme="minorHAnsi" w:hAnsiTheme="minorHAnsi"/>
                <w:sz w:val="18"/>
                <w:szCs w:val="18"/>
              </w:rPr>
              <w:t xml:space="preserve">) </w:t>
            </w:r>
          </w:p>
          <w:p w14:paraId="594A596E" w14:textId="50B82907"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from </w:t>
            </w:r>
            <w:r w:rsidR="00687CF2">
              <w:rPr>
                <w:rFonts w:asciiTheme="minorHAnsi" w:hAnsiTheme="minorHAnsi"/>
                <w:sz w:val="18"/>
                <w:szCs w:val="18"/>
              </w:rPr>
              <w:t>D</w:t>
            </w:r>
            <w:r w:rsidRPr="00D55D41">
              <w:rPr>
                <w:rFonts w:asciiTheme="minorHAnsi" w:hAnsiTheme="minorHAnsi"/>
                <w:sz w:val="18"/>
                <w:szCs w:val="18"/>
              </w:rPr>
              <w:t xml:space="preserve">igital </w:t>
            </w:r>
            <w:r w:rsidR="00687CF2">
              <w:rPr>
                <w:rFonts w:asciiTheme="minorHAnsi" w:hAnsiTheme="minorHAnsi"/>
                <w:sz w:val="18"/>
                <w:szCs w:val="18"/>
              </w:rPr>
              <w:t>G</w:t>
            </w:r>
            <w:r w:rsidRPr="00D55D41">
              <w:rPr>
                <w:rFonts w:asciiTheme="minorHAnsi" w:hAnsiTheme="minorHAnsi"/>
                <w:sz w:val="18"/>
                <w:szCs w:val="18"/>
              </w:rPr>
              <w:t>auge or P-T Table using line G02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6F"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&lt;user entry, check range = -40 to 150&gt;</w:t>
            </w:r>
          </w:p>
        </w:tc>
      </w:tr>
      <w:tr w:rsidR="00786D26" w:rsidRPr="00D55D41" w14:paraId="594A5974" w14:textId="77777777">
        <w:trPr>
          <w:trHeight w:val="360"/>
        </w:trPr>
        <w:tc>
          <w:tcPr>
            <w:tcW w:w="212" w:type="pct"/>
            <w:vAlign w:val="center"/>
          </w:tcPr>
          <w:p w14:paraId="594A5971"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04</w:t>
            </w:r>
          </w:p>
        </w:tc>
        <w:tc>
          <w:tcPr>
            <w:tcW w:w="2288" w:type="pct"/>
            <w:vAlign w:val="center"/>
          </w:tcPr>
          <w:p w14:paraId="594A5972" w14:textId="440AC889"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Measured Superheat (Line G01 – Line G03) (</w:t>
            </w:r>
            <w:r w:rsidR="00D60C60">
              <w:rPr>
                <w:rFonts w:asciiTheme="minorHAnsi" w:hAnsiTheme="minorHAnsi"/>
                <w:sz w:val="18"/>
                <w:szCs w:val="18"/>
              </w:rPr>
              <w:t>°</w:t>
            </w:r>
            <w:r w:rsidRPr="00D55D41">
              <w:rPr>
                <w:rFonts w:asciiTheme="minorHAnsi" w:hAnsiTheme="minorHAnsi"/>
                <w:sz w:val="18"/>
                <w:szCs w:val="18"/>
              </w:rPr>
              <w:t>F)</w:t>
            </w:r>
          </w:p>
        </w:tc>
        <w:tc>
          <w:tcPr>
            <w:tcW w:w="2500" w:type="pct"/>
            <w:vAlign w:val="center"/>
          </w:tcPr>
          <w:p w14:paraId="594A5973"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&lt;&lt;temperature, calculated, Line G01 – Line G03&gt;&gt;</w:t>
            </w:r>
          </w:p>
        </w:tc>
      </w:tr>
      <w:tr w:rsidR="00786D26" w:rsidRPr="00D55D41" w14:paraId="594A5978" w14:textId="77777777">
        <w:trPr>
          <w:trHeight w:val="360"/>
        </w:trPr>
        <w:tc>
          <w:tcPr>
            <w:tcW w:w="212" w:type="pct"/>
            <w:vAlign w:val="center"/>
          </w:tcPr>
          <w:p w14:paraId="594A5975" w14:textId="77777777" w:rsidR="00786D26" w:rsidRPr="00D55D41" w:rsidDel="00C76C40" w:rsidRDefault="00786D26" w:rsidP="00242D77">
            <w:pPr>
              <w:keepNext/>
              <w:jc w:val="center"/>
              <w:rPr>
                <w:rFonts w:asciiTheme="minorHAnsi" w:hAnsiTheme="minorHAnsi"/>
                <w:sz w:val="18"/>
                <w:szCs w:val="18"/>
              </w:rPr>
            </w:pPr>
            <w:r w:rsidRPr="00D55D41">
              <w:rPr>
                <w:rFonts w:asciiTheme="minorHAnsi" w:hAnsiTheme="minorHAnsi"/>
                <w:sz w:val="18"/>
                <w:szCs w:val="18"/>
              </w:rPr>
              <w:t>05</w:t>
            </w:r>
          </w:p>
        </w:tc>
        <w:tc>
          <w:tcPr>
            <w:tcW w:w="2288" w:type="pct"/>
            <w:vAlign w:val="center"/>
          </w:tcPr>
          <w:p w14:paraId="594A5976" w14:textId="6CBC052F" w:rsidR="00786D26" w:rsidRPr="00D55D41" w:rsidRDefault="00786D26" w:rsidP="00D60C60">
            <w:pPr>
              <w:keepNext/>
              <w:rPr>
                <w:rFonts w:asciiTheme="minorHAnsi" w:hAnsiTheme="minorHAnsi"/>
                <w:sz w:val="18"/>
                <w:szCs w:val="18"/>
              </w:rPr>
            </w:pPr>
            <w:r w:rsidRPr="00D55D41">
              <w:rPr>
                <w:rFonts w:asciiTheme="minorHAnsi" w:hAnsiTheme="minorHAnsi"/>
                <w:sz w:val="18"/>
                <w:szCs w:val="18"/>
              </w:rPr>
              <w:t xml:space="preserve">Measured Superheat (Line G04) is between </w:t>
            </w:r>
            <w:r w:rsidR="00763849" w:rsidRPr="00D55D41">
              <w:rPr>
                <w:rFonts w:asciiTheme="minorHAnsi" w:hAnsiTheme="minorHAnsi"/>
                <w:sz w:val="18"/>
                <w:szCs w:val="18"/>
              </w:rPr>
              <w:t>3</w:t>
            </w:r>
            <w:r w:rsidR="00D60C60">
              <w:rPr>
                <w:rFonts w:asciiTheme="minorHAnsi" w:hAnsiTheme="minorHAnsi"/>
                <w:sz w:val="18"/>
                <w:szCs w:val="18"/>
              </w:rPr>
              <w:t>°F</w:t>
            </w:r>
            <w:r w:rsidRPr="00D55D41">
              <w:rPr>
                <w:rFonts w:asciiTheme="minorHAnsi" w:hAnsiTheme="minorHAnsi"/>
                <w:sz w:val="18"/>
                <w:szCs w:val="18"/>
              </w:rPr>
              <w:t xml:space="preserve"> and 2</w:t>
            </w:r>
            <w:r w:rsidR="00763849" w:rsidRPr="00D55D41">
              <w:rPr>
                <w:rFonts w:asciiTheme="minorHAnsi" w:hAnsiTheme="minorHAnsi"/>
                <w:sz w:val="18"/>
                <w:szCs w:val="18"/>
              </w:rPr>
              <w:t>6</w:t>
            </w:r>
            <w:r w:rsidR="00D60C60">
              <w:rPr>
                <w:rFonts w:asciiTheme="minorHAnsi" w:hAnsiTheme="minorHAnsi"/>
                <w:sz w:val="18"/>
                <w:szCs w:val="18"/>
              </w:rPr>
              <w:t>°</w:t>
            </w:r>
            <w:r w:rsidRPr="00D55D41">
              <w:rPr>
                <w:rFonts w:asciiTheme="minorHAnsi" w:hAnsiTheme="minorHAnsi"/>
                <w:sz w:val="18"/>
                <w:szCs w:val="18"/>
              </w:rPr>
              <w:t xml:space="preserve"> F (inclusive)</w:t>
            </w:r>
          </w:p>
        </w:tc>
        <w:tc>
          <w:tcPr>
            <w:tcW w:w="2500" w:type="pct"/>
          </w:tcPr>
          <w:p w14:paraId="594A5977"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w:t>
            </w:r>
            <w:proofErr w:type="gramStart"/>
            <w:r w:rsidRPr="00D55D41">
              <w:rPr>
                <w:rFonts w:asciiTheme="minorHAnsi" w:hAnsiTheme="minorHAnsi"/>
                <w:sz w:val="18"/>
                <w:szCs w:val="18"/>
              </w:rPr>
              <w:t xml:space="preserve">if  </w:t>
            </w:r>
            <w:r w:rsidR="00763849" w:rsidRPr="00D55D41">
              <w:rPr>
                <w:rFonts w:asciiTheme="minorHAnsi" w:hAnsiTheme="minorHAnsi"/>
                <w:sz w:val="18"/>
                <w:szCs w:val="18"/>
              </w:rPr>
              <w:t>3</w:t>
            </w:r>
            <w:proofErr w:type="gramEnd"/>
            <w:r w:rsidRPr="00D55D41">
              <w:rPr>
                <w:rFonts w:asciiTheme="minorHAnsi" w:hAnsiTheme="minorHAnsi"/>
                <w:sz w:val="18"/>
                <w:szCs w:val="18"/>
              </w:rPr>
              <w:t xml:space="preserve"> </w:t>
            </w:r>
            <w:r w:rsidRPr="00D55D41">
              <w:rPr>
                <w:rFonts w:asciiTheme="minorHAnsi" w:hAnsiTheme="minorHAnsi"/>
                <w:sz w:val="18"/>
                <w:szCs w:val="18"/>
              </w:rPr>
              <w:sym w:font="Symbol" w:char="F0A3"/>
            </w:r>
            <w:r w:rsidRPr="00D55D41">
              <w:rPr>
                <w:rFonts w:asciiTheme="minorHAnsi" w:hAnsiTheme="minorHAnsi"/>
                <w:sz w:val="18"/>
                <w:szCs w:val="18"/>
              </w:rPr>
              <w:t xml:space="preserve"> G04 </w:t>
            </w:r>
            <w:r w:rsidRPr="00D55D41">
              <w:rPr>
                <w:rFonts w:asciiTheme="minorHAnsi" w:hAnsiTheme="minorHAnsi"/>
                <w:sz w:val="18"/>
                <w:szCs w:val="18"/>
              </w:rPr>
              <w:sym w:font="Symbol" w:char="F0A3"/>
            </w:r>
            <w:r w:rsidRPr="00D55D41">
              <w:rPr>
                <w:rFonts w:asciiTheme="minorHAnsi" w:hAnsiTheme="minorHAnsi"/>
                <w:sz w:val="18"/>
                <w:szCs w:val="18"/>
              </w:rPr>
              <w:t xml:space="preserve"> 2</w:t>
            </w:r>
            <w:r w:rsidR="00763849" w:rsidRPr="00D55D41">
              <w:rPr>
                <w:rFonts w:asciiTheme="minorHAnsi" w:hAnsiTheme="minorHAnsi"/>
                <w:sz w:val="18"/>
                <w:szCs w:val="18"/>
              </w:rPr>
              <w:t>6</w:t>
            </w:r>
            <w:r w:rsidRPr="00D55D41">
              <w:rPr>
                <w:rFonts w:asciiTheme="minorHAnsi" w:hAnsiTheme="minorHAnsi"/>
                <w:sz w:val="18"/>
                <w:szCs w:val="18"/>
              </w:rPr>
              <w:t xml:space="preserve"> then display text “Passes CEC requirement”&gt;&gt;</w:t>
            </w:r>
          </w:p>
        </w:tc>
      </w:tr>
      <w:tr w:rsidR="00786D26" w:rsidRPr="00D55D41" w14:paraId="594A597C" w14:textId="77777777">
        <w:trPr>
          <w:trHeight w:val="360"/>
        </w:trPr>
        <w:tc>
          <w:tcPr>
            <w:tcW w:w="212" w:type="pct"/>
            <w:vAlign w:val="center"/>
          </w:tcPr>
          <w:p w14:paraId="594A5979"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06</w:t>
            </w:r>
          </w:p>
        </w:tc>
        <w:tc>
          <w:tcPr>
            <w:tcW w:w="2288" w:type="pct"/>
            <w:vAlign w:val="center"/>
          </w:tcPr>
          <w:p w14:paraId="594A597A" w14:textId="041FDEFA" w:rsidR="00786D26" w:rsidRPr="00D55D41" w:rsidRDefault="00786D26" w:rsidP="00687CF2">
            <w:pPr>
              <w:keepNext/>
              <w:rPr>
                <w:rFonts w:asciiTheme="minorHAnsi" w:hAnsiTheme="minorHAnsi"/>
                <w:sz w:val="18"/>
                <w:szCs w:val="18"/>
              </w:rPr>
            </w:pPr>
            <w:r w:rsidRPr="00D55D41">
              <w:rPr>
                <w:rFonts w:asciiTheme="minorHAnsi" w:hAnsiTheme="minorHAnsi"/>
                <w:sz w:val="18"/>
                <w:szCs w:val="18"/>
              </w:rPr>
              <w:t xml:space="preserve">Measured Superheat (Line G04) is within </w:t>
            </w:r>
            <w:r w:rsidR="00687CF2">
              <w:rPr>
                <w:rFonts w:asciiTheme="minorHAnsi" w:hAnsiTheme="minorHAnsi"/>
                <w:sz w:val="18"/>
                <w:szCs w:val="18"/>
              </w:rPr>
              <w:t>M</w:t>
            </w:r>
            <w:r w:rsidRPr="00D55D41">
              <w:rPr>
                <w:rFonts w:asciiTheme="minorHAnsi" w:hAnsiTheme="minorHAnsi"/>
                <w:sz w:val="18"/>
                <w:szCs w:val="18"/>
              </w:rPr>
              <w:t xml:space="preserve">anufacturer’s </w:t>
            </w:r>
            <w:r w:rsidR="00687CF2">
              <w:rPr>
                <w:rFonts w:asciiTheme="minorHAnsi" w:hAnsiTheme="minorHAnsi"/>
                <w:sz w:val="18"/>
                <w:szCs w:val="18"/>
              </w:rPr>
              <w:t>S</w:t>
            </w:r>
            <w:r w:rsidRPr="00D55D41">
              <w:rPr>
                <w:rFonts w:asciiTheme="minorHAnsi" w:hAnsiTheme="minorHAnsi"/>
                <w:sz w:val="18"/>
                <w:szCs w:val="18"/>
              </w:rPr>
              <w:t xml:space="preserve">pecifications </w:t>
            </w:r>
            <w:r w:rsidR="00D60C60">
              <w:rPr>
                <w:rFonts w:asciiTheme="minorHAnsi" w:hAnsiTheme="minorHAnsi"/>
                <w:sz w:val="18"/>
                <w:szCs w:val="18"/>
              </w:rPr>
              <w:t>(</w:t>
            </w:r>
            <w:r w:rsidRPr="00D55D41">
              <w:rPr>
                <w:rFonts w:asciiTheme="minorHAnsi" w:hAnsiTheme="minorHAnsi"/>
                <w:sz w:val="18"/>
                <w:szCs w:val="18"/>
              </w:rPr>
              <w:t>if known</w:t>
            </w:r>
            <w:r w:rsidR="00D60C60">
              <w:rPr>
                <w:rFonts w:asciiTheme="minorHAnsi" w:hAnsiTheme="minorHAnsi"/>
                <w:sz w:val="18"/>
                <w:szCs w:val="18"/>
              </w:rPr>
              <w:t>)</w:t>
            </w:r>
          </w:p>
        </w:tc>
        <w:tc>
          <w:tcPr>
            <w:tcW w:w="2500" w:type="pct"/>
          </w:tcPr>
          <w:p w14:paraId="594A597B" w14:textId="77777777" w:rsidR="00786D26" w:rsidRPr="00D55D41" w:rsidRDefault="00786D26" w:rsidP="00242D77">
            <w:pPr>
              <w:keepNext/>
              <w:spacing w:after="60"/>
              <w:rPr>
                <w:rFonts w:asciiTheme="minorHAnsi" w:hAnsiTheme="minorHAnsi"/>
                <w:sz w:val="18"/>
                <w:szCs w:val="18"/>
              </w:rPr>
            </w:pPr>
            <w:r w:rsidRPr="00D55D41">
              <w:rPr>
                <w:rFonts w:asciiTheme="minorHAnsi" w:hAnsiTheme="minorHAnsi"/>
                <w:sz w:val="18"/>
                <w:szCs w:val="18"/>
              </w:rPr>
              <w:t>&lt;&lt;user entry, choose “Not known”, “Yes, documentation to be provided upon request”, or “No”&gt;&gt;</w:t>
            </w:r>
          </w:p>
        </w:tc>
      </w:tr>
      <w:tr w:rsidR="00786D26" w:rsidRPr="00142E65" w14:paraId="594A597F" w14:textId="77777777">
        <w:trPr>
          <w:trHeight w:val="360"/>
        </w:trPr>
        <w:tc>
          <w:tcPr>
            <w:tcW w:w="212" w:type="pct"/>
            <w:vAlign w:val="center"/>
          </w:tcPr>
          <w:p w14:paraId="594A597D" w14:textId="77777777" w:rsidR="00786D26" w:rsidRPr="00D55D41" w:rsidRDefault="00786D26" w:rsidP="00242D77">
            <w:pPr>
              <w:keepNext/>
              <w:jc w:val="center"/>
              <w:rPr>
                <w:rFonts w:asciiTheme="minorHAnsi" w:hAnsiTheme="minorHAnsi"/>
                <w:sz w:val="18"/>
                <w:szCs w:val="18"/>
              </w:rPr>
            </w:pPr>
            <w:r w:rsidRPr="00D55D41">
              <w:rPr>
                <w:rFonts w:asciiTheme="minorHAnsi" w:hAnsiTheme="minorHAnsi"/>
                <w:sz w:val="18"/>
                <w:szCs w:val="18"/>
              </w:rPr>
              <w:t>07</w:t>
            </w:r>
          </w:p>
        </w:tc>
        <w:tc>
          <w:tcPr>
            <w:tcW w:w="4788" w:type="pct"/>
            <w:gridSpan w:val="2"/>
          </w:tcPr>
          <w:p w14:paraId="594A597E" w14:textId="77777777" w:rsidR="00786D26" w:rsidRPr="00142E65" w:rsidRDefault="00786D26" w:rsidP="00687CF2">
            <w:pPr>
              <w:keepNext/>
              <w:rPr>
                <w:rFonts w:asciiTheme="minorHAnsi" w:hAnsiTheme="minorHAnsi"/>
                <w:sz w:val="18"/>
                <w:szCs w:val="18"/>
              </w:rPr>
            </w:pPr>
            <w:r w:rsidRPr="00D55D41">
              <w:rPr>
                <w:rFonts w:asciiTheme="minorHAnsi" w:hAnsiTheme="minorHAnsi"/>
                <w:sz w:val="18"/>
                <w:szCs w:val="18"/>
              </w:rPr>
              <w:t>Compliance Statement: &lt;&lt; If G05 = “Passes CEC requirement” and G06 = “Not known”, or G06 = “Yes, documentation to be provided upon request”, then display text: “Metering Device Verification Passes”</w:t>
            </w:r>
          </w:p>
        </w:tc>
      </w:tr>
    </w:tbl>
    <w:p w14:paraId="594A5980" w14:textId="77777777" w:rsidR="00786D26" w:rsidRPr="00687CF2" w:rsidRDefault="00786D26" w:rsidP="00242D77">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345A2E" w:rsidRPr="00DF3F73" w14:paraId="594A5983" w14:textId="77777777" w:rsidTr="000A1490">
        <w:trPr>
          <w:cantSplit/>
          <w:trHeight w:val="432"/>
        </w:trPr>
        <w:tc>
          <w:tcPr>
            <w:tcW w:w="5000" w:type="pct"/>
            <w:gridSpan w:val="2"/>
            <w:vAlign w:val="center"/>
          </w:tcPr>
          <w:p w14:paraId="594A5981" w14:textId="50CA6575" w:rsidR="00345A2E" w:rsidRPr="00687CF2" w:rsidRDefault="00345A2E" w:rsidP="00687CF2">
            <w:pPr>
              <w:keepNext/>
              <w:rPr>
                <w:rFonts w:asciiTheme="minorHAnsi" w:hAnsiTheme="minorHAnsi"/>
                <w:b/>
                <w:szCs w:val="18"/>
              </w:rPr>
            </w:pPr>
            <w:r w:rsidRPr="00687CF2">
              <w:rPr>
                <w:rFonts w:asciiTheme="minorHAnsi" w:hAnsiTheme="minorHAnsi"/>
                <w:b/>
                <w:szCs w:val="18"/>
              </w:rPr>
              <w:t>H. Determination of HERS Verification Compliance</w:t>
            </w:r>
          </w:p>
          <w:p w14:paraId="594A5982" w14:textId="031640A0" w:rsidR="00345A2E" w:rsidRPr="00DF3F73" w:rsidRDefault="00631AF3" w:rsidP="00687CF2">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345A2E" w:rsidRPr="00DF3F73" w14:paraId="594A5986" w14:textId="77777777" w:rsidTr="00687CF2">
        <w:trPr>
          <w:cantSplit/>
          <w:trHeight w:val="432"/>
        </w:trPr>
        <w:tc>
          <w:tcPr>
            <w:tcW w:w="253" w:type="pct"/>
            <w:vAlign w:val="center"/>
          </w:tcPr>
          <w:p w14:paraId="594A5984" w14:textId="77777777" w:rsidR="00345A2E" w:rsidRPr="00DF3F73" w:rsidDel="00C76C40" w:rsidRDefault="00345A2E" w:rsidP="00687CF2">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94A5985" w14:textId="7FA32C37" w:rsidR="00345A2E" w:rsidRPr="00DF3F73" w:rsidRDefault="00345A2E" w:rsidP="007F6A28">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if</w:t>
            </w:r>
            <w:r w:rsidRPr="00DF3F73">
              <w:rPr>
                <w:rFonts w:asciiTheme="minorHAnsi" w:hAnsiTheme="minorHAnsi"/>
                <w:sz w:val="18"/>
                <w:szCs w:val="18"/>
              </w:rPr>
              <w:t xml:space="preserve"> </w:t>
            </w:r>
            <w:r>
              <w:rPr>
                <w:rFonts w:asciiTheme="minorHAnsi" w:hAnsiTheme="minorHAnsi"/>
                <w:sz w:val="18"/>
                <w:szCs w:val="18"/>
              </w:rPr>
              <w:t>C03 and C04=</w:t>
            </w:r>
            <w:r w:rsidRPr="00DF3F73">
              <w:rPr>
                <w:rFonts w:asciiTheme="minorHAnsi" w:hAnsiTheme="minorHAnsi"/>
                <w:sz w:val="18"/>
                <w:szCs w:val="18"/>
              </w:rPr>
              <w:t>calibration is current</w:t>
            </w:r>
            <w:r>
              <w:rPr>
                <w:rFonts w:asciiTheme="minorHAnsi" w:hAnsiTheme="minorHAnsi"/>
                <w:sz w:val="18"/>
                <w:szCs w:val="18"/>
              </w:rPr>
              <w:t>; and D01</w:t>
            </w:r>
            <w:r w:rsidRPr="002D286E">
              <w:rPr>
                <w:rFonts w:asciiTheme="minorHAnsi" w:hAnsiTheme="minorHAnsi"/>
                <w:sz w:val="18"/>
                <w:szCs w:val="18"/>
              </w:rPr>
              <w:t>≠ System does not comply; andE02≠ System does not comp</w:t>
            </w:r>
            <w:r w:rsidR="007F6A28" w:rsidRPr="002D286E">
              <w:rPr>
                <w:rFonts w:asciiTheme="minorHAnsi" w:hAnsiTheme="minorHAnsi"/>
                <w:sz w:val="18"/>
                <w:szCs w:val="18"/>
              </w:rPr>
              <w:t>ly; and F09=</w:t>
            </w:r>
            <w:r w:rsidRPr="002D286E">
              <w:rPr>
                <w:rFonts w:asciiTheme="minorHAnsi" w:hAnsiTheme="minorHAnsi"/>
                <w:sz w:val="18"/>
                <w:szCs w:val="18"/>
              </w:rPr>
              <w:t xml:space="preserve"> System </w:t>
            </w:r>
            <w:r w:rsidR="007F6A28" w:rsidRPr="002D286E">
              <w:rPr>
                <w:rFonts w:asciiTheme="minorHAnsi" w:hAnsiTheme="minorHAnsi"/>
                <w:sz w:val="18"/>
                <w:szCs w:val="18"/>
              </w:rPr>
              <w:t>complies with Subcooling Method</w:t>
            </w:r>
            <w:r w:rsidRPr="002D286E">
              <w:rPr>
                <w:rFonts w:asciiTheme="minorHAnsi" w:hAnsiTheme="minorHAnsi"/>
                <w:sz w:val="18"/>
                <w:szCs w:val="18"/>
              </w:rPr>
              <w:t xml:space="preserve">; </w:t>
            </w:r>
            <w:r w:rsidR="006B6908" w:rsidRPr="002D286E">
              <w:rPr>
                <w:rFonts w:asciiTheme="minorHAnsi" w:hAnsiTheme="minorHAnsi"/>
                <w:sz w:val="18"/>
                <w:szCs w:val="18"/>
              </w:rPr>
              <w:t xml:space="preserve">and G07= Metering Device Verification Passes; </w:t>
            </w:r>
            <w:r w:rsidR="00A209E9">
              <w:rPr>
                <w:rFonts w:asciiTheme="minorHAnsi" w:hAnsiTheme="minorHAnsi"/>
                <w:sz w:val="18"/>
                <w:szCs w:val="18"/>
              </w:rPr>
              <w:t>then display:</w:t>
            </w:r>
            <w:r w:rsidR="00631AF3">
              <w:rPr>
                <w:rFonts w:asciiTheme="minorHAnsi" w:hAnsiTheme="minorHAnsi"/>
                <w:sz w:val="18"/>
                <w:szCs w:val="18"/>
              </w:rPr>
              <w:t xml:space="preserve">  Complies: </w:t>
            </w:r>
            <w:r w:rsidR="00631AF3" w:rsidRPr="00221722">
              <w:rPr>
                <w:rFonts w:asciiTheme="minorHAnsi" w:hAnsiTheme="minorHAnsi"/>
                <w:sz w:val="18"/>
                <w:szCs w:val="18"/>
              </w:rPr>
              <w:t>All specified verification protocol requirem</w:t>
            </w:r>
            <w:r w:rsidR="00631AF3">
              <w:rPr>
                <w:rFonts w:asciiTheme="minorHAnsi" w:hAnsiTheme="minorHAnsi"/>
                <w:sz w:val="18"/>
                <w:szCs w:val="18"/>
              </w:rPr>
              <w:t xml:space="preserve">ents on this document are </w:t>
            </w:r>
            <w:proofErr w:type="gramStart"/>
            <w:r w:rsidR="00631AF3">
              <w:rPr>
                <w:rFonts w:asciiTheme="minorHAnsi" w:hAnsiTheme="minorHAnsi"/>
                <w:sz w:val="18"/>
                <w:szCs w:val="18"/>
              </w:rPr>
              <w:t>met;  else</w:t>
            </w:r>
            <w:proofErr w:type="gramEnd"/>
            <w:r w:rsidR="00631AF3">
              <w:rPr>
                <w:rFonts w:asciiTheme="minorHAnsi" w:hAnsiTheme="minorHAnsi"/>
                <w:sz w:val="18"/>
                <w:szCs w:val="18"/>
              </w:rPr>
              <w:t xml:space="preserve"> display: </w:t>
            </w:r>
            <w:r w:rsidR="00631AF3" w:rsidRPr="00221722">
              <w:rPr>
                <w:rFonts w:asciiTheme="minorHAnsi" w:hAnsiTheme="minorHAnsi"/>
                <w:sz w:val="18"/>
                <w:szCs w:val="18"/>
              </w:rPr>
              <w:t>Does not comply: One or more specified verification protocol requirements on this document are not met</w:t>
            </w:r>
            <w:r w:rsidR="00631AF3">
              <w:rPr>
                <w:rFonts w:asciiTheme="minorHAnsi" w:hAnsiTheme="minorHAnsi"/>
                <w:sz w:val="18"/>
                <w:szCs w:val="18"/>
              </w:rPr>
              <w:t xml:space="preserve"> </w:t>
            </w:r>
            <w:r w:rsidR="00A209E9">
              <w:rPr>
                <w:rFonts w:asciiTheme="minorHAnsi" w:hAnsiTheme="minorHAnsi"/>
                <w:sz w:val="18"/>
                <w:szCs w:val="18"/>
              </w:rPr>
              <w:t>&gt;&gt;</w:t>
            </w:r>
          </w:p>
        </w:tc>
      </w:tr>
    </w:tbl>
    <w:p w14:paraId="594A5987" w14:textId="77777777" w:rsidR="00786D26" w:rsidRPr="00142E65" w:rsidRDefault="00786D26" w:rsidP="00242D77">
      <w:pPr>
        <w:rPr>
          <w:rFonts w:asciiTheme="minorHAnsi" w:hAnsiTheme="minorHAnsi"/>
          <w:sz w:val="18"/>
          <w:szCs w:val="18"/>
        </w:rPr>
      </w:pPr>
    </w:p>
    <w:p w14:paraId="594A59B8" w14:textId="55A4082F" w:rsidR="00786D26" w:rsidRPr="00142E65" w:rsidRDefault="00786D26">
      <w:pPr>
        <w:rPr>
          <w:rFonts w:asciiTheme="minorHAnsi" w:hAnsiTheme="minorHAnsi"/>
          <w:sz w:val="18"/>
          <w:szCs w:val="18"/>
        </w:rPr>
      </w:pPr>
    </w:p>
    <w:sectPr w:rsidR="00786D26" w:rsidRPr="00142E65" w:rsidSect="00DF54E8">
      <w:headerReference w:type="default" r:id="rId1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08A39" w14:textId="77777777" w:rsidR="00586D0D" w:rsidRDefault="00586D0D">
      <w:r>
        <w:separator/>
      </w:r>
    </w:p>
  </w:endnote>
  <w:endnote w:type="continuationSeparator" w:id="0">
    <w:p w14:paraId="6508E535" w14:textId="77777777" w:rsidR="00586D0D" w:rsidRDefault="00586D0D">
      <w:r>
        <w:continuationSeparator/>
      </w:r>
    </w:p>
  </w:endnote>
  <w:endnote w:type="continuationNotice" w:id="1">
    <w:p w14:paraId="4A50D96C" w14:textId="77777777" w:rsidR="00586D0D" w:rsidRDefault="00586D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9D1" w14:textId="77777777" w:rsidR="0001333B" w:rsidRPr="00A404B1" w:rsidRDefault="0001333B" w:rsidP="00FB61C4">
    <w:pPr>
      <w:pStyle w:val="Footer"/>
    </w:pPr>
    <w:r w:rsidRPr="00A404B1">
      <w:t xml:space="preserve">Registration Number:                                                           Registration Date/Time:                                           HERS Provider:                       </w:t>
    </w:r>
  </w:p>
  <w:p w14:paraId="594A59D2" w14:textId="7A4B712E" w:rsidR="0001333B" w:rsidRPr="00A404B1" w:rsidRDefault="0001333B">
    <w:pPr>
      <w:pStyle w:val="Footer"/>
    </w:pPr>
    <w:r w:rsidRPr="00A404B1">
      <w:t>CA Building Energy Efficiency Standards - 20</w:t>
    </w:r>
    <w:r w:rsidR="0003203E">
      <w:t>22</w:t>
    </w:r>
    <w:r w:rsidRPr="00A404B1">
      <w:t xml:space="preserve"> Residential Compliance</w:t>
    </w:r>
    <w:r w:rsidRPr="00A404B1">
      <w:tab/>
    </w:r>
    <w:r w:rsidR="000867A2">
      <w:t>January</w:t>
    </w:r>
    <w:r w:rsidR="000867A2" w:rsidRPr="00673D63">
      <w:t xml:space="preserve"> </w:t>
    </w:r>
    <w:r w:rsidR="006A604F" w:rsidRPr="00673D63">
      <w:t>20</w:t>
    </w:r>
    <w:r w:rsidR="0003203E">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A59DA" w14:textId="1FE414CE" w:rsidR="0001333B" w:rsidRPr="00A404B1" w:rsidRDefault="0001333B" w:rsidP="00FB61C4">
    <w:pPr>
      <w:pStyle w:val="Footer"/>
    </w:pPr>
    <w:r w:rsidRPr="00A404B1">
      <w:t>CA Building Energy Efficiency Standards - 20</w:t>
    </w:r>
    <w:r w:rsidR="0003203E">
      <w:t>22</w:t>
    </w:r>
    <w:r w:rsidRPr="00A404B1">
      <w:t xml:space="preserve"> Residential Compliance</w:t>
    </w:r>
    <w:r w:rsidRPr="00A404B1">
      <w:tab/>
    </w:r>
    <w:r w:rsidR="000867A2">
      <w:t>January</w:t>
    </w:r>
    <w:r w:rsidR="000867A2" w:rsidRPr="00673D63">
      <w:t xml:space="preserve"> </w:t>
    </w:r>
    <w:r w:rsidR="006A604F" w:rsidRPr="00673D63">
      <w:t>20</w:t>
    </w:r>
    <w:r w:rsidR="0003203E">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52C23" w14:textId="77777777" w:rsidR="00586D0D" w:rsidRDefault="00586D0D">
      <w:r>
        <w:separator/>
      </w:r>
    </w:p>
  </w:footnote>
  <w:footnote w:type="continuationSeparator" w:id="0">
    <w:p w14:paraId="63C55A27" w14:textId="77777777" w:rsidR="00586D0D" w:rsidRDefault="00586D0D">
      <w:r>
        <w:continuationSeparator/>
      </w:r>
    </w:p>
  </w:footnote>
  <w:footnote w:type="continuationNotice" w:id="1">
    <w:p w14:paraId="6905173D" w14:textId="77777777" w:rsidR="00586D0D" w:rsidRDefault="00586D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9AA5B" w14:textId="77777777" w:rsidR="003551AC" w:rsidRPr="005F0187" w:rsidRDefault="003551AC" w:rsidP="003551AC">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59264" behindDoc="0" locked="0" layoutInCell="1" allowOverlap="1" wp14:anchorId="29AE4A7F" wp14:editId="1E6CB25F">
          <wp:simplePos x="0" y="0"/>
          <wp:positionH relativeFrom="column">
            <wp:posOffset>88900</wp:posOffset>
          </wp:positionH>
          <wp:positionV relativeFrom="paragraph">
            <wp:posOffset>4687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REFRIGERANT CHARGE VERIFICATION</w:t>
    </w:r>
  </w:p>
  <w:p w14:paraId="75990E44" w14:textId="77777777" w:rsidR="003551AC" w:rsidRPr="007904C8" w:rsidRDefault="003551AC" w:rsidP="003551AC">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25</w:t>
    </w:r>
    <w:r w:rsidRPr="007904C8">
      <w:rPr>
        <w:rFonts w:ascii="Calibri" w:hAnsi="Calibri" w:cs="Calibri"/>
        <w:sz w:val="28"/>
        <w:szCs w:val="28"/>
      </w:rPr>
      <w:t>-</w:t>
    </w:r>
    <w:r>
      <w:rPr>
        <w:rFonts w:ascii="Calibri" w:hAnsi="Calibri" w:cs="Calibri"/>
        <w:sz w:val="28"/>
        <w:szCs w:val="28"/>
      </w:rPr>
      <w:t>H</w:t>
    </w:r>
  </w:p>
  <w:p w14:paraId="0BC5432A" w14:textId="77777777" w:rsidR="003551AC" w:rsidRPr="007904C8" w:rsidRDefault="003551AC" w:rsidP="003551AC">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01333B" w:rsidRPr="00F85124" w14:paraId="594A59D5" w14:textId="77777777">
      <w:trPr>
        <w:cantSplit/>
        <w:trHeight w:val="288"/>
      </w:trPr>
      <w:tc>
        <w:tcPr>
          <w:tcW w:w="4016" w:type="pct"/>
          <w:gridSpan w:val="2"/>
          <w:tcBorders>
            <w:right w:val="nil"/>
          </w:tcBorders>
          <w:vAlign w:val="center"/>
        </w:tcPr>
        <w:p w14:paraId="594A59D3" w14:textId="77777777" w:rsidR="0001333B" w:rsidRDefault="0001333B">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94A59D4" w14:textId="77777777" w:rsidR="0001333B" w:rsidRPr="00962907" w:rsidRDefault="0001333B"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01333B" w:rsidRPr="00F85124" w14:paraId="594A59D8" w14:textId="77777777">
      <w:trPr>
        <w:cantSplit/>
        <w:trHeight w:val="288"/>
      </w:trPr>
      <w:tc>
        <w:tcPr>
          <w:tcW w:w="2500" w:type="pct"/>
          <w:tcBorders>
            <w:right w:val="nil"/>
          </w:tcBorders>
        </w:tcPr>
        <w:p w14:paraId="594A59D6" w14:textId="77777777" w:rsidR="0001333B" w:rsidRPr="00962907" w:rsidRDefault="0001333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7" w14:textId="78E9AD6D" w:rsidR="0001333B" w:rsidRPr="00962907" w:rsidRDefault="0001333B"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C4168F" w:rsidRPr="00C4168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9639C">
            <w:rPr>
              <w:rFonts w:ascii="Calibri" w:hAnsi="Calibri"/>
              <w:bCs/>
              <w:noProof/>
            </w:rPr>
            <w:t>3</w:t>
          </w:r>
          <w:r>
            <w:rPr>
              <w:rFonts w:ascii="Calibri" w:hAnsi="Calibri"/>
              <w:bCs/>
              <w:noProof/>
            </w:rPr>
            <w:fldChar w:fldCharType="end"/>
          </w:r>
          <w:r w:rsidRPr="00962907">
            <w:rPr>
              <w:rFonts w:ascii="Calibri" w:hAnsi="Calibri"/>
              <w:bCs/>
            </w:rPr>
            <w:t>)</w:t>
          </w:r>
        </w:p>
      </w:tc>
    </w:tr>
  </w:tbl>
  <w:p w14:paraId="594A59D9" w14:textId="77777777" w:rsidR="0001333B" w:rsidRDefault="0001333B"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01333B" w:rsidRPr="00F85124" w14:paraId="594A59DD" w14:textId="77777777">
      <w:trPr>
        <w:cantSplit/>
        <w:trHeight w:val="288"/>
      </w:trPr>
      <w:tc>
        <w:tcPr>
          <w:tcW w:w="4016" w:type="pct"/>
          <w:gridSpan w:val="2"/>
          <w:tcBorders>
            <w:right w:val="nil"/>
          </w:tcBorders>
          <w:vAlign w:val="center"/>
        </w:tcPr>
        <w:p w14:paraId="594A59DB" w14:textId="77777777" w:rsidR="0001333B" w:rsidRDefault="0001333B">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94A59DC" w14:textId="77777777" w:rsidR="0001333B" w:rsidRPr="00962907" w:rsidRDefault="0001333B"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R-MCH-25-H</w:t>
          </w:r>
        </w:p>
      </w:tc>
    </w:tr>
    <w:tr w:rsidR="0001333B" w:rsidRPr="00F85124" w14:paraId="594A59E0" w14:textId="77777777">
      <w:trPr>
        <w:cantSplit/>
        <w:trHeight w:val="288"/>
      </w:trPr>
      <w:tc>
        <w:tcPr>
          <w:tcW w:w="2500" w:type="pct"/>
          <w:tcBorders>
            <w:right w:val="nil"/>
          </w:tcBorders>
        </w:tcPr>
        <w:p w14:paraId="594A59DE" w14:textId="77777777" w:rsidR="0001333B" w:rsidRPr="00962907" w:rsidRDefault="0001333B"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b</w:t>
          </w:r>
        </w:p>
      </w:tc>
      <w:tc>
        <w:tcPr>
          <w:tcW w:w="2500" w:type="pct"/>
          <w:gridSpan w:val="2"/>
          <w:tcBorders>
            <w:left w:val="nil"/>
          </w:tcBorders>
        </w:tcPr>
        <w:p w14:paraId="594A59DF" w14:textId="74041B90" w:rsidR="0001333B" w:rsidRPr="00962907" w:rsidRDefault="0001333B"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C4168F" w:rsidRPr="00C4168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9639C">
            <w:rPr>
              <w:rFonts w:ascii="Calibri" w:hAnsi="Calibri"/>
              <w:bCs/>
              <w:noProof/>
            </w:rPr>
            <w:t>5</w:t>
          </w:r>
          <w:r>
            <w:rPr>
              <w:rFonts w:ascii="Calibri" w:hAnsi="Calibri"/>
              <w:bCs/>
              <w:noProof/>
            </w:rPr>
            <w:fldChar w:fldCharType="end"/>
          </w:r>
          <w:r w:rsidRPr="00962907">
            <w:rPr>
              <w:rFonts w:ascii="Calibri" w:hAnsi="Calibri"/>
              <w:bCs/>
            </w:rPr>
            <w:t>)</w:t>
          </w:r>
        </w:p>
      </w:tc>
    </w:tr>
  </w:tbl>
  <w:p w14:paraId="594A59E1" w14:textId="77777777" w:rsidR="0001333B" w:rsidRDefault="0001333B"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7E6A18C8"/>
    <w:lvl w:ilvl="0" w:tplc="12D48D9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FA7A31"/>
    <w:multiLevelType w:val="hybridMultilevel"/>
    <w:tmpl w:val="FB2A2D70"/>
    <w:lvl w:ilvl="0" w:tplc="8A2893A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D1A05EE8"/>
    <w:lvl w:ilvl="0" w:tplc="5DBEAB20">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8"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7430623">
    <w:abstractNumId w:val="1"/>
  </w:num>
  <w:num w:numId="2" w16cid:durableId="373427549">
    <w:abstractNumId w:val="0"/>
  </w:num>
  <w:num w:numId="3" w16cid:durableId="1006633615">
    <w:abstractNumId w:val="1"/>
  </w:num>
  <w:num w:numId="4" w16cid:durableId="1609923761">
    <w:abstractNumId w:val="0"/>
  </w:num>
  <w:num w:numId="5" w16cid:durableId="1756200401">
    <w:abstractNumId w:val="1"/>
  </w:num>
  <w:num w:numId="6" w16cid:durableId="872574252">
    <w:abstractNumId w:val="0"/>
  </w:num>
  <w:num w:numId="7" w16cid:durableId="646016148">
    <w:abstractNumId w:val="0"/>
  </w:num>
  <w:num w:numId="8" w16cid:durableId="1077635156">
    <w:abstractNumId w:val="1"/>
  </w:num>
  <w:num w:numId="9" w16cid:durableId="1225488389">
    <w:abstractNumId w:val="6"/>
  </w:num>
  <w:num w:numId="10" w16cid:durableId="1604723573">
    <w:abstractNumId w:val="10"/>
  </w:num>
  <w:num w:numId="11" w16cid:durableId="1524049625">
    <w:abstractNumId w:val="19"/>
  </w:num>
  <w:num w:numId="12" w16cid:durableId="1513833056">
    <w:abstractNumId w:val="18"/>
  </w:num>
  <w:num w:numId="13" w16cid:durableId="2013335798">
    <w:abstractNumId w:val="9"/>
  </w:num>
  <w:num w:numId="14" w16cid:durableId="44062782">
    <w:abstractNumId w:val="12"/>
  </w:num>
  <w:num w:numId="15" w16cid:durableId="823936470">
    <w:abstractNumId w:val="21"/>
  </w:num>
  <w:num w:numId="16" w16cid:durableId="11297530">
    <w:abstractNumId w:val="5"/>
  </w:num>
  <w:num w:numId="17" w16cid:durableId="1627738502">
    <w:abstractNumId w:val="16"/>
  </w:num>
  <w:num w:numId="18" w16cid:durableId="37635365">
    <w:abstractNumId w:val="13"/>
  </w:num>
  <w:num w:numId="19" w16cid:durableId="509216834">
    <w:abstractNumId w:val="4"/>
  </w:num>
  <w:num w:numId="20" w16cid:durableId="934284761">
    <w:abstractNumId w:val="22"/>
  </w:num>
  <w:num w:numId="21" w16cid:durableId="1305816642">
    <w:abstractNumId w:val="11"/>
  </w:num>
  <w:num w:numId="22" w16cid:durableId="515845627">
    <w:abstractNumId w:val="2"/>
  </w:num>
  <w:num w:numId="23" w16cid:durableId="1749228117">
    <w:abstractNumId w:val="8"/>
  </w:num>
  <w:num w:numId="24" w16cid:durableId="694428747">
    <w:abstractNumId w:val="20"/>
  </w:num>
  <w:num w:numId="25" w16cid:durableId="1606183187">
    <w:abstractNumId w:val="15"/>
  </w:num>
  <w:num w:numId="26" w16cid:durableId="444615572">
    <w:abstractNumId w:val="7"/>
  </w:num>
  <w:num w:numId="27" w16cid:durableId="1752895407">
    <w:abstractNumId w:val="14"/>
  </w:num>
  <w:num w:numId="28" w16cid:durableId="1770807527">
    <w:abstractNumId w:val="3"/>
  </w:num>
  <w:num w:numId="29" w16cid:durableId="1917859343">
    <w:abstractNumId w:val="16"/>
    <w:lvlOverride w:ilvl="0">
      <w:startOverride w:val="1"/>
    </w:lvlOverride>
    <w:lvlOverride w:ilvl="1"/>
    <w:lvlOverride w:ilvl="2"/>
    <w:lvlOverride w:ilvl="3"/>
    <w:lvlOverride w:ilvl="4"/>
    <w:lvlOverride w:ilvl="5"/>
    <w:lvlOverride w:ilvl="6"/>
    <w:lvlOverride w:ilvl="7"/>
    <w:lvlOverride w:ilvl="8"/>
  </w:num>
  <w:num w:numId="30" w16cid:durableId="2065912820">
    <w:abstractNumId w:val="17"/>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571F"/>
    <w:rsid w:val="00007D1A"/>
    <w:rsid w:val="0001333B"/>
    <w:rsid w:val="0002343B"/>
    <w:rsid w:val="0003203E"/>
    <w:rsid w:val="000347A8"/>
    <w:rsid w:val="00037CA9"/>
    <w:rsid w:val="00044F33"/>
    <w:rsid w:val="000636B8"/>
    <w:rsid w:val="0007107D"/>
    <w:rsid w:val="00074CD9"/>
    <w:rsid w:val="00075B8A"/>
    <w:rsid w:val="000867A2"/>
    <w:rsid w:val="00091E69"/>
    <w:rsid w:val="00097C1B"/>
    <w:rsid w:val="000A1490"/>
    <w:rsid w:val="000B2650"/>
    <w:rsid w:val="000C1C81"/>
    <w:rsid w:val="000E27BA"/>
    <w:rsid w:val="000E634C"/>
    <w:rsid w:val="000E75EC"/>
    <w:rsid w:val="000F4B46"/>
    <w:rsid w:val="00105348"/>
    <w:rsid w:val="00105AC8"/>
    <w:rsid w:val="00112DDA"/>
    <w:rsid w:val="00131CFF"/>
    <w:rsid w:val="001377CE"/>
    <w:rsid w:val="00140978"/>
    <w:rsid w:val="00142E65"/>
    <w:rsid w:val="00150D20"/>
    <w:rsid w:val="001518E1"/>
    <w:rsid w:val="001546F5"/>
    <w:rsid w:val="00173B5B"/>
    <w:rsid w:val="0018392D"/>
    <w:rsid w:val="00184895"/>
    <w:rsid w:val="001919CD"/>
    <w:rsid w:val="00193B12"/>
    <w:rsid w:val="001A6B07"/>
    <w:rsid w:val="001B1819"/>
    <w:rsid w:val="001B3F29"/>
    <w:rsid w:val="001B4445"/>
    <w:rsid w:val="001B7A0A"/>
    <w:rsid w:val="001D40A4"/>
    <w:rsid w:val="001D6CBF"/>
    <w:rsid w:val="00204DF9"/>
    <w:rsid w:val="002056C3"/>
    <w:rsid w:val="00210B98"/>
    <w:rsid w:val="002121F2"/>
    <w:rsid w:val="002137F8"/>
    <w:rsid w:val="00216AAD"/>
    <w:rsid w:val="002301A8"/>
    <w:rsid w:val="00235B32"/>
    <w:rsid w:val="00235C07"/>
    <w:rsid w:val="0023655E"/>
    <w:rsid w:val="00242D77"/>
    <w:rsid w:val="00262C04"/>
    <w:rsid w:val="00271EB8"/>
    <w:rsid w:val="00272FAE"/>
    <w:rsid w:val="0027668B"/>
    <w:rsid w:val="00285C64"/>
    <w:rsid w:val="00292398"/>
    <w:rsid w:val="002A4813"/>
    <w:rsid w:val="002A542E"/>
    <w:rsid w:val="002B5074"/>
    <w:rsid w:val="002B57AA"/>
    <w:rsid w:val="002C3F7B"/>
    <w:rsid w:val="002D286E"/>
    <w:rsid w:val="002E260C"/>
    <w:rsid w:val="002E2C46"/>
    <w:rsid w:val="002E2F2E"/>
    <w:rsid w:val="002E441C"/>
    <w:rsid w:val="002E4FAF"/>
    <w:rsid w:val="002F4F74"/>
    <w:rsid w:val="002F74E4"/>
    <w:rsid w:val="00303573"/>
    <w:rsid w:val="00307FA1"/>
    <w:rsid w:val="00311F68"/>
    <w:rsid w:val="00326550"/>
    <w:rsid w:val="00341451"/>
    <w:rsid w:val="00342962"/>
    <w:rsid w:val="003456CB"/>
    <w:rsid w:val="00345A2E"/>
    <w:rsid w:val="003501F5"/>
    <w:rsid w:val="003551AC"/>
    <w:rsid w:val="00362881"/>
    <w:rsid w:val="003705F4"/>
    <w:rsid w:val="003708C8"/>
    <w:rsid w:val="00372216"/>
    <w:rsid w:val="003727FF"/>
    <w:rsid w:val="00381D4A"/>
    <w:rsid w:val="00392927"/>
    <w:rsid w:val="00393CE9"/>
    <w:rsid w:val="00393D2F"/>
    <w:rsid w:val="003970CB"/>
    <w:rsid w:val="003975B8"/>
    <w:rsid w:val="003A4765"/>
    <w:rsid w:val="003B0035"/>
    <w:rsid w:val="003B3803"/>
    <w:rsid w:val="003C077F"/>
    <w:rsid w:val="003C28DA"/>
    <w:rsid w:val="003C4BF1"/>
    <w:rsid w:val="003C583C"/>
    <w:rsid w:val="003F2927"/>
    <w:rsid w:val="00407FBE"/>
    <w:rsid w:val="004109CB"/>
    <w:rsid w:val="00411871"/>
    <w:rsid w:val="004144EF"/>
    <w:rsid w:val="00417344"/>
    <w:rsid w:val="004213A4"/>
    <w:rsid w:val="00426302"/>
    <w:rsid w:val="00444467"/>
    <w:rsid w:val="00454D38"/>
    <w:rsid w:val="00466B16"/>
    <w:rsid w:val="004710BC"/>
    <w:rsid w:val="00473B68"/>
    <w:rsid w:val="00475E8E"/>
    <w:rsid w:val="0047691A"/>
    <w:rsid w:val="00482796"/>
    <w:rsid w:val="00497CFA"/>
    <w:rsid w:val="004A27DE"/>
    <w:rsid w:val="004A5E5A"/>
    <w:rsid w:val="004B2C9A"/>
    <w:rsid w:val="004B57F8"/>
    <w:rsid w:val="004B75B5"/>
    <w:rsid w:val="004C166D"/>
    <w:rsid w:val="004C1875"/>
    <w:rsid w:val="004C42AA"/>
    <w:rsid w:val="004D15F0"/>
    <w:rsid w:val="004D30F8"/>
    <w:rsid w:val="004F3D4C"/>
    <w:rsid w:val="00510B70"/>
    <w:rsid w:val="00513460"/>
    <w:rsid w:val="0051471E"/>
    <w:rsid w:val="00537078"/>
    <w:rsid w:val="00550554"/>
    <w:rsid w:val="00553CC2"/>
    <w:rsid w:val="00565165"/>
    <w:rsid w:val="00577FA7"/>
    <w:rsid w:val="00586D0D"/>
    <w:rsid w:val="0059639C"/>
    <w:rsid w:val="00596D7E"/>
    <w:rsid w:val="005A33E4"/>
    <w:rsid w:val="005A74D6"/>
    <w:rsid w:val="005B15E7"/>
    <w:rsid w:val="005B2375"/>
    <w:rsid w:val="005B4BA0"/>
    <w:rsid w:val="005B5013"/>
    <w:rsid w:val="005C1273"/>
    <w:rsid w:val="005C1562"/>
    <w:rsid w:val="005C7D08"/>
    <w:rsid w:val="005D47C1"/>
    <w:rsid w:val="005E7AFE"/>
    <w:rsid w:val="005F4AE1"/>
    <w:rsid w:val="0060271A"/>
    <w:rsid w:val="0060585D"/>
    <w:rsid w:val="00631AF3"/>
    <w:rsid w:val="006401CC"/>
    <w:rsid w:val="00673D63"/>
    <w:rsid w:val="00680558"/>
    <w:rsid w:val="00685385"/>
    <w:rsid w:val="006858D2"/>
    <w:rsid w:val="0068777B"/>
    <w:rsid w:val="00687CF2"/>
    <w:rsid w:val="006A3BBF"/>
    <w:rsid w:val="006A604F"/>
    <w:rsid w:val="006A7580"/>
    <w:rsid w:val="006B37BF"/>
    <w:rsid w:val="006B6908"/>
    <w:rsid w:val="006C13DC"/>
    <w:rsid w:val="006C2F74"/>
    <w:rsid w:val="006E4C23"/>
    <w:rsid w:val="006E77AF"/>
    <w:rsid w:val="00704AE4"/>
    <w:rsid w:val="007056F9"/>
    <w:rsid w:val="0072091A"/>
    <w:rsid w:val="0072305B"/>
    <w:rsid w:val="007266CE"/>
    <w:rsid w:val="007309DA"/>
    <w:rsid w:val="007377E9"/>
    <w:rsid w:val="007420AC"/>
    <w:rsid w:val="00745E2D"/>
    <w:rsid w:val="007503B7"/>
    <w:rsid w:val="007536A9"/>
    <w:rsid w:val="00763849"/>
    <w:rsid w:val="00770C1B"/>
    <w:rsid w:val="0077660C"/>
    <w:rsid w:val="00777469"/>
    <w:rsid w:val="00777B2F"/>
    <w:rsid w:val="00777FF0"/>
    <w:rsid w:val="00786D26"/>
    <w:rsid w:val="00790E4C"/>
    <w:rsid w:val="007950A7"/>
    <w:rsid w:val="007A1ACE"/>
    <w:rsid w:val="007B5DBF"/>
    <w:rsid w:val="007D2325"/>
    <w:rsid w:val="007E580B"/>
    <w:rsid w:val="007F0EC6"/>
    <w:rsid w:val="007F5E7D"/>
    <w:rsid w:val="007F6A28"/>
    <w:rsid w:val="00803755"/>
    <w:rsid w:val="00805125"/>
    <w:rsid w:val="00815131"/>
    <w:rsid w:val="00815F5F"/>
    <w:rsid w:val="00822BFA"/>
    <w:rsid w:val="0082587D"/>
    <w:rsid w:val="00837FDC"/>
    <w:rsid w:val="00844FB0"/>
    <w:rsid w:val="00846743"/>
    <w:rsid w:val="00856AB6"/>
    <w:rsid w:val="00861CA4"/>
    <w:rsid w:val="008638D5"/>
    <w:rsid w:val="008803E3"/>
    <w:rsid w:val="00896138"/>
    <w:rsid w:val="008A4806"/>
    <w:rsid w:val="008B5F7E"/>
    <w:rsid w:val="008C0E2B"/>
    <w:rsid w:val="008C4797"/>
    <w:rsid w:val="008D4C16"/>
    <w:rsid w:val="008E362E"/>
    <w:rsid w:val="008E515C"/>
    <w:rsid w:val="008F089C"/>
    <w:rsid w:val="008F08D8"/>
    <w:rsid w:val="008F1377"/>
    <w:rsid w:val="008F3C96"/>
    <w:rsid w:val="008F4810"/>
    <w:rsid w:val="008F5524"/>
    <w:rsid w:val="00902FC7"/>
    <w:rsid w:val="00911CEE"/>
    <w:rsid w:val="00913E23"/>
    <w:rsid w:val="0093076C"/>
    <w:rsid w:val="009369AA"/>
    <w:rsid w:val="0094659A"/>
    <w:rsid w:val="009519BD"/>
    <w:rsid w:val="00956D4E"/>
    <w:rsid w:val="00957B8E"/>
    <w:rsid w:val="00962907"/>
    <w:rsid w:val="009640E1"/>
    <w:rsid w:val="0096473C"/>
    <w:rsid w:val="00966549"/>
    <w:rsid w:val="00972DDE"/>
    <w:rsid w:val="00975991"/>
    <w:rsid w:val="00995757"/>
    <w:rsid w:val="009A2D6B"/>
    <w:rsid w:val="009B33E7"/>
    <w:rsid w:val="009B39AA"/>
    <w:rsid w:val="009B7BC8"/>
    <w:rsid w:val="009D17DC"/>
    <w:rsid w:val="009F44CD"/>
    <w:rsid w:val="00A01C12"/>
    <w:rsid w:val="00A0303F"/>
    <w:rsid w:val="00A045A0"/>
    <w:rsid w:val="00A1093E"/>
    <w:rsid w:val="00A160C2"/>
    <w:rsid w:val="00A16520"/>
    <w:rsid w:val="00A209E9"/>
    <w:rsid w:val="00A26CD5"/>
    <w:rsid w:val="00A404B1"/>
    <w:rsid w:val="00A405A2"/>
    <w:rsid w:val="00A43309"/>
    <w:rsid w:val="00A46086"/>
    <w:rsid w:val="00A46D1E"/>
    <w:rsid w:val="00A537A4"/>
    <w:rsid w:val="00A56DE9"/>
    <w:rsid w:val="00A728D9"/>
    <w:rsid w:val="00A83241"/>
    <w:rsid w:val="00A841BB"/>
    <w:rsid w:val="00AA0486"/>
    <w:rsid w:val="00AA1BB2"/>
    <w:rsid w:val="00AA57D0"/>
    <w:rsid w:val="00AD54A3"/>
    <w:rsid w:val="00AD6D16"/>
    <w:rsid w:val="00AF14B1"/>
    <w:rsid w:val="00B1130B"/>
    <w:rsid w:val="00B15504"/>
    <w:rsid w:val="00B15612"/>
    <w:rsid w:val="00B306F6"/>
    <w:rsid w:val="00B33389"/>
    <w:rsid w:val="00B43E25"/>
    <w:rsid w:val="00B445DF"/>
    <w:rsid w:val="00B47B80"/>
    <w:rsid w:val="00B70E49"/>
    <w:rsid w:val="00B7604B"/>
    <w:rsid w:val="00B765B1"/>
    <w:rsid w:val="00B811B4"/>
    <w:rsid w:val="00B818A5"/>
    <w:rsid w:val="00B827A3"/>
    <w:rsid w:val="00BA274A"/>
    <w:rsid w:val="00BA34B9"/>
    <w:rsid w:val="00BA7A5A"/>
    <w:rsid w:val="00BC72AF"/>
    <w:rsid w:val="00BC7AC0"/>
    <w:rsid w:val="00BE0C78"/>
    <w:rsid w:val="00BE11B0"/>
    <w:rsid w:val="00BE13DA"/>
    <w:rsid w:val="00BE1A9E"/>
    <w:rsid w:val="00BE314F"/>
    <w:rsid w:val="00BE662B"/>
    <w:rsid w:val="00C019D0"/>
    <w:rsid w:val="00C11031"/>
    <w:rsid w:val="00C13A22"/>
    <w:rsid w:val="00C22810"/>
    <w:rsid w:val="00C24001"/>
    <w:rsid w:val="00C301E0"/>
    <w:rsid w:val="00C3169C"/>
    <w:rsid w:val="00C4168F"/>
    <w:rsid w:val="00C427D9"/>
    <w:rsid w:val="00C446C3"/>
    <w:rsid w:val="00C45324"/>
    <w:rsid w:val="00C51D37"/>
    <w:rsid w:val="00C5365C"/>
    <w:rsid w:val="00C621A0"/>
    <w:rsid w:val="00C65938"/>
    <w:rsid w:val="00C76C40"/>
    <w:rsid w:val="00C84871"/>
    <w:rsid w:val="00C8731F"/>
    <w:rsid w:val="00C935D3"/>
    <w:rsid w:val="00CA1423"/>
    <w:rsid w:val="00CA1A15"/>
    <w:rsid w:val="00CB70E4"/>
    <w:rsid w:val="00CB71B7"/>
    <w:rsid w:val="00CC1E11"/>
    <w:rsid w:val="00CC7090"/>
    <w:rsid w:val="00CD6746"/>
    <w:rsid w:val="00CE0378"/>
    <w:rsid w:val="00CF3C01"/>
    <w:rsid w:val="00D00D72"/>
    <w:rsid w:val="00D1674A"/>
    <w:rsid w:val="00D209BF"/>
    <w:rsid w:val="00D26602"/>
    <w:rsid w:val="00D31CE6"/>
    <w:rsid w:val="00D430BF"/>
    <w:rsid w:val="00D54215"/>
    <w:rsid w:val="00D55D41"/>
    <w:rsid w:val="00D60C60"/>
    <w:rsid w:val="00D61CD0"/>
    <w:rsid w:val="00D830CC"/>
    <w:rsid w:val="00DA2320"/>
    <w:rsid w:val="00DA7FD5"/>
    <w:rsid w:val="00DB20ED"/>
    <w:rsid w:val="00DB2C51"/>
    <w:rsid w:val="00DB3D21"/>
    <w:rsid w:val="00DC0270"/>
    <w:rsid w:val="00DC11C0"/>
    <w:rsid w:val="00DC3BD6"/>
    <w:rsid w:val="00DD2E7C"/>
    <w:rsid w:val="00DE0C35"/>
    <w:rsid w:val="00DE2F84"/>
    <w:rsid w:val="00DE7982"/>
    <w:rsid w:val="00DF0B3C"/>
    <w:rsid w:val="00DF54E8"/>
    <w:rsid w:val="00E00874"/>
    <w:rsid w:val="00E01154"/>
    <w:rsid w:val="00E02B30"/>
    <w:rsid w:val="00E05304"/>
    <w:rsid w:val="00E1559D"/>
    <w:rsid w:val="00E516E0"/>
    <w:rsid w:val="00E72527"/>
    <w:rsid w:val="00E948DB"/>
    <w:rsid w:val="00EA0D26"/>
    <w:rsid w:val="00EA18E2"/>
    <w:rsid w:val="00EA2549"/>
    <w:rsid w:val="00EA698C"/>
    <w:rsid w:val="00EB6373"/>
    <w:rsid w:val="00EC484D"/>
    <w:rsid w:val="00ED33D0"/>
    <w:rsid w:val="00ED59AB"/>
    <w:rsid w:val="00ED5C66"/>
    <w:rsid w:val="00EF6C66"/>
    <w:rsid w:val="00F0317D"/>
    <w:rsid w:val="00F10646"/>
    <w:rsid w:val="00F1064B"/>
    <w:rsid w:val="00F22DD7"/>
    <w:rsid w:val="00F2616E"/>
    <w:rsid w:val="00F3264F"/>
    <w:rsid w:val="00F53366"/>
    <w:rsid w:val="00F54ACB"/>
    <w:rsid w:val="00F56566"/>
    <w:rsid w:val="00F662EE"/>
    <w:rsid w:val="00F76C26"/>
    <w:rsid w:val="00F77D48"/>
    <w:rsid w:val="00F85124"/>
    <w:rsid w:val="00F85C25"/>
    <w:rsid w:val="00F959D8"/>
    <w:rsid w:val="00FB1E89"/>
    <w:rsid w:val="00FB2F89"/>
    <w:rsid w:val="00FB3143"/>
    <w:rsid w:val="00FB5DBD"/>
    <w:rsid w:val="00FB61C4"/>
    <w:rsid w:val="00FC58B2"/>
    <w:rsid w:val="00FC64E2"/>
    <w:rsid w:val="00FD400B"/>
    <w:rsid w:val="00FD7A8D"/>
    <w:rsid w:val="00FE3D87"/>
    <w:rsid w:val="00FF0509"/>
    <w:rsid w:val="00FF2D96"/>
    <w:rsid w:val="00FF4BDE"/>
    <w:rsid w:val="00FF7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A56CC"/>
  <w15:docId w15:val="{15D8C26C-FC2F-4920-9AC9-F0A610A3D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B61C4"/>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B61C4"/>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table" w:customStyle="1" w:styleId="TableGrid1">
    <w:name w:val="Table Grid1"/>
    <w:basedOn w:val="TableNormal"/>
    <w:next w:val="TableGrid"/>
    <w:uiPriority w:val="39"/>
    <w:rsid w:val="000347A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165A6FB-995F-407A-8A52-4C45DB290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9CC435-37BD-4AF6-BF4E-C3127806956C}">
  <ds:schemaRefs>
    <ds:schemaRef ds:uri="http://schemas.microsoft.com/sharepoint/v3/contenttype/forms"/>
  </ds:schemaRefs>
</ds:datastoreItem>
</file>

<file path=customXml/itemProps3.xml><?xml version="1.0" encoding="utf-8"?>
<ds:datastoreItem xmlns:ds="http://schemas.openxmlformats.org/officeDocument/2006/customXml" ds:itemID="{9F0F6D42-9D33-45F1-AC6E-2CBCBE02F228}">
  <ds:schemaRefs>
    <ds:schemaRef ds:uri="785685f2-c2e1-4352-89aa-3faca8eaba52"/>
    <ds:schemaRef ds:uri="http://purl.org/dc/dcmitype/"/>
    <ds:schemaRef ds:uri="http://schemas.microsoft.com/office/2006/metadata/properties"/>
    <ds:schemaRef ds:uri="http://schemas.openxmlformats.org/package/2006/metadata/core-properties"/>
    <ds:schemaRef ds:uri="http://purl.org/dc/terms/"/>
    <ds:schemaRef ds:uri="http://purl.org/dc/elements/1.1/"/>
    <ds:schemaRef ds:uri="http://www.w3.org/XML/1998/namespace"/>
    <ds:schemaRef ds:uri="http://schemas.microsoft.com/office/2006/documentManagement/types"/>
    <ds:schemaRef ds:uri="http://schemas.microsoft.com/office/infopath/2007/PartnerControls"/>
    <ds:schemaRef ds:uri="5067c814-4b34-462c-a21d-c185ff6548d2"/>
  </ds:schemaRefs>
</ds:datastoreItem>
</file>

<file path=customXml/itemProps4.xml><?xml version="1.0" encoding="utf-8"?>
<ds:datastoreItem xmlns:ds="http://schemas.openxmlformats.org/officeDocument/2006/customXml" ds:itemID="{7F868C91-77EB-47A4-9929-935CABF3E46A}">
  <ds:schemaRefs>
    <ds:schemaRef ds:uri="http://schemas.openxmlformats.org/officeDocument/2006/bibliography"/>
  </ds:schemaRefs>
</ds:datastoreItem>
</file>

<file path=customXml/itemProps5.xml><?xml version="1.0" encoding="utf-8"?>
<ds:datastoreItem xmlns:ds="http://schemas.openxmlformats.org/officeDocument/2006/customXml" ds:itemID="{F7C8D8EF-6A41-468E-81E6-76FF74B57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5496</Words>
  <Characters>31332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A</vt:lpstr>
    </vt:vector>
  </TitlesOfParts>
  <Company>California Energy Commission</Company>
  <LinksUpToDate>false</LinksUpToDate>
  <CharactersWithSpaces>36755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Alhabibi, Haider@Energy</cp:lastModifiedBy>
  <cp:revision>20</cp:revision>
  <cp:lastPrinted>2013-01-15T05:01:00Z</cp:lastPrinted>
  <dcterms:created xsi:type="dcterms:W3CDTF">2020-03-06T16:47:00Z</dcterms:created>
  <dcterms:modified xsi:type="dcterms:W3CDTF">2022-11-04T20:46:00Z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