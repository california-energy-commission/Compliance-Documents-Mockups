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62BD2" w14:textId="27302EE1" w:rsidR="00795C13" w:rsidRPr="008B5787" w:rsidRDefault="00795C13" w:rsidP="00795C13">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795C13" w:rsidRPr="008B5787" w14:paraId="2B2DB49E" w14:textId="77777777" w:rsidTr="00EA53EB">
        <w:trPr>
          <w:trHeight w:val="288"/>
        </w:trPr>
        <w:tc>
          <w:tcPr>
            <w:tcW w:w="7177" w:type="dxa"/>
          </w:tcPr>
          <w:p w14:paraId="48CBF819" w14:textId="77777777" w:rsidR="00795C13" w:rsidRPr="008B5787" w:rsidRDefault="00795C13" w:rsidP="00EA53EB">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53F9A4A2" w14:textId="77777777" w:rsidR="00795C13" w:rsidRPr="008B5787" w:rsidRDefault="00795C13" w:rsidP="00EA53EB">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795C13" w:rsidRPr="008B5787" w14:paraId="19D2BADB" w14:textId="77777777" w:rsidTr="00EA53EB">
        <w:trPr>
          <w:trHeight w:val="288"/>
        </w:trPr>
        <w:tc>
          <w:tcPr>
            <w:tcW w:w="7177" w:type="dxa"/>
          </w:tcPr>
          <w:p w14:paraId="1376DC1B" w14:textId="77777777" w:rsidR="00795C13" w:rsidRPr="008B5787" w:rsidRDefault="00795C13"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51E6AEF4" w14:textId="77777777" w:rsidR="00795C13" w:rsidRPr="008B5787" w:rsidRDefault="00795C13"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795C13" w:rsidRPr="008B5787" w14:paraId="76F9BD60" w14:textId="77777777" w:rsidTr="00EA53EB">
        <w:trPr>
          <w:trHeight w:val="288"/>
        </w:trPr>
        <w:tc>
          <w:tcPr>
            <w:tcW w:w="7177" w:type="dxa"/>
          </w:tcPr>
          <w:p w14:paraId="445732D5" w14:textId="77777777" w:rsidR="00795C13" w:rsidRPr="008B5787" w:rsidRDefault="00795C13" w:rsidP="00EA53EB">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6045F5F6" w14:textId="77777777" w:rsidR="00795C13" w:rsidRPr="008B5787" w:rsidRDefault="00795C13" w:rsidP="00EA53EB">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6C111F06" w14:textId="65E2F200" w:rsidR="004E44DE" w:rsidRDefault="004E44DE"/>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9"/>
        <w:gridCol w:w="5188"/>
      </w:tblGrid>
      <w:tr w:rsidR="00664243" w:rsidRPr="00C301D7" w14:paraId="58D53088" w14:textId="77777777" w:rsidTr="0033160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8D53086" w14:textId="13A996F6" w:rsidR="00664243" w:rsidRPr="00F76A4F" w:rsidRDefault="00664243" w:rsidP="00331606">
            <w:pPr>
              <w:keepNext/>
              <w:rPr>
                <w:rFonts w:asciiTheme="minorHAnsi" w:hAnsiTheme="minorHAnsi"/>
                <w:b/>
                <w:szCs w:val="18"/>
              </w:rPr>
            </w:pPr>
            <w:r w:rsidRPr="00F76A4F">
              <w:rPr>
                <w:rFonts w:asciiTheme="minorHAnsi" w:hAnsiTheme="minorHAnsi"/>
                <w:b/>
                <w:szCs w:val="18"/>
              </w:rPr>
              <w:t>A. System Information</w:t>
            </w:r>
          </w:p>
          <w:p w14:paraId="58D53087" w14:textId="77777777" w:rsidR="00664243" w:rsidRPr="00F76A4F" w:rsidRDefault="00664243" w:rsidP="00331606">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664243" w:rsidRPr="00C301D7" w14:paraId="58D5308C" w14:textId="77777777" w:rsidTr="004E44DE">
        <w:trPr>
          <w:cantSplit/>
          <w:trHeight w:val="288"/>
        </w:trPr>
        <w:tc>
          <w:tcPr>
            <w:tcW w:w="191" w:type="pct"/>
            <w:vAlign w:val="center"/>
          </w:tcPr>
          <w:p w14:paraId="58D5308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405" w:type="pct"/>
            <w:vAlign w:val="center"/>
          </w:tcPr>
          <w:p w14:paraId="58D5308A" w14:textId="62EDD26E"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Identification or Name</w:t>
            </w:r>
          </w:p>
        </w:tc>
        <w:tc>
          <w:tcPr>
            <w:tcW w:w="2404" w:type="pct"/>
            <w:vAlign w:val="center"/>
          </w:tcPr>
          <w:p w14:paraId="58D5308B"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90" w14:textId="77777777" w:rsidTr="004E44DE">
        <w:trPr>
          <w:cantSplit/>
          <w:trHeight w:val="288"/>
        </w:trPr>
        <w:tc>
          <w:tcPr>
            <w:tcW w:w="191" w:type="pct"/>
            <w:vAlign w:val="center"/>
          </w:tcPr>
          <w:p w14:paraId="58D5308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405" w:type="pct"/>
            <w:vAlign w:val="center"/>
          </w:tcPr>
          <w:p w14:paraId="58D5308E" w14:textId="48B2AD59"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Location or Area Served</w:t>
            </w:r>
          </w:p>
        </w:tc>
        <w:tc>
          <w:tcPr>
            <w:tcW w:w="2404" w:type="pct"/>
            <w:vAlign w:val="center"/>
          </w:tcPr>
          <w:p w14:paraId="58D5308F" w14:textId="77777777" w:rsidR="00664243" w:rsidRPr="00C301D7" w:rsidRDefault="00664243" w:rsidP="00331606">
            <w:pPr>
              <w:rPr>
                <w:rFonts w:asciiTheme="minorHAnsi" w:hAnsiTheme="minorHAnsi"/>
                <w:sz w:val="18"/>
                <w:szCs w:val="18"/>
              </w:rPr>
            </w:pPr>
          </w:p>
        </w:tc>
      </w:tr>
      <w:tr w:rsidR="00664243" w:rsidRPr="00C301D7" w14:paraId="58D53094" w14:textId="77777777" w:rsidTr="004E44DE">
        <w:trPr>
          <w:cantSplit/>
          <w:trHeight w:val="288"/>
        </w:trPr>
        <w:tc>
          <w:tcPr>
            <w:tcW w:w="191" w:type="pct"/>
            <w:vAlign w:val="center"/>
          </w:tcPr>
          <w:p w14:paraId="58D5309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405" w:type="pct"/>
            <w:vAlign w:val="center"/>
          </w:tcPr>
          <w:p w14:paraId="58D53092" w14:textId="51576382"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ake or </w:t>
            </w:r>
            <w:r w:rsidR="00F90DD2">
              <w:rPr>
                <w:rFonts w:asciiTheme="minorHAnsi" w:hAnsiTheme="minorHAnsi"/>
                <w:sz w:val="18"/>
                <w:szCs w:val="18"/>
              </w:rPr>
              <w:t>B</w:t>
            </w:r>
            <w:r w:rsidRPr="00C301D7">
              <w:rPr>
                <w:rFonts w:asciiTheme="minorHAnsi" w:hAnsiTheme="minorHAnsi"/>
                <w:sz w:val="18"/>
                <w:szCs w:val="18"/>
              </w:rPr>
              <w:t>rand</w:t>
            </w:r>
          </w:p>
        </w:tc>
        <w:tc>
          <w:tcPr>
            <w:tcW w:w="2404" w:type="pct"/>
            <w:vAlign w:val="center"/>
          </w:tcPr>
          <w:p w14:paraId="58D53093" w14:textId="77777777" w:rsidR="00664243" w:rsidRPr="00C301D7" w:rsidRDefault="00664243" w:rsidP="00331606">
            <w:pPr>
              <w:rPr>
                <w:rFonts w:asciiTheme="minorHAnsi" w:hAnsiTheme="minorHAnsi"/>
                <w:sz w:val="18"/>
                <w:szCs w:val="18"/>
              </w:rPr>
            </w:pPr>
          </w:p>
        </w:tc>
      </w:tr>
      <w:tr w:rsidR="00664243" w:rsidRPr="00C301D7" w14:paraId="58D53098" w14:textId="77777777" w:rsidTr="004E44DE">
        <w:trPr>
          <w:cantSplit/>
          <w:trHeight w:val="288"/>
        </w:trPr>
        <w:tc>
          <w:tcPr>
            <w:tcW w:w="191" w:type="pct"/>
            <w:vAlign w:val="center"/>
          </w:tcPr>
          <w:p w14:paraId="58D5309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405" w:type="pct"/>
            <w:vAlign w:val="center"/>
          </w:tcPr>
          <w:p w14:paraId="58D53096" w14:textId="209140E7"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odel </w:t>
            </w:r>
            <w:r w:rsidR="00F90DD2">
              <w:rPr>
                <w:rFonts w:asciiTheme="minorHAnsi" w:hAnsiTheme="minorHAnsi"/>
                <w:sz w:val="18"/>
                <w:szCs w:val="18"/>
              </w:rPr>
              <w:t>N</w:t>
            </w:r>
            <w:r w:rsidRPr="00C301D7">
              <w:rPr>
                <w:rFonts w:asciiTheme="minorHAnsi" w:hAnsiTheme="minorHAnsi"/>
                <w:sz w:val="18"/>
                <w:szCs w:val="18"/>
              </w:rPr>
              <w:t>umber</w:t>
            </w:r>
          </w:p>
        </w:tc>
        <w:tc>
          <w:tcPr>
            <w:tcW w:w="2404" w:type="pct"/>
            <w:vAlign w:val="center"/>
          </w:tcPr>
          <w:p w14:paraId="58D53097" w14:textId="77777777" w:rsidR="00664243" w:rsidRPr="00C301D7" w:rsidRDefault="00664243" w:rsidP="00331606">
            <w:pPr>
              <w:rPr>
                <w:rFonts w:asciiTheme="minorHAnsi" w:hAnsiTheme="minorHAnsi"/>
                <w:sz w:val="18"/>
                <w:szCs w:val="18"/>
              </w:rPr>
            </w:pPr>
          </w:p>
        </w:tc>
      </w:tr>
      <w:tr w:rsidR="00664243" w:rsidRPr="00C301D7" w14:paraId="58D5309C" w14:textId="77777777" w:rsidTr="004E44DE">
        <w:trPr>
          <w:cantSplit/>
          <w:trHeight w:val="288"/>
        </w:trPr>
        <w:tc>
          <w:tcPr>
            <w:tcW w:w="191" w:type="pct"/>
            <w:vAlign w:val="center"/>
          </w:tcPr>
          <w:p w14:paraId="58D5309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405" w:type="pct"/>
            <w:vAlign w:val="center"/>
          </w:tcPr>
          <w:p w14:paraId="58D5309A" w14:textId="7F73AD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404" w:type="pct"/>
            <w:vAlign w:val="center"/>
          </w:tcPr>
          <w:p w14:paraId="58D5309B" w14:textId="77777777" w:rsidR="00664243" w:rsidRPr="00C301D7" w:rsidRDefault="00664243" w:rsidP="00331606">
            <w:pPr>
              <w:rPr>
                <w:rFonts w:asciiTheme="minorHAnsi" w:hAnsiTheme="minorHAnsi"/>
                <w:sz w:val="18"/>
                <w:szCs w:val="18"/>
              </w:rPr>
            </w:pPr>
          </w:p>
        </w:tc>
      </w:tr>
      <w:tr w:rsidR="00664243" w:rsidRPr="00C301D7" w14:paraId="58D530A0" w14:textId="77777777" w:rsidTr="004E44DE">
        <w:trPr>
          <w:cantSplit/>
          <w:trHeight w:val="288"/>
        </w:trPr>
        <w:tc>
          <w:tcPr>
            <w:tcW w:w="191" w:type="pct"/>
            <w:vAlign w:val="center"/>
          </w:tcPr>
          <w:p w14:paraId="58D5309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405" w:type="pct"/>
            <w:vAlign w:val="center"/>
          </w:tcPr>
          <w:p w14:paraId="58D5309E" w14:textId="13C53184"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S</w:t>
            </w:r>
            <w:r w:rsidRPr="00C301D7">
              <w:rPr>
                <w:rFonts w:asciiTheme="minorHAnsi" w:hAnsiTheme="minorHAnsi"/>
                <w:sz w:val="18"/>
                <w:szCs w:val="18"/>
              </w:rPr>
              <w:t xml:space="preserve">erial </w:t>
            </w:r>
            <w:r w:rsidR="00F90DD2">
              <w:rPr>
                <w:rFonts w:asciiTheme="minorHAnsi" w:hAnsiTheme="minorHAnsi"/>
                <w:sz w:val="18"/>
                <w:szCs w:val="18"/>
              </w:rPr>
              <w:t>N</w:t>
            </w:r>
            <w:r w:rsidRPr="00C301D7">
              <w:rPr>
                <w:rFonts w:asciiTheme="minorHAnsi" w:hAnsiTheme="minorHAnsi"/>
                <w:sz w:val="18"/>
                <w:szCs w:val="18"/>
              </w:rPr>
              <w:t>umber</w:t>
            </w:r>
          </w:p>
        </w:tc>
        <w:tc>
          <w:tcPr>
            <w:tcW w:w="2404" w:type="pct"/>
            <w:vAlign w:val="center"/>
          </w:tcPr>
          <w:p w14:paraId="58D5309F" w14:textId="77777777" w:rsidR="00664243" w:rsidRPr="00C301D7" w:rsidRDefault="00664243" w:rsidP="00331606">
            <w:pPr>
              <w:rPr>
                <w:rFonts w:asciiTheme="minorHAnsi" w:hAnsiTheme="minorHAnsi"/>
                <w:sz w:val="18"/>
                <w:szCs w:val="18"/>
              </w:rPr>
            </w:pPr>
          </w:p>
        </w:tc>
      </w:tr>
      <w:tr w:rsidR="00664243" w:rsidRPr="00C301D7" w14:paraId="58D530A4" w14:textId="77777777" w:rsidTr="004E44DE">
        <w:trPr>
          <w:cantSplit/>
          <w:trHeight w:val="288"/>
        </w:trPr>
        <w:tc>
          <w:tcPr>
            <w:tcW w:w="191" w:type="pct"/>
            <w:vAlign w:val="center"/>
          </w:tcPr>
          <w:p w14:paraId="58D530A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405" w:type="pct"/>
            <w:vAlign w:val="center"/>
          </w:tcPr>
          <w:p w14:paraId="58D530A2" w14:textId="0F0951B9"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404" w:type="pct"/>
            <w:vAlign w:val="center"/>
          </w:tcPr>
          <w:p w14:paraId="58D530A3"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A8" w14:textId="77777777" w:rsidTr="004E44DE">
        <w:trPr>
          <w:cantSplit/>
          <w:trHeight w:val="288"/>
        </w:trPr>
        <w:tc>
          <w:tcPr>
            <w:tcW w:w="191" w:type="pct"/>
            <w:vAlign w:val="center"/>
          </w:tcPr>
          <w:p w14:paraId="58D530A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405" w:type="pct"/>
            <w:vAlign w:val="center"/>
          </w:tcPr>
          <w:p w14:paraId="58D530A6" w14:textId="7390E598"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404" w:type="pct"/>
            <w:vAlign w:val="center"/>
          </w:tcPr>
          <w:p w14:paraId="58D530A7" w14:textId="77777777" w:rsidR="00664243" w:rsidRPr="00C301D7" w:rsidRDefault="00664243" w:rsidP="00331606">
            <w:pPr>
              <w:rPr>
                <w:rFonts w:asciiTheme="minorHAnsi" w:hAnsiTheme="minorHAnsi"/>
                <w:sz w:val="18"/>
                <w:szCs w:val="18"/>
              </w:rPr>
            </w:pPr>
          </w:p>
        </w:tc>
      </w:tr>
      <w:tr w:rsidR="00E36575" w:rsidRPr="00C301D7" w14:paraId="5464CE22" w14:textId="77777777" w:rsidTr="004E44DE">
        <w:trPr>
          <w:cantSplit/>
          <w:trHeight w:val="288"/>
        </w:trPr>
        <w:tc>
          <w:tcPr>
            <w:tcW w:w="191" w:type="pct"/>
            <w:vAlign w:val="center"/>
          </w:tcPr>
          <w:p w14:paraId="34C12271" w14:textId="3A44C711" w:rsidR="00E36575"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5" w:type="pct"/>
            <w:vAlign w:val="center"/>
          </w:tcPr>
          <w:p w14:paraId="70531BEB" w14:textId="18C4EBB0" w:rsidR="00E36575" w:rsidRPr="005D49C8"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Liquid Line Filter Drier Installed According to Manufacturer’s </w:t>
            </w:r>
            <w:proofErr w:type="spellStart"/>
            <w:r>
              <w:rPr>
                <w:rFonts w:asciiTheme="minorHAnsi" w:hAnsiTheme="minorHAnsi"/>
                <w:sz w:val="18"/>
                <w:szCs w:val="18"/>
              </w:rPr>
              <w:t>Specifcations</w:t>
            </w:r>
            <w:proofErr w:type="spellEnd"/>
            <w:r>
              <w:rPr>
                <w:rFonts w:asciiTheme="minorHAnsi" w:hAnsiTheme="minorHAnsi"/>
                <w:sz w:val="18"/>
                <w:szCs w:val="18"/>
              </w:rPr>
              <w:t xml:space="preserve"> (if applicable)</w:t>
            </w:r>
          </w:p>
        </w:tc>
        <w:tc>
          <w:tcPr>
            <w:tcW w:w="2404" w:type="pct"/>
            <w:vAlign w:val="center"/>
          </w:tcPr>
          <w:p w14:paraId="3F630287" w14:textId="77777777" w:rsidR="00E36575" w:rsidRPr="00C301D7" w:rsidRDefault="00E36575" w:rsidP="00331606">
            <w:pPr>
              <w:rPr>
                <w:rFonts w:asciiTheme="minorHAnsi" w:hAnsiTheme="minorHAnsi"/>
                <w:sz w:val="18"/>
                <w:szCs w:val="18"/>
              </w:rPr>
            </w:pPr>
          </w:p>
        </w:tc>
      </w:tr>
      <w:tr w:rsidR="00664243" w:rsidRPr="00C301D7" w14:paraId="58D530AC" w14:textId="77777777" w:rsidTr="004E44DE">
        <w:trPr>
          <w:cantSplit/>
          <w:trHeight w:val="288"/>
        </w:trPr>
        <w:tc>
          <w:tcPr>
            <w:tcW w:w="191" w:type="pct"/>
            <w:vAlign w:val="center"/>
          </w:tcPr>
          <w:p w14:paraId="58D530A9" w14:textId="3993E49B"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5" w:type="pct"/>
            <w:vAlign w:val="center"/>
          </w:tcPr>
          <w:p w14:paraId="58D530AA" w14:textId="55926EF7" w:rsidR="00664243" w:rsidRPr="00C301D7" w:rsidRDefault="005D49C8" w:rsidP="00331606">
            <w:pPr>
              <w:pStyle w:val="Header"/>
              <w:tabs>
                <w:tab w:val="clear" w:pos="4320"/>
                <w:tab w:val="clear" w:pos="8640"/>
              </w:tabs>
              <w:rPr>
                <w:rFonts w:asciiTheme="minorHAnsi" w:hAnsiTheme="minorHAnsi"/>
                <w:sz w:val="18"/>
                <w:szCs w:val="18"/>
              </w:rPr>
            </w:pPr>
            <w:r w:rsidRPr="005D49C8">
              <w:rPr>
                <w:rFonts w:asciiTheme="minorHAnsi" w:hAnsiTheme="minorHAnsi"/>
                <w:sz w:val="18"/>
                <w:szCs w:val="18"/>
              </w:rPr>
              <w:t xml:space="preserve">System Installation </w:t>
            </w:r>
            <w:r w:rsidR="00664243" w:rsidRPr="00C301D7">
              <w:rPr>
                <w:rFonts w:asciiTheme="minorHAnsi" w:hAnsiTheme="minorHAnsi"/>
                <w:sz w:val="18"/>
                <w:szCs w:val="18"/>
              </w:rPr>
              <w:t>Type</w:t>
            </w:r>
          </w:p>
        </w:tc>
        <w:tc>
          <w:tcPr>
            <w:tcW w:w="2404" w:type="pct"/>
            <w:vAlign w:val="center"/>
          </w:tcPr>
          <w:p w14:paraId="58D530AB" w14:textId="77777777" w:rsidR="00664243" w:rsidRPr="00C301D7" w:rsidRDefault="00664243" w:rsidP="00331606">
            <w:pPr>
              <w:rPr>
                <w:rFonts w:asciiTheme="minorHAnsi" w:hAnsiTheme="minorHAnsi"/>
                <w:sz w:val="18"/>
                <w:szCs w:val="18"/>
              </w:rPr>
            </w:pPr>
          </w:p>
        </w:tc>
      </w:tr>
      <w:tr w:rsidR="00664243" w:rsidRPr="00C301D7" w14:paraId="58D530B0" w14:textId="77777777" w:rsidTr="004E44DE">
        <w:trPr>
          <w:cantSplit/>
          <w:trHeight w:val="288"/>
        </w:trPr>
        <w:tc>
          <w:tcPr>
            <w:tcW w:w="191" w:type="pct"/>
            <w:vAlign w:val="center"/>
          </w:tcPr>
          <w:p w14:paraId="58D530AD" w14:textId="79B5D856"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5" w:type="pct"/>
            <w:vAlign w:val="center"/>
          </w:tcPr>
          <w:p w14:paraId="04ECF769" w14:textId="3B87396E" w:rsidR="00F90DD2" w:rsidRDefault="00157956"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w:t>
            </w:r>
            <w:r>
              <w:rPr>
                <w:rFonts w:asciiTheme="minorHAnsi" w:hAnsiTheme="minorHAnsi"/>
                <w:sz w:val="18"/>
                <w:szCs w:val="18"/>
              </w:rPr>
              <w:t>FID</w:t>
            </w:r>
            <w:r w:rsidR="00664243" w:rsidRPr="00C301D7">
              <w:rPr>
                <w:rFonts w:asciiTheme="minorHAnsi" w:hAnsiTheme="minorHAnsi"/>
                <w:sz w:val="18"/>
                <w:szCs w:val="18"/>
              </w:rPr>
              <w:t>) Status</w:t>
            </w:r>
          </w:p>
          <w:p w14:paraId="58D530AE" w14:textId="4DB306C1"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404" w:type="pct"/>
            <w:vAlign w:val="center"/>
          </w:tcPr>
          <w:p w14:paraId="58D530AF" w14:textId="77777777" w:rsidR="00664243" w:rsidRPr="00C301D7" w:rsidRDefault="00664243" w:rsidP="00331606">
            <w:pPr>
              <w:rPr>
                <w:rFonts w:asciiTheme="minorHAnsi" w:hAnsiTheme="minorHAnsi"/>
                <w:sz w:val="18"/>
                <w:szCs w:val="18"/>
              </w:rPr>
            </w:pPr>
          </w:p>
        </w:tc>
      </w:tr>
      <w:tr w:rsidR="00664243" w:rsidRPr="00C301D7" w14:paraId="58D530B4" w14:textId="77777777" w:rsidTr="004E44DE">
        <w:trPr>
          <w:cantSplit/>
          <w:trHeight w:val="288"/>
        </w:trPr>
        <w:tc>
          <w:tcPr>
            <w:tcW w:w="191" w:type="pct"/>
            <w:vAlign w:val="center"/>
          </w:tcPr>
          <w:p w14:paraId="58D530B1" w14:textId="6816F320"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5" w:type="pct"/>
            <w:vAlign w:val="center"/>
          </w:tcPr>
          <w:p w14:paraId="58D530B2" w14:textId="0B68BDDB"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404" w:type="pct"/>
            <w:vAlign w:val="center"/>
          </w:tcPr>
          <w:p w14:paraId="58D530B3" w14:textId="77777777" w:rsidR="00664243" w:rsidRPr="00C301D7" w:rsidRDefault="00664243" w:rsidP="00331606">
            <w:pPr>
              <w:rPr>
                <w:rFonts w:asciiTheme="minorHAnsi" w:hAnsiTheme="minorHAnsi"/>
                <w:sz w:val="18"/>
                <w:szCs w:val="18"/>
              </w:rPr>
            </w:pPr>
          </w:p>
        </w:tc>
      </w:tr>
      <w:tr w:rsidR="00664243" w:rsidRPr="00C301D7" w14:paraId="58D530B8" w14:textId="77777777" w:rsidTr="004E44DE">
        <w:trPr>
          <w:cantSplit/>
          <w:trHeight w:val="288"/>
        </w:trPr>
        <w:tc>
          <w:tcPr>
            <w:tcW w:w="191" w:type="pct"/>
            <w:vAlign w:val="center"/>
          </w:tcPr>
          <w:p w14:paraId="58D530B5" w14:textId="537A0ABC"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5" w:type="pct"/>
            <w:vAlign w:val="center"/>
          </w:tcPr>
          <w:p w14:paraId="58D530B6"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4" w:type="pct"/>
            <w:vAlign w:val="center"/>
          </w:tcPr>
          <w:p w14:paraId="58D530B7" w14:textId="77777777" w:rsidR="00664243" w:rsidRPr="00C301D7" w:rsidRDefault="00664243" w:rsidP="00331606">
            <w:pPr>
              <w:rPr>
                <w:rFonts w:asciiTheme="minorHAnsi" w:hAnsiTheme="minorHAnsi"/>
                <w:sz w:val="18"/>
                <w:szCs w:val="18"/>
              </w:rPr>
            </w:pPr>
          </w:p>
        </w:tc>
      </w:tr>
      <w:tr w:rsidR="00664243" w:rsidRPr="00C301D7" w14:paraId="58D530BC" w14:textId="77777777" w:rsidTr="004E44DE">
        <w:trPr>
          <w:cantSplit/>
          <w:trHeight w:val="288"/>
        </w:trPr>
        <w:tc>
          <w:tcPr>
            <w:tcW w:w="191" w:type="pct"/>
            <w:vAlign w:val="center"/>
          </w:tcPr>
          <w:p w14:paraId="58D530B9" w14:textId="0BFAAEA8"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5" w:type="pct"/>
            <w:vAlign w:val="center"/>
          </w:tcPr>
          <w:p w14:paraId="58D530BA" w14:textId="42B79D21"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F90DD2">
              <w:rPr>
                <w:rFonts w:asciiTheme="minorHAnsi" w:hAnsiTheme="minorHAnsi"/>
                <w:sz w:val="18"/>
                <w:szCs w:val="18"/>
              </w:rPr>
              <w:t>S</w:t>
            </w:r>
            <w:r w:rsidRPr="00C301D7">
              <w:rPr>
                <w:rFonts w:asciiTheme="minorHAnsi" w:hAnsiTheme="minorHAnsi"/>
                <w:sz w:val="18"/>
                <w:szCs w:val="18"/>
              </w:rPr>
              <w:t>ystem</w:t>
            </w:r>
          </w:p>
        </w:tc>
        <w:tc>
          <w:tcPr>
            <w:tcW w:w="2404" w:type="pct"/>
            <w:vAlign w:val="center"/>
          </w:tcPr>
          <w:p w14:paraId="58D530BB" w14:textId="77777777" w:rsidR="00664243" w:rsidRPr="00C301D7" w:rsidRDefault="00664243" w:rsidP="00331606">
            <w:pPr>
              <w:rPr>
                <w:rFonts w:asciiTheme="minorHAnsi" w:hAnsiTheme="minorHAnsi"/>
                <w:sz w:val="18"/>
                <w:szCs w:val="18"/>
              </w:rPr>
            </w:pPr>
          </w:p>
        </w:tc>
      </w:tr>
      <w:tr w:rsidR="00664243" w:rsidRPr="00C301D7" w14:paraId="58D530C0" w14:textId="77777777" w:rsidTr="004E44DE">
        <w:trPr>
          <w:cantSplit/>
          <w:trHeight w:val="288"/>
        </w:trPr>
        <w:tc>
          <w:tcPr>
            <w:tcW w:w="191" w:type="pct"/>
            <w:vAlign w:val="center"/>
          </w:tcPr>
          <w:p w14:paraId="58D530BD" w14:textId="2B0B2D23"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5" w:type="pct"/>
            <w:vAlign w:val="center"/>
          </w:tcPr>
          <w:p w14:paraId="58D530BE" w14:textId="1913DE6C"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 xml:space="preserve">sed by </w:t>
            </w:r>
            <w:r w:rsidR="00F90DD2">
              <w:rPr>
                <w:rFonts w:asciiTheme="minorHAnsi" w:hAnsiTheme="minorHAnsi"/>
                <w:sz w:val="18"/>
                <w:szCs w:val="18"/>
              </w:rPr>
              <w:t>I</w:t>
            </w:r>
            <w:r w:rsidRPr="00C301D7">
              <w:rPr>
                <w:rFonts w:asciiTheme="minorHAnsi" w:hAnsiTheme="minorHAnsi"/>
                <w:sz w:val="18"/>
                <w:szCs w:val="18"/>
              </w:rPr>
              <w:t>nstaller</w:t>
            </w:r>
          </w:p>
        </w:tc>
        <w:tc>
          <w:tcPr>
            <w:tcW w:w="2404" w:type="pct"/>
            <w:vAlign w:val="center"/>
          </w:tcPr>
          <w:p w14:paraId="58D530BF" w14:textId="77777777" w:rsidR="00664243" w:rsidRPr="00C301D7" w:rsidRDefault="00664243" w:rsidP="00331606">
            <w:pPr>
              <w:ind w:left="360"/>
              <w:rPr>
                <w:rFonts w:asciiTheme="minorHAnsi" w:hAnsiTheme="minorHAnsi"/>
                <w:sz w:val="18"/>
                <w:szCs w:val="18"/>
              </w:rPr>
            </w:pPr>
          </w:p>
        </w:tc>
      </w:tr>
      <w:tr w:rsidR="00664243" w:rsidRPr="00C301D7" w14:paraId="58D530C4" w14:textId="77777777" w:rsidTr="004E44DE">
        <w:trPr>
          <w:cantSplit/>
          <w:trHeight w:val="288"/>
        </w:trPr>
        <w:tc>
          <w:tcPr>
            <w:tcW w:w="191" w:type="pct"/>
            <w:vAlign w:val="center"/>
          </w:tcPr>
          <w:p w14:paraId="58D530C1" w14:textId="66CF63D7"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5" w:type="pct"/>
            <w:vAlign w:val="center"/>
          </w:tcPr>
          <w:p w14:paraId="58D530C2" w14:textId="2A488A23"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Person </w:t>
            </w:r>
            <w:r w:rsidR="00F90DD2">
              <w:rPr>
                <w:rFonts w:asciiTheme="minorHAnsi" w:hAnsiTheme="minorHAnsi"/>
                <w:sz w:val="18"/>
                <w:szCs w:val="18"/>
              </w:rPr>
              <w:t>W</w:t>
            </w:r>
            <w:r w:rsidRPr="00C301D7">
              <w:rPr>
                <w:rFonts w:asciiTheme="minorHAnsi" w:hAnsiTheme="minorHAnsi"/>
                <w:sz w:val="18"/>
                <w:szCs w:val="18"/>
              </w:rPr>
              <w:t xml:space="preserve">ho </w:t>
            </w:r>
            <w:r w:rsidR="00F90DD2">
              <w:rPr>
                <w:rFonts w:asciiTheme="minorHAnsi" w:hAnsiTheme="minorHAnsi"/>
                <w:sz w:val="18"/>
                <w:szCs w:val="18"/>
              </w:rPr>
              <w:t>P</w:t>
            </w:r>
            <w:r w:rsidRPr="00C301D7">
              <w:rPr>
                <w:rFonts w:asciiTheme="minorHAnsi" w:hAnsiTheme="minorHAnsi"/>
                <w:sz w:val="18"/>
                <w:szCs w:val="18"/>
              </w:rPr>
              <w:t xml:space="preserve">erformed the Refrigerant Charge Verification </w:t>
            </w:r>
            <w:r w:rsidR="00F90DD2">
              <w:rPr>
                <w:rFonts w:asciiTheme="minorHAnsi" w:hAnsiTheme="minorHAnsi"/>
                <w:sz w:val="18"/>
                <w:szCs w:val="18"/>
              </w:rPr>
              <w:t>R</w:t>
            </w:r>
            <w:r w:rsidRPr="00C301D7">
              <w:rPr>
                <w:rFonts w:asciiTheme="minorHAnsi" w:hAnsiTheme="minorHAnsi"/>
                <w:sz w:val="18"/>
                <w:szCs w:val="18"/>
              </w:rPr>
              <w:t>eported on the Certificate of Installation</w:t>
            </w:r>
          </w:p>
        </w:tc>
        <w:tc>
          <w:tcPr>
            <w:tcW w:w="2404" w:type="pct"/>
            <w:vAlign w:val="center"/>
          </w:tcPr>
          <w:p w14:paraId="58D530C3" w14:textId="77777777" w:rsidR="00664243" w:rsidRPr="00C301D7" w:rsidRDefault="00664243" w:rsidP="00331606">
            <w:pPr>
              <w:rPr>
                <w:rFonts w:asciiTheme="minorHAnsi" w:hAnsiTheme="minorHAnsi"/>
                <w:sz w:val="18"/>
                <w:szCs w:val="18"/>
              </w:rPr>
            </w:pPr>
          </w:p>
        </w:tc>
      </w:tr>
      <w:tr w:rsidR="00664243" w:rsidRPr="00C301D7" w14:paraId="58D530C8" w14:textId="77777777" w:rsidTr="004E44DE">
        <w:trPr>
          <w:cantSplit/>
          <w:trHeight w:val="288"/>
        </w:trPr>
        <w:tc>
          <w:tcPr>
            <w:tcW w:w="191" w:type="pct"/>
            <w:vAlign w:val="center"/>
          </w:tcPr>
          <w:p w14:paraId="58D530C5" w14:textId="3D361DED"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5" w:type="pct"/>
            <w:vAlign w:val="center"/>
          </w:tcPr>
          <w:p w14:paraId="58D530C6" w14:textId="3BE81D55"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HERS Verification Compliance Requirement Status</w:t>
            </w:r>
          </w:p>
        </w:tc>
        <w:tc>
          <w:tcPr>
            <w:tcW w:w="2404" w:type="pct"/>
            <w:vAlign w:val="center"/>
          </w:tcPr>
          <w:p w14:paraId="58D530C7" w14:textId="77777777" w:rsidR="00664243" w:rsidRPr="00C301D7" w:rsidRDefault="00664243" w:rsidP="00331606">
            <w:pPr>
              <w:ind w:left="720"/>
              <w:rPr>
                <w:rFonts w:asciiTheme="minorHAnsi" w:hAnsiTheme="minorHAnsi"/>
                <w:color w:val="FF0000"/>
                <w:sz w:val="18"/>
                <w:szCs w:val="18"/>
              </w:rPr>
            </w:pPr>
          </w:p>
        </w:tc>
      </w:tr>
      <w:tr w:rsidR="00664243" w:rsidRPr="00C301D7" w14:paraId="58D530CC" w14:textId="77777777" w:rsidTr="004E44DE">
        <w:trPr>
          <w:cantSplit/>
          <w:trHeight w:val="288"/>
        </w:trPr>
        <w:tc>
          <w:tcPr>
            <w:tcW w:w="191" w:type="pct"/>
            <w:vAlign w:val="center"/>
          </w:tcPr>
          <w:p w14:paraId="58D530C9" w14:textId="6026D95F"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5" w:type="pct"/>
            <w:vAlign w:val="center"/>
          </w:tcPr>
          <w:p w14:paraId="58D530CA" w14:textId="52BA1DB2" w:rsidR="00664243" w:rsidRPr="00C301D7" w:rsidRDefault="00664243" w:rsidP="00F76A4F">
            <w:pPr>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sed by HERS Rater</w:t>
            </w:r>
          </w:p>
        </w:tc>
        <w:tc>
          <w:tcPr>
            <w:tcW w:w="2404" w:type="pct"/>
            <w:vAlign w:val="center"/>
          </w:tcPr>
          <w:p w14:paraId="58D530CB" w14:textId="77777777" w:rsidR="00664243" w:rsidRPr="00C301D7" w:rsidRDefault="00664243" w:rsidP="00331606">
            <w:pPr>
              <w:rPr>
                <w:rFonts w:asciiTheme="minorHAnsi" w:hAnsiTheme="minorHAnsi"/>
                <w:sz w:val="18"/>
                <w:szCs w:val="18"/>
              </w:rPr>
            </w:pPr>
          </w:p>
        </w:tc>
      </w:tr>
    </w:tbl>
    <w:p w14:paraId="58D530CD" w14:textId="77777777" w:rsidR="00664243" w:rsidRPr="00F76A4F" w:rsidRDefault="00664243" w:rsidP="00664243">
      <w:pPr>
        <w:rPr>
          <w:rFonts w:asciiTheme="minorHAnsi" w:hAnsiTheme="minorHAnsi"/>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64243" w:rsidRPr="00C301D7" w14:paraId="58D530CF" w14:textId="77777777" w:rsidTr="001F041D">
        <w:trPr>
          <w:cantSplit/>
          <w:trHeight w:val="288"/>
        </w:trPr>
        <w:tc>
          <w:tcPr>
            <w:tcW w:w="5000" w:type="pct"/>
            <w:vAlign w:val="center"/>
          </w:tcPr>
          <w:p w14:paraId="58D530CE" w14:textId="3EA1EE2D" w:rsidR="00664243" w:rsidRPr="00C301D7" w:rsidRDefault="00F76A4F"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sidR="00580D7F">
              <w:rPr>
                <w:rFonts w:asciiTheme="minorHAnsi" w:hAnsiTheme="minorHAnsi"/>
                <w:b/>
                <w:szCs w:val="18"/>
              </w:rPr>
              <w:t>- Refrigerant Charge Verification - Fault Indicator Display (FID)</w:t>
            </w:r>
          </w:p>
        </w:tc>
      </w:tr>
    </w:tbl>
    <w:p w14:paraId="58D530D0"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57"/>
        <w:gridCol w:w="5352"/>
        <w:gridCol w:w="5174"/>
      </w:tblGrid>
      <w:tr w:rsidR="00664243" w:rsidRPr="00C301D7" w14:paraId="58D530D2" w14:textId="77777777" w:rsidTr="00B92D05">
        <w:trPr>
          <w:cantSplit/>
          <w:trHeight w:val="288"/>
        </w:trPr>
        <w:tc>
          <w:tcPr>
            <w:tcW w:w="5000" w:type="pct"/>
            <w:gridSpan w:val="3"/>
            <w:vAlign w:val="center"/>
          </w:tcPr>
          <w:p w14:paraId="58D530D1" w14:textId="4D6E0E44" w:rsidR="00664243" w:rsidRPr="00C301D7" w:rsidRDefault="00664243" w:rsidP="00B92D05">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664243" w:rsidRPr="00C301D7" w14:paraId="58D530D6" w14:textId="77777777" w:rsidTr="00C848CE">
        <w:trPr>
          <w:cantSplit/>
          <w:trHeight w:val="288"/>
        </w:trPr>
        <w:tc>
          <w:tcPr>
            <w:tcW w:w="164" w:type="pct"/>
            <w:vAlign w:val="center"/>
          </w:tcPr>
          <w:p w14:paraId="58D530D3"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459" w:type="pct"/>
            <w:tcMar>
              <w:left w:w="115" w:type="dxa"/>
              <w:right w:w="101" w:type="dxa"/>
            </w:tcMar>
            <w:vAlign w:val="center"/>
          </w:tcPr>
          <w:p w14:paraId="0A92397F" w14:textId="38046094" w:rsidR="00F90DD2" w:rsidRDefault="00664243"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F90DD2">
              <w:rPr>
                <w:rFonts w:asciiTheme="minorHAnsi" w:hAnsiTheme="minorHAnsi"/>
                <w:sz w:val="18"/>
                <w:szCs w:val="18"/>
              </w:rPr>
              <w:t>A</w:t>
            </w:r>
            <w:r w:rsidRPr="00C301D7">
              <w:rPr>
                <w:rFonts w:asciiTheme="minorHAnsi" w:hAnsiTheme="minorHAnsi"/>
                <w:sz w:val="18"/>
                <w:szCs w:val="18"/>
              </w:rPr>
              <w:t xml:space="preserve">ir </w:t>
            </w:r>
            <w:r w:rsidR="00F90DD2">
              <w:rPr>
                <w:rFonts w:asciiTheme="minorHAnsi" w:hAnsiTheme="minorHAnsi"/>
                <w:sz w:val="18"/>
                <w:szCs w:val="18"/>
              </w:rPr>
              <w:t>E</w:t>
            </w:r>
            <w:r w:rsidRPr="00C301D7">
              <w:rPr>
                <w:rFonts w:asciiTheme="minorHAnsi" w:hAnsiTheme="minorHAnsi"/>
                <w:sz w:val="18"/>
                <w:szCs w:val="18"/>
              </w:rPr>
              <w:t xml:space="preserve">ntering </w:t>
            </w:r>
            <w:r w:rsidR="00F90DD2">
              <w:rPr>
                <w:rFonts w:asciiTheme="minorHAnsi" w:hAnsiTheme="minorHAnsi"/>
                <w:sz w:val="18"/>
                <w:szCs w:val="18"/>
              </w:rPr>
              <w:t>D</w:t>
            </w:r>
            <w:r w:rsidRPr="00C301D7">
              <w:rPr>
                <w:rFonts w:asciiTheme="minorHAnsi" w:hAnsiTheme="minorHAnsi"/>
                <w:sz w:val="18"/>
                <w:szCs w:val="18"/>
              </w:rPr>
              <w:t xml:space="preserve">ry-bulb </w:t>
            </w:r>
            <w:r w:rsidR="00F90DD2">
              <w:rPr>
                <w:rFonts w:asciiTheme="minorHAnsi" w:hAnsiTheme="minorHAnsi"/>
                <w:sz w:val="18"/>
                <w:szCs w:val="18"/>
              </w:rPr>
              <w:t>T</w:t>
            </w:r>
            <w:r w:rsidRPr="00C301D7">
              <w:rPr>
                <w:rFonts w:asciiTheme="minorHAnsi" w:hAnsiTheme="minorHAnsi"/>
                <w:sz w:val="18"/>
                <w:szCs w:val="18"/>
              </w:rPr>
              <w:t xml:space="preserve">emperature </w:t>
            </w:r>
          </w:p>
          <w:p w14:paraId="58D530D4" w14:textId="1226311B" w:rsidR="00664243" w:rsidRPr="00C301D7" w:rsidRDefault="00664243"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377" w:type="pct"/>
            <w:tcMar>
              <w:left w:w="115" w:type="dxa"/>
              <w:right w:w="101" w:type="dxa"/>
            </w:tcMar>
            <w:vAlign w:val="center"/>
          </w:tcPr>
          <w:p w14:paraId="58D530D5" w14:textId="77777777" w:rsidR="00664243" w:rsidRPr="00C301D7" w:rsidRDefault="00664243" w:rsidP="00B92D05">
            <w:pPr>
              <w:keepNext/>
              <w:rPr>
                <w:rFonts w:asciiTheme="minorHAnsi" w:hAnsiTheme="minorHAnsi"/>
                <w:sz w:val="18"/>
                <w:szCs w:val="18"/>
              </w:rPr>
            </w:pPr>
          </w:p>
        </w:tc>
      </w:tr>
      <w:tr w:rsidR="00664243" w:rsidRPr="00C301D7" w14:paraId="58D530DA" w14:textId="77777777" w:rsidTr="00C848CE">
        <w:trPr>
          <w:cantSplit/>
          <w:trHeight w:val="288"/>
        </w:trPr>
        <w:tc>
          <w:tcPr>
            <w:tcW w:w="164" w:type="pct"/>
            <w:vAlign w:val="center"/>
          </w:tcPr>
          <w:p w14:paraId="58D530D7"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459" w:type="pct"/>
            <w:tcMar>
              <w:left w:w="115" w:type="dxa"/>
              <w:right w:w="101" w:type="dxa"/>
            </w:tcMar>
            <w:vAlign w:val="center"/>
          </w:tcPr>
          <w:p w14:paraId="58D530D8" w14:textId="543D214B" w:rsidR="00664243" w:rsidRPr="00C301D7" w:rsidRDefault="00664243" w:rsidP="00B92D05">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377" w:type="pct"/>
            <w:tcMar>
              <w:left w:w="115" w:type="dxa"/>
              <w:right w:w="101" w:type="dxa"/>
            </w:tcMar>
            <w:vAlign w:val="center"/>
          </w:tcPr>
          <w:p w14:paraId="58D530D9" w14:textId="77777777" w:rsidR="00664243" w:rsidRPr="00C301D7" w:rsidRDefault="00664243" w:rsidP="00B92D05">
            <w:pPr>
              <w:keepNext/>
              <w:rPr>
                <w:rFonts w:asciiTheme="minorHAnsi" w:hAnsiTheme="minorHAnsi"/>
                <w:sz w:val="18"/>
                <w:szCs w:val="18"/>
              </w:rPr>
            </w:pPr>
          </w:p>
        </w:tc>
      </w:tr>
      <w:tr w:rsidR="00664243" w:rsidRPr="00C301D7" w14:paraId="58D530DE" w14:textId="77777777" w:rsidTr="00C848CE">
        <w:trPr>
          <w:cantSplit/>
          <w:trHeight w:val="288"/>
        </w:trPr>
        <w:tc>
          <w:tcPr>
            <w:tcW w:w="164" w:type="pct"/>
            <w:vAlign w:val="center"/>
          </w:tcPr>
          <w:p w14:paraId="58D530DB"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459" w:type="pct"/>
            <w:tcMar>
              <w:left w:w="115" w:type="dxa"/>
              <w:right w:w="101" w:type="dxa"/>
            </w:tcMar>
            <w:vAlign w:val="center"/>
          </w:tcPr>
          <w:p w14:paraId="58D530DC" w14:textId="483324B8" w:rsidR="00664243" w:rsidRPr="00C301D7" w:rsidRDefault="00664243" w:rsidP="00B92D05">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(SDR)</w:t>
            </w:r>
          </w:p>
        </w:tc>
        <w:tc>
          <w:tcPr>
            <w:tcW w:w="2377" w:type="pct"/>
            <w:tcMar>
              <w:left w:w="115" w:type="dxa"/>
              <w:right w:w="101" w:type="dxa"/>
            </w:tcMar>
            <w:vAlign w:val="center"/>
          </w:tcPr>
          <w:p w14:paraId="58D530DD" w14:textId="77777777" w:rsidR="00664243" w:rsidRPr="00C301D7" w:rsidRDefault="00664243" w:rsidP="00B92D05">
            <w:pPr>
              <w:keepNext/>
              <w:rPr>
                <w:rFonts w:asciiTheme="minorHAnsi" w:hAnsiTheme="minorHAnsi"/>
                <w:sz w:val="18"/>
                <w:szCs w:val="18"/>
              </w:rPr>
            </w:pPr>
          </w:p>
        </w:tc>
      </w:tr>
      <w:tr w:rsidR="00664243" w:rsidRPr="00C301D7" w14:paraId="58D530E2" w14:textId="77777777" w:rsidTr="00C848CE">
        <w:trPr>
          <w:cantSplit/>
          <w:trHeight w:val="288"/>
        </w:trPr>
        <w:tc>
          <w:tcPr>
            <w:tcW w:w="164" w:type="pct"/>
            <w:vAlign w:val="center"/>
          </w:tcPr>
          <w:p w14:paraId="58D530DF"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459" w:type="pct"/>
            <w:tcMar>
              <w:left w:w="115" w:type="dxa"/>
              <w:right w:w="101" w:type="dxa"/>
            </w:tcMar>
            <w:vAlign w:val="center"/>
          </w:tcPr>
          <w:p w14:paraId="58D530E0" w14:textId="5E368996" w:rsidR="00664243" w:rsidRPr="00C301D7" w:rsidRDefault="00157956" w:rsidP="00B92D05">
            <w:pPr>
              <w:keepNext/>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Verification Applicability</w:t>
            </w:r>
          </w:p>
        </w:tc>
        <w:tc>
          <w:tcPr>
            <w:tcW w:w="2377" w:type="pct"/>
            <w:tcMar>
              <w:left w:w="115" w:type="dxa"/>
              <w:right w:w="101" w:type="dxa"/>
            </w:tcMar>
            <w:vAlign w:val="center"/>
          </w:tcPr>
          <w:p w14:paraId="58D530E1" w14:textId="77777777" w:rsidR="00664243" w:rsidRPr="00C301D7" w:rsidRDefault="00664243" w:rsidP="00B92D05">
            <w:pPr>
              <w:keepNext/>
              <w:rPr>
                <w:rFonts w:asciiTheme="minorHAnsi" w:hAnsiTheme="minorHAnsi"/>
                <w:sz w:val="18"/>
                <w:szCs w:val="18"/>
              </w:rPr>
            </w:pPr>
          </w:p>
        </w:tc>
      </w:tr>
    </w:tbl>
    <w:p w14:paraId="58D530E3"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265"/>
        <w:gridCol w:w="5174"/>
      </w:tblGrid>
      <w:tr w:rsidR="00664243" w:rsidRPr="00C301D7" w14:paraId="58D530E7" w14:textId="77777777" w:rsidTr="00D17B3C">
        <w:trPr>
          <w:cantSplit/>
          <w:trHeight w:val="288"/>
        </w:trPr>
        <w:tc>
          <w:tcPr>
            <w:tcW w:w="5000" w:type="pct"/>
            <w:gridSpan w:val="3"/>
            <w:vAlign w:val="center"/>
          </w:tcPr>
          <w:p w14:paraId="58D530E5" w14:textId="6046B9CD" w:rsidR="00664243" w:rsidRPr="00F76A4F" w:rsidRDefault="00664243" w:rsidP="00D17B3C">
            <w:pPr>
              <w:pStyle w:val="Header"/>
              <w:keepNext/>
              <w:tabs>
                <w:tab w:val="clear" w:pos="4320"/>
                <w:tab w:val="clear" w:pos="8640"/>
              </w:tabs>
              <w:rPr>
                <w:rFonts w:asciiTheme="minorHAnsi" w:hAnsiTheme="minorHAnsi"/>
                <w:b/>
                <w:szCs w:val="18"/>
              </w:rPr>
            </w:pPr>
            <w:r w:rsidRPr="00F76A4F">
              <w:rPr>
                <w:rFonts w:asciiTheme="minorHAnsi" w:hAnsiTheme="minorHAnsi"/>
                <w:b/>
                <w:szCs w:val="18"/>
              </w:rPr>
              <w:lastRenderedPageBreak/>
              <w:t>C. Measurement Access Hole (MAH) Verification</w:t>
            </w:r>
          </w:p>
          <w:p w14:paraId="58D530E6" w14:textId="61F18C1E" w:rsidR="00664243" w:rsidRPr="00C301D7" w:rsidRDefault="004978E7" w:rsidP="00D17B3C">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664243"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664243" w:rsidRPr="00C301D7" w14:paraId="58D530EB" w14:textId="77777777" w:rsidTr="00C848CE">
        <w:trPr>
          <w:cantSplit/>
          <w:trHeight w:val="288"/>
        </w:trPr>
        <w:tc>
          <w:tcPr>
            <w:tcW w:w="204" w:type="pct"/>
            <w:vAlign w:val="center"/>
          </w:tcPr>
          <w:p w14:paraId="58D530E8" w14:textId="77777777" w:rsidR="00664243" w:rsidRPr="00C301D7" w:rsidRDefault="00664243" w:rsidP="00D17B3C">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19" w:type="pct"/>
            <w:tcMar>
              <w:left w:w="115" w:type="dxa"/>
              <w:right w:w="101" w:type="dxa"/>
            </w:tcMar>
            <w:vAlign w:val="center"/>
          </w:tcPr>
          <w:p w14:paraId="58D530E9" w14:textId="473D63E0" w:rsidR="00664243" w:rsidRPr="00C301D7" w:rsidRDefault="00664243" w:rsidP="00F76A4F">
            <w:pPr>
              <w:keepNext/>
              <w:rPr>
                <w:rFonts w:asciiTheme="minorHAnsi" w:hAnsiTheme="minorHAnsi"/>
                <w:sz w:val="18"/>
                <w:szCs w:val="18"/>
              </w:rPr>
            </w:pPr>
            <w:r w:rsidRPr="00C301D7">
              <w:rPr>
                <w:rFonts w:asciiTheme="minorHAnsi" w:hAnsiTheme="minorHAnsi"/>
                <w:sz w:val="18"/>
                <w:szCs w:val="18"/>
              </w:rPr>
              <w:t xml:space="preserve">Method </w:t>
            </w:r>
            <w:r w:rsidR="00F90DD2">
              <w:rPr>
                <w:rFonts w:asciiTheme="minorHAnsi" w:hAnsiTheme="minorHAnsi"/>
                <w:sz w:val="18"/>
                <w:szCs w:val="18"/>
              </w:rPr>
              <w:t>U</w:t>
            </w:r>
            <w:r w:rsidRPr="00C301D7">
              <w:rPr>
                <w:rFonts w:asciiTheme="minorHAnsi" w:hAnsiTheme="minorHAnsi"/>
                <w:sz w:val="18"/>
                <w:szCs w:val="18"/>
              </w:rPr>
              <w:t xml:space="preserve">sed to </w:t>
            </w:r>
            <w:r w:rsidR="00F90DD2">
              <w:rPr>
                <w:rFonts w:asciiTheme="minorHAnsi" w:hAnsiTheme="minorHAnsi"/>
                <w:sz w:val="18"/>
                <w:szCs w:val="18"/>
              </w:rPr>
              <w:t>D</w:t>
            </w:r>
            <w:r w:rsidRPr="00C301D7">
              <w:rPr>
                <w:rFonts w:asciiTheme="minorHAnsi" w:hAnsiTheme="minorHAnsi"/>
                <w:sz w:val="18"/>
                <w:szCs w:val="18"/>
              </w:rPr>
              <w:t xml:space="preserve">emonstrate </w:t>
            </w:r>
            <w:r w:rsidR="00F90DD2">
              <w:rPr>
                <w:rFonts w:asciiTheme="minorHAnsi" w:hAnsiTheme="minorHAnsi"/>
                <w:sz w:val="18"/>
                <w:szCs w:val="18"/>
              </w:rPr>
              <w:t>C</w:t>
            </w:r>
            <w:r w:rsidRPr="00C301D7">
              <w:rPr>
                <w:rFonts w:asciiTheme="minorHAnsi" w:hAnsiTheme="minorHAnsi"/>
                <w:sz w:val="18"/>
                <w:szCs w:val="18"/>
              </w:rPr>
              <w:t xml:space="preserve">ompliance with the Measurement Access Hole (MAH) </w:t>
            </w:r>
            <w:r w:rsidR="00F90DD2">
              <w:rPr>
                <w:rFonts w:asciiTheme="minorHAnsi" w:hAnsiTheme="minorHAnsi"/>
                <w:sz w:val="18"/>
                <w:szCs w:val="18"/>
              </w:rPr>
              <w:t>R</w:t>
            </w:r>
            <w:r w:rsidRPr="00C301D7">
              <w:rPr>
                <w:rFonts w:asciiTheme="minorHAnsi" w:hAnsiTheme="minorHAnsi"/>
                <w:sz w:val="18"/>
                <w:szCs w:val="18"/>
              </w:rPr>
              <w:t>equirement</w:t>
            </w:r>
          </w:p>
        </w:tc>
        <w:tc>
          <w:tcPr>
            <w:tcW w:w="2377" w:type="pct"/>
            <w:tcMar>
              <w:left w:w="115" w:type="dxa"/>
              <w:right w:w="101" w:type="dxa"/>
            </w:tcMar>
            <w:vAlign w:val="center"/>
          </w:tcPr>
          <w:p w14:paraId="58D530EA" w14:textId="77777777" w:rsidR="00664243" w:rsidRPr="00C301D7" w:rsidRDefault="00664243" w:rsidP="00D17B3C">
            <w:pPr>
              <w:keepNext/>
              <w:rPr>
                <w:rFonts w:asciiTheme="minorHAnsi" w:hAnsiTheme="minorHAnsi"/>
                <w:sz w:val="18"/>
                <w:szCs w:val="18"/>
              </w:rPr>
            </w:pPr>
          </w:p>
        </w:tc>
      </w:tr>
    </w:tbl>
    <w:p w14:paraId="58D530EC" w14:textId="77777777" w:rsidR="00664243" w:rsidRPr="00C301D7" w:rsidRDefault="00664243" w:rsidP="00664243">
      <w:pPr>
        <w:rPr>
          <w:rFonts w:asciiTheme="minorHAnsi" w:hAnsiTheme="minorHAnsi"/>
          <w:b/>
          <w:sz w:val="18"/>
          <w:szCs w:val="18"/>
        </w:rPr>
      </w:pPr>
    </w:p>
    <w:p w14:paraId="58D530F8" w14:textId="77777777" w:rsidR="00664243" w:rsidRDefault="00664243" w:rsidP="00664243">
      <w:pPr>
        <w:pStyle w:val="Header"/>
        <w:tabs>
          <w:tab w:val="clear" w:pos="4320"/>
          <w:tab w:val="clear" w:pos="8640"/>
          <w:tab w:val="left" w:pos="360"/>
        </w:tabs>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112118" w:rsidRPr="006A3EEB" w14:paraId="3D1381BC" w14:textId="77777777" w:rsidTr="00112118">
        <w:trPr>
          <w:cantSplit/>
        </w:trPr>
        <w:tc>
          <w:tcPr>
            <w:tcW w:w="10998" w:type="dxa"/>
            <w:gridSpan w:val="4"/>
          </w:tcPr>
          <w:p w14:paraId="6B718CE9" w14:textId="56B62745" w:rsidR="00112118" w:rsidRPr="00BC1E29" w:rsidRDefault="00112118" w:rsidP="00112118">
            <w:pPr>
              <w:keepNext/>
              <w:rPr>
                <w:rFonts w:ascii="Calibri" w:hAnsi="Calibri"/>
                <w:b/>
              </w:rPr>
            </w:pPr>
            <w:r>
              <w:rPr>
                <w:rFonts w:ascii="Calibri" w:hAnsi="Calibri"/>
                <w:b/>
              </w:rPr>
              <w:t>D</w:t>
            </w:r>
            <w:r w:rsidRPr="00BC1E29">
              <w:rPr>
                <w:rFonts w:ascii="Calibri" w:hAnsi="Calibri"/>
                <w:b/>
              </w:rPr>
              <w:t>. Minimum System Airflow Rate Verification</w:t>
            </w:r>
          </w:p>
          <w:p w14:paraId="7E37C87E" w14:textId="77777777" w:rsidR="00112118" w:rsidRPr="00654A92" w:rsidRDefault="00112118" w:rsidP="0011211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112118" w:rsidRPr="006A3EEB" w14:paraId="303B4F6A" w14:textId="77777777" w:rsidTr="00112118">
        <w:trPr>
          <w:cantSplit/>
          <w:trHeight w:val="305"/>
        </w:trPr>
        <w:tc>
          <w:tcPr>
            <w:tcW w:w="2988" w:type="dxa"/>
            <w:gridSpan w:val="2"/>
            <w:vAlign w:val="center"/>
          </w:tcPr>
          <w:p w14:paraId="3064DBCB"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330" w:type="dxa"/>
          </w:tcPr>
          <w:p w14:paraId="2850D410"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4680" w:type="dxa"/>
            <w:vAlign w:val="center"/>
          </w:tcPr>
          <w:p w14:paraId="3FE43112"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4CE69D0" w14:textId="77777777" w:rsidTr="00112118">
        <w:trPr>
          <w:cantSplit/>
          <w:trHeight w:val="882"/>
        </w:trPr>
        <w:tc>
          <w:tcPr>
            <w:tcW w:w="2988" w:type="dxa"/>
            <w:gridSpan w:val="2"/>
            <w:tcBorders>
              <w:top w:val="nil"/>
            </w:tcBorders>
            <w:vAlign w:val="bottom"/>
          </w:tcPr>
          <w:p w14:paraId="6E62611C"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F345393"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5771787"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003D6F52" w14:textId="77777777" w:rsidTr="00112118">
        <w:trPr>
          <w:cantSplit/>
          <w:trHeight w:val="350"/>
        </w:trPr>
        <w:tc>
          <w:tcPr>
            <w:tcW w:w="2988" w:type="dxa"/>
            <w:gridSpan w:val="2"/>
          </w:tcPr>
          <w:p w14:paraId="5DBE2D3F" w14:textId="77777777" w:rsidR="00112118" w:rsidRPr="00654A92" w:rsidRDefault="00112118" w:rsidP="00112118">
            <w:pPr>
              <w:keepNext/>
              <w:rPr>
                <w:rFonts w:ascii="Calibri" w:hAnsi="Calibri"/>
                <w:sz w:val="14"/>
                <w:szCs w:val="14"/>
              </w:rPr>
            </w:pPr>
          </w:p>
        </w:tc>
        <w:tc>
          <w:tcPr>
            <w:tcW w:w="3330" w:type="dxa"/>
          </w:tcPr>
          <w:p w14:paraId="63DABE2C" w14:textId="77777777" w:rsidR="00112118" w:rsidRPr="00654A92" w:rsidRDefault="00112118" w:rsidP="00112118">
            <w:pPr>
              <w:keepNext/>
              <w:rPr>
                <w:rFonts w:ascii="Calibri" w:hAnsi="Calibri"/>
                <w:sz w:val="14"/>
                <w:szCs w:val="14"/>
              </w:rPr>
            </w:pPr>
          </w:p>
        </w:tc>
        <w:tc>
          <w:tcPr>
            <w:tcW w:w="4680" w:type="dxa"/>
          </w:tcPr>
          <w:p w14:paraId="59BE9A97" w14:textId="77777777" w:rsidR="00112118" w:rsidRPr="006A3EEB" w:rsidRDefault="00112118" w:rsidP="00112118">
            <w:pPr>
              <w:keepNext/>
              <w:rPr>
                <w:rFonts w:ascii="Calibri" w:hAnsi="Calibri"/>
                <w:sz w:val="16"/>
                <w:szCs w:val="16"/>
              </w:rPr>
            </w:pPr>
          </w:p>
        </w:tc>
      </w:tr>
      <w:tr w:rsidR="00112118" w:rsidRPr="006A3EEB" w14:paraId="129B031B" w14:textId="77777777" w:rsidTr="00112118">
        <w:trPr>
          <w:cantSplit/>
          <w:trHeight w:val="341"/>
        </w:trPr>
        <w:tc>
          <w:tcPr>
            <w:tcW w:w="2988" w:type="dxa"/>
            <w:gridSpan w:val="2"/>
          </w:tcPr>
          <w:p w14:paraId="4FE455CF" w14:textId="77777777" w:rsidR="00112118" w:rsidRPr="006A3EEB" w:rsidRDefault="00112118" w:rsidP="00112118">
            <w:pPr>
              <w:keepNext/>
              <w:rPr>
                <w:rFonts w:ascii="Calibri" w:hAnsi="Calibri"/>
                <w:sz w:val="16"/>
                <w:szCs w:val="16"/>
              </w:rPr>
            </w:pPr>
          </w:p>
        </w:tc>
        <w:tc>
          <w:tcPr>
            <w:tcW w:w="3330" w:type="dxa"/>
          </w:tcPr>
          <w:p w14:paraId="05BCC8CF" w14:textId="77777777" w:rsidR="00112118" w:rsidRPr="006A3EEB" w:rsidRDefault="00112118" w:rsidP="00112118">
            <w:pPr>
              <w:keepNext/>
              <w:rPr>
                <w:rFonts w:ascii="Calibri" w:hAnsi="Calibri"/>
                <w:sz w:val="16"/>
                <w:szCs w:val="16"/>
              </w:rPr>
            </w:pPr>
          </w:p>
        </w:tc>
        <w:tc>
          <w:tcPr>
            <w:tcW w:w="4680" w:type="dxa"/>
          </w:tcPr>
          <w:p w14:paraId="36707090" w14:textId="77777777" w:rsidR="00112118" w:rsidRPr="006A3EEB" w:rsidRDefault="00112118" w:rsidP="00112118">
            <w:pPr>
              <w:keepNext/>
              <w:rPr>
                <w:rFonts w:ascii="Calibri" w:hAnsi="Calibri"/>
                <w:sz w:val="16"/>
                <w:szCs w:val="16"/>
              </w:rPr>
            </w:pPr>
          </w:p>
        </w:tc>
      </w:tr>
      <w:tr w:rsidR="00112118" w:rsidRPr="00BC1E29" w14:paraId="6A4B3129" w14:textId="77777777" w:rsidTr="00112118">
        <w:tblPrEx>
          <w:tblLook w:val="0000" w:firstRow="0" w:lastRow="0" w:firstColumn="0" w:lastColumn="0" w:noHBand="0" w:noVBand="0"/>
        </w:tblPrEx>
        <w:trPr>
          <w:trHeight w:val="269"/>
        </w:trPr>
        <w:tc>
          <w:tcPr>
            <w:tcW w:w="467" w:type="dxa"/>
            <w:vAlign w:val="center"/>
          </w:tcPr>
          <w:p w14:paraId="5FD2DE86"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7AFB1F7" w14:textId="77777777" w:rsidR="00112118" w:rsidRPr="00FC6D8B" w:rsidRDefault="00112118" w:rsidP="00112118">
            <w:pPr>
              <w:keepNext/>
              <w:rPr>
                <w:rFonts w:ascii="Calibri" w:hAnsi="Calibri"/>
                <w:sz w:val="18"/>
                <w:szCs w:val="18"/>
              </w:rPr>
            </w:pPr>
            <w:r w:rsidRPr="00FC6D8B">
              <w:rPr>
                <w:rFonts w:ascii="Calibri" w:hAnsi="Calibri"/>
                <w:sz w:val="18"/>
                <w:szCs w:val="18"/>
              </w:rPr>
              <w:t xml:space="preserve">Compliance Statement: </w:t>
            </w:r>
          </w:p>
        </w:tc>
      </w:tr>
      <w:tr w:rsidR="00112118" w:rsidRPr="006A3EEB" w14:paraId="4E6929E2" w14:textId="77777777" w:rsidTr="00112118">
        <w:trPr>
          <w:cantSplit/>
        </w:trPr>
        <w:tc>
          <w:tcPr>
            <w:tcW w:w="10998" w:type="dxa"/>
            <w:gridSpan w:val="4"/>
          </w:tcPr>
          <w:p w14:paraId="61A9E954"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6607EA0D" w14:textId="77777777" w:rsidR="00112118" w:rsidRPr="00F76A4F" w:rsidRDefault="00112118" w:rsidP="00664243">
      <w:pPr>
        <w:pStyle w:val="Header"/>
        <w:tabs>
          <w:tab w:val="clear" w:pos="4320"/>
          <w:tab w:val="clear" w:pos="8640"/>
          <w:tab w:val="left" w:pos="360"/>
        </w:tabs>
        <w:rPr>
          <w:rFonts w:asciiTheme="minorHAnsi" w:hAnsiTheme="minorHAnsi"/>
          <w:b/>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5"/>
        <w:gridCol w:w="5204"/>
        <w:gridCol w:w="5133"/>
      </w:tblGrid>
      <w:tr w:rsidR="00664243" w:rsidRPr="00C301D7" w14:paraId="58D530FC" w14:textId="77777777" w:rsidTr="00D17B3C">
        <w:trPr>
          <w:cantSplit/>
          <w:trHeight w:val="288"/>
        </w:trPr>
        <w:tc>
          <w:tcPr>
            <w:tcW w:w="5000" w:type="pct"/>
            <w:gridSpan w:val="3"/>
            <w:vAlign w:val="center"/>
          </w:tcPr>
          <w:p w14:paraId="58D530FA" w14:textId="476471D8" w:rsidR="00664243" w:rsidRPr="00F76A4F" w:rsidRDefault="00664243" w:rsidP="00D17B3C">
            <w:pPr>
              <w:rPr>
                <w:rFonts w:asciiTheme="minorHAnsi" w:hAnsiTheme="minorHAnsi"/>
                <w:b/>
                <w:szCs w:val="18"/>
              </w:rPr>
            </w:pPr>
            <w:r w:rsidRPr="00F76A4F">
              <w:rPr>
                <w:rFonts w:asciiTheme="minorHAnsi" w:hAnsiTheme="minorHAnsi"/>
                <w:b/>
                <w:szCs w:val="18"/>
              </w:rPr>
              <w:t xml:space="preserve">E. </w:t>
            </w:r>
            <w:r w:rsidR="00157956">
              <w:rPr>
                <w:rFonts w:asciiTheme="minorHAnsi" w:hAnsiTheme="minorHAnsi"/>
                <w:b/>
                <w:szCs w:val="18"/>
              </w:rPr>
              <w:t>Fault Indicator Display</w:t>
            </w:r>
            <w:r w:rsidR="008147ED">
              <w:rPr>
                <w:rFonts w:asciiTheme="minorHAnsi" w:hAnsiTheme="minorHAnsi"/>
                <w:b/>
                <w:szCs w:val="18"/>
              </w:rPr>
              <w:t xml:space="preserve"> Installation Verification</w:t>
            </w:r>
          </w:p>
          <w:p w14:paraId="58D530FB" w14:textId="73705604" w:rsidR="00664243" w:rsidRPr="004978E7" w:rsidRDefault="00664243" w:rsidP="00D17B3C">
            <w:pPr>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664243" w:rsidRPr="00C301D7" w14:paraId="58D53100" w14:textId="77777777" w:rsidTr="00C848CE">
        <w:trPr>
          <w:cantSplit/>
          <w:trHeight w:val="288"/>
        </w:trPr>
        <w:tc>
          <w:tcPr>
            <w:tcW w:w="211" w:type="pct"/>
            <w:vAlign w:val="center"/>
          </w:tcPr>
          <w:p w14:paraId="58D530F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01</w:t>
            </w:r>
          </w:p>
        </w:tc>
        <w:tc>
          <w:tcPr>
            <w:tcW w:w="2411" w:type="pct"/>
            <w:vAlign w:val="center"/>
          </w:tcPr>
          <w:p w14:paraId="58D530FE" w14:textId="37A0BC8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Manufacturer Name/Make</w:t>
            </w:r>
          </w:p>
        </w:tc>
        <w:tc>
          <w:tcPr>
            <w:tcW w:w="2378" w:type="pct"/>
            <w:vAlign w:val="center"/>
          </w:tcPr>
          <w:p w14:paraId="58D530FF"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4" w14:textId="77777777" w:rsidTr="00C848CE">
        <w:trPr>
          <w:cantSplit/>
          <w:trHeight w:val="288"/>
        </w:trPr>
        <w:tc>
          <w:tcPr>
            <w:tcW w:w="211" w:type="pct"/>
            <w:vAlign w:val="center"/>
          </w:tcPr>
          <w:p w14:paraId="58D5310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02</w:t>
            </w:r>
          </w:p>
        </w:tc>
        <w:tc>
          <w:tcPr>
            <w:tcW w:w="2411" w:type="pct"/>
            <w:vAlign w:val="center"/>
          </w:tcPr>
          <w:p w14:paraId="58D53102" w14:textId="2C6D889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Model Number</w:t>
            </w:r>
          </w:p>
        </w:tc>
        <w:tc>
          <w:tcPr>
            <w:tcW w:w="2378" w:type="pct"/>
            <w:vAlign w:val="center"/>
          </w:tcPr>
          <w:p w14:paraId="58D53103"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8" w14:textId="77777777" w:rsidTr="00C848CE">
        <w:trPr>
          <w:trHeight w:val="288"/>
        </w:trPr>
        <w:tc>
          <w:tcPr>
            <w:tcW w:w="211" w:type="pct"/>
            <w:tcBorders>
              <w:top w:val="nil"/>
            </w:tcBorders>
            <w:vAlign w:val="center"/>
          </w:tcPr>
          <w:p w14:paraId="58D53105"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03</w:t>
            </w:r>
          </w:p>
        </w:tc>
        <w:tc>
          <w:tcPr>
            <w:tcW w:w="2411" w:type="pct"/>
            <w:tcBorders>
              <w:top w:val="nil"/>
            </w:tcBorders>
            <w:vAlign w:val="center"/>
          </w:tcPr>
          <w:p w14:paraId="58D53106" w14:textId="011E0B3C" w:rsidR="00664243" w:rsidRPr="00C301D7" w:rsidRDefault="00F90DD2" w:rsidP="00F76A4F">
            <w:pPr>
              <w:rPr>
                <w:rFonts w:asciiTheme="minorHAnsi" w:hAnsiTheme="minorHAnsi"/>
                <w:sz w:val="18"/>
                <w:szCs w:val="18"/>
              </w:rPr>
            </w:pPr>
            <w:r>
              <w:rPr>
                <w:rFonts w:asciiTheme="minorHAnsi" w:hAnsiTheme="minorHAnsi"/>
                <w:sz w:val="18"/>
                <w:szCs w:val="18"/>
              </w:rPr>
              <w:t>D</w:t>
            </w:r>
            <w:r w:rsidR="00664243" w:rsidRPr="00C301D7">
              <w:rPr>
                <w:rFonts w:asciiTheme="minorHAnsi" w:hAnsiTheme="minorHAnsi"/>
                <w:sz w:val="18"/>
                <w:szCs w:val="18"/>
              </w:rPr>
              <w:t xml:space="preserve">isplay </w:t>
            </w:r>
            <w:r>
              <w:rPr>
                <w:rFonts w:asciiTheme="minorHAnsi" w:hAnsiTheme="minorHAnsi"/>
                <w:sz w:val="18"/>
                <w:szCs w:val="18"/>
              </w:rPr>
              <w:t>M</w:t>
            </w:r>
            <w:r w:rsidR="00664243" w:rsidRPr="00C301D7">
              <w:rPr>
                <w:rFonts w:asciiTheme="minorHAnsi" w:hAnsiTheme="minorHAnsi"/>
                <w:sz w:val="18"/>
                <w:szCs w:val="18"/>
              </w:rPr>
              <w:t xml:space="preserve">odule is </w:t>
            </w:r>
            <w:r>
              <w:rPr>
                <w:rFonts w:asciiTheme="minorHAnsi" w:hAnsiTheme="minorHAnsi"/>
                <w:sz w:val="18"/>
                <w:szCs w:val="18"/>
              </w:rPr>
              <w:t>M</w:t>
            </w:r>
            <w:r w:rsidR="00664243" w:rsidRPr="00C301D7">
              <w:rPr>
                <w:rFonts w:asciiTheme="minorHAnsi" w:hAnsiTheme="minorHAnsi"/>
                <w:sz w:val="18"/>
                <w:szCs w:val="18"/>
              </w:rPr>
              <w:t xml:space="preserve">ounted </w:t>
            </w:r>
            <w:r>
              <w:rPr>
                <w:rFonts w:asciiTheme="minorHAnsi" w:hAnsiTheme="minorHAnsi"/>
                <w:sz w:val="18"/>
                <w:szCs w:val="18"/>
              </w:rPr>
              <w:t>A</w:t>
            </w:r>
            <w:r w:rsidR="00664243" w:rsidRPr="00C301D7">
              <w:rPr>
                <w:rFonts w:asciiTheme="minorHAnsi" w:hAnsiTheme="minorHAnsi"/>
                <w:sz w:val="18"/>
                <w:szCs w:val="18"/>
              </w:rPr>
              <w:t xml:space="preserve">djacent to the </w:t>
            </w:r>
            <w:r>
              <w:rPr>
                <w:rFonts w:asciiTheme="minorHAnsi" w:hAnsiTheme="minorHAnsi"/>
                <w:sz w:val="18"/>
                <w:szCs w:val="18"/>
              </w:rPr>
              <w:t>S</w:t>
            </w:r>
            <w:r w:rsidR="00664243" w:rsidRPr="00C301D7">
              <w:rPr>
                <w:rFonts w:asciiTheme="minorHAnsi" w:hAnsiTheme="minorHAnsi"/>
                <w:sz w:val="18"/>
                <w:szCs w:val="18"/>
              </w:rPr>
              <w:t xml:space="preserve">ystem </w:t>
            </w:r>
            <w:r>
              <w:rPr>
                <w:rFonts w:asciiTheme="minorHAnsi" w:hAnsiTheme="minorHAnsi"/>
                <w:sz w:val="18"/>
                <w:szCs w:val="18"/>
              </w:rPr>
              <w:t>T</w:t>
            </w:r>
            <w:r w:rsidR="00664243" w:rsidRPr="00C301D7">
              <w:rPr>
                <w:rFonts w:asciiTheme="minorHAnsi" w:hAnsiTheme="minorHAnsi"/>
                <w:sz w:val="18"/>
                <w:szCs w:val="18"/>
              </w:rPr>
              <w:t>hermostat</w:t>
            </w:r>
          </w:p>
        </w:tc>
        <w:tc>
          <w:tcPr>
            <w:tcW w:w="2378" w:type="pct"/>
            <w:tcBorders>
              <w:top w:val="nil"/>
            </w:tcBorders>
            <w:vAlign w:val="center"/>
          </w:tcPr>
          <w:p w14:paraId="58D53107" w14:textId="77777777" w:rsidR="00664243" w:rsidRPr="00C301D7" w:rsidRDefault="00664243" w:rsidP="00D17B3C">
            <w:pPr>
              <w:keepNext/>
              <w:rPr>
                <w:rFonts w:asciiTheme="minorHAnsi" w:hAnsiTheme="minorHAnsi"/>
                <w:sz w:val="18"/>
                <w:szCs w:val="18"/>
              </w:rPr>
            </w:pPr>
          </w:p>
        </w:tc>
      </w:tr>
      <w:tr w:rsidR="00664243" w:rsidRPr="00C301D7" w14:paraId="58D5310C" w14:textId="77777777" w:rsidTr="00C848CE">
        <w:trPr>
          <w:trHeight w:val="288"/>
        </w:trPr>
        <w:tc>
          <w:tcPr>
            <w:tcW w:w="211" w:type="pct"/>
            <w:vAlign w:val="center"/>
          </w:tcPr>
          <w:p w14:paraId="58D53109"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04</w:t>
            </w:r>
          </w:p>
        </w:tc>
        <w:tc>
          <w:tcPr>
            <w:tcW w:w="2411" w:type="pct"/>
            <w:vAlign w:val="center"/>
          </w:tcPr>
          <w:p w14:paraId="58D5310A" w14:textId="6E44BB7B"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01050A">
              <w:rPr>
                <w:rFonts w:asciiTheme="minorHAnsi" w:hAnsiTheme="minorHAnsi"/>
                <w:sz w:val="18"/>
                <w:szCs w:val="18"/>
              </w:rPr>
              <w:t>.</w:t>
            </w:r>
          </w:p>
        </w:tc>
        <w:tc>
          <w:tcPr>
            <w:tcW w:w="2378" w:type="pct"/>
            <w:vAlign w:val="center"/>
          </w:tcPr>
          <w:p w14:paraId="58D5310B" w14:textId="77777777" w:rsidR="00664243" w:rsidRPr="00C301D7" w:rsidRDefault="00664243" w:rsidP="00D17B3C">
            <w:pPr>
              <w:keepNext/>
              <w:rPr>
                <w:rFonts w:asciiTheme="minorHAnsi" w:hAnsiTheme="minorHAnsi"/>
                <w:sz w:val="18"/>
                <w:szCs w:val="18"/>
              </w:rPr>
            </w:pPr>
          </w:p>
        </w:tc>
      </w:tr>
      <w:tr w:rsidR="00664243" w:rsidRPr="00C301D7" w14:paraId="58D53110" w14:textId="77777777" w:rsidTr="00C848CE">
        <w:trPr>
          <w:trHeight w:val="288"/>
        </w:trPr>
        <w:tc>
          <w:tcPr>
            <w:tcW w:w="211" w:type="pct"/>
            <w:vAlign w:val="center"/>
          </w:tcPr>
          <w:p w14:paraId="58D5310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05</w:t>
            </w:r>
          </w:p>
        </w:tc>
        <w:tc>
          <w:tcPr>
            <w:tcW w:w="2411" w:type="pct"/>
            <w:vAlign w:val="center"/>
          </w:tcPr>
          <w:p w14:paraId="58D5310E" w14:textId="5DD94250"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378" w:type="pct"/>
            <w:vAlign w:val="center"/>
          </w:tcPr>
          <w:p w14:paraId="58D5310F" w14:textId="77777777" w:rsidR="00664243" w:rsidRPr="00C301D7" w:rsidRDefault="00664243" w:rsidP="00D17B3C">
            <w:pPr>
              <w:keepNext/>
              <w:rPr>
                <w:rFonts w:asciiTheme="minorHAnsi" w:hAnsiTheme="minorHAnsi"/>
                <w:sz w:val="18"/>
                <w:szCs w:val="18"/>
              </w:rPr>
            </w:pPr>
          </w:p>
        </w:tc>
      </w:tr>
      <w:tr w:rsidR="00664243" w:rsidRPr="00C301D7" w14:paraId="58D53113" w14:textId="77777777" w:rsidTr="00D17B3C">
        <w:trPr>
          <w:trHeight w:val="288"/>
        </w:trPr>
        <w:tc>
          <w:tcPr>
            <w:tcW w:w="211" w:type="pct"/>
            <w:vAlign w:val="center"/>
          </w:tcPr>
          <w:p w14:paraId="58D5311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112" w14:textId="77777777" w:rsidR="00664243" w:rsidRPr="00C301D7" w:rsidRDefault="00664243" w:rsidP="00D17B3C">
            <w:pPr>
              <w:keepNext/>
              <w:rPr>
                <w:rFonts w:asciiTheme="minorHAnsi" w:hAnsiTheme="minorHAnsi"/>
                <w:sz w:val="18"/>
                <w:szCs w:val="18"/>
              </w:rPr>
            </w:pPr>
            <w:r w:rsidRPr="00C301D7">
              <w:rPr>
                <w:rFonts w:asciiTheme="minorHAnsi" w:hAnsiTheme="minorHAnsi"/>
                <w:sz w:val="18"/>
                <w:szCs w:val="18"/>
              </w:rPr>
              <w:t xml:space="preserve">Compliance Statement:  </w:t>
            </w:r>
          </w:p>
        </w:tc>
      </w:tr>
    </w:tbl>
    <w:p w14:paraId="58D53114" w14:textId="77777777" w:rsidR="00664243" w:rsidRPr="00F76A4F" w:rsidRDefault="00664243" w:rsidP="00664243">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A28E6" w:rsidRPr="00DF3F73" w14:paraId="58D53118" w14:textId="77777777" w:rsidTr="004A28E6">
        <w:trPr>
          <w:cantSplit/>
          <w:trHeight w:val="432"/>
        </w:trPr>
        <w:tc>
          <w:tcPr>
            <w:tcW w:w="5000" w:type="pct"/>
            <w:gridSpan w:val="2"/>
            <w:vAlign w:val="center"/>
          </w:tcPr>
          <w:p w14:paraId="6B8EB855" w14:textId="77777777" w:rsidR="004A28E6" w:rsidRPr="00F76A4F" w:rsidRDefault="004A28E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117" w14:textId="0A502839" w:rsidR="004A28E6" w:rsidRPr="00DF3F73" w:rsidRDefault="00051A93" w:rsidP="00F76A4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A28E6" w:rsidRPr="00DF3F73" w14:paraId="58D5311B" w14:textId="77777777" w:rsidTr="004A28E6">
        <w:trPr>
          <w:cantSplit/>
          <w:trHeight w:val="432"/>
        </w:trPr>
        <w:tc>
          <w:tcPr>
            <w:tcW w:w="253" w:type="pct"/>
            <w:vAlign w:val="center"/>
          </w:tcPr>
          <w:p w14:paraId="58D53119" w14:textId="77777777" w:rsidR="004A28E6" w:rsidRPr="00DF3F73" w:rsidDel="00C76C40" w:rsidRDefault="004A28E6" w:rsidP="004A28E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11A" w14:textId="77777777" w:rsidR="004A28E6" w:rsidRPr="00DF3F73" w:rsidRDefault="004A28E6" w:rsidP="004A28E6">
            <w:pPr>
              <w:keepNext/>
              <w:spacing w:after="60"/>
              <w:rPr>
                <w:rFonts w:asciiTheme="minorHAnsi" w:hAnsiTheme="minorHAnsi"/>
                <w:sz w:val="18"/>
                <w:szCs w:val="18"/>
              </w:rPr>
            </w:pPr>
          </w:p>
        </w:tc>
      </w:tr>
    </w:tbl>
    <w:p w14:paraId="58D5311C" w14:textId="2D940616" w:rsidR="00B2701C" w:rsidRDefault="00B2701C" w:rsidP="00664243">
      <w:pPr>
        <w:pStyle w:val="Header"/>
        <w:tabs>
          <w:tab w:val="clear" w:pos="4320"/>
          <w:tab w:val="clear" w:pos="8640"/>
          <w:tab w:val="left" w:pos="360"/>
        </w:tabs>
        <w:rPr>
          <w:rFonts w:asciiTheme="minorHAnsi" w:hAnsiTheme="minorHAnsi"/>
          <w:sz w:val="18"/>
          <w:szCs w:val="18"/>
        </w:rPr>
      </w:pPr>
    </w:p>
    <w:p w14:paraId="22BA406D" w14:textId="77777777" w:rsidR="00B2701C" w:rsidRDefault="00B2701C">
      <w:pPr>
        <w:rPr>
          <w:rFonts w:asciiTheme="minorHAnsi" w:hAnsiTheme="minorHAnsi"/>
          <w:sz w:val="18"/>
          <w:szCs w:val="18"/>
        </w:rPr>
      </w:pPr>
      <w:r>
        <w:rPr>
          <w:rFonts w:asciiTheme="minorHAnsi" w:hAnsiTheme="minorHAnsi"/>
          <w:sz w:val="18"/>
          <w:szCs w:val="18"/>
        </w:rPr>
        <w:br w:type="page"/>
      </w:r>
    </w:p>
    <w:p w14:paraId="225B8F45" w14:textId="77777777" w:rsidR="004A28E6" w:rsidRDefault="004A28E6" w:rsidP="00664243">
      <w:pPr>
        <w:pStyle w:val="Header"/>
        <w:tabs>
          <w:tab w:val="clear" w:pos="4320"/>
          <w:tab w:val="clear" w:pos="8640"/>
          <w:tab w:val="left" w:pos="360"/>
        </w:tabs>
        <w:rPr>
          <w:rFonts w:asciiTheme="minorHAnsi" w:hAnsiTheme="minorHAnsi"/>
          <w:sz w:val="18"/>
          <w:szCs w:val="18"/>
        </w:rPr>
      </w:pPr>
    </w:p>
    <w:p w14:paraId="58D5311D" w14:textId="77777777" w:rsidR="004A28E6" w:rsidRPr="00C301D7" w:rsidRDefault="004A28E6" w:rsidP="00664243">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B2701C" w:rsidRPr="00BD079B" w14:paraId="21488CB5"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910B6FB"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BD079B">
              <w:rPr>
                <w:rFonts w:asciiTheme="minorHAnsi" w:eastAsiaTheme="minorEastAsia" w:hAnsiTheme="minorHAnsi" w:cs="Arial"/>
                <w:b/>
                <w:caps/>
              </w:rPr>
              <w:t>Documentation Author's Declaration Statement</w:t>
            </w:r>
          </w:p>
        </w:tc>
      </w:tr>
      <w:tr w:rsidR="00B2701C" w:rsidRPr="00BD079B" w14:paraId="0AC912BA"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74AC734" w14:textId="77777777" w:rsidR="00B2701C" w:rsidRPr="00BD079B" w:rsidRDefault="00B2701C" w:rsidP="00B2701C">
            <w:pPr>
              <w:numPr>
                <w:ilvl w:val="0"/>
                <w:numId w:val="23"/>
              </w:numPr>
              <w:spacing w:after="200" w:line="276" w:lineRule="auto"/>
              <w:ind w:left="271" w:hanging="270"/>
              <w:rPr>
                <w:rFonts w:asciiTheme="minorHAnsi" w:eastAsiaTheme="minorEastAsia" w:hAnsiTheme="minorHAnsi" w:cstheme="minorBidi"/>
              </w:rPr>
            </w:pPr>
            <w:r w:rsidRPr="00BD079B">
              <w:rPr>
                <w:rFonts w:asciiTheme="minorHAnsi" w:eastAsiaTheme="minorEastAsia" w:hAnsiTheme="minorHAnsi" w:cstheme="minorBidi"/>
              </w:rPr>
              <w:t>I certify that this Certificate of Verification documentation is accurate and complete.</w:t>
            </w:r>
          </w:p>
        </w:tc>
      </w:tr>
      <w:tr w:rsidR="00B2701C" w:rsidRPr="00BD079B" w14:paraId="434824BA"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5EE00E5C"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493C061"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Documentation Author Signature:</w:t>
            </w:r>
          </w:p>
        </w:tc>
      </w:tr>
      <w:tr w:rsidR="00B2701C" w:rsidRPr="00BD079B" w14:paraId="24086F74"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41B5C518"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7556F52B"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Date Signed:</w:t>
            </w:r>
          </w:p>
        </w:tc>
      </w:tr>
      <w:tr w:rsidR="00B2701C" w:rsidRPr="00BD079B" w14:paraId="74180C86"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A8804A"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454E9E34"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CEA/HERS Certification Information (if applicable):</w:t>
            </w:r>
          </w:p>
        </w:tc>
      </w:tr>
      <w:tr w:rsidR="00B2701C" w:rsidRPr="00BD079B" w14:paraId="4E55CDDC"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59A57680"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BBFF639" w14:textId="77777777" w:rsidR="00B2701C" w:rsidRPr="00BD079B" w:rsidRDefault="00B2701C" w:rsidP="00EA53E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Phone:</w:t>
            </w:r>
          </w:p>
        </w:tc>
      </w:tr>
      <w:tr w:rsidR="00B2701C" w:rsidRPr="00BD079B" w14:paraId="15C81E4A" w14:textId="77777777" w:rsidTr="00EA53E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CC75301"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D079B">
              <w:rPr>
                <w:rFonts w:asciiTheme="minorHAnsi" w:eastAsiaTheme="minorEastAsia" w:hAnsiTheme="minorHAnsi" w:cs="Arial"/>
                <w:b/>
                <w:caps/>
              </w:rPr>
              <w:t xml:space="preserve">Responsible Person's Declaration statement </w:t>
            </w:r>
          </w:p>
        </w:tc>
      </w:tr>
      <w:tr w:rsidR="00B2701C" w:rsidRPr="00BD079B" w14:paraId="1BE47A30" w14:textId="77777777" w:rsidTr="00EA53E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93EB6F4" w14:textId="77777777" w:rsidR="00B2701C" w:rsidRPr="00BD079B" w:rsidRDefault="00B2701C" w:rsidP="00BD079B">
            <w:pPr>
              <w:spacing w:line="276" w:lineRule="auto"/>
              <w:rPr>
                <w:rFonts w:asciiTheme="minorHAnsi" w:eastAsiaTheme="minorEastAsia" w:hAnsiTheme="minorHAnsi" w:cstheme="minorBidi"/>
              </w:rPr>
            </w:pPr>
            <w:r w:rsidRPr="00BD079B">
              <w:rPr>
                <w:rFonts w:asciiTheme="minorHAnsi" w:eastAsiaTheme="minorEastAsia" w:hAnsiTheme="minorHAnsi" w:cstheme="minorBidi"/>
              </w:rPr>
              <w:t xml:space="preserve">I certify the following under penalty of perjury, under the laws of the State of California: </w:t>
            </w:r>
          </w:p>
          <w:p w14:paraId="35FD7FB7" w14:textId="77777777" w:rsidR="00B2701C" w:rsidRPr="00BD079B" w:rsidRDefault="00B2701C" w:rsidP="00BD079B">
            <w:pPr>
              <w:numPr>
                <w:ilvl w:val="0"/>
                <w:numId w:val="24"/>
              </w:numPr>
              <w:spacing w:after="200" w:line="276" w:lineRule="auto"/>
              <w:ind w:left="697" w:hanging="270"/>
              <w:contextualSpacing/>
              <w:rPr>
                <w:rFonts w:ascii="Calibri" w:eastAsiaTheme="minorEastAsia" w:hAnsi="Calibri" w:cstheme="minorBidi"/>
              </w:rPr>
            </w:pPr>
            <w:bookmarkStart w:id="0" w:name="_Hlk104562088"/>
            <w:r w:rsidRPr="00BD079B">
              <w:rPr>
                <w:rFonts w:ascii="Calibri" w:eastAsiaTheme="minorEastAsia" w:hAnsi="Calibri" w:cstheme="minorBidi"/>
              </w:rPr>
              <w:t>The information provided on this Certificate of Verification is true and correct.</w:t>
            </w:r>
          </w:p>
          <w:p w14:paraId="5919577C" w14:textId="77777777" w:rsidR="00B2701C" w:rsidRPr="00BD079B" w:rsidRDefault="00B2701C" w:rsidP="00BD079B">
            <w:pPr>
              <w:numPr>
                <w:ilvl w:val="0"/>
                <w:numId w:val="24"/>
              </w:numPr>
              <w:spacing w:after="200" w:line="276" w:lineRule="auto"/>
              <w:ind w:left="697" w:hanging="270"/>
              <w:contextualSpacing/>
              <w:rPr>
                <w:rFonts w:ascii="Calibri" w:eastAsiaTheme="minorEastAsia" w:hAnsi="Calibri" w:cstheme="minorBidi"/>
              </w:rPr>
            </w:pPr>
            <w:r w:rsidRPr="00BD079B">
              <w:rPr>
                <w:rFonts w:ascii="Calibri" w:eastAsiaTheme="minorEastAsia" w:hAnsi="Calibri" w:cstheme="minorBidi"/>
              </w:rPr>
              <w:t>I am the certified HERS Rater who performed the verification identified and reported on this Certificate of Verification (responsible rater).</w:t>
            </w:r>
          </w:p>
          <w:p w14:paraId="3C3E1F3E" w14:textId="77777777" w:rsidR="00B2701C" w:rsidRPr="00BD079B" w:rsidRDefault="00B2701C" w:rsidP="00BD079B">
            <w:pPr>
              <w:numPr>
                <w:ilvl w:val="0"/>
                <w:numId w:val="24"/>
              </w:numPr>
              <w:spacing w:after="200" w:line="276" w:lineRule="auto"/>
              <w:ind w:left="697" w:hanging="270"/>
              <w:contextualSpacing/>
              <w:rPr>
                <w:rFonts w:ascii="Calibri" w:eastAsiaTheme="minorEastAsia" w:hAnsi="Calibri" w:cstheme="minorBidi"/>
              </w:rPr>
            </w:pPr>
            <w:r w:rsidRPr="00BD079B">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6415648" w14:textId="77777777" w:rsidR="00B2701C" w:rsidRPr="00BD079B" w:rsidRDefault="00B2701C" w:rsidP="00BD079B">
            <w:pPr>
              <w:numPr>
                <w:ilvl w:val="0"/>
                <w:numId w:val="24"/>
              </w:numPr>
              <w:spacing w:after="200" w:line="276" w:lineRule="auto"/>
              <w:ind w:left="697" w:hanging="270"/>
              <w:contextualSpacing/>
              <w:rPr>
                <w:rFonts w:ascii="Calibri" w:eastAsiaTheme="minorEastAsia" w:hAnsi="Calibri" w:cstheme="minorBidi"/>
              </w:rPr>
            </w:pPr>
            <w:r w:rsidRPr="00BD079B">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397C9F3" w14:textId="77777777" w:rsidR="00B2701C" w:rsidRPr="00BD079B" w:rsidRDefault="00B2701C" w:rsidP="00BD079B">
            <w:pPr>
              <w:numPr>
                <w:ilvl w:val="0"/>
                <w:numId w:val="24"/>
              </w:numPr>
              <w:spacing w:after="200" w:line="276" w:lineRule="auto"/>
              <w:ind w:left="697" w:hanging="270"/>
              <w:contextualSpacing/>
              <w:rPr>
                <w:rFonts w:ascii="Calibri" w:eastAsiaTheme="minorEastAsia" w:hAnsi="Calibri" w:cstheme="minorBidi"/>
              </w:rPr>
            </w:pPr>
            <w:r w:rsidRPr="00BD079B">
              <w:rPr>
                <w:rFonts w:ascii="Calibri" w:eastAsiaTheme="minorEastAsia" w:hAnsi="Calibri" w:cstheme="minorBidi"/>
              </w:rPr>
              <w:t xml:space="preserve">I </w:t>
            </w:r>
            <w:bookmarkStart w:id="1" w:name="_Hlk104572720"/>
            <w:r w:rsidRPr="00BD079B">
              <w:rPr>
                <w:rFonts w:ascii="Calibri" w:eastAsiaTheme="minorEastAsia" w:hAnsi="Calibri" w:cstheme="minorBidi"/>
              </w:rPr>
              <w:t>understand</w:t>
            </w:r>
            <w:bookmarkEnd w:id="1"/>
            <w:r w:rsidRPr="00BD079B">
              <w:rPr>
                <w:rFonts w:ascii="Calibri" w:eastAsiaTheme="minorEastAsia" w:hAnsi="Calibri" w:cstheme="minorBidi"/>
              </w:rPr>
              <w:t xml:space="preserve"> that a registered copy of this Certificate of Verification shall be </w:t>
            </w:r>
            <w:proofErr w:type="gramStart"/>
            <w:r w:rsidRPr="00BD079B">
              <w:rPr>
                <w:rFonts w:ascii="Calibri" w:eastAsiaTheme="minorEastAsia" w:hAnsi="Calibri" w:cstheme="minorBidi"/>
              </w:rPr>
              <w:t>posted, or</w:t>
            </w:r>
            <w:proofErr w:type="gramEnd"/>
            <w:r w:rsidRPr="00BD079B">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712B0ED2" w14:textId="77777777" w:rsidR="00B2701C" w:rsidRPr="00BD079B" w:rsidRDefault="00B2701C" w:rsidP="00BD079B">
            <w:pPr>
              <w:numPr>
                <w:ilvl w:val="0"/>
                <w:numId w:val="24"/>
              </w:numPr>
              <w:spacing w:after="200" w:line="276" w:lineRule="auto"/>
              <w:ind w:left="697" w:hanging="270"/>
              <w:contextualSpacing/>
              <w:rPr>
                <w:rFonts w:asciiTheme="minorHAnsi" w:eastAsiaTheme="minorEastAsia" w:hAnsiTheme="minorHAnsi" w:cstheme="minorBidi"/>
              </w:rPr>
            </w:pPr>
            <w:bookmarkStart w:id="2" w:name="_Hlk104572805"/>
            <w:r w:rsidRPr="00BD079B">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B2701C" w:rsidRPr="00BD079B" w14:paraId="02F35B70" w14:textId="77777777" w:rsidTr="00EA53E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7304C7F"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BD079B">
              <w:rPr>
                <w:rFonts w:asciiTheme="minorHAnsi" w:eastAsiaTheme="minorEastAsia" w:hAnsiTheme="minorHAnsi" w:cs="Arial"/>
                <w:b/>
                <w:caps/>
              </w:rPr>
              <w:t>BUILDER OR INSTALLER INFORMATION AS SHOWN ON THE CERTIFICATE OF INSTALLATION</w:t>
            </w:r>
          </w:p>
        </w:tc>
      </w:tr>
      <w:tr w:rsidR="00B2701C" w:rsidRPr="00BD079B" w14:paraId="35BD5892"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D078D1C"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D079B">
              <w:rPr>
                <w:rFonts w:asciiTheme="minorHAnsi" w:eastAsiaTheme="minorEastAsia" w:hAnsiTheme="minorHAnsi" w:cstheme="minorBidi"/>
              </w:rPr>
              <w:t>Company Name (Installing Subcontractor, General Contractor, or Builder/Owner):</w:t>
            </w:r>
          </w:p>
        </w:tc>
      </w:tr>
      <w:tr w:rsidR="00B2701C" w:rsidRPr="00BD079B" w14:paraId="6181AE03" w14:textId="77777777" w:rsidTr="00EA53E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BFBAB03" w14:textId="77777777" w:rsidR="00B2701C" w:rsidRPr="00BD079B" w:rsidRDefault="00B2701C"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D079B">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0DC60FD" w14:textId="77777777" w:rsidR="00B2701C" w:rsidRPr="00BD079B" w:rsidRDefault="00B2701C"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D079B">
              <w:rPr>
                <w:rFonts w:asciiTheme="minorHAnsi" w:eastAsiaTheme="minorEastAsia" w:hAnsiTheme="minorHAnsi" w:cstheme="minorBidi"/>
              </w:rPr>
              <w:t>CSLB License:</w:t>
            </w:r>
          </w:p>
        </w:tc>
      </w:tr>
      <w:tr w:rsidR="00B2701C" w:rsidRPr="00BD079B" w14:paraId="0A7189A6"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FD9CB4" w14:textId="77777777" w:rsidR="00B2701C" w:rsidRPr="00BD079B" w:rsidRDefault="00B2701C"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D079B">
              <w:rPr>
                <w:rFonts w:asciiTheme="minorHAnsi" w:eastAsiaTheme="minorEastAsia" w:hAnsiTheme="minorHAnsi" w:cs="Arial"/>
                <w:b/>
                <w:caps/>
              </w:rPr>
              <w:t>HERS PROVIDER DATA REGISTRY INFORMATION</w:t>
            </w:r>
          </w:p>
        </w:tc>
      </w:tr>
      <w:tr w:rsidR="00B2701C" w:rsidRPr="00BD079B" w14:paraId="267E669F"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BA5A21"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D079B">
              <w:rPr>
                <w:rFonts w:asciiTheme="minorHAnsi" w:eastAsiaTheme="minorEastAsia" w:hAnsiTheme="minorHAnsi" w:cstheme="minorBidi"/>
              </w:rPr>
              <w:t>Sample Group Number (if applicable):</w:t>
            </w:r>
          </w:p>
          <w:p w14:paraId="48208000"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1DB5BF0"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BD079B">
              <w:rPr>
                <w:rFonts w:asciiTheme="minorHAnsi" w:eastAsiaTheme="minorEastAsia" w:hAnsiTheme="minorHAnsi" w:cstheme="minorBidi"/>
              </w:rPr>
              <w:t>Dwelling Test Status in Sample Group (if applicable):</w:t>
            </w:r>
          </w:p>
          <w:p w14:paraId="7762DB27" w14:textId="77777777" w:rsidR="00B2701C" w:rsidRPr="00BD079B" w:rsidRDefault="00B2701C"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B2701C" w:rsidRPr="00BD079B" w14:paraId="0D88966E"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A33BA8D" w14:textId="77777777" w:rsidR="00B2701C" w:rsidRPr="00BD079B" w:rsidRDefault="00B2701C"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D079B">
              <w:rPr>
                <w:rFonts w:asciiTheme="minorHAnsi" w:eastAsiaTheme="minorEastAsia" w:hAnsiTheme="minorHAnsi" w:cs="Arial"/>
                <w:b/>
                <w:caps/>
              </w:rPr>
              <w:t>HERS RATER INFORMATION</w:t>
            </w:r>
          </w:p>
        </w:tc>
      </w:tr>
      <w:tr w:rsidR="00B2701C" w:rsidRPr="00BD079B" w14:paraId="687FA642"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FFC051" w14:textId="77777777" w:rsidR="00B2701C" w:rsidRPr="00BD079B" w:rsidRDefault="00B2701C"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D079B">
              <w:rPr>
                <w:rFonts w:asciiTheme="minorHAnsi" w:eastAsiaTheme="minorEastAsia" w:hAnsiTheme="minorHAnsi" w:cstheme="minorBidi"/>
              </w:rPr>
              <w:t>HERS Rater Company Name:</w:t>
            </w:r>
          </w:p>
          <w:p w14:paraId="2D81D2C5" w14:textId="77777777" w:rsidR="00B2701C" w:rsidRPr="00BD079B" w:rsidRDefault="00B2701C"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B2701C" w:rsidRPr="00BD079B" w14:paraId="58531F41"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1A11E4" w14:textId="77777777" w:rsidR="00B2701C" w:rsidRPr="00BD079B" w:rsidRDefault="00B2701C"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D079B">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2CF81F" w14:textId="77777777" w:rsidR="00B2701C" w:rsidRPr="00BD079B" w:rsidRDefault="00B2701C"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BD079B">
              <w:rPr>
                <w:rFonts w:asciiTheme="minorHAnsi" w:eastAsiaTheme="minorEastAsia" w:hAnsiTheme="minorHAnsi" w:cstheme="minorBidi"/>
              </w:rPr>
              <w:t>Responsible Rater Signature:</w:t>
            </w:r>
          </w:p>
          <w:p w14:paraId="1337A21E" w14:textId="77777777" w:rsidR="00B2701C" w:rsidRPr="00BD079B" w:rsidRDefault="00B2701C"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B2701C" w:rsidRPr="00BD079B" w14:paraId="63B66C92"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E2EFF6" w14:textId="77777777" w:rsidR="00B2701C" w:rsidRPr="00BD079B" w:rsidRDefault="00B2701C"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D079B">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1C60B3" w14:textId="77777777" w:rsidR="00B2701C" w:rsidRPr="00BD079B" w:rsidRDefault="00B2701C"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BD079B">
              <w:rPr>
                <w:rFonts w:asciiTheme="minorHAnsi" w:eastAsiaTheme="minorEastAsia" w:hAnsiTheme="minorHAnsi" w:cstheme="minorBidi"/>
              </w:rPr>
              <w:t>Date Signed:</w:t>
            </w:r>
          </w:p>
        </w:tc>
      </w:tr>
    </w:tbl>
    <w:p w14:paraId="58D5314D" w14:textId="77777777" w:rsidR="00664243" w:rsidRPr="00C301D7" w:rsidDel="00D158F3" w:rsidRDefault="00664243">
      <w:pPr>
        <w:rPr>
          <w:rFonts w:asciiTheme="minorHAnsi" w:hAnsiTheme="minorHAnsi"/>
          <w:sz w:val="18"/>
          <w:szCs w:val="18"/>
        </w:rPr>
      </w:pPr>
    </w:p>
    <w:p w14:paraId="58D5314E" w14:textId="77777777" w:rsidR="00C063EB" w:rsidRPr="00C301D7" w:rsidRDefault="00C063EB">
      <w:pPr>
        <w:rPr>
          <w:rFonts w:asciiTheme="minorHAnsi" w:hAnsiTheme="minorHAnsi"/>
          <w:sz w:val="18"/>
          <w:szCs w:val="18"/>
        </w:rPr>
        <w:sectPr w:rsidR="00C063EB" w:rsidRPr="00C301D7" w:rsidSect="00DC4523">
          <w:headerReference w:type="default" r:id="rId11"/>
          <w:footerReference w:type="default" r:id="rId12"/>
          <w:pgSz w:w="12240" w:h="15840" w:code="1"/>
          <w:pgMar w:top="720" w:right="720" w:bottom="720" w:left="720" w:header="432" w:footer="432" w:gutter="0"/>
          <w:pgNumType w:start="1"/>
          <w:cols w:space="720"/>
          <w:docGrid w:linePitch="272"/>
        </w:sectPr>
      </w:pPr>
    </w:p>
    <w:p w14:paraId="58D5314F" w14:textId="5DB74BB1" w:rsidR="00C063EB" w:rsidRPr="00F76A4F" w:rsidRDefault="00F90DD2" w:rsidP="00F76A4F">
      <w:pPr>
        <w:jc w:val="center"/>
        <w:rPr>
          <w:rFonts w:asciiTheme="minorHAnsi" w:hAnsiTheme="minorHAnsi"/>
          <w:b/>
          <w:szCs w:val="18"/>
        </w:rPr>
      </w:pPr>
      <w:r>
        <w:rPr>
          <w:rFonts w:asciiTheme="minorHAnsi" w:hAnsiTheme="minorHAnsi"/>
          <w:b/>
          <w:szCs w:val="18"/>
        </w:rPr>
        <w:lastRenderedPageBreak/>
        <w:t>CF3R-MCH-25d-H User Instructions</w:t>
      </w:r>
    </w:p>
    <w:p w14:paraId="58D53150" w14:textId="77777777" w:rsidR="00C063EB" w:rsidRPr="00C301D7" w:rsidRDefault="00C063EB" w:rsidP="00A669D7">
      <w:pPr>
        <w:rPr>
          <w:rFonts w:asciiTheme="minorHAnsi" w:hAnsiTheme="minorHAnsi"/>
          <w:sz w:val="18"/>
          <w:szCs w:val="18"/>
        </w:rPr>
      </w:pPr>
    </w:p>
    <w:p w14:paraId="58D53151" w14:textId="5BDF9F70" w:rsidR="00C063EB" w:rsidRPr="00F76A4F" w:rsidRDefault="00C063EB" w:rsidP="00A669D7">
      <w:pPr>
        <w:rPr>
          <w:rFonts w:asciiTheme="minorHAnsi" w:hAnsiTheme="minorHAnsi"/>
          <w:b/>
          <w:sz w:val="18"/>
          <w:szCs w:val="18"/>
        </w:rPr>
      </w:pPr>
      <w:r w:rsidRPr="00F76A4F">
        <w:rPr>
          <w:rFonts w:asciiTheme="minorHAnsi" w:hAnsiTheme="minorHAnsi"/>
          <w:b/>
          <w:sz w:val="18"/>
          <w:szCs w:val="18"/>
        </w:rPr>
        <w:t>Section A. System Information</w:t>
      </w:r>
    </w:p>
    <w:p w14:paraId="58D53153"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4" w14:textId="0DE08B8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5"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6" w14:textId="7A557D4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7"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8" w14:textId="3CB2FDD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9" w14:textId="69A4DBA1" w:rsidR="00781EB0" w:rsidRDefault="00781EB0" w:rsidP="00781EB0">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R-22 and R-410A are the most common, but other types may occasionally be encountered.</w:t>
      </w:r>
    </w:p>
    <w:p w14:paraId="58D5315A" w14:textId="75F7833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3303F25" w14:textId="4BFE54D2" w:rsidR="00E36575" w:rsidRDefault="00E36575" w:rsidP="00781EB0">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8D5315B" w14:textId="1FFDD36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58D5315C" w14:textId="77D1E04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157956">
        <w:rPr>
          <w:rFonts w:asciiTheme="minorHAnsi" w:hAnsiTheme="minorHAnsi"/>
          <w:sz w:val="18"/>
          <w:szCs w:val="18"/>
        </w:rPr>
        <w:t>Fault Indicator Display</w:t>
      </w:r>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 xml:space="preserve">). Qualifying </w:t>
      </w:r>
      <w:r w:rsidR="00157956">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157956">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w:t>
      </w:r>
      <w:proofErr w:type="gramStart"/>
      <w:r w:rsidRPr="00D0557E">
        <w:rPr>
          <w:rFonts w:asciiTheme="minorHAnsi" w:hAnsiTheme="minorHAnsi"/>
          <w:sz w:val="18"/>
        </w:rPr>
        <w:t>a</w:t>
      </w:r>
      <w:proofErr w:type="gramEnd"/>
      <w:r w:rsidRPr="00D0557E">
        <w:rPr>
          <w:rFonts w:asciiTheme="minorHAnsi" w:hAnsiTheme="minorHAnsi"/>
          <w:sz w:val="18"/>
        </w:rPr>
        <w:t xml:space="preserve"> </w:t>
      </w:r>
      <w:r w:rsidR="00157956">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157956">
        <w:rPr>
          <w:rFonts w:asciiTheme="minorHAnsi" w:hAnsiTheme="minorHAnsi"/>
          <w:sz w:val="18"/>
        </w:rPr>
        <w:t>FID</w:t>
      </w:r>
      <w:r w:rsidRPr="00D0557E">
        <w:rPr>
          <w:rFonts w:asciiTheme="minorHAnsi" w:hAnsiTheme="minorHAnsi"/>
          <w:sz w:val="18"/>
        </w:rPr>
        <w:t xml:space="preserve"> is required. Other requirements may also be triggered.</w:t>
      </w:r>
    </w:p>
    <w:p w14:paraId="58D5315D" w14:textId="1451E55E"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8D5315E" w14:textId="3A067469"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w:t>
      </w:r>
      <w:del w:id="3" w:author="Alhabibi, Haider@Energy" w:date="2022-06-08T15:10:00Z">
        <w:r w:rsidRPr="00DF3F73" w:rsidDel="00BF4300">
          <w:rPr>
            <w:rFonts w:asciiTheme="minorHAnsi" w:hAnsiTheme="minorHAnsi"/>
            <w:sz w:val="18"/>
            <w:szCs w:val="18"/>
          </w:rPr>
          <w:delText xml:space="preserve">or Winter Setup Verification </w:delText>
        </w:r>
      </w:del>
      <w:r w:rsidRPr="00DF3F73">
        <w:rPr>
          <w:rFonts w:asciiTheme="minorHAnsi" w:hAnsiTheme="minorHAnsi"/>
          <w:sz w:val="18"/>
          <w:szCs w:val="18"/>
        </w:rPr>
        <w:t>procedures). Examples of systems that may not meet this description are “mini splits” or variable refrigerant flow systems that may only be charged using weigh-in procedures. Selecting “No” here may subject the project to additional scrutiny.</w:t>
      </w:r>
    </w:p>
    <w:p w14:paraId="58D5315F"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8D53160" w14:textId="612A336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8D53161" w14:textId="38A86C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8D53162" w14:textId="66CA1A04"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8D53163" w14:textId="7255074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23536">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8D53164" w14:textId="127075CE" w:rsidR="00781EB0" w:rsidRPr="00DF3F73" w:rsidDel="00BF4300" w:rsidRDefault="00781EB0" w:rsidP="00781EB0">
      <w:pPr>
        <w:pStyle w:val="ListParagraph"/>
        <w:numPr>
          <w:ilvl w:val="0"/>
          <w:numId w:val="12"/>
        </w:numPr>
        <w:spacing w:after="60"/>
        <w:ind w:left="1080"/>
        <w:rPr>
          <w:del w:id="4" w:author="Alhabibi, Haider@Energy" w:date="2022-06-08T15:10:00Z"/>
          <w:rFonts w:asciiTheme="minorHAnsi" w:hAnsiTheme="minorHAnsi"/>
          <w:sz w:val="18"/>
          <w:szCs w:val="18"/>
        </w:rPr>
      </w:pPr>
      <w:del w:id="5" w:author="Alhabibi, Haider@Energy" w:date="2022-06-08T15:10:00Z">
        <w:r w:rsidRPr="00DF3F73" w:rsidDel="00BF4300">
          <w:rPr>
            <w:rFonts w:asciiTheme="minorHAnsi" w:hAnsiTheme="minorHAnsi"/>
            <w:sz w:val="18"/>
            <w:szCs w:val="18"/>
          </w:rPr>
          <w:delText>Winter Setup (applicable when outdoor temperature is &lt; 55</w:delText>
        </w:r>
        <w:r w:rsidR="00C848CE" w:rsidDel="00BF4300">
          <w:rPr>
            <w:rFonts w:asciiTheme="minorHAnsi" w:hAnsiTheme="minorHAnsi"/>
            <w:sz w:val="18"/>
            <w:szCs w:val="18"/>
          </w:rPr>
          <w:delText>°</w:delText>
        </w:r>
        <w:r w:rsidRPr="00DF3F73" w:rsidDel="00BF4300">
          <w:rPr>
            <w:rFonts w:asciiTheme="minorHAnsi" w:hAnsiTheme="minorHAnsi"/>
            <w:sz w:val="18"/>
            <w:szCs w:val="18"/>
          </w:rPr>
          <w:delText xml:space="preserve">F); </w:delText>
        </w:r>
        <w:r w:rsidR="008F7A35" w:rsidDel="00BF4300">
          <w:rPr>
            <w:rFonts w:asciiTheme="minorHAnsi" w:hAnsiTheme="minorHAnsi"/>
            <w:sz w:val="18"/>
            <w:szCs w:val="18"/>
          </w:rPr>
          <w:delText>t</w:delText>
        </w:r>
        <w:r w:rsidRPr="00DF3F73" w:rsidDel="00BF4300">
          <w:rPr>
            <w:rFonts w:asciiTheme="minorHAnsi" w:hAnsiTheme="minorHAnsi"/>
            <w:sz w:val="18"/>
            <w:szCs w:val="18"/>
          </w:rPr>
          <w:delText>he Winter Setup verification method is a special version of the Subcooling method. It can be used when the outdoor temperature is between 37</w:delText>
        </w:r>
        <w:r w:rsidR="00C848CE" w:rsidDel="00BF4300">
          <w:rPr>
            <w:rFonts w:asciiTheme="minorHAnsi" w:hAnsiTheme="minorHAnsi"/>
            <w:sz w:val="18"/>
            <w:szCs w:val="18"/>
          </w:rPr>
          <w:delText>°F</w:delText>
        </w:r>
        <w:r w:rsidRPr="00DF3F73" w:rsidDel="00BF4300">
          <w:rPr>
            <w:rFonts w:asciiTheme="minorHAnsi" w:hAnsiTheme="minorHAnsi"/>
            <w:sz w:val="18"/>
            <w:szCs w:val="18"/>
          </w:rPr>
          <w:delText xml:space="preserve"> and 55</w:delText>
        </w:r>
        <w:r w:rsidR="00C848CE" w:rsidDel="00BF4300">
          <w:rPr>
            <w:rFonts w:asciiTheme="minorHAnsi" w:hAnsiTheme="minorHAnsi"/>
            <w:sz w:val="18"/>
            <w:szCs w:val="18"/>
          </w:rPr>
          <w:delText>°</w:delText>
        </w:r>
        <w:r w:rsidRPr="00DF3F73" w:rsidDel="00BF4300">
          <w:rPr>
            <w:rFonts w:asciiTheme="minorHAnsi" w:hAnsiTheme="minorHAnsi"/>
            <w:sz w:val="18"/>
            <w:szCs w:val="18"/>
          </w:rPr>
          <w:delText>F. It can only be used on equipment where the manufacturer has specifically approved it for the equipment being tested. The Winter Setup procedure is details in Residential Appendix RA1.2. Choosing this option will generate a CF2R-MCH-25e.</w:delText>
        </w:r>
      </w:del>
    </w:p>
    <w:p w14:paraId="58D53165" w14:textId="1A3B7E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8F7A35">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8D53166" w14:textId="136CB426"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r w:rsidR="008F7A35">
        <w:rPr>
          <w:rFonts w:asciiTheme="minorHAnsi" w:hAnsiTheme="minorHAnsi"/>
          <w:sz w:val="18"/>
          <w:szCs w:val="18"/>
        </w:rPr>
        <w:t>T</w:t>
      </w:r>
      <w:r w:rsidRPr="00DF3F73">
        <w:rPr>
          <w:rFonts w:asciiTheme="minorHAnsi" w:hAnsiTheme="minorHAnsi"/>
          <w:sz w:val="18"/>
          <w:szCs w:val="18"/>
        </w:rPr>
        <w: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8D53167" w14:textId="7B2E22B1"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051E1">
        <w:rPr>
          <w:rFonts w:asciiTheme="minorHAnsi" w:hAnsiTheme="minorHAnsi"/>
          <w:sz w:val="18"/>
          <w:szCs w:val="18"/>
        </w:rPr>
        <w:t>A15</w:t>
      </w:r>
      <w:r w:rsidRPr="00DF3F73">
        <w:rPr>
          <w:rFonts w:asciiTheme="minorHAnsi" w:hAnsiTheme="minorHAnsi"/>
          <w:sz w:val="18"/>
          <w:szCs w:val="18"/>
        </w:rPr>
        <w:t xml:space="preserve"> and </w:t>
      </w:r>
      <w:r w:rsidR="001051E1">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8D53168" w14:textId="1DB36064" w:rsidR="00781EB0" w:rsidRPr="00C301D7" w:rsidRDefault="00781EB0" w:rsidP="00781EB0">
      <w:pPr>
        <w:pStyle w:val="ListParagraph"/>
        <w:numPr>
          <w:ilvl w:val="0"/>
          <w:numId w:val="8"/>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1051E1">
        <w:rPr>
          <w:rFonts w:asciiTheme="minorHAnsi" w:hAnsiTheme="minorHAnsi"/>
          <w:sz w:val="18"/>
          <w:szCs w:val="18"/>
        </w:rPr>
        <w:t>A11</w:t>
      </w:r>
      <w:r w:rsidRPr="00ED0A8F">
        <w:rPr>
          <w:rFonts w:asciiTheme="minorHAnsi" w:hAnsiTheme="minorHAnsi"/>
          <w:sz w:val="18"/>
          <w:szCs w:val="18"/>
        </w:rPr>
        <w:t xml:space="preserve">, </w:t>
      </w:r>
      <w:r w:rsidR="001051E1">
        <w:rPr>
          <w:rFonts w:asciiTheme="minorHAnsi" w:hAnsiTheme="minorHAnsi"/>
          <w:sz w:val="18"/>
          <w:szCs w:val="18"/>
        </w:rPr>
        <w:t>A12</w:t>
      </w:r>
      <w:r w:rsidRPr="00ED0A8F">
        <w:rPr>
          <w:rFonts w:asciiTheme="minorHAnsi" w:hAnsiTheme="minorHAnsi"/>
          <w:sz w:val="18"/>
          <w:szCs w:val="18"/>
        </w:rPr>
        <w:t xml:space="preserve">, and </w:t>
      </w:r>
      <w:r w:rsidR="001051E1">
        <w:rPr>
          <w:rFonts w:asciiTheme="minorHAnsi" w:hAnsiTheme="minorHAnsi"/>
          <w:sz w:val="18"/>
          <w:szCs w:val="18"/>
        </w:rPr>
        <w:t>A15</w:t>
      </w:r>
      <w:r w:rsidRPr="00ED0A8F">
        <w:rPr>
          <w:rFonts w:asciiTheme="minorHAnsi" w:hAnsiTheme="minorHAnsi"/>
          <w:sz w:val="18"/>
          <w:szCs w:val="18"/>
        </w:rPr>
        <w:t>.</w:t>
      </w:r>
    </w:p>
    <w:p w14:paraId="58D53169" w14:textId="77777777" w:rsidR="00781EB0" w:rsidRPr="00C301D7" w:rsidRDefault="00781EB0" w:rsidP="00781EB0">
      <w:pPr>
        <w:rPr>
          <w:rFonts w:asciiTheme="minorHAnsi" w:hAnsiTheme="minorHAnsi"/>
          <w:sz w:val="18"/>
          <w:szCs w:val="18"/>
        </w:rPr>
      </w:pPr>
    </w:p>
    <w:p w14:paraId="58D5316A" w14:textId="05858E3C"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B. </w:t>
      </w:r>
      <w:r w:rsidR="00157956">
        <w:rPr>
          <w:rFonts w:asciiTheme="minorHAnsi" w:hAnsiTheme="minorHAnsi"/>
          <w:b/>
          <w:sz w:val="18"/>
          <w:szCs w:val="18"/>
        </w:rPr>
        <w:t>Fault Indicator Display</w:t>
      </w:r>
      <w:r w:rsidRPr="00F76A4F">
        <w:rPr>
          <w:rFonts w:asciiTheme="minorHAnsi" w:hAnsiTheme="minorHAnsi"/>
          <w:b/>
          <w:sz w:val="18"/>
          <w:szCs w:val="18"/>
        </w:rPr>
        <w:t xml:space="preserve"> Verification Applicability</w:t>
      </w:r>
    </w:p>
    <w:p w14:paraId="58D5316C" w14:textId="77777777"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Measure and record the condenser entering dry bulb air temperature (outdoor air at condenser).</w:t>
      </w:r>
    </w:p>
    <w:p w14:paraId="58D5316D" w14:textId="33A9665E"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If the outdoor temperature is less than 55</w:t>
      </w:r>
      <w:r w:rsidR="00C848CE">
        <w:rPr>
          <w:rFonts w:asciiTheme="minorHAnsi" w:hAnsiTheme="minorHAnsi"/>
          <w:sz w:val="18"/>
          <w:szCs w:val="18"/>
        </w:rPr>
        <w:t>°</w:t>
      </w:r>
      <w:r w:rsidRPr="00C301D7">
        <w:rPr>
          <w:rFonts w:asciiTheme="minorHAnsi" w:hAnsiTheme="minorHAnsi"/>
          <w:sz w:val="18"/>
          <w:szCs w:val="18"/>
        </w:rPr>
        <w:t xml:space="preserve">F, the </w:t>
      </w:r>
      <w:r w:rsidR="00157956">
        <w:rPr>
          <w:rFonts w:asciiTheme="minorHAnsi" w:hAnsiTheme="minorHAnsi"/>
          <w:sz w:val="18"/>
          <w:szCs w:val="18"/>
        </w:rPr>
        <w:t>FID</w:t>
      </w:r>
      <w:r w:rsidRPr="00C301D7">
        <w:rPr>
          <w:rFonts w:asciiTheme="minorHAnsi" w:hAnsiTheme="minorHAnsi"/>
          <w:sz w:val="18"/>
          <w:szCs w:val="18"/>
        </w:rPr>
        <w:t xml:space="preserve"> must be equipped with </w:t>
      </w: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capabilities for it to operate correctly when it is below 55</w:t>
      </w:r>
      <w:r w:rsidR="00C848CE">
        <w:rPr>
          <w:rFonts w:asciiTheme="minorHAnsi" w:hAnsiTheme="minorHAnsi"/>
          <w:sz w:val="18"/>
          <w:szCs w:val="18"/>
        </w:rPr>
        <w:t>°</w:t>
      </w:r>
      <w:r w:rsidRPr="00C301D7">
        <w:rPr>
          <w:rFonts w:asciiTheme="minorHAnsi" w:hAnsiTheme="minorHAnsi"/>
          <w:sz w:val="18"/>
          <w:szCs w:val="18"/>
        </w:rPr>
        <w:t>F.</w:t>
      </w:r>
    </w:p>
    <w:p w14:paraId="58D5316E" w14:textId="2B3DE1AF"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 xml:space="preserve">Rater to verify </w:t>
      </w:r>
      <w:proofErr w:type="gramStart"/>
      <w:r w:rsidRPr="00C301D7">
        <w:rPr>
          <w:rFonts w:asciiTheme="minorHAnsi" w:hAnsiTheme="minorHAnsi"/>
          <w:sz w:val="18"/>
          <w:szCs w:val="18"/>
        </w:rPr>
        <w:t>whether or not</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is equipped with SDR capability. This can be determined by checking model number against CEC list of approved </w:t>
      </w:r>
      <w:r w:rsidR="00157956">
        <w:rPr>
          <w:rFonts w:asciiTheme="minorHAnsi" w:hAnsiTheme="minorHAnsi"/>
          <w:sz w:val="18"/>
          <w:szCs w:val="18"/>
        </w:rPr>
        <w:t>FID</w:t>
      </w:r>
      <w:r w:rsidRPr="00C301D7">
        <w:rPr>
          <w:rFonts w:asciiTheme="minorHAnsi" w:hAnsiTheme="minorHAnsi"/>
          <w:sz w:val="18"/>
          <w:szCs w:val="18"/>
        </w:rPr>
        <w:t>s.</w:t>
      </w:r>
    </w:p>
    <w:p w14:paraId="58D5316F" w14:textId="095F2B3B"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The outdoor temperature must be above 55</w:t>
      </w:r>
      <w:r w:rsidR="00C848CE">
        <w:rPr>
          <w:rFonts w:asciiTheme="minorHAnsi" w:hAnsiTheme="minorHAnsi"/>
          <w:sz w:val="18"/>
          <w:szCs w:val="18"/>
        </w:rPr>
        <w:t>°</w:t>
      </w:r>
      <w:r w:rsidRPr="00C301D7">
        <w:rPr>
          <w:rFonts w:asciiTheme="minorHAnsi" w:hAnsiTheme="minorHAnsi"/>
          <w:sz w:val="18"/>
          <w:szCs w:val="18"/>
        </w:rPr>
        <w:t xml:space="preserve">F or the </w:t>
      </w:r>
      <w:r w:rsidR="00157956">
        <w:rPr>
          <w:rFonts w:asciiTheme="minorHAnsi" w:hAnsiTheme="minorHAnsi"/>
          <w:sz w:val="18"/>
          <w:szCs w:val="18"/>
        </w:rPr>
        <w:t>FID</w:t>
      </w:r>
      <w:r w:rsidRPr="00C301D7">
        <w:rPr>
          <w:rFonts w:asciiTheme="minorHAnsi" w:hAnsiTheme="minorHAnsi"/>
          <w:sz w:val="18"/>
          <w:szCs w:val="18"/>
        </w:rPr>
        <w:t xml:space="preserve"> must be equipped with SDR capability for </w:t>
      </w:r>
      <w:r w:rsidR="00157956">
        <w:rPr>
          <w:rFonts w:asciiTheme="minorHAnsi" w:hAnsiTheme="minorHAnsi"/>
          <w:sz w:val="18"/>
          <w:szCs w:val="18"/>
        </w:rPr>
        <w:t>FID</w:t>
      </w:r>
      <w:r w:rsidRPr="00C301D7">
        <w:rPr>
          <w:rFonts w:asciiTheme="minorHAnsi" w:hAnsiTheme="minorHAnsi"/>
          <w:sz w:val="18"/>
          <w:szCs w:val="18"/>
        </w:rPr>
        <w:t xml:space="preserve"> verification to proceed.</w:t>
      </w:r>
    </w:p>
    <w:p w14:paraId="58D53170" w14:textId="77777777" w:rsidR="00781EB0" w:rsidRPr="00C301D7" w:rsidRDefault="00781EB0" w:rsidP="00781EB0">
      <w:pPr>
        <w:pStyle w:val="ListParagraph"/>
        <w:rPr>
          <w:rFonts w:asciiTheme="minorHAnsi" w:hAnsiTheme="minorHAnsi"/>
          <w:sz w:val="18"/>
          <w:szCs w:val="18"/>
        </w:rPr>
      </w:pPr>
    </w:p>
    <w:p w14:paraId="58D53171" w14:textId="77777777"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C. Measurement Access Hole (MAH) Verification</w:t>
      </w:r>
    </w:p>
    <w:p w14:paraId="58D53173" w14:textId="230A23EB" w:rsidR="00781EB0" w:rsidRPr="00C301D7" w:rsidRDefault="00781EB0" w:rsidP="00781EB0">
      <w:pPr>
        <w:pStyle w:val="ListParagraph"/>
        <w:numPr>
          <w:ilvl w:val="0"/>
          <w:numId w:val="9"/>
        </w:numPr>
        <w:rPr>
          <w:rFonts w:asciiTheme="minorHAnsi" w:hAnsiTheme="minorHAnsi"/>
          <w:sz w:val="18"/>
          <w:szCs w:val="18"/>
        </w:rPr>
      </w:pPr>
      <w:r w:rsidRPr="00C301D7">
        <w:rPr>
          <w:rFonts w:asciiTheme="minorHAnsi" w:hAnsiTheme="minorHAns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C301D7">
        <w:rPr>
          <w:rFonts w:asciiTheme="minorHAnsi" w:hAnsiTheme="minorHAnsi"/>
          <w:sz w:val="18"/>
          <w:szCs w:val="18"/>
        </w:rPr>
        <w:t>drop down</w:t>
      </w:r>
      <w:proofErr w:type="gramEnd"/>
      <w:r w:rsidRPr="00C301D7">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4" w14:textId="77777777" w:rsidR="00781EB0" w:rsidRPr="00C301D7" w:rsidRDefault="00781EB0" w:rsidP="00781EB0">
      <w:pPr>
        <w:pStyle w:val="ListParagraph"/>
        <w:rPr>
          <w:rFonts w:asciiTheme="minorHAnsi" w:hAnsiTheme="minorHAnsi"/>
          <w:sz w:val="18"/>
          <w:szCs w:val="18"/>
        </w:rPr>
      </w:pPr>
    </w:p>
    <w:p w14:paraId="58D53175" w14:textId="3F47324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D. Minimum System Airflow Rate Verification</w:t>
      </w:r>
    </w:p>
    <w:p w14:paraId="58D53177" w14:textId="35966290"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the information given in </w:t>
      </w:r>
      <w:r w:rsidR="001051E1">
        <w:rPr>
          <w:rFonts w:asciiTheme="minorHAnsi" w:hAnsiTheme="minorHAnsi"/>
          <w:sz w:val="18"/>
          <w:szCs w:val="18"/>
        </w:rPr>
        <w:t>A10</w:t>
      </w:r>
      <w:r w:rsidRPr="00C301D7">
        <w:rPr>
          <w:rFonts w:asciiTheme="minorHAnsi" w:hAnsiTheme="minorHAnsi"/>
          <w:sz w:val="18"/>
          <w:szCs w:val="18"/>
        </w:rPr>
        <w:t>. This is the target minimum system airflow required for the system being verified.</w:t>
      </w:r>
    </w:p>
    <w:p w14:paraId="58D53178" w14:textId="1F872ADB"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C301D7">
        <w:rPr>
          <w:rFonts w:asciiTheme="minorHAnsi" w:hAnsiTheme="minorHAnsi"/>
          <w:sz w:val="18"/>
          <w:szCs w:val="18"/>
        </w:rPr>
        <w:t>, which documents the rater’s measured airflow of the system being verified. If the measured airflow is not adequate it will not comply with the airflow requirements and refrigerant charge verification cannot be performed.</w:t>
      </w:r>
    </w:p>
    <w:p w14:paraId="58D53179" w14:textId="77777777" w:rsidR="00781EB0" w:rsidRPr="00C301D7" w:rsidRDefault="00781EB0" w:rsidP="00781EB0">
      <w:pPr>
        <w:rPr>
          <w:rFonts w:asciiTheme="minorHAnsi" w:hAnsiTheme="minorHAnsi"/>
          <w:sz w:val="18"/>
          <w:szCs w:val="18"/>
        </w:rPr>
      </w:pPr>
    </w:p>
    <w:p w14:paraId="58D5317A" w14:textId="655004E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E. Verification of </w:t>
      </w:r>
      <w:r w:rsidR="00157956">
        <w:rPr>
          <w:rFonts w:asciiTheme="minorHAnsi" w:hAnsiTheme="minorHAnsi"/>
          <w:b/>
          <w:sz w:val="18"/>
          <w:szCs w:val="18"/>
        </w:rPr>
        <w:t>Fault Indicator Display</w:t>
      </w:r>
    </w:p>
    <w:p w14:paraId="58D5317C" w14:textId="208B128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CF2R-MCH-25. Rater to confirm that entry matches name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D" w14:textId="6757FE55"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CF2R-MCH-25. Rater to confirm that entry matches model number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E" w14:textId="49D9F76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w:t>
      </w:r>
      <w:r w:rsidR="00157956">
        <w:rPr>
          <w:rFonts w:asciiTheme="minorHAnsi" w:hAnsiTheme="minorHAnsi"/>
          <w:sz w:val="18"/>
          <w:szCs w:val="18"/>
        </w:rPr>
        <w:t>FID</w:t>
      </w:r>
      <w:r w:rsidRPr="00C301D7">
        <w:rPr>
          <w:rFonts w:asciiTheme="minorHAnsi" w:hAnsiTheme="minorHAnsi"/>
          <w:sz w:val="18"/>
          <w:szCs w:val="18"/>
        </w:rPr>
        <w:t xml:space="preserve"> display module is mounted adjacent to thermostat that controls the system being verified. This requirement is detailed in Residential Appendix RA3.4.2.</w:t>
      </w:r>
    </w:p>
    <w:p w14:paraId="58D5317F" w14:textId="49F4F53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installed </w:t>
      </w:r>
      <w:r w:rsidR="00157956">
        <w:rPr>
          <w:rFonts w:asciiTheme="minorHAnsi" w:hAnsiTheme="minorHAnsi"/>
          <w:sz w:val="18"/>
          <w:szCs w:val="18"/>
        </w:rPr>
        <w:t>FID</w:t>
      </w:r>
      <w:r w:rsidRPr="00C301D7">
        <w:rPr>
          <w:rFonts w:asciiTheme="minorHAnsi" w:hAnsiTheme="minorHAnsi"/>
          <w:sz w:val="18"/>
          <w:szCs w:val="18"/>
        </w:rPr>
        <w:t xml:space="preserve"> is approved and appears the list of approved devices kept by the Commission. This requirement is detailed in Residential Appendix RA3.4.2.</w:t>
      </w:r>
    </w:p>
    <w:p w14:paraId="58D53180" w14:textId="556F63A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system has operated for at least 15 minutes and that they system is operating within acceptable parameters as specified by the </w:t>
      </w:r>
      <w:r w:rsidR="00157956">
        <w:rPr>
          <w:rFonts w:asciiTheme="minorHAnsi" w:hAnsiTheme="minorHAnsi"/>
          <w:sz w:val="18"/>
          <w:szCs w:val="18"/>
        </w:rPr>
        <w:t>FID</w:t>
      </w:r>
      <w:r w:rsidRPr="00C301D7">
        <w:rPr>
          <w:rFonts w:asciiTheme="minorHAnsi" w:hAnsiTheme="minorHAnsi"/>
          <w:sz w:val="18"/>
          <w:szCs w:val="18"/>
        </w:rPr>
        <w:t xml:space="preserve"> and equipment manufacturers. This requirement is detailed in Residential Appendix RA3.4.2.</w:t>
      </w:r>
    </w:p>
    <w:p w14:paraId="58D53181" w14:textId="77777777" w:rsidR="00781EB0" w:rsidRDefault="00781EB0" w:rsidP="00A669D7">
      <w:pPr>
        <w:rPr>
          <w:rFonts w:asciiTheme="minorHAnsi" w:hAnsiTheme="minorHAnsi"/>
          <w:sz w:val="18"/>
          <w:szCs w:val="18"/>
        </w:rPr>
      </w:pPr>
    </w:p>
    <w:p w14:paraId="58D53182" w14:textId="004C79C3" w:rsidR="00C063EB" w:rsidRPr="00C301D7" w:rsidRDefault="00C063EB">
      <w:pPr>
        <w:rPr>
          <w:rFonts w:asciiTheme="minorHAnsi" w:hAnsiTheme="minorHAnsi"/>
          <w:sz w:val="18"/>
          <w:szCs w:val="18"/>
        </w:rPr>
      </w:pPr>
    </w:p>
    <w:p w14:paraId="58D531B6" w14:textId="77777777" w:rsidR="00C063EB" w:rsidRPr="00C301D7" w:rsidRDefault="00C063EB">
      <w:pPr>
        <w:rPr>
          <w:rFonts w:asciiTheme="minorHAnsi" w:hAnsiTheme="minorHAnsi"/>
          <w:sz w:val="18"/>
          <w:szCs w:val="18"/>
        </w:rPr>
      </w:pPr>
    </w:p>
    <w:p w14:paraId="58D531B7" w14:textId="77777777" w:rsidR="00C063EB" w:rsidRPr="00C301D7" w:rsidRDefault="00C063EB">
      <w:pPr>
        <w:rPr>
          <w:rFonts w:asciiTheme="minorHAnsi" w:hAnsiTheme="minorHAnsi"/>
          <w:sz w:val="18"/>
          <w:szCs w:val="18"/>
        </w:rPr>
      </w:pPr>
    </w:p>
    <w:p w14:paraId="58D531B8" w14:textId="77777777" w:rsidR="00C063EB" w:rsidRPr="00C301D7" w:rsidRDefault="00C063EB">
      <w:pPr>
        <w:rPr>
          <w:rFonts w:asciiTheme="minorHAnsi" w:hAnsiTheme="minorHAnsi"/>
          <w:sz w:val="18"/>
          <w:szCs w:val="18"/>
        </w:rPr>
        <w:sectPr w:rsidR="00C063EB" w:rsidRPr="00C301D7" w:rsidSect="00DC4523">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C301D7" w14:paraId="58D531BB"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8D531B9" w14:textId="68E6A1E1" w:rsidR="009D67F4" w:rsidRPr="00C301D7" w:rsidRDefault="001126A4" w:rsidP="00F76A4F">
            <w:pPr>
              <w:keepNext/>
              <w:rPr>
                <w:rFonts w:asciiTheme="minorHAnsi" w:hAnsiTheme="minorHAnsi"/>
                <w:b/>
                <w:sz w:val="18"/>
                <w:szCs w:val="18"/>
              </w:rPr>
            </w:pPr>
            <w:r w:rsidRPr="00F76A4F">
              <w:rPr>
                <w:rFonts w:asciiTheme="minorHAnsi" w:hAnsiTheme="minorHAnsi"/>
                <w:b/>
                <w:szCs w:val="18"/>
              </w:rPr>
              <w:lastRenderedPageBreak/>
              <w:t>A. System Information</w:t>
            </w:r>
          </w:p>
          <w:p w14:paraId="58D531BA" w14:textId="77777777" w:rsidR="009D67F4" w:rsidRPr="00F76A4F" w:rsidRDefault="001126A4" w:rsidP="00F76A4F">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9D67F4" w:rsidRPr="00C301D7" w14:paraId="58D531BF" w14:textId="77777777" w:rsidTr="00F76A4F">
        <w:trPr>
          <w:cantSplit/>
          <w:trHeight w:val="360"/>
        </w:trPr>
        <w:tc>
          <w:tcPr>
            <w:tcW w:w="288" w:type="pct"/>
            <w:vAlign w:val="center"/>
          </w:tcPr>
          <w:p w14:paraId="58D531B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212" w:type="pct"/>
            <w:vAlign w:val="center"/>
          </w:tcPr>
          <w:p w14:paraId="58D531BD" w14:textId="554F4A63"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Identification or Name</w:t>
            </w:r>
          </w:p>
        </w:tc>
        <w:tc>
          <w:tcPr>
            <w:tcW w:w="2500" w:type="pct"/>
          </w:tcPr>
          <w:p w14:paraId="58D531BE" w14:textId="77777777" w:rsidR="007E02CF" w:rsidRPr="00C301D7" w:rsidRDefault="009D67F4">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w:t>
            </w:r>
            <w:r w:rsidR="001126A4" w:rsidRPr="00C301D7">
              <w:rPr>
                <w:rFonts w:asciiTheme="minorHAnsi" w:hAnsiTheme="minorHAnsi"/>
                <w:sz w:val="18"/>
                <w:szCs w:val="18"/>
              </w:rPr>
              <w:t xml:space="preserve"> If installed system does not match this entry, it can be overwritten by </w:t>
            </w:r>
            <w:proofErr w:type="gramStart"/>
            <w:r w:rsidR="001126A4" w:rsidRPr="00C301D7">
              <w:rPr>
                <w:rFonts w:asciiTheme="minorHAnsi" w:hAnsiTheme="minorHAnsi"/>
                <w:sz w:val="18"/>
                <w:szCs w:val="18"/>
              </w:rPr>
              <w:t>rater</w:t>
            </w:r>
            <w:proofErr w:type="gramEnd"/>
            <w:r w:rsidR="001126A4"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C3" w14:textId="77777777" w:rsidTr="00F76A4F">
        <w:trPr>
          <w:cantSplit/>
          <w:trHeight w:val="360"/>
        </w:trPr>
        <w:tc>
          <w:tcPr>
            <w:tcW w:w="288" w:type="pct"/>
            <w:vAlign w:val="center"/>
          </w:tcPr>
          <w:p w14:paraId="58D531C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212" w:type="pct"/>
            <w:vAlign w:val="center"/>
          </w:tcPr>
          <w:p w14:paraId="58D531C1" w14:textId="00FB120B"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Location or Area Served</w:t>
            </w:r>
          </w:p>
        </w:tc>
        <w:tc>
          <w:tcPr>
            <w:tcW w:w="2500" w:type="pct"/>
          </w:tcPr>
          <w:p w14:paraId="58D531C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7" w14:textId="77777777" w:rsidTr="00F76A4F">
        <w:trPr>
          <w:cantSplit/>
          <w:trHeight w:val="360"/>
        </w:trPr>
        <w:tc>
          <w:tcPr>
            <w:tcW w:w="288" w:type="pct"/>
            <w:vAlign w:val="center"/>
          </w:tcPr>
          <w:p w14:paraId="58D531C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212" w:type="pct"/>
            <w:vAlign w:val="center"/>
          </w:tcPr>
          <w:p w14:paraId="58D531C5" w14:textId="00E7615D"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ake or </w:t>
            </w:r>
            <w:r w:rsidR="00856A4A">
              <w:rPr>
                <w:rFonts w:asciiTheme="minorHAnsi" w:hAnsiTheme="minorHAnsi"/>
                <w:sz w:val="18"/>
                <w:szCs w:val="18"/>
              </w:rPr>
              <w:t>B</w:t>
            </w:r>
            <w:r w:rsidRPr="00C301D7">
              <w:rPr>
                <w:rFonts w:asciiTheme="minorHAnsi" w:hAnsiTheme="minorHAnsi"/>
                <w:sz w:val="18"/>
                <w:szCs w:val="18"/>
              </w:rPr>
              <w:t>rand</w:t>
            </w:r>
          </w:p>
        </w:tc>
        <w:tc>
          <w:tcPr>
            <w:tcW w:w="2500" w:type="pct"/>
          </w:tcPr>
          <w:p w14:paraId="58D531C6"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B" w14:textId="77777777" w:rsidTr="00F76A4F">
        <w:trPr>
          <w:cantSplit/>
          <w:trHeight w:val="360"/>
        </w:trPr>
        <w:tc>
          <w:tcPr>
            <w:tcW w:w="288" w:type="pct"/>
            <w:vAlign w:val="center"/>
          </w:tcPr>
          <w:p w14:paraId="58D531C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212" w:type="pct"/>
            <w:vAlign w:val="center"/>
          </w:tcPr>
          <w:p w14:paraId="58D531C9" w14:textId="478ED0E7"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odel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CA"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F" w14:textId="77777777" w:rsidTr="00F76A4F">
        <w:trPr>
          <w:cantSplit/>
          <w:trHeight w:val="360"/>
        </w:trPr>
        <w:tc>
          <w:tcPr>
            <w:tcW w:w="288" w:type="pct"/>
            <w:vAlign w:val="center"/>
          </w:tcPr>
          <w:p w14:paraId="58D531C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212" w:type="pct"/>
            <w:vAlign w:val="center"/>
          </w:tcPr>
          <w:p w14:paraId="58D531CD" w14:textId="4CF0F686"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500" w:type="pct"/>
          </w:tcPr>
          <w:p w14:paraId="58D531CE"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3" w14:textId="77777777" w:rsidTr="00F76A4F">
        <w:trPr>
          <w:cantSplit/>
          <w:trHeight w:val="360"/>
        </w:trPr>
        <w:tc>
          <w:tcPr>
            <w:tcW w:w="288" w:type="pct"/>
            <w:vAlign w:val="center"/>
          </w:tcPr>
          <w:p w14:paraId="58D531D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212" w:type="pct"/>
            <w:vAlign w:val="center"/>
          </w:tcPr>
          <w:p w14:paraId="58D531D1" w14:textId="532E585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S</w:t>
            </w:r>
            <w:r w:rsidRPr="00C301D7">
              <w:rPr>
                <w:rFonts w:asciiTheme="minorHAnsi" w:hAnsiTheme="minorHAnsi"/>
                <w:sz w:val="18"/>
                <w:szCs w:val="18"/>
              </w:rPr>
              <w:t xml:space="preserve">erial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D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D7" w14:textId="77777777" w:rsidTr="00F76A4F">
        <w:trPr>
          <w:cantSplit/>
          <w:trHeight w:val="360"/>
        </w:trPr>
        <w:tc>
          <w:tcPr>
            <w:tcW w:w="288" w:type="pct"/>
            <w:vAlign w:val="center"/>
          </w:tcPr>
          <w:p w14:paraId="58D531D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212" w:type="pct"/>
            <w:vAlign w:val="center"/>
          </w:tcPr>
          <w:p w14:paraId="58D531D5" w14:textId="3400878E"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500" w:type="pct"/>
          </w:tcPr>
          <w:p w14:paraId="58D531D6" w14:textId="77777777" w:rsidR="009D67F4" w:rsidRPr="00C301D7" w:rsidRDefault="009D67F4" w:rsidP="003F6B16">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“R-22” or “R-410a”</w:t>
            </w:r>
            <w:r w:rsidR="00C14DA4">
              <w:rPr>
                <w:rFonts w:asciiTheme="minorHAnsi" w:hAnsiTheme="minorHAnsi"/>
                <w:sz w:val="18"/>
                <w:szCs w:val="18"/>
              </w:rPr>
              <w:t>, or "other"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B" w14:textId="77777777">
        <w:trPr>
          <w:cantSplit/>
          <w:trHeight w:val="360"/>
        </w:trPr>
        <w:tc>
          <w:tcPr>
            <w:tcW w:w="288" w:type="pct"/>
            <w:vAlign w:val="center"/>
          </w:tcPr>
          <w:p w14:paraId="58D531D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212" w:type="pct"/>
            <w:vAlign w:val="center"/>
          </w:tcPr>
          <w:p w14:paraId="58D531D9" w14:textId="135D2D0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500" w:type="pct"/>
          </w:tcPr>
          <w:p w14:paraId="58D531DA" w14:textId="5EAFEEC5" w:rsidR="009D67F4" w:rsidRPr="00C301D7" w:rsidRDefault="00C14DA4" w:rsidP="003F6B16">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E36575" w:rsidRPr="00C301D7" w14:paraId="5E6D66D8" w14:textId="77777777">
        <w:trPr>
          <w:cantSplit/>
          <w:trHeight w:val="360"/>
        </w:trPr>
        <w:tc>
          <w:tcPr>
            <w:tcW w:w="288" w:type="pct"/>
            <w:vAlign w:val="center"/>
          </w:tcPr>
          <w:p w14:paraId="37FA0351" w14:textId="260F6481" w:rsidR="00E36575"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0D5DFDF1" w14:textId="7895223B" w:rsidR="00E36575"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69E3ACE9" w14:textId="0E464B57" w:rsidR="00E36575" w:rsidRPr="00C301D7" w:rsidRDefault="00E36575" w:rsidP="009311FE">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C301D7" w14:paraId="58D531DF" w14:textId="77777777">
        <w:trPr>
          <w:cantSplit/>
          <w:trHeight w:val="360"/>
        </w:trPr>
        <w:tc>
          <w:tcPr>
            <w:tcW w:w="288" w:type="pct"/>
            <w:vAlign w:val="center"/>
          </w:tcPr>
          <w:p w14:paraId="58D531DC" w14:textId="2D4E7AAC"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8D531DD" w14:textId="0C4F3696" w:rsidR="009D67F4" w:rsidRPr="00C301D7" w:rsidRDefault="005D49C8"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C301D7">
              <w:rPr>
                <w:rFonts w:asciiTheme="minorHAnsi" w:hAnsiTheme="minorHAnsi"/>
                <w:sz w:val="18"/>
                <w:szCs w:val="18"/>
              </w:rPr>
              <w:t>Type</w:t>
            </w:r>
          </w:p>
        </w:tc>
        <w:tc>
          <w:tcPr>
            <w:tcW w:w="2500" w:type="pct"/>
          </w:tcPr>
          <w:p w14:paraId="58D531DE" w14:textId="77777777" w:rsidR="009D67F4" w:rsidRPr="00C301D7" w:rsidRDefault="009D67F4" w:rsidP="009311FE">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“New”, “Replacement”, or “Alteration”</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r w:rsidRPr="00C301D7">
              <w:rPr>
                <w:rFonts w:asciiTheme="minorHAnsi" w:hAnsiTheme="minorHAnsi"/>
                <w:sz w:val="18"/>
                <w:szCs w:val="18"/>
              </w:rPr>
              <w:t xml:space="preserve"> </w:t>
            </w:r>
          </w:p>
        </w:tc>
      </w:tr>
      <w:tr w:rsidR="009D67F4" w:rsidRPr="00C301D7" w14:paraId="58D531E3" w14:textId="77777777">
        <w:trPr>
          <w:cantSplit/>
          <w:trHeight w:val="360"/>
        </w:trPr>
        <w:tc>
          <w:tcPr>
            <w:tcW w:w="288" w:type="pct"/>
            <w:vAlign w:val="center"/>
          </w:tcPr>
          <w:p w14:paraId="58D531E0" w14:textId="36C4E822"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10DD0CB4" w14:textId="4B0B1F47" w:rsidR="00856A4A" w:rsidRDefault="00157956"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C301D7">
              <w:rPr>
                <w:rFonts w:asciiTheme="minorHAnsi" w:hAnsiTheme="minorHAnsi"/>
                <w:sz w:val="18"/>
                <w:szCs w:val="18"/>
              </w:rPr>
              <w:t xml:space="preserve"> (</w:t>
            </w:r>
            <w:r>
              <w:rPr>
                <w:rFonts w:asciiTheme="minorHAnsi" w:hAnsiTheme="minorHAnsi"/>
                <w:sz w:val="18"/>
                <w:szCs w:val="18"/>
              </w:rPr>
              <w:t>FID</w:t>
            </w:r>
            <w:r w:rsidR="009D67F4" w:rsidRPr="00C301D7">
              <w:rPr>
                <w:rFonts w:asciiTheme="minorHAnsi" w:hAnsiTheme="minorHAnsi"/>
                <w:sz w:val="18"/>
                <w:szCs w:val="18"/>
              </w:rPr>
              <w:t>) Status</w:t>
            </w:r>
          </w:p>
          <w:p w14:paraId="58D531E1" w14:textId="04BBB493" w:rsidR="009D67F4" w:rsidRPr="00C301D7" w:rsidRDefault="009D67F4" w:rsidP="0054347E">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500" w:type="pct"/>
          </w:tcPr>
          <w:p w14:paraId="58D531E2" w14:textId="66DE1E1E" w:rsidR="009D67F4" w:rsidRPr="00C301D7" w:rsidRDefault="009D67F4" w:rsidP="00960443">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w:t>
            </w:r>
            <w:r w:rsidRPr="00C301D7">
              <w:rPr>
                <w:rFonts w:asciiTheme="minorHAnsi" w:hAnsiTheme="minorHAnsi"/>
                <w:sz w:val="18"/>
                <w:szCs w:val="18"/>
                <w:u w:val="single"/>
              </w:rPr>
              <w:t xml:space="preserve">This system has a factory installed </w:t>
            </w:r>
            <w:r w:rsidR="00157956">
              <w:rPr>
                <w:rFonts w:asciiTheme="minorHAnsi" w:hAnsiTheme="minorHAnsi"/>
                <w:sz w:val="18"/>
                <w:szCs w:val="18"/>
                <w:u w:val="single"/>
              </w:rPr>
              <w:t>FID</w:t>
            </w:r>
            <w:proofErr w:type="gramStart"/>
            <w:r w:rsidRPr="00C301D7">
              <w:rPr>
                <w:rFonts w:asciiTheme="minorHAnsi" w:hAnsiTheme="minorHAnsi"/>
                <w:sz w:val="18"/>
                <w:szCs w:val="18"/>
                <w:u w:val="single"/>
              </w:rPr>
              <w:t>”</w:t>
            </w:r>
            <w:r w:rsidRPr="00C301D7">
              <w:rPr>
                <w:rFonts w:asciiTheme="minorHAnsi" w:hAnsiTheme="minorHAnsi"/>
                <w:sz w:val="18"/>
                <w:szCs w:val="18"/>
              </w:rPr>
              <w:t>;  or</w:t>
            </w:r>
            <w:proofErr w:type="gramEnd"/>
            <w:r w:rsidRPr="00C301D7">
              <w:rPr>
                <w:rFonts w:asciiTheme="minorHAnsi" w:hAnsiTheme="minorHAnsi"/>
                <w:sz w:val="18"/>
                <w:szCs w:val="18"/>
                <w:u w:val="single"/>
              </w:rPr>
              <w:t xml:space="preserve"> “This system has a field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does not have a </w:t>
            </w:r>
            <w:r w:rsidR="00157956">
              <w:rPr>
                <w:rFonts w:asciiTheme="minorHAnsi" w:hAnsiTheme="minorHAnsi"/>
                <w:sz w:val="18"/>
                <w:szCs w:val="18"/>
                <w:u w:val="single"/>
              </w:rPr>
              <w:t>FID</w:t>
            </w:r>
            <w:r w:rsidRPr="00C301D7">
              <w:rPr>
                <w:rFonts w:asciiTheme="minorHAnsi" w:hAnsiTheme="minorHAnsi"/>
                <w:sz w:val="18"/>
                <w:szCs w:val="18"/>
                <w:u w:val="single"/>
              </w:rPr>
              <w:t xml:space="preserve"> device installed</w:t>
            </w:r>
            <w:r w:rsidRPr="00C301D7">
              <w:rPr>
                <w:rFonts w:asciiTheme="minorHAnsi" w:hAnsiTheme="minorHAnsi"/>
                <w:sz w:val="18"/>
                <w:szCs w:val="18"/>
              </w:rPr>
              <w:t>”</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7" w14:textId="77777777">
        <w:trPr>
          <w:cantSplit/>
          <w:trHeight w:val="360"/>
        </w:trPr>
        <w:tc>
          <w:tcPr>
            <w:tcW w:w="288" w:type="pct"/>
            <w:vAlign w:val="center"/>
          </w:tcPr>
          <w:p w14:paraId="58D531E4" w14:textId="72364E8B"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8D531E5" w14:textId="400EFB2F" w:rsidR="009D67F4" w:rsidRPr="00C301D7" w:rsidRDefault="009D67F4" w:rsidP="00EB6A42">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500" w:type="pct"/>
          </w:tcPr>
          <w:p w14:paraId="58D531E6"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B" w14:textId="77777777">
        <w:trPr>
          <w:cantSplit/>
          <w:trHeight w:val="360"/>
        </w:trPr>
        <w:tc>
          <w:tcPr>
            <w:tcW w:w="288" w:type="pct"/>
            <w:vAlign w:val="center"/>
          </w:tcPr>
          <w:p w14:paraId="58D531E8" w14:textId="28702F0C"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8D531E9" w14:textId="77777777" w:rsidR="009D67F4" w:rsidRPr="00C301D7" w:rsidRDefault="009D67F4" w:rsidP="00AD18B3">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8D531EA"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F" w14:textId="77777777">
        <w:trPr>
          <w:cantSplit/>
          <w:trHeight w:val="360"/>
        </w:trPr>
        <w:tc>
          <w:tcPr>
            <w:tcW w:w="288" w:type="pct"/>
            <w:vAlign w:val="center"/>
          </w:tcPr>
          <w:p w14:paraId="58D531EC" w14:textId="72C99F45"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8D531ED" w14:textId="1D6F09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856A4A">
              <w:rPr>
                <w:rFonts w:asciiTheme="minorHAnsi" w:hAnsiTheme="minorHAnsi"/>
                <w:sz w:val="18"/>
                <w:szCs w:val="18"/>
              </w:rPr>
              <w:t>S</w:t>
            </w:r>
            <w:r w:rsidRPr="00C301D7">
              <w:rPr>
                <w:rFonts w:asciiTheme="minorHAnsi" w:hAnsiTheme="minorHAnsi"/>
                <w:sz w:val="18"/>
                <w:szCs w:val="18"/>
              </w:rPr>
              <w:t>ystem</w:t>
            </w:r>
          </w:p>
        </w:tc>
        <w:tc>
          <w:tcPr>
            <w:tcW w:w="2500" w:type="pct"/>
            <w:vAlign w:val="center"/>
          </w:tcPr>
          <w:p w14:paraId="58D531EE" w14:textId="77777777" w:rsidR="009D67F4" w:rsidRPr="00C301D7" w:rsidRDefault="009D67F4" w:rsidP="003F6B16">
            <w:pPr>
              <w:rPr>
                <w:rFonts w:asciiTheme="minorHAnsi" w:hAnsiTheme="minorHAnsi"/>
                <w:sz w:val="18"/>
                <w:szCs w:val="18"/>
              </w:rPr>
            </w:pPr>
            <w:r w:rsidRPr="00C301D7">
              <w:rPr>
                <w:rFonts w:asciiTheme="minorHAnsi" w:hAnsiTheme="minorHAnsi"/>
                <w:sz w:val="18"/>
                <w:szCs w:val="18"/>
              </w:rPr>
              <w:t>&lt;&lt;user input: date: use validated date format&gt;&gt;</w:t>
            </w:r>
          </w:p>
        </w:tc>
      </w:tr>
      <w:tr w:rsidR="009D67F4" w:rsidRPr="00C301D7" w14:paraId="58D531F9" w14:textId="77777777">
        <w:trPr>
          <w:cantSplit/>
          <w:trHeight w:val="360"/>
        </w:trPr>
        <w:tc>
          <w:tcPr>
            <w:tcW w:w="288" w:type="pct"/>
            <w:vAlign w:val="center"/>
          </w:tcPr>
          <w:p w14:paraId="58D531F0" w14:textId="3BF017F2"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8D531F1" w14:textId="47CCA30F"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856A4A">
              <w:rPr>
                <w:rFonts w:asciiTheme="minorHAnsi" w:hAnsiTheme="minorHAnsi"/>
                <w:sz w:val="18"/>
                <w:szCs w:val="18"/>
              </w:rPr>
              <w:t>C</w:t>
            </w:r>
            <w:r w:rsidRPr="00C301D7">
              <w:rPr>
                <w:rFonts w:asciiTheme="minorHAnsi" w:hAnsiTheme="minorHAnsi"/>
                <w:sz w:val="18"/>
                <w:szCs w:val="18"/>
              </w:rPr>
              <w:t xml:space="preserve">harge </w:t>
            </w:r>
            <w:r w:rsidR="00856A4A">
              <w:rPr>
                <w:rFonts w:asciiTheme="minorHAnsi" w:hAnsiTheme="minorHAnsi"/>
                <w:sz w:val="18"/>
                <w:szCs w:val="18"/>
              </w:rPr>
              <w:t>V</w:t>
            </w:r>
            <w:r w:rsidRPr="00C301D7">
              <w:rPr>
                <w:rFonts w:asciiTheme="minorHAnsi" w:hAnsiTheme="minorHAnsi"/>
                <w:sz w:val="18"/>
                <w:szCs w:val="18"/>
              </w:rPr>
              <w:t xml:space="preserve">erification </w:t>
            </w:r>
            <w:r w:rsidR="00856A4A">
              <w:rPr>
                <w:rFonts w:asciiTheme="minorHAnsi" w:hAnsiTheme="minorHAnsi"/>
                <w:sz w:val="18"/>
                <w:szCs w:val="18"/>
              </w:rPr>
              <w:t>M</w:t>
            </w:r>
            <w:r w:rsidRPr="00C301D7">
              <w:rPr>
                <w:rFonts w:asciiTheme="minorHAnsi" w:hAnsiTheme="minorHAnsi"/>
                <w:sz w:val="18"/>
                <w:szCs w:val="18"/>
              </w:rPr>
              <w:t xml:space="preserve">ethod </w:t>
            </w:r>
            <w:r w:rsidR="00856A4A">
              <w:rPr>
                <w:rFonts w:asciiTheme="minorHAnsi" w:hAnsiTheme="minorHAnsi"/>
                <w:sz w:val="18"/>
                <w:szCs w:val="18"/>
              </w:rPr>
              <w:t>U</w:t>
            </w:r>
            <w:r w:rsidRPr="00C301D7">
              <w:rPr>
                <w:rFonts w:asciiTheme="minorHAnsi" w:hAnsiTheme="minorHAnsi"/>
                <w:sz w:val="18"/>
                <w:szCs w:val="18"/>
              </w:rPr>
              <w:t xml:space="preserve">sed by </w:t>
            </w:r>
            <w:r w:rsidR="00856A4A">
              <w:rPr>
                <w:rFonts w:asciiTheme="minorHAnsi" w:hAnsiTheme="minorHAnsi"/>
                <w:sz w:val="18"/>
                <w:szCs w:val="18"/>
              </w:rPr>
              <w:t>I</w:t>
            </w:r>
            <w:r w:rsidRPr="00C301D7">
              <w:rPr>
                <w:rFonts w:asciiTheme="minorHAnsi" w:hAnsiTheme="minorHAnsi"/>
                <w:sz w:val="18"/>
                <w:szCs w:val="18"/>
              </w:rPr>
              <w:t>nstaller</w:t>
            </w:r>
          </w:p>
        </w:tc>
        <w:tc>
          <w:tcPr>
            <w:tcW w:w="2500" w:type="pct"/>
          </w:tcPr>
          <w:p w14:paraId="58D531F2" w14:textId="77777777" w:rsidR="009D67F4" w:rsidRPr="00C301D7" w:rsidRDefault="009D67F4" w:rsidP="00D158F3">
            <w:pPr>
              <w:rPr>
                <w:rFonts w:asciiTheme="minorHAnsi" w:hAnsiTheme="minorHAnsi"/>
                <w:sz w:val="18"/>
                <w:szCs w:val="18"/>
              </w:rPr>
            </w:pPr>
            <w:r w:rsidRPr="00C301D7">
              <w:rPr>
                <w:rFonts w:asciiTheme="minorHAnsi" w:hAnsiTheme="minorHAnsi"/>
                <w:sz w:val="18"/>
                <w:szCs w:val="18"/>
              </w:rPr>
              <w:t xml:space="preserve">&lt;&lt;auto filled text: referenced from CF2R. Possible entries are: </w:t>
            </w:r>
          </w:p>
          <w:p w14:paraId="58D531F3"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Superheat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4"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Subcooling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5" w14:textId="77ECFCC3" w:rsidR="009D67F4"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Weigh-in</w:t>
            </w:r>
            <w:r w:rsidR="00590D10">
              <w:rPr>
                <w:rFonts w:asciiTheme="minorHAnsi" w:hAnsiTheme="minorHAnsi"/>
                <w:sz w:val="18"/>
                <w:szCs w:val="18"/>
                <w:u w:val="single"/>
              </w:rPr>
              <w:t xml:space="preserve"> with Installer independent</w:t>
            </w:r>
            <w:r w:rsidRPr="00C301D7">
              <w:rPr>
                <w:rFonts w:asciiTheme="minorHAnsi" w:hAnsiTheme="minorHAnsi"/>
                <w:sz w:val="18"/>
                <w:szCs w:val="18"/>
              </w:rPr>
              <w:t>; or</w:t>
            </w:r>
          </w:p>
          <w:p w14:paraId="59A9B1A2" w14:textId="3B913FD4" w:rsidR="00590D10" w:rsidRPr="00C301D7" w:rsidRDefault="00590D10"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Weigh</w:t>
            </w:r>
            <w:r w:rsidRPr="00590D10">
              <w:rPr>
                <w:rFonts w:asciiTheme="minorHAnsi" w:hAnsiTheme="minorHAnsi"/>
                <w:sz w:val="18"/>
                <w:szCs w:val="18"/>
                <w:u w:val="single"/>
              </w:rPr>
              <w:t>-</w:t>
            </w:r>
            <w:r>
              <w:rPr>
                <w:rFonts w:asciiTheme="minorHAnsi" w:hAnsiTheme="minorHAnsi"/>
                <w:sz w:val="18"/>
                <w:szCs w:val="18"/>
              </w:rPr>
              <w:t>in with HERS Rater observation; or</w:t>
            </w:r>
          </w:p>
          <w:p w14:paraId="58D531F7"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New Package Unit Factory Charge </w:t>
            </w:r>
            <w:r w:rsidRPr="00C301D7">
              <w:rPr>
                <w:rFonts w:asciiTheme="minorHAnsi" w:hAnsiTheme="minorHAnsi"/>
                <w:sz w:val="18"/>
                <w:szCs w:val="18"/>
              </w:rPr>
              <w:t>&gt;&gt;</w:t>
            </w:r>
          </w:p>
          <w:p w14:paraId="58D531F8" w14:textId="77777777" w:rsidR="009D67F4" w:rsidRPr="00C301D7" w:rsidRDefault="009D67F4">
            <w:pPr>
              <w:ind w:left="360"/>
              <w:rPr>
                <w:rFonts w:asciiTheme="minorHAnsi" w:hAnsiTheme="minorHAnsi"/>
                <w:sz w:val="18"/>
                <w:szCs w:val="18"/>
              </w:rPr>
            </w:pPr>
          </w:p>
        </w:tc>
      </w:tr>
      <w:tr w:rsidR="009D67F4" w:rsidRPr="001B751A" w14:paraId="58D531FD" w14:textId="77777777">
        <w:trPr>
          <w:cantSplit/>
          <w:trHeight w:val="953"/>
        </w:trPr>
        <w:tc>
          <w:tcPr>
            <w:tcW w:w="288" w:type="pct"/>
            <w:vAlign w:val="center"/>
          </w:tcPr>
          <w:p w14:paraId="58D531FA" w14:textId="04D37EC0" w:rsidR="009D67F4" w:rsidRPr="001B751A" w:rsidRDefault="00E36575"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8D531FB" w14:textId="10984055" w:rsidR="009D67F4" w:rsidRPr="001B751A" w:rsidRDefault="00EC0116"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856A4A">
              <w:rPr>
                <w:rFonts w:asciiTheme="minorHAnsi" w:hAnsiTheme="minorHAnsi"/>
                <w:sz w:val="18"/>
                <w:szCs w:val="18"/>
              </w:rPr>
              <w:t>W</w:t>
            </w:r>
            <w:r>
              <w:rPr>
                <w:rFonts w:asciiTheme="minorHAnsi" w:hAnsiTheme="minorHAnsi"/>
                <w:sz w:val="18"/>
                <w:szCs w:val="18"/>
              </w:rPr>
              <w:t xml:space="preserve">ho </w:t>
            </w:r>
            <w:r w:rsidR="00856A4A">
              <w:rPr>
                <w:rFonts w:asciiTheme="minorHAnsi" w:hAnsiTheme="minorHAnsi"/>
                <w:sz w:val="18"/>
                <w:szCs w:val="18"/>
              </w:rPr>
              <w:t>P</w:t>
            </w:r>
            <w:r>
              <w:rPr>
                <w:rFonts w:asciiTheme="minorHAnsi" w:hAnsiTheme="minorHAnsi"/>
                <w:sz w:val="18"/>
                <w:szCs w:val="18"/>
              </w:rPr>
              <w:t xml:space="preserve">erformed the Refrigerant Charge Verification </w:t>
            </w:r>
            <w:r w:rsidR="00856A4A">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8D531FC" w14:textId="77777777" w:rsidR="009D67F4" w:rsidRPr="001B751A" w:rsidRDefault="00EC0116">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Rater.&gt;&gt;</w:t>
            </w:r>
          </w:p>
        </w:tc>
      </w:tr>
      <w:tr w:rsidR="009D67F4" w:rsidRPr="001B751A" w14:paraId="58D53203" w14:textId="77777777">
        <w:trPr>
          <w:cantSplit/>
          <w:trHeight w:val="953"/>
        </w:trPr>
        <w:tc>
          <w:tcPr>
            <w:tcW w:w="288" w:type="pct"/>
            <w:vAlign w:val="center"/>
          </w:tcPr>
          <w:p w14:paraId="58D531FE" w14:textId="40B24B70"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8D531FF" w14:textId="3BE8B41A" w:rsidR="009D67F4" w:rsidRPr="001B751A" w:rsidRDefault="00EC0116"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8D53200" w14:textId="77777777" w:rsidR="009D67F4" w:rsidRPr="001B751A" w:rsidRDefault="00EC0116"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8D53201" w14:textId="77777777" w:rsidR="009D67F4" w:rsidRPr="001B751A" w:rsidRDefault="00EC0116">
            <w:pPr>
              <w:ind w:left="720"/>
              <w:rPr>
                <w:rFonts w:asciiTheme="minorHAnsi" w:hAnsiTheme="minorHAnsi"/>
                <w:sz w:val="18"/>
                <w:szCs w:val="18"/>
              </w:rPr>
            </w:pPr>
            <w:r>
              <w:rPr>
                <w:rFonts w:asciiTheme="minorHAnsi" w:hAnsiTheme="minorHAnsi"/>
                <w:sz w:val="18"/>
                <w:szCs w:val="18"/>
              </w:rPr>
              <w:t>"System does not qualify for Group Sampling"; or</w:t>
            </w:r>
          </w:p>
          <w:p w14:paraId="58D53202" w14:textId="77777777" w:rsidR="009D67F4" w:rsidRPr="001B751A" w:rsidRDefault="00EC0116" w:rsidP="005D49C8">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w:t>
            </w:r>
          </w:p>
        </w:tc>
      </w:tr>
      <w:tr w:rsidR="009D67F4" w:rsidRPr="001B751A" w14:paraId="58D5321F" w14:textId="77777777">
        <w:trPr>
          <w:cantSplit/>
          <w:trHeight w:val="953"/>
        </w:trPr>
        <w:tc>
          <w:tcPr>
            <w:tcW w:w="288" w:type="pct"/>
            <w:vAlign w:val="center"/>
          </w:tcPr>
          <w:p w14:paraId="58D53204" w14:textId="77777777" w:rsidR="009D67F4" w:rsidRPr="001B751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05" w14:textId="77777777" w:rsidR="009D67F4" w:rsidRPr="001B751A" w:rsidRDefault="00EC0116"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8D53206" w14:textId="4972D8C9"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“Superheat”, then list =</w:t>
            </w:r>
          </w:p>
          <w:p w14:paraId="58D53207" w14:textId="77777777" w:rsidR="009D67F4" w:rsidRPr="001B751A" w:rsidRDefault="00EC0116"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8D53208"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9" w14:textId="4E4A884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“Subcool</w:t>
            </w:r>
            <w:r w:rsidR="00590D10">
              <w:rPr>
                <w:rFonts w:asciiTheme="minorHAnsi" w:hAnsiTheme="minorHAnsi" w:cs="Helvetica"/>
                <w:sz w:val="18"/>
                <w:szCs w:val="18"/>
              </w:rPr>
              <w:t>ing</w:t>
            </w:r>
            <w:r>
              <w:rPr>
                <w:rFonts w:asciiTheme="minorHAnsi" w:hAnsiTheme="minorHAnsi" w:cs="Helvetica"/>
                <w:sz w:val="18"/>
                <w:szCs w:val="18"/>
              </w:rPr>
              <w:t>”, then list =</w:t>
            </w:r>
          </w:p>
          <w:p w14:paraId="58D5320A" w14:textId="1C5BB51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0C" w14:textId="11758376"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8D5320D" w14:textId="053FC36D"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“Weigh-In</w:t>
            </w:r>
            <w:r w:rsidR="00590D10">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8D5320E"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8D53210" w14:textId="692D34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12" w14:textId="1C9150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6B47CDE9" w14:textId="110818CA" w:rsidR="00590D10" w:rsidRDefault="00590D10"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7EABB0DB" w14:textId="4C58D59C" w:rsidR="00590D10" w:rsidRDefault="00590D10" w:rsidP="00590D10">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3CB3632C" w14:textId="77777777" w:rsidR="00590D10" w:rsidRDefault="00590D10" w:rsidP="009D67F4">
            <w:pPr>
              <w:widowControl w:val="0"/>
              <w:autoSpaceDE w:val="0"/>
              <w:autoSpaceDN w:val="0"/>
              <w:adjustRightInd w:val="0"/>
              <w:rPr>
                <w:rFonts w:asciiTheme="minorHAnsi" w:hAnsiTheme="minorHAnsi" w:cs="Helvetica"/>
                <w:sz w:val="18"/>
                <w:szCs w:val="18"/>
              </w:rPr>
            </w:pPr>
          </w:p>
          <w:p w14:paraId="58D53213" w14:textId="2E86AAF4"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“factory installed </w:t>
            </w:r>
            <w:r w:rsidR="00157956">
              <w:rPr>
                <w:rFonts w:asciiTheme="minorHAnsi" w:hAnsiTheme="minorHAnsi" w:cs="Helvetica"/>
                <w:sz w:val="18"/>
                <w:szCs w:val="18"/>
              </w:rPr>
              <w:t>FID</w:t>
            </w:r>
            <w:r>
              <w:rPr>
                <w:rFonts w:asciiTheme="minorHAnsi" w:hAnsiTheme="minorHAnsi" w:cs="Helvetica"/>
                <w:sz w:val="18"/>
                <w:szCs w:val="18"/>
              </w:rPr>
              <w:t xml:space="preserve">” or “field installed </w:t>
            </w:r>
            <w:r w:rsidR="00157956">
              <w:rPr>
                <w:rFonts w:asciiTheme="minorHAnsi" w:hAnsiTheme="minorHAnsi" w:cs="Helvetica"/>
                <w:sz w:val="18"/>
                <w:szCs w:val="18"/>
              </w:rPr>
              <w:t>FID</w:t>
            </w:r>
            <w:r>
              <w:rPr>
                <w:rFonts w:asciiTheme="minorHAnsi" w:hAnsiTheme="minorHAnsi" w:cs="Helvetica"/>
                <w:sz w:val="18"/>
                <w:szCs w:val="18"/>
              </w:rPr>
              <w:t>”, then list =</w:t>
            </w:r>
          </w:p>
          <w:p w14:paraId="58D53214" w14:textId="7F5913C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157956">
              <w:rPr>
                <w:rFonts w:asciiTheme="minorHAnsi" w:hAnsiTheme="minorHAnsi" w:cs="Helvetica"/>
                <w:sz w:val="18"/>
                <w:szCs w:val="18"/>
              </w:rPr>
              <w:t>FID</w:t>
            </w:r>
            <w:r>
              <w:rPr>
                <w:rFonts w:asciiTheme="minorHAnsi" w:hAnsiTheme="minorHAnsi" w:cs="Helvetica"/>
                <w:sz w:val="18"/>
                <w:szCs w:val="18"/>
              </w:rPr>
              <w:t xml:space="preserve"> Verification</w:t>
            </w:r>
          </w:p>
          <w:p w14:paraId="58D53215"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C" w14:textId="6CF01D6B" w:rsidR="009D67F4" w:rsidRPr="001B751A" w:rsidRDefault="00EC0116" w:rsidP="00590D10">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A15</w:t>
            </w:r>
            <w:r>
              <w:rPr>
                <w:rFonts w:asciiTheme="minorHAnsi" w:hAnsiTheme="minorHAnsi" w:cs="Helvetica"/>
                <w:sz w:val="18"/>
                <w:szCs w:val="18"/>
              </w:rPr>
              <w:t xml:space="preserve"> = “New Package Unit Factory Charge”, then </w:t>
            </w:r>
            <w:r w:rsidR="00590D10">
              <w:rPr>
                <w:rFonts w:asciiTheme="minorHAnsi" w:hAnsiTheme="minorHAnsi" w:cs="Helvetica"/>
                <w:sz w:val="18"/>
                <w:szCs w:val="18"/>
              </w:rPr>
              <w:t>do not proceed. A CF3R-MCH-25 is not required when a CF2R-MCH-25f is used.</w:t>
            </w:r>
          </w:p>
          <w:p w14:paraId="58D5321D" w14:textId="06D39D4A"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A12</w:t>
            </w:r>
            <w:r>
              <w:rPr>
                <w:rFonts w:asciiTheme="minorHAnsi" w:hAnsiTheme="minorHAnsi" w:cs="Helvetica"/>
                <w:sz w:val="18"/>
                <w:szCs w:val="18"/>
              </w:rPr>
              <w:t xml:space="preserve"> = “No”, or </w:t>
            </w:r>
            <w:r w:rsidR="001051E1">
              <w:rPr>
                <w:rFonts w:asciiTheme="minorHAnsi" w:hAnsiTheme="minorHAnsi" w:cs="Helvetica"/>
                <w:sz w:val="18"/>
                <w:szCs w:val="18"/>
              </w:rPr>
              <w:t>A13</w:t>
            </w:r>
            <w:r>
              <w:rPr>
                <w:rFonts w:asciiTheme="minorHAnsi" w:hAnsiTheme="minorHAnsi" w:cs="Helvetica"/>
                <w:sz w:val="18"/>
                <w:szCs w:val="18"/>
              </w:rPr>
              <w:t xml:space="preserve"> = “No”, then list =</w:t>
            </w:r>
          </w:p>
          <w:p w14:paraId="58D5321E" w14:textId="77777777" w:rsidR="009D67F4" w:rsidRPr="001B751A" w:rsidRDefault="00EC0116">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1B751A" w14:paraId="58D53224" w14:textId="77777777">
        <w:trPr>
          <w:cantSplit/>
          <w:trHeight w:val="953"/>
        </w:trPr>
        <w:tc>
          <w:tcPr>
            <w:tcW w:w="288" w:type="pct"/>
            <w:vAlign w:val="center"/>
          </w:tcPr>
          <w:p w14:paraId="58D53220" w14:textId="1BACB999"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8D53221" w14:textId="69521E43" w:rsidR="009D67F4" w:rsidRPr="001B751A" w:rsidRDefault="00EC0116" w:rsidP="00F76A4F">
            <w:pPr>
              <w:rPr>
                <w:rFonts w:asciiTheme="minorHAnsi" w:hAnsiTheme="minorHAnsi"/>
                <w:sz w:val="18"/>
                <w:szCs w:val="18"/>
              </w:rPr>
            </w:pPr>
            <w:r>
              <w:rPr>
                <w:rFonts w:asciiTheme="minorHAnsi" w:hAnsiTheme="minorHAnsi"/>
                <w:sz w:val="18"/>
                <w:szCs w:val="18"/>
              </w:rPr>
              <w:t xml:space="preserve">Refrigerant </w:t>
            </w:r>
            <w:r w:rsidR="00856A4A">
              <w:rPr>
                <w:rFonts w:asciiTheme="minorHAnsi" w:hAnsiTheme="minorHAnsi"/>
                <w:sz w:val="18"/>
                <w:szCs w:val="18"/>
              </w:rPr>
              <w:t>C</w:t>
            </w:r>
            <w:r>
              <w:rPr>
                <w:rFonts w:asciiTheme="minorHAnsi" w:hAnsiTheme="minorHAnsi"/>
                <w:sz w:val="18"/>
                <w:szCs w:val="18"/>
              </w:rPr>
              <w:t xml:space="preserve">harge </w:t>
            </w:r>
            <w:r w:rsidR="00856A4A">
              <w:rPr>
                <w:rFonts w:asciiTheme="minorHAnsi" w:hAnsiTheme="minorHAnsi"/>
                <w:sz w:val="18"/>
                <w:szCs w:val="18"/>
              </w:rPr>
              <w:t>V</w:t>
            </w:r>
            <w:r>
              <w:rPr>
                <w:rFonts w:asciiTheme="minorHAnsi" w:hAnsiTheme="minorHAnsi"/>
                <w:sz w:val="18"/>
                <w:szCs w:val="18"/>
              </w:rPr>
              <w:t xml:space="preserve">erification </w:t>
            </w:r>
            <w:r w:rsidR="00856A4A">
              <w:rPr>
                <w:rFonts w:asciiTheme="minorHAnsi" w:hAnsiTheme="minorHAnsi"/>
                <w:sz w:val="18"/>
                <w:szCs w:val="18"/>
              </w:rPr>
              <w:t>M</w:t>
            </w:r>
            <w:r>
              <w:rPr>
                <w:rFonts w:asciiTheme="minorHAnsi" w:hAnsiTheme="minorHAnsi"/>
                <w:sz w:val="18"/>
                <w:szCs w:val="18"/>
              </w:rPr>
              <w:t xml:space="preserve">ethod </w:t>
            </w:r>
            <w:r w:rsidR="00856A4A">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8D53222" w14:textId="57CF4818" w:rsidR="009D67F4" w:rsidRPr="001B751A" w:rsidRDefault="00EC0116" w:rsidP="00577FA7">
            <w:pPr>
              <w:spacing w:after="60"/>
              <w:rPr>
                <w:rFonts w:asciiTheme="minorHAnsi" w:hAnsiTheme="minorHAnsi"/>
                <w:sz w:val="18"/>
                <w:szCs w:val="18"/>
              </w:rPr>
            </w:pPr>
            <w:r>
              <w:rPr>
                <w:rFonts w:asciiTheme="minorHAnsi" w:hAnsiTheme="minorHAnsi"/>
                <w:sz w:val="18"/>
                <w:szCs w:val="18"/>
              </w:rPr>
              <w:t>&lt;&lt;user pick one from list generated in previous row&gt;</w:t>
            </w:r>
          </w:p>
          <w:p w14:paraId="58D53223" w14:textId="77777777" w:rsidR="009D67F4" w:rsidRPr="001B751A" w:rsidRDefault="009D67F4">
            <w:pPr>
              <w:spacing w:after="60"/>
              <w:rPr>
                <w:rFonts w:asciiTheme="minorHAnsi" w:hAnsiTheme="minorHAnsi"/>
                <w:sz w:val="18"/>
                <w:szCs w:val="18"/>
              </w:rPr>
            </w:pPr>
          </w:p>
        </w:tc>
      </w:tr>
      <w:tr w:rsidR="009D67F4" w:rsidRPr="001B751A" w14:paraId="58D53239" w14:textId="77777777">
        <w:trPr>
          <w:cantSplit/>
          <w:trHeight w:val="953"/>
        </w:trPr>
        <w:tc>
          <w:tcPr>
            <w:tcW w:w="288" w:type="pct"/>
            <w:vAlign w:val="center"/>
          </w:tcPr>
          <w:p w14:paraId="58D53225" w14:textId="36AA4C7F" w:rsidR="009D67F4" w:rsidRPr="001B751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26" w14:textId="77777777" w:rsidR="009D67F4" w:rsidRPr="001B751A" w:rsidRDefault="00EC0116"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8D53227" w14:textId="77777777" w:rsidR="009D67F4" w:rsidRPr="001B751A" w:rsidRDefault="00EC0116"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this</w:t>
            </w:r>
            <w:proofErr w:type="gramEnd"/>
            <w:r>
              <w:rPr>
                <w:rFonts w:asciiTheme="minorHAnsi" w:hAnsiTheme="minorHAnsi"/>
                <w:sz w:val="18"/>
                <w:szCs w:val="18"/>
              </w:rPr>
              <w:t xml:space="preserve"> row not visible to user)</w:t>
            </w:r>
          </w:p>
        </w:tc>
        <w:tc>
          <w:tcPr>
            <w:tcW w:w="2500" w:type="pct"/>
            <w:vAlign w:val="center"/>
          </w:tcPr>
          <w:p w14:paraId="58D53228"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&lt;&lt;calculated field:  </w:t>
            </w:r>
          </w:p>
          <w:p w14:paraId="58D53229" w14:textId="3E457FED" w:rsidR="009D67F4" w:rsidRPr="001B751A" w:rsidRDefault="00EC0116">
            <w:pPr>
              <w:rPr>
                <w:rFonts w:asciiTheme="minorHAnsi" w:hAnsiTheme="minorHAnsi"/>
                <w:sz w:val="18"/>
                <w:szCs w:val="18"/>
              </w:rPr>
            </w:pPr>
            <w:r>
              <w:rPr>
                <w:rFonts w:asciiTheme="minorHAnsi" w:hAnsiTheme="minorHAnsi"/>
                <w:sz w:val="18"/>
                <w:szCs w:val="18"/>
              </w:rPr>
              <w:t xml:space="preserve">If </w:t>
            </w:r>
            <w:r w:rsidR="001051E1">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8D5322A"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8D5322B" w14:textId="77777777" w:rsidR="009D67F4" w:rsidRPr="001B751A" w:rsidRDefault="009D67F4" w:rsidP="003F6B16">
            <w:pPr>
              <w:rPr>
                <w:rFonts w:asciiTheme="minorHAnsi" w:hAnsiTheme="minorHAnsi"/>
                <w:sz w:val="18"/>
                <w:szCs w:val="18"/>
              </w:rPr>
            </w:pPr>
          </w:p>
          <w:p w14:paraId="58D5322C" w14:textId="0B496E22" w:rsidR="009D67F4" w:rsidRPr="001B751A" w:rsidRDefault="00EC0116" w:rsidP="003F6B16">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2D"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8D5322E" w14:textId="77777777" w:rsidR="009D67F4" w:rsidRPr="001B751A" w:rsidRDefault="009D67F4" w:rsidP="00EB03B7">
            <w:pPr>
              <w:rPr>
                <w:rFonts w:asciiTheme="minorHAnsi" w:hAnsiTheme="minorHAnsi"/>
                <w:sz w:val="18"/>
                <w:szCs w:val="18"/>
              </w:rPr>
            </w:pPr>
          </w:p>
          <w:p w14:paraId="58D5322F" w14:textId="1B12C953" w:rsidR="009D67F4" w:rsidRPr="001B751A" w:rsidRDefault="00EC0116" w:rsidP="00EB03B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30" w14:textId="77777777" w:rsidR="009D67F4" w:rsidRPr="001B751A" w:rsidRDefault="00EC0116"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8D53231" w14:textId="77777777" w:rsidR="009D67F4" w:rsidRPr="001B751A" w:rsidRDefault="009D67F4" w:rsidP="00577FA7">
            <w:pPr>
              <w:rPr>
                <w:rFonts w:asciiTheme="minorHAnsi" w:hAnsiTheme="minorHAnsi"/>
                <w:sz w:val="18"/>
                <w:szCs w:val="18"/>
              </w:rPr>
            </w:pPr>
          </w:p>
          <w:p w14:paraId="58D53232" w14:textId="1BBA4A94" w:rsidR="009D67F4" w:rsidRPr="001B751A" w:rsidDel="00BF4300" w:rsidRDefault="00EC0116" w:rsidP="00577FA7">
            <w:pPr>
              <w:rPr>
                <w:del w:id="6" w:author="Alhabibi, Haider@Energy" w:date="2022-06-08T15:10:00Z"/>
                <w:rFonts w:asciiTheme="minorHAnsi" w:hAnsiTheme="minorHAnsi"/>
                <w:sz w:val="18"/>
                <w:szCs w:val="18"/>
              </w:rPr>
            </w:pPr>
            <w:del w:id="7" w:author="Alhabibi, Haider@Energy" w:date="2022-06-08T15:10:00Z">
              <w:r w:rsidDel="00BF4300">
                <w:rPr>
                  <w:rFonts w:asciiTheme="minorHAnsi" w:hAnsiTheme="minorHAnsi"/>
                  <w:sz w:val="18"/>
                  <w:szCs w:val="18"/>
                </w:rPr>
                <w:delText xml:space="preserve">elseif </w:delText>
              </w:r>
              <w:r w:rsidR="001051E1" w:rsidDel="00BF4300">
                <w:rPr>
                  <w:rFonts w:asciiTheme="minorHAnsi" w:hAnsiTheme="minorHAnsi"/>
                  <w:sz w:val="18"/>
                  <w:szCs w:val="18"/>
                </w:rPr>
                <w:delText>A18</w:delText>
              </w:r>
              <w:r w:rsidDel="00BF4300">
                <w:rPr>
                  <w:rFonts w:asciiTheme="minorHAnsi" w:hAnsiTheme="minorHAnsi"/>
                  <w:sz w:val="18"/>
                  <w:szCs w:val="18"/>
                </w:rPr>
                <w:delText>=</w:delText>
              </w:r>
              <w:r w:rsidDel="00BF4300">
                <w:rPr>
                  <w:rFonts w:asciiTheme="minorHAnsi" w:hAnsiTheme="minorHAnsi"/>
                  <w:sz w:val="18"/>
                  <w:szCs w:val="18"/>
                  <w:u w:val="single"/>
                </w:rPr>
                <w:delText>Winter Setup;</w:delText>
              </w:r>
              <w:r w:rsidDel="00BF4300">
                <w:rPr>
                  <w:rFonts w:asciiTheme="minorHAnsi" w:hAnsiTheme="minorHAnsi"/>
                  <w:sz w:val="18"/>
                  <w:szCs w:val="18"/>
                </w:rPr>
                <w:delText xml:space="preserve">  then display method:</w:delText>
              </w:r>
            </w:del>
          </w:p>
          <w:p w14:paraId="58D53233" w14:textId="27EB74C0" w:rsidR="009D67F4" w:rsidRPr="001B751A" w:rsidDel="00BF4300" w:rsidRDefault="00EC0116" w:rsidP="00577FA7">
            <w:pPr>
              <w:rPr>
                <w:del w:id="8" w:author="Alhabibi, Haider@Energy" w:date="2022-06-08T15:10:00Z"/>
                <w:rFonts w:asciiTheme="minorHAnsi" w:hAnsiTheme="minorHAnsi"/>
                <w:sz w:val="18"/>
                <w:szCs w:val="18"/>
              </w:rPr>
            </w:pPr>
            <w:del w:id="9" w:author="Alhabibi, Haider@Energy" w:date="2022-06-08T15:10:00Z">
              <w:r w:rsidDel="00BF4300">
                <w:rPr>
                  <w:rFonts w:asciiTheme="minorHAnsi" w:hAnsiTheme="minorHAnsi"/>
                  <w:sz w:val="18"/>
                  <w:szCs w:val="18"/>
                </w:rPr>
                <w:delText>25e. Winter Setup for Standard Charge Verification;</w:delText>
              </w:r>
            </w:del>
          </w:p>
          <w:p w14:paraId="58D53234" w14:textId="77777777" w:rsidR="009D67F4" w:rsidRPr="001B751A" w:rsidRDefault="009D67F4" w:rsidP="00577FA7">
            <w:pPr>
              <w:rPr>
                <w:rFonts w:asciiTheme="minorHAnsi" w:hAnsiTheme="minorHAnsi"/>
                <w:sz w:val="18"/>
                <w:szCs w:val="18"/>
              </w:rPr>
            </w:pPr>
          </w:p>
          <w:p w14:paraId="58D53235" w14:textId="0083F906" w:rsidR="009D67F4" w:rsidRPr="001B751A" w:rsidRDefault="00EC0116" w:rsidP="00577FA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157956">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8D53236" w14:textId="61F4F9AC" w:rsidR="009D67F4" w:rsidRPr="001B751A" w:rsidRDefault="00EC0116" w:rsidP="00577FA7">
            <w:pPr>
              <w:rPr>
                <w:rFonts w:asciiTheme="minorHAnsi" w:hAnsiTheme="minorHAnsi"/>
                <w:sz w:val="18"/>
                <w:szCs w:val="18"/>
              </w:rPr>
            </w:pPr>
            <w:r>
              <w:rPr>
                <w:rFonts w:asciiTheme="minorHAnsi" w:hAnsiTheme="minorHAnsi"/>
                <w:sz w:val="18"/>
                <w:szCs w:val="18"/>
              </w:rPr>
              <w:t xml:space="preserve">25d. </w:t>
            </w:r>
            <w:r w:rsidR="00157956">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8D53237" w14:textId="77777777" w:rsidR="009D67F4" w:rsidRPr="001B751A" w:rsidRDefault="009D67F4" w:rsidP="003F6B16">
            <w:pPr>
              <w:rPr>
                <w:rFonts w:asciiTheme="minorHAnsi" w:hAnsiTheme="minorHAnsi"/>
                <w:sz w:val="18"/>
                <w:szCs w:val="18"/>
              </w:rPr>
            </w:pPr>
          </w:p>
          <w:p w14:paraId="58D53238" w14:textId="77777777" w:rsidR="009D67F4" w:rsidRPr="001B751A" w:rsidRDefault="009D67F4">
            <w:pPr>
              <w:rPr>
                <w:rFonts w:asciiTheme="minorHAnsi" w:hAnsiTheme="minorHAnsi"/>
                <w:sz w:val="18"/>
                <w:szCs w:val="18"/>
              </w:rPr>
            </w:pPr>
          </w:p>
        </w:tc>
      </w:tr>
    </w:tbl>
    <w:p w14:paraId="58D5323A" w14:textId="77777777" w:rsidR="00C063EB" w:rsidRPr="001B751A" w:rsidRDefault="00C063EB" w:rsidP="00B7669D">
      <w:pPr>
        <w:keepNext/>
        <w:spacing w:after="60"/>
        <w:rPr>
          <w:rFonts w:asciiTheme="minorHAnsi" w:hAnsiTheme="minorHAnsi"/>
          <w:b/>
          <w:sz w:val="18"/>
          <w:szCs w:val="18"/>
        </w:rPr>
      </w:pPr>
    </w:p>
    <w:p w14:paraId="58D5323B" w14:textId="77777777" w:rsidR="00323DA9" w:rsidRPr="00C301D7" w:rsidRDefault="00323DA9">
      <w:pPr>
        <w:rPr>
          <w:rFonts w:asciiTheme="minorHAnsi" w:hAnsiTheme="minorHAns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3"/>
      </w:tblGrid>
      <w:tr w:rsidR="00323DA9" w:rsidRPr="00C301D7" w14:paraId="58D5323F" w14:textId="77777777">
        <w:trPr>
          <w:cantSplit/>
          <w:trHeight w:val="233"/>
        </w:trPr>
        <w:tc>
          <w:tcPr>
            <w:tcW w:w="5000" w:type="pct"/>
            <w:vAlign w:val="center"/>
          </w:tcPr>
          <w:p w14:paraId="58D5323E" w14:textId="3EF2AFD0" w:rsidR="005D49C8" w:rsidRPr="00C301D7" w:rsidRDefault="004978E7"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Pr>
                <w:rFonts w:asciiTheme="minorHAnsi" w:hAnsiTheme="minorHAnsi"/>
                <w:b/>
                <w:szCs w:val="18"/>
              </w:rPr>
              <w:t>- Refrigerant Charge Verification - Fault Indicator Display (FID)</w:t>
            </w:r>
          </w:p>
        </w:tc>
      </w:tr>
    </w:tbl>
    <w:p w14:paraId="58D53240" w14:textId="77777777" w:rsidR="00323DA9" w:rsidRPr="00F76A4F" w:rsidRDefault="00323DA9">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142E2D" w:rsidRPr="00C301D7" w14:paraId="58D53242" w14:textId="77777777">
        <w:trPr>
          <w:cantSplit/>
          <w:trHeight w:val="233"/>
        </w:trPr>
        <w:tc>
          <w:tcPr>
            <w:tcW w:w="5000" w:type="pct"/>
            <w:gridSpan w:val="3"/>
            <w:vAlign w:val="center"/>
          </w:tcPr>
          <w:p w14:paraId="58D53241" w14:textId="0E1B38EB" w:rsidR="007E02CF" w:rsidRPr="00C301D7" w:rsidRDefault="00142E2D">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lastRenderedPageBreak/>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142E2D" w:rsidRPr="00C301D7" w14:paraId="58D53246" w14:textId="77777777">
        <w:trPr>
          <w:cantSplit/>
          <w:trHeight w:val="233"/>
        </w:trPr>
        <w:tc>
          <w:tcPr>
            <w:tcW w:w="204" w:type="pct"/>
            <w:vAlign w:val="center"/>
          </w:tcPr>
          <w:p w14:paraId="58D53243"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296" w:type="pct"/>
            <w:tcMar>
              <w:left w:w="115" w:type="dxa"/>
              <w:right w:w="101" w:type="dxa"/>
            </w:tcMar>
            <w:vAlign w:val="center"/>
          </w:tcPr>
          <w:p w14:paraId="77F6B2CD" w14:textId="00B8EB05" w:rsidR="00856A4A" w:rsidRDefault="00142E2D"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856A4A">
              <w:rPr>
                <w:rFonts w:asciiTheme="minorHAnsi" w:hAnsiTheme="minorHAnsi"/>
                <w:sz w:val="18"/>
                <w:szCs w:val="18"/>
              </w:rPr>
              <w:t>A</w:t>
            </w:r>
            <w:r w:rsidRPr="00C301D7">
              <w:rPr>
                <w:rFonts w:asciiTheme="minorHAnsi" w:hAnsiTheme="minorHAnsi"/>
                <w:sz w:val="18"/>
                <w:szCs w:val="18"/>
              </w:rPr>
              <w:t xml:space="preserve">ir </w:t>
            </w:r>
            <w:r w:rsidR="00856A4A">
              <w:rPr>
                <w:rFonts w:asciiTheme="minorHAnsi" w:hAnsiTheme="minorHAnsi"/>
                <w:sz w:val="18"/>
                <w:szCs w:val="18"/>
              </w:rPr>
              <w:t>E</w:t>
            </w:r>
            <w:r w:rsidRPr="00C301D7">
              <w:rPr>
                <w:rFonts w:asciiTheme="minorHAnsi" w:hAnsiTheme="minorHAnsi"/>
                <w:sz w:val="18"/>
                <w:szCs w:val="18"/>
              </w:rPr>
              <w:t xml:space="preserve">ntering </w:t>
            </w:r>
            <w:r w:rsidR="00856A4A">
              <w:rPr>
                <w:rFonts w:asciiTheme="minorHAnsi" w:hAnsiTheme="minorHAnsi"/>
                <w:sz w:val="18"/>
                <w:szCs w:val="18"/>
              </w:rPr>
              <w:t>D</w:t>
            </w:r>
            <w:r w:rsidRPr="00C301D7">
              <w:rPr>
                <w:rFonts w:asciiTheme="minorHAnsi" w:hAnsiTheme="minorHAnsi"/>
                <w:sz w:val="18"/>
                <w:szCs w:val="18"/>
              </w:rPr>
              <w:t xml:space="preserve">ry-bulb </w:t>
            </w:r>
            <w:r w:rsidR="00856A4A">
              <w:rPr>
                <w:rFonts w:asciiTheme="minorHAnsi" w:hAnsiTheme="minorHAnsi"/>
                <w:sz w:val="18"/>
                <w:szCs w:val="18"/>
              </w:rPr>
              <w:t>T</w:t>
            </w:r>
            <w:r w:rsidRPr="00C301D7">
              <w:rPr>
                <w:rFonts w:asciiTheme="minorHAnsi" w:hAnsiTheme="minorHAnsi"/>
                <w:sz w:val="18"/>
                <w:szCs w:val="18"/>
              </w:rPr>
              <w:t xml:space="preserve">emperature </w:t>
            </w:r>
          </w:p>
          <w:p w14:paraId="58D53244" w14:textId="456350DC" w:rsidR="00142E2D" w:rsidRPr="00C301D7" w:rsidRDefault="00142E2D"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500" w:type="pct"/>
            <w:tcMar>
              <w:left w:w="115" w:type="dxa"/>
              <w:right w:w="101" w:type="dxa"/>
            </w:tcMar>
            <w:vAlign w:val="center"/>
          </w:tcPr>
          <w:p w14:paraId="58D53245" w14:textId="77777777" w:rsidR="007E02CF" w:rsidRPr="00C301D7" w:rsidRDefault="001126A4">
            <w:pPr>
              <w:keepNext/>
              <w:rPr>
                <w:rFonts w:asciiTheme="minorHAnsi" w:hAnsiTheme="minorHAnsi"/>
                <w:sz w:val="18"/>
                <w:szCs w:val="18"/>
              </w:rPr>
            </w:pPr>
            <w:r w:rsidRPr="00C301D7">
              <w:rPr>
                <w:rFonts w:asciiTheme="minorHAnsi" w:hAnsiTheme="minorHAnsi"/>
                <w:sz w:val="18"/>
                <w:szCs w:val="18"/>
              </w:rPr>
              <w:t xml:space="preserve">&lt;user input: numeric: </w:t>
            </w:r>
            <w:proofErr w:type="spellStart"/>
            <w:r w:rsidRPr="00C301D7">
              <w:rPr>
                <w:rFonts w:asciiTheme="minorHAnsi" w:hAnsiTheme="minorHAnsi"/>
                <w:sz w:val="18"/>
                <w:szCs w:val="18"/>
              </w:rPr>
              <w:t>xxx.x</w:t>
            </w:r>
            <w:proofErr w:type="spellEnd"/>
            <w:r w:rsidRPr="00C301D7">
              <w:rPr>
                <w:rFonts w:asciiTheme="minorHAnsi" w:hAnsiTheme="minorHAnsi"/>
                <w:sz w:val="18"/>
                <w:szCs w:val="18"/>
              </w:rPr>
              <w:t>, range = 0 to 130&gt;&gt;</w:t>
            </w:r>
          </w:p>
        </w:tc>
      </w:tr>
      <w:tr w:rsidR="00142E2D" w:rsidRPr="00C301D7" w14:paraId="58D5324A" w14:textId="77777777">
        <w:trPr>
          <w:cantSplit/>
          <w:trHeight w:val="233"/>
        </w:trPr>
        <w:tc>
          <w:tcPr>
            <w:tcW w:w="204" w:type="pct"/>
            <w:vAlign w:val="center"/>
          </w:tcPr>
          <w:p w14:paraId="58D53247"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296" w:type="pct"/>
            <w:tcMar>
              <w:left w:w="115" w:type="dxa"/>
              <w:right w:w="101" w:type="dxa"/>
            </w:tcMar>
            <w:vAlign w:val="center"/>
          </w:tcPr>
          <w:p w14:paraId="58D53248" w14:textId="0F686F85" w:rsidR="00142E2D" w:rsidRPr="00C301D7" w:rsidRDefault="00142E2D" w:rsidP="003F6B16">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500" w:type="pct"/>
            <w:tcMar>
              <w:left w:w="115" w:type="dxa"/>
              <w:right w:w="101" w:type="dxa"/>
            </w:tcMar>
            <w:vAlign w:val="center"/>
          </w:tcPr>
          <w:p w14:paraId="58D53249" w14:textId="437497CF" w:rsidR="007E02CF" w:rsidRPr="00C301D7" w:rsidRDefault="001126A4" w:rsidP="005D49C8">
            <w:pPr>
              <w:keepNext/>
              <w:rPr>
                <w:rFonts w:asciiTheme="minorHAnsi" w:hAnsiTheme="minorHAnsi"/>
                <w:sz w:val="18"/>
                <w:szCs w:val="18"/>
              </w:rPr>
            </w:pPr>
            <w:r w:rsidRPr="00C301D7">
              <w:rPr>
                <w:rFonts w:asciiTheme="minorHAnsi" w:hAnsiTheme="minorHAnsi"/>
                <w:sz w:val="18"/>
                <w:szCs w:val="18"/>
              </w:rPr>
              <w:t>&lt;&lt;</w:t>
            </w:r>
            <w:r w:rsidR="00551767">
              <w:rPr>
                <w:rFonts w:asciiTheme="minorHAnsi" w:hAnsiTheme="minorHAnsi"/>
                <w:sz w:val="18"/>
                <w:szCs w:val="18"/>
              </w:rPr>
              <w:t xml:space="preserve">calculated field: </w:t>
            </w:r>
            <w:r w:rsidRPr="00C301D7">
              <w:rPr>
                <w:rFonts w:asciiTheme="minorHAnsi" w:hAnsiTheme="minorHAnsi"/>
                <w:sz w:val="18"/>
                <w:szCs w:val="18"/>
              </w:rPr>
              <w:t xml:space="preserve">if </w:t>
            </w:r>
            <w:r w:rsidR="005D49C8" w:rsidRPr="00C301D7">
              <w:rPr>
                <w:rFonts w:asciiTheme="minorHAnsi" w:hAnsiTheme="minorHAnsi"/>
                <w:sz w:val="18"/>
                <w:szCs w:val="18"/>
              </w:rPr>
              <w:t>B0</w:t>
            </w:r>
            <w:r w:rsidR="005D49C8">
              <w:rPr>
                <w:rFonts w:asciiTheme="minorHAnsi" w:hAnsiTheme="minorHAnsi"/>
                <w:sz w:val="18"/>
                <w:szCs w:val="18"/>
              </w:rPr>
              <w:t>1</w:t>
            </w:r>
            <w:r w:rsidRPr="00C301D7">
              <w:rPr>
                <w:rFonts w:asciiTheme="minorHAnsi" w:hAnsiTheme="minorHAnsi"/>
                <w:sz w:val="18"/>
                <w:szCs w:val="18"/>
              </w:rPr>
              <w:t>&lt;55</w:t>
            </w:r>
            <w:r w:rsidR="00651A42" w:rsidRPr="00C301D7">
              <w:rPr>
                <w:rFonts w:asciiTheme="minorHAnsi" w:hAnsiTheme="minorHAnsi"/>
                <w:sz w:val="18"/>
                <w:szCs w:val="18"/>
              </w:rPr>
              <w:t>deg</w:t>
            </w:r>
            <w:r w:rsidRPr="00C301D7">
              <w:rPr>
                <w:rFonts w:asciiTheme="minorHAnsi" w:hAnsiTheme="minorHAnsi"/>
                <w:sz w:val="18"/>
                <w:szCs w:val="18"/>
              </w:rPr>
              <w:t>F, then display text: "</w:t>
            </w:r>
            <w:r w:rsidR="00157956">
              <w:rPr>
                <w:rFonts w:asciiTheme="minorHAnsi" w:hAnsiTheme="minorHAnsi"/>
                <w:sz w:val="18"/>
                <w:szCs w:val="18"/>
              </w:rPr>
              <w:t>FID</w:t>
            </w:r>
            <w:r w:rsidR="00CA59D7" w:rsidRPr="00C301D7">
              <w:rPr>
                <w:rFonts w:asciiTheme="minorHAnsi" w:hAnsiTheme="minorHAnsi"/>
                <w:sz w:val="18"/>
                <w:szCs w:val="18"/>
              </w:rPr>
              <w:t xml:space="preserve"> must be equipped with Self Diagnostic Reporting”, else display text, “Any </w:t>
            </w:r>
            <w:r w:rsidR="00157956">
              <w:rPr>
                <w:rFonts w:asciiTheme="minorHAnsi" w:hAnsiTheme="minorHAnsi"/>
                <w:sz w:val="18"/>
                <w:szCs w:val="18"/>
              </w:rPr>
              <w:t>FID</w:t>
            </w:r>
            <w:r w:rsidR="00CA59D7" w:rsidRPr="00C301D7">
              <w:rPr>
                <w:rFonts w:asciiTheme="minorHAnsi" w:hAnsiTheme="minorHAnsi"/>
                <w:sz w:val="18"/>
                <w:szCs w:val="18"/>
              </w:rPr>
              <w:t xml:space="preserve"> can be verified when above 55 deg.</w:t>
            </w:r>
            <w:r w:rsidRPr="00C301D7">
              <w:rPr>
                <w:rFonts w:asciiTheme="minorHAnsi" w:hAnsiTheme="minorHAnsi"/>
                <w:sz w:val="18"/>
                <w:szCs w:val="18"/>
              </w:rPr>
              <w:t>&gt;&gt;</w:t>
            </w:r>
          </w:p>
        </w:tc>
      </w:tr>
      <w:tr w:rsidR="00651A42" w:rsidRPr="00C301D7" w14:paraId="58D5324E" w14:textId="77777777">
        <w:trPr>
          <w:cantSplit/>
          <w:trHeight w:val="233"/>
        </w:trPr>
        <w:tc>
          <w:tcPr>
            <w:tcW w:w="204" w:type="pct"/>
            <w:vAlign w:val="center"/>
          </w:tcPr>
          <w:p w14:paraId="58D5324B" w14:textId="77777777" w:rsidR="00651A42" w:rsidRPr="00C301D7" w:rsidRDefault="00651A42"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296" w:type="pct"/>
            <w:tcMar>
              <w:left w:w="115" w:type="dxa"/>
              <w:right w:w="101" w:type="dxa"/>
            </w:tcMar>
            <w:vAlign w:val="center"/>
          </w:tcPr>
          <w:p w14:paraId="58D5324C" w14:textId="348AF671" w:rsidR="00651A42" w:rsidRPr="00C301D7" w:rsidRDefault="00651A42" w:rsidP="003F6B16">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w:t>
            </w:r>
            <w:r w:rsidR="000757DC" w:rsidRPr="00C301D7">
              <w:rPr>
                <w:rFonts w:asciiTheme="minorHAnsi" w:hAnsiTheme="minorHAnsi"/>
                <w:sz w:val="18"/>
                <w:szCs w:val="18"/>
              </w:rPr>
              <w:t xml:space="preserve"> (SDR)</w:t>
            </w:r>
          </w:p>
        </w:tc>
        <w:tc>
          <w:tcPr>
            <w:tcW w:w="2500" w:type="pct"/>
            <w:tcMar>
              <w:left w:w="115" w:type="dxa"/>
              <w:right w:w="101" w:type="dxa"/>
            </w:tcMar>
            <w:vAlign w:val="center"/>
          </w:tcPr>
          <w:p w14:paraId="58D5324D" w14:textId="2D6082DD" w:rsidR="00651A42"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&lt;&lt;user input.  Select from list: </w:t>
            </w:r>
            <w:r w:rsidR="00157956">
              <w:rPr>
                <w:rFonts w:asciiTheme="minorHAnsi" w:hAnsiTheme="minorHAnsi"/>
                <w:sz w:val="18"/>
                <w:szCs w:val="18"/>
              </w:rPr>
              <w:t>FID</w:t>
            </w:r>
            <w:r w:rsidRPr="00C301D7">
              <w:rPr>
                <w:rFonts w:asciiTheme="minorHAnsi" w:hAnsiTheme="minorHAnsi"/>
                <w:sz w:val="18"/>
                <w:szCs w:val="18"/>
              </w:rPr>
              <w:t xml:space="preserve"> equipped with </w:t>
            </w:r>
            <w:proofErr w:type="gramStart"/>
            <w:r w:rsidRPr="00C301D7">
              <w:rPr>
                <w:rFonts w:asciiTheme="minorHAnsi" w:hAnsiTheme="minorHAnsi"/>
                <w:sz w:val="18"/>
                <w:szCs w:val="18"/>
              </w:rPr>
              <w:t>SDR,</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SDR&gt;&gt;</w:t>
            </w:r>
          </w:p>
        </w:tc>
      </w:tr>
      <w:tr w:rsidR="000757DC" w:rsidRPr="00C301D7" w14:paraId="58D53252" w14:textId="77777777">
        <w:trPr>
          <w:cantSplit/>
          <w:trHeight w:val="233"/>
        </w:trPr>
        <w:tc>
          <w:tcPr>
            <w:tcW w:w="204" w:type="pct"/>
            <w:vAlign w:val="center"/>
          </w:tcPr>
          <w:p w14:paraId="58D5324F" w14:textId="77777777" w:rsidR="000757DC" w:rsidRPr="00C301D7" w:rsidRDefault="000757DC"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296" w:type="pct"/>
            <w:tcMar>
              <w:left w:w="115" w:type="dxa"/>
              <w:right w:w="101" w:type="dxa"/>
            </w:tcMar>
            <w:vAlign w:val="center"/>
          </w:tcPr>
          <w:p w14:paraId="58D53250" w14:textId="6A891367" w:rsidR="000757DC" w:rsidRPr="00C301D7" w:rsidRDefault="00157956" w:rsidP="003F6B16">
            <w:pPr>
              <w:keepNext/>
              <w:rPr>
                <w:rFonts w:asciiTheme="minorHAnsi" w:hAnsiTheme="minorHAnsi"/>
                <w:sz w:val="18"/>
                <w:szCs w:val="18"/>
              </w:rPr>
            </w:pPr>
            <w:r>
              <w:rPr>
                <w:rFonts w:asciiTheme="minorHAnsi" w:hAnsiTheme="minorHAnsi"/>
                <w:sz w:val="18"/>
                <w:szCs w:val="18"/>
              </w:rPr>
              <w:t>Fault Indicator Display</w:t>
            </w:r>
            <w:r w:rsidR="001126A4" w:rsidRPr="00C301D7">
              <w:rPr>
                <w:rFonts w:asciiTheme="minorHAnsi" w:hAnsiTheme="minorHAnsi"/>
                <w:sz w:val="18"/>
                <w:szCs w:val="18"/>
              </w:rPr>
              <w:t xml:space="preserve"> Verification Applicability</w:t>
            </w:r>
          </w:p>
        </w:tc>
        <w:tc>
          <w:tcPr>
            <w:tcW w:w="2500" w:type="pct"/>
            <w:tcMar>
              <w:left w:w="115" w:type="dxa"/>
              <w:right w:w="101" w:type="dxa"/>
            </w:tcMar>
            <w:vAlign w:val="center"/>
          </w:tcPr>
          <w:p w14:paraId="58D53251" w14:textId="222BC318" w:rsidR="000757DC"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&lt;&lt;if </w:t>
            </w:r>
            <w:r w:rsidR="00A82E8B" w:rsidRPr="00C301D7">
              <w:rPr>
                <w:rFonts w:asciiTheme="minorHAnsi" w:hAnsiTheme="minorHAnsi"/>
                <w:sz w:val="18"/>
                <w:szCs w:val="18"/>
              </w:rPr>
              <w:t>B0</w:t>
            </w:r>
            <w:r w:rsidR="00A82E8B">
              <w:rPr>
                <w:rFonts w:asciiTheme="minorHAnsi" w:hAnsiTheme="minorHAnsi"/>
                <w:sz w:val="18"/>
                <w:szCs w:val="18"/>
              </w:rPr>
              <w:t>1</w:t>
            </w:r>
            <w:r w:rsidRPr="00C301D7">
              <w:rPr>
                <w:rFonts w:asciiTheme="minorHAnsi" w:hAnsiTheme="minorHAnsi"/>
                <w:sz w:val="18"/>
                <w:szCs w:val="18"/>
              </w:rPr>
              <w:t xml:space="preserve">&lt;55degF and </w:t>
            </w:r>
            <w:r w:rsidR="00A82E8B" w:rsidRPr="00C301D7">
              <w:rPr>
                <w:rFonts w:asciiTheme="minorHAnsi" w:hAnsiTheme="minorHAnsi"/>
                <w:sz w:val="18"/>
                <w:szCs w:val="18"/>
              </w:rPr>
              <w:t>B0</w:t>
            </w:r>
            <w:r w:rsidR="00A82E8B">
              <w:rPr>
                <w:rFonts w:asciiTheme="minorHAnsi" w:hAnsiTheme="minorHAnsi"/>
                <w:sz w:val="18"/>
                <w:szCs w:val="18"/>
              </w:rPr>
              <w:t>2</w:t>
            </w:r>
            <w:r w:rsidR="00A82E8B" w:rsidRPr="00C301D7">
              <w:rPr>
                <w:rFonts w:asciiTheme="minorHAnsi" w:hAnsiTheme="minorHAnsi"/>
                <w:sz w:val="18"/>
                <w:szCs w:val="18"/>
              </w:rPr>
              <w:t xml:space="preserve"> </w:t>
            </w:r>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w:t>
            </w:r>
            <w:proofErr w:type="gramStart"/>
            <w:r w:rsidRPr="00C301D7">
              <w:rPr>
                <w:rFonts w:asciiTheme="minorHAnsi" w:hAnsiTheme="minorHAnsi"/>
                <w:sz w:val="18"/>
                <w:szCs w:val="18"/>
              </w:rPr>
              <w:t>SDR</w:t>
            </w:r>
            <w:r w:rsidR="00FC32A7">
              <w:rPr>
                <w:rFonts w:asciiTheme="minorHAnsi" w:hAnsiTheme="minorHAnsi"/>
                <w:sz w:val="18"/>
                <w:szCs w:val="18"/>
              </w:rPr>
              <w:t>;</w:t>
            </w:r>
            <w:r w:rsidRPr="00C301D7">
              <w:rPr>
                <w:rFonts w:asciiTheme="minorHAnsi" w:hAnsiTheme="minorHAnsi"/>
                <w:sz w:val="18"/>
                <w:szCs w:val="18"/>
              </w:rPr>
              <w:t>,</w:t>
            </w:r>
            <w:proofErr w:type="gramEnd"/>
            <w:r w:rsidRPr="00C301D7">
              <w:rPr>
                <w:rFonts w:asciiTheme="minorHAnsi" w:hAnsiTheme="minorHAnsi"/>
                <w:sz w:val="18"/>
                <w:szCs w:val="18"/>
              </w:rPr>
              <w:t xml:space="preserve"> display text “</w:t>
            </w:r>
            <w:r w:rsidR="00157956">
              <w:rPr>
                <w:rFonts w:asciiTheme="minorHAnsi" w:hAnsiTheme="minorHAnsi"/>
                <w:sz w:val="18"/>
                <w:szCs w:val="18"/>
              </w:rPr>
              <w:t>FID</w:t>
            </w:r>
            <w:r w:rsidRPr="00C301D7">
              <w:rPr>
                <w:rFonts w:asciiTheme="minorHAnsi" w:hAnsiTheme="minorHAnsi"/>
                <w:sz w:val="18"/>
                <w:szCs w:val="18"/>
              </w:rPr>
              <w:t xml:space="preserve"> verification may not proceed.”  Do not proceed.  Else, display text “</w:t>
            </w:r>
            <w:r w:rsidR="00157956">
              <w:rPr>
                <w:rFonts w:asciiTheme="minorHAnsi" w:hAnsiTheme="minorHAnsi"/>
                <w:sz w:val="18"/>
                <w:szCs w:val="18"/>
              </w:rPr>
              <w:t>FID</w:t>
            </w:r>
            <w:r w:rsidRPr="00C301D7">
              <w:rPr>
                <w:rFonts w:asciiTheme="minorHAnsi" w:hAnsiTheme="minorHAnsi"/>
                <w:sz w:val="18"/>
                <w:szCs w:val="18"/>
              </w:rPr>
              <w:t xml:space="preserve"> verification may proceed.&gt;&gt;</w:t>
            </w:r>
          </w:p>
        </w:tc>
      </w:tr>
    </w:tbl>
    <w:p w14:paraId="58D53254" w14:textId="77777777" w:rsidR="00142E2D" w:rsidRPr="00F76A4F" w:rsidRDefault="00142E2D">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C301D7" w14:paraId="58D53257" w14:textId="77777777">
        <w:trPr>
          <w:cantSplit/>
          <w:trHeight w:val="233"/>
        </w:trPr>
        <w:tc>
          <w:tcPr>
            <w:tcW w:w="5000" w:type="pct"/>
            <w:gridSpan w:val="3"/>
            <w:vAlign w:val="center"/>
          </w:tcPr>
          <w:p w14:paraId="58D53255" w14:textId="7D27B4FC" w:rsidR="00C063EB" w:rsidRPr="00F76A4F" w:rsidRDefault="000757DC" w:rsidP="003F6B16">
            <w:pPr>
              <w:pStyle w:val="Header"/>
              <w:keepNext/>
              <w:tabs>
                <w:tab w:val="clear" w:pos="4320"/>
                <w:tab w:val="clear" w:pos="8640"/>
              </w:tabs>
              <w:rPr>
                <w:rFonts w:asciiTheme="minorHAnsi" w:hAnsiTheme="minorHAnsi"/>
                <w:b/>
                <w:szCs w:val="18"/>
              </w:rPr>
            </w:pPr>
            <w:r w:rsidRPr="00F76A4F">
              <w:rPr>
                <w:rFonts w:asciiTheme="minorHAnsi" w:hAnsiTheme="minorHAnsi"/>
                <w:b/>
                <w:szCs w:val="18"/>
              </w:rPr>
              <w:t>C</w:t>
            </w:r>
            <w:r w:rsidR="00C063EB" w:rsidRPr="00F76A4F">
              <w:rPr>
                <w:rFonts w:asciiTheme="minorHAnsi" w:hAnsiTheme="minorHAnsi"/>
                <w:b/>
                <w:szCs w:val="18"/>
              </w:rPr>
              <w:t>. Measurement Access Hole (MAH) Verification</w:t>
            </w:r>
          </w:p>
          <w:p w14:paraId="58D53256" w14:textId="544BF0BA" w:rsidR="00C063EB" w:rsidRPr="001B751A" w:rsidRDefault="004978E7" w:rsidP="003F6B16">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EC0116"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C063EB" w:rsidRPr="00C301D7" w14:paraId="58D5325F" w14:textId="77777777">
        <w:trPr>
          <w:cantSplit/>
          <w:trHeight w:val="233"/>
        </w:trPr>
        <w:tc>
          <w:tcPr>
            <w:tcW w:w="204" w:type="pct"/>
            <w:vAlign w:val="center"/>
          </w:tcPr>
          <w:p w14:paraId="58D53258"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6" w:type="pct"/>
            <w:tcMar>
              <w:left w:w="115" w:type="dxa"/>
              <w:right w:w="101" w:type="dxa"/>
            </w:tcMar>
            <w:vAlign w:val="center"/>
          </w:tcPr>
          <w:p w14:paraId="58D53259" w14:textId="422AB8DB" w:rsidR="00C063EB" w:rsidRPr="001B751A" w:rsidRDefault="00EC0116" w:rsidP="00F76A4F">
            <w:pPr>
              <w:keepNext/>
              <w:rPr>
                <w:rFonts w:asciiTheme="minorHAnsi" w:hAnsiTheme="minorHAnsi"/>
                <w:sz w:val="18"/>
                <w:szCs w:val="18"/>
              </w:rPr>
            </w:pPr>
            <w:r>
              <w:rPr>
                <w:rFonts w:asciiTheme="minorHAnsi" w:hAnsiTheme="minorHAnsi"/>
                <w:sz w:val="18"/>
                <w:szCs w:val="18"/>
              </w:rPr>
              <w:t xml:space="preserve">Method </w:t>
            </w:r>
            <w:r w:rsidR="00856A4A">
              <w:rPr>
                <w:rFonts w:asciiTheme="minorHAnsi" w:hAnsiTheme="minorHAnsi"/>
                <w:sz w:val="18"/>
                <w:szCs w:val="18"/>
              </w:rPr>
              <w:t>U</w:t>
            </w:r>
            <w:r>
              <w:rPr>
                <w:rFonts w:asciiTheme="minorHAnsi" w:hAnsiTheme="minorHAnsi"/>
                <w:sz w:val="18"/>
                <w:szCs w:val="18"/>
              </w:rPr>
              <w:t xml:space="preserve">sed to </w:t>
            </w:r>
            <w:r w:rsidR="00856A4A">
              <w:rPr>
                <w:rFonts w:asciiTheme="minorHAnsi" w:hAnsiTheme="minorHAnsi"/>
                <w:sz w:val="18"/>
                <w:szCs w:val="18"/>
              </w:rPr>
              <w:t>D</w:t>
            </w:r>
            <w:r>
              <w:rPr>
                <w:rFonts w:asciiTheme="minorHAnsi" w:hAnsiTheme="minorHAnsi"/>
                <w:sz w:val="18"/>
                <w:szCs w:val="18"/>
              </w:rPr>
              <w:t xml:space="preserve">emonstrate </w:t>
            </w:r>
            <w:r w:rsidR="00856A4A">
              <w:rPr>
                <w:rFonts w:asciiTheme="minorHAnsi" w:hAnsiTheme="minorHAnsi"/>
                <w:sz w:val="18"/>
                <w:szCs w:val="18"/>
              </w:rPr>
              <w:t>C</w:t>
            </w:r>
            <w:r>
              <w:rPr>
                <w:rFonts w:asciiTheme="minorHAnsi" w:hAnsiTheme="minorHAnsi"/>
                <w:sz w:val="18"/>
                <w:szCs w:val="18"/>
              </w:rPr>
              <w:t xml:space="preserve">ompliance with the Measurement Access Hole (MAH) </w:t>
            </w:r>
            <w:r w:rsidR="00856A4A">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8D5325A" w14:textId="77777777" w:rsidR="00C063EB" w:rsidRPr="001B751A" w:rsidRDefault="00EC0116"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1B2F74" w:rsidRPr="001B751A">
              <w:rPr>
                <w:rFonts w:asciiTheme="minorHAnsi" w:hAnsiTheme="minorHAnsi"/>
                <w:sz w:val="18"/>
                <w:szCs w:val="18"/>
              </w:rPr>
              <w:t xml:space="preserve"> value from CF2R-MCH-25 as default; allow user to override the default and pick one from </w:t>
            </w:r>
            <w:proofErr w:type="gramStart"/>
            <w:r w:rsidR="001B2F74" w:rsidRPr="001B751A">
              <w:rPr>
                <w:rFonts w:asciiTheme="minorHAnsi" w:hAnsiTheme="minorHAnsi"/>
                <w:sz w:val="18"/>
                <w:szCs w:val="18"/>
              </w:rPr>
              <w:t>list</w:t>
            </w:r>
            <w:r w:rsidR="001B2F74" w:rsidRPr="001B751A" w:rsidDel="001B2F74">
              <w:rPr>
                <w:rFonts w:asciiTheme="minorHAnsi" w:hAnsiTheme="minorHAnsi"/>
                <w:sz w:val="18"/>
                <w:szCs w:val="18"/>
              </w:rPr>
              <w:t xml:space="preserve"> </w:t>
            </w:r>
            <w:r w:rsidR="00941963" w:rsidRPr="001B751A">
              <w:rPr>
                <w:rFonts w:asciiTheme="minorHAnsi" w:hAnsiTheme="minorHAnsi"/>
                <w:sz w:val="18"/>
                <w:szCs w:val="18"/>
              </w:rPr>
              <w:t>:</w:t>
            </w:r>
            <w:proofErr w:type="gramEnd"/>
            <w:r w:rsidR="00941963" w:rsidRPr="001B751A">
              <w:rPr>
                <w:rFonts w:asciiTheme="minorHAnsi" w:hAnsiTheme="minorHAnsi"/>
                <w:sz w:val="18"/>
                <w:szCs w:val="18"/>
              </w:rPr>
              <w:t xml:space="preserve"> </w:t>
            </w:r>
          </w:p>
          <w:p w14:paraId="58D5325B"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8D5325C"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8D5325D" w14:textId="77777777" w:rsidR="00C063EB"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8D5325E" w14:textId="77777777" w:rsidR="001D6248"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comply&gt;&gt;</w:t>
            </w:r>
          </w:p>
        </w:tc>
      </w:tr>
    </w:tbl>
    <w:p w14:paraId="58D53260" w14:textId="77777777" w:rsidR="00C063EB" w:rsidRPr="00C301D7" w:rsidRDefault="00C063EB" w:rsidP="003F6B16">
      <w:pPr>
        <w:rPr>
          <w:rFonts w:asciiTheme="minorHAnsi" w:hAnsiTheme="minorHAnsi"/>
          <w:b/>
          <w:sz w:val="18"/>
          <w:szCs w:val="18"/>
        </w:rPr>
      </w:pPr>
    </w:p>
    <w:p w14:paraId="58D53278" w14:textId="77777777" w:rsidR="00323DA9" w:rsidRDefault="00323DA9" w:rsidP="00323DA9">
      <w:pPr>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112118" w:rsidRPr="006A3EEB" w14:paraId="5D29624C" w14:textId="77777777" w:rsidTr="00112118">
        <w:trPr>
          <w:cantSplit/>
        </w:trPr>
        <w:tc>
          <w:tcPr>
            <w:tcW w:w="10998" w:type="dxa"/>
            <w:gridSpan w:val="4"/>
          </w:tcPr>
          <w:p w14:paraId="6C89C410" w14:textId="6F15B0CA" w:rsidR="00112118" w:rsidRPr="00BC1E29" w:rsidRDefault="00112118" w:rsidP="0011211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7C337A2B" w14:textId="77777777" w:rsidR="00112118" w:rsidRDefault="00112118" w:rsidP="0011211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5DE2B43D" w14:textId="77777777" w:rsidR="00112118" w:rsidRPr="00654A92" w:rsidRDefault="00112118" w:rsidP="00112118">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112118" w:rsidRPr="006A3EEB" w14:paraId="300EAE2D" w14:textId="77777777" w:rsidTr="00112118">
        <w:trPr>
          <w:cantSplit/>
          <w:trHeight w:val="305"/>
        </w:trPr>
        <w:tc>
          <w:tcPr>
            <w:tcW w:w="2808" w:type="dxa"/>
            <w:gridSpan w:val="2"/>
            <w:vAlign w:val="center"/>
          </w:tcPr>
          <w:p w14:paraId="17ACEB28"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060" w:type="dxa"/>
          </w:tcPr>
          <w:p w14:paraId="5FC6266F"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5130" w:type="dxa"/>
            <w:vAlign w:val="center"/>
          </w:tcPr>
          <w:p w14:paraId="4FBD6669"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334FD9D" w14:textId="77777777" w:rsidTr="00112118">
        <w:trPr>
          <w:cantSplit/>
          <w:trHeight w:val="882"/>
        </w:trPr>
        <w:tc>
          <w:tcPr>
            <w:tcW w:w="2808" w:type="dxa"/>
            <w:gridSpan w:val="2"/>
            <w:tcBorders>
              <w:top w:val="nil"/>
            </w:tcBorders>
            <w:vAlign w:val="bottom"/>
          </w:tcPr>
          <w:p w14:paraId="3E3CBAA1"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3AD09ADD"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6FD1EB18"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11E66655" w14:textId="77777777" w:rsidTr="00112118">
        <w:trPr>
          <w:cantSplit/>
          <w:trHeight w:val="2816"/>
        </w:trPr>
        <w:tc>
          <w:tcPr>
            <w:tcW w:w="2808" w:type="dxa"/>
            <w:gridSpan w:val="2"/>
          </w:tcPr>
          <w:p w14:paraId="02F260A8" w14:textId="77777777" w:rsidR="00112118" w:rsidRPr="008A0E61" w:rsidRDefault="00112118" w:rsidP="00112118">
            <w:pPr>
              <w:keepNext/>
              <w:rPr>
                <w:rFonts w:ascii="Calibri" w:hAnsi="Calibri"/>
                <w:sz w:val="16"/>
                <w:szCs w:val="16"/>
              </w:rPr>
            </w:pPr>
            <w:r w:rsidRPr="008A0E61">
              <w:rPr>
                <w:rFonts w:ascii="Calibri" w:hAnsi="Calibri"/>
                <w:sz w:val="16"/>
                <w:szCs w:val="16"/>
              </w:rPr>
              <w:t>&lt;&lt;reference value from the "HERS Verification Requirements for Duct Systems" table on the MCH-01 for the "SC System Description of Area Served" value in A02&gt;&gt;</w:t>
            </w:r>
          </w:p>
        </w:tc>
        <w:tc>
          <w:tcPr>
            <w:tcW w:w="3060" w:type="dxa"/>
          </w:tcPr>
          <w:p w14:paraId="6B64D409" w14:textId="77777777" w:rsidR="009E3D98" w:rsidRDefault="00112118" w:rsidP="00E653C8">
            <w:pPr>
              <w:keepNext/>
              <w:rPr>
                <w:ins w:id="10" w:author="Alhabibi, Haider@Energy" w:date="2022-09-15T18:01:00Z"/>
                <w:rFonts w:ascii="Calibri" w:hAnsi="Calibri"/>
                <w:sz w:val="16"/>
                <w:szCs w:val="16"/>
              </w:rPr>
            </w:pPr>
            <w:r w:rsidRPr="008A0E61">
              <w:rPr>
                <w:rFonts w:ascii="Calibri" w:hAnsi="Calibri"/>
                <w:sz w:val="16"/>
                <w:szCs w:val="16"/>
              </w:rPr>
              <w:t>&lt;</w:t>
            </w:r>
            <w:r w:rsidR="00E653C8" w:rsidRPr="008A0E61">
              <w:rPr>
                <w:rFonts w:ascii="Calibri" w:hAnsi="Calibri"/>
                <w:sz w:val="16"/>
                <w:szCs w:val="16"/>
              </w:rPr>
              <w:t>&lt;</w:t>
            </w:r>
            <w:ins w:id="11" w:author="Alhabibi, Haider@Energy" w:date="2022-09-15T18:01:00Z">
              <w:r w:rsidR="009E3D98" w:rsidRPr="009E3D98">
                <w:rPr>
                  <w:rFonts w:ascii="Calibri" w:hAnsi="Calibri"/>
                  <w:sz w:val="14"/>
                  <w:szCs w:val="14"/>
                </w:rPr>
                <w:t xml:space="preserve"> </w:t>
              </w:r>
              <w:r w:rsidR="009E3D98" w:rsidRPr="009E3D98">
                <w:rPr>
                  <w:rFonts w:ascii="Calibri" w:hAnsi="Calibri"/>
                  <w:sz w:val="16"/>
                  <w:szCs w:val="16"/>
                </w:rPr>
                <w:t>if A12 = no, then N/</w:t>
              </w:r>
              <w:proofErr w:type="gramStart"/>
              <w:r w:rsidR="009E3D98" w:rsidRPr="009E3D98">
                <w:rPr>
                  <w:rFonts w:ascii="Calibri" w:hAnsi="Calibri"/>
                  <w:sz w:val="16"/>
                  <w:szCs w:val="16"/>
                </w:rPr>
                <w:t>A;</w:t>
              </w:r>
              <w:proofErr w:type="gramEnd"/>
            </w:ins>
          </w:p>
          <w:p w14:paraId="1BE8806D" w14:textId="6434BA85" w:rsidR="00E653C8" w:rsidRPr="008A0E61" w:rsidRDefault="00CE5F0B" w:rsidP="00E653C8">
            <w:pPr>
              <w:keepNext/>
              <w:rPr>
                <w:rFonts w:ascii="Calibri" w:hAnsi="Calibri"/>
                <w:sz w:val="16"/>
                <w:szCs w:val="16"/>
              </w:rPr>
            </w:pPr>
            <w:ins w:id="12" w:author="Alhabibi, Haider@Energy" w:date="2022-09-20T08:38:00Z">
              <w:r>
                <w:rPr>
                  <w:rFonts w:ascii="Calibri" w:hAnsi="Calibri"/>
                  <w:sz w:val="16"/>
                  <w:szCs w:val="16"/>
                </w:rPr>
                <w:t xml:space="preserve">Else </w:t>
              </w:r>
            </w:ins>
            <w:r w:rsidR="00E653C8" w:rsidRPr="008A0E61">
              <w:rPr>
                <w:rFonts w:ascii="Calibri" w:hAnsi="Calibri"/>
                <w:sz w:val="16"/>
                <w:szCs w:val="16"/>
              </w:rPr>
              <w:t xml:space="preserve">if the CF2R-MCH-01 indicates a MCH-28 is required for alternate minimum airflow rate compliance, then text value in this field=Verification of Table 150.0-B or C Alternative Return Duct Design Criteria is Required; </w:t>
            </w:r>
          </w:p>
          <w:p w14:paraId="2772C0BC" w14:textId="6B0090A1" w:rsidR="00112118" w:rsidRPr="008A0E61" w:rsidRDefault="00112118" w:rsidP="00112118">
            <w:pPr>
              <w:keepNext/>
              <w:rPr>
                <w:rFonts w:ascii="Calibri" w:hAnsi="Calibri"/>
                <w:sz w:val="16"/>
                <w:szCs w:val="16"/>
              </w:rPr>
            </w:pPr>
            <w:r w:rsidRPr="008A0E61">
              <w:rPr>
                <w:rFonts w:ascii="Calibri" w:hAnsi="Calibri"/>
                <w:sz w:val="16"/>
                <w:szCs w:val="16"/>
              </w:rPr>
              <w:t xml:space="preserve">  </w:t>
            </w:r>
          </w:p>
          <w:p w14:paraId="1325A74B" w14:textId="60E5E8A5" w:rsidR="002E3EAF" w:rsidRPr="008A0E61" w:rsidRDefault="00E653C8" w:rsidP="002E3EAF">
            <w:pPr>
              <w:keepNext/>
              <w:rPr>
                <w:rFonts w:ascii="Calibri" w:hAnsi="Calibri"/>
                <w:sz w:val="16"/>
                <w:szCs w:val="16"/>
              </w:rPr>
            </w:pPr>
            <w:r w:rsidRPr="008A0E61">
              <w:rPr>
                <w:rFonts w:ascii="Calibri" w:hAnsi="Calibri"/>
                <w:sz w:val="16"/>
                <w:szCs w:val="16"/>
              </w:rPr>
              <w:t xml:space="preserve">Else </w:t>
            </w:r>
            <w:r w:rsidR="002E3EAF" w:rsidRPr="008A0E61">
              <w:rPr>
                <w:rFonts w:ascii="Calibri" w:hAnsi="Calibri"/>
                <w:sz w:val="16"/>
                <w:szCs w:val="16"/>
              </w:rPr>
              <w:t xml:space="preserve">reference </w:t>
            </w:r>
            <w:r w:rsidRPr="008A0E61">
              <w:rPr>
                <w:rFonts w:ascii="Calibri" w:hAnsi="Calibri"/>
                <w:sz w:val="16"/>
                <w:szCs w:val="16"/>
              </w:rPr>
              <w:t xml:space="preserve">numeric </w:t>
            </w:r>
            <w:proofErr w:type="spellStart"/>
            <w:r w:rsidRPr="008A0E61">
              <w:rPr>
                <w:rFonts w:ascii="Calibri" w:hAnsi="Calibri"/>
                <w:sz w:val="16"/>
                <w:szCs w:val="16"/>
              </w:rPr>
              <w:t>xxxx</w:t>
            </w:r>
            <w:proofErr w:type="spellEnd"/>
            <w:r w:rsidRPr="008A0E61">
              <w:rPr>
                <w:rFonts w:ascii="Calibri" w:hAnsi="Calibri"/>
                <w:sz w:val="16"/>
                <w:szCs w:val="16"/>
              </w:rPr>
              <w:t xml:space="preserve"> </w:t>
            </w:r>
            <w:r w:rsidR="002E3EAF" w:rsidRPr="008A0E61">
              <w:rPr>
                <w:rFonts w:ascii="Calibri" w:hAnsi="Calibri"/>
                <w:sz w:val="16"/>
                <w:szCs w:val="16"/>
              </w:rPr>
              <w:t>value from applicable MCH-23 field for the indoor unit in E01 according to the following list:</w:t>
            </w:r>
          </w:p>
          <w:p w14:paraId="268FA3F7" w14:textId="77777777" w:rsidR="002E3EAF" w:rsidRPr="008A0E61" w:rsidRDefault="002E3EAF" w:rsidP="002E3EAF">
            <w:pPr>
              <w:keepNext/>
              <w:rPr>
                <w:rFonts w:ascii="Calibri" w:hAnsi="Calibri"/>
                <w:sz w:val="16"/>
                <w:szCs w:val="16"/>
              </w:rPr>
            </w:pPr>
            <w:r w:rsidRPr="008A0E61">
              <w:rPr>
                <w:rFonts w:ascii="Calibri" w:hAnsi="Calibri"/>
                <w:sz w:val="16"/>
                <w:szCs w:val="16"/>
              </w:rPr>
              <w:t>MCH-23</w:t>
            </w:r>
            <w:proofErr w:type="gramStart"/>
            <w:r w:rsidRPr="008A0E61">
              <w:rPr>
                <w:rFonts w:ascii="Calibri" w:hAnsi="Calibri"/>
                <w:sz w:val="16"/>
                <w:szCs w:val="16"/>
              </w:rPr>
              <w:t>a  field</w:t>
            </w:r>
            <w:proofErr w:type="gramEnd"/>
            <w:r w:rsidRPr="008A0E61">
              <w:rPr>
                <w:rFonts w:ascii="Calibri" w:hAnsi="Calibri"/>
                <w:sz w:val="16"/>
                <w:szCs w:val="16"/>
              </w:rPr>
              <w:t xml:space="preserve"> D02</w:t>
            </w:r>
          </w:p>
          <w:p w14:paraId="6F920BA7" w14:textId="77777777" w:rsidR="002E3EAF" w:rsidRPr="008A0E61" w:rsidRDefault="002E3EAF" w:rsidP="002E3EAF">
            <w:pPr>
              <w:keepNext/>
              <w:rPr>
                <w:rFonts w:ascii="Calibri" w:hAnsi="Calibri"/>
                <w:sz w:val="16"/>
                <w:szCs w:val="16"/>
              </w:rPr>
            </w:pPr>
            <w:r w:rsidRPr="008A0E61">
              <w:rPr>
                <w:rFonts w:ascii="Calibri" w:hAnsi="Calibri"/>
                <w:sz w:val="16"/>
                <w:szCs w:val="16"/>
              </w:rPr>
              <w:t>MCH-23</w:t>
            </w:r>
            <w:proofErr w:type="gramStart"/>
            <w:r w:rsidRPr="008A0E61">
              <w:rPr>
                <w:rFonts w:ascii="Calibri" w:hAnsi="Calibri"/>
                <w:sz w:val="16"/>
                <w:szCs w:val="16"/>
              </w:rPr>
              <w:t>b  field</w:t>
            </w:r>
            <w:proofErr w:type="gramEnd"/>
            <w:r w:rsidRPr="008A0E61">
              <w:rPr>
                <w:rFonts w:ascii="Calibri" w:hAnsi="Calibri"/>
                <w:sz w:val="16"/>
                <w:szCs w:val="16"/>
              </w:rPr>
              <w:t xml:space="preserve"> E03</w:t>
            </w:r>
          </w:p>
          <w:p w14:paraId="50D5E61A" w14:textId="77777777" w:rsidR="002E3EAF" w:rsidRPr="008A0E61" w:rsidRDefault="002E3EAF" w:rsidP="002E3EAF">
            <w:pPr>
              <w:keepNext/>
              <w:rPr>
                <w:rFonts w:ascii="Calibri" w:hAnsi="Calibri"/>
                <w:sz w:val="16"/>
                <w:szCs w:val="16"/>
              </w:rPr>
            </w:pPr>
            <w:r w:rsidRPr="008A0E61">
              <w:rPr>
                <w:rFonts w:ascii="Calibri" w:hAnsi="Calibri"/>
                <w:sz w:val="16"/>
                <w:szCs w:val="16"/>
              </w:rPr>
              <w:t>MCH-23</w:t>
            </w:r>
            <w:proofErr w:type="gramStart"/>
            <w:r w:rsidRPr="008A0E61">
              <w:rPr>
                <w:rFonts w:ascii="Calibri" w:hAnsi="Calibri"/>
                <w:sz w:val="16"/>
                <w:szCs w:val="16"/>
              </w:rPr>
              <w:t>c  field</w:t>
            </w:r>
            <w:proofErr w:type="gramEnd"/>
            <w:r w:rsidRPr="008A0E61">
              <w:rPr>
                <w:rFonts w:ascii="Calibri" w:hAnsi="Calibri"/>
                <w:sz w:val="16"/>
                <w:szCs w:val="16"/>
              </w:rPr>
              <w:t xml:space="preserve"> E02</w:t>
            </w:r>
          </w:p>
          <w:p w14:paraId="38E94498" w14:textId="77777777" w:rsidR="002E3EAF" w:rsidRPr="008A0E61" w:rsidRDefault="002E3EAF" w:rsidP="002E3EAF">
            <w:pPr>
              <w:keepNext/>
              <w:rPr>
                <w:rFonts w:ascii="Calibri" w:hAnsi="Calibri"/>
                <w:sz w:val="16"/>
                <w:szCs w:val="16"/>
              </w:rPr>
            </w:pPr>
            <w:r w:rsidRPr="008A0E61">
              <w:rPr>
                <w:rFonts w:ascii="Calibri" w:hAnsi="Calibri"/>
                <w:sz w:val="16"/>
                <w:szCs w:val="16"/>
              </w:rPr>
              <w:t>(MCH-23d is not applicable)</w:t>
            </w:r>
          </w:p>
          <w:p w14:paraId="67F94A31" w14:textId="77777777" w:rsidR="002E3EAF" w:rsidRPr="008A0E61" w:rsidRDefault="002E3EAF" w:rsidP="002E3EAF">
            <w:pPr>
              <w:keepNext/>
              <w:rPr>
                <w:rFonts w:ascii="Calibri" w:hAnsi="Calibri"/>
                <w:sz w:val="16"/>
                <w:szCs w:val="16"/>
              </w:rPr>
            </w:pPr>
            <w:r w:rsidRPr="008A0E61">
              <w:rPr>
                <w:rFonts w:ascii="Calibri" w:hAnsi="Calibri"/>
                <w:sz w:val="16"/>
                <w:szCs w:val="16"/>
              </w:rPr>
              <w:t>MCH-23</w:t>
            </w:r>
            <w:proofErr w:type="gramStart"/>
            <w:r w:rsidRPr="008A0E61">
              <w:rPr>
                <w:rFonts w:ascii="Calibri" w:hAnsi="Calibri"/>
                <w:sz w:val="16"/>
                <w:szCs w:val="16"/>
              </w:rPr>
              <w:t>e  field</w:t>
            </w:r>
            <w:proofErr w:type="gramEnd"/>
            <w:r w:rsidRPr="008A0E61">
              <w:rPr>
                <w:rFonts w:ascii="Calibri" w:hAnsi="Calibri"/>
                <w:sz w:val="16"/>
                <w:szCs w:val="16"/>
              </w:rPr>
              <w:t xml:space="preserve"> D02</w:t>
            </w:r>
          </w:p>
          <w:p w14:paraId="61A024DF" w14:textId="77777777" w:rsidR="002E3EAF" w:rsidRPr="008A0E61" w:rsidRDefault="002E3EAF" w:rsidP="002E3EAF">
            <w:pPr>
              <w:keepNext/>
              <w:rPr>
                <w:rFonts w:ascii="Calibri" w:hAnsi="Calibri"/>
                <w:sz w:val="16"/>
                <w:szCs w:val="16"/>
              </w:rPr>
            </w:pPr>
            <w:r w:rsidRPr="008A0E61">
              <w:rPr>
                <w:rFonts w:ascii="Calibri" w:hAnsi="Calibri"/>
                <w:sz w:val="16"/>
                <w:szCs w:val="16"/>
              </w:rPr>
              <w:t>MCH-23</w:t>
            </w:r>
            <w:proofErr w:type="gramStart"/>
            <w:r w:rsidRPr="008A0E61">
              <w:rPr>
                <w:rFonts w:ascii="Calibri" w:hAnsi="Calibri"/>
                <w:sz w:val="16"/>
                <w:szCs w:val="16"/>
              </w:rPr>
              <w:t>f  field</w:t>
            </w:r>
            <w:proofErr w:type="gramEnd"/>
            <w:r w:rsidRPr="008A0E61">
              <w:rPr>
                <w:rFonts w:ascii="Calibri" w:hAnsi="Calibri"/>
                <w:sz w:val="16"/>
                <w:szCs w:val="16"/>
              </w:rPr>
              <w:t xml:space="preserve"> D02&gt;&gt;</w:t>
            </w:r>
          </w:p>
          <w:p w14:paraId="2C576882" w14:textId="70B90B93" w:rsidR="00112118" w:rsidRPr="008A0E61" w:rsidRDefault="00112118" w:rsidP="00112118">
            <w:pPr>
              <w:keepNext/>
              <w:rPr>
                <w:rFonts w:ascii="Calibri" w:hAnsi="Calibri"/>
                <w:sz w:val="16"/>
                <w:szCs w:val="16"/>
              </w:rPr>
            </w:pPr>
          </w:p>
        </w:tc>
        <w:tc>
          <w:tcPr>
            <w:tcW w:w="5130" w:type="dxa"/>
          </w:tcPr>
          <w:p w14:paraId="1F2B1A0F" w14:textId="77777777" w:rsidR="00112118" w:rsidRPr="008A0E61" w:rsidRDefault="00112118" w:rsidP="00112118">
            <w:pPr>
              <w:keepNext/>
              <w:spacing w:afterLines="60" w:after="144"/>
              <w:rPr>
                <w:rFonts w:asciiTheme="minorHAnsi" w:hAnsiTheme="minorHAnsi"/>
                <w:sz w:val="16"/>
                <w:szCs w:val="16"/>
              </w:rPr>
            </w:pPr>
            <w:r w:rsidRPr="008A0E61">
              <w:rPr>
                <w:rFonts w:asciiTheme="minorHAnsi" w:hAnsiTheme="minorHAnsi"/>
                <w:sz w:val="16"/>
                <w:szCs w:val="16"/>
              </w:rPr>
              <w:t xml:space="preserve">&lt;&lt;calculated field: </w:t>
            </w:r>
          </w:p>
          <w:p w14:paraId="5393679F" w14:textId="77777777" w:rsidR="00112118" w:rsidRPr="008A0E61" w:rsidRDefault="00112118" w:rsidP="00112118">
            <w:pPr>
              <w:keepNext/>
              <w:spacing w:afterLines="60" w:after="144"/>
              <w:rPr>
                <w:rFonts w:ascii="Calibri" w:hAnsi="Calibri"/>
                <w:sz w:val="16"/>
                <w:szCs w:val="16"/>
              </w:rPr>
            </w:pPr>
            <w:r w:rsidRPr="008A0E61">
              <w:rPr>
                <w:rFonts w:ascii="Calibri" w:hAnsi="Calibri"/>
                <w:sz w:val="16"/>
                <w:szCs w:val="16"/>
              </w:rPr>
              <w:t xml:space="preserve">if the CF2R-MCH-01 indicates </w:t>
            </w:r>
            <w:proofErr w:type="gramStart"/>
            <w:r w:rsidRPr="008A0E61">
              <w:rPr>
                <w:rFonts w:ascii="Calibri" w:hAnsi="Calibri"/>
                <w:sz w:val="16"/>
                <w:szCs w:val="16"/>
              </w:rPr>
              <w:t>a</w:t>
            </w:r>
            <w:proofErr w:type="gramEnd"/>
            <w:r w:rsidRPr="008A0E61">
              <w:rPr>
                <w:rFonts w:ascii="Calibri" w:hAnsi="Calibri"/>
                <w:sz w:val="16"/>
                <w:szCs w:val="16"/>
              </w:rPr>
              <w:t xml:space="preserve"> MCH-28 is required for alternate minimum airflow rate compliance, then</w:t>
            </w:r>
          </w:p>
          <w:p w14:paraId="58FB251D" w14:textId="77777777" w:rsidR="00112118" w:rsidRPr="008A0E61" w:rsidRDefault="00112118" w:rsidP="00112118">
            <w:pPr>
              <w:keepNext/>
              <w:spacing w:afterLines="60" w:after="144"/>
              <w:ind w:left="720"/>
              <w:rPr>
                <w:rFonts w:ascii="Calibri" w:hAnsi="Calibri"/>
                <w:sz w:val="16"/>
                <w:szCs w:val="16"/>
              </w:rPr>
            </w:pPr>
            <w:r w:rsidRPr="008A0E61">
              <w:rPr>
                <w:rFonts w:ascii="Calibri" w:hAnsi="Calibri"/>
                <w:sz w:val="16"/>
                <w:szCs w:val="16"/>
              </w:rPr>
              <w:t>if the system has a registered CF3R-MCH-28 that indicates compliance with Table 150.0-B or C return duct design requirements, then result =</w:t>
            </w:r>
            <w:r w:rsidRPr="008A0E61">
              <w:rPr>
                <w:rFonts w:ascii="Calibri" w:hAnsi="Calibri"/>
                <w:b/>
                <w:sz w:val="16"/>
                <w:szCs w:val="16"/>
              </w:rPr>
              <w:t>system complies using Table 150.0-B or C alternative return duct design criteria</w:t>
            </w:r>
            <w:r w:rsidRPr="008A0E61">
              <w:rPr>
                <w:rFonts w:ascii="Calibri" w:hAnsi="Calibri"/>
                <w:sz w:val="16"/>
                <w:szCs w:val="16"/>
              </w:rPr>
              <w:t>.</w:t>
            </w:r>
          </w:p>
          <w:p w14:paraId="35CBA805" w14:textId="77777777" w:rsidR="00112118" w:rsidRPr="008A0E61" w:rsidRDefault="00112118" w:rsidP="00112118">
            <w:pPr>
              <w:keepNext/>
              <w:spacing w:afterLines="60" w:after="144"/>
              <w:ind w:left="720"/>
              <w:rPr>
                <w:rFonts w:ascii="Calibri" w:hAnsi="Calibri"/>
                <w:sz w:val="16"/>
                <w:szCs w:val="16"/>
              </w:rPr>
            </w:pPr>
            <w:r w:rsidRPr="008A0E61">
              <w:rPr>
                <w:rFonts w:ascii="Calibri" w:hAnsi="Calibri"/>
                <w:sz w:val="16"/>
                <w:szCs w:val="16"/>
              </w:rPr>
              <w:t>else result=</w:t>
            </w:r>
            <w:r w:rsidRPr="008A0E61">
              <w:rPr>
                <w:rFonts w:ascii="Calibri" w:hAnsi="Calibri"/>
                <w:b/>
                <w:sz w:val="16"/>
                <w:szCs w:val="16"/>
              </w:rPr>
              <w:t xml:space="preserve">System does not comply.  A registered CF3R-MCH-28 is required </w:t>
            </w:r>
            <w:r w:rsidRPr="008A0E61">
              <w:rPr>
                <w:rFonts w:ascii="Calibri" w:hAnsi="Calibri"/>
                <w:sz w:val="16"/>
                <w:szCs w:val="16"/>
              </w:rPr>
              <w:t>(do not allow this MCH-25 to be registered).</w:t>
            </w:r>
          </w:p>
          <w:p w14:paraId="60F9A387" w14:textId="77777777" w:rsidR="00112118" w:rsidRPr="008A0E61" w:rsidRDefault="00112118" w:rsidP="00112118">
            <w:pPr>
              <w:keepNext/>
              <w:spacing w:afterLines="60" w:after="144"/>
              <w:rPr>
                <w:rFonts w:ascii="Calibri" w:hAnsi="Calibri"/>
                <w:sz w:val="16"/>
                <w:szCs w:val="16"/>
              </w:rPr>
            </w:pPr>
            <w:r w:rsidRPr="008A0E61">
              <w:rPr>
                <w:rFonts w:ascii="Calibri" w:hAnsi="Calibri"/>
                <w:sz w:val="16"/>
                <w:szCs w:val="16"/>
                <w:u w:val="single"/>
              </w:rPr>
              <w:t>else</w:t>
            </w:r>
            <w:r w:rsidRPr="008A0E61">
              <w:rPr>
                <w:rFonts w:ascii="Calibri" w:hAnsi="Calibri"/>
                <w:sz w:val="16"/>
                <w:szCs w:val="16"/>
              </w:rPr>
              <w:t xml:space="preserve">if the CF2R-MCH-01 indicates </w:t>
            </w:r>
            <w:proofErr w:type="gramStart"/>
            <w:r w:rsidRPr="008A0E61">
              <w:rPr>
                <w:rFonts w:ascii="Calibri" w:hAnsi="Calibri"/>
                <w:sz w:val="16"/>
                <w:szCs w:val="16"/>
              </w:rPr>
              <w:t>a</w:t>
            </w:r>
            <w:proofErr w:type="gramEnd"/>
            <w:r w:rsidRPr="008A0E61">
              <w:rPr>
                <w:rFonts w:ascii="Calibri" w:hAnsi="Calibri"/>
                <w:sz w:val="16"/>
                <w:szCs w:val="16"/>
              </w:rPr>
              <w:t xml:space="preserve"> MCH-23 is required for minimum airflow rate compliance, then</w:t>
            </w:r>
          </w:p>
          <w:p w14:paraId="64035878" w14:textId="71C683A4" w:rsidR="00112118" w:rsidRPr="008A0E61" w:rsidRDefault="00112118" w:rsidP="00112118">
            <w:pPr>
              <w:keepNext/>
              <w:spacing w:afterLines="60" w:after="144"/>
              <w:ind w:left="720"/>
              <w:rPr>
                <w:rFonts w:ascii="Calibri" w:hAnsi="Calibri"/>
                <w:sz w:val="16"/>
                <w:szCs w:val="16"/>
              </w:rPr>
            </w:pPr>
            <w:r w:rsidRPr="008A0E61">
              <w:rPr>
                <w:rFonts w:ascii="Calibri" w:hAnsi="Calibri"/>
                <w:sz w:val="16"/>
                <w:szCs w:val="16"/>
              </w:rPr>
              <w:t>if this system has a registered CF3R-MCH-23a</w:t>
            </w:r>
            <w:r w:rsidR="00C94073" w:rsidRPr="008A0E61">
              <w:rPr>
                <w:rFonts w:ascii="Calibri" w:hAnsi="Calibri"/>
                <w:sz w:val="16"/>
                <w:szCs w:val="16"/>
              </w:rPr>
              <w:t>,</w:t>
            </w:r>
            <w:r w:rsidRPr="008A0E61">
              <w:rPr>
                <w:rFonts w:ascii="Calibri" w:hAnsi="Calibri"/>
                <w:sz w:val="16"/>
                <w:szCs w:val="16"/>
              </w:rPr>
              <w:t xml:space="preserve"> CF3R-MCH-23b</w:t>
            </w:r>
            <w:r w:rsidR="00C94073" w:rsidRPr="008A0E61">
              <w:rPr>
                <w:rFonts w:ascii="Calibri" w:hAnsi="Calibri"/>
                <w:sz w:val="16"/>
                <w:szCs w:val="16"/>
              </w:rPr>
              <w:t>, CF2R-MCH-23e or CF2R-MCH-23f</w:t>
            </w:r>
            <w:r w:rsidRPr="008A0E61">
              <w:rPr>
                <w:rFonts w:ascii="Calibri" w:hAnsi="Calibri"/>
                <w:sz w:val="16"/>
                <w:szCs w:val="16"/>
              </w:rPr>
              <w:t xml:space="preserve"> that meets the compliance criterion in D01, then result = </w:t>
            </w:r>
            <w:r w:rsidRPr="008A0E61">
              <w:rPr>
                <w:rFonts w:ascii="Calibri" w:hAnsi="Calibri"/>
                <w:b/>
                <w:sz w:val="16"/>
                <w:szCs w:val="16"/>
              </w:rPr>
              <w:t xml:space="preserve">System complies with minimum airflow rate </w:t>
            </w:r>
            <w:proofErr w:type="gramStart"/>
            <w:r w:rsidRPr="008A0E61">
              <w:rPr>
                <w:rFonts w:ascii="Calibri" w:hAnsi="Calibri"/>
                <w:b/>
                <w:sz w:val="16"/>
                <w:szCs w:val="16"/>
              </w:rPr>
              <w:t>requirements</w:t>
            </w:r>
            <w:r w:rsidRPr="008A0E61">
              <w:rPr>
                <w:rFonts w:ascii="Calibri" w:hAnsi="Calibri"/>
                <w:sz w:val="16"/>
                <w:szCs w:val="16"/>
              </w:rPr>
              <w:t>;</w:t>
            </w:r>
            <w:proofErr w:type="gramEnd"/>
          </w:p>
          <w:p w14:paraId="6F65D90B" w14:textId="77777777" w:rsidR="00112118" w:rsidRPr="008A0E61" w:rsidRDefault="00112118" w:rsidP="00112118">
            <w:pPr>
              <w:keepNext/>
              <w:spacing w:afterLines="60" w:after="144"/>
              <w:ind w:left="720"/>
              <w:rPr>
                <w:rFonts w:ascii="Calibri" w:hAnsi="Calibri"/>
                <w:sz w:val="16"/>
                <w:szCs w:val="16"/>
              </w:rPr>
            </w:pPr>
            <w:r w:rsidRPr="008A0E61">
              <w:rPr>
                <w:rFonts w:ascii="Calibri" w:hAnsi="Calibri"/>
                <w:sz w:val="16"/>
                <w:szCs w:val="16"/>
              </w:rPr>
              <w:t>elseif A10=Alteration, then</w:t>
            </w:r>
          </w:p>
          <w:p w14:paraId="314478F4" w14:textId="77777777" w:rsidR="00112118" w:rsidRPr="008A0E61" w:rsidRDefault="00112118" w:rsidP="00112118">
            <w:pPr>
              <w:keepNext/>
              <w:spacing w:afterLines="60" w:after="144"/>
              <w:ind w:left="1440"/>
              <w:rPr>
                <w:rFonts w:ascii="Calibri" w:hAnsi="Calibri"/>
                <w:sz w:val="16"/>
                <w:szCs w:val="16"/>
              </w:rPr>
            </w:pPr>
            <w:r w:rsidRPr="008A0E61">
              <w:rPr>
                <w:rFonts w:ascii="Calibri" w:hAnsi="Calibri"/>
                <w:sz w:val="16"/>
                <w:szCs w:val="16"/>
              </w:rPr>
              <w:t>if the system complies with the alternative airflow compliance method on a registered CF3R-MCH23</w:t>
            </w:r>
            <w:proofErr w:type="gramStart"/>
            <w:r w:rsidRPr="008A0E61">
              <w:rPr>
                <w:rFonts w:ascii="Calibri" w:hAnsi="Calibri"/>
                <w:sz w:val="16"/>
                <w:szCs w:val="16"/>
              </w:rPr>
              <w:t>c;  then</w:t>
            </w:r>
            <w:proofErr w:type="gramEnd"/>
            <w:r w:rsidRPr="008A0E61">
              <w:rPr>
                <w:rFonts w:ascii="Calibri" w:hAnsi="Calibri"/>
                <w:sz w:val="16"/>
                <w:szCs w:val="16"/>
              </w:rPr>
              <w:t xml:space="preserve"> result =</w:t>
            </w:r>
            <w:r w:rsidRPr="008A0E61">
              <w:rPr>
                <w:rFonts w:ascii="Calibri" w:hAnsi="Calibri"/>
                <w:b/>
                <w:sz w:val="16"/>
                <w:szCs w:val="16"/>
              </w:rPr>
              <w:t>system complies using the alternative remedial actions specified in RA3.3.3.1.5</w:t>
            </w:r>
            <w:r w:rsidRPr="008A0E61">
              <w:rPr>
                <w:rFonts w:ascii="Calibri" w:hAnsi="Calibri"/>
                <w:sz w:val="16"/>
                <w:szCs w:val="16"/>
              </w:rPr>
              <w:t>.</w:t>
            </w:r>
            <w:r w:rsidRPr="008A0E61">
              <w:rPr>
                <w:rFonts w:asciiTheme="minorHAnsi" w:hAnsiTheme="minorHAnsi"/>
                <w:sz w:val="16"/>
                <w:szCs w:val="16"/>
              </w:rPr>
              <w:t xml:space="preserve"> </w:t>
            </w:r>
            <w:r w:rsidRPr="008A0E61">
              <w:rPr>
                <w:rFonts w:asciiTheme="minorHAnsi" w:hAnsiTheme="minorHAnsi"/>
                <w:b/>
                <w:sz w:val="16"/>
                <w:szCs w:val="16"/>
              </w:rPr>
              <w:t>This System does not qualify for Group Sampling.</w:t>
            </w:r>
          </w:p>
          <w:p w14:paraId="4DFA2EE8" w14:textId="7FAEB70B" w:rsidR="00112118" w:rsidRPr="008A0E61" w:rsidRDefault="00112118" w:rsidP="00CC7060">
            <w:pPr>
              <w:keepNext/>
              <w:spacing w:afterLines="60" w:after="144"/>
              <w:ind w:left="720"/>
              <w:rPr>
                <w:rFonts w:ascii="Calibri" w:hAnsi="Calibri"/>
                <w:sz w:val="16"/>
                <w:szCs w:val="16"/>
              </w:rPr>
            </w:pPr>
            <w:r w:rsidRPr="008A0E61">
              <w:rPr>
                <w:rFonts w:ascii="Calibri" w:hAnsi="Calibri"/>
                <w:sz w:val="16"/>
                <w:szCs w:val="16"/>
              </w:rPr>
              <w:t>else result=</w:t>
            </w:r>
            <w:r w:rsidRPr="008A0E61">
              <w:rPr>
                <w:rFonts w:ascii="Calibri" w:hAnsi="Calibri"/>
                <w:b/>
                <w:sz w:val="16"/>
                <w:szCs w:val="16"/>
              </w:rPr>
              <w:t xml:space="preserve">System does not comply. A registered CF3R-MCH-23 for this system is </w:t>
            </w:r>
            <w:proofErr w:type="gramStart"/>
            <w:r w:rsidRPr="008A0E61">
              <w:rPr>
                <w:rFonts w:ascii="Calibri" w:hAnsi="Calibri"/>
                <w:b/>
                <w:sz w:val="16"/>
                <w:szCs w:val="16"/>
              </w:rPr>
              <w:t xml:space="preserve">required </w:t>
            </w:r>
            <w:r w:rsidRPr="008A0E61">
              <w:rPr>
                <w:rFonts w:ascii="Calibri" w:hAnsi="Calibri"/>
                <w:sz w:val="16"/>
                <w:szCs w:val="16"/>
              </w:rPr>
              <w:t>.</w:t>
            </w:r>
            <w:proofErr w:type="gramEnd"/>
            <w:r w:rsidRPr="008A0E61">
              <w:rPr>
                <w:rFonts w:ascii="Calibri" w:hAnsi="Calibri"/>
                <w:sz w:val="16"/>
                <w:szCs w:val="16"/>
              </w:rPr>
              <w:t xml:space="preserve"> (</w:t>
            </w:r>
            <w:proofErr w:type="gramStart"/>
            <w:r w:rsidRPr="008A0E61">
              <w:rPr>
                <w:rFonts w:ascii="Calibri" w:hAnsi="Calibri"/>
                <w:sz w:val="16"/>
                <w:szCs w:val="16"/>
              </w:rPr>
              <w:t>do</w:t>
            </w:r>
            <w:proofErr w:type="gramEnd"/>
            <w:r w:rsidRPr="008A0E61">
              <w:rPr>
                <w:rFonts w:ascii="Calibri" w:hAnsi="Calibri"/>
                <w:sz w:val="16"/>
                <w:szCs w:val="16"/>
              </w:rPr>
              <w:t xml:space="preserve"> not allow this MCH-25 to be registered)&gt;&gt;</w:t>
            </w:r>
          </w:p>
        </w:tc>
      </w:tr>
      <w:tr w:rsidR="00112118" w:rsidRPr="006A3EEB" w14:paraId="2F43E3C0" w14:textId="77777777" w:rsidTr="00112118">
        <w:trPr>
          <w:cantSplit/>
          <w:trHeight w:val="188"/>
        </w:trPr>
        <w:tc>
          <w:tcPr>
            <w:tcW w:w="2808" w:type="dxa"/>
            <w:gridSpan w:val="2"/>
          </w:tcPr>
          <w:p w14:paraId="4EF07B82" w14:textId="77777777" w:rsidR="00112118" w:rsidRPr="006A3EEB" w:rsidRDefault="00112118" w:rsidP="00112118">
            <w:pPr>
              <w:keepNext/>
              <w:rPr>
                <w:rFonts w:ascii="Calibri" w:hAnsi="Calibri"/>
                <w:sz w:val="16"/>
                <w:szCs w:val="16"/>
              </w:rPr>
            </w:pPr>
          </w:p>
        </w:tc>
        <w:tc>
          <w:tcPr>
            <w:tcW w:w="3060" w:type="dxa"/>
          </w:tcPr>
          <w:p w14:paraId="7ABEFFA4" w14:textId="77777777" w:rsidR="00112118" w:rsidRPr="006A3EEB" w:rsidRDefault="00112118" w:rsidP="00112118">
            <w:pPr>
              <w:keepNext/>
              <w:rPr>
                <w:rFonts w:ascii="Calibri" w:hAnsi="Calibri"/>
                <w:sz w:val="16"/>
                <w:szCs w:val="16"/>
              </w:rPr>
            </w:pPr>
          </w:p>
        </w:tc>
        <w:tc>
          <w:tcPr>
            <w:tcW w:w="5130" w:type="dxa"/>
          </w:tcPr>
          <w:p w14:paraId="0C62397B" w14:textId="77777777" w:rsidR="00112118" w:rsidRPr="006A3EEB" w:rsidRDefault="00112118" w:rsidP="00112118">
            <w:pPr>
              <w:keepNext/>
              <w:rPr>
                <w:rFonts w:ascii="Calibri" w:hAnsi="Calibri"/>
                <w:sz w:val="16"/>
                <w:szCs w:val="16"/>
              </w:rPr>
            </w:pPr>
          </w:p>
        </w:tc>
      </w:tr>
      <w:tr w:rsidR="00112118" w:rsidRPr="00BC1E29" w14:paraId="2F781978" w14:textId="77777777" w:rsidTr="00112118">
        <w:tblPrEx>
          <w:tblLook w:val="0000" w:firstRow="0" w:lastRow="0" w:firstColumn="0" w:lastColumn="0" w:noHBand="0" w:noVBand="0"/>
        </w:tblPrEx>
        <w:trPr>
          <w:trHeight w:val="360"/>
        </w:trPr>
        <w:tc>
          <w:tcPr>
            <w:tcW w:w="467" w:type="dxa"/>
            <w:vAlign w:val="center"/>
          </w:tcPr>
          <w:p w14:paraId="5A84FBD7"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ABE3EB3" w14:textId="7D0A7334" w:rsidR="00112118" w:rsidRPr="00FC6D8B" w:rsidRDefault="00112118" w:rsidP="00CC7060">
            <w:pPr>
              <w:keepNext/>
              <w:rPr>
                <w:rFonts w:ascii="Calibri" w:hAnsi="Calibri"/>
                <w:sz w:val="18"/>
                <w:szCs w:val="18"/>
              </w:rPr>
            </w:pPr>
            <w:r w:rsidRPr="00FC6D8B">
              <w:rPr>
                <w:rFonts w:ascii="Calibri" w:hAnsi="Calibri"/>
                <w:sz w:val="18"/>
                <w:szCs w:val="18"/>
              </w:rPr>
              <w:t xml:space="preserve">Compliance Statement: &lt;&lt; If all indoor units listed in </w:t>
            </w:r>
            <w:r>
              <w:rPr>
                <w:rFonts w:ascii="Calibri" w:hAnsi="Calibri"/>
                <w:sz w:val="18"/>
                <w:szCs w:val="18"/>
              </w:rPr>
              <w:t>D</w:t>
            </w:r>
            <w:r w:rsidRPr="00FC6D8B">
              <w:rPr>
                <w:rFonts w:ascii="Calibri" w:hAnsi="Calibri"/>
                <w:sz w:val="18"/>
                <w:szCs w:val="18"/>
              </w:rPr>
              <w:t xml:space="preserve">01 </w:t>
            </w:r>
            <w:r>
              <w:rPr>
                <w:rFonts w:ascii="Calibri" w:hAnsi="Calibri"/>
                <w:sz w:val="18"/>
                <w:szCs w:val="18"/>
              </w:rPr>
              <w:t>indicate a compliant result in D</w:t>
            </w:r>
            <w:r w:rsidRPr="00FC6D8B">
              <w:rPr>
                <w:rFonts w:ascii="Calibri" w:hAnsi="Calibri"/>
                <w:sz w:val="18"/>
                <w:szCs w:val="18"/>
              </w:rPr>
              <w:t xml:space="preserve">03, then text result= "SC system complies with Minimum System Airflow Rate Verification"; else text result= "SC system does not comply with </w:t>
            </w:r>
            <w:proofErr w:type="spellStart"/>
            <w:r w:rsidRPr="00FC6D8B">
              <w:rPr>
                <w:rFonts w:ascii="Calibri" w:hAnsi="Calibri"/>
                <w:sz w:val="18"/>
                <w:szCs w:val="18"/>
              </w:rPr>
              <w:t>with</w:t>
            </w:r>
            <w:proofErr w:type="spellEnd"/>
            <w:r w:rsidRPr="00FC6D8B">
              <w:rPr>
                <w:rFonts w:ascii="Calibri" w:hAnsi="Calibri"/>
                <w:sz w:val="18"/>
                <w:szCs w:val="18"/>
              </w:rPr>
              <w:t xml:space="preserve"> Minimum System Airflow Rate Verification", and do not allow this MCH-25 to be registered.</w:t>
            </w:r>
          </w:p>
        </w:tc>
      </w:tr>
      <w:tr w:rsidR="00112118" w:rsidRPr="006A3EEB" w14:paraId="1B262A3F" w14:textId="77777777" w:rsidTr="00112118">
        <w:trPr>
          <w:cantSplit/>
        </w:trPr>
        <w:tc>
          <w:tcPr>
            <w:tcW w:w="10998" w:type="dxa"/>
            <w:gridSpan w:val="4"/>
          </w:tcPr>
          <w:p w14:paraId="2D75CC2A"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5518942C" w14:textId="2B7BDA91" w:rsidR="00112118" w:rsidRDefault="00112118" w:rsidP="00323DA9">
      <w:pPr>
        <w:rPr>
          <w:rFonts w:asciiTheme="minorHAnsi" w:hAnsiTheme="minorHAnsi"/>
          <w:sz w:val="18"/>
          <w:szCs w:val="18"/>
        </w:rPr>
      </w:pPr>
    </w:p>
    <w:p w14:paraId="497CC1A5" w14:textId="77777777" w:rsidR="00112118" w:rsidRPr="00C301D7" w:rsidRDefault="00112118" w:rsidP="00323DA9">
      <w:pPr>
        <w:rPr>
          <w:rFonts w:asciiTheme="minorHAnsi" w:hAnsiTheme="minorHAns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323DA9" w:rsidRPr="00C301D7" w14:paraId="58D5327B" w14:textId="77777777">
        <w:trPr>
          <w:cantSplit/>
          <w:trHeight w:val="504"/>
        </w:trPr>
        <w:tc>
          <w:tcPr>
            <w:tcW w:w="5000" w:type="pct"/>
            <w:gridSpan w:val="3"/>
            <w:vAlign w:val="center"/>
          </w:tcPr>
          <w:p w14:paraId="58D53279" w14:textId="7C38113E" w:rsidR="00323DA9" w:rsidRPr="00F76A4F" w:rsidRDefault="000757DC" w:rsidP="00F76A4F">
            <w:pPr>
              <w:keepNext/>
              <w:rPr>
                <w:rFonts w:asciiTheme="minorHAnsi" w:hAnsiTheme="minorHAnsi"/>
                <w:b/>
                <w:szCs w:val="18"/>
              </w:rPr>
            </w:pPr>
            <w:r w:rsidRPr="00F76A4F">
              <w:rPr>
                <w:rFonts w:asciiTheme="minorHAnsi" w:hAnsiTheme="minorHAnsi"/>
                <w:b/>
                <w:szCs w:val="18"/>
              </w:rPr>
              <w:lastRenderedPageBreak/>
              <w:t>E</w:t>
            </w:r>
            <w:r w:rsidR="00323DA9" w:rsidRPr="00F76A4F">
              <w:rPr>
                <w:rFonts w:asciiTheme="minorHAnsi" w:hAnsiTheme="minorHAnsi"/>
                <w:b/>
                <w:szCs w:val="18"/>
              </w:rPr>
              <w:t xml:space="preserve">. </w:t>
            </w:r>
            <w:r w:rsidR="00157956">
              <w:rPr>
                <w:rFonts w:asciiTheme="minorHAnsi" w:hAnsiTheme="minorHAnsi"/>
                <w:b/>
                <w:szCs w:val="18"/>
              </w:rPr>
              <w:t>Fault Indicator Display</w:t>
            </w:r>
            <w:r w:rsidR="00551767" w:rsidRPr="00F76A4F">
              <w:rPr>
                <w:rFonts w:asciiTheme="minorHAnsi" w:hAnsiTheme="minorHAnsi"/>
                <w:b/>
                <w:szCs w:val="18"/>
              </w:rPr>
              <w:t xml:space="preserve"> Installation Verification</w:t>
            </w:r>
          </w:p>
          <w:p w14:paraId="58D5327A" w14:textId="0DFA70C3" w:rsidR="00323DA9" w:rsidRPr="004978E7" w:rsidRDefault="00323DA9" w:rsidP="00F76A4F">
            <w:pPr>
              <w:keepNext/>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323DA9" w:rsidRPr="00C301D7" w14:paraId="58D5327F" w14:textId="77777777">
        <w:trPr>
          <w:cantSplit/>
          <w:trHeight w:val="144"/>
        </w:trPr>
        <w:tc>
          <w:tcPr>
            <w:tcW w:w="211" w:type="pct"/>
            <w:vAlign w:val="center"/>
          </w:tcPr>
          <w:p w14:paraId="58D5327C"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01</w:t>
            </w:r>
          </w:p>
        </w:tc>
        <w:tc>
          <w:tcPr>
            <w:tcW w:w="2288" w:type="pct"/>
            <w:vAlign w:val="center"/>
          </w:tcPr>
          <w:p w14:paraId="58D5327D" w14:textId="5BC4984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Manufacturer Name/Make</w:t>
            </w:r>
          </w:p>
        </w:tc>
        <w:tc>
          <w:tcPr>
            <w:tcW w:w="2501" w:type="pct"/>
          </w:tcPr>
          <w:p w14:paraId="58D5327E"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CF2R.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3" w14:textId="77777777">
        <w:trPr>
          <w:cantSplit/>
          <w:trHeight w:val="144"/>
        </w:trPr>
        <w:tc>
          <w:tcPr>
            <w:tcW w:w="211" w:type="pct"/>
            <w:vAlign w:val="center"/>
          </w:tcPr>
          <w:p w14:paraId="58D53280"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02</w:t>
            </w:r>
          </w:p>
        </w:tc>
        <w:tc>
          <w:tcPr>
            <w:tcW w:w="2288" w:type="pct"/>
            <w:vAlign w:val="center"/>
          </w:tcPr>
          <w:p w14:paraId="58D53281" w14:textId="2012681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Model Number</w:t>
            </w:r>
          </w:p>
        </w:tc>
        <w:tc>
          <w:tcPr>
            <w:tcW w:w="2501" w:type="pct"/>
          </w:tcPr>
          <w:p w14:paraId="58D53282"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CF2R.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7" w14:textId="77777777">
        <w:trPr>
          <w:trHeight w:val="233"/>
        </w:trPr>
        <w:tc>
          <w:tcPr>
            <w:tcW w:w="211" w:type="pct"/>
            <w:tcBorders>
              <w:top w:val="nil"/>
            </w:tcBorders>
            <w:vAlign w:val="center"/>
          </w:tcPr>
          <w:p w14:paraId="58D53284"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03</w:t>
            </w:r>
          </w:p>
        </w:tc>
        <w:tc>
          <w:tcPr>
            <w:tcW w:w="2288" w:type="pct"/>
            <w:tcBorders>
              <w:top w:val="nil"/>
            </w:tcBorders>
            <w:vAlign w:val="center"/>
          </w:tcPr>
          <w:p w14:paraId="58D53285" w14:textId="55002D42" w:rsidR="00323DA9" w:rsidRPr="00C301D7" w:rsidRDefault="00323DA9" w:rsidP="00F76A4F">
            <w:pPr>
              <w:keepNext/>
              <w:rPr>
                <w:rFonts w:asciiTheme="minorHAnsi" w:hAnsiTheme="minorHAnsi"/>
                <w:sz w:val="18"/>
                <w:szCs w:val="18"/>
              </w:rPr>
            </w:pPr>
            <w:r w:rsidRPr="00C301D7">
              <w:rPr>
                <w:rFonts w:asciiTheme="minorHAnsi" w:hAnsiTheme="minorHAnsi"/>
                <w:sz w:val="18"/>
                <w:szCs w:val="18"/>
              </w:rPr>
              <w:t xml:space="preserve">The </w:t>
            </w:r>
            <w:r w:rsidR="00856A4A">
              <w:rPr>
                <w:rFonts w:asciiTheme="minorHAnsi" w:hAnsiTheme="minorHAnsi"/>
                <w:sz w:val="18"/>
                <w:szCs w:val="18"/>
              </w:rPr>
              <w:t>D</w:t>
            </w:r>
            <w:r w:rsidRPr="00C301D7">
              <w:rPr>
                <w:rFonts w:asciiTheme="minorHAnsi" w:hAnsiTheme="minorHAnsi"/>
                <w:sz w:val="18"/>
                <w:szCs w:val="18"/>
              </w:rPr>
              <w:t xml:space="preserve">isplay </w:t>
            </w:r>
            <w:r w:rsidR="00856A4A">
              <w:rPr>
                <w:rFonts w:asciiTheme="minorHAnsi" w:hAnsiTheme="minorHAnsi"/>
                <w:sz w:val="18"/>
                <w:szCs w:val="18"/>
              </w:rPr>
              <w:t>M</w:t>
            </w:r>
            <w:r w:rsidRPr="00C301D7">
              <w:rPr>
                <w:rFonts w:asciiTheme="minorHAnsi" w:hAnsiTheme="minorHAnsi"/>
                <w:sz w:val="18"/>
                <w:szCs w:val="18"/>
              </w:rPr>
              <w:t xml:space="preserve">odule is </w:t>
            </w:r>
            <w:r w:rsidR="00856A4A">
              <w:rPr>
                <w:rFonts w:asciiTheme="minorHAnsi" w:hAnsiTheme="minorHAnsi"/>
                <w:sz w:val="18"/>
                <w:szCs w:val="18"/>
              </w:rPr>
              <w:t>M</w:t>
            </w:r>
            <w:r w:rsidRPr="00C301D7">
              <w:rPr>
                <w:rFonts w:asciiTheme="minorHAnsi" w:hAnsiTheme="minorHAnsi"/>
                <w:sz w:val="18"/>
                <w:szCs w:val="18"/>
              </w:rPr>
              <w:t xml:space="preserve">ounted </w:t>
            </w:r>
            <w:r w:rsidR="00856A4A">
              <w:rPr>
                <w:rFonts w:asciiTheme="minorHAnsi" w:hAnsiTheme="minorHAnsi"/>
                <w:sz w:val="18"/>
                <w:szCs w:val="18"/>
              </w:rPr>
              <w:t>A</w:t>
            </w:r>
            <w:r w:rsidRPr="00C301D7">
              <w:rPr>
                <w:rFonts w:asciiTheme="minorHAnsi" w:hAnsiTheme="minorHAnsi"/>
                <w:sz w:val="18"/>
                <w:szCs w:val="18"/>
              </w:rPr>
              <w:t xml:space="preserve">djacent to the </w:t>
            </w:r>
            <w:r w:rsidR="00856A4A">
              <w:rPr>
                <w:rFonts w:asciiTheme="minorHAnsi" w:hAnsiTheme="minorHAnsi"/>
                <w:sz w:val="18"/>
                <w:szCs w:val="18"/>
              </w:rPr>
              <w:t>S</w:t>
            </w:r>
            <w:r w:rsidRPr="00C301D7">
              <w:rPr>
                <w:rFonts w:asciiTheme="minorHAnsi" w:hAnsiTheme="minorHAnsi"/>
                <w:sz w:val="18"/>
                <w:szCs w:val="18"/>
              </w:rPr>
              <w:t xml:space="preserve">ystem </w:t>
            </w:r>
            <w:r w:rsidR="00856A4A">
              <w:rPr>
                <w:rFonts w:asciiTheme="minorHAnsi" w:hAnsiTheme="minorHAnsi"/>
                <w:sz w:val="18"/>
                <w:szCs w:val="18"/>
              </w:rPr>
              <w:t>T</w:t>
            </w:r>
            <w:r w:rsidRPr="00C301D7">
              <w:rPr>
                <w:rFonts w:asciiTheme="minorHAnsi" w:hAnsiTheme="minorHAnsi"/>
                <w:sz w:val="18"/>
                <w:szCs w:val="18"/>
              </w:rPr>
              <w:t>hermostat</w:t>
            </w:r>
          </w:p>
        </w:tc>
        <w:tc>
          <w:tcPr>
            <w:tcW w:w="2501" w:type="pct"/>
            <w:tcBorders>
              <w:top w:val="nil"/>
            </w:tcBorders>
            <w:vAlign w:val="center"/>
          </w:tcPr>
          <w:p w14:paraId="58D53286" w14:textId="77777777" w:rsidR="00323DA9"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B" w14:textId="77777777">
        <w:trPr>
          <w:trHeight w:val="233"/>
        </w:trPr>
        <w:tc>
          <w:tcPr>
            <w:tcW w:w="211" w:type="pct"/>
            <w:vAlign w:val="center"/>
          </w:tcPr>
          <w:p w14:paraId="58D53288"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04</w:t>
            </w:r>
          </w:p>
        </w:tc>
        <w:tc>
          <w:tcPr>
            <w:tcW w:w="2288" w:type="pct"/>
            <w:vAlign w:val="center"/>
          </w:tcPr>
          <w:p w14:paraId="58D53289" w14:textId="2BCDA63C"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BC290E">
              <w:rPr>
                <w:rFonts w:asciiTheme="minorHAnsi" w:hAnsiTheme="minorHAnsi"/>
                <w:sz w:val="18"/>
                <w:szCs w:val="18"/>
              </w:rPr>
              <w:t>.</w:t>
            </w:r>
          </w:p>
        </w:tc>
        <w:tc>
          <w:tcPr>
            <w:tcW w:w="2501" w:type="pct"/>
            <w:vAlign w:val="center"/>
          </w:tcPr>
          <w:p w14:paraId="58D5328A"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F" w14:textId="77777777">
        <w:trPr>
          <w:trHeight w:val="278"/>
        </w:trPr>
        <w:tc>
          <w:tcPr>
            <w:tcW w:w="211" w:type="pct"/>
            <w:vAlign w:val="center"/>
          </w:tcPr>
          <w:p w14:paraId="58D5328C"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05</w:t>
            </w:r>
          </w:p>
        </w:tc>
        <w:tc>
          <w:tcPr>
            <w:tcW w:w="2288" w:type="pct"/>
            <w:vAlign w:val="center"/>
          </w:tcPr>
          <w:p w14:paraId="58D5328D" w14:textId="0B6F15E8"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501" w:type="pct"/>
            <w:vAlign w:val="center"/>
          </w:tcPr>
          <w:p w14:paraId="58D5328E"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331606" w14:paraId="58D53292" w14:textId="77777777">
        <w:trPr>
          <w:trHeight w:val="278"/>
        </w:trPr>
        <w:tc>
          <w:tcPr>
            <w:tcW w:w="211" w:type="pct"/>
            <w:vAlign w:val="center"/>
          </w:tcPr>
          <w:p w14:paraId="58D53290" w14:textId="77777777" w:rsidR="006E34E8" w:rsidRPr="00C301D7" w:rsidRDefault="00F068E3" w:rsidP="00445906">
            <w:pPr>
              <w:keepNext/>
              <w:jc w:val="cente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291" w14:textId="2CBC93D1" w:rsidR="006E34E8" w:rsidRPr="00331606" w:rsidRDefault="00F068E3" w:rsidP="00445906">
            <w:pPr>
              <w:keepNext/>
              <w:rPr>
                <w:rFonts w:asciiTheme="minorHAnsi" w:hAnsiTheme="minorHAnsi"/>
                <w:sz w:val="18"/>
                <w:szCs w:val="18"/>
              </w:rPr>
            </w:pPr>
            <w:r w:rsidRPr="00C301D7">
              <w:rPr>
                <w:rFonts w:asciiTheme="minorHAnsi" w:hAnsiTheme="minorHAnsi"/>
                <w:sz w:val="18"/>
                <w:szCs w:val="18"/>
              </w:rPr>
              <w:t xml:space="preserve">Compliance Statement: </w:t>
            </w:r>
            <w:r w:rsidR="00F76A4F">
              <w:rPr>
                <w:rFonts w:asciiTheme="minorHAnsi" w:hAnsiTheme="minorHAnsi"/>
                <w:sz w:val="18"/>
                <w:szCs w:val="18"/>
              </w:rPr>
              <w:t>&lt;&lt;</w:t>
            </w:r>
            <w:r w:rsidR="006E34E8" w:rsidRPr="00C301D7">
              <w:rPr>
                <w:rFonts w:asciiTheme="minorHAnsi" w:hAnsiTheme="minorHAnsi"/>
                <w:sz w:val="18"/>
                <w:szCs w:val="18"/>
              </w:rPr>
              <w:t xml:space="preserve">If </w:t>
            </w:r>
            <w:r w:rsidR="001126A4" w:rsidRPr="00C301D7">
              <w:rPr>
                <w:rFonts w:asciiTheme="minorHAnsi" w:hAnsiTheme="minorHAnsi"/>
                <w:sz w:val="18"/>
                <w:szCs w:val="18"/>
              </w:rPr>
              <w:t>A03</w:t>
            </w:r>
            <w:r w:rsidR="006E34E8" w:rsidRPr="00C301D7">
              <w:rPr>
                <w:rFonts w:asciiTheme="minorHAnsi" w:hAnsiTheme="minorHAnsi"/>
                <w:sz w:val="18"/>
                <w:szCs w:val="18"/>
              </w:rPr>
              <w:t xml:space="preserve">, </w:t>
            </w:r>
            <w:r w:rsidR="001126A4" w:rsidRPr="00C301D7">
              <w:rPr>
                <w:rFonts w:asciiTheme="minorHAnsi" w:hAnsiTheme="minorHAnsi"/>
                <w:sz w:val="18"/>
                <w:szCs w:val="18"/>
              </w:rPr>
              <w:t>A04</w:t>
            </w:r>
            <w:r w:rsidR="006E34E8" w:rsidRPr="00C301D7">
              <w:rPr>
                <w:rFonts w:asciiTheme="minorHAnsi" w:hAnsiTheme="minorHAnsi"/>
                <w:sz w:val="18"/>
                <w:szCs w:val="18"/>
              </w:rPr>
              <w:t xml:space="preserve"> and </w:t>
            </w:r>
            <w:r w:rsidR="001126A4" w:rsidRPr="00C301D7">
              <w:rPr>
                <w:rFonts w:asciiTheme="minorHAnsi" w:hAnsiTheme="minorHAnsi"/>
                <w:sz w:val="18"/>
                <w:szCs w:val="18"/>
              </w:rPr>
              <w:t>A05</w:t>
            </w:r>
            <w:r w:rsidR="006E34E8" w:rsidRPr="00C301D7">
              <w:rPr>
                <w:rFonts w:asciiTheme="minorHAnsi" w:hAnsiTheme="minorHAnsi"/>
                <w:sz w:val="18"/>
                <w:szCs w:val="18"/>
              </w:rPr>
              <w:t xml:space="preserve"> = “yes”, then print statement, “</w:t>
            </w:r>
            <w:r w:rsidR="00157956">
              <w:rPr>
                <w:rFonts w:asciiTheme="minorHAnsi" w:hAnsiTheme="minorHAnsi"/>
                <w:sz w:val="18"/>
                <w:szCs w:val="18"/>
              </w:rPr>
              <w:t>FID</w:t>
            </w:r>
            <w:r w:rsidR="006E34E8" w:rsidRPr="00C301D7">
              <w:rPr>
                <w:rFonts w:asciiTheme="minorHAnsi" w:hAnsiTheme="minorHAnsi"/>
                <w:sz w:val="18"/>
                <w:szCs w:val="18"/>
              </w:rPr>
              <w:t xml:space="preserve"> </w:t>
            </w:r>
            <w:r w:rsidR="00445906">
              <w:rPr>
                <w:rFonts w:asciiTheme="minorHAnsi" w:hAnsiTheme="minorHAnsi"/>
                <w:sz w:val="18"/>
                <w:szCs w:val="18"/>
              </w:rPr>
              <w:t>complies</w:t>
            </w:r>
            <w:r w:rsidR="006E34E8" w:rsidRPr="00C301D7">
              <w:rPr>
                <w:rFonts w:asciiTheme="minorHAnsi" w:hAnsiTheme="minorHAnsi"/>
                <w:sz w:val="18"/>
                <w:szCs w:val="18"/>
              </w:rPr>
              <w:t>”, Else print “</w:t>
            </w:r>
            <w:r w:rsidR="00157956">
              <w:rPr>
                <w:rFonts w:asciiTheme="minorHAnsi" w:hAnsiTheme="minorHAnsi"/>
                <w:sz w:val="18"/>
                <w:szCs w:val="18"/>
              </w:rPr>
              <w:t>FID</w:t>
            </w:r>
            <w:r w:rsidR="006E34E8" w:rsidRPr="00C301D7">
              <w:rPr>
                <w:rFonts w:asciiTheme="minorHAnsi" w:hAnsiTheme="minorHAnsi"/>
                <w:sz w:val="18"/>
                <w:szCs w:val="18"/>
              </w:rPr>
              <w:t xml:space="preserve"> does NOT </w:t>
            </w:r>
            <w:r w:rsidR="00445906">
              <w:rPr>
                <w:rFonts w:asciiTheme="minorHAnsi" w:hAnsiTheme="minorHAnsi"/>
                <w:sz w:val="18"/>
                <w:szCs w:val="18"/>
              </w:rPr>
              <w:t>comply</w:t>
            </w:r>
            <w:r w:rsidR="00F76A4F">
              <w:rPr>
                <w:rFonts w:asciiTheme="minorHAnsi" w:hAnsiTheme="minorHAnsi"/>
                <w:sz w:val="18"/>
                <w:szCs w:val="18"/>
              </w:rPr>
              <w:t>&gt;&gt;</w:t>
            </w:r>
          </w:p>
        </w:tc>
      </w:tr>
    </w:tbl>
    <w:p w14:paraId="58D53294" w14:textId="77777777" w:rsidR="00323DA9" w:rsidRDefault="00323DA9" w:rsidP="00323DA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45906" w:rsidRPr="00DF3F73" w14:paraId="58D53297" w14:textId="77777777" w:rsidTr="00445906">
        <w:trPr>
          <w:cantSplit/>
          <w:trHeight w:val="432"/>
        </w:trPr>
        <w:tc>
          <w:tcPr>
            <w:tcW w:w="5000" w:type="pct"/>
            <w:gridSpan w:val="2"/>
            <w:vAlign w:val="center"/>
          </w:tcPr>
          <w:p w14:paraId="58D53295" w14:textId="0DFE7F20" w:rsidR="00445906" w:rsidRPr="00F76A4F" w:rsidRDefault="0044590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296" w14:textId="4E1ACD08" w:rsidR="00445906" w:rsidRPr="00DF3F73" w:rsidRDefault="00051A93" w:rsidP="00F76A4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45906" w:rsidRPr="00DF3F73" w14:paraId="58D5329A" w14:textId="77777777" w:rsidTr="00F76A4F">
        <w:trPr>
          <w:cantSplit/>
          <w:trHeight w:val="432"/>
        </w:trPr>
        <w:tc>
          <w:tcPr>
            <w:tcW w:w="253" w:type="pct"/>
            <w:vAlign w:val="center"/>
          </w:tcPr>
          <w:p w14:paraId="58D53298" w14:textId="77777777" w:rsidR="00445906" w:rsidRPr="00DF3F73" w:rsidDel="00C76C40" w:rsidRDefault="00445906" w:rsidP="00F76A4F">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299" w14:textId="0C25F249" w:rsidR="00445906" w:rsidRPr="00781EB0" w:rsidRDefault="00445906" w:rsidP="00551767">
            <w:pPr>
              <w:keepNext/>
              <w:spacing w:after="60"/>
              <w:rPr>
                <w:rFonts w:asciiTheme="minorHAnsi" w:hAnsiTheme="minorHAnsi"/>
                <w:sz w:val="18"/>
                <w:szCs w:val="18"/>
              </w:rPr>
            </w:pPr>
            <w:r w:rsidRPr="00781EB0">
              <w:rPr>
                <w:rFonts w:asciiTheme="minorHAnsi" w:hAnsiTheme="minorHAnsi"/>
                <w:sz w:val="18"/>
                <w:szCs w:val="18"/>
              </w:rPr>
              <w:t>&lt;&lt;if</w:t>
            </w:r>
            <w:r w:rsidR="00551767" w:rsidRPr="00781EB0">
              <w:rPr>
                <w:rFonts w:asciiTheme="minorHAnsi" w:hAnsiTheme="minorHAnsi"/>
                <w:sz w:val="18"/>
                <w:szCs w:val="18"/>
              </w:rPr>
              <w:t xml:space="preserve"> B04=</w:t>
            </w:r>
            <w:r w:rsidR="00157956">
              <w:rPr>
                <w:rFonts w:asciiTheme="minorHAnsi" w:hAnsiTheme="minorHAnsi"/>
                <w:sz w:val="18"/>
                <w:szCs w:val="18"/>
              </w:rPr>
              <w:t>FID</w:t>
            </w:r>
            <w:r w:rsidR="00551767" w:rsidRPr="00781EB0">
              <w:rPr>
                <w:rFonts w:asciiTheme="minorHAnsi" w:hAnsiTheme="minorHAnsi"/>
                <w:sz w:val="18"/>
                <w:szCs w:val="18"/>
              </w:rPr>
              <w:t xml:space="preserve"> verification may proceed; and C</w:t>
            </w:r>
            <w:r w:rsidRPr="00781EB0">
              <w:rPr>
                <w:rFonts w:asciiTheme="minorHAnsi" w:hAnsiTheme="minorHAnsi"/>
                <w:sz w:val="18"/>
                <w:szCs w:val="18"/>
              </w:rPr>
              <w:t>01≠</w:t>
            </w:r>
            <w:r w:rsidR="00551767" w:rsidRPr="00781EB0">
              <w:rPr>
                <w:rFonts w:asciiTheme="minorHAnsi" w:hAnsiTheme="minorHAnsi"/>
                <w:sz w:val="18"/>
                <w:szCs w:val="18"/>
              </w:rPr>
              <w:t xml:space="preserve"> System does not comply; and</w:t>
            </w:r>
            <w:r w:rsidR="00EE0AD3" w:rsidRPr="00781EB0">
              <w:rPr>
                <w:rFonts w:asciiTheme="minorHAnsi" w:hAnsiTheme="minorHAnsi"/>
                <w:sz w:val="18"/>
                <w:szCs w:val="18"/>
              </w:rPr>
              <w:t xml:space="preserve"> </w:t>
            </w:r>
            <w:r w:rsidR="00551767" w:rsidRPr="00781EB0">
              <w:rPr>
                <w:rFonts w:asciiTheme="minorHAnsi" w:hAnsiTheme="minorHAnsi"/>
                <w:sz w:val="18"/>
                <w:szCs w:val="18"/>
              </w:rPr>
              <w:t>D</w:t>
            </w:r>
            <w:r w:rsidRPr="00781EB0">
              <w:rPr>
                <w:rFonts w:asciiTheme="minorHAnsi" w:hAnsiTheme="minorHAnsi"/>
                <w:sz w:val="18"/>
                <w:szCs w:val="18"/>
              </w:rPr>
              <w:t>02≠ System does not comp</w:t>
            </w:r>
            <w:r w:rsidR="00551767" w:rsidRPr="00781EB0">
              <w:rPr>
                <w:rFonts w:asciiTheme="minorHAnsi" w:hAnsiTheme="minorHAnsi"/>
                <w:sz w:val="18"/>
                <w:szCs w:val="18"/>
              </w:rPr>
              <w:t>ly; and E06</w:t>
            </w:r>
            <w:r w:rsidRPr="00781EB0">
              <w:rPr>
                <w:rFonts w:asciiTheme="minorHAnsi" w:hAnsiTheme="minorHAnsi"/>
                <w:sz w:val="18"/>
                <w:szCs w:val="18"/>
              </w:rPr>
              <w:t xml:space="preserve">= </w:t>
            </w:r>
            <w:r w:rsidR="00157956">
              <w:rPr>
                <w:rFonts w:asciiTheme="minorHAnsi" w:hAnsiTheme="minorHAnsi"/>
                <w:sz w:val="18"/>
                <w:szCs w:val="18"/>
              </w:rPr>
              <w:t>FID</w:t>
            </w:r>
            <w:r w:rsidRPr="00781EB0">
              <w:rPr>
                <w:rFonts w:asciiTheme="minorHAnsi" w:hAnsiTheme="minorHAnsi"/>
                <w:sz w:val="18"/>
                <w:szCs w:val="18"/>
              </w:rPr>
              <w:t xml:space="preserve"> complies; then display:</w:t>
            </w:r>
            <w:r w:rsidR="00051A93">
              <w:rPr>
                <w:rFonts w:asciiTheme="minorHAnsi" w:hAnsiTheme="minorHAnsi"/>
                <w:sz w:val="18"/>
                <w:szCs w:val="18"/>
              </w:rPr>
              <w:t xml:space="preserve">  Complies: </w:t>
            </w:r>
            <w:r w:rsidR="00051A93" w:rsidRPr="00221722">
              <w:rPr>
                <w:rFonts w:asciiTheme="minorHAnsi" w:hAnsiTheme="minorHAnsi"/>
                <w:sz w:val="18"/>
                <w:szCs w:val="18"/>
              </w:rPr>
              <w:t>All specified verification protocol requirem</w:t>
            </w:r>
            <w:r w:rsidR="00051A93">
              <w:rPr>
                <w:rFonts w:asciiTheme="minorHAnsi" w:hAnsiTheme="minorHAnsi"/>
                <w:sz w:val="18"/>
                <w:szCs w:val="18"/>
              </w:rPr>
              <w:t xml:space="preserve">ents on this document are </w:t>
            </w:r>
            <w:proofErr w:type="gramStart"/>
            <w:r w:rsidR="00051A93">
              <w:rPr>
                <w:rFonts w:asciiTheme="minorHAnsi" w:hAnsiTheme="minorHAnsi"/>
                <w:sz w:val="18"/>
                <w:szCs w:val="18"/>
              </w:rPr>
              <w:t>met;  else</w:t>
            </w:r>
            <w:proofErr w:type="gramEnd"/>
            <w:r w:rsidR="00051A93">
              <w:rPr>
                <w:rFonts w:asciiTheme="minorHAnsi" w:hAnsiTheme="minorHAnsi"/>
                <w:sz w:val="18"/>
                <w:szCs w:val="18"/>
              </w:rPr>
              <w:t xml:space="preserve"> display: </w:t>
            </w:r>
            <w:r w:rsidR="00051A93" w:rsidRPr="00221722">
              <w:rPr>
                <w:rFonts w:asciiTheme="minorHAnsi" w:hAnsiTheme="minorHAnsi"/>
                <w:sz w:val="18"/>
                <w:szCs w:val="18"/>
              </w:rPr>
              <w:t>Does not comply: One or more specified verification protocol requirements on this document are not met</w:t>
            </w:r>
            <w:r w:rsidR="00051A93" w:rsidRPr="00781EB0" w:rsidDel="00051A93">
              <w:rPr>
                <w:rFonts w:asciiTheme="minorHAnsi" w:hAnsiTheme="minorHAnsi"/>
                <w:sz w:val="18"/>
                <w:szCs w:val="18"/>
              </w:rPr>
              <w:t xml:space="preserve"> </w:t>
            </w:r>
            <w:r w:rsidRPr="00781EB0">
              <w:rPr>
                <w:rFonts w:asciiTheme="minorHAnsi" w:hAnsiTheme="minorHAnsi"/>
                <w:sz w:val="18"/>
                <w:szCs w:val="18"/>
              </w:rPr>
              <w:t>&gt;&gt;</w:t>
            </w:r>
          </w:p>
        </w:tc>
      </w:tr>
    </w:tbl>
    <w:p w14:paraId="58D5329B" w14:textId="77777777" w:rsidR="00445906" w:rsidRDefault="00445906" w:rsidP="00323DA9">
      <w:pPr>
        <w:rPr>
          <w:rFonts w:asciiTheme="minorHAnsi" w:hAnsiTheme="minorHAnsi"/>
          <w:sz w:val="18"/>
          <w:szCs w:val="18"/>
        </w:rPr>
      </w:pPr>
    </w:p>
    <w:p w14:paraId="58D5329C" w14:textId="77777777" w:rsidR="00F16946" w:rsidRPr="00331606" w:rsidRDefault="00F16946">
      <w:pPr>
        <w:rPr>
          <w:rFonts w:asciiTheme="minorHAnsi" w:hAnsiTheme="minorHAnsi"/>
          <w:sz w:val="18"/>
          <w:szCs w:val="18"/>
        </w:rPr>
      </w:pPr>
    </w:p>
    <w:p w14:paraId="58D532CD" w14:textId="77777777" w:rsidR="00C063EB" w:rsidRPr="00331606" w:rsidRDefault="00C063EB">
      <w:pPr>
        <w:rPr>
          <w:rFonts w:asciiTheme="minorHAnsi" w:hAnsiTheme="minorHAnsi"/>
          <w:sz w:val="18"/>
          <w:szCs w:val="18"/>
        </w:rPr>
      </w:pPr>
    </w:p>
    <w:p w14:paraId="58D532CE" w14:textId="77777777" w:rsidR="00C063EB" w:rsidRPr="00331606" w:rsidRDefault="00C063EB" w:rsidP="006F7E55">
      <w:pPr>
        <w:rPr>
          <w:rFonts w:asciiTheme="minorHAnsi" w:hAnsiTheme="minorHAnsi"/>
          <w:sz w:val="18"/>
          <w:szCs w:val="18"/>
        </w:rPr>
      </w:pPr>
    </w:p>
    <w:sectPr w:rsidR="00C063EB" w:rsidRPr="00331606" w:rsidSect="00DC4523">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E57F" w14:textId="77777777" w:rsidR="004E72C4" w:rsidRDefault="004E72C4">
      <w:r>
        <w:separator/>
      </w:r>
    </w:p>
  </w:endnote>
  <w:endnote w:type="continuationSeparator" w:id="0">
    <w:p w14:paraId="715A3B36" w14:textId="77777777" w:rsidR="004E72C4" w:rsidRDefault="004E72C4">
      <w:r>
        <w:continuationSeparator/>
      </w:r>
    </w:p>
  </w:endnote>
  <w:endnote w:type="continuationNotice" w:id="1">
    <w:p w14:paraId="33A74F0F" w14:textId="77777777" w:rsidR="004E72C4" w:rsidRDefault="004E72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E7" w14:textId="77777777"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58D532E8" w14:textId="0946A0DC"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3C20E9">
      <w:rPr>
        <w:rFonts w:ascii="Calibri" w:hAnsi="Calibri"/>
      </w:rPr>
      <w:t>22</w:t>
    </w:r>
    <w:r w:rsidRPr="00CF5A20">
      <w:rPr>
        <w:rFonts w:ascii="Calibri" w:hAnsi="Calibri"/>
      </w:rPr>
      <w:t xml:space="preserve"> Residential Compliance</w:t>
    </w:r>
    <w:r w:rsidRPr="00CF5A20">
      <w:rPr>
        <w:rFonts w:ascii="Calibri" w:hAnsi="Calibri"/>
      </w:rPr>
      <w:tab/>
    </w:r>
    <w:r w:rsidR="0045481D">
      <w:rPr>
        <w:rFonts w:ascii="Calibri" w:hAnsi="Calibri"/>
      </w:rPr>
      <w:t>January</w:t>
    </w:r>
    <w:r w:rsidR="0045481D" w:rsidRPr="00F33F66">
      <w:rPr>
        <w:rFonts w:ascii="Calibri" w:hAnsi="Calibri"/>
      </w:rPr>
      <w:t xml:space="preserve"> </w:t>
    </w:r>
    <w:r w:rsidRPr="00F33F66">
      <w:rPr>
        <w:rFonts w:ascii="Calibri" w:hAnsi="Calibri"/>
      </w:rPr>
      <w:t>20</w:t>
    </w:r>
    <w:r w:rsidR="003C20E9">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F0" w14:textId="2DE9F273"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3C20E9">
      <w:rPr>
        <w:rFonts w:ascii="Calibri" w:hAnsi="Calibri"/>
      </w:rPr>
      <w:t>22</w:t>
    </w:r>
    <w:r w:rsidRPr="00CF5A20">
      <w:rPr>
        <w:rFonts w:ascii="Calibri" w:hAnsi="Calibri"/>
      </w:rPr>
      <w:t xml:space="preserve"> Residential Compliance</w:t>
    </w:r>
    <w:r w:rsidRPr="00CF5A20">
      <w:rPr>
        <w:rFonts w:ascii="Calibri" w:hAnsi="Calibri"/>
      </w:rPr>
      <w:tab/>
    </w:r>
    <w:r w:rsidR="0045481D">
      <w:rPr>
        <w:rFonts w:ascii="Calibri" w:hAnsi="Calibri"/>
      </w:rPr>
      <w:t>January</w:t>
    </w:r>
    <w:r w:rsidR="0045481D" w:rsidRPr="00F33F66">
      <w:rPr>
        <w:rFonts w:ascii="Calibri" w:hAnsi="Calibri"/>
      </w:rPr>
      <w:t xml:space="preserve"> </w:t>
    </w:r>
    <w:r w:rsidRPr="00F33F66">
      <w:rPr>
        <w:rFonts w:ascii="Calibri" w:hAnsi="Calibri"/>
      </w:rPr>
      <w:t>20</w:t>
    </w:r>
    <w:r w:rsidR="003C20E9">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71F0A" w14:textId="77777777" w:rsidR="004E72C4" w:rsidRDefault="004E72C4">
      <w:r>
        <w:separator/>
      </w:r>
    </w:p>
  </w:footnote>
  <w:footnote w:type="continuationSeparator" w:id="0">
    <w:p w14:paraId="0437466E" w14:textId="77777777" w:rsidR="004E72C4" w:rsidRDefault="004E72C4">
      <w:r>
        <w:continuationSeparator/>
      </w:r>
    </w:p>
  </w:footnote>
  <w:footnote w:type="continuationNotice" w:id="1">
    <w:p w14:paraId="230794E0" w14:textId="77777777" w:rsidR="004E72C4" w:rsidRDefault="004E72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0F09" w14:textId="77777777" w:rsidR="004E44DE" w:rsidRPr="005F0187" w:rsidRDefault="004E44DE" w:rsidP="004E44DE">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59264" behindDoc="0" locked="0" layoutInCell="1" allowOverlap="1" wp14:anchorId="07859DE4" wp14:editId="2C06F0D2">
          <wp:simplePos x="0" y="0"/>
          <wp:positionH relativeFrom="column">
            <wp:posOffset>88900</wp:posOffset>
          </wp:positionH>
          <wp:positionV relativeFrom="paragraph">
            <wp:posOffset>4687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REFRIGERANT CHARGE VERIFICATION</w:t>
    </w:r>
  </w:p>
  <w:p w14:paraId="2557A2AA" w14:textId="77777777" w:rsidR="004E44DE" w:rsidRPr="007904C8" w:rsidRDefault="004E44DE" w:rsidP="004E44DE">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25</w:t>
    </w:r>
    <w:r w:rsidRPr="007904C8">
      <w:rPr>
        <w:rFonts w:ascii="Calibri" w:hAnsi="Calibri" w:cs="Calibri"/>
        <w:sz w:val="28"/>
        <w:szCs w:val="28"/>
      </w:rPr>
      <w:t>-</w:t>
    </w:r>
    <w:r>
      <w:rPr>
        <w:rFonts w:ascii="Calibri" w:hAnsi="Calibri" w:cs="Calibri"/>
        <w:sz w:val="28"/>
        <w:szCs w:val="28"/>
      </w:rPr>
      <w:t>H</w:t>
    </w:r>
  </w:p>
  <w:p w14:paraId="2E0817CB" w14:textId="77777777" w:rsidR="004E44DE" w:rsidRPr="007904C8" w:rsidRDefault="004E44DE" w:rsidP="004E44DE">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CF5A20" w14:paraId="58D532EB" w14:textId="77777777">
      <w:trPr>
        <w:cantSplit/>
        <w:trHeight w:val="288"/>
      </w:trPr>
      <w:tc>
        <w:tcPr>
          <w:tcW w:w="3877" w:type="pct"/>
          <w:gridSpan w:val="2"/>
          <w:tcBorders>
            <w:right w:val="nil"/>
          </w:tcBorders>
          <w:vAlign w:val="center"/>
        </w:tcPr>
        <w:p w14:paraId="58D532E9" w14:textId="77777777" w:rsidR="00C94073" w:rsidRDefault="00C94073">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58D532EA" w14:textId="46EACFF7" w:rsidR="00C94073" w:rsidRPr="00CF5A20" w:rsidRDefault="00C94073"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C94073" w:rsidRPr="00CF5A20" w14:paraId="58D532EE" w14:textId="77777777">
      <w:trPr>
        <w:cantSplit/>
        <w:trHeight w:val="288"/>
      </w:trPr>
      <w:tc>
        <w:tcPr>
          <w:tcW w:w="2500" w:type="pct"/>
          <w:tcBorders>
            <w:right w:val="nil"/>
          </w:tcBorders>
        </w:tcPr>
        <w:p w14:paraId="58D532EC" w14:textId="77777777" w:rsidR="00C94073" w:rsidRPr="00CF5A20" w:rsidRDefault="00C94073"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d</w:t>
          </w:r>
        </w:p>
      </w:tc>
      <w:tc>
        <w:tcPr>
          <w:tcW w:w="2500" w:type="pct"/>
          <w:gridSpan w:val="2"/>
          <w:tcBorders>
            <w:left w:val="nil"/>
          </w:tcBorders>
        </w:tcPr>
        <w:p w14:paraId="58D532ED" w14:textId="5D5B5464" w:rsidR="00C94073" w:rsidRPr="00CF5A20" w:rsidRDefault="00C94073"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2</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D079B">
            <w:rPr>
              <w:rFonts w:ascii="Calibri" w:hAnsi="Calibri"/>
              <w:bCs/>
              <w:noProof/>
            </w:rPr>
            <w:t>2</w:t>
          </w:r>
          <w:r>
            <w:rPr>
              <w:rFonts w:ascii="Calibri" w:hAnsi="Calibri"/>
              <w:bCs/>
              <w:noProof/>
            </w:rPr>
            <w:fldChar w:fldCharType="end"/>
          </w:r>
          <w:r w:rsidRPr="00CF5A20">
            <w:rPr>
              <w:rFonts w:ascii="Calibri" w:hAnsi="Calibri"/>
              <w:bCs/>
            </w:rPr>
            <w:t>)</w:t>
          </w:r>
        </w:p>
      </w:tc>
    </w:tr>
  </w:tbl>
  <w:p w14:paraId="58D532EF" w14:textId="77777777" w:rsidR="00C94073" w:rsidRDefault="00C94073"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F85124" w14:paraId="58D532F4" w14:textId="77777777">
      <w:trPr>
        <w:cantSplit/>
        <w:trHeight w:val="288"/>
      </w:trPr>
      <w:tc>
        <w:tcPr>
          <w:tcW w:w="3877" w:type="pct"/>
          <w:gridSpan w:val="2"/>
          <w:tcBorders>
            <w:right w:val="nil"/>
          </w:tcBorders>
          <w:vAlign w:val="center"/>
        </w:tcPr>
        <w:p w14:paraId="58D532F2" w14:textId="77777777" w:rsidR="00C94073" w:rsidRPr="00F76A4F" w:rsidRDefault="00C94073">
          <w:pPr>
            <w:pStyle w:val="Heading1"/>
            <w:rPr>
              <w:rFonts w:asciiTheme="minorHAnsi" w:hAnsiTheme="minorHAnsi" w:cs="Arial"/>
              <w:b w:val="0"/>
              <w:bCs/>
              <w:sz w:val="20"/>
            </w:rPr>
          </w:pPr>
          <w:r w:rsidRPr="00F76A4F">
            <w:rPr>
              <w:rFonts w:asciiTheme="minorHAnsi" w:hAnsiTheme="minorHAnsi" w:cs="Arial"/>
              <w:b w:val="0"/>
              <w:bCs/>
              <w:sz w:val="20"/>
            </w:rPr>
            <w:t>CERTIFICATE OF VERIFICATION - DATA FIELD DEFINITIONS AND CALCULATIONS</w:t>
          </w:r>
        </w:p>
      </w:tc>
      <w:tc>
        <w:tcPr>
          <w:tcW w:w="1123" w:type="pct"/>
          <w:tcBorders>
            <w:left w:val="nil"/>
          </w:tcBorders>
          <w:tcMar>
            <w:left w:w="115" w:type="dxa"/>
            <w:right w:w="115" w:type="dxa"/>
          </w:tcMar>
          <w:vAlign w:val="center"/>
        </w:tcPr>
        <w:p w14:paraId="58D532F3" w14:textId="77777777" w:rsidR="00C94073" w:rsidRPr="00962907" w:rsidRDefault="00C9407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C94073" w:rsidRPr="00F85124" w14:paraId="58D532F7" w14:textId="77777777">
      <w:trPr>
        <w:cantSplit/>
        <w:trHeight w:val="288"/>
      </w:trPr>
      <w:tc>
        <w:tcPr>
          <w:tcW w:w="2500" w:type="pct"/>
          <w:tcBorders>
            <w:right w:val="nil"/>
          </w:tcBorders>
        </w:tcPr>
        <w:p w14:paraId="58D532F5" w14:textId="77777777" w:rsidR="00C94073" w:rsidRPr="00962907" w:rsidRDefault="00C94073"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d</w:t>
          </w:r>
        </w:p>
      </w:tc>
      <w:tc>
        <w:tcPr>
          <w:tcW w:w="2500" w:type="pct"/>
          <w:gridSpan w:val="2"/>
          <w:tcBorders>
            <w:left w:val="nil"/>
          </w:tcBorders>
        </w:tcPr>
        <w:p w14:paraId="58D532F6" w14:textId="35AD1235" w:rsidR="00C94073" w:rsidRPr="00962907" w:rsidRDefault="00C94073"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6</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D079B">
            <w:rPr>
              <w:rFonts w:ascii="Calibri" w:hAnsi="Calibri"/>
              <w:bCs/>
              <w:noProof/>
            </w:rPr>
            <w:t>5</w:t>
          </w:r>
          <w:r>
            <w:rPr>
              <w:rFonts w:ascii="Calibri" w:hAnsi="Calibri"/>
              <w:bCs/>
              <w:noProof/>
            </w:rPr>
            <w:fldChar w:fldCharType="end"/>
          </w:r>
          <w:r w:rsidRPr="00962907">
            <w:rPr>
              <w:rFonts w:ascii="Calibri" w:hAnsi="Calibri"/>
              <w:bCs/>
            </w:rPr>
            <w:t>)</w:t>
          </w:r>
        </w:p>
      </w:tc>
    </w:tr>
  </w:tbl>
  <w:p w14:paraId="58D532F8" w14:textId="77777777" w:rsidR="00C94073" w:rsidRDefault="00C94073"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4558F3"/>
    <w:multiLevelType w:val="hybridMultilevel"/>
    <w:tmpl w:val="5DF60970"/>
    <w:lvl w:ilvl="0" w:tplc="EDD2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80A7B92"/>
    <w:multiLevelType w:val="hybridMultilevel"/>
    <w:tmpl w:val="896EC9DE"/>
    <w:lvl w:ilvl="0" w:tplc="EDCA15FC">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619E6FE0"/>
    <w:lvl w:ilvl="0" w:tplc="3C2E32E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B4F0C5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6440401">
    <w:abstractNumId w:val="0"/>
  </w:num>
  <w:num w:numId="2" w16cid:durableId="49429815">
    <w:abstractNumId w:val="1"/>
  </w:num>
  <w:num w:numId="3" w16cid:durableId="1476414070">
    <w:abstractNumId w:val="0"/>
  </w:num>
  <w:num w:numId="4" w16cid:durableId="1898085062">
    <w:abstractNumId w:val="5"/>
  </w:num>
  <w:num w:numId="5" w16cid:durableId="1462965113">
    <w:abstractNumId w:val="18"/>
  </w:num>
  <w:num w:numId="6" w16cid:durableId="874847593">
    <w:abstractNumId w:val="4"/>
  </w:num>
  <w:num w:numId="7" w16cid:durableId="261769256">
    <w:abstractNumId w:val="15"/>
  </w:num>
  <w:num w:numId="8" w16cid:durableId="1795322535">
    <w:abstractNumId w:val="17"/>
  </w:num>
  <w:num w:numId="9" w16cid:durableId="639000949">
    <w:abstractNumId w:val="9"/>
  </w:num>
  <w:num w:numId="10" w16cid:durableId="677775480">
    <w:abstractNumId w:val="11"/>
  </w:num>
  <w:num w:numId="11" w16cid:durableId="700059198">
    <w:abstractNumId w:val="19"/>
  </w:num>
  <w:num w:numId="12" w16cid:durableId="30615725">
    <w:abstractNumId w:val="13"/>
  </w:num>
  <w:num w:numId="13" w16cid:durableId="354885442">
    <w:abstractNumId w:val="3"/>
  </w:num>
  <w:num w:numId="14" w16cid:durableId="1035808554">
    <w:abstractNumId w:val="21"/>
  </w:num>
  <w:num w:numId="15" w16cid:durableId="1347560101">
    <w:abstractNumId w:val="10"/>
  </w:num>
  <w:num w:numId="16" w16cid:durableId="351691751">
    <w:abstractNumId w:val="2"/>
  </w:num>
  <w:num w:numId="17" w16cid:durableId="607397955">
    <w:abstractNumId w:val="8"/>
  </w:num>
  <w:num w:numId="18" w16cid:durableId="1265696936">
    <w:abstractNumId w:val="14"/>
  </w:num>
  <w:num w:numId="19" w16cid:durableId="1965119099">
    <w:abstractNumId w:val="7"/>
  </w:num>
  <w:num w:numId="20" w16cid:durableId="552161214">
    <w:abstractNumId w:val="6"/>
  </w:num>
  <w:num w:numId="21" w16cid:durableId="1339309258">
    <w:abstractNumId w:val="12"/>
  </w:num>
  <w:num w:numId="22" w16cid:durableId="598685327">
    <w:abstractNumId w:val="20"/>
  </w:num>
  <w:num w:numId="23" w16cid:durableId="1917859343">
    <w:abstractNumId w:val="15"/>
    <w:lvlOverride w:ilvl="0">
      <w:startOverride w:val="1"/>
    </w:lvlOverride>
    <w:lvlOverride w:ilvl="1"/>
    <w:lvlOverride w:ilvl="2"/>
    <w:lvlOverride w:ilvl="3"/>
    <w:lvlOverride w:ilvl="4"/>
    <w:lvlOverride w:ilvl="5"/>
    <w:lvlOverride w:ilvl="6"/>
    <w:lvlOverride w:ilvl="7"/>
    <w:lvlOverride w:ilvl="8"/>
  </w:num>
  <w:num w:numId="24" w16cid:durableId="101426209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787A"/>
    <w:rsid w:val="00007D1A"/>
    <w:rsid w:val="0001050A"/>
    <w:rsid w:val="00011365"/>
    <w:rsid w:val="00017AC3"/>
    <w:rsid w:val="00033423"/>
    <w:rsid w:val="00037CA9"/>
    <w:rsid w:val="000418E7"/>
    <w:rsid w:val="00041BE3"/>
    <w:rsid w:val="00051A93"/>
    <w:rsid w:val="0005255E"/>
    <w:rsid w:val="00060739"/>
    <w:rsid w:val="00065326"/>
    <w:rsid w:val="0007501D"/>
    <w:rsid w:val="0007566C"/>
    <w:rsid w:val="000757DC"/>
    <w:rsid w:val="000919ED"/>
    <w:rsid w:val="00091E69"/>
    <w:rsid w:val="00094B5B"/>
    <w:rsid w:val="00096535"/>
    <w:rsid w:val="00097C1B"/>
    <w:rsid w:val="000A40BB"/>
    <w:rsid w:val="000A5BAB"/>
    <w:rsid w:val="000A6806"/>
    <w:rsid w:val="000B3815"/>
    <w:rsid w:val="000B449F"/>
    <w:rsid w:val="000C321B"/>
    <w:rsid w:val="000D703E"/>
    <w:rsid w:val="000E1F95"/>
    <w:rsid w:val="000E27BA"/>
    <w:rsid w:val="000E48A5"/>
    <w:rsid w:val="000F4B46"/>
    <w:rsid w:val="000F7116"/>
    <w:rsid w:val="001051E1"/>
    <w:rsid w:val="0010636F"/>
    <w:rsid w:val="00107045"/>
    <w:rsid w:val="00111663"/>
    <w:rsid w:val="001118B4"/>
    <w:rsid w:val="00112118"/>
    <w:rsid w:val="001126A4"/>
    <w:rsid w:val="001377CE"/>
    <w:rsid w:val="0014042F"/>
    <w:rsid w:val="00140978"/>
    <w:rsid w:val="001420A8"/>
    <w:rsid w:val="00142E2D"/>
    <w:rsid w:val="00157956"/>
    <w:rsid w:val="001641B6"/>
    <w:rsid w:val="00175648"/>
    <w:rsid w:val="00184895"/>
    <w:rsid w:val="00191011"/>
    <w:rsid w:val="001919CD"/>
    <w:rsid w:val="00197538"/>
    <w:rsid w:val="001A44BF"/>
    <w:rsid w:val="001A4E7B"/>
    <w:rsid w:val="001B2F74"/>
    <w:rsid w:val="001B33F7"/>
    <w:rsid w:val="001B3B9C"/>
    <w:rsid w:val="001B3F29"/>
    <w:rsid w:val="001B751A"/>
    <w:rsid w:val="001B7886"/>
    <w:rsid w:val="001C1920"/>
    <w:rsid w:val="001C7CA4"/>
    <w:rsid w:val="001D178E"/>
    <w:rsid w:val="001D40A4"/>
    <w:rsid w:val="001D52BB"/>
    <w:rsid w:val="001D6248"/>
    <w:rsid w:val="001D6CBF"/>
    <w:rsid w:val="001E01CD"/>
    <w:rsid w:val="001E7B1D"/>
    <w:rsid w:val="001F041D"/>
    <w:rsid w:val="001F3D34"/>
    <w:rsid w:val="002056C3"/>
    <w:rsid w:val="00206C12"/>
    <w:rsid w:val="002118F4"/>
    <w:rsid w:val="002137F8"/>
    <w:rsid w:val="00221EB2"/>
    <w:rsid w:val="00224D70"/>
    <w:rsid w:val="0023024C"/>
    <w:rsid w:val="00234B19"/>
    <w:rsid w:val="00235B32"/>
    <w:rsid w:val="0023655E"/>
    <w:rsid w:val="0024734D"/>
    <w:rsid w:val="00260D6B"/>
    <w:rsid w:val="00267EE2"/>
    <w:rsid w:val="002709D0"/>
    <w:rsid w:val="00270A0F"/>
    <w:rsid w:val="00271EB8"/>
    <w:rsid w:val="00274167"/>
    <w:rsid w:val="00276DB1"/>
    <w:rsid w:val="002844F1"/>
    <w:rsid w:val="00292701"/>
    <w:rsid w:val="0029791B"/>
    <w:rsid w:val="002A1ED4"/>
    <w:rsid w:val="002A3C77"/>
    <w:rsid w:val="002A4813"/>
    <w:rsid w:val="002A7707"/>
    <w:rsid w:val="002B57AA"/>
    <w:rsid w:val="002C44FD"/>
    <w:rsid w:val="002D7490"/>
    <w:rsid w:val="002E07A1"/>
    <w:rsid w:val="002E1819"/>
    <w:rsid w:val="002E3EAF"/>
    <w:rsid w:val="002E414F"/>
    <w:rsid w:val="002E441C"/>
    <w:rsid w:val="002E4FAF"/>
    <w:rsid w:val="002E76D2"/>
    <w:rsid w:val="002F6A60"/>
    <w:rsid w:val="002F74E4"/>
    <w:rsid w:val="00307FA1"/>
    <w:rsid w:val="00314C8E"/>
    <w:rsid w:val="00323DA9"/>
    <w:rsid w:val="00324C4F"/>
    <w:rsid w:val="00326D8F"/>
    <w:rsid w:val="00331606"/>
    <w:rsid w:val="00337DFA"/>
    <w:rsid w:val="003439A3"/>
    <w:rsid w:val="003456CB"/>
    <w:rsid w:val="003501F5"/>
    <w:rsid w:val="00360445"/>
    <w:rsid w:val="00361776"/>
    <w:rsid w:val="00364371"/>
    <w:rsid w:val="003727FF"/>
    <w:rsid w:val="00393D2F"/>
    <w:rsid w:val="0039740A"/>
    <w:rsid w:val="003A1255"/>
    <w:rsid w:val="003B3803"/>
    <w:rsid w:val="003C20E9"/>
    <w:rsid w:val="003C28DA"/>
    <w:rsid w:val="003C45CD"/>
    <w:rsid w:val="003C4BF1"/>
    <w:rsid w:val="003C583C"/>
    <w:rsid w:val="003C71A6"/>
    <w:rsid w:val="003D6601"/>
    <w:rsid w:val="003E31A0"/>
    <w:rsid w:val="003E31EF"/>
    <w:rsid w:val="003E696D"/>
    <w:rsid w:val="003E6A3B"/>
    <w:rsid w:val="003F6B16"/>
    <w:rsid w:val="00407FBE"/>
    <w:rsid w:val="004144EF"/>
    <w:rsid w:val="00426302"/>
    <w:rsid w:val="00430092"/>
    <w:rsid w:val="00444467"/>
    <w:rsid w:val="00445906"/>
    <w:rsid w:val="0045481D"/>
    <w:rsid w:val="00473B68"/>
    <w:rsid w:val="00482796"/>
    <w:rsid w:val="0048358E"/>
    <w:rsid w:val="004978E7"/>
    <w:rsid w:val="004A02DF"/>
    <w:rsid w:val="004A27DE"/>
    <w:rsid w:val="004A28E6"/>
    <w:rsid w:val="004A798D"/>
    <w:rsid w:val="004B0070"/>
    <w:rsid w:val="004B2C9A"/>
    <w:rsid w:val="004B3802"/>
    <w:rsid w:val="004B5109"/>
    <w:rsid w:val="004C166D"/>
    <w:rsid w:val="004C1875"/>
    <w:rsid w:val="004C1B0C"/>
    <w:rsid w:val="004C42AA"/>
    <w:rsid w:val="004D2C92"/>
    <w:rsid w:val="004E44DE"/>
    <w:rsid w:val="004E4BEE"/>
    <w:rsid w:val="004E72C4"/>
    <w:rsid w:val="004F3D4C"/>
    <w:rsid w:val="00515F4B"/>
    <w:rsid w:val="00516FAF"/>
    <w:rsid w:val="00527B66"/>
    <w:rsid w:val="00531815"/>
    <w:rsid w:val="0053733B"/>
    <w:rsid w:val="0054347E"/>
    <w:rsid w:val="0055148A"/>
    <w:rsid w:val="00551767"/>
    <w:rsid w:val="00577FA7"/>
    <w:rsid w:val="00580D7F"/>
    <w:rsid w:val="005832DB"/>
    <w:rsid w:val="00583B28"/>
    <w:rsid w:val="00583DAF"/>
    <w:rsid w:val="00585BAC"/>
    <w:rsid w:val="00586D2C"/>
    <w:rsid w:val="00590D10"/>
    <w:rsid w:val="00592026"/>
    <w:rsid w:val="00593BD1"/>
    <w:rsid w:val="00596D7E"/>
    <w:rsid w:val="005B4BA0"/>
    <w:rsid w:val="005C0194"/>
    <w:rsid w:val="005C1273"/>
    <w:rsid w:val="005C1562"/>
    <w:rsid w:val="005C7D08"/>
    <w:rsid w:val="005D4755"/>
    <w:rsid w:val="005D47C1"/>
    <w:rsid w:val="005D49C8"/>
    <w:rsid w:val="005D7E81"/>
    <w:rsid w:val="00601A44"/>
    <w:rsid w:val="0060271A"/>
    <w:rsid w:val="00616DA2"/>
    <w:rsid w:val="00620CBF"/>
    <w:rsid w:val="006239FC"/>
    <w:rsid w:val="00623DFA"/>
    <w:rsid w:val="006257CC"/>
    <w:rsid w:val="006279A3"/>
    <w:rsid w:val="006360E1"/>
    <w:rsid w:val="00651A42"/>
    <w:rsid w:val="00651DB8"/>
    <w:rsid w:val="006616F1"/>
    <w:rsid w:val="00664243"/>
    <w:rsid w:val="00672B28"/>
    <w:rsid w:val="00682D68"/>
    <w:rsid w:val="00685385"/>
    <w:rsid w:val="006858D2"/>
    <w:rsid w:val="00686326"/>
    <w:rsid w:val="006A1076"/>
    <w:rsid w:val="006A66FC"/>
    <w:rsid w:val="006C13DC"/>
    <w:rsid w:val="006C55B6"/>
    <w:rsid w:val="006C75CF"/>
    <w:rsid w:val="006E34E8"/>
    <w:rsid w:val="006F2F97"/>
    <w:rsid w:val="006F7E55"/>
    <w:rsid w:val="00701620"/>
    <w:rsid w:val="00704AE4"/>
    <w:rsid w:val="00706A96"/>
    <w:rsid w:val="00711F33"/>
    <w:rsid w:val="00723FEB"/>
    <w:rsid w:val="007309DA"/>
    <w:rsid w:val="00733A94"/>
    <w:rsid w:val="007377E9"/>
    <w:rsid w:val="00745E2D"/>
    <w:rsid w:val="007503B7"/>
    <w:rsid w:val="00751761"/>
    <w:rsid w:val="00754E5B"/>
    <w:rsid w:val="00777469"/>
    <w:rsid w:val="00777B2F"/>
    <w:rsid w:val="00781EB0"/>
    <w:rsid w:val="00782180"/>
    <w:rsid w:val="00794766"/>
    <w:rsid w:val="00795C13"/>
    <w:rsid w:val="0079793E"/>
    <w:rsid w:val="00797C54"/>
    <w:rsid w:val="00797EC8"/>
    <w:rsid w:val="007A01D4"/>
    <w:rsid w:val="007A1ACE"/>
    <w:rsid w:val="007A313D"/>
    <w:rsid w:val="007E02CF"/>
    <w:rsid w:val="007F3DBA"/>
    <w:rsid w:val="007F5E7D"/>
    <w:rsid w:val="00800628"/>
    <w:rsid w:val="00805125"/>
    <w:rsid w:val="008059CB"/>
    <w:rsid w:val="00805A74"/>
    <w:rsid w:val="00806B8E"/>
    <w:rsid w:val="008147ED"/>
    <w:rsid w:val="00815131"/>
    <w:rsid w:val="00815F5F"/>
    <w:rsid w:val="008239EC"/>
    <w:rsid w:val="008244D1"/>
    <w:rsid w:val="0082587D"/>
    <w:rsid w:val="00826DC7"/>
    <w:rsid w:val="00837FDC"/>
    <w:rsid w:val="00856A4A"/>
    <w:rsid w:val="008637EC"/>
    <w:rsid w:val="0086435F"/>
    <w:rsid w:val="00865FB5"/>
    <w:rsid w:val="00867824"/>
    <w:rsid w:val="0087085B"/>
    <w:rsid w:val="008803E3"/>
    <w:rsid w:val="00887A96"/>
    <w:rsid w:val="00894200"/>
    <w:rsid w:val="008A0E61"/>
    <w:rsid w:val="008A2098"/>
    <w:rsid w:val="008B4C8F"/>
    <w:rsid w:val="008B5F7E"/>
    <w:rsid w:val="008D3684"/>
    <w:rsid w:val="008E2D10"/>
    <w:rsid w:val="008E515C"/>
    <w:rsid w:val="008F089C"/>
    <w:rsid w:val="008F1377"/>
    <w:rsid w:val="008F3C96"/>
    <w:rsid w:val="008F7A35"/>
    <w:rsid w:val="009079EF"/>
    <w:rsid w:val="00913E23"/>
    <w:rsid w:val="0091654C"/>
    <w:rsid w:val="00920D70"/>
    <w:rsid w:val="009311FE"/>
    <w:rsid w:val="009369AA"/>
    <w:rsid w:val="00941963"/>
    <w:rsid w:val="0094659A"/>
    <w:rsid w:val="0095283A"/>
    <w:rsid w:val="00956023"/>
    <w:rsid w:val="00956C56"/>
    <w:rsid w:val="00956D4E"/>
    <w:rsid w:val="00960073"/>
    <w:rsid w:val="00960443"/>
    <w:rsid w:val="00962907"/>
    <w:rsid w:val="009640C3"/>
    <w:rsid w:val="009640E1"/>
    <w:rsid w:val="00966549"/>
    <w:rsid w:val="00974EB1"/>
    <w:rsid w:val="00975991"/>
    <w:rsid w:val="009835AC"/>
    <w:rsid w:val="00993584"/>
    <w:rsid w:val="00994E79"/>
    <w:rsid w:val="009B1E97"/>
    <w:rsid w:val="009B39AA"/>
    <w:rsid w:val="009D67F4"/>
    <w:rsid w:val="009E21DA"/>
    <w:rsid w:val="009E3D98"/>
    <w:rsid w:val="009F0C3D"/>
    <w:rsid w:val="009F2292"/>
    <w:rsid w:val="009F44CD"/>
    <w:rsid w:val="00A01C12"/>
    <w:rsid w:val="00A1093E"/>
    <w:rsid w:val="00A15A8D"/>
    <w:rsid w:val="00A160C2"/>
    <w:rsid w:val="00A16520"/>
    <w:rsid w:val="00A20E67"/>
    <w:rsid w:val="00A26CD5"/>
    <w:rsid w:val="00A26E1D"/>
    <w:rsid w:val="00A3199A"/>
    <w:rsid w:val="00A353C9"/>
    <w:rsid w:val="00A43309"/>
    <w:rsid w:val="00A51477"/>
    <w:rsid w:val="00A56DE9"/>
    <w:rsid w:val="00A62A40"/>
    <w:rsid w:val="00A64992"/>
    <w:rsid w:val="00A669D7"/>
    <w:rsid w:val="00A67456"/>
    <w:rsid w:val="00A728D9"/>
    <w:rsid w:val="00A82E8B"/>
    <w:rsid w:val="00A83446"/>
    <w:rsid w:val="00A841BB"/>
    <w:rsid w:val="00AA77B7"/>
    <w:rsid w:val="00AB1C1A"/>
    <w:rsid w:val="00AB436D"/>
    <w:rsid w:val="00AB6F1F"/>
    <w:rsid w:val="00AD18B3"/>
    <w:rsid w:val="00AD6D16"/>
    <w:rsid w:val="00AD7633"/>
    <w:rsid w:val="00AD7D80"/>
    <w:rsid w:val="00AF0930"/>
    <w:rsid w:val="00AF14B1"/>
    <w:rsid w:val="00AF6179"/>
    <w:rsid w:val="00B1130B"/>
    <w:rsid w:val="00B15612"/>
    <w:rsid w:val="00B20526"/>
    <w:rsid w:val="00B212D9"/>
    <w:rsid w:val="00B2701C"/>
    <w:rsid w:val="00B306F6"/>
    <w:rsid w:val="00B33389"/>
    <w:rsid w:val="00B40F13"/>
    <w:rsid w:val="00B47B80"/>
    <w:rsid w:val="00B529CC"/>
    <w:rsid w:val="00B60467"/>
    <w:rsid w:val="00B61F13"/>
    <w:rsid w:val="00B744FE"/>
    <w:rsid w:val="00B7669D"/>
    <w:rsid w:val="00B818A5"/>
    <w:rsid w:val="00B82BFA"/>
    <w:rsid w:val="00B92920"/>
    <w:rsid w:val="00B92D05"/>
    <w:rsid w:val="00BA34B9"/>
    <w:rsid w:val="00BA7A5A"/>
    <w:rsid w:val="00BB2D2E"/>
    <w:rsid w:val="00BC290E"/>
    <w:rsid w:val="00BC72AF"/>
    <w:rsid w:val="00BD079B"/>
    <w:rsid w:val="00BD2CCD"/>
    <w:rsid w:val="00BE11B0"/>
    <w:rsid w:val="00BE266E"/>
    <w:rsid w:val="00BE314F"/>
    <w:rsid w:val="00BF0C89"/>
    <w:rsid w:val="00BF4300"/>
    <w:rsid w:val="00BF79DF"/>
    <w:rsid w:val="00C019D0"/>
    <w:rsid w:val="00C063EB"/>
    <w:rsid w:val="00C07B58"/>
    <w:rsid w:val="00C13A22"/>
    <w:rsid w:val="00C14DA4"/>
    <w:rsid w:val="00C16863"/>
    <w:rsid w:val="00C222D7"/>
    <w:rsid w:val="00C23536"/>
    <w:rsid w:val="00C24001"/>
    <w:rsid w:val="00C301D7"/>
    <w:rsid w:val="00C37569"/>
    <w:rsid w:val="00C446C3"/>
    <w:rsid w:val="00C45324"/>
    <w:rsid w:val="00C461D4"/>
    <w:rsid w:val="00C51152"/>
    <w:rsid w:val="00C52475"/>
    <w:rsid w:val="00C533B1"/>
    <w:rsid w:val="00C621A0"/>
    <w:rsid w:val="00C65938"/>
    <w:rsid w:val="00C76C40"/>
    <w:rsid w:val="00C80250"/>
    <w:rsid w:val="00C8367F"/>
    <w:rsid w:val="00C83B3F"/>
    <w:rsid w:val="00C848CE"/>
    <w:rsid w:val="00C8731F"/>
    <w:rsid w:val="00C94073"/>
    <w:rsid w:val="00C9421C"/>
    <w:rsid w:val="00C949D3"/>
    <w:rsid w:val="00CA1423"/>
    <w:rsid w:val="00CA1B23"/>
    <w:rsid w:val="00CA59D7"/>
    <w:rsid w:val="00CC1E11"/>
    <w:rsid w:val="00CC278E"/>
    <w:rsid w:val="00CC2E67"/>
    <w:rsid w:val="00CC7060"/>
    <w:rsid w:val="00CD342C"/>
    <w:rsid w:val="00CD6746"/>
    <w:rsid w:val="00CD6A85"/>
    <w:rsid w:val="00CE0378"/>
    <w:rsid w:val="00CE5F0B"/>
    <w:rsid w:val="00CF3C01"/>
    <w:rsid w:val="00CF5A20"/>
    <w:rsid w:val="00D00D72"/>
    <w:rsid w:val="00D061A6"/>
    <w:rsid w:val="00D158F3"/>
    <w:rsid w:val="00D15CB3"/>
    <w:rsid w:val="00D17B3C"/>
    <w:rsid w:val="00D2016A"/>
    <w:rsid w:val="00D20B47"/>
    <w:rsid w:val="00D249D0"/>
    <w:rsid w:val="00D255CC"/>
    <w:rsid w:val="00D26602"/>
    <w:rsid w:val="00D27697"/>
    <w:rsid w:val="00D34EF7"/>
    <w:rsid w:val="00D41921"/>
    <w:rsid w:val="00D50E7E"/>
    <w:rsid w:val="00D6203D"/>
    <w:rsid w:val="00D6601E"/>
    <w:rsid w:val="00D859CB"/>
    <w:rsid w:val="00DA22E9"/>
    <w:rsid w:val="00DB20ED"/>
    <w:rsid w:val="00DB2699"/>
    <w:rsid w:val="00DB3D21"/>
    <w:rsid w:val="00DC0270"/>
    <w:rsid w:val="00DC0E62"/>
    <w:rsid w:val="00DC0FF9"/>
    <w:rsid w:val="00DC11C0"/>
    <w:rsid w:val="00DC3BD6"/>
    <w:rsid w:val="00DC4523"/>
    <w:rsid w:val="00DC67A2"/>
    <w:rsid w:val="00DD2E7C"/>
    <w:rsid w:val="00DE0C35"/>
    <w:rsid w:val="00DE3CB1"/>
    <w:rsid w:val="00DE7982"/>
    <w:rsid w:val="00DF5DD9"/>
    <w:rsid w:val="00E00874"/>
    <w:rsid w:val="00E02B30"/>
    <w:rsid w:val="00E05304"/>
    <w:rsid w:val="00E122D3"/>
    <w:rsid w:val="00E13C95"/>
    <w:rsid w:val="00E1559D"/>
    <w:rsid w:val="00E24F97"/>
    <w:rsid w:val="00E3079C"/>
    <w:rsid w:val="00E36575"/>
    <w:rsid w:val="00E4127B"/>
    <w:rsid w:val="00E45BD9"/>
    <w:rsid w:val="00E51173"/>
    <w:rsid w:val="00E5766C"/>
    <w:rsid w:val="00E57858"/>
    <w:rsid w:val="00E615E9"/>
    <w:rsid w:val="00E6296C"/>
    <w:rsid w:val="00E653C8"/>
    <w:rsid w:val="00E726FC"/>
    <w:rsid w:val="00EA0D26"/>
    <w:rsid w:val="00EA5B74"/>
    <w:rsid w:val="00EA698C"/>
    <w:rsid w:val="00EB03B7"/>
    <w:rsid w:val="00EB118B"/>
    <w:rsid w:val="00EB6373"/>
    <w:rsid w:val="00EB6A42"/>
    <w:rsid w:val="00EC0116"/>
    <w:rsid w:val="00EC7246"/>
    <w:rsid w:val="00ED1F45"/>
    <w:rsid w:val="00ED33D0"/>
    <w:rsid w:val="00ED7311"/>
    <w:rsid w:val="00EE0AD3"/>
    <w:rsid w:val="00EE3BEC"/>
    <w:rsid w:val="00EE5B1C"/>
    <w:rsid w:val="00EF2691"/>
    <w:rsid w:val="00EF6C66"/>
    <w:rsid w:val="00F05CB4"/>
    <w:rsid w:val="00F068E3"/>
    <w:rsid w:val="00F10187"/>
    <w:rsid w:val="00F10646"/>
    <w:rsid w:val="00F1064B"/>
    <w:rsid w:val="00F11C98"/>
    <w:rsid w:val="00F15555"/>
    <w:rsid w:val="00F16946"/>
    <w:rsid w:val="00F17A20"/>
    <w:rsid w:val="00F3264F"/>
    <w:rsid w:val="00F33F66"/>
    <w:rsid w:val="00F34A1E"/>
    <w:rsid w:val="00F4110B"/>
    <w:rsid w:val="00F4413C"/>
    <w:rsid w:val="00F441BF"/>
    <w:rsid w:val="00F502EF"/>
    <w:rsid w:val="00F51488"/>
    <w:rsid w:val="00F54ACB"/>
    <w:rsid w:val="00F662EE"/>
    <w:rsid w:val="00F719F9"/>
    <w:rsid w:val="00F76A4F"/>
    <w:rsid w:val="00F76C26"/>
    <w:rsid w:val="00F77D48"/>
    <w:rsid w:val="00F85124"/>
    <w:rsid w:val="00F85C25"/>
    <w:rsid w:val="00F86BBB"/>
    <w:rsid w:val="00F90DD2"/>
    <w:rsid w:val="00FB2F89"/>
    <w:rsid w:val="00FB3143"/>
    <w:rsid w:val="00FC2D0C"/>
    <w:rsid w:val="00FC32A7"/>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53086"/>
  <w15:docId w15:val="{EFFF04D3-8B88-4E42-AAE2-CFC5D119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 w:type="table" w:customStyle="1" w:styleId="TableGrid1">
    <w:name w:val="Table Grid1"/>
    <w:basedOn w:val="TableNormal"/>
    <w:next w:val="TableGrid"/>
    <w:uiPriority w:val="39"/>
    <w:rsid w:val="00795C1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799BC6-2A49-4B5A-8594-5219C0225FDA}">
  <ds:schemaRefs>
    <ds:schemaRef ds:uri="http://schemas.openxmlformats.org/officeDocument/2006/bibliography"/>
  </ds:schemaRefs>
</ds:datastoreItem>
</file>

<file path=customXml/itemProps2.xml><?xml version="1.0" encoding="utf-8"?>
<ds:datastoreItem xmlns:ds="http://schemas.openxmlformats.org/officeDocument/2006/customXml" ds:itemID="{F9F656E8-D52E-4CF6-9F04-230657FE6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412668-A542-43F1-9169-E2F96242C3EB}">
  <ds:schemaRefs>
    <ds:schemaRef ds:uri="http://schemas.microsoft.com/sharepoint/v3/contenttype/forms"/>
  </ds:schemaRefs>
</ds:datastoreItem>
</file>

<file path=customXml/itemProps4.xml><?xml version="1.0" encoding="utf-8"?>
<ds:datastoreItem xmlns:ds="http://schemas.openxmlformats.org/officeDocument/2006/customXml" ds:itemID="{0F47EF7D-5671-4404-908E-41B5B8E8A80A}">
  <ds:schemaRefs>
    <ds:schemaRef ds:uri="http://schemas.microsoft.com/office/2006/metadata/properties"/>
    <ds:schemaRef ds:uri="http://www.w3.org/XML/1998/namespace"/>
    <ds:schemaRef ds:uri="785685f2-c2e1-4352-89aa-3faca8eaba52"/>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5067c814-4b34-462c-a21d-c185ff6548d2"/>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4326</Words>
  <Characters>24663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dtam</dc:creator>
  <cp:lastModifiedBy>Alhabibi, Haider@Energy</cp:lastModifiedBy>
  <cp:revision>21</cp:revision>
  <cp:lastPrinted>2013-05-28T17:44:00Z</cp:lastPrinted>
  <dcterms:created xsi:type="dcterms:W3CDTF">2020-03-06T16:47:00Z</dcterms:created>
  <dcterms:modified xsi:type="dcterms:W3CDTF">2022-11-04T20:48:00Z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