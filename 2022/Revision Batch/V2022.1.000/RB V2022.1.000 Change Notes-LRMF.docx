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1A676" w14:textId="55682F52" w:rsidR="002C1D48" w:rsidRPr="005F0CB3" w:rsidRDefault="002C1D48" w:rsidP="002C1D48">
      <w:pPr>
        <w:spacing w:after="0"/>
        <w:jc w:val="center"/>
        <w:rPr>
          <w:b/>
          <w:bCs/>
        </w:rPr>
      </w:pPr>
      <w:r w:rsidRPr="005F0CB3">
        <w:rPr>
          <w:b/>
          <w:bCs/>
        </w:rPr>
        <w:t>RB V2022.</w:t>
      </w:r>
      <w:r w:rsidR="00D640EF">
        <w:rPr>
          <w:b/>
          <w:bCs/>
        </w:rPr>
        <w:t>1</w:t>
      </w:r>
      <w:r w:rsidRPr="005F0CB3">
        <w:rPr>
          <w:b/>
          <w:bCs/>
        </w:rPr>
        <w:t>.000 – Change Notes</w:t>
      </w:r>
    </w:p>
    <w:p w14:paraId="06C5E38E" w14:textId="2EB68084" w:rsidR="002C1D48" w:rsidRDefault="00FC12DB" w:rsidP="00FC12DB">
      <w:pPr>
        <w:spacing w:after="0"/>
        <w:jc w:val="center"/>
        <w:rPr>
          <w:bCs/>
          <w:u w:val="single"/>
        </w:rPr>
      </w:pPr>
      <w:r w:rsidRPr="00FC12DB">
        <w:rPr>
          <w:b/>
          <w:bCs/>
        </w:rPr>
        <w:t>Low-rise Multifamily</w:t>
      </w:r>
    </w:p>
    <w:p w14:paraId="20F52A86" w14:textId="5F02E3E2" w:rsidR="00BE0AF3" w:rsidRDefault="00BE0AF3" w:rsidP="7B541A4C">
      <w:pPr>
        <w:spacing w:after="0"/>
        <w:rPr>
          <w:ins w:id="0" w:author="Alhabibi, Haider@Energy" w:date="2022-11-03T13:44:00Z"/>
          <w:u w:val="single"/>
        </w:rPr>
      </w:pPr>
      <w:ins w:id="1" w:author="Alhabibi, Haider@Energy" w:date="2022-11-03T13:44:00Z">
        <w:r w:rsidRPr="51114B6D">
          <w:rPr>
            <w:u w:val="single"/>
          </w:rPr>
          <w:t>L</w:t>
        </w:r>
        <w:r w:rsidR="00225A72" w:rsidRPr="51114B6D">
          <w:rPr>
            <w:u w:val="single"/>
          </w:rPr>
          <w:t>MCC-LTO-01</w:t>
        </w:r>
      </w:ins>
    </w:p>
    <w:p w14:paraId="50DDA426" w14:textId="328B6681" w:rsidR="00225A72" w:rsidRPr="00D65258" w:rsidRDefault="005B2A8A" w:rsidP="005B2A8A">
      <w:pPr>
        <w:pStyle w:val="ListParagraph"/>
        <w:numPr>
          <w:ilvl w:val="0"/>
          <w:numId w:val="32"/>
        </w:numPr>
        <w:spacing w:after="0"/>
        <w:rPr>
          <w:ins w:id="2" w:author="Alhabibi, Haider@Energy" w:date="2022-11-03T13:45:00Z"/>
          <w:u w:val="single"/>
        </w:rPr>
      </w:pPr>
      <w:ins w:id="3" w:author="Alhabibi, Haider@Energy" w:date="2022-11-03T13:45:00Z">
        <w:r w:rsidRPr="005B2A8A">
          <w:rPr>
            <w:rFonts w:ascii="Calibri" w:eastAsia="Calibri" w:hAnsi="Calibri" w:cs="Times New Roman"/>
          </w:rPr>
          <w:t>L01 does not have a proper name</w:t>
        </w:r>
      </w:ins>
    </w:p>
    <w:p w14:paraId="6A943E8D" w14:textId="77777777" w:rsidR="005B2A8A" w:rsidRDefault="005B2A8A" w:rsidP="00D65258">
      <w:pPr>
        <w:pStyle w:val="ListParagraph"/>
        <w:spacing w:after="0"/>
        <w:rPr>
          <w:ins w:id="4" w:author="Alhabibi, Haider@Energy" w:date="2022-11-03T13:44:00Z"/>
          <w:u w:val="single"/>
        </w:rPr>
      </w:pPr>
    </w:p>
    <w:p w14:paraId="3C86569E" w14:textId="3A426A4F" w:rsidR="002C1D48" w:rsidRPr="00BA395B" w:rsidRDefault="227DFC8C" w:rsidP="7B541A4C">
      <w:pPr>
        <w:spacing w:after="0"/>
        <w:rPr>
          <w:u w:val="single"/>
        </w:rPr>
      </w:pPr>
      <w:r w:rsidRPr="00BA395B">
        <w:rPr>
          <w:u w:val="single"/>
        </w:rPr>
        <w:t>LMCC-ELC-01</w:t>
      </w:r>
    </w:p>
    <w:p w14:paraId="5D2FFC92" w14:textId="765A534B" w:rsidR="002C1D48" w:rsidRPr="00BA395B" w:rsidRDefault="227DFC8C" w:rsidP="7B541A4C">
      <w:pPr>
        <w:pStyle w:val="ListParagraph"/>
        <w:numPr>
          <w:ilvl w:val="0"/>
          <w:numId w:val="32"/>
        </w:numPr>
        <w:spacing w:after="0"/>
        <w:rPr>
          <w:rFonts w:eastAsiaTheme="minorEastAsia"/>
        </w:rPr>
      </w:pPr>
      <w:r w:rsidRPr="00BA395B">
        <w:t xml:space="preserve">Add static text on the top of </w:t>
      </w:r>
      <w:r w:rsidR="78F8E3E7" w:rsidRPr="00BA395B">
        <w:t>the project table.</w:t>
      </w:r>
    </w:p>
    <w:p w14:paraId="5782A8A9" w14:textId="77777777" w:rsidR="005540DF" w:rsidRDefault="005540DF" w:rsidP="2EEA0597">
      <w:pPr>
        <w:spacing w:after="0"/>
        <w:rPr>
          <w:u w:val="single"/>
        </w:rPr>
      </w:pPr>
    </w:p>
    <w:p w14:paraId="46BF9715" w14:textId="694906A5" w:rsidR="002C1D48" w:rsidRPr="005540DF" w:rsidRDefault="6684E704" w:rsidP="2EEA0597">
      <w:pPr>
        <w:spacing w:after="0"/>
      </w:pPr>
      <w:r w:rsidRPr="2EEA0597">
        <w:rPr>
          <w:u w:val="single"/>
        </w:rPr>
        <w:t>LMCC-LTI-01</w:t>
      </w:r>
      <w:r w:rsidR="005540DF" w:rsidRPr="005540DF">
        <w:t xml:space="preserve"> </w:t>
      </w:r>
      <w:r w:rsidR="005540DF" w:rsidRPr="00232055">
        <w:rPr>
          <w:rFonts w:ascii="Wingdings" w:eastAsia="Wingdings" w:hAnsi="Wingdings" w:cs="Wingdings"/>
          <w:color w:val="FF0000"/>
        </w:rPr>
        <w:t>à</w:t>
      </w:r>
      <w:r w:rsidR="005540DF" w:rsidRPr="00232055">
        <w:rPr>
          <w:color w:val="FF0000"/>
        </w:rPr>
        <w:t xml:space="preserve"> NORESCO form (non-HERS)</w:t>
      </w:r>
    </w:p>
    <w:p w14:paraId="6A23B009" w14:textId="17CAD8F5" w:rsidR="2E152725" w:rsidRDefault="2E152725" w:rsidP="2EEA0597">
      <w:pPr>
        <w:pStyle w:val="ListParagraph"/>
        <w:numPr>
          <w:ilvl w:val="0"/>
          <w:numId w:val="32"/>
        </w:numPr>
        <w:spacing w:after="0"/>
        <w:rPr>
          <w:rFonts w:eastAsiaTheme="minorEastAsia"/>
        </w:rPr>
      </w:pPr>
      <w:r w:rsidRPr="2EEA0597">
        <w:rPr>
          <w:b/>
          <w:bCs/>
        </w:rPr>
        <w:t>F</w:t>
      </w:r>
      <w:r w:rsidR="6684E704" w:rsidRPr="2EEA0597">
        <w:rPr>
          <w:b/>
          <w:bCs/>
        </w:rPr>
        <w:t>0</w:t>
      </w:r>
      <w:r w:rsidR="6327474D" w:rsidRPr="2EEA0597">
        <w:rPr>
          <w:b/>
          <w:bCs/>
        </w:rPr>
        <w:t>9</w:t>
      </w:r>
      <w:r w:rsidR="6684E704">
        <w:t xml:space="preserve"> – </w:t>
      </w:r>
      <w:r w:rsidR="254E6049">
        <w:t xml:space="preserve">Add new field </w:t>
      </w:r>
    </w:p>
    <w:p w14:paraId="61A22DEF" w14:textId="196125EC" w:rsidR="1B65961B" w:rsidRDefault="1B65961B" w:rsidP="2EEA0597">
      <w:pPr>
        <w:pStyle w:val="ListParagraph"/>
        <w:numPr>
          <w:ilvl w:val="1"/>
          <w:numId w:val="32"/>
        </w:numPr>
        <w:spacing w:after="0"/>
        <w:rPr>
          <w:rFonts w:eastAsiaTheme="minorEastAsia"/>
        </w:rPr>
      </w:pPr>
      <w:r w:rsidRPr="2EEA0597">
        <w:rPr>
          <w:rFonts w:ascii="Calibri" w:eastAsia="Calibri" w:hAnsi="Calibri" w:cs="Calibri"/>
          <w:b/>
          <w:bCs/>
        </w:rPr>
        <w:t>Excluded per Exception 2 to § 141.0(b)2I / §180.2(b)4Biv</w:t>
      </w:r>
    </w:p>
    <w:p w14:paraId="5C19E208" w14:textId="325D7E6A" w:rsidR="33A520F6" w:rsidRDefault="33A520F6" w:rsidP="2EEA0597">
      <w:pPr>
        <w:pStyle w:val="ListParagraph"/>
        <w:numPr>
          <w:ilvl w:val="0"/>
          <w:numId w:val="32"/>
        </w:numPr>
        <w:spacing w:after="0"/>
        <w:rPr>
          <w:rFonts w:eastAsiaTheme="minorEastAsia"/>
          <w:color w:val="201F1E"/>
        </w:rPr>
      </w:pPr>
      <w:r>
        <w:t>F</w:t>
      </w:r>
      <w:r w:rsidR="6684E704">
        <w:t xml:space="preserve">08 – </w:t>
      </w:r>
      <w:r w:rsidR="62E94F80" w:rsidRPr="2EEA0597">
        <w:rPr>
          <w:rFonts w:ascii="Calibri" w:eastAsia="Calibri" w:hAnsi="Calibri" w:cs="Calibri"/>
          <w:color w:val="201F1E"/>
        </w:rPr>
        <w:t>Add a text “</w:t>
      </w:r>
      <w:r w:rsidR="62E94F80" w:rsidRPr="2EEA0597">
        <w:rPr>
          <w:rFonts w:ascii="Calibri" w:eastAsia="Calibri" w:hAnsi="Calibri" w:cs="Calibri"/>
          <w:b/>
          <w:bCs/>
        </w:rPr>
        <w:t>/ §170.2(e)2C</w:t>
      </w:r>
      <w:r w:rsidR="62E94F80" w:rsidRPr="2EEA0597">
        <w:rPr>
          <w:rFonts w:ascii="Calibri" w:eastAsia="Calibri" w:hAnsi="Calibri" w:cs="Calibri"/>
          <w:color w:val="201F1E"/>
        </w:rPr>
        <w:t>” to the descriptive text of Column 08.</w:t>
      </w:r>
    </w:p>
    <w:p w14:paraId="4E984901" w14:textId="63321D69" w:rsidR="70894047" w:rsidRDefault="70894047" w:rsidP="2EEA0597">
      <w:pPr>
        <w:pStyle w:val="ListParagraph"/>
        <w:numPr>
          <w:ilvl w:val="0"/>
          <w:numId w:val="32"/>
        </w:numPr>
        <w:spacing w:after="0"/>
        <w:rPr>
          <w:rFonts w:eastAsiaTheme="minorEastAsia"/>
        </w:rPr>
      </w:pPr>
      <w:r>
        <w:t>I</w:t>
      </w:r>
      <w:r w:rsidR="4392B83A">
        <w:t xml:space="preserve">02, I03 – </w:t>
      </w:r>
      <w:r w:rsidR="446A174B">
        <w:t>revised pseudo code</w:t>
      </w:r>
    </w:p>
    <w:p w14:paraId="465F8272" w14:textId="3DC243AF" w:rsidR="4392B83A" w:rsidRDefault="4392B83A" w:rsidP="2EEA0597">
      <w:pPr>
        <w:pStyle w:val="ListParagraph"/>
        <w:numPr>
          <w:ilvl w:val="1"/>
          <w:numId w:val="32"/>
        </w:numPr>
        <w:spacing w:after="0"/>
        <w:rPr>
          <w:rFonts w:eastAsiaTheme="minorEastAsia"/>
        </w:rPr>
      </w:pPr>
      <w:r>
        <w:t>a</w:t>
      </w:r>
      <w:r w:rsidRPr="2EEA0597">
        <w:rPr>
          <w:rFonts w:ascii="Calibri" w:eastAsia="Calibri" w:hAnsi="Calibri" w:cs="Calibri"/>
          <w:color w:val="000000" w:themeColor="text1"/>
        </w:rPr>
        <w:t xml:space="preserve">dd a new menu entry with the text </w:t>
      </w:r>
      <w:r w:rsidR="41B3E1AE" w:rsidRPr="2EEA0597">
        <w:rPr>
          <w:rFonts w:ascii="Calibri" w:eastAsia="Calibri" w:hAnsi="Calibri" w:cs="Calibri"/>
          <w:color w:val="000000" w:themeColor="text1"/>
        </w:rPr>
        <w:t xml:space="preserve">in </w:t>
      </w:r>
      <w:r w:rsidR="41B3E1AE" w:rsidRPr="2EEA0597">
        <w:rPr>
          <w:rFonts w:ascii="Calibri" w:eastAsia="Calibri" w:hAnsi="Calibri" w:cs="Calibri"/>
        </w:rPr>
        <w:t xml:space="preserve">(I02) </w:t>
      </w:r>
      <w:r w:rsidRPr="2EEA0597">
        <w:rPr>
          <w:rFonts w:ascii="Calibri" w:eastAsia="Calibri" w:hAnsi="Calibri" w:cs="Calibri"/>
        </w:rPr>
        <w:t>“</w:t>
      </w:r>
      <w:r w:rsidRPr="2EEA0597">
        <w:rPr>
          <w:rFonts w:ascii="Calibri" w:eastAsia="Calibri" w:hAnsi="Calibri" w:cs="Calibri"/>
          <w:b/>
          <w:bCs/>
        </w:rPr>
        <w:t>enclosed space with only one luminaire (Exception 2 to § 141.0(b)2I / §180.2(b)4Biv)</w:t>
      </w:r>
      <w:r w:rsidRPr="2EEA0597">
        <w:rPr>
          <w:rFonts w:ascii="Calibri" w:eastAsia="Calibri" w:hAnsi="Calibri" w:cs="Calibri"/>
        </w:rPr>
        <w:t>”</w:t>
      </w:r>
      <w:r w:rsidR="58CEAA0C" w:rsidRPr="2EEA0597">
        <w:rPr>
          <w:rFonts w:ascii="Calibri" w:eastAsia="Calibri" w:hAnsi="Calibri" w:cs="Calibri"/>
        </w:rPr>
        <w:t xml:space="preserve"> and its value of </w:t>
      </w:r>
      <w:r w:rsidR="58CEAA0C" w:rsidRPr="2EEA0597">
        <w:rPr>
          <w:rFonts w:ascii="Calibri" w:eastAsia="Calibri" w:hAnsi="Calibri" w:cs="Calibri"/>
          <w:b/>
          <w:bCs/>
        </w:rPr>
        <w:t>zero</w:t>
      </w:r>
      <w:r w:rsidR="58CEAA0C" w:rsidRPr="2EEA0597">
        <w:rPr>
          <w:rFonts w:ascii="Calibri" w:eastAsia="Calibri" w:hAnsi="Calibri" w:cs="Calibri"/>
        </w:rPr>
        <w:t xml:space="preserve"> in </w:t>
      </w:r>
      <w:r w:rsidR="08745EFB" w:rsidRPr="2EEA0597">
        <w:rPr>
          <w:rFonts w:ascii="Calibri" w:eastAsia="Calibri" w:hAnsi="Calibri" w:cs="Calibri"/>
        </w:rPr>
        <w:t xml:space="preserve">(I03) </w:t>
      </w:r>
      <w:r w:rsidR="58CEAA0C" w:rsidRPr="2EEA0597">
        <w:rPr>
          <w:rFonts w:ascii="Calibri" w:eastAsia="Calibri" w:hAnsi="Calibri" w:cs="Calibri"/>
        </w:rPr>
        <w:t>“Allowed Density (w/ft</w:t>
      </w:r>
      <w:r w:rsidR="58CEAA0C" w:rsidRPr="2EEA0597">
        <w:rPr>
          <w:rFonts w:ascii="Calibri" w:eastAsia="Calibri" w:hAnsi="Calibri" w:cs="Calibri"/>
          <w:vertAlign w:val="superscript"/>
        </w:rPr>
        <w:t>2</w:t>
      </w:r>
      <w:r w:rsidR="58CEAA0C" w:rsidRPr="2EEA0597">
        <w:rPr>
          <w:rFonts w:ascii="Calibri" w:eastAsia="Calibri" w:hAnsi="Calibri" w:cs="Calibri"/>
        </w:rPr>
        <w:t xml:space="preserve">)”. </w:t>
      </w:r>
    </w:p>
    <w:p w14:paraId="622006F9" w14:textId="262176E3" w:rsidR="00163210" w:rsidRPr="00BA395B" w:rsidDel="00CF07AA" w:rsidRDefault="00163210" w:rsidP="00800EBD">
      <w:pPr>
        <w:tabs>
          <w:tab w:val="left" w:pos="7440"/>
          <w:tab w:val="right" w:pos="9360"/>
        </w:tabs>
        <w:spacing w:after="0"/>
        <w:rPr>
          <w:del w:id="5" w:author="Alhabibi, Haider@Energy" w:date="2022-10-05T09:53:00Z"/>
        </w:rPr>
      </w:pPr>
      <w:del w:id="6" w:author="Alhabibi, Haider@Energy" w:date="2022-10-05T09:53:00Z">
        <w:r w:rsidRPr="00BA395B" w:rsidDel="00CF07AA">
          <w:delText>LMCI-ELC-01</w:delText>
        </w:r>
      </w:del>
      <w:ins w:id="7" w:author="Alhabibi, Haider@Energy" w:date="2022-10-05T10:17:00Z">
        <w:r w:rsidR="00D23F3A" w:rsidRPr="00BA395B">
          <w:tab/>
        </w:r>
        <w:r w:rsidR="00D23F3A" w:rsidRPr="00BA395B">
          <w:tab/>
        </w:r>
      </w:ins>
    </w:p>
    <w:p w14:paraId="01B870BA" w14:textId="2525F8A6" w:rsidR="00163210" w:rsidRPr="00BA395B" w:rsidDel="00CF07AA" w:rsidRDefault="00163210" w:rsidP="00163210">
      <w:pPr>
        <w:pStyle w:val="ListParagraph"/>
        <w:numPr>
          <w:ilvl w:val="0"/>
          <w:numId w:val="28"/>
        </w:numPr>
        <w:spacing w:after="0"/>
        <w:rPr>
          <w:del w:id="8" w:author="Alhabibi, Haider@Energy" w:date="2022-10-05T09:53:00Z"/>
          <w:rFonts w:eastAsiaTheme="minorEastAsia"/>
        </w:rPr>
      </w:pPr>
      <w:del w:id="9" w:author="Alhabibi, Haider@Energy" w:date="2022-10-05T09:53:00Z">
        <w:r w:rsidRPr="00BA395B" w:rsidDel="00CF07AA">
          <w:delText>Need to add language to clarify that all project scope are apply for dwelling unit</w:delText>
        </w:r>
      </w:del>
    </w:p>
    <w:p w14:paraId="155B280E" w14:textId="77777777" w:rsidR="00257B38" w:rsidRPr="00257B38" w:rsidRDefault="00257B38" w:rsidP="00257B38">
      <w:pPr>
        <w:spacing w:after="0"/>
        <w:rPr>
          <w:rFonts w:eastAsiaTheme="minorEastAsia"/>
        </w:rPr>
      </w:pPr>
    </w:p>
    <w:p w14:paraId="003B9FF8" w14:textId="2DAA5400" w:rsidR="6BC9CE59" w:rsidRDefault="6BC9CE59" w:rsidP="64770E62">
      <w:pPr>
        <w:rPr>
          <w:rFonts w:ascii="Calibri" w:eastAsia="Calibri" w:hAnsi="Calibri" w:cs="Calibri"/>
          <w:color w:val="000000" w:themeColor="text1"/>
        </w:rPr>
      </w:pPr>
      <w:r w:rsidRPr="64770E62">
        <w:rPr>
          <w:rFonts w:ascii="Calibri" w:eastAsia="Calibri" w:hAnsi="Calibri" w:cs="Calibri"/>
          <w:color w:val="000000" w:themeColor="text1"/>
          <w:u w:val="single"/>
        </w:rPr>
        <w:t>LMCC-MCH-01</w:t>
      </w:r>
    </w:p>
    <w:p w14:paraId="4BC2D3F2" w14:textId="4D23F24B" w:rsidR="6BC9CE59" w:rsidRPr="00BA395B" w:rsidRDefault="6BC9CE59" w:rsidP="6A4DE9B8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</w:rPr>
      </w:pPr>
      <w:r w:rsidRPr="00BA395B">
        <w:rPr>
          <w:rFonts w:ascii="Calibri" w:eastAsia="Calibri" w:hAnsi="Calibri" w:cs="Calibri"/>
          <w:color w:val="000000" w:themeColor="text1"/>
        </w:rPr>
        <w:t>Fa03 – revised schema/pseudo code</w:t>
      </w:r>
    </w:p>
    <w:p w14:paraId="2259167B" w14:textId="358474B8" w:rsidR="6BC9CE59" w:rsidRPr="006C4D1E" w:rsidRDefault="6BC9CE59" w:rsidP="6A4DE9B8">
      <w:pPr>
        <w:pStyle w:val="ListParagraph"/>
        <w:numPr>
          <w:ilvl w:val="1"/>
          <w:numId w:val="1"/>
        </w:numPr>
        <w:rPr>
          <w:rFonts w:eastAsiaTheme="minorEastAsia"/>
          <w:color w:val="000000" w:themeColor="text1"/>
        </w:rPr>
      </w:pPr>
      <w:r w:rsidRPr="00BA395B">
        <w:rPr>
          <w:rFonts w:ascii="Calibri" w:eastAsia="Calibri" w:hAnsi="Calibri" w:cs="Calibri"/>
          <w:color w:val="000000" w:themeColor="text1"/>
        </w:rPr>
        <w:t>Replace “HP” at the end instead of “AC”</w:t>
      </w:r>
      <w:r w:rsidRPr="64770E62">
        <w:rPr>
          <w:rFonts w:ascii="Calibri" w:eastAsia="Calibri" w:hAnsi="Calibri" w:cs="Calibri"/>
          <w:color w:val="000000" w:themeColor="text1"/>
        </w:rPr>
        <w:t xml:space="preserve"> </w:t>
      </w:r>
    </w:p>
    <w:p w14:paraId="352ECD10" w14:textId="0C869C52" w:rsidR="006C4D1E" w:rsidRPr="00BA395B" w:rsidRDefault="00792EA9" w:rsidP="006C4D1E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</w:rPr>
      </w:pPr>
      <w:r w:rsidRPr="00BA395B">
        <w:rPr>
          <w:rFonts w:eastAsiaTheme="minorEastAsia"/>
          <w:color w:val="000000" w:themeColor="text1"/>
        </w:rPr>
        <w:t>Fa02</w:t>
      </w:r>
      <w:r w:rsidR="00AB6807" w:rsidRPr="00BA395B">
        <w:rPr>
          <w:rFonts w:eastAsiaTheme="minorEastAsia"/>
          <w:color w:val="000000" w:themeColor="text1"/>
        </w:rPr>
        <w:t xml:space="preserve"> </w:t>
      </w:r>
      <w:r w:rsidR="00730E0F" w:rsidRPr="00BA395B">
        <w:rPr>
          <w:rFonts w:eastAsiaTheme="minorEastAsia"/>
          <w:color w:val="000000" w:themeColor="text1"/>
        </w:rPr>
        <w:t>–</w:t>
      </w:r>
      <w:r w:rsidR="00AB6807" w:rsidRPr="00BA395B">
        <w:rPr>
          <w:rFonts w:eastAsiaTheme="minorEastAsia"/>
          <w:color w:val="000000" w:themeColor="text1"/>
        </w:rPr>
        <w:t xml:space="preserve"> </w:t>
      </w:r>
      <w:r w:rsidR="00730E0F" w:rsidRPr="00BA395B">
        <w:rPr>
          <w:rFonts w:eastAsiaTheme="minorEastAsia"/>
          <w:color w:val="000000" w:themeColor="text1"/>
        </w:rPr>
        <w:t xml:space="preserve">revised </w:t>
      </w:r>
      <w:r w:rsidR="00B47EDE" w:rsidRPr="00BA395B">
        <w:rPr>
          <w:rFonts w:eastAsiaTheme="minorEastAsia"/>
          <w:color w:val="000000" w:themeColor="text1"/>
        </w:rPr>
        <w:t>sc</w:t>
      </w:r>
      <w:r w:rsidR="00294732" w:rsidRPr="00BA395B">
        <w:rPr>
          <w:rFonts w:eastAsiaTheme="minorEastAsia"/>
          <w:color w:val="000000" w:themeColor="text1"/>
        </w:rPr>
        <w:t>hem</w:t>
      </w:r>
      <w:r w:rsidR="00CD3A79" w:rsidRPr="00BA395B">
        <w:rPr>
          <w:rFonts w:eastAsiaTheme="minorEastAsia"/>
          <w:color w:val="000000" w:themeColor="text1"/>
        </w:rPr>
        <w:t>a/pseu</w:t>
      </w:r>
      <w:r w:rsidR="0075484E" w:rsidRPr="00BA395B">
        <w:rPr>
          <w:rFonts w:eastAsiaTheme="minorEastAsia"/>
          <w:color w:val="000000" w:themeColor="text1"/>
        </w:rPr>
        <w:t>do code</w:t>
      </w:r>
    </w:p>
    <w:p w14:paraId="4EDCE207" w14:textId="197BDD31" w:rsidR="00B0692B" w:rsidRPr="00BA395B" w:rsidRDefault="00E56365" w:rsidP="00B0692B">
      <w:pPr>
        <w:pStyle w:val="ListParagraph"/>
        <w:numPr>
          <w:ilvl w:val="1"/>
          <w:numId w:val="1"/>
        </w:numPr>
        <w:rPr>
          <w:rFonts w:eastAsiaTheme="minorEastAsia"/>
          <w:color w:val="000000" w:themeColor="text1"/>
        </w:rPr>
      </w:pPr>
      <w:r w:rsidRPr="00BA395B">
        <w:rPr>
          <w:rFonts w:eastAsiaTheme="minorEastAsia"/>
          <w:color w:val="000000" w:themeColor="text1"/>
        </w:rPr>
        <w:t xml:space="preserve">See </w:t>
      </w:r>
      <w:r w:rsidR="00EA5330" w:rsidRPr="00BA395B">
        <w:rPr>
          <w:rFonts w:eastAsiaTheme="minorEastAsia"/>
          <w:color w:val="000000" w:themeColor="text1"/>
        </w:rPr>
        <w:t>the u</w:t>
      </w:r>
      <w:r w:rsidR="002A1678" w:rsidRPr="00BA395B">
        <w:rPr>
          <w:rFonts w:eastAsiaTheme="minorEastAsia"/>
          <w:color w:val="000000" w:themeColor="text1"/>
        </w:rPr>
        <w:t xml:space="preserve">pdate </w:t>
      </w:r>
      <w:r w:rsidR="00135048" w:rsidRPr="00BA395B">
        <w:rPr>
          <w:rFonts w:eastAsiaTheme="minorEastAsia"/>
          <w:color w:val="000000" w:themeColor="text1"/>
        </w:rPr>
        <w:t>logic</w:t>
      </w:r>
      <w:r w:rsidR="00932669" w:rsidRPr="00BA395B">
        <w:rPr>
          <w:rFonts w:eastAsiaTheme="minorEastAsia"/>
          <w:color w:val="000000" w:themeColor="text1"/>
        </w:rPr>
        <w:t xml:space="preserve"> </w:t>
      </w:r>
      <w:r w:rsidR="00EA5330" w:rsidRPr="00BA395B">
        <w:rPr>
          <w:rFonts w:eastAsiaTheme="minorEastAsia"/>
          <w:color w:val="000000" w:themeColor="text1"/>
        </w:rPr>
        <w:t xml:space="preserve">in attached </w:t>
      </w:r>
      <w:proofErr w:type="gramStart"/>
      <w:r w:rsidR="00EA5330" w:rsidRPr="00BA395B">
        <w:rPr>
          <w:rFonts w:eastAsiaTheme="minorEastAsia"/>
          <w:color w:val="000000" w:themeColor="text1"/>
        </w:rPr>
        <w:t>file</w:t>
      </w:r>
      <w:r w:rsidR="003468F4" w:rsidRPr="00BA395B">
        <w:rPr>
          <w:rFonts w:eastAsiaTheme="minorEastAsia"/>
          <w:color w:val="000000" w:themeColor="text1"/>
        </w:rPr>
        <w:t>(</w:t>
      </w:r>
      <w:proofErr w:type="gramEnd"/>
      <w:r w:rsidR="003468F4" w:rsidRPr="00BA395B">
        <w:rPr>
          <w:rFonts w:eastAsiaTheme="minorEastAsia"/>
          <w:color w:val="000000" w:themeColor="text1"/>
        </w:rPr>
        <w:t>word file)</w:t>
      </w:r>
    </w:p>
    <w:p w14:paraId="3BF81D23" w14:textId="1EE2140A" w:rsidR="00257B38" w:rsidRPr="007D2A46" w:rsidRDefault="00257B38" w:rsidP="00257B38">
      <w:pPr>
        <w:spacing w:after="0"/>
        <w:rPr>
          <w:rFonts w:cstheme="minorHAnsi"/>
          <w:u w:val="single"/>
        </w:rPr>
      </w:pPr>
      <w:r>
        <w:rPr>
          <w:rFonts w:cstheme="minorHAnsi"/>
          <w:u w:val="single"/>
        </w:rPr>
        <w:t>LMCI</w:t>
      </w:r>
      <w:r w:rsidRPr="007D2A46">
        <w:rPr>
          <w:rFonts w:cstheme="minorHAnsi"/>
          <w:u w:val="single"/>
        </w:rPr>
        <w:t>-MCH-01</w:t>
      </w:r>
      <w:r w:rsidRPr="00063600">
        <w:rPr>
          <w:rFonts w:cstheme="minorHAnsi"/>
          <w:u w:val="single"/>
        </w:rPr>
        <w:t>a</w:t>
      </w:r>
    </w:p>
    <w:p w14:paraId="388289BA" w14:textId="49EBCEAF" w:rsidR="00257B38" w:rsidRPr="00063600" w:rsidRDefault="00257B38" w:rsidP="00257B38">
      <w:pPr>
        <w:numPr>
          <w:ilvl w:val="0"/>
          <w:numId w:val="18"/>
        </w:numPr>
        <w:spacing w:after="0"/>
        <w:rPr>
          <w:rFonts w:cstheme="minorHAnsi"/>
          <w:b/>
          <w:bCs/>
        </w:rPr>
      </w:pPr>
      <w:r w:rsidRPr="00063600">
        <w:rPr>
          <w:rFonts w:cstheme="minorHAnsi"/>
        </w:rPr>
        <w:t>F</w:t>
      </w:r>
      <w:r w:rsidRPr="007D2A46">
        <w:rPr>
          <w:rFonts w:cstheme="minorHAnsi"/>
        </w:rPr>
        <w:t>0</w:t>
      </w:r>
      <w:r w:rsidRPr="00063600">
        <w:rPr>
          <w:rFonts w:cstheme="minorHAnsi"/>
        </w:rPr>
        <w:t xml:space="preserve">4, N04 </w:t>
      </w:r>
      <w:r w:rsidRPr="007D2A46">
        <w:rPr>
          <w:rFonts w:cstheme="minorHAnsi"/>
        </w:rPr>
        <w:t>– revised pseudo</w:t>
      </w:r>
      <w:r w:rsidRPr="007D2A46">
        <w:rPr>
          <w:rFonts w:cstheme="minorHAnsi"/>
          <w:bCs/>
        </w:rPr>
        <w:t xml:space="preserve"> code</w:t>
      </w:r>
      <w:r w:rsidR="00232055">
        <w:rPr>
          <w:rFonts w:cstheme="minorHAnsi"/>
          <w:bCs/>
        </w:rPr>
        <w:t xml:space="preserve"> </w:t>
      </w:r>
      <w:r w:rsidR="00232055" w:rsidRPr="00232055">
        <w:rPr>
          <w:rFonts w:ascii="Wingdings" w:eastAsia="Wingdings" w:hAnsi="Wingdings" w:cstheme="minorHAnsi"/>
          <w:bCs/>
          <w:color w:val="FF0000"/>
        </w:rPr>
        <w:t>à</w:t>
      </w:r>
      <w:r w:rsidR="00232055" w:rsidRPr="00232055">
        <w:rPr>
          <w:rFonts w:cstheme="minorHAnsi"/>
          <w:bCs/>
          <w:color w:val="FF0000"/>
        </w:rPr>
        <w:t xml:space="preserve"> </w:t>
      </w:r>
      <w:r w:rsidR="00DA324D">
        <w:rPr>
          <w:rFonts w:cstheme="minorHAnsi"/>
          <w:bCs/>
          <w:color w:val="FF0000"/>
        </w:rPr>
        <w:t>doc. layout</w:t>
      </w:r>
      <w:r w:rsidR="00232055" w:rsidRPr="00232055">
        <w:rPr>
          <w:rFonts w:cstheme="minorHAnsi"/>
          <w:bCs/>
          <w:color w:val="FF0000"/>
        </w:rPr>
        <w:t xml:space="preserve"> change only</w:t>
      </w:r>
    </w:p>
    <w:p w14:paraId="02EA7F63" w14:textId="77777777" w:rsidR="00257B38" w:rsidRPr="00063600" w:rsidRDefault="00257B38" w:rsidP="00257B38">
      <w:pPr>
        <w:numPr>
          <w:ilvl w:val="1"/>
          <w:numId w:val="18"/>
        </w:numPr>
        <w:spacing w:after="0"/>
        <w:rPr>
          <w:rFonts w:cstheme="minorHAnsi"/>
          <w:bCs/>
        </w:rPr>
      </w:pPr>
      <w:r w:rsidRPr="00063600">
        <w:rPr>
          <w:rFonts w:cstheme="minorHAnsi"/>
          <w:b/>
        </w:rPr>
        <w:t>EER/SEER</w:t>
      </w:r>
      <w:r w:rsidRPr="00063600">
        <w:rPr>
          <w:rFonts w:cstheme="minorHAnsi"/>
          <w:b/>
          <w:bCs/>
        </w:rPr>
        <w:t xml:space="preserve">, EER2/SEER2 </w:t>
      </w:r>
      <w:r w:rsidRPr="002A558D">
        <w:rPr>
          <w:rFonts w:cstheme="minorHAnsi"/>
          <w:bCs/>
        </w:rPr>
        <w:t>instead of SEER/EER</w:t>
      </w:r>
      <w:r w:rsidRPr="00063600">
        <w:rPr>
          <w:rFonts w:cstheme="minorHAnsi"/>
          <w:bCs/>
        </w:rPr>
        <w:t>, SEER2/EER2</w:t>
      </w:r>
    </w:p>
    <w:p w14:paraId="7925B222" w14:textId="77777777" w:rsidR="00257B38" w:rsidRPr="00063600" w:rsidRDefault="00257B38" w:rsidP="00257B38">
      <w:pPr>
        <w:numPr>
          <w:ilvl w:val="0"/>
          <w:numId w:val="18"/>
        </w:numPr>
        <w:spacing w:after="0"/>
        <w:rPr>
          <w:rFonts w:cstheme="minorHAnsi"/>
          <w:bCs/>
        </w:rPr>
      </w:pPr>
      <w:r w:rsidRPr="00063600">
        <w:rPr>
          <w:rFonts w:cstheme="minorHAnsi"/>
          <w:bCs/>
        </w:rPr>
        <w:t>J12, J13</w:t>
      </w:r>
      <w:r w:rsidRPr="00063600">
        <w:rPr>
          <w:rFonts w:cstheme="minorHAnsi"/>
          <w:b/>
        </w:rPr>
        <w:t xml:space="preserve"> </w:t>
      </w:r>
      <w:r w:rsidRPr="007D2A46">
        <w:rPr>
          <w:rFonts w:cstheme="minorHAnsi"/>
          <w:bCs/>
        </w:rPr>
        <w:t>– revised pseudo code</w:t>
      </w:r>
    </w:p>
    <w:p w14:paraId="362FB2E6" w14:textId="77777777" w:rsidR="00257B38" w:rsidRPr="000C7DD2" w:rsidRDefault="00257B38" w:rsidP="00257B38">
      <w:pPr>
        <w:numPr>
          <w:ilvl w:val="1"/>
          <w:numId w:val="18"/>
        </w:numPr>
        <w:spacing w:after="0"/>
        <w:rPr>
          <w:rFonts w:cstheme="minorHAnsi"/>
          <w:bCs/>
        </w:rPr>
      </w:pPr>
      <w:r w:rsidRPr="000C7DD2">
        <w:rPr>
          <w:rFonts w:cstheme="minorHAnsi"/>
          <w:b/>
          <w:bCs/>
        </w:rPr>
        <w:t>EER</w:t>
      </w:r>
      <w:r w:rsidRPr="00063600">
        <w:rPr>
          <w:rFonts w:cstheme="minorHAnsi"/>
          <w:b/>
          <w:bCs/>
        </w:rPr>
        <w:t xml:space="preserve"> or </w:t>
      </w:r>
      <w:r w:rsidRPr="000C7DD2">
        <w:rPr>
          <w:rFonts w:cstheme="minorHAnsi"/>
          <w:b/>
          <w:bCs/>
        </w:rPr>
        <w:t>SEER</w:t>
      </w:r>
      <w:r w:rsidRPr="000C7DD2">
        <w:rPr>
          <w:rFonts w:cstheme="minorHAnsi"/>
          <w:bCs/>
        </w:rPr>
        <w:t xml:space="preserve"> instead of SEER</w:t>
      </w:r>
      <w:r w:rsidRPr="00063600">
        <w:rPr>
          <w:rFonts w:cstheme="minorHAnsi"/>
          <w:bCs/>
        </w:rPr>
        <w:t xml:space="preserve"> or </w:t>
      </w:r>
      <w:r w:rsidRPr="000C7DD2">
        <w:rPr>
          <w:rFonts w:cstheme="minorHAnsi"/>
          <w:bCs/>
        </w:rPr>
        <w:t>EER</w:t>
      </w:r>
    </w:p>
    <w:p w14:paraId="652D006A" w14:textId="2E0E8401" w:rsidR="008C451B" w:rsidRPr="00063600" w:rsidRDefault="008C451B" w:rsidP="008C451B">
      <w:pPr>
        <w:spacing w:after="0"/>
        <w:rPr>
          <w:rFonts w:cstheme="minorHAnsi"/>
          <w:u w:val="single"/>
        </w:rPr>
      </w:pPr>
      <w:r>
        <w:rPr>
          <w:rFonts w:cstheme="minorHAnsi"/>
          <w:u w:val="single"/>
        </w:rPr>
        <w:t>LMCI</w:t>
      </w:r>
      <w:r w:rsidRPr="00063600">
        <w:rPr>
          <w:rFonts w:cstheme="minorHAnsi"/>
          <w:u w:val="single"/>
        </w:rPr>
        <w:t>-MCH-01b</w:t>
      </w:r>
    </w:p>
    <w:p w14:paraId="67A75900" w14:textId="20599ADB" w:rsidR="008C451B" w:rsidRPr="00C456DC" w:rsidRDefault="008C451B" w:rsidP="008C451B">
      <w:pPr>
        <w:numPr>
          <w:ilvl w:val="0"/>
          <w:numId w:val="18"/>
        </w:numPr>
        <w:spacing w:after="0"/>
        <w:rPr>
          <w:rFonts w:cstheme="minorHAnsi"/>
          <w:b/>
          <w:bCs/>
        </w:rPr>
      </w:pPr>
      <w:bookmarkStart w:id="10" w:name="_Hlk114849335"/>
      <w:r w:rsidRPr="00063600">
        <w:rPr>
          <w:rFonts w:cstheme="minorHAnsi"/>
        </w:rPr>
        <w:t>C</w:t>
      </w:r>
      <w:r w:rsidRPr="00C456DC">
        <w:rPr>
          <w:rFonts w:cstheme="minorHAnsi"/>
        </w:rPr>
        <w:t>0</w:t>
      </w:r>
      <w:r w:rsidRPr="00063600">
        <w:rPr>
          <w:rFonts w:cstheme="minorHAnsi"/>
        </w:rPr>
        <w:t>9</w:t>
      </w:r>
      <w:r w:rsidRPr="00C456DC">
        <w:rPr>
          <w:rFonts w:cstheme="minorHAnsi"/>
        </w:rPr>
        <w:t xml:space="preserve">, </w:t>
      </w:r>
      <w:r w:rsidRPr="00063600">
        <w:rPr>
          <w:rFonts w:cstheme="minorHAnsi"/>
        </w:rPr>
        <w:t>C10, C10b</w:t>
      </w:r>
      <w:r w:rsidRPr="00C456DC">
        <w:rPr>
          <w:rFonts w:cstheme="minorHAnsi"/>
        </w:rPr>
        <w:t xml:space="preserve"> – revised pseudo</w:t>
      </w:r>
      <w:r w:rsidRPr="00C456DC">
        <w:rPr>
          <w:rFonts w:cstheme="minorHAnsi"/>
          <w:bCs/>
        </w:rPr>
        <w:t xml:space="preserve"> code</w:t>
      </w:r>
      <w:r w:rsidR="00680B40">
        <w:rPr>
          <w:rFonts w:cstheme="minorHAnsi"/>
          <w:bCs/>
        </w:rPr>
        <w:t xml:space="preserve"> </w:t>
      </w:r>
      <w:r w:rsidR="00680B40" w:rsidRPr="00680B40">
        <w:rPr>
          <w:rFonts w:ascii="Wingdings" w:eastAsia="Wingdings" w:hAnsi="Wingdings" w:cstheme="minorHAnsi"/>
          <w:bCs/>
          <w:color w:val="FF0000"/>
        </w:rPr>
        <w:t>à</w:t>
      </w:r>
      <w:r w:rsidR="00680B40" w:rsidRPr="00680B40">
        <w:rPr>
          <w:rFonts w:cstheme="minorHAnsi"/>
          <w:bCs/>
          <w:color w:val="FF0000"/>
        </w:rPr>
        <w:t xml:space="preserve"> </w:t>
      </w:r>
      <w:r w:rsidR="00DA324D">
        <w:rPr>
          <w:rFonts w:cstheme="minorHAnsi"/>
          <w:bCs/>
          <w:color w:val="FF0000"/>
        </w:rPr>
        <w:t>doc. layout</w:t>
      </w:r>
      <w:r w:rsidR="00680B40" w:rsidRPr="00680B40">
        <w:rPr>
          <w:rFonts w:cstheme="minorHAnsi"/>
          <w:bCs/>
          <w:color w:val="FF0000"/>
        </w:rPr>
        <w:t xml:space="preserve"> change only</w:t>
      </w:r>
    </w:p>
    <w:p w14:paraId="1A0E4339" w14:textId="77777777" w:rsidR="008C451B" w:rsidRPr="00C456DC" w:rsidRDefault="008C451B" w:rsidP="008C451B">
      <w:pPr>
        <w:numPr>
          <w:ilvl w:val="1"/>
          <w:numId w:val="18"/>
        </w:numPr>
        <w:spacing w:after="0"/>
        <w:rPr>
          <w:rFonts w:cstheme="minorHAnsi"/>
          <w:bCs/>
        </w:rPr>
      </w:pPr>
      <w:r w:rsidRPr="00C456DC">
        <w:rPr>
          <w:rFonts w:cstheme="minorHAnsi"/>
          <w:b/>
        </w:rPr>
        <w:t>EER/SEER</w:t>
      </w:r>
      <w:r w:rsidRPr="00063600">
        <w:rPr>
          <w:rFonts w:cstheme="minorHAnsi"/>
          <w:b/>
          <w:bCs/>
        </w:rPr>
        <w:t xml:space="preserve">, EER2/SEER2 </w:t>
      </w:r>
      <w:r w:rsidRPr="002A558D">
        <w:rPr>
          <w:rFonts w:cstheme="minorHAnsi"/>
          <w:bCs/>
        </w:rPr>
        <w:t>instead of SEER/EER</w:t>
      </w:r>
      <w:r w:rsidRPr="00063600">
        <w:rPr>
          <w:rFonts w:cstheme="minorHAnsi"/>
          <w:bCs/>
        </w:rPr>
        <w:t>, SEER2/EER2</w:t>
      </w:r>
    </w:p>
    <w:bookmarkEnd w:id="10"/>
    <w:p w14:paraId="440034C6" w14:textId="77777777" w:rsidR="00163210" w:rsidRDefault="00163210" w:rsidP="00163210">
      <w:pPr>
        <w:pStyle w:val="ListParagraph"/>
        <w:spacing w:after="0"/>
        <w:rPr>
          <w:rFonts w:eastAsiaTheme="minorEastAsia"/>
        </w:rPr>
      </w:pPr>
    </w:p>
    <w:p w14:paraId="0F1A709E" w14:textId="77777777" w:rsidR="00A5646F" w:rsidRDefault="00A5646F" w:rsidP="00A5646F">
      <w:pPr>
        <w:spacing w:after="0"/>
      </w:pPr>
      <w:r>
        <w:rPr>
          <w:rStyle w:val="normaltextrun"/>
          <w:rFonts w:ascii="Calibri" w:hAnsi="Calibri" w:cs="Calibri"/>
          <w:color w:val="000000"/>
          <w:u w:val="single"/>
          <w:shd w:val="clear" w:color="auto" w:fill="FFFFFF"/>
        </w:rPr>
        <w:t>LMCI-MCH-01c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045F2422" w14:textId="77777777" w:rsidR="00A5646F" w:rsidRPr="00BA395B" w:rsidRDefault="00A5646F" w:rsidP="00A5646F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</w:rPr>
      </w:pPr>
      <w:r w:rsidRPr="00BA395B">
        <w:t>Sections</w:t>
      </w:r>
      <w:r w:rsidRPr="00BA395B">
        <w:rPr>
          <w:rStyle w:val="normaltextrun"/>
          <w:rFonts w:ascii="Calibri" w:hAnsi="Calibri" w:cs="Calibri"/>
        </w:rPr>
        <w:t xml:space="preserve"> D, E, G, H – revised pseudo code</w:t>
      </w:r>
      <w:r w:rsidRPr="00BA395B">
        <w:rPr>
          <w:rStyle w:val="eop"/>
          <w:rFonts w:ascii="Calibri" w:hAnsi="Calibri" w:cs="Calibri"/>
        </w:rPr>
        <w:t> </w:t>
      </w:r>
    </w:p>
    <w:p w14:paraId="50F9F1CF" w14:textId="77777777" w:rsidR="00A5646F" w:rsidRPr="00BA395B" w:rsidRDefault="00A5646F" w:rsidP="00A5646F">
      <w:pPr>
        <w:pStyle w:val="ListParagraph"/>
        <w:numPr>
          <w:ilvl w:val="1"/>
          <w:numId w:val="18"/>
        </w:numPr>
        <w:spacing w:after="0"/>
        <w:rPr>
          <w:rFonts w:ascii="Calibri" w:hAnsi="Calibri" w:cs="Calibri"/>
        </w:rPr>
      </w:pPr>
      <w:r w:rsidRPr="00BA395B">
        <w:t>added</w:t>
      </w:r>
      <w:r w:rsidRPr="00BA395B">
        <w:rPr>
          <w:rStyle w:val="normaltextrun"/>
          <w:rFonts w:ascii="Calibri" w:hAnsi="Calibri" w:cs="Calibri"/>
        </w:rPr>
        <w:t xml:space="preserve"> to the heat pump types list the following:</w:t>
      </w:r>
      <w:r w:rsidRPr="00BA395B">
        <w:rPr>
          <w:rStyle w:val="eop"/>
          <w:rFonts w:ascii="Calibri" w:hAnsi="Calibri" w:cs="Calibri"/>
        </w:rPr>
        <w:t> </w:t>
      </w:r>
    </w:p>
    <w:p w14:paraId="1FBE7AA7" w14:textId="77777777" w:rsidR="00A5646F" w:rsidRPr="00BA395B" w:rsidRDefault="00A5646F" w:rsidP="00A5646F">
      <w:pPr>
        <w:pStyle w:val="paragraph"/>
        <w:numPr>
          <w:ilvl w:val="0"/>
          <w:numId w:val="36"/>
        </w:numPr>
        <w:spacing w:before="0" w:beforeAutospacing="0" w:after="0" w:afterAutospacing="0"/>
        <w:ind w:left="1980" w:firstLine="0"/>
        <w:textAlignment w:val="baseline"/>
        <w:rPr>
          <w:rFonts w:ascii="Calibri" w:hAnsi="Calibri" w:cs="Calibri"/>
          <w:sz w:val="22"/>
          <w:szCs w:val="22"/>
        </w:rPr>
      </w:pPr>
      <w:r w:rsidRPr="00BA395B">
        <w:rPr>
          <w:rStyle w:val="normaltextrun"/>
          <w:rFonts w:ascii="Calibri" w:hAnsi="Calibri" w:cs="Calibri"/>
          <w:b/>
          <w:sz w:val="22"/>
          <w:szCs w:val="22"/>
        </w:rPr>
        <w:t>*</w:t>
      </w:r>
      <w:proofErr w:type="gramStart"/>
      <w:r w:rsidRPr="00BA395B">
        <w:rPr>
          <w:rStyle w:val="contextualspellingandgrammarerror"/>
          <w:rFonts w:ascii="Calibri" w:hAnsi="Calibri" w:cs="Calibri"/>
          <w:b/>
          <w:sz w:val="22"/>
          <w:szCs w:val="22"/>
        </w:rPr>
        <w:t>SPVHP;</w:t>
      </w:r>
      <w:proofErr w:type="gramEnd"/>
      <w:r w:rsidRPr="00BA395B">
        <w:rPr>
          <w:rStyle w:val="normaltextrun"/>
          <w:rFonts w:ascii="Calibri" w:hAnsi="Calibri" w:cs="Calibri"/>
          <w:b/>
          <w:sz w:val="22"/>
          <w:szCs w:val="22"/>
        </w:rPr>
        <w:t> </w:t>
      </w:r>
      <w:r w:rsidRPr="00BA395B">
        <w:rPr>
          <w:rStyle w:val="eop"/>
          <w:rFonts w:ascii="Calibri" w:hAnsi="Calibri" w:cs="Calibri"/>
          <w:sz w:val="22"/>
          <w:szCs w:val="22"/>
        </w:rPr>
        <w:t> </w:t>
      </w:r>
    </w:p>
    <w:p w14:paraId="69741415" w14:textId="77777777" w:rsidR="00A5646F" w:rsidRPr="00BA395B" w:rsidRDefault="00A5646F" w:rsidP="00A5646F">
      <w:pPr>
        <w:pStyle w:val="paragraph"/>
        <w:numPr>
          <w:ilvl w:val="0"/>
          <w:numId w:val="36"/>
        </w:numPr>
        <w:spacing w:before="0" w:beforeAutospacing="0" w:after="0" w:afterAutospacing="0"/>
        <w:ind w:left="1980" w:firstLine="0"/>
        <w:textAlignment w:val="baseline"/>
        <w:rPr>
          <w:rFonts w:ascii="Calibri" w:hAnsi="Calibri" w:cs="Calibri"/>
          <w:sz w:val="22"/>
          <w:szCs w:val="22"/>
        </w:rPr>
      </w:pPr>
      <w:r w:rsidRPr="00BA395B">
        <w:rPr>
          <w:rStyle w:val="normaltextrun"/>
          <w:rFonts w:ascii="Calibri" w:hAnsi="Calibri" w:cs="Calibri"/>
          <w:b/>
          <w:sz w:val="22"/>
          <w:szCs w:val="22"/>
        </w:rPr>
        <w:t>*PTHP</w:t>
      </w:r>
      <w:r w:rsidRPr="00BA395B">
        <w:rPr>
          <w:rStyle w:val="tabchar"/>
          <w:rFonts w:ascii="Calibri" w:hAnsi="Calibri" w:cs="Calibri"/>
          <w:sz w:val="22"/>
          <w:szCs w:val="22"/>
        </w:rPr>
        <w:tab/>
      </w:r>
      <w:r w:rsidRPr="00BA395B">
        <w:rPr>
          <w:rStyle w:val="eop"/>
          <w:rFonts w:ascii="Calibri" w:hAnsi="Calibri" w:cs="Calibri"/>
          <w:sz w:val="22"/>
          <w:szCs w:val="22"/>
        </w:rPr>
        <w:t> </w:t>
      </w:r>
    </w:p>
    <w:p w14:paraId="25336B68" w14:textId="72B5D0B0" w:rsidR="00A5646F" w:rsidRPr="005438CC" w:rsidRDefault="00A5646F" w:rsidP="00A5646F">
      <w:pPr>
        <w:pStyle w:val="ListParagraph"/>
        <w:numPr>
          <w:ilvl w:val="0"/>
          <w:numId w:val="32"/>
        </w:numPr>
        <w:spacing w:after="0"/>
      </w:pPr>
      <w:r w:rsidRPr="005438CC">
        <w:t xml:space="preserve">B07 – added SEER/SEER2 to the top of </w:t>
      </w:r>
      <w:r>
        <w:t xml:space="preserve">doc </w:t>
      </w:r>
      <w:proofErr w:type="gramStart"/>
      <w:r w:rsidRPr="005438CC">
        <w:t>layout  </w:t>
      </w:r>
      <w:r w:rsidR="00F954DF" w:rsidRPr="00F954DF">
        <w:rPr>
          <w:rFonts w:ascii="Wingdings" w:eastAsia="Wingdings" w:hAnsi="Wingdings" w:cs="Wingdings"/>
          <w:color w:val="FF0000"/>
        </w:rPr>
        <w:t>à</w:t>
      </w:r>
      <w:proofErr w:type="gramEnd"/>
      <w:r w:rsidR="00F954DF" w:rsidRPr="00F954DF">
        <w:rPr>
          <w:color w:val="FF0000"/>
        </w:rPr>
        <w:t xml:space="preserve"> </w:t>
      </w:r>
      <w:r w:rsidR="00DA324D">
        <w:rPr>
          <w:color w:val="FF0000"/>
        </w:rPr>
        <w:t>doc. layout</w:t>
      </w:r>
      <w:r w:rsidR="00F954DF" w:rsidRPr="00F954DF">
        <w:rPr>
          <w:color w:val="FF0000"/>
        </w:rPr>
        <w:t xml:space="preserve"> change only</w:t>
      </w:r>
    </w:p>
    <w:p w14:paraId="40AC3F56" w14:textId="2DB5F0C1" w:rsidR="00A5646F" w:rsidRPr="005438CC" w:rsidRDefault="00A5646F" w:rsidP="00A5646F">
      <w:pPr>
        <w:pStyle w:val="ListParagraph"/>
        <w:numPr>
          <w:ilvl w:val="0"/>
          <w:numId w:val="32"/>
        </w:numPr>
        <w:spacing w:after="0"/>
      </w:pPr>
      <w:r>
        <w:t xml:space="preserve">D07 – </w:t>
      </w:r>
      <w:proofErr w:type="gramStart"/>
      <w:r>
        <w:t>deleted ”</w:t>
      </w:r>
      <w:proofErr w:type="gramEnd"/>
      <w:r>
        <w:t>(% )“and added “</w:t>
      </w:r>
      <w:r w:rsidRPr="2EEA0597">
        <w:rPr>
          <w:b/>
          <w:bCs/>
        </w:rPr>
        <w:t>Value</w:t>
      </w:r>
      <w:r>
        <w:t>” to the top of doc layout</w:t>
      </w:r>
      <w:r w:rsidRPr="00353316">
        <w:rPr>
          <w:color w:val="FF0000"/>
        </w:rPr>
        <w:t> </w:t>
      </w:r>
      <w:r w:rsidR="00353316" w:rsidRPr="00353316">
        <w:rPr>
          <w:rFonts w:ascii="Wingdings" w:eastAsia="Wingdings" w:hAnsi="Wingdings" w:cs="Wingdings"/>
          <w:color w:val="FF0000"/>
        </w:rPr>
        <w:t>à</w:t>
      </w:r>
      <w:r w:rsidR="00353316" w:rsidRPr="00353316">
        <w:rPr>
          <w:color w:val="FF0000"/>
        </w:rPr>
        <w:t xml:space="preserve"> </w:t>
      </w:r>
      <w:r w:rsidR="00DA324D">
        <w:rPr>
          <w:color w:val="FF0000"/>
        </w:rPr>
        <w:t>doc. layout</w:t>
      </w:r>
      <w:r w:rsidR="00353316" w:rsidRPr="00353316">
        <w:rPr>
          <w:color w:val="FF0000"/>
        </w:rPr>
        <w:t xml:space="preserve"> change only</w:t>
      </w:r>
    </w:p>
    <w:p w14:paraId="2B0695D1" w14:textId="4ABB2EBD" w:rsidR="00A5646F" w:rsidRPr="005438CC" w:rsidRDefault="00A5646F" w:rsidP="00A5646F">
      <w:pPr>
        <w:pStyle w:val="ListParagraph"/>
        <w:numPr>
          <w:ilvl w:val="0"/>
          <w:numId w:val="32"/>
        </w:numPr>
        <w:spacing w:after="0"/>
      </w:pPr>
      <w:r>
        <w:t>E04 – added SEER/SEER2 to the top of doc layout </w:t>
      </w:r>
      <w:r w:rsidR="00F16E5F" w:rsidRPr="004553A4">
        <w:rPr>
          <w:rFonts w:ascii="Wingdings" w:eastAsia="Wingdings" w:hAnsi="Wingdings" w:cs="Wingdings"/>
          <w:color w:val="FF0000"/>
        </w:rPr>
        <w:t>à</w:t>
      </w:r>
      <w:r w:rsidR="00F16E5F" w:rsidRPr="004553A4">
        <w:rPr>
          <w:color w:val="FF0000"/>
        </w:rPr>
        <w:t xml:space="preserve"> </w:t>
      </w:r>
      <w:r w:rsidR="00695766">
        <w:rPr>
          <w:color w:val="FF0000"/>
        </w:rPr>
        <w:t>doc. layout</w:t>
      </w:r>
      <w:r w:rsidR="00F16E5F" w:rsidRPr="004553A4">
        <w:rPr>
          <w:color w:val="FF0000"/>
        </w:rPr>
        <w:t xml:space="preserve"> change only</w:t>
      </w:r>
    </w:p>
    <w:p w14:paraId="72D1F749" w14:textId="451BDE0E" w:rsidR="00621986" w:rsidRPr="002A558D" w:rsidRDefault="00621986" w:rsidP="00621986">
      <w:pPr>
        <w:pStyle w:val="ListParagraph"/>
        <w:numPr>
          <w:ilvl w:val="0"/>
          <w:numId w:val="32"/>
        </w:numPr>
        <w:rPr>
          <w:rFonts w:cstheme="minorHAnsi"/>
        </w:rPr>
      </w:pPr>
      <w:r w:rsidRPr="00063600">
        <w:rPr>
          <w:rFonts w:cstheme="minorHAnsi"/>
        </w:rPr>
        <w:t>E03, E04</w:t>
      </w:r>
      <w:r w:rsidRPr="002A558D">
        <w:rPr>
          <w:rFonts w:cstheme="minorHAnsi"/>
        </w:rPr>
        <w:t xml:space="preserve">, </w:t>
      </w:r>
      <w:r w:rsidRPr="00063600">
        <w:rPr>
          <w:rFonts w:cstheme="minorHAnsi"/>
        </w:rPr>
        <w:t>E04b</w:t>
      </w:r>
      <w:r w:rsidRPr="002A558D">
        <w:rPr>
          <w:rFonts w:cstheme="minorHAnsi"/>
        </w:rPr>
        <w:t xml:space="preserve"> – revised pseudo code</w:t>
      </w:r>
      <w:r w:rsidR="004553A4">
        <w:rPr>
          <w:rFonts w:cstheme="minorHAnsi"/>
        </w:rPr>
        <w:t xml:space="preserve"> </w:t>
      </w:r>
      <w:r w:rsidR="004553A4" w:rsidRPr="004553A4">
        <w:rPr>
          <w:rFonts w:ascii="Wingdings" w:eastAsia="Wingdings" w:hAnsi="Wingdings" w:cstheme="minorHAnsi"/>
          <w:color w:val="FF0000"/>
        </w:rPr>
        <w:t>à</w:t>
      </w:r>
      <w:r w:rsidR="004553A4" w:rsidRPr="004553A4">
        <w:rPr>
          <w:rFonts w:cstheme="minorHAnsi"/>
          <w:color w:val="FF0000"/>
        </w:rPr>
        <w:t xml:space="preserve"> </w:t>
      </w:r>
      <w:r w:rsidR="00695766">
        <w:rPr>
          <w:rFonts w:cstheme="minorHAnsi"/>
          <w:color w:val="FF0000"/>
        </w:rPr>
        <w:t>doc. layout</w:t>
      </w:r>
      <w:r w:rsidR="004553A4" w:rsidRPr="004553A4">
        <w:rPr>
          <w:rFonts w:cstheme="minorHAnsi"/>
          <w:color w:val="FF0000"/>
        </w:rPr>
        <w:t xml:space="preserve"> change only</w:t>
      </w:r>
    </w:p>
    <w:p w14:paraId="7C08AA38" w14:textId="77777777" w:rsidR="00621986" w:rsidRPr="002A558D" w:rsidRDefault="00621986" w:rsidP="00621986">
      <w:pPr>
        <w:pStyle w:val="ListParagraph"/>
        <w:numPr>
          <w:ilvl w:val="1"/>
          <w:numId w:val="32"/>
        </w:numPr>
        <w:rPr>
          <w:rFonts w:cstheme="minorHAnsi"/>
        </w:rPr>
      </w:pPr>
      <w:r w:rsidRPr="002A558D">
        <w:rPr>
          <w:rFonts w:cstheme="minorHAnsi"/>
          <w:b/>
          <w:bCs/>
        </w:rPr>
        <w:t>EER/SEER</w:t>
      </w:r>
      <w:bookmarkStart w:id="11" w:name="_Hlk114849634"/>
      <w:r w:rsidRPr="00063600">
        <w:rPr>
          <w:rFonts w:cstheme="minorHAnsi"/>
          <w:b/>
          <w:bCs/>
        </w:rPr>
        <w:t xml:space="preserve">, EER2/SEER2 </w:t>
      </w:r>
      <w:r w:rsidRPr="002A558D">
        <w:rPr>
          <w:rFonts w:cstheme="minorHAnsi"/>
        </w:rPr>
        <w:t>instead of SEER/EER</w:t>
      </w:r>
      <w:r w:rsidRPr="00063600">
        <w:rPr>
          <w:rFonts w:cstheme="minorHAnsi"/>
        </w:rPr>
        <w:t>, SEER2/EER2</w:t>
      </w:r>
      <w:bookmarkEnd w:id="11"/>
    </w:p>
    <w:p w14:paraId="73772C8A" w14:textId="245B86AD" w:rsidR="00621986" w:rsidRPr="00A90A97" w:rsidRDefault="00621986" w:rsidP="00621986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063600">
        <w:rPr>
          <w:rFonts w:cstheme="minorHAnsi"/>
        </w:rPr>
        <w:lastRenderedPageBreak/>
        <w:t>H07</w:t>
      </w:r>
      <w:r w:rsidRPr="00A90A97">
        <w:rPr>
          <w:rFonts w:cstheme="minorHAnsi"/>
        </w:rPr>
        <w:t xml:space="preserve">, </w:t>
      </w:r>
      <w:r w:rsidRPr="00063600">
        <w:rPr>
          <w:rFonts w:cstheme="minorHAnsi"/>
        </w:rPr>
        <w:t>H08</w:t>
      </w:r>
      <w:r w:rsidRPr="00A90A97">
        <w:rPr>
          <w:rFonts w:cstheme="minorHAnsi"/>
        </w:rPr>
        <w:t xml:space="preserve">, </w:t>
      </w:r>
      <w:r w:rsidRPr="00063600">
        <w:rPr>
          <w:rFonts w:cstheme="minorHAnsi"/>
        </w:rPr>
        <w:t>H08b</w:t>
      </w:r>
      <w:r w:rsidRPr="00A90A97">
        <w:rPr>
          <w:rFonts w:cstheme="minorHAnsi"/>
        </w:rPr>
        <w:t xml:space="preserve"> – revised pseudo code</w:t>
      </w:r>
      <w:r w:rsidR="00586CC6">
        <w:rPr>
          <w:rFonts w:cstheme="minorHAnsi"/>
        </w:rPr>
        <w:t xml:space="preserve"> </w:t>
      </w:r>
      <w:r w:rsidR="00586CC6" w:rsidRPr="00586CC6">
        <w:rPr>
          <w:rFonts w:ascii="Wingdings" w:eastAsia="Wingdings" w:hAnsi="Wingdings" w:cstheme="minorHAnsi"/>
          <w:color w:val="FF0000"/>
        </w:rPr>
        <w:t>à</w:t>
      </w:r>
      <w:r w:rsidR="00586CC6" w:rsidRPr="00586CC6">
        <w:rPr>
          <w:rFonts w:cstheme="minorHAnsi"/>
          <w:color w:val="FF0000"/>
        </w:rPr>
        <w:t xml:space="preserve"> </w:t>
      </w:r>
      <w:r w:rsidR="00695766">
        <w:rPr>
          <w:rFonts w:cstheme="minorHAnsi"/>
          <w:color w:val="FF0000"/>
        </w:rPr>
        <w:t>doc. layout</w:t>
      </w:r>
      <w:r w:rsidR="00586CC6" w:rsidRPr="00586CC6">
        <w:rPr>
          <w:rFonts w:cstheme="minorHAnsi"/>
          <w:color w:val="FF0000"/>
        </w:rPr>
        <w:t xml:space="preserve"> change only</w:t>
      </w:r>
    </w:p>
    <w:p w14:paraId="3DF49043" w14:textId="77777777" w:rsidR="00621986" w:rsidRPr="00A90A97" w:rsidRDefault="00621986" w:rsidP="00621986">
      <w:pPr>
        <w:pStyle w:val="ListParagraph"/>
        <w:numPr>
          <w:ilvl w:val="1"/>
          <w:numId w:val="32"/>
        </w:numPr>
        <w:spacing w:after="0"/>
        <w:rPr>
          <w:rFonts w:cstheme="minorHAnsi"/>
        </w:rPr>
      </w:pPr>
      <w:r w:rsidRPr="00A90A97">
        <w:rPr>
          <w:rFonts w:cstheme="minorHAnsi"/>
          <w:b/>
          <w:bCs/>
        </w:rPr>
        <w:t>EER/SEER</w:t>
      </w:r>
      <w:r w:rsidRPr="00063600">
        <w:rPr>
          <w:rFonts w:cstheme="minorHAnsi"/>
          <w:b/>
          <w:bCs/>
        </w:rPr>
        <w:t xml:space="preserve">, EER2/SEER2 </w:t>
      </w:r>
      <w:r w:rsidRPr="002A558D">
        <w:rPr>
          <w:rFonts w:cstheme="minorHAnsi"/>
        </w:rPr>
        <w:t>instead of SEER/EER</w:t>
      </w:r>
      <w:r w:rsidRPr="00063600">
        <w:rPr>
          <w:rFonts w:cstheme="minorHAnsi"/>
        </w:rPr>
        <w:t>, SEER2/EER2</w:t>
      </w:r>
    </w:p>
    <w:p w14:paraId="36AE4905" w14:textId="65E619B1" w:rsidR="00A5646F" w:rsidRPr="005438CC" w:rsidRDefault="00A5646F" w:rsidP="00A5646F">
      <w:pPr>
        <w:pStyle w:val="ListParagraph"/>
        <w:numPr>
          <w:ilvl w:val="0"/>
          <w:numId w:val="32"/>
        </w:numPr>
        <w:spacing w:after="0"/>
      </w:pPr>
      <w:r>
        <w:t>H08 – added SEER/SEER2 to the top of doc layout </w:t>
      </w:r>
      <w:r w:rsidR="00586CC6" w:rsidRPr="00586CC6">
        <w:rPr>
          <w:rFonts w:ascii="Wingdings" w:eastAsia="Wingdings" w:hAnsi="Wingdings" w:cs="Wingdings"/>
          <w:color w:val="FF0000"/>
        </w:rPr>
        <w:t>à</w:t>
      </w:r>
      <w:r w:rsidR="00586CC6" w:rsidRPr="00586CC6">
        <w:rPr>
          <w:color w:val="FF0000"/>
        </w:rPr>
        <w:t xml:space="preserve"> </w:t>
      </w:r>
      <w:r w:rsidR="00695766">
        <w:rPr>
          <w:color w:val="FF0000"/>
        </w:rPr>
        <w:t>doc. layout</w:t>
      </w:r>
      <w:r w:rsidR="00586CC6" w:rsidRPr="00586CC6">
        <w:rPr>
          <w:color w:val="FF0000"/>
        </w:rPr>
        <w:t xml:space="preserve"> change only</w:t>
      </w:r>
    </w:p>
    <w:p w14:paraId="57341357" w14:textId="77777777" w:rsidR="00A5646F" w:rsidRPr="005438CC" w:rsidRDefault="00A5646F" w:rsidP="00A5646F">
      <w:pPr>
        <w:pStyle w:val="ListParagraph"/>
        <w:numPr>
          <w:ilvl w:val="0"/>
          <w:numId w:val="32"/>
        </w:numPr>
        <w:spacing w:after="0"/>
      </w:pPr>
      <w:r w:rsidRPr="00BA395B">
        <w:t>E04 – revised pseudo code </w:t>
      </w:r>
    </w:p>
    <w:p w14:paraId="03D6D83C" w14:textId="5B03054B" w:rsidR="00A5646F" w:rsidRPr="00704435" w:rsidRDefault="00A5646F" w:rsidP="00A5646F">
      <w:pPr>
        <w:pStyle w:val="ListParagraph"/>
        <w:numPr>
          <w:ilvl w:val="1"/>
          <w:numId w:val="32"/>
        </w:numPr>
        <w:spacing w:after="0"/>
        <w:rPr>
          <w:rStyle w:val="normaltextrun"/>
        </w:rPr>
      </w:pPr>
      <w:r w:rsidRPr="00BA395B">
        <w:rPr>
          <w:rStyle w:val="normaltextrun"/>
          <w:rFonts w:ascii="Calibri" w:hAnsi="Calibri" w:cs="Calibri"/>
        </w:rPr>
        <w:t>added CEER</w:t>
      </w:r>
      <w:r w:rsidRPr="02AAB11A">
        <w:rPr>
          <w:rStyle w:val="normaltextrun"/>
          <w:rFonts w:ascii="Calibri" w:hAnsi="Calibri" w:cs="Calibri"/>
        </w:rPr>
        <w:t xml:space="preserve"> </w:t>
      </w:r>
    </w:p>
    <w:p w14:paraId="6432314A" w14:textId="77777777" w:rsidR="00A5646F" w:rsidRPr="005438CC" w:rsidRDefault="00A5646F" w:rsidP="00A5646F">
      <w:pPr>
        <w:pStyle w:val="ListParagraph"/>
        <w:numPr>
          <w:ilvl w:val="0"/>
          <w:numId w:val="32"/>
        </w:numPr>
        <w:spacing w:after="0"/>
      </w:pPr>
      <w:r w:rsidRPr="00BA395B">
        <w:t>H08 – revised pseudo code </w:t>
      </w:r>
    </w:p>
    <w:p w14:paraId="7499C643" w14:textId="6ED42101" w:rsidR="00A5646F" w:rsidRDefault="00A5646F" w:rsidP="00A5646F">
      <w:pPr>
        <w:pStyle w:val="ListParagraph"/>
        <w:numPr>
          <w:ilvl w:val="1"/>
          <w:numId w:val="18"/>
        </w:numPr>
        <w:spacing w:after="0"/>
        <w:rPr>
          <w:rStyle w:val="eop"/>
          <w:rFonts w:ascii="Calibri" w:hAnsi="Calibri" w:cs="Calibri"/>
        </w:rPr>
      </w:pPr>
      <w:r w:rsidRPr="00BA395B">
        <w:rPr>
          <w:rStyle w:val="normaltextrun"/>
          <w:rFonts w:ascii="Calibri" w:hAnsi="Calibri" w:cs="Calibri"/>
        </w:rPr>
        <w:t xml:space="preserve">added CEER </w:t>
      </w:r>
      <w:r w:rsidRPr="00BA395B">
        <w:rPr>
          <w:rStyle w:val="eop"/>
          <w:rFonts w:ascii="Calibri" w:hAnsi="Calibri" w:cs="Calibri"/>
        </w:rPr>
        <w:t> </w:t>
      </w:r>
    </w:p>
    <w:p w14:paraId="4A57E523" w14:textId="77777777" w:rsidR="00A5646F" w:rsidRDefault="00A5646F" w:rsidP="00A5646F">
      <w:pPr>
        <w:pStyle w:val="ListParagraph"/>
        <w:spacing w:after="0"/>
        <w:ind w:left="1440"/>
        <w:rPr>
          <w:rStyle w:val="eop"/>
          <w:rFonts w:ascii="Calibri" w:hAnsi="Calibri" w:cs="Calibri"/>
        </w:rPr>
      </w:pPr>
    </w:p>
    <w:p w14:paraId="28FE3FAA" w14:textId="77777777" w:rsidR="00A5646F" w:rsidRDefault="00A5646F" w:rsidP="00A5646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7B3F18DE">
        <w:rPr>
          <w:rStyle w:val="normaltextrun"/>
          <w:rFonts w:ascii="Calibri" w:hAnsi="Calibri" w:cs="Calibri"/>
          <w:sz w:val="22"/>
          <w:szCs w:val="22"/>
          <w:u w:val="single"/>
        </w:rPr>
        <w:t>LMCI-MCH-01d</w:t>
      </w:r>
      <w:r w:rsidRPr="7B3F18DE">
        <w:rPr>
          <w:rStyle w:val="eop"/>
          <w:rFonts w:ascii="Calibri" w:hAnsi="Calibri" w:cs="Calibri"/>
          <w:sz w:val="22"/>
          <w:szCs w:val="22"/>
        </w:rPr>
        <w:t> </w:t>
      </w:r>
    </w:p>
    <w:p w14:paraId="3CDD2F54" w14:textId="77777777" w:rsidR="00A5646F" w:rsidRPr="00BA395B" w:rsidRDefault="00A5646F" w:rsidP="00A5646F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</w:rPr>
      </w:pPr>
      <w:r w:rsidRPr="00BA395B">
        <w:rPr>
          <w:rStyle w:val="normaltextrun"/>
          <w:rFonts w:ascii="Calibri" w:hAnsi="Calibri" w:cs="Calibri"/>
        </w:rPr>
        <w:t>L05 – revised pseudo code</w:t>
      </w:r>
      <w:r w:rsidRPr="00BA395B">
        <w:rPr>
          <w:rStyle w:val="eop"/>
          <w:rFonts w:ascii="Calibri" w:hAnsi="Calibri" w:cs="Calibri"/>
        </w:rPr>
        <w:t> </w:t>
      </w:r>
    </w:p>
    <w:p w14:paraId="3B341375" w14:textId="77777777" w:rsidR="00426CA2" w:rsidRPr="00BA395B" w:rsidRDefault="00A5646F" w:rsidP="00A5646F">
      <w:pPr>
        <w:pStyle w:val="ListParagraph"/>
        <w:numPr>
          <w:ilvl w:val="1"/>
          <w:numId w:val="32"/>
        </w:numPr>
        <w:spacing w:after="0"/>
        <w:rPr>
          <w:rStyle w:val="normaltextrun"/>
          <w:rFonts w:ascii="Calibri" w:hAnsi="Calibri" w:cs="Calibri"/>
        </w:rPr>
      </w:pPr>
      <w:r w:rsidRPr="00BA395B">
        <w:rPr>
          <w:rStyle w:val="normaltextrun"/>
          <w:rFonts w:ascii="Calibri" w:hAnsi="Calibri" w:cs="Calibri"/>
        </w:rPr>
        <w:t>Updated the climate zones </w:t>
      </w:r>
    </w:p>
    <w:p w14:paraId="57DB3F9A" w14:textId="2C40A575" w:rsidR="00426CA2" w:rsidRPr="00426CA2" w:rsidRDefault="00A5646F" w:rsidP="00426CA2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</w:rPr>
      </w:pPr>
      <w:r>
        <w:rPr>
          <w:rStyle w:val="eop"/>
          <w:rFonts w:ascii="Calibri" w:hAnsi="Calibri" w:cs="Calibri"/>
        </w:rPr>
        <w:t> </w:t>
      </w:r>
      <w:r w:rsidR="00426CA2" w:rsidRPr="00426CA2">
        <w:rPr>
          <w:rFonts w:ascii="Calibri" w:hAnsi="Calibri" w:cs="Calibri"/>
        </w:rPr>
        <w:t>G04 – revised pseudo</w:t>
      </w:r>
      <w:r w:rsidR="00426CA2" w:rsidRPr="00426CA2">
        <w:rPr>
          <w:rFonts w:ascii="Calibri" w:hAnsi="Calibri" w:cs="Calibri"/>
          <w:bCs/>
        </w:rPr>
        <w:t xml:space="preserve"> code</w:t>
      </w:r>
      <w:r w:rsidR="002F6937">
        <w:rPr>
          <w:rFonts w:ascii="Calibri" w:hAnsi="Calibri" w:cs="Calibri"/>
          <w:bCs/>
        </w:rPr>
        <w:t xml:space="preserve"> </w:t>
      </w:r>
      <w:r w:rsidR="002F6937" w:rsidRPr="002F6937">
        <w:rPr>
          <w:rFonts w:ascii="Wingdings" w:eastAsia="Wingdings" w:hAnsi="Wingdings" w:cs="Wingdings"/>
          <w:bCs/>
          <w:color w:val="FF0000"/>
        </w:rPr>
        <w:t>à</w:t>
      </w:r>
      <w:r w:rsidR="002F6937" w:rsidRPr="002F6937">
        <w:rPr>
          <w:rFonts w:ascii="Calibri" w:hAnsi="Calibri" w:cs="Calibri"/>
          <w:bCs/>
          <w:color w:val="FF0000"/>
        </w:rPr>
        <w:t xml:space="preserve"> </w:t>
      </w:r>
      <w:r w:rsidR="00F2442D">
        <w:rPr>
          <w:rFonts w:ascii="Calibri" w:hAnsi="Calibri" w:cs="Calibri"/>
          <w:bCs/>
          <w:color w:val="FF0000"/>
        </w:rPr>
        <w:t>doc. layout</w:t>
      </w:r>
      <w:r w:rsidR="002F6937" w:rsidRPr="002F6937">
        <w:rPr>
          <w:rFonts w:ascii="Calibri" w:hAnsi="Calibri" w:cs="Calibri"/>
          <w:bCs/>
          <w:color w:val="FF0000"/>
        </w:rPr>
        <w:t xml:space="preserve"> change only</w:t>
      </w:r>
    </w:p>
    <w:p w14:paraId="1123D775" w14:textId="77777777" w:rsidR="00426CA2" w:rsidRPr="00426CA2" w:rsidRDefault="00426CA2" w:rsidP="00426CA2">
      <w:pPr>
        <w:pStyle w:val="ListParagraph"/>
        <w:numPr>
          <w:ilvl w:val="1"/>
          <w:numId w:val="32"/>
        </w:numPr>
        <w:rPr>
          <w:rFonts w:ascii="Calibri" w:hAnsi="Calibri" w:cs="Calibri"/>
          <w:bCs/>
        </w:rPr>
      </w:pPr>
      <w:r w:rsidRPr="00426CA2">
        <w:rPr>
          <w:rFonts w:ascii="Calibri" w:hAnsi="Calibri" w:cs="Calibri"/>
          <w:b/>
        </w:rPr>
        <w:t>EER/SEER</w:t>
      </w:r>
      <w:r w:rsidRPr="00426CA2">
        <w:rPr>
          <w:rFonts w:ascii="Calibri" w:hAnsi="Calibri" w:cs="Calibri"/>
          <w:b/>
          <w:bCs/>
        </w:rPr>
        <w:t xml:space="preserve">, EER2/SEER2 </w:t>
      </w:r>
      <w:r w:rsidRPr="00426CA2">
        <w:rPr>
          <w:rFonts w:ascii="Calibri" w:hAnsi="Calibri" w:cs="Calibri"/>
          <w:bCs/>
        </w:rPr>
        <w:t>instead of SEER/EER, SEER2/EER2</w:t>
      </w:r>
    </w:p>
    <w:p w14:paraId="270D552F" w14:textId="77777777" w:rsidR="00426CA2" w:rsidRPr="00426CA2" w:rsidRDefault="00426CA2" w:rsidP="00426CA2">
      <w:pPr>
        <w:pStyle w:val="ListParagraph"/>
        <w:numPr>
          <w:ilvl w:val="0"/>
          <w:numId w:val="32"/>
        </w:numPr>
        <w:rPr>
          <w:rFonts w:ascii="Calibri" w:hAnsi="Calibri" w:cs="Calibri"/>
          <w:bCs/>
        </w:rPr>
      </w:pPr>
      <w:r w:rsidRPr="00426CA2">
        <w:rPr>
          <w:rFonts w:ascii="Calibri" w:hAnsi="Calibri" w:cs="Calibri"/>
          <w:bCs/>
        </w:rPr>
        <w:t>L13, L14</w:t>
      </w:r>
      <w:r w:rsidRPr="00426CA2">
        <w:rPr>
          <w:rFonts w:ascii="Calibri" w:hAnsi="Calibri" w:cs="Calibri"/>
          <w:b/>
          <w:bCs/>
        </w:rPr>
        <w:t xml:space="preserve"> </w:t>
      </w:r>
      <w:r w:rsidRPr="00426CA2">
        <w:rPr>
          <w:rFonts w:ascii="Calibri" w:hAnsi="Calibri" w:cs="Calibri"/>
          <w:bCs/>
        </w:rPr>
        <w:t>– revised pseudo code</w:t>
      </w:r>
    </w:p>
    <w:p w14:paraId="4589AFF6" w14:textId="77777777" w:rsidR="00426CA2" w:rsidRPr="00426CA2" w:rsidRDefault="00426CA2" w:rsidP="00426CA2">
      <w:pPr>
        <w:pStyle w:val="ListParagraph"/>
        <w:numPr>
          <w:ilvl w:val="1"/>
          <w:numId w:val="32"/>
        </w:numPr>
        <w:rPr>
          <w:rFonts w:ascii="Calibri" w:hAnsi="Calibri" w:cs="Calibri"/>
          <w:bCs/>
        </w:rPr>
      </w:pPr>
      <w:r w:rsidRPr="00426CA2">
        <w:rPr>
          <w:rFonts w:ascii="Calibri" w:hAnsi="Calibri" w:cs="Calibri"/>
          <w:b/>
          <w:bCs/>
        </w:rPr>
        <w:t>EER or SEER</w:t>
      </w:r>
      <w:r w:rsidRPr="00426CA2">
        <w:rPr>
          <w:rFonts w:ascii="Calibri" w:hAnsi="Calibri" w:cs="Calibri"/>
          <w:bCs/>
        </w:rPr>
        <w:t xml:space="preserve"> instead of SEER or EER</w:t>
      </w:r>
    </w:p>
    <w:p w14:paraId="4E303992" w14:textId="03E3B420" w:rsidR="00426CA2" w:rsidRPr="00426CA2" w:rsidRDefault="00426CA2" w:rsidP="00426CA2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</w:rPr>
      </w:pPr>
      <w:r w:rsidRPr="00426CA2">
        <w:rPr>
          <w:rFonts w:ascii="Calibri" w:hAnsi="Calibri" w:cs="Calibri"/>
          <w:bCs/>
        </w:rPr>
        <w:t>P04 – revised pseudo code</w:t>
      </w:r>
      <w:r w:rsidR="002F6937">
        <w:rPr>
          <w:rFonts w:ascii="Calibri" w:hAnsi="Calibri" w:cs="Calibri"/>
          <w:bCs/>
        </w:rPr>
        <w:t xml:space="preserve"> </w:t>
      </w:r>
      <w:r w:rsidR="002F6937" w:rsidRPr="002F6937">
        <w:rPr>
          <w:rFonts w:ascii="Wingdings" w:eastAsia="Wingdings" w:hAnsi="Wingdings" w:cs="Wingdings"/>
          <w:bCs/>
          <w:color w:val="FF0000"/>
        </w:rPr>
        <w:t>à</w:t>
      </w:r>
      <w:r w:rsidR="002F6937" w:rsidRPr="002F6937">
        <w:rPr>
          <w:rFonts w:ascii="Calibri" w:hAnsi="Calibri" w:cs="Calibri"/>
          <w:bCs/>
          <w:color w:val="FF0000"/>
        </w:rPr>
        <w:t xml:space="preserve"> </w:t>
      </w:r>
      <w:r w:rsidR="00F2442D">
        <w:rPr>
          <w:rFonts w:ascii="Calibri" w:hAnsi="Calibri" w:cs="Calibri"/>
          <w:bCs/>
          <w:color w:val="FF0000"/>
        </w:rPr>
        <w:t>doc. layout</w:t>
      </w:r>
      <w:r w:rsidR="002F6937" w:rsidRPr="002F6937">
        <w:rPr>
          <w:rFonts w:ascii="Calibri" w:hAnsi="Calibri" w:cs="Calibri"/>
          <w:bCs/>
          <w:color w:val="FF0000"/>
        </w:rPr>
        <w:t xml:space="preserve"> change only</w:t>
      </w:r>
    </w:p>
    <w:p w14:paraId="2B1D81A3" w14:textId="77777777" w:rsidR="00426CA2" w:rsidRDefault="00426CA2" w:rsidP="00426CA2">
      <w:pPr>
        <w:pStyle w:val="ListParagraph"/>
        <w:numPr>
          <w:ilvl w:val="1"/>
          <w:numId w:val="32"/>
        </w:numPr>
        <w:rPr>
          <w:rFonts w:ascii="Calibri" w:hAnsi="Calibri" w:cs="Calibri"/>
          <w:bCs/>
        </w:rPr>
      </w:pPr>
      <w:r w:rsidRPr="00426CA2">
        <w:rPr>
          <w:rFonts w:ascii="Calibri" w:hAnsi="Calibri" w:cs="Calibri"/>
          <w:b/>
          <w:bCs/>
        </w:rPr>
        <w:t xml:space="preserve">EER/SEER, EER2/SEER2 </w:t>
      </w:r>
      <w:r w:rsidRPr="00426CA2">
        <w:rPr>
          <w:rFonts w:ascii="Calibri" w:hAnsi="Calibri" w:cs="Calibri"/>
          <w:bCs/>
        </w:rPr>
        <w:t>instead of SEER/EER, SEER2/EER2</w:t>
      </w:r>
    </w:p>
    <w:p w14:paraId="0C6D89CD" w14:textId="26031DC3" w:rsidR="00A5646F" w:rsidRDefault="00A5646F" w:rsidP="000077A7">
      <w:pPr>
        <w:pStyle w:val="ListParagraph"/>
        <w:spacing w:after="0"/>
        <w:rPr>
          <w:rFonts w:ascii="Calibri" w:hAnsi="Calibri" w:cs="Calibri"/>
        </w:rPr>
      </w:pPr>
    </w:p>
    <w:p w14:paraId="596B835D" w14:textId="77777777" w:rsidR="00163210" w:rsidRPr="00BA395B" w:rsidRDefault="00163210" w:rsidP="00163210">
      <w:pPr>
        <w:spacing w:after="0"/>
      </w:pPr>
      <w:r w:rsidRPr="00BA395B">
        <w:t>LMCI-MCH-21</w:t>
      </w:r>
    </w:p>
    <w:p w14:paraId="0C9B69C5" w14:textId="77777777" w:rsidR="00163210" w:rsidRPr="00BA395B" w:rsidRDefault="00163210" w:rsidP="00163210">
      <w:pPr>
        <w:pStyle w:val="ListParagraph"/>
        <w:numPr>
          <w:ilvl w:val="0"/>
          <w:numId w:val="32"/>
        </w:numPr>
        <w:spacing w:after="0"/>
        <w:rPr>
          <w:rFonts w:eastAsiaTheme="minorEastAsia"/>
        </w:rPr>
      </w:pPr>
      <w:r w:rsidRPr="00BA395B">
        <w:t>A06 – revised pseudo code</w:t>
      </w:r>
    </w:p>
    <w:p w14:paraId="41355C05" w14:textId="77777777" w:rsidR="00163210" w:rsidRPr="00BA395B" w:rsidRDefault="00163210" w:rsidP="00163210">
      <w:pPr>
        <w:pStyle w:val="ListParagraph"/>
        <w:numPr>
          <w:ilvl w:val="0"/>
          <w:numId w:val="32"/>
        </w:numPr>
        <w:spacing w:after="0"/>
      </w:pPr>
      <w:r w:rsidRPr="00BA395B">
        <w:t>A08 – deleted</w:t>
      </w:r>
    </w:p>
    <w:p w14:paraId="37180129" w14:textId="77777777" w:rsidR="00163210" w:rsidRDefault="00163210" w:rsidP="00163210">
      <w:pPr>
        <w:spacing w:after="0"/>
      </w:pPr>
    </w:p>
    <w:p w14:paraId="2EF15777" w14:textId="77777777" w:rsidR="00163210" w:rsidRPr="00BA395B" w:rsidRDefault="00163210" w:rsidP="00163210">
      <w:pPr>
        <w:spacing w:after="0"/>
      </w:pPr>
      <w:r w:rsidRPr="00BA395B">
        <w:t>LMCV-MCH-21</w:t>
      </w:r>
    </w:p>
    <w:p w14:paraId="7BB53456" w14:textId="77777777" w:rsidR="00163210" w:rsidRPr="00BA395B" w:rsidRDefault="00163210" w:rsidP="00163210">
      <w:pPr>
        <w:pStyle w:val="ListParagraph"/>
        <w:numPr>
          <w:ilvl w:val="0"/>
          <w:numId w:val="32"/>
        </w:numPr>
        <w:spacing w:after="0"/>
        <w:rPr>
          <w:rFonts w:eastAsiaTheme="minorEastAsia"/>
        </w:rPr>
      </w:pPr>
      <w:r w:rsidRPr="00BA395B">
        <w:t>A06 – revised pseudo code</w:t>
      </w:r>
    </w:p>
    <w:p w14:paraId="71A5CBB6" w14:textId="77777777" w:rsidR="00163210" w:rsidRPr="00BA395B" w:rsidRDefault="00163210" w:rsidP="00163210">
      <w:pPr>
        <w:pStyle w:val="ListParagraph"/>
        <w:numPr>
          <w:ilvl w:val="0"/>
          <w:numId w:val="32"/>
        </w:numPr>
        <w:spacing w:after="0"/>
      </w:pPr>
      <w:r w:rsidRPr="00BA395B">
        <w:t>A08 – deleted</w:t>
      </w:r>
    </w:p>
    <w:p w14:paraId="2825D75C" w14:textId="77777777" w:rsidR="00C17C60" w:rsidRDefault="00C17C60" w:rsidP="00C17C60">
      <w:pPr>
        <w:pStyle w:val="ListParagraph"/>
        <w:spacing w:after="0"/>
      </w:pPr>
    </w:p>
    <w:p w14:paraId="4FC01A10" w14:textId="77777777" w:rsidR="005438CC" w:rsidRDefault="005438CC" w:rsidP="005438CC">
      <w:pPr>
        <w:pStyle w:val="ListParagraph"/>
        <w:spacing w:after="0"/>
        <w:ind w:left="1440"/>
        <w:rPr>
          <w:rFonts w:ascii="Calibri" w:hAnsi="Calibri" w:cs="Calibri"/>
        </w:rPr>
      </w:pPr>
    </w:p>
    <w:p w14:paraId="61580DD5" w14:textId="1F8FA1FE" w:rsidR="32CBCE54" w:rsidRPr="00BA395B" w:rsidRDefault="32CBCE54" w:rsidP="7B541A4C">
      <w:pPr>
        <w:rPr>
          <w:rFonts w:ascii="Calibri" w:eastAsia="Calibri" w:hAnsi="Calibri" w:cs="Calibri"/>
          <w:color w:val="000000" w:themeColor="text1"/>
        </w:rPr>
      </w:pPr>
      <w:r w:rsidRPr="00BA395B">
        <w:rPr>
          <w:rFonts w:ascii="Calibri" w:eastAsia="Calibri" w:hAnsi="Calibri" w:cs="Calibri"/>
          <w:color w:val="000000" w:themeColor="text1"/>
          <w:u w:val="single"/>
        </w:rPr>
        <w:t xml:space="preserve">LMCI-MCH-24’s </w:t>
      </w:r>
    </w:p>
    <w:p w14:paraId="05F275A1" w14:textId="1F48B456" w:rsidR="32CBCE54" w:rsidRPr="00BA395B" w:rsidRDefault="32CBCE54" w:rsidP="7B541A4C">
      <w:pPr>
        <w:pStyle w:val="ListParagraph"/>
        <w:numPr>
          <w:ilvl w:val="0"/>
          <w:numId w:val="3"/>
        </w:numPr>
        <w:rPr>
          <w:rFonts w:eastAsiaTheme="minorEastAsia"/>
          <w:color w:val="000000" w:themeColor="text1"/>
        </w:rPr>
      </w:pPr>
      <w:r w:rsidRPr="00BA395B">
        <w:rPr>
          <w:rFonts w:ascii="Calibri" w:eastAsia="Calibri" w:hAnsi="Calibri" w:cs="Calibri"/>
          <w:color w:val="000000" w:themeColor="text1"/>
        </w:rPr>
        <w:t>A</w:t>
      </w:r>
      <w:r w:rsidR="775317C7" w:rsidRPr="00BA395B">
        <w:rPr>
          <w:rFonts w:ascii="Calibri" w:eastAsia="Calibri" w:hAnsi="Calibri" w:cs="Calibri"/>
          <w:color w:val="000000" w:themeColor="text1"/>
        </w:rPr>
        <w:t>02</w:t>
      </w:r>
      <w:r w:rsidRPr="00BA395B">
        <w:rPr>
          <w:rFonts w:ascii="Calibri" w:eastAsia="Calibri" w:hAnsi="Calibri" w:cs="Calibri"/>
          <w:color w:val="000000" w:themeColor="text1"/>
        </w:rPr>
        <w:t xml:space="preserve"> – revised pseudo code</w:t>
      </w:r>
    </w:p>
    <w:p w14:paraId="65546AB0" w14:textId="1CFB4F52" w:rsidR="2F916695" w:rsidRPr="00BA395B" w:rsidRDefault="2F916695" w:rsidP="7B541A4C">
      <w:pPr>
        <w:rPr>
          <w:rFonts w:ascii="Calibri" w:eastAsia="Calibri" w:hAnsi="Calibri" w:cs="Calibri"/>
          <w:color w:val="000000" w:themeColor="text1"/>
        </w:rPr>
      </w:pPr>
      <w:r w:rsidRPr="00BA395B">
        <w:rPr>
          <w:rFonts w:ascii="Calibri" w:eastAsia="Calibri" w:hAnsi="Calibri" w:cs="Calibri"/>
          <w:color w:val="000000" w:themeColor="text1"/>
          <w:u w:val="single"/>
        </w:rPr>
        <w:t xml:space="preserve">LMCV-MCH-24’s </w:t>
      </w:r>
    </w:p>
    <w:p w14:paraId="1752408B" w14:textId="1F48B456" w:rsidR="2F916695" w:rsidRPr="00BA395B" w:rsidRDefault="2F916695" w:rsidP="7B541A4C">
      <w:pPr>
        <w:pStyle w:val="ListParagraph"/>
        <w:numPr>
          <w:ilvl w:val="0"/>
          <w:numId w:val="3"/>
        </w:numPr>
        <w:rPr>
          <w:rFonts w:eastAsiaTheme="minorEastAsia"/>
          <w:color w:val="000000" w:themeColor="text1"/>
        </w:rPr>
      </w:pPr>
      <w:r w:rsidRPr="00BA395B">
        <w:rPr>
          <w:rFonts w:ascii="Calibri" w:eastAsia="Calibri" w:hAnsi="Calibri" w:cs="Calibri"/>
          <w:color w:val="000000" w:themeColor="text1"/>
        </w:rPr>
        <w:t>A02 – revised pseudo code</w:t>
      </w:r>
    </w:p>
    <w:p w14:paraId="73EFA0D1" w14:textId="3A25DE2A" w:rsidR="7B3F18DE" w:rsidRDefault="7B3F18DE" w:rsidP="7B3F18DE">
      <w:pPr>
        <w:rPr>
          <w:rFonts w:ascii="Calibri" w:eastAsia="Calibri" w:hAnsi="Calibri" w:cs="Calibri"/>
          <w:color w:val="000000" w:themeColor="text1"/>
        </w:rPr>
      </w:pPr>
      <w:r w:rsidRPr="7B3F18DE">
        <w:rPr>
          <w:rFonts w:ascii="Calibri" w:eastAsia="Calibri" w:hAnsi="Calibri" w:cs="Calibri"/>
          <w:color w:val="000000" w:themeColor="text1"/>
          <w:u w:val="single"/>
        </w:rPr>
        <w:t xml:space="preserve">LMCI-MCH-25’s </w:t>
      </w:r>
    </w:p>
    <w:p w14:paraId="56E92DE2" w14:textId="0C2893D9" w:rsidR="7B3F18DE" w:rsidRPr="00D06A3C" w:rsidRDefault="7B3F18DE" w:rsidP="7B3F18DE">
      <w:pPr>
        <w:pStyle w:val="ListParagraph"/>
        <w:numPr>
          <w:ilvl w:val="0"/>
          <w:numId w:val="3"/>
        </w:numPr>
        <w:rPr>
          <w:rFonts w:eastAsiaTheme="minorEastAsia"/>
          <w:color w:val="000000" w:themeColor="text1"/>
        </w:rPr>
      </w:pPr>
      <w:r w:rsidRPr="00D06A3C">
        <w:rPr>
          <w:rFonts w:ascii="Calibri" w:eastAsia="Calibri" w:hAnsi="Calibri" w:cs="Calibri"/>
          <w:color w:val="000000" w:themeColor="text1"/>
        </w:rPr>
        <w:t>A17 – revised pseudo code</w:t>
      </w:r>
      <w:r w:rsidR="000D4596">
        <w:rPr>
          <w:rFonts w:ascii="Calibri" w:eastAsia="Calibri" w:hAnsi="Calibri" w:cs="Calibri"/>
          <w:color w:val="000000" w:themeColor="text1"/>
        </w:rPr>
        <w:t xml:space="preserve"> </w:t>
      </w:r>
      <w:r w:rsidR="000D4596" w:rsidRPr="000D4596">
        <w:rPr>
          <w:rFonts w:ascii="Wingdings" w:eastAsia="Wingdings" w:hAnsi="Wingdings" w:cs="Wingdings"/>
          <w:color w:val="FF0000"/>
        </w:rPr>
        <w:t>à</w:t>
      </w:r>
      <w:r w:rsidR="000D4596" w:rsidRPr="000D4596">
        <w:rPr>
          <w:rFonts w:ascii="Calibri" w:eastAsia="Calibri" w:hAnsi="Calibri" w:cs="Calibri"/>
          <w:color w:val="FF0000"/>
        </w:rPr>
        <w:t xml:space="preserve"> </w:t>
      </w:r>
      <w:r w:rsidR="000743C3">
        <w:rPr>
          <w:rFonts w:ascii="Calibri" w:eastAsia="Calibri" w:hAnsi="Calibri" w:cs="Calibri"/>
          <w:color w:val="FF0000"/>
        </w:rPr>
        <w:t>doc. layout</w:t>
      </w:r>
      <w:r w:rsidR="000D4596" w:rsidRPr="000D4596">
        <w:rPr>
          <w:rFonts w:ascii="Calibri" w:eastAsia="Calibri" w:hAnsi="Calibri" w:cs="Calibri"/>
          <w:color w:val="FF0000"/>
        </w:rPr>
        <w:t xml:space="preserve"> change only</w:t>
      </w:r>
    </w:p>
    <w:p w14:paraId="05708D8B" w14:textId="2C308368" w:rsidR="7B3F18DE" w:rsidRPr="00D06A3C" w:rsidRDefault="7B3F18DE" w:rsidP="7B3F18DE">
      <w:pPr>
        <w:pStyle w:val="ListParagraph"/>
        <w:numPr>
          <w:ilvl w:val="1"/>
          <w:numId w:val="3"/>
        </w:numPr>
        <w:rPr>
          <w:rFonts w:eastAsiaTheme="minorEastAsia"/>
          <w:color w:val="000000" w:themeColor="text1"/>
        </w:rPr>
      </w:pPr>
      <w:r w:rsidRPr="00D06A3C">
        <w:rPr>
          <w:rFonts w:ascii="Calibri" w:eastAsia="Calibri" w:hAnsi="Calibri" w:cs="Calibri"/>
          <w:color w:val="000000" w:themeColor="text1"/>
        </w:rPr>
        <w:t xml:space="preserve">Remove Winter Setup </w:t>
      </w:r>
      <w:r w:rsidRPr="00D06A3C">
        <w:rPr>
          <w:rFonts w:ascii="Calibri" w:eastAsia="Calibri" w:hAnsi="Calibri" w:cs="Calibri"/>
          <w:b/>
          <w:bCs/>
          <w:color w:val="000000" w:themeColor="text1"/>
        </w:rPr>
        <w:t xml:space="preserve">25e. Winter Setup for Standard Charge </w:t>
      </w:r>
      <w:proofErr w:type="gramStart"/>
      <w:r w:rsidRPr="00D06A3C">
        <w:rPr>
          <w:rFonts w:ascii="Calibri" w:eastAsia="Calibri" w:hAnsi="Calibri" w:cs="Calibri"/>
          <w:b/>
          <w:bCs/>
          <w:color w:val="000000" w:themeColor="text1"/>
        </w:rPr>
        <w:t>Verification;</w:t>
      </w:r>
      <w:proofErr w:type="gramEnd"/>
    </w:p>
    <w:p w14:paraId="74ABB15B" w14:textId="421FD083" w:rsidR="7B3F18DE" w:rsidRDefault="7B3F18DE" w:rsidP="7B3F18DE">
      <w:pPr>
        <w:rPr>
          <w:rFonts w:ascii="Calibri" w:eastAsia="Calibri" w:hAnsi="Calibri" w:cs="Calibri"/>
          <w:color w:val="000000" w:themeColor="text1"/>
        </w:rPr>
      </w:pPr>
      <w:r w:rsidRPr="7B541A4C">
        <w:rPr>
          <w:rFonts w:ascii="Calibri" w:eastAsia="Calibri" w:hAnsi="Calibri" w:cs="Calibri"/>
          <w:color w:val="000000" w:themeColor="text1"/>
          <w:u w:val="single"/>
        </w:rPr>
        <w:t>LMC</w:t>
      </w:r>
      <w:r w:rsidR="5E496DD8" w:rsidRPr="7B541A4C">
        <w:rPr>
          <w:rFonts w:ascii="Calibri" w:eastAsia="Calibri" w:hAnsi="Calibri" w:cs="Calibri"/>
          <w:color w:val="000000" w:themeColor="text1"/>
          <w:u w:val="single"/>
        </w:rPr>
        <w:t>V</w:t>
      </w:r>
      <w:r w:rsidRPr="7B3F18DE">
        <w:rPr>
          <w:rFonts w:ascii="Calibri" w:eastAsia="Calibri" w:hAnsi="Calibri" w:cs="Calibri"/>
          <w:color w:val="000000" w:themeColor="text1"/>
          <w:u w:val="single"/>
        </w:rPr>
        <w:t>-MCH-25’s</w:t>
      </w:r>
    </w:p>
    <w:p w14:paraId="532B5AE2" w14:textId="1478B746" w:rsidR="7B3F18DE" w:rsidRDefault="7B3F18DE" w:rsidP="7B3F18DE">
      <w:pPr>
        <w:pStyle w:val="ListParagraph"/>
        <w:numPr>
          <w:ilvl w:val="0"/>
          <w:numId w:val="3"/>
        </w:numPr>
        <w:rPr>
          <w:rFonts w:eastAsiaTheme="minorEastAsia"/>
          <w:color w:val="000000" w:themeColor="text1"/>
        </w:rPr>
      </w:pPr>
      <w:r w:rsidRPr="7B3F18DE">
        <w:rPr>
          <w:rFonts w:ascii="Calibri" w:eastAsia="Calibri" w:hAnsi="Calibri" w:cs="Calibri"/>
          <w:color w:val="000000" w:themeColor="text1"/>
        </w:rPr>
        <w:t>A17 – revised pseudo code</w:t>
      </w:r>
      <w:r w:rsidR="000D4596">
        <w:rPr>
          <w:rFonts w:ascii="Calibri" w:eastAsia="Calibri" w:hAnsi="Calibri" w:cs="Calibri"/>
          <w:color w:val="000000" w:themeColor="text1"/>
        </w:rPr>
        <w:t xml:space="preserve"> </w:t>
      </w:r>
      <w:r w:rsidR="000D4596" w:rsidRPr="000D4596">
        <w:rPr>
          <w:rFonts w:ascii="Wingdings" w:eastAsia="Wingdings" w:hAnsi="Wingdings" w:cs="Wingdings"/>
          <w:color w:val="FF0000"/>
        </w:rPr>
        <w:t>à</w:t>
      </w:r>
      <w:r w:rsidR="000D4596" w:rsidRPr="000D4596">
        <w:rPr>
          <w:rFonts w:ascii="Calibri" w:eastAsia="Calibri" w:hAnsi="Calibri" w:cs="Calibri"/>
          <w:color w:val="FF0000"/>
        </w:rPr>
        <w:t xml:space="preserve"> </w:t>
      </w:r>
      <w:r w:rsidR="000743C3">
        <w:rPr>
          <w:rFonts w:ascii="Calibri" w:eastAsia="Calibri" w:hAnsi="Calibri" w:cs="Calibri"/>
          <w:color w:val="FF0000"/>
        </w:rPr>
        <w:t>doc. layout</w:t>
      </w:r>
      <w:r w:rsidR="000D4596" w:rsidRPr="000D4596">
        <w:rPr>
          <w:rFonts w:ascii="Calibri" w:eastAsia="Calibri" w:hAnsi="Calibri" w:cs="Calibri"/>
          <w:color w:val="FF0000"/>
        </w:rPr>
        <w:t xml:space="preserve"> change only</w:t>
      </w:r>
    </w:p>
    <w:p w14:paraId="3F36F57C" w14:textId="7E3ECF11" w:rsidR="7B3F18DE" w:rsidRPr="00697628" w:rsidRDefault="7B3F18DE" w:rsidP="1B32EA1C">
      <w:pPr>
        <w:pStyle w:val="ListParagraph"/>
        <w:numPr>
          <w:ilvl w:val="1"/>
          <w:numId w:val="3"/>
        </w:numPr>
        <w:rPr>
          <w:rFonts w:eastAsiaTheme="minorEastAsia"/>
          <w:color w:val="000000" w:themeColor="text1"/>
        </w:rPr>
      </w:pPr>
      <w:r w:rsidRPr="1B32EA1C">
        <w:rPr>
          <w:rFonts w:ascii="Calibri" w:eastAsia="Calibri" w:hAnsi="Calibri" w:cs="Calibri"/>
          <w:color w:val="000000" w:themeColor="text1"/>
        </w:rPr>
        <w:t xml:space="preserve">Remove Winter Setup </w:t>
      </w:r>
      <w:r w:rsidRPr="1B32EA1C">
        <w:rPr>
          <w:rFonts w:ascii="Calibri" w:eastAsia="Calibri" w:hAnsi="Calibri" w:cs="Calibri"/>
          <w:b/>
          <w:bCs/>
          <w:color w:val="000000" w:themeColor="text1"/>
        </w:rPr>
        <w:t>25e. Winter Setup for Standard Charge Verification</w:t>
      </w:r>
      <w:r w:rsidRPr="1B32EA1C">
        <w:rPr>
          <w:u w:val="single"/>
        </w:rPr>
        <w:t xml:space="preserve"> </w:t>
      </w:r>
    </w:p>
    <w:p w14:paraId="1A3DF541" w14:textId="77777777" w:rsidR="002A03C7" w:rsidRDefault="002A03C7" w:rsidP="002A03C7">
      <w:pPr>
        <w:rPr>
          <w:ins w:id="12" w:author="Alhabibi, Haider@Energy" w:date="2022-10-21T09:14:00Z"/>
          <w:rFonts w:eastAsiaTheme="minorEastAsia"/>
          <w:color w:val="00B050"/>
          <w:u w:val="single"/>
        </w:rPr>
      </w:pPr>
      <w:ins w:id="13" w:author="Alhabibi, Haider@Energy" w:date="2022-10-21T09:14:00Z">
        <w:r w:rsidRPr="00C45234">
          <w:rPr>
            <w:rFonts w:eastAsiaTheme="minorEastAsia"/>
            <w:color w:val="00B050"/>
            <w:u w:val="single"/>
          </w:rPr>
          <w:t>LMCI-MCH-27b</w:t>
        </w:r>
      </w:ins>
    </w:p>
    <w:p w14:paraId="55F68844" w14:textId="392281AF" w:rsidR="002A03C7" w:rsidRDefault="002A03C7" w:rsidP="002A03C7">
      <w:pPr>
        <w:pStyle w:val="ListParagraph"/>
        <w:numPr>
          <w:ilvl w:val="0"/>
          <w:numId w:val="3"/>
        </w:numPr>
        <w:rPr>
          <w:ins w:id="14" w:author="Alhabibi, Haider@Energy" w:date="2022-10-21T09:14:00Z"/>
          <w:rFonts w:eastAsiaTheme="minorEastAsia"/>
          <w:color w:val="00B050"/>
          <w:u w:val="single"/>
        </w:rPr>
      </w:pPr>
      <w:ins w:id="15" w:author="Alhabibi, Haider@Energy" w:date="2022-10-21T09:14:00Z">
        <w:r>
          <w:rPr>
            <w:rFonts w:eastAsiaTheme="minorEastAsia"/>
            <w:color w:val="00B050"/>
            <w:u w:val="single"/>
          </w:rPr>
          <w:t>A02</w:t>
        </w:r>
      </w:ins>
      <w:ins w:id="16" w:author="Alhabibi, Haider@Energy" w:date="2022-10-21T09:15:00Z">
        <w:r w:rsidR="007F71A4">
          <w:rPr>
            <w:rFonts w:eastAsiaTheme="minorEastAsia"/>
            <w:color w:val="00B050"/>
            <w:u w:val="single"/>
          </w:rPr>
          <w:t>, A06, A07</w:t>
        </w:r>
      </w:ins>
      <w:ins w:id="17" w:author="Alhabibi, Haider@Energy" w:date="2022-10-21T09:14:00Z">
        <w:r>
          <w:rPr>
            <w:rFonts w:eastAsiaTheme="minorEastAsia"/>
            <w:color w:val="00B050"/>
            <w:u w:val="single"/>
          </w:rPr>
          <w:t xml:space="preserve"> – revised pseudo code </w:t>
        </w:r>
      </w:ins>
    </w:p>
    <w:p w14:paraId="6DD687BF" w14:textId="0D5A6521" w:rsidR="002A03C7" w:rsidRDefault="002A03C7" w:rsidP="002A03C7">
      <w:pPr>
        <w:pStyle w:val="ListParagraph"/>
        <w:numPr>
          <w:ilvl w:val="1"/>
          <w:numId w:val="3"/>
        </w:numPr>
        <w:rPr>
          <w:ins w:id="18" w:author="Alhabibi, Haider@Energy" w:date="2022-10-21T09:15:00Z"/>
          <w:rFonts w:eastAsiaTheme="minorEastAsia"/>
          <w:color w:val="00B050"/>
          <w:u w:val="single"/>
        </w:rPr>
      </w:pPr>
      <w:ins w:id="19" w:author="Alhabibi, Haider@Energy" w:date="2022-10-21T09:14:00Z">
        <w:r>
          <w:rPr>
            <w:rFonts w:eastAsiaTheme="minorEastAsia"/>
            <w:color w:val="00B050"/>
            <w:u w:val="single"/>
          </w:rPr>
          <w:lastRenderedPageBreak/>
          <w:t xml:space="preserve">Remove Non dwelling </w:t>
        </w:r>
        <w:proofErr w:type="gramStart"/>
        <w:r>
          <w:rPr>
            <w:rFonts w:eastAsiaTheme="minorEastAsia"/>
            <w:color w:val="00B050"/>
            <w:u w:val="single"/>
          </w:rPr>
          <w:t>unit</w:t>
        </w:r>
      </w:ins>
      <w:ins w:id="20" w:author="Alhabibi, Haider@Energy" w:date="2022-10-21T09:17:00Z">
        <w:r w:rsidR="00FE1862">
          <w:rPr>
            <w:rFonts w:eastAsiaTheme="minorEastAsia"/>
            <w:color w:val="00B050"/>
            <w:u w:val="single"/>
          </w:rPr>
          <w:t>s</w:t>
        </w:r>
      </w:ins>
      <w:proofErr w:type="gramEnd"/>
      <w:ins w:id="21" w:author="Alhabibi, Haider@Energy" w:date="2022-10-21T09:14:00Z">
        <w:r>
          <w:rPr>
            <w:rFonts w:eastAsiaTheme="minorEastAsia"/>
            <w:color w:val="00B050"/>
            <w:u w:val="single"/>
          </w:rPr>
          <w:t xml:space="preserve"> option</w:t>
        </w:r>
      </w:ins>
    </w:p>
    <w:p w14:paraId="12357D45" w14:textId="48DCA0B3" w:rsidR="00DC7731" w:rsidRDefault="00DC7731" w:rsidP="002A03C7">
      <w:pPr>
        <w:pStyle w:val="ListParagraph"/>
        <w:numPr>
          <w:ilvl w:val="1"/>
          <w:numId w:val="3"/>
        </w:numPr>
        <w:rPr>
          <w:ins w:id="22" w:author="Alhabibi, Haider@Energy" w:date="2022-10-21T09:17:00Z"/>
          <w:rFonts w:eastAsiaTheme="minorEastAsia"/>
          <w:color w:val="00B050"/>
          <w:u w:val="single"/>
        </w:rPr>
      </w:pPr>
      <w:ins w:id="23" w:author="Alhabibi, Haider@Energy" w:date="2022-10-21T09:15:00Z">
        <w:r>
          <w:rPr>
            <w:rFonts w:eastAsiaTheme="minorEastAsia"/>
            <w:color w:val="00B050"/>
            <w:u w:val="single"/>
          </w:rPr>
          <w:t>Rem</w:t>
        </w:r>
      </w:ins>
      <w:ins w:id="24" w:author="Alhabibi, Haider@Energy" w:date="2022-10-21T09:16:00Z">
        <w:r>
          <w:rPr>
            <w:rFonts w:eastAsiaTheme="minorEastAsia"/>
            <w:color w:val="00B050"/>
            <w:u w:val="single"/>
          </w:rPr>
          <w:t>ove footer not</w:t>
        </w:r>
        <w:r w:rsidR="00F34668">
          <w:rPr>
            <w:rFonts w:eastAsiaTheme="minorEastAsia"/>
            <w:color w:val="00B050"/>
            <w:u w:val="single"/>
          </w:rPr>
          <w:t xml:space="preserve"> about Non dwelling</w:t>
        </w:r>
        <w:r w:rsidR="00FE1862">
          <w:rPr>
            <w:rFonts w:eastAsiaTheme="minorEastAsia"/>
            <w:color w:val="00B050"/>
            <w:u w:val="single"/>
          </w:rPr>
          <w:t xml:space="preserve"> units</w:t>
        </w:r>
      </w:ins>
    </w:p>
    <w:p w14:paraId="6E7E12FD" w14:textId="2A6EF5A3" w:rsidR="00FE1862" w:rsidRDefault="00FE1862" w:rsidP="00FE1862">
      <w:pPr>
        <w:pStyle w:val="ListParagraph"/>
        <w:numPr>
          <w:ilvl w:val="0"/>
          <w:numId w:val="3"/>
        </w:numPr>
        <w:rPr>
          <w:ins w:id="25" w:author="Alhabibi, Haider@Energy" w:date="2022-10-21T09:17:00Z"/>
          <w:rFonts w:eastAsiaTheme="minorEastAsia"/>
          <w:color w:val="00B050"/>
          <w:u w:val="single"/>
        </w:rPr>
      </w:pPr>
      <w:ins w:id="26" w:author="Alhabibi, Haider@Energy" w:date="2022-10-21T09:17:00Z">
        <w:r>
          <w:rPr>
            <w:rFonts w:eastAsiaTheme="minorEastAsia"/>
            <w:color w:val="00B050"/>
            <w:u w:val="single"/>
          </w:rPr>
          <w:t>F01</w:t>
        </w:r>
        <w:r w:rsidR="005B6621">
          <w:rPr>
            <w:rFonts w:eastAsiaTheme="minorEastAsia"/>
            <w:color w:val="00B050"/>
            <w:u w:val="single"/>
          </w:rPr>
          <w:t xml:space="preserve"> – revised pseudo code </w:t>
        </w:r>
      </w:ins>
    </w:p>
    <w:p w14:paraId="552B23E9" w14:textId="670605DA" w:rsidR="005B6621" w:rsidRPr="00C45234" w:rsidRDefault="005B6621" w:rsidP="005B6621">
      <w:pPr>
        <w:pStyle w:val="ListParagraph"/>
        <w:numPr>
          <w:ilvl w:val="1"/>
          <w:numId w:val="3"/>
        </w:numPr>
        <w:rPr>
          <w:ins w:id="27" w:author="Alhabibi, Haider@Energy" w:date="2022-10-21T09:14:00Z"/>
          <w:rFonts w:eastAsiaTheme="minorEastAsia"/>
          <w:color w:val="00B050"/>
          <w:u w:val="single"/>
        </w:rPr>
      </w:pPr>
      <w:ins w:id="28" w:author="Alhabibi, Haider@Energy" w:date="2022-10-21T09:17:00Z">
        <w:r>
          <w:rPr>
            <w:rFonts w:eastAsiaTheme="minorEastAsia"/>
            <w:color w:val="00B050"/>
            <w:u w:val="single"/>
          </w:rPr>
          <w:t>Remove Non</w:t>
        </w:r>
        <w:r w:rsidR="00542F28">
          <w:rPr>
            <w:rFonts w:eastAsiaTheme="minorEastAsia"/>
            <w:color w:val="00B050"/>
            <w:u w:val="single"/>
          </w:rPr>
          <w:t xml:space="preserve"> d</w:t>
        </w:r>
      </w:ins>
      <w:ins w:id="29" w:author="Alhabibi, Haider@Energy" w:date="2022-10-21T09:18:00Z">
        <w:r w:rsidR="00542F28">
          <w:rPr>
            <w:rFonts w:eastAsiaTheme="minorEastAsia"/>
            <w:color w:val="00B050"/>
            <w:u w:val="single"/>
          </w:rPr>
          <w:t xml:space="preserve">welling </w:t>
        </w:r>
        <w:proofErr w:type="gramStart"/>
        <w:r w:rsidR="00542F28">
          <w:rPr>
            <w:rFonts w:eastAsiaTheme="minorEastAsia"/>
            <w:color w:val="00B050"/>
            <w:u w:val="single"/>
          </w:rPr>
          <w:t>units</w:t>
        </w:r>
        <w:proofErr w:type="gramEnd"/>
        <w:r w:rsidR="00542F28">
          <w:rPr>
            <w:rFonts w:eastAsiaTheme="minorEastAsia"/>
            <w:color w:val="00B050"/>
            <w:u w:val="single"/>
          </w:rPr>
          <w:t xml:space="preserve"> option</w:t>
        </w:r>
      </w:ins>
    </w:p>
    <w:p w14:paraId="239DB19A" w14:textId="77777777" w:rsidR="00C45234" w:rsidRPr="007774C9" w:rsidRDefault="00C45234" w:rsidP="007774C9">
      <w:pPr>
        <w:rPr>
          <w:rFonts w:eastAsiaTheme="minorEastAsia"/>
          <w:color w:val="000000" w:themeColor="text1"/>
        </w:rPr>
      </w:pPr>
    </w:p>
    <w:p w14:paraId="1E586192" w14:textId="1DFF826B" w:rsidR="00CE4007" w:rsidRDefault="00CE4007" w:rsidP="25D7DF59">
      <w:pPr>
        <w:spacing w:after="0"/>
        <w:rPr>
          <w:u w:val="single"/>
        </w:rPr>
      </w:pPr>
      <w:r w:rsidRPr="20B43CBD">
        <w:rPr>
          <w:u w:val="single"/>
        </w:rPr>
        <w:t>LMCI-MCH-32</w:t>
      </w:r>
    </w:p>
    <w:p w14:paraId="0E9BBCB7" w14:textId="7E880E7F" w:rsidR="00B930BF" w:rsidRPr="00BA395B" w:rsidRDefault="00B930BF" w:rsidP="25D7DF59">
      <w:pPr>
        <w:pStyle w:val="ListParagraph"/>
        <w:numPr>
          <w:ilvl w:val="0"/>
          <w:numId w:val="18"/>
        </w:numPr>
        <w:spacing w:after="0"/>
        <w:rPr>
          <w:u w:val="single"/>
        </w:rPr>
      </w:pPr>
      <w:r w:rsidRPr="00BA395B">
        <w:rPr>
          <w:rFonts w:ascii="Calibri" w:hAnsi="Calibri" w:cs="Calibri"/>
          <w:color w:val="000000" w:themeColor="text1"/>
        </w:rPr>
        <w:t>A0</w:t>
      </w:r>
      <w:r w:rsidR="009F41C2" w:rsidRPr="00BA395B">
        <w:rPr>
          <w:rFonts w:ascii="Calibri" w:hAnsi="Calibri" w:cs="Calibri"/>
          <w:color w:val="000000" w:themeColor="text1"/>
        </w:rPr>
        <w:t>2</w:t>
      </w:r>
      <w:r w:rsidRPr="00BA395B">
        <w:rPr>
          <w:rFonts w:ascii="Calibri" w:hAnsi="Calibri" w:cs="Calibri"/>
          <w:color w:val="000000" w:themeColor="text1"/>
        </w:rPr>
        <w:t xml:space="preserve">- revised pseudo code </w:t>
      </w:r>
    </w:p>
    <w:p w14:paraId="29F88897" w14:textId="245F1352" w:rsidR="00B930BF" w:rsidRPr="00BA395B" w:rsidRDefault="00B930BF" w:rsidP="25D7DF59">
      <w:pPr>
        <w:pStyle w:val="ListParagraph"/>
        <w:numPr>
          <w:ilvl w:val="1"/>
          <w:numId w:val="18"/>
        </w:numPr>
        <w:spacing w:after="0"/>
        <w:rPr>
          <w:rFonts w:ascii="Calibri" w:hAnsi="Calibri" w:cs="Calibri"/>
          <w:color w:val="000000" w:themeColor="text1"/>
        </w:rPr>
      </w:pPr>
      <w:r w:rsidRPr="00BA395B">
        <w:rPr>
          <w:rFonts w:ascii="Calibri" w:hAnsi="Calibri" w:cs="Calibri"/>
          <w:color w:val="000000" w:themeColor="text1"/>
        </w:rPr>
        <w:t xml:space="preserve">field A02 - update pseudo code; remove </w:t>
      </w:r>
      <w:r w:rsidR="00331E06" w:rsidRPr="00BA395B">
        <w:rPr>
          <w:rFonts w:ascii="Calibri" w:hAnsi="Calibri" w:cs="Calibri"/>
          <w:color w:val="000000" w:themeColor="text1"/>
        </w:rPr>
        <w:t>single family</w:t>
      </w:r>
      <w:r w:rsidRPr="00BA395B">
        <w:rPr>
          <w:rFonts w:ascii="Calibri" w:hAnsi="Calibri" w:cs="Calibri"/>
          <w:color w:val="000000" w:themeColor="text1"/>
        </w:rPr>
        <w:t xml:space="preserve"> option</w:t>
      </w:r>
      <w:r w:rsidR="00331E06" w:rsidRPr="00BA395B">
        <w:rPr>
          <w:rFonts w:ascii="Calibri" w:hAnsi="Calibri" w:cs="Calibri"/>
          <w:color w:val="000000" w:themeColor="text1"/>
        </w:rPr>
        <w:t>s</w:t>
      </w:r>
    </w:p>
    <w:p w14:paraId="60EFABBD" w14:textId="567F0A40" w:rsidR="00E14517" w:rsidRPr="00BA395B" w:rsidRDefault="00FD3530" w:rsidP="25D7DF59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BA395B">
        <w:rPr>
          <w:sz w:val="24"/>
          <w:szCs w:val="24"/>
        </w:rPr>
        <w:t>C0</w:t>
      </w:r>
      <w:r w:rsidR="00E14517" w:rsidRPr="00BA395B">
        <w:rPr>
          <w:sz w:val="24"/>
          <w:szCs w:val="24"/>
        </w:rPr>
        <w:t>9</w:t>
      </w:r>
      <w:r w:rsidRPr="00BA395B">
        <w:rPr>
          <w:sz w:val="24"/>
          <w:szCs w:val="24"/>
        </w:rPr>
        <w:t>-</w:t>
      </w:r>
      <w:r w:rsidRPr="00BA395B">
        <w:t xml:space="preserve"> revised pseudo code</w:t>
      </w:r>
    </w:p>
    <w:p w14:paraId="59F0A4B8" w14:textId="0540BDC5" w:rsidR="00DE41FD" w:rsidRPr="00BA395B" w:rsidRDefault="00FD3530" w:rsidP="7B3F18DE">
      <w:pPr>
        <w:pStyle w:val="ListParagraph"/>
        <w:numPr>
          <w:ilvl w:val="1"/>
          <w:numId w:val="18"/>
        </w:numPr>
        <w:spacing w:after="0"/>
      </w:pPr>
      <w:r w:rsidRPr="00BA395B">
        <w:rPr>
          <w:rStyle w:val="normaltextrun"/>
          <w:rFonts w:ascii="Calibri" w:hAnsi="Calibri" w:cs="Calibri"/>
          <w:color w:val="000000" w:themeColor="text1"/>
        </w:rPr>
        <w:t xml:space="preserve">Update the pseudo code </w:t>
      </w:r>
      <w:r w:rsidR="5F53F4CD" w:rsidRPr="00BA395B">
        <w:rPr>
          <w:b/>
        </w:rPr>
        <w:t>"Elseif A07 = &lt;750, then result = 280;”</w:t>
      </w:r>
      <w:r w:rsidR="00DE41FD" w:rsidRPr="00BA395B">
        <w:t xml:space="preserve"> </w:t>
      </w:r>
    </w:p>
    <w:p w14:paraId="457BC25C" w14:textId="23BF3AFB" w:rsidR="25D7DF59" w:rsidRDefault="25D7DF59" w:rsidP="25D7DF59">
      <w:pPr>
        <w:spacing w:after="0"/>
        <w:rPr>
          <w:b/>
          <w:bCs/>
        </w:rPr>
      </w:pPr>
    </w:p>
    <w:p w14:paraId="75211586" w14:textId="2F0C19D1" w:rsidR="00CE4007" w:rsidRDefault="00CE4007" w:rsidP="25D7DF59">
      <w:pPr>
        <w:spacing w:after="0"/>
        <w:rPr>
          <w:u w:val="single"/>
        </w:rPr>
      </w:pPr>
      <w:r w:rsidRPr="25D7DF59">
        <w:rPr>
          <w:u w:val="single"/>
        </w:rPr>
        <w:t>LMCV-MCH-32</w:t>
      </w:r>
    </w:p>
    <w:p w14:paraId="7C66F9DA" w14:textId="7E880E7F" w:rsidR="00B930BF" w:rsidRPr="00BA395B" w:rsidRDefault="00B930BF" w:rsidP="25D7DF59">
      <w:pPr>
        <w:pStyle w:val="ListParagraph"/>
        <w:numPr>
          <w:ilvl w:val="0"/>
          <w:numId w:val="18"/>
        </w:numPr>
        <w:spacing w:after="0"/>
        <w:rPr>
          <w:rFonts w:eastAsiaTheme="minorEastAsia"/>
          <w:color w:val="000000" w:themeColor="text1"/>
          <w:u w:val="single"/>
        </w:rPr>
      </w:pPr>
      <w:r w:rsidRPr="00BA395B">
        <w:rPr>
          <w:rFonts w:ascii="Calibri" w:hAnsi="Calibri" w:cs="Calibri"/>
          <w:color w:val="000000" w:themeColor="text1"/>
        </w:rPr>
        <w:t>A0</w:t>
      </w:r>
      <w:r w:rsidR="009F41C2" w:rsidRPr="00BA395B">
        <w:rPr>
          <w:rFonts w:ascii="Calibri" w:hAnsi="Calibri" w:cs="Calibri"/>
          <w:color w:val="000000" w:themeColor="text1"/>
        </w:rPr>
        <w:t>2</w:t>
      </w:r>
      <w:r w:rsidRPr="00BA395B">
        <w:rPr>
          <w:rFonts w:ascii="Calibri" w:hAnsi="Calibri" w:cs="Calibri"/>
          <w:color w:val="000000" w:themeColor="text1"/>
        </w:rPr>
        <w:t xml:space="preserve">- revised pseudo code </w:t>
      </w:r>
    </w:p>
    <w:p w14:paraId="05D6102E" w14:textId="1097E0F7" w:rsidR="00B930BF" w:rsidRPr="00BA395B" w:rsidRDefault="00B930BF" w:rsidP="23ED45E5">
      <w:pPr>
        <w:pStyle w:val="ListParagraph"/>
        <w:numPr>
          <w:ilvl w:val="1"/>
          <w:numId w:val="18"/>
        </w:numPr>
        <w:spacing w:after="0"/>
        <w:rPr>
          <w:rFonts w:eastAsiaTheme="minorEastAsia"/>
          <w:color w:val="000000" w:themeColor="text1"/>
        </w:rPr>
      </w:pPr>
      <w:r w:rsidRPr="00BA395B">
        <w:rPr>
          <w:rFonts w:ascii="Calibri" w:hAnsi="Calibri" w:cs="Calibri"/>
          <w:color w:val="000000" w:themeColor="text1"/>
        </w:rPr>
        <w:t>update the pseudo code; remove Single Family options</w:t>
      </w:r>
    </w:p>
    <w:p w14:paraId="5205D901" w14:textId="34117A42" w:rsidR="00E14517" w:rsidRPr="00BA395B" w:rsidRDefault="00FD3530" w:rsidP="25D7DF59">
      <w:pPr>
        <w:pStyle w:val="ListParagraph"/>
        <w:numPr>
          <w:ilvl w:val="0"/>
          <w:numId w:val="18"/>
        </w:numPr>
        <w:spacing w:after="0"/>
        <w:rPr>
          <w:rFonts w:eastAsiaTheme="minorEastAsia"/>
          <w:sz w:val="24"/>
          <w:szCs w:val="24"/>
        </w:rPr>
      </w:pPr>
      <w:r w:rsidRPr="00BA395B">
        <w:rPr>
          <w:sz w:val="24"/>
          <w:szCs w:val="24"/>
        </w:rPr>
        <w:t>B0</w:t>
      </w:r>
      <w:r w:rsidR="00E14517" w:rsidRPr="00BA395B">
        <w:rPr>
          <w:sz w:val="24"/>
          <w:szCs w:val="24"/>
        </w:rPr>
        <w:t>9</w:t>
      </w:r>
      <w:r w:rsidRPr="00BA395B">
        <w:rPr>
          <w:sz w:val="24"/>
          <w:szCs w:val="24"/>
        </w:rPr>
        <w:t>-</w:t>
      </w:r>
      <w:r w:rsidRPr="00BA395B">
        <w:t xml:space="preserve"> revised pseudo code</w:t>
      </w:r>
    </w:p>
    <w:p w14:paraId="1C82F0C7" w14:textId="14D37E91" w:rsidR="00FD3530" w:rsidRPr="00BA395B" w:rsidRDefault="00FD3530" w:rsidP="25D7DF59">
      <w:pPr>
        <w:pStyle w:val="ListParagraph"/>
        <w:numPr>
          <w:ilvl w:val="0"/>
          <w:numId w:val="18"/>
        </w:numPr>
        <w:spacing w:after="0"/>
        <w:rPr>
          <w:rFonts w:eastAsiaTheme="minorEastAsia"/>
          <w:color w:val="000000" w:themeColor="text1"/>
        </w:rPr>
      </w:pPr>
      <w:r w:rsidRPr="00BA395B">
        <w:rPr>
          <w:rStyle w:val="normaltextrun"/>
          <w:rFonts w:ascii="Calibri" w:hAnsi="Calibri" w:cs="Calibri"/>
          <w:color w:val="000000" w:themeColor="text1"/>
        </w:rPr>
        <w:t xml:space="preserve">update the pseudo code </w:t>
      </w:r>
      <w:r w:rsidR="5F53F4CD" w:rsidRPr="00BA395B">
        <w:rPr>
          <w:b/>
        </w:rPr>
        <w:t>"Elseif A07 = &lt;750, then result = 280;”</w:t>
      </w:r>
    </w:p>
    <w:p w14:paraId="6DCCC893" w14:textId="1C06AB15" w:rsidR="00CD2750" w:rsidRDefault="00CD2750" w:rsidP="00CD2750">
      <w:pPr>
        <w:pStyle w:val="ListParagraph"/>
        <w:spacing w:after="0"/>
        <w:ind w:left="1440"/>
      </w:pPr>
    </w:p>
    <w:p w14:paraId="0F85814E" w14:textId="4E06F645" w:rsidR="00AE0D61" w:rsidRPr="00BA395B" w:rsidRDefault="00AE0D61" w:rsidP="00AE0D61">
      <w:pPr>
        <w:spacing w:after="0"/>
      </w:pPr>
      <w:r w:rsidRPr="00BA395B">
        <w:rPr>
          <w:u w:val="single"/>
        </w:rPr>
        <w:t>LMCV-EXC-20</w:t>
      </w:r>
      <w:r w:rsidRPr="00BA395B">
        <w:t> </w:t>
      </w:r>
    </w:p>
    <w:p w14:paraId="4115264D" w14:textId="5982F1DD" w:rsidR="00AE0D61" w:rsidRPr="00BA395B" w:rsidRDefault="00AE0D61" w:rsidP="00AE0D61">
      <w:pPr>
        <w:pStyle w:val="ListParagraph"/>
        <w:numPr>
          <w:ilvl w:val="0"/>
          <w:numId w:val="18"/>
        </w:numPr>
        <w:spacing w:after="0"/>
      </w:pPr>
      <w:r w:rsidRPr="00BA395B">
        <w:rPr>
          <w:rFonts w:ascii="Calibri" w:hAnsi="Calibri" w:cs="Calibri"/>
          <w:color w:val="000000" w:themeColor="text1"/>
        </w:rPr>
        <w:t>J</w:t>
      </w:r>
      <w:r w:rsidRPr="00BA395B">
        <w:t>03 – revised filed name to EER</w:t>
      </w:r>
      <w:r w:rsidRPr="00BA395B">
        <w:rPr>
          <w:b/>
        </w:rPr>
        <w:t>/EER2</w:t>
      </w:r>
      <w:r w:rsidRPr="00BA395B">
        <w:t> </w:t>
      </w:r>
    </w:p>
    <w:p w14:paraId="4083D8D4" w14:textId="77777777" w:rsidR="0045140B" w:rsidRPr="00BA395B" w:rsidRDefault="00AE0D61" w:rsidP="00AE0D61">
      <w:pPr>
        <w:pStyle w:val="ListParagraph"/>
        <w:numPr>
          <w:ilvl w:val="0"/>
          <w:numId w:val="42"/>
        </w:numPr>
        <w:spacing w:after="0"/>
      </w:pPr>
      <w:r w:rsidRPr="00BA395B">
        <w:t>J04 - revised filed name to SEER</w:t>
      </w:r>
      <w:r w:rsidRPr="00BA395B">
        <w:rPr>
          <w:b/>
        </w:rPr>
        <w:t>/SEER2</w:t>
      </w:r>
    </w:p>
    <w:p w14:paraId="636B2752" w14:textId="0DA74AFC" w:rsidR="00AE0D61" w:rsidRPr="00BA395B" w:rsidRDefault="0045140B" w:rsidP="0045140B">
      <w:pPr>
        <w:pStyle w:val="ListParagraph"/>
        <w:numPr>
          <w:ilvl w:val="1"/>
          <w:numId w:val="42"/>
        </w:numPr>
        <w:spacing w:after="0"/>
      </w:pPr>
      <w:r w:rsidRPr="00BA395B">
        <w:t>Allow NA</w:t>
      </w:r>
      <w:r w:rsidR="00AE0D61" w:rsidRPr="00BA395B">
        <w:t xml:space="preserve">  </w:t>
      </w:r>
    </w:p>
    <w:p w14:paraId="3AE361BF" w14:textId="77777777" w:rsidR="00AE0D61" w:rsidRDefault="00AE0D61" w:rsidP="00CD2750">
      <w:pPr>
        <w:pStyle w:val="ListParagraph"/>
        <w:spacing w:after="0"/>
        <w:ind w:left="1440"/>
      </w:pPr>
    </w:p>
    <w:p w14:paraId="42F92740" w14:textId="77777777" w:rsidR="00EA4C99" w:rsidRPr="00BA395B" w:rsidRDefault="00EA4C99" w:rsidP="00EA4C99">
      <w:pPr>
        <w:spacing w:after="0"/>
        <w:rPr>
          <w:u w:val="single"/>
        </w:rPr>
      </w:pPr>
      <w:r w:rsidRPr="00BA395B">
        <w:rPr>
          <w:u w:val="single"/>
        </w:rPr>
        <w:t>LMCI-PLB-02</w:t>
      </w:r>
    </w:p>
    <w:p w14:paraId="6B638A4B" w14:textId="6B91CED2" w:rsidR="00EA4C99" w:rsidRPr="00BA395B" w:rsidRDefault="00EA4C99" w:rsidP="00EA4C99">
      <w:pPr>
        <w:pStyle w:val="ListParagraph"/>
        <w:numPr>
          <w:ilvl w:val="0"/>
          <w:numId w:val="18"/>
        </w:numPr>
        <w:spacing w:after="0"/>
      </w:pPr>
      <w:r w:rsidRPr="00BA395B">
        <w:t>A07, A09, A10 – revised pseudo code</w:t>
      </w:r>
    </w:p>
    <w:p w14:paraId="64BD3EB4" w14:textId="77777777" w:rsidR="00EA4C99" w:rsidRPr="00BA395B" w:rsidRDefault="00EA4C99" w:rsidP="00EA4C99">
      <w:pPr>
        <w:pStyle w:val="ListParagraph"/>
        <w:numPr>
          <w:ilvl w:val="1"/>
          <w:numId w:val="18"/>
        </w:numPr>
        <w:spacing w:after="0"/>
      </w:pPr>
      <w:r w:rsidRPr="00BA395B">
        <w:t>update the pseudo code and remove the reference of CF1R-ADD, ALT or NCB</w:t>
      </w:r>
    </w:p>
    <w:p w14:paraId="4B1B691D" w14:textId="1B789628" w:rsidR="00EA4C99" w:rsidRPr="00BA395B" w:rsidRDefault="00EA4C99" w:rsidP="00EA4C99">
      <w:pPr>
        <w:pStyle w:val="ListParagraph"/>
        <w:numPr>
          <w:ilvl w:val="0"/>
          <w:numId w:val="18"/>
        </w:numPr>
        <w:spacing w:after="0"/>
      </w:pPr>
      <w:r w:rsidRPr="00BA395B">
        <w:t>A2.07, A2.08 – revised pseudo code</w:t>
      </w:r>
    </w:p>
    <w:p w14:paraId="759C62AF" w14:textId="77777777" w:rsidR="00EA4C99" w:rsidRPr="00BA395B" w:rsidRDefault="00EA4C99" w:rsidP="00EA4C99">
      <w:pPr>
        <w:pStyle w:val="ListParagraph"/>
        <w:numPr>
          <w:ilvl w:val="1"/>
          <w:numId w:val="18"/>
        </w:numPr>
        <w:spacing w:after="0"/>
      </w:pPr>
      <w:r w:rsidRPr="00BA395B">
        <w:t>update the pseudo code and remove the reference of CF1R-ADD, ALT or NCB</w:t>
      </w:r>
    </w:p>
    <w:p w14:paraId="0B82DC06" w14:textId="77777777" w:rsidR="00EA4C99" w:rsidRPr="00BA395B" w:rsidRDefault="00EA4C99" w:rsidP="00EA4C99">
      <w:pPr>
        <w:pStyle w:val="ListParagraph"/>
        <w:numPr>
          <w:ilvl w:val="0"/>
          <w:numId w:val="18"/>
        </w:numPr>
        <w:spacing w:after="0"/>
      </w:pPr>
      <w:r w:rsidRPr="00BA395B">
        <w:t>C02 – revised pseudo code</w:t>
      </w:r>
    </w:p>
    <w:p w14:paraId="363F7CD1" w14:textId="77777777" w:rsidR="00EA4C99" w:rsidRPr="00BA395B" w:rsidRDefault="00EA4C99" w:rsidP="00EA4C99">
      <w:pPr>
        <w:pStyle w:val="ListParagraph"/>
        <w:numPr>
          <w:ilvl w:val="1"/>
          <w:numId w:val="18"/>
        </w:numPr>
        <w:spacing w:after="0"/>
      </w:pPr>
      <w:r w:rsidRPr="00BA395B">
        <w:t>update the pseudo code and remove the reference of CF1R-ADD, ALT or NCB</w:t>
      </w:r>
    </w:p>
    <w:p w14:paraId="599E0A11" w14:textId="15FBA020" w:rsidR="20B43CBD" w:rsidRDefault="20B43CBD" w:rsidP="20B43CBD">
      <w:pPr>
        <w:spacing w:after="0"/>
        <w:ind w:left="720"/>
      </w:pPr>
    </w:p>
    <w:p w14:paraId="58F327AE" w14:textId="520B39B6" w:rsidR="00810A48" w:rsidRPr="00BA395B" w:rsidRDefault="00810A48" w:rsidP="00810A48">
      <w:pPr>
        <w:spacing w:after="0"/>
        <w:rPr>
          <w:u w:val="single"/>
        </w:rPr>
      </w:pPr>
      <w:r w:rsidRPr="00BA395B">
        <w:rPr>
          <w:u w:val="single"/>
        </w:rPr>
        <w:t>LMCI-PLB-21</w:t>
      </w:r>
    </w:p>
    <w:p w14:paraId="6DB47FB5" w14:textId="361119ED" w:rsidR="246317FF" w:rsidRPr="00BA395B" w:rsidRDefault="246317FF" w:rsidP="7B541A4C">
      <w:pPr>
        <w:pStyle w:val="ListParagraph"/>
        <w:numPr>
          <w:ilvl w:val="0"/>
          <w:numId w:val="30"/>
        </w:numPr>
        <w:spacing w:after="0"/>
        <w:rPr>
          <w:rFonts w:asciiTheme="minorEastAsia" w:eastAsiaTheme="minorEastAsia" w:hAnsiTheme="minorEastAsia" w:cstheme="minorEastAsia"/>
        </w:rPr>
      </w:pPr>
      <w:r w:rsidRPr="00BA395B">
        <w:rPr>
          <w:rFonts w:eastAsiaTheme="minorEastAsia"/>
        </w:rPr>
        <w:t xml:space="preserve">B09 – revised pseudo code </w:t>
      </w:r>
    </w:p>
    <w:p w14:paraId="34F8E20E" w14:textId="04FF3C8F" w:rsidR="246317FF" w:rsidRPr="00BA395B" w:rsidRDefault="246317FF" w:rsidP="7B541A4C">
      <w:pPr>
        <w:pStyle w:val="ListParagraph"/>
        <w:numPr>
          <w:ilvl w:val="1"/>
          <w:numId w:val="30"/>
        </w:numPr>
        <w:spacing w:after="0"/>
        <w:rPr>
          <w:rFonts w:asciiTheme="minorEastAsia" w:eastAsiaTheme="minorEastAsia" w:hAnsiTheme="minorEastAsia" w:cstheme="minorEastAsia"/>
        </w:rPr>
      </w:pPr>
      <w:r w:rsidRPr="00BA395B">
        <w:rPr>
          <w:rFonts w:eastAsiaTheme="minorEastAsia"/>
        </w:rPr>
        <w:t xml:space="preserve">Remove </w:t>
      </w:r>
      <w:r w:rsidRPr="00BA395B">
        <w:rPr>
          <w:rFonts w:eastAsiaTheme="minorEastAsia"/>
          <w:b/>
        </w:rPr>
        <w:t>Energy Factor</w:t>
      </w:r>
    </w:p>
    <w:p w14:paraId="034623BE" w14:textId="77777777" w:rsidR="00810A48" w:rsidRPr="00BA395B" w:rsidRDefault="00810A48" w:rsidP="00810A48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r w:rsidRPr="00BA395B">
        <w:rPr>
          <w:rFonts w:eastAsiaTheme="minorEastAsia"/>
        </w:rPr>
        <w:t xml:space="preserve">B2.02 – revised pseudo code </w:t>
      </w:r>
    </w:p>
    <w:p w14:paraId="34D5E838" w14:textId="77777777" w:rsidR="00810A48" w:rsidRPr="00BA395B" w:rsidRDefault="00810A48" w:rsidP="00810A48">
      <w:pPr>
        <w:pStyle w:val="ListParagraph"/>
        <w:numPr>
          <w:ilvl w:val="1"/>
          <w:numId w:val="30"/>
        </w:numPr>
        <w:spacing w:after="0"/>
        <w:rPr>
          <w:rFonts w:eastAsiaTheme="minorEastAsia"/>
        </w:rPr>
      </w:pPr>
      <w:r w:rsidRPr="00BA395B">
        <w:rPr>
          <w:rFonts w:eastAsiaTheme="minorEastAsia"/>
        </w:rPr>
        <w:t xml:space="preserve">Remove </w:t>
      </w:r>
      <w:r w:rsidRPr="00BA395B">
        <w:rPr>
          <w:rFonts w:eastAsiaTheme="minorEastAsia"/>
          <w:b/>
        </w:rPr>
        <w:t>Sanden value</w:t>
      </w:r>
    </w:p>
    <w:p w14:paraId="0D3A8F08" w14:textId="77777777" w:rsidR="00810A48" w:rsidRPr="00BA395B" w:rsidRDefault="00810A48" w:rsidP="00810A48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r w:rsidRPr="00BA395B">
        <w:rPr>
          <w:rFonts w:eastAsiaTheme="minorEastAsia"/>
        </w:rPr>
        <w:t xml:space="preserve">C2.02 – revised pseudo code </w:t>
      </w:r>
    </w:p>
    <w:p w14:paraId="1A8DD27E" w14:textId="77777777" w:rsidR="00810A48" w:rsidRPr="00BA395B" w:rsidRDefault="00810A48" w:rsidP="00810A48">
      <w:pPr>
        <w:pStyle w:val="ListParagraph"/>
        <w:numPr>
          <w:ilvl w:val="1"/>
          <w:numId w:val="30"/>
        </w:numPr>
        <w:spacing w:after="0"/>
        <w:rPr>
          <w:rFonts w:eastAsiaTheme="minorEastAsia"/>
        </w:rPr>
      </w:pPr>
      <w:r w:rsidRPr="00BA395B">
        <w:rPr>
          <w:rFonts w:eastAsiaTheme="minorEastAsia"/>
        </w:rPr>
        <w:t xml:space="preserve">Remove </w:t>
      </w:r>
      <w:r w:rsidRPr="00BA395B">
        <w:rPr>
          <w:rFonts w:eastAsiaTheme="minorEastAsia"/>
          <w:b/>
        </w:rPr>
        <w:t>Sanden value</w:t>
      </w:r>
    </w:p>
    <w:p w14:paraId="65E49166" w14:textId="0B60948B" w:rsidR="00BC75AC" w:rsidRPr="007A2D31" w:rsidRDefault="00BC75AC" w:rsidP="00BC75AC">
      <w:pPr>
        <w:spacing w:after="0"/>
        <w:rPr>
          <w:u w:val="single"/>
        </w:rPr>
      </w:pPr>
      <w:r>
        <w:rPr>
          <w:u w:val="single"/>
        </w:rPr>
        <w:t>LM</w:t>
      </w:r>
      <w:r w:rsidRPr="007A2D31">
        <w:rPr>
          <w:u w:val="single"/>
        </w:rPr>
        <w:t>CV-PLB-21</w:t>
      </w:r>
    </w:p>
    <w:p w14:paraId="52165560" w14:textId="6CB194B3" w:rsidR="71454102" w:rsidRPr="00BA395B" w:rsidRDefault="71454102" w:rsidP="7B541A4C">
      <w:pPr>
        <w:pStyle w:val="ListParagraph"/>
        <w:numPr>
          <w:ilvl w:val="0"/>
          <w:numId w:val="30"/>
        </w:numPr>
        <w:spacing w:after="0"/>
        <w:rPr>
          <w:rFonts w:asciiTheme="minorEastAsia" w:eastAsiaTheme="minorEastAsia" w:hAnsiTheme="minorEastAsia" w:cstheme="minorEastAsia"/>
        </w:rPr>
      </w:pPr>
      <w:r w:rsidRPr="00BA395B">
        <w:rPr>
          <w:rFonts w:eastAsiaTheme="minorEastAsia"/>
        </w:rPr>
        <w:t xml:space="preserve">B09 – revised pseudo code </w:t>
      </w:r>
    </w:p>
    <w:p w14:paraId="698655A7" w14:textId="04FF3C8F" w:rsidR="71454102" w:rsidRPr="00BA395B" w:rsidRDefault="71454102" w:rsidP="7B541A4C">
      <w:pPr>
        <w:pStyle w:val="ListParagraph"/>
        <w:numPr>
          <w:ilvl w:val="1"/>
          <w:numId w:val="30"/>
        </w:numPr>
        <w:spacing w:after="0"/>
        <w:rPr>
          <w:rFonts w:asciiTheme="minorEastAsia" w:eastAsiaTheme="minorEastAsia" w:hAnsiTheme="minorEastAsia" w:cstheme="minorEastAsia"/>
        </w:rPr>
      </w:pPr>
      <w:r w:rsidRPr="00BA395B">
        <w:rPr>
          <w:rFonts w:eastAsiaTheme="minorEastAsia"/>
        </w:rPr>
        <w:t xml:space="preserve">Remove </w:t>
      </w:r>
      <w:r w:rsidRPr="00BA395B">
        <w:rPr>
          <w:rFonts w:eastAsiaTheme="minorEastAsia"/>
          <w:b/>
        </w:rPr>
        <w:t>Energy Factor</w:t>
      </w:r>
    </w:p>
    <w:p w14:paraId="49DEC0C6" w14:textId="77777777" w:rsidR="00136208" w:rsidRPr="00BA395B" w:rsidRDefault="00136208" w:rsidP="00136208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r w:rsidRPr="00BA395B">
        <w:rPr>
          <w:rFonts w:eastAsiaTheme="minorEastAsia"/>
        </w:rPr>
        <w:t xml:space="preserve">B2.02 – revised pseudo code </w:t>
      </w:r>
    </w:p>
    <w:p w14:paraId="01965728" w14:textId="77777777" w:rsidR="00136208" w:rsidRPr="00BA395B" w:rsidRDefault="00136208" w:rsidP="00136208">
      <w:pPr>
        <w:pStyle w:val="ListParagraph"/>
        <w:numPr>
          <w:ilvl w:val="1"/>
          <w:numId w:val="30"/>
        </w:numPr>
        <w:spacing w:after="0"/>
        <w:rPr>
          <w:rFonts w:eastAsiaTheme="minorEastAsia"/>
        </w:rPr>
      </w:pPr>
      <w:r w:rsidRPr="00BA395B">
        <w:rPr>
          <w:rFonts w:eastAsiaTheme="minorEastAsia"/>
        </w:rPr>
        <w:t xml:space="preserve">Remove </w:t>
      </w:r>
      <w:r w:rsidRPr="00BA395B">
        <w:rPr>
          <w:rFonts w:eastAsiaTheme="minorEastAsia"/>
          <w:b/>
        </w:rPr>
        <w:t>Sanden value</w:t>
      </w:r>
    </w:p>
    <w:p w14:paraId="7F9A4A3B" w14:textId="77777777" w:rsidR="00136208" w:rsidRPr="00BA395B" w:rsidRDefault="00136208" w:rsidP="00136208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r w:rsidRPr="00BA395B">
        <w:rPr>
          <w:rFonts w:eastAsiaTheme="minorEastAsia"/>
        </w:rPr>
        <w:lastRenderedPageBreak/>
        <w:t xml:space="preserve">C2.02 – revised pseudo code </w:t>
      </w:r>
    </w:p>
    <w:p w14:paraId="5D1EBC2F" w14:textId="77777777" w:rsidR="00136208" w:rsidRPr="00BA395B" w:rsidRDefault="00136208" w:rsidP="00136208">
      <w:pPr>
        <w:pStyle w:val="ListParagraph"/>
        <w:numPr>
          <w:ilvl w:val="1"/>
          <w:numId w:val="30"/>
        </w:numPr>
        <w:spacing w:after="0"/>
        <w:rPr>
          <w:rFonts w:eastAsiaTheme="minorEastAsia"/>
        </w:rPr>
      </w:pPr>
      <w:r w:rsidRPr="00BA395B">
        <w:rPr>
          <w:rFonts w:eastAsiaTheme="minorEastAsia"/>
        </w:rPr>
        <w:t xml:space="preserve">Remove </w:t>
      </w:r>
      <w:r w:rsidRPr="00BA395B">
        <w:rPr>
          <w:rFonts w:eastAsiaTheme="minorEastAsia"/>
          <w:b/>
        </w:rPr>
        <w:t>Sanden value</w:t>
      </w:r>
    </w:p>
    <w:p w14:paraId="0CAAEAB9" w14:textId="06CF74C7" w:rsidR="00BC75AC" w:rsidRPr="00474E5B" w:rsidRDefault="00BC75AC" w:rsidP="00BC75AC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r>
        <w:rPr>
          <w:rFonts w:ascii="Calibri" w:eastAsia="Calibri" w:hAnsi="Calibri" w:cs="Calibri"/>
          <w:color w:val="000000" w:themeColor="text1"/>
        </w:rPr>
        <w:t>E02 – revised pseudo code</w:t>
      </w:r>
      <w:r w:rsidRPr="00D56D36">
        <w:rPr>
          <w:rFonts w:ascii="Calibri" w:eastAsia="Calibri" w:hAnsi="Calibri" w:cs="Calibri"/>
          <w:color w:val="FF0000"/>
        </w:rPr>
        <w:t xml:space="preserve"> </w:t>
      </w:r>
      <w:r w:rsidR="00D56D36" w:rsidRPr="00D56D36">
        <w:rPr>
          <w:rFonts w:ascii="Wingdings" w:eastAsia="Wingdings" w:hAnsi="Wingdings" w:cs="Wingdings"/>
          <w:color w:val="FF0000"/>
        </w:rPr>
        <w:t>à</w:t>
      </w:r>
      <w:r w:rsidR="00D56D36" w:rsidRPr="00D56D36">
        <w:rPr>
          <w:rFonts w:ascii="Calibri" w:eastAsia="Calibri" w:hAnsi="Calibri" w:cs="Calibri"/>
          <w:color w:val="FF0000"/>
        </w:rPr>
        <w:t xml:space="preserve"> </w:t>
      </w:r>
      <w:r w:rsidR="002114DA">
        <w:rPr>
          <w:rFonts w:ascii="Calibri" w:eastAsia="Calibri" w:hAnsi="Calibri" w:cs="Calibri"/>
          <w:color w:val="FF0000"/>
        </w:rPr>
        <w:t>doc. layout</w:t>
      </w:r>
      <w:r w:rsidR="00D56D36" w:rsidRPr="00D56D36">
        <w:rPr>
          <w:rFonts w:ascii="Calibri" w:eastAsia="Calibri" w:hAnsi="Calibri" w:cs="Calibri"/>
          <w:color w:val="FF0000"/>
        </w:rPr>
        <w:t xml:space="preserve"> change only</w:t>
      </w:r>
    </w:p>
    <w:p w14:paraId="13FB6791" w14:textId="77777777" w:rsidR="00BC75AC" w:rsidRPr="007B2C04" w:rsidRDefault="00BC75AC" w:rsidP="00BC75AC">
      <w:pPr>
        <w:pStyle w:val="ListParagraph"/>
        <w:numPr>
          <w:ilvl w:val="1"/>
          <w:numId w:val="30"/>
        </w:numPr>
        <w:spacing w:after="0"/>
        <w:rPr>
          <w:rFonts w:eastAsiaTheme="minorEastAsia"/>
        </w:rPr>
      </w:pPr>
      <w:r>
        <w:rPr>
          <w:rFonts w:ascii="Calibri" w:eastAsia="Calibri" w:hAnsi="Calibri" w:cs="Calibri"/>
          <w:color w:val="000000" w:themeColor="text1"/>
        </w:rPr>
        <w:t xml:space="preserve">Changed </w:t>
      </w:r>
      <w:r>
        <w:t xml:space="preserve">the reference to </w:t>
      </w:r>
      <w:r w:rsidRPr="001C63FF">
        <w:rPr>
          <w:b/>
          <w:bCs/>
        </w:rPr>
        <w:t>D02</w:t>
      </w:r>
      <w:r>
        <w:t xml:space="preserve"> </w:t>
      </w:r>
      <w:r>
        <w:rPr>
          <w:rFonts w:ascii="Calibri" w:eastAsia="Calibri" w:hAnsi="Calibri" w:cs="Calibri"/>
          <w:color w:val="000000" w:themeColor="text1"/>
        </w:rPr>
        <w:t>in the doc layout only</w:t>
      </w:r>
    </w:p>
    <w:p w14:paraId="2EC0ED89" w14:textId="46A29BFC" w:rsidR="00BC75AC" w:rsidRPr="00474E5B" w:rsidRDefault="00BC75AC" w:rsidP="00BC75AC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r>
        <w:rPr>
          <w:rFonts w:ascii="Calibri" w:eastAsia="Calibri" w:hAnsi="Calibri" w:cs="Calibri"/>
          <w:color w:val="000000" w:themeColor="text1"/>
        </w:rPr>
        <w:t xml:space="preserve">E03 – revised pseudo code </w:t>
      </w:r>
      <w:r w:rsidR="00D56D36" w:rsidRPr="00D56D36">
        <w:rPr>
          <w:rFonts w:ascii="Wingdings" w:eastAsia="Wingdings" w:hAnsi="Wingdings" w:cs="Wingdings"/>
          <w:color w:val="FF0000"/>
        </w:rPr>
        <w:t>à</w:t>
      </w:r>
      <w:r w:rsidR="00D56D36" w:rsidRPr="00D56D36">
        <w:rPr>
          <w:rFonts w:ascii="Calibri" w:eastAsia="Calibri" w:hAnsi="Calibri" w:cs="Calibri"/>
          <w:color w:val="FF0000"/>
        </w:rPr>
        <w:t xml:space="preserve"> </w:t>
      </w:r>
      <w:r w:rsidR="002114DA">
        <w:rPr>
          <w:rFonts w:ascii="Calibri" w:eastAsia="Calibri" w:hAnsi="Calibri" w:cs="Calibri"/>
          <w:color w:val="FF0000"/>
        </w:rPr>
        <w:t>doc. layout</w:t>
      </w:r>
      <w:r w:rsidR="00D56D36" w:rsidRPr="00D56D36">
        <w:rPr>
          <w:rFonts w:ascii="Calibri" w:eastAsia="Calibri" w:hAnsi="Calibri" w:cs="Calibri"/>
          <w:color w:val="FF0000"/>
        </w:rPr>
        <w:t xml:space="preserve"> change only</w:t>
      </w:r>
    </w:p>
    <w:p w14:paraId="3A655BAA" w14:textId="77777777" w:rsidR="00BC75AC" w:rsidRDefault="00BC75AC" w:rsidP="00BC75AC">
      <w:pPr>
        <w:pStyle w:val="ListParagraph"/>
        <w:numPr>
          <w:ilvl w:val="1"/>
          <w:numId w:val="30"/>
        </w:numPr>
        <w:spacing w:after="0"/>
        <w:rPr>
          <w:rFonts w:eastAsiaTheme="minorEastAsia"/>
        </w:rPr>
      </w:pPr>
      <w:r>
        <w:rPr>
          <w:rFonts w:ascii="Calibri" w:eastAsia="Calibri" w:hAnsi="Calibri" w:cs="Calibri"/>
          <w:color w:val="000000" w:themeColor="text1"/>
        </w:rPr>
        <w:t xml:space="preserve">Changed </w:t>
      </w:r>
      <w:r>
        <w:t xml:space="preserve">the reference to </w:t>
      </w:r>
      <w:r w:rsidRPr="001C63FF">
        <w:rPr>
          <w:b/>
          <w:bCs/>
        </w:rPr>
        <w:t>D0</w:t>
      </w:r>
      <w:r>
        <w:rPr>
          <w:b/>
          <w:bCs/>
        </w:rPr>
        <w:t>3</w:t>
      </w:r>
      <w:r>
        <w:t xml:space="preserve"> </w:t>
      </w:r>
      <w:r>
        <w:rPr>
          <w:rFonts w:ascii="Calibri" w:eastAsia="Calibri" w:hAnsi="Calibri" w:cs="Calibri"/>
          <w:color w:val="000000" w:themeColor="text1"/>
        </w:rPr>
        <w:t>in the doc layout only</w:t>
      </w:r>
    </w:p>
    <w:p w14:paraId="2C343CC3" w14:textId="2550D67F" w:rsidR="594E4949" w:rsidRDefault="594E4949" w:rsidP="594E4949">
      <w:pPr>
        <w:spacing w:after="0"/>
      </w:pPr>
    </w:p>
    <w:p w14:paraId="1A9E6CD5" w14:textId="77777777" w:rsidR="00EA4C99" w:rsidRDefault="00EA4C99" w:rsidP="00EA4C99">
      <w:pPr>
        <w:spacing w:after="0"/>
        <w:rPr>
          <w:bCs/>
          <w:u w:val="single"/>
        </w:rPr>
      </w:pPr>
      <w:r w:rsidRPr="00E21029">
        <w:rPr>
          <w:bCs/>
          <w:u w:val="single"/>
        </w:rPr>
        <w:t>LMCI-PLB-22</w:t>
      </w:r>
    </w:p>
    <w:p w14:paraId="7A6E6974" w14:textId="1208B0D8" w:rsidR="00EA4C99" w:rsidRPr="00BA395B" w:rsidRDefault="00EA4C99" w:rsidP="00EA4C99">
      <w:pPr>
        <w:pStyle w:val="ListParagraph"/>
        <w:numPr>
          <w:ilvl w:val="0"/>
          <w:numId w:val="18"/>
        </w:numPr>
        <w:spacing w:after="0"/>
      </w:pPr>
      <w:r w:rsidRPr="00BA395B">
        <w:t xml:space="preserve">A07 – revised pseudo code </w:t>
      </w:r>
    </w:p>
    <w:p w14:paraId="71B6B34D" w14:textId="0C562A93" w:rsidR="00EA4C99" w:rsidRPr="00BA395B" w:rsidRDefault="00EA4C99" w:rsidP="23ED45E5">
      <w:pPr>
        <w:pStyle w:val="ListParagraph"/>
        <w:numPr>
          <w:ilvl w:val="1"/>
          <w:numId w:val="18"/>
        </w:numPr>
        <w:spacing w:after="0"/>
        <w:rPr>
          <w:rFonts w:eastAsiaTheme="minorEastAsia"/>
        </w:rPr>
      </w:pPr>
      <w:r w:rsidRPr="00BA395B">
        <w:t>update the pseudo code and remove the reference of CF1R-ADD, ALT or NCB</w:t>
      </w:r>
    </w:p>
    <w:p w14:paraId="4AC1F6CD" w14:textId="03B473C8" w:rsidR="00EA4C99" w:rsidRPr="00BA395B" w:rsidRDefault="00EA4C99" w:rsidP="00EA4C99">
      <w:pPr>
        <w:pStyle w:val="ListParagraph"/>
        <w:numPr>
          <w:ilvl w:val="0"/>
          <w:numId w:val="18"/>
        </w:numPr>
        <w:spacing w:after="0"/>
      </w:pPr>
      <w:r w:rsidRPr="00BA395B">
        <w:t>C02 – revised pseudo code</w:t>
      </w:r>
    </w:p>
    <w:p w14:paraId="0E2604FF" w14:textId="77777777" w:rsidR="00EA4C99" w:rsidRPr="00BA395B" w:rsidRDefault="00EA4C99" w:rsidP="00EA4C99">
      <w:pPr>
        <w:pStyle w:val="ListParagraph"/>
        <w:numPr>
          <w:ilvl w:val="1"/>
          <w:numId w:val="18"/>
        </w:numPr>
        <w:spacing w:after="0"/>
      </w:pPr>
      <w:r w:rsidRPr="00BA395B">
        <w:t>update the pseudo code and remove the reference of CF1R-ADD, ALT or NCB</w:t>
      </w:r>
    </w:p>
    <w:p w14:paraId="639A5B0A" w14:textId="428AC820" w:rsidR="00EA4C99" w:rsidRDefault="00EA4C99" w:rsidP="00EA4C99">
      <w:pPr>
        <w:pStyle w:val="ListParagraph"/>
        <w:numPr>
          <w:ilvl w:val="0"/>
          <w:numId w:val="18"/>
        </w:numPr>
        <w:spacing w:after="0"/>
        <w:rPr>
          <w:rFonts w:eastAsiaTheme="minorEastAsia"/>
        </w:rPr>
      </w:pPr>
      <w:r>
        <w:t>G06 - revised pseudo code</w:t>
      </w:r>
      <w:r w:rsidR="0072468E">
        <w:t xml:space="preserve"> </w:t>
      </w:r>
      <w:r w:rsidR="0072468E" w:rsidRPr="0072468E">
        <w:rPr>
          <w:rFonts w:ascii="Wingdings" w:eastAsia="Wingdings" w:hAnsi="Wingdings" w:cs="Wingdings"/>
          <w:color w:val="FF0000"/>
        </w:rPr>
        <w:t>à</w:t>
      </w:r>
      <w:r w:rsidR="0072468E" w:rsidRPr="0072468E">
        <w:rPr>
          <w:color w:val="FF0000"/>
        </w:rPr>
        <w:t xml:space="preserve"> </w:t>
      </w:r>
      <w:r w:rsidR="002114DA">
        <w:rPr>
          <w:color w:val="FF0000"/>
        </w:rPr>
        <w:t>doc. layout</w:t>
      </w:r>
      <w:r w:rsidR="0072468E" w:rsidRPr="0072468E">
        <w:rPr>
          <w:color w:val="FF0000"/>
        </w:rPr>
        <w:t xml:space="preserve"> change only</w:t>
      </w:r>
    </w:p>
    <w:p w14:paraId="33A37583" w14:textId="77777777" w:rsidR="00EA4C99" w:rsidRDefault="00EA4C99" w:rsidP="20B43CBD">
      <w:pPr>
        <w:pStyle w:val="ListParagraph"/>
        <w:numPr>
          <w:ilvl w:val="1"/>
          <w:numId w:val="18"/>
        </w:numPr>
        <w:spacing w:after="0"/>
        <w:rPr>
          <w:rFonts w:eastAsiaTheme="minorEastAsia"/>
        </w:rPr>
      </w:pPr>
      <w:r>
        <w:t xml:space="preserve">Changed the reference to </w:t>
      </w:r>
      <w:r w:rsidRPr="20B43CBD">
        <w:rPr>
          <w:b/>
          <w:bCs/>
        </w:rPr>
        <w:t xml:space="preserve">G05 </w:t>
      </w:r>
      <w:r>
        <w:t>on doc layout only</w:t>
      </w:r>
    </w:p>
    <w:p w14:paraId="47D0F28F" w14:textId="0A84459D" w:rsidR="20B43CBD" w:rsidRDefault="20B43CBD" w:rsidP="20B43CBD">
      <w:pPr>
        <w:spacing w:after="0"/>
        <w:ind w:left="720"/>
      </w:pPr>
    </w:p>
    <w:p w14:paraId="2AF2E6F2" w14:textId="3D5518C5" w:rsidR="5F53F4CD" w:rsidRDefault="25D7DF59" w:rsidP="292348D0">
      <w:pPr>
        <w:spacing w:after="0"/>
      </w:pPr>
      <w:r w:rsidRPr="292348D0">
        <w:rPr>
          <w:u w:val="single"/>
        </w:rPr>
        <w:t>LMCV-PLB-22</w:t>
      </w:r>
    </w:p>
    <w:p w14:paraId="0A9EFCB2" w14:textId="0C0A7B4F" w:rsidR="5F53F4CD" w:rsidRDefault="25D7DF59" w:rsidP="292348D0">
      <w:pPr>
        <w:pStyle w:val="ListParagraph"/>
        <w:numPr>
          <w:ilvl w:val="0"/>
          <w:numId w:val="29"/>
        </w:numPr>
        <w:spacing w:after="0"/>
        <w:rPr>
          <w:rFonts w:eastAsiaTheme="minorEastAsia"/>
        </w:rPr>
      </w:pPr>
      <w:r w:rsidRPr="292348D0">
        <w:rPr>
          <w:b/>
          <w:bCs/>
        </w:rPr>
        <w:t>A2.09 - “Drain Water Recovery”</w:t>
      </w:r>
      <w:r>
        <w:t xml:space="preserve"> added to Top section in Doc layout only to match with bottom section</w:t>
      </w:r>
      <w:r w:rsidR="00D3114A">
        <w:t xml:space="preserve"> </w:t>
      </w:r>
      <w:r w:rsidR="00D3114A" w:rsidRPr="00FF7733">
        <w:rPr>
          <w:rFonts w:ascii="Wingdings" w:eastAsia="Wingdings" w:hAnsi="Wingdings" w:cs="Wingdings"/>
          <w:color w:val="FF0000"/>
        </w:rPr>
        <w:t>à</w:t>
      </w:r>
      <w:r w:rsidR="00D3114A" w:rsidRPr="00FF7733">
        <w:rPr>
          <w:color w:val="FF0000"/>
        </w:rPr>
        <w:t xml:space="preserve"> </w:t>
      </w:r>
      <w:r w:rsidR="002114DA">
        <w:rPr>
          <w:color w:val="FF0000"/>
        </w:rPr>
        <w:t>doc. layout</w:t>
      </w:r>
      <w:r w:rsidR="00FF7733" w:rsidRPr="00FF7733">
        <w:rPr>
          <w:color w:val="FF0000"/>
        </w:rPr>
        <w:t xml:space="preserve"> change only</w:t>
      </w:r>
    </w:p>
    <w:p w14:paraId="76D3F2D2" w14:textId="5237924F" w:rsidR="5F53F4CD" w:rsidRDefault="25D7DF59" w:rsidP="292348D0">
      <w:pPr>
        <w:pStyle w:val="ListParagraph"/>
        <w:numPr>
          <w:ilvl w:val="0"/>
          <w:numId w:val="29"/>
        </w:numPr>
        <w:spacing w:after="0"/>
      </w:pPr>
      <w:r>
        <w:t xml:space="preserve">Section B – corrected the fields numbers </w:t>
      </w:r>
    </w:p>
    <w:p w14:paraId="2BD0C768" w14:textId="3A9B6082" w:rsidR="5F53F4CD" w:rsidRDefault="25D7DF59" w:rsidP="292348D0">
      <w:pPr>
        <w:pStyle w:val="ListParagraph"/>
        <w:numPr>
          <w:ilvl w:val="0"/>
          <w:numId w:val="29"/>
        </w:numPr>
        <w:spacing w:after="0"/>
        <w:rPr>
          <w:rFonts w:eastAsiaTheme="minorEastAsia"/>
          <w:b/>
          <w:bCs/>
        </w:rPr>
      </w:pPr>
      <w:r w:rsidRPr="292348D0">
        <w:rPr>
          <w:b/>
          <w:bCs/>
        </w:rPr>
        <w:t>B2.09 - “Drain Water Recovery”</w:t>
      </w:r>
      <w:r>
        <w:t xml:space="preserve"> added to Top section in Doc layout only to match with bottom section</w:t>
      </w:r>
      <w:r w:rsidR="00FF7733">
        <w:t xml:space="preserve"> </w:t>
      </w:r>
      <w:r w:rsidR="00FF7733" w:rsidRPr="00FF7733">
        <w:rPr>
          <w:rFonts w:ascii="Wingdings" w:eastAsia="Wingdings" w:hAnsi="Wingdings" w:cs="Wingdings"/>
          <w:color w:val="FF0000"/>
        </w:rPr>
        <w:t>à</w:t>
      </w:r>
      <w:r w:rsidR="00FF7733" w:rsidRPr="00FF7733">
        <w:rPr>
          <w:color w:val="FF0000"/>
        </w:rPr>
        <w:t xml:space="preserve"> </w:t>
      </w:r>
      <w:r w:rsidR="0020010F">
        <w:rPr>
          <w:color w:val="FF0000"/>
        </w:rPr>
        <w:t>doc. layout</w:t>
      </w:r>
      <w:r w:rsidR="00FF7733" w:rsidRPr="00FF7733">
        <w:rPr>
          <w:color w:val="FF0000"/>
        </w:rPr>
        <w:t xml:space="preserve"> change only</w:t>
      </w:r>
    </w:p>
    <w:p w14:paraId="49BF9CA2" w14:textId="697BB40E" w:rsidR="5F53F4CD" w:rsidRPr="00BA395B" w:rsidRDefault="00EA4C99" w:rsidP="23ED45E5">
      <w:pPr>
        <w:pStyle w:val="ListParagraph"/>
        <w:numPr>
          <w:ilvl w:val="0"/>
          <w:numId w:val="29"/>
        </w:numPr>
        <w:spacing w:after="0"/>
        <w:rPr>
          <w:rFonts w:eastAsiaTheme="minorEastAsia"/>
          <w:b/>
        </w:rPr>
      </w:pPr>
      <w:r w:rsidRPr="00BA395B">
        <w:t>C02 – revised pseudo code</w:t>
      </w:r>
    </w:p>
    <w:p w14:paraId="04444EF3" w14:textId="2515713B" w:rsidR="5F53F4CD" w:rsidRPr="00BA395B" w:rsidRDefault="00EA4C99" w:rsidP="23ED45E5">
      <w:pPr>
        <w:pStyle w:val="ListParagraph"/>
        <w:numPr>
          <w:ilvl w:val="1"/>
          <w:numId w:val="29"/>
        </w:numPr>
        <w:spacing w:after="0"/>
        <w:rPr>
          <w:rFonts w:eastAsiaTheme="minorEastAsia"/>
        </w:rPr>
      </w:pPr>
      <w:r w:rsidRPr="00BA395B">
        <w:t>update the pseudo code and remove the reference of CF1R-ADD, ALT or NCB</w:t>
      </w:r>
      <w:r w:rsidR="23ED45E5" w:rsidRPr="00BA395B">
        <w:t xml:space="preserve"> </w:t>
      </w:r>
    </w:p>
    <w:p w14:paraId="50838B48" w14:textId="1E1D2CBF" w:rsidR="5F53F4CD" w:rsidRDefault="292348D0" w:rsidP="23ED45E5">
      <w:pPr>
        <w:pStyle w:val="ListParagraph"/>
        <w:numPr>
          <w:ilvl w:val="0"/>
          <w:numId w:val="29"/>
        </w:numPr>
        <w:spacing w:after="0"/>
        <w:rPr>
          <w:rFonts w:eastAsiaTheme="minorEastAsia"/>
          <w:b/>
          <w:bCs/>
          <w:color w:val="000000" w:themeColor="text1"/>
        </w:rPr>
      </w:pPr>
      <w:r w:rsidRPr="23ED45E5">
        <w:rPr>
          <w:rFonts w:ascii="Calibri" w:eastAsia="Calibri" w:hAnsi="Calibri" w:cs="Calibri"/>
          <w:color w:val="000000" w:themeColor="text1"/>
        </w:rPr>
        <w:t>G06 - revised pseudo code</w:t>
      </w:r>
      <w:r w:rsidR="004B3272">
        <w:rPr>
          <w:rFonts w:ascii="Calibri" w:eastAsia="Calibri" w:hAnsi="Calibri" w:cs="Calibri"/>
          <w:color w:val="000000" w:themeColor="text1"/>
        </w:rPr>
        <w:t xml:space="preserve"> </w:t>
      </w:r>
      <w:r w:rsidR="004B3272" w:rsidRPr="004B3272">
        <w:rPr>
          <w:rFonts w:ascii="Wingdings" w:eastAsia="Wingdings" w:hAnsi="Wingdings" w:cs="Wingdings"/>
          <w:color w:val="FF0000"/>
        </w:rPr>
        <w:t>à</w:t>
      </w:r>
      <w:r w:rsidR="004B3272" w:rsidRPr="004B3272">
        <w:rPr>
          <w:rFonts w:ascii="Calibri" w:eastAsia="Calibri" w:hAnsi="Calibri" w:cs="Calibri"/>
          <w:color w:val="FF0000"/>
        </w:rPr>
        <w:t xml:space="preserve"> </w:t>
      </w:r>
      <w:r w:rsidR="0020010F">
        <w:rPr>
          <w:rFonts w:ascii="Calibri" w:eastAsia="Calibri" w:hAnsi="Calibri" w:cs="Calibri"/>
          <w:color w:val="FF0000"/>
        </w:rPr>
        <w:t>doc. layout</w:t>
      </w:r>
      <w:r w:rsidR="004B3272" w:rsidRPr="004B3272">
        <w:rPr>
          <w:rFonts w:ascii="Calibri" w:eastAsia="Calibri" w:hAnsi="Calibri" w:cs="Calibri"/>
          <w:color w:val="FF0000"/>
        </w:rPr>
        <w:t xml:space="preserve"> change only</w:t>
      </w:r>
    </w:p>
    <w:p w14:paraId="77F62846" w14:textId="63517617" w:rsidR="5F53F4CD" w:rsidRDefault="292348D0" w:rsidP="23ED45E5">
      <w:pPr>
        <w:pStyle w:val="ListParagraph"/>
        <w:numPr>
          <w:ilvl w:val="1"/>
          <w:numId w:val="29"/>
        </w:numPr>
        <w:spacing w:after="0"/>
        <w:rPr>
          <w:rFonts w:eastAsiaTheme="minorEastAsia"/>
          <w:color w:val="000000" w:themeColor="text1"/>
        </w:rPr>
      </w:pPr>
      <w:r w:rsidRPr="23ED45E5">
        <w:rPr>
          <w:rFonts w:ascii="Calibri" w:eastAsia="Calibri" w:hAnsi="Calibri" w:cs="Calibri"/>
          <w:color w:val="000000" w:themeColor="text1"/>
        </w:rPr>
        <w:t xml:space="preserve">Changed the reference to </w:t>
      </w:r>
      <w:r w:rsidRPr="23ED45E5">
        <w:rPr>
          <w:rFonts w:ascii="Calibri" w:eastAsia="Calibri" w:hAnsi="Calibri" w:cs="Calibri"/>
          <w:b/>
          <w:bCs/>
          <w:color w:val="000000" w:themeColor="text1"/>
        </w:rPr>
        <w:t xml:space="preserve">G05 </w:t>
      </w:r>
      <w:r w:rsidRPr="23ED45E5">
        <w:rPr>
          <w:rFonts w:ascii="Calibri" w:eastAsia="Calibri" w:hAnsi="Calibri" w:cs="Calibri"/>
          <w:color w:val="000000" w:themeColor="text1"/>
        </w:rPr>
        <w:t xml:space="preserve">on </w:t>
      </w:r>
      <w:r w:rsidR="001C63FF" w:rsidRPr="23ED45E5">
        <w:rPr>
          <w:rFonts w:ascii="Calibri" w:eastAsia="Calibri" w:hAnsi="Calibri" w:cs="Calibri"/>
          <w:color w:val="000000" w:themeColor="text1"/>
        </w:rPr>
        <w:t xml:space="preserve">the </w:t>
      </w:r>
      <w:r w:rsidRPr="23ED45E5">
        <w:rPr>
          <w:rFonts w:ascii="Calibri" w:eastAsia="Calibri" w:hAnsi="Calibri" w:cs="Calibri"/>
          <w:color w:val="000000" w:themeColor="text1"/>
        </w:rPr>
        <w:t>doc layout only</w:t>
      </w:r>
      <w:r w:rsidR="23ED45E5">
        <w:t xml:space="preserve"> </w:t>
      </w:r>
    </w:p>
    <w:p w14:paraId="129202F7" w14:textId="24CE8645" w:rsidR="5F53F4CD" w:rsidRDefault="27720962" w:rsidP="292348D0">
      <w:pPr>
        <w:pStyle w:val="ListParagraph"/>
        <w:numPr>
          <w:ilvl w:val="0"/>
          <w:numId w:val="29"/>
        </w:numPr>
        <w:spacing w:after="0"/>
        <w:rPr>
          <w:b/>
          <w:bCs/>
        </w:rPr>
      </w:pPr>
      <w:r>
        <w:t xml:space="preserve">H06 – revised pseudo code </w:t>
      </w:r>
      <w:r w:rsidR="008A64AA" w:rsidRPr="008A64AA">
        <w:rPr>
          <w:rFonts w:ascii="Wingdings" w:eastAsia="Wingdings" w:hAnsi="Wingdings" w:cs="Wingdings"/>
          <w:color w:val="FF0000"/>
        </w:rPr>
        <w:t>à</w:t>
      </w:r>
      <w:r w:rsidR="008A64AA" w:rsidRPr="008A64AA">
        <w:rPr>
          <w:color w:val="FF0000"/>
        </w:rPr>
        <w:t xml:space="preserve"> </w:t>
      </w:r>
      <w:r w:rsidR="0020010F">
        <w:rPr>
          <w:color w:val="FF0000"/>
        </w:rPr>
        <w:t>doc. layout</w:t>
      </w:r>
      <w:r w:rsidR="008A64AA" w:rsidRPr="008A64AA">
        <w:rPr>
          <w:color w:val="FF0000"/>
        </w:rPr>
        <w:t xml:space="preserve"> change only</w:t>
      </w:r>
    </w:p>
    <w:p w14:paraId="359B636D" w14:textId="44E57153" w:rsidR="5F53F4CD" w:rsidRDefault="27720962" w:rsidP="292348D0">
      <w:pPr>
        <w:pStyle w:val="ListParagraph"/>
        <w:numPr>
          <w:ilvl w:val="1"/>
          <w:numId w:val="29"/>
        </w:numPr>
        <w:spacing w:after="0"/>
        <w:rPr>
          <w:b/>
          <w:bCs/>
          <w:u w:val="single"/>
        </w:rPr>
      </w:pPr>
      <w:r>
        <w:t xml:space="preserve">Changed the reference to </w:t>
      </w:r>
      <w:r w:rsidRPr="23ED45E5">
        <w:rPr>
          <w:b/>
          <w:bCs/>
        </w:rPr>
        <w:t>H03, H04, H05</w:t>
      </w:r>
    </w:p>
    <w:p w14:paraId="35DD256B" w14:textId="37E1BDD5" w:rsidR="2DD80BDD" w:rsidRDefault="2DD80BDD" w:rsidP="2DD80BDD">
      <w:pPr>
        <w:spacing w:after="0"/>
      </w:pPr>
    </w:p>
    <w:p w14:paraId="0A740732" w14:textId="3A48DC2C" w:rsidR="25D7DF59" w:rsidRDefault="25D7DF59" w:rsidP="25D7DF59">
      <w:pPr>
        <w:spacing w:after="0"/>
      </w:pPr>
    </w:p>
    <w:p w14:paraId="58987B1B" w14:textId="55532C30" w:rsidR="2DD80BDD" w:rsidRDefault="2DD80BDD" w:rsidP="2DD80BDD">
      <w:pPr>
        <w:spacing w:after="0"/>
      </w:pPr>
    </w:p>
    <w:sectPr w:rsidR="2DD80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71382"/>
    <w:multiLevelType w:val="hybridMultilevel"/>
    <w:tmpl w:val="2BDC2608"/>
    <w:lvl w:ilvl="0" w:tplc="8BB413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7A6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BCA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72B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028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2B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A00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EF7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3C7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224CC"/>
    <w:multiLevelType w:val="hybridMultilevel"/>
    <w:tmpl w:val="B0A67E0A"/>
    <w:lvl w:ilvl="0" w:tplc="D3863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90D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08E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062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F01D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5E10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241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1C3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D81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70C5F"/>
    <w:multiLevelType w:val="hybridMultilevel"/>
    <w:tmpl w:val="9B825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05FE"/>
    <w:multiLevelType w:val="hybridMultilevel"/>
    <w:tmpl w:val="FFFFFFFF"/>
    <w:lvl w:ilvl="0" w:tplc="08342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0A99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EE6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D8D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EE0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E6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ACF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86F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5606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51E26"/>
    <w:multiLevelType w:val="hybridMultilevel"/>
    <w:tmpl w:val="E4589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F6182"/>
    <w:multiLevelType w:val="hybridMultilevel"/>
    <w:tmpl w:val="B6648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23486"/>
    <w:multiLevelType w:val="hybridMultilevel"/>
    <w:tmpl w:val="FFFFFFFF"/>
    <w:lvl w:ilvl="0" w:tplc="8306E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DE1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B00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09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D29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2B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23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7E5D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EAF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20873"/>
    <w:multiLevelType w:val="hybridMultilevel"/>
    <w:tmpl w:val="C640F9EA"/>
    <w:lvl w:ilvl="0" w:tplc="095C6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8E7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6A8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C64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765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A41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F2D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8EEF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804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64645"/>
    <w:multiLevelType w:val="hybridMultilevel"/>
    <w:tmpl w:val="EBA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D2997"/>
    <w:multiLevelType w:val="hybridMultilevel"/>
    <w:tmpl w:val="6EC88190"/>
    <w:lvl w:ilvl="0" w:tplc="165AC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88F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BC8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A4E2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8281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88F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581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831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346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0E308F"/>
    <w:multiLevelType w:val="hybridMultilevel"/>
    <w:tmpl w:val="47F4B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039A8"/>
    <w:multiLevelType w:val="hybridMultilevel"/>
    <w:tmpl w:val="FFFFFFFF"/>
    <w:lvl w:ilvl="0" w:tplc="3FBEB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9E2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040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03D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5C1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D8C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9E2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C8B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880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628CE"/>
    <w:multiLevelType w:val="multilevel"/>
    <w:tmpl w:val="29BE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9E3779"/>
    <w:multiLevelType w:val="multilevel"/>
    <w:tmpl w:val="A0F2CE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B632F13"/>
    <w:multiLevelType w:val="hybridMultilevel"/>
    <w:tmpl w:val="75AE0E90"/>
    <w:lvl w:ilvl="0" w:tplc="F7F05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903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EC4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40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40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E55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8AE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EA2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88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76470"/>
    <w:multiLevelType w:val="hybridMultilevel"/>
    <w:tmpl w:val="FFFFFFFF"/>
    <w:lvl w:ilvl="0" w:tplc="D88AA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1EA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78D8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01F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521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064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21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C5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43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61372C"/>
    <w:multiLevelType w:val="hybridMultilevel"/>
    <w:tmpl w:val="A82E76AE"/>
    <w:lvl w:ilvl="0" w:tplc="2182F7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00A00"/>
    <w:multiLevelType w:val="multilevel"/>
    <w:tmpl w:val="9A7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4A7DF3"/>
    <w:multiLevelType w:val="multilevel"/>
    <w:tmpl w:val="71CC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7D1E79"/>
    <w:multiLevelType w:val="multilevel"/>
    <w:tmpl w:val="7A50AA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AF1AF0"/>
    <w:multiLevelType w:val="multilevel"/>
    <w:tmpl w:val="428423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E6921FC"/>
    <w:multiLevelType w:val="hybridMultilevel"/>
    <w:tmpl w:val="FFFFFFFF"/>
    <w:lvl w:ilvl="0" w:tplc="32AAE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E08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C8F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28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5E7B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A45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824B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F2B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BA3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EC4107"/>
    <w:multiLevelType w:val="hybridMultilevel"/>
    <w:tmpl w:val="E6086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20521E"/>
    <w:multiLevelType w:val="hybridMultilevel"/>
    <w:tmpl w:val="F72C1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BE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FE0675"/>
    <w:multiLevelType w:val="hybridMultilevel"/>
    <w:tmpl w:val="C958C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E45453"/>
    <w:multiLevelType w:val="hybridMultilevel"/>
    <w:tmpl w:val="FFFFFFFF"/>
    <w:lvl w:ilvl="0" w:tplc="8ABA61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24B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8C5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F6A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42F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662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E26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4CE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E2C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167B9D"/>
    <w:multiLevelType w:val="multilevel"/>
    <w:tmpl w:val="055C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D51A56"/>
    <w:multiLevelType w:val="hybridMultilevel"/>
    <w:tmpl w:val="15387456"/>
    <w:lvl w:ilvl="0" w:tplc="B8807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BD3C53"/>
    <w:multiLevelType w:val="hybridMultilevel"/>
    <w:tmpl w:val="405C8DFE"/>
    <w:lvl w:ilvl="0" w:tplc="1ECCE80A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9F38F4"/>
    <w:multiLevelType w:val="hybridMultilevel"/>
    <w:tmpl w:val="EE5CFB3E"/>
    <w:lvl w:ilvl="0" w:tplc="2E8C336E">
      <w:start w:val="1"/>
      <w:numFmt w:val="upperLetter"/>
      <w:lvlText w:val="%1."/>
      <w:lvlJc w:val="left"/>
      <w:pPr>
        <w:ind w:left="28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 w15:restartNumberingAfterBreak="0">
    <w:nsid w:val="6A977E1A"/>
    <w:multiLevelType w:val="multilevel"/>
    <w:tmpl w:val="EE4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835172"/>
    <w:multiLevelType w:val="hybridMultilevel"/>
    <w:tmpl w:val="B380E54C"/>
    <w:lvl w:ilvl="0" w:tplc="31783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BAC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645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4F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E0C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07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6E3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CC8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CC52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7D535F"/>
    <w:multiLevelType w:val="hybridMultilevel"/>
    <w:tmpl w:val="6B2A9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CC2606"/>
    <w:multiLevelType w:val="hybridMultilevel"/>
    <w:tmpl w:val="DFA0A622"/>
    <w:lvl w:ilvl="0" w:tplc="FC6A3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9E19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EEE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9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64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81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DA4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6F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74B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F06076"/>
    <w:multiLevelType w:val="multilevel"/>
    <w:tmpl w:val="8DCC76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75B210B2"/>
    <w:multiLevelType w:val="hybridMultilevel"/>
    <w:tmpl w:val="FFFFFFFF"/>
    <w:lvl w:ilvl="0" w:tplc="7DDE2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8EE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66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29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01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EF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E4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66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EAB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9736BA"/>
    <w:multiLevelType w:val="multilevel"/>
    <w:tmpl w:val="5BC055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77DC0076"/>
    <w:multiLevelType w:val="multilevel"/>
    <w:tmpl w:val="B692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A6E33AC"/>
    <w:multiLevelType w:val="hybridMultilevel"/>
    <w:tmpl w:val="0486C8F0"/>
    <w:lvl w:ilvl="0" w:tplc="46C42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E20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32C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FA1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28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10F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4C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22A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7AF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700DC6"/>
    <w:multiLevelType w:val="hybridMultilevel"/>
    <w:tmpl w:val="03CE3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0238F1"/>
    <w:multiLevelType w:val="hybridMultilevel"/>
    <w:tmpl w:val="5C1E6BCE"/>
    <w:lvl w:ilvl="0" w:tplc="4FF26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E88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A61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226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50F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1CB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9C1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FC0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ACA3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7209D5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58D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B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E7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C7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784C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8B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3AD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C2D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697282">
    <w:abstractNumId w:val="9"/>
  </w:num>
  <w:num w:numId="2" w16cid:durableId="307321853">
    <w:abstractNumId w:val="0"/>
  </w:num>
  <w:num w:numId="3" w16cid:durableId="639846662">
    <w:abstractNumId w:val="7"/>
  </w:num>
  <w:num w:numId="4" w16cid:durableId="1653869746">
    <w:abstractNumId w:val="40"/>
  </w:num>
  <w:num w:numId="5" w16cid:durableId="835222308">
    <w:abstractNumId w:val="1"/>
  </w:num>
  <w:num w:numId="6" w16cid:durableId="439687535">
    <w:abstractNumId w:val="38"/>
  </w:num>
  <w:num w:numId="7" w16cid:durableId="574318504">
    <w:abstractNumId w:val="33"/>
  </w:num>
  <w:num w:numId="8" w16cid:durableId="346255339">
    <w:abstractNumId w:val="14"/>
  </w:num>
  <w:num w:numId="9" w16cid:durableId="2096902013">
    <w:abstractNumId w:val="31"/>
  </w:num>
  <w:num w:numId="10" w16cid:durableId="1368870706">
    <w:abstractNumId w:val="4"/>
  </w:num>
  <w:num w:numId="11" w16cid:durableId="1119958169">
    <w:abstractNumId w:val="5"/>
  </w:num>
  <w:num w:numId="12" w16cid:durableId="2042658791">
    <w:abstractNumId w:val="24"/>
  </w:num>
  <w:num w:numId="13" w16cid:durableId="1712458543">
    <w:abstractNumId w:val="23"/>
  </w:num>
  <w:num w:numId="14" w16cid:durableId="965815359">
    <w:abstractNumId w:val="10"/>
  </w:num>
  <w:num w:numId="15" w16cid:durableId="1594900540">
    <w:abstractNumId w:val="8"/>
  </w:num>
  <w:num w:numId="16" w16cid:durableId="206915792">
    <w:abstractNumId w:val="32"/>
  </w:num>
  <w:num w:numId="17" w16cid:durableId="584848764">
    <w:abstractNumId w:val="39"/>
  </w:num>
  <w:num w:numId="18" w16cid:durableId="797648948">
    <w:abstractNumId w:val="2"/>
  </w:num>
  <w:num w:numId="19" w16cid:durableId="1689482288">
    <w:abstractNumId w:val="18"/>
  </w:num>
  <w:num w:numId="20" w16cid:durableId="763107693">
    <w:abstractNumId w:val="36"/>
  </w:num>
  <w:num w:numId="21" w16cid:durableId="11227894">
    <w:abstractNumId w:val="16"/>
  </w:num>
  <w:num w:numId="22" w16cid:durableId="1803232588">
    <w:abstractNumId w:val="28"/>
  </w:num>
  <w:num w:numId="23" w16cid:durableId="60566284">
    <w:abstractNumId w:val="27"/>
  </w:num>
  <w:num w:numId="24" w16cid:durableId="1779595838">
    <w:abstractNumId w:val="29"/>
  </w:num>
  <w:num w:numId="25" w16cid:durableId="938827959">
    <w:abstractNumId w:val="22"/>
  </w:num>
  <w:num w:numId="26" w16cid:durableId="1570923522">
    <w:abstractNumId w:val="15"/>
  </w:num>
  <w:num w:numId="27" w16cid:durableId="1765803755">
    <w:abstractNumId w:val="35"/>
  </w:num>
  <w:num w:numId="28" w16cid:durableId="511577614">
    <w:abstractNumId w:val="3"/>
  </w:num>
  <w:num w:numId="29" w16cid:durableId="1456751249">
    <w:abstractNumId w:val="25"/>
  </w:num>
  <w:num w:numId="30" w16cid:durableId="50428218">
    <w:abstractNumId w:val="11"/>
  </w:num>
  <w:num w:numId="31" w16cid:durableId="149106373">
    <w:abstractNumId w:val="41"/>
  </w:num>
  <w:num w:numId="32" w16cid:durableId="1823812168">
    <w:abstractNumId w:val="6"/>
  </w:num>
  <w:num w:numId="33" w16cid:durableId="2050567924">
    <w:abstractNumId w:val="37"/>
  </w:num>
  <w:num w:numId="34" w16cid:durableId="224100133">
    <w:abstractNumId w:val="20"/>
  </w:num>
  <w:num w:numId="35" w16cid:durableId="1925214594">
    <w:abstractNumId w:val="19"/>
  </w:num>
  <w:num w:numId="36" w16cid:durableId="1659531450">
    <w:abstractNumId w:val="30"/>
  </w:num>
  <w:num w:numId="37" w16cid:durableId="1521822769">
    <w:abstractNumId w:val="17"/>
  </w:num>
  <w:num w:numId="38" w16cid:durableId="120079107">
    <w:abstractNumId w:val="34"/>
  </w:num>
  <w:num w:numId="39" w16cid:durableId="1523668551">
    <w:abstractNumId w:val="26"/>
  </w:num>
  <w:num w:numId="40" w16cid:durableId="852459449">
    <w:abstractNumId w:val="13"/>
  </w:num>
  <w:num w:numId="41" w16cid:durableId="1116406879">
    <w:abstractNumId w:val="12"/>
  </w:num>
  <w:num w:numId="42" w16cid:durableId="1070076998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habibi, Haider@Energy">
    <w15:presenceInfo w15:providerId="AD" w15:userId="S::haider.alhabibi@energy.ca.gov::9decb8d2-95ad-4b7d-9bf6-d4373f6925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E24"/>
    <w:rsid w:val="00001BD5"/>
    <w:rsid w:val="00006E8F"/>
    <w:rsid w:val="000077A7"/>
    <w:rsid w:val="0001007D"/>
    <w:rsid w:val="000214BA"/>
    <w:rsid w:val="000273D5"/>
    <w:rsid w:val="000315BF"/>
    <w:rsid w:val="00034CC8"/>
    <w:rsid w:val="00035B5C"/>
    <w:rsid w:val="000370E6"/>
    <w:rsid w:val="0004450E"/>
    <w:rsid w:val="00045D5B"/>
    <w:rsid w:val="000474E9"/>
    <w:rsid w:val="0005083F"/>
    <w:rsid w:val="00066D63"/>
    <w:rsid w:val="000743C3"/>
    <w:rsid w:val="0008785E"/>
    <w:rsid w:val="00092C75"/>
    <w:rsid w:val="000A1946"/>
    <w:rsid w:val="000A256E"/>
    <w:rsid w:val="000A5505"/>
    <w:rsid w:val="000C033A"/>
    <w:rsid w:val="000C15B2"/>
    <w:rsid w:val="000C5E3E"/>
    <w:rsid w:val="000D4596"/>
    <w:rsid w:val="000D6C51"/>
    <w:rsid w:val="000F3F7A"/>
    <w:rsid w:val="000F609F"/>
    <w:rsid w:val="000F69BF"/>
    <w:rsid w:val="000F6AF0"/>
    <w:rsid w:val="000F7447"/>
    <w:rsid w:val="00102EB9"/>
    <w:rsid w:val="00107B0A"/>
    <w:rsid w:val="001110E3"/>
    <w:rsid w:val="00111185"/>
    <w:rsid w:val="0011154B"/>
    <w:rsid w:val="0011444B"/>
    <w:rsid w:val="001254DD"/>
    <w:rsid w:val="00131224"/>
    <w:rsid w:val="00135048"/>
    <w:rsid w:val="00136208"/>
    <w:rsid w:val="00137E83"/>
    <w:rsid w:val="00142377"/>
    <w:rsid w:val="001443FA"/>
    <w:rsid w:val="001500BB"/>
    <w:rsid w:val="00163210"/>
    <w:rsid w:val="00166D83"/>
    <w:rsid w:val="00173F31"/>
    <w:rsid w:val="00183CF2"/>
    <w:rsid w:val="00184AFE"/>
    <w:rsid w:val="00187A92"/>
    <w:rsid w:val="001911A6"/>
    <w:rsid w:val="00192008"/>
    <w:rsid w:val="00192B81"/>
    <w:rsid w:val="00193235"/>
    <w:rsid w:val="00194F1E"/>
    <w:rsid w:val="001976D1"/>
    <w:rsid w:val="001A0BD7"/>
    <w:rsid w:val="001A413A"/>
    <w:rsid w:val="001B7B93"/>
    <w:rsid w:val="001C63FF"/>
    <w:rsid w:val="001D0A28"/>
    <w:rsid w:val="001D1F3F"/>
    <w:rsid w:val="001D32F0"/>
    <w:rsid w:val="001E1E61"/>
    <w:rsid w:val="001E3B53"/>
    <w:rsid w:val="001E4BF5"/>
    <w:rsid w:val="001F3513"/>
    <w:rsid w:val="0020010F"/>
    <w:rsid w:val="00200B39"/>
    <w:rsid w:val="00203250"/>
    <w:rsid w:val="002114DA"/>
    <w:rsid w:val="00214069"/>
    <w:rsid w:val="00225A72"/>
    <w:rsid w:val="00232055"/>
    <w:rsid w:val="00233214"/>
    <w:rsid w:val="002339E8"/>
    <w:rsid w:val="002349EB"/>
    <w:rsid w:val="0024694B"/>
    <w:rsid w:val="00251B8D"/>
    <w:rsid w:val="00257B38"/>
    <w:rsid w:val="0026180D"/>
    <w:rsid w:val="00270821"/>
    <w:rsid w:val="0027449E"/>
    <w:rsid w:val="00281B94"/>
    <w:rsid w:val="00287940"/>
    <w:rsid w:val="00290D79"/>
    <w:rsid w:val="00294732"/>
    <w:rsid w:val="00294D59"/>
    <w:rsid w:val="002A03C7"/>
    <w:rsid w:val="002A11A2"/>
    <w:rsid w:val="002A1678"/>
    <w:rsid w:val="002A40AB"/>
    <w:rsid w:val="002A4E2C"/>
    <w:rsid w:val="002A526B"/>
    <w:rsid w:val="002A5C3E"/>
    <w:rsid w:val="002B0526"/>
    <w:rsid w:val="002B55F9"/>
    <w:rsid w:val="002B7734"/>
    <w:rsid w:val="002B7BE6"/>
    <w:rsid w:val="002C1D48"/>
    <w:rsid w:val="002C2BD5"/>
    <w:rsid w:val="002C2D6B"/>
    <w:rsid w:val="002C5BA5"/>
    <w:rsid w:val="002C6C90"/>
    <w:rsid w:val="002D3384"/>
    <w:rsid w:val="002D3F74"/>
    <w:rsid w:val="002D4B75"/>
    <w:rsid w:val="002E0AC8"/>
    <w:rsid w:val="002E3302"/>
    <w:rsid w:val="002E4B68"/>
    <w:rsid w:val="002E7A0D"/>
    <w:rsid w:val="002F1510"/>
    <w:rsid w:val="002F38D6"/>
    <w:rsid w:val="002F3D83"/>
    <w:rsid w:val="002F6217"/>
    <w:rsid w:val="002F68E0"/>
    <w:rsid w:val="002F6937"/>
    <w:rsid w:val="002F798C"/>
    <w:rsid w:val="0030435A"/>
    <w:rsid w:val="00304F7E"/>
    <w:rsid w:val="00305043"/>
    <w:rsid w:val="00310E10"/>
    <w:rsid w:val="00317E97"/>
    <w:rsid w:val="00323F65"/>
    <w:rsid w:val="00331E06"/>
    <w:rsid w:val="00340663"/>
    <w:rsid w:val="00340D0D"/>
    <w:rsid w:val="003414B1"/>
    <w:rsid w:val="00341D04"/>
    <w:rsid w:val="00341D18"/>
    <w:rsid w:val="003468F4"/>
    <w:rsid w:val="00353316"/>
    <w:rsid w:val="00355732"/>
    <w:rsid w:val="0036298D"/>
    <w:rsid w:val="0036449D"/>
    <w:rsid w:val="00367B42"/>
    <w:rsid w:val="00370EEB"/>
    <w:rsid w:val="0037504C"/>
    <w:rsid w:val="00375ADA"/>
    <w:rsid w:val="00392E35"/>
    <w:rsid w:val="00395CF7"/>
    <w:rsid w:val="00395D7C"/>
    <w:rsid w:val="003B606E"/>
    <w:rsid w:val="003B79B6"/>
    <w:rsid w:val="003B7BCB"/>
    <w:rsid w:val="003C157E"/>
    <w:rsid w:val="003C7232"/>
    <w:rsid w:val="003D1502"/>
    <w:rsid w:val="003D3CF4"/>
    <w:rsid w:val="003F1D46"/>
    <w:rsid w:val="0040029E"/>
    <w:rsid w:val="00400AAE"/>
    <w:rsid w:val="004042D6"/>
    <w:rsid w:val="004163A4"/>
    <w:rsid w:val="00417353"/>
    <w:rsid w:val="0042402D"/>
    <w:rsid w:val="0042413C"/>
    <w:rsid w:val="00426CA2"/>
    <w:rsid w:val="00432024"/>
    <w:rsid w:val="004336D9"/>
    <w:rsid w:val="00440B13"/>
    <w:rsid w:val="0045140B"/>
    <w:rsid w:val="00452604"/>
    <w:rsid w:val="00454839"/>
    <w:rsid w:val="00455340"/>
    <w:rsid w:val="004553A4"/>
    <w:rsid w:val="00472250"/>
    <w:rsid w:val="00474E5B"/>
    <w:rsid w:val="00477016"/>
    <w:rsid w:val="00481265"/>
    <w:rsid w:val="00486946"/>
    <w:rsid w:val="00486F7A"/>
    <w:rsid w:val="0048751A"/>
    <w:rsid w:val="004A097A"/>
    <w:rsid w:val="004A148C"/>
    <w:rsid w:val="004A5F95"/>
    <w:rsid w:val="004A7A91"/>
    <w:rsid w:val="004B09CD"/>
    <w:rsid w:val="004B19BF"/>
    <w:rsid w:val="004B2FCC"/>
    <w:rsid w:val="004B3272"/>
    <w:rsid w:val="004C784A"/>
    <w:rsid w:val="004D37C2"/>
    <w:rsid w:val="004D566F"/>
    <w:rsid w:val="004D60CB"/>
    <w:rsid w:val="004E04BE"/>
    <w:rsid w:val="004E18D7"/>
    <w:rsid w:val="004E2A4C"/>
    <w:rsid w:val="004E5675"/>
    <w:rsid w:val="004F0EEB"/>
    <w:rsid w:val="004F1B54"/>
    <w:rsid w:val="004F7FA9"/>
    <w:rsid w:val="00500AD9"/>
    <w:rsid w:val="00504164"/>
    <w:rsid w:val="00515658"/>
    <w:rsid w:val="00517432"/>
    <w:rsid w:val="00542F28"/>
    <w:rsid w:val="005438CC"/>
    <w:rsid w:val="00546558"/>
    <w:rsid w:val="00547F8C"/>
    <w:rsid w:val="005533B5"/>
    <w:rsid w:val="005540DF"/>
    <w:rsid w:val="0055447E"/>
    <w:rsid w:val="0056568D"/>
    <w:rsid w:val="00584BA8"/>
    <w:rsid w:val="00585D09"/>
    <w:rsid w:val="00586CC6"/>
    <w:rsid w:val="00592982"/>
    <w:rsid w:val="0059345F"/>
    <w:rsid w:val="00594652"/>
    <w:rsid w:val="00597344"/>
    <w:rsid w:val="00597CCE"/>
    <w:rsid w:val="005B01BE"/>
    <w:rsid w:val="005B067F"/>
    <w:rsid w:val="005B2283"/>
    <w:rsid w:val="005B2A8A"/>
    <w:rsid w:val="005B5AD1"/>
    <w:rsid w:val="005B6621"/>
    <w:rsid w:val="005C1D45"/>
    <w:rsid w:val="005D39DC"/>
    <w:rsid w:val="005E3990"/>
    <w:rsid w:val="005E4DF0"/>
    <w:rsid w:val="005E7DE1"/>
    <w:rsid w:val="005F22C4"/>
    <w:rsid w:val="005F289C"/>
    <w:rsid w:val="005FDCBB"/>
    <w:rsid w:val="00604A40"/>
    <w:rsid w:val="006153E3"/>
    <w:rsid w:val="00621986"/>
    <w:rsid w:val="00622C06"/>
    <w:rsid w:val="00624914"/>
    <w:rsid w:val="0063219D"/>
    <w:rsid w:val="00644B63"/>
    <w:rsid w:val="00645940"/>
    <w:rsid w:val="00650003"/>
    <w:rsid w:val="00655128"/>
    <w:rsid w:val="00667878"/>
    <w:rsid w:val="006753D7"/>
    <w:rsid w:val="00680B40"/>
    <w:rsid w:val="00680D72"/>
    <w:rsid w:val="006908B7"/>
    <w:rsid w:val="006910C4"/>
    <w:rsid w:val="00691539"/>
    <w:rsid w:val="006923C2"/>
    <w:rsid w:val="00695766"/>
    <w:rsid w:val="00697628"/>
    <w:rsid w:val="006A027F"/>
    <w:rsid w:val="006A0545"/>
    <w:rsid w:val="006B1B52"/>
    <w:rsid w:val="006B22F6"/>
    <w:rsid w:val="006C4D1E"/>
    <w:rsid w:val="006C7553"/>
    <w:rsid w:val="006D20AA"/>
    <w:rsid w:val="006D3AAF"/>
    <w:rsid w:val="006D4EB8"/>
    <w:rsid w:val="006E538F"/>
    <w:rsid w:val="006E7412"/>
    <w:rsid w:val="006F3FAD"/>
    <w:rsid w:val="006F4731"/>
    <w:rsid w:val="00704435"/>
    <w:rsid w:val="00705091"/>
    <w:rsid w:val="007061A7"/>
    <w:rsid w:val="0072468E"/>
    <w:rsid w:val="00730E0F"/>
    <w:rsid w:val="00731ED3"/>
    <w:rsid w:val="00732691"/>
    <w:rsid w:val="00734773"/>
    <w:rsid w:val="00735AE8"/>
    <w:rsid w:val="00735BF2"/>
    <w:rsid w:val="00740C51"/>
    <w:rsid w:val="00741275"/>
    <w:rsid w:val="0075484E"/>
    <w:rsid w:val="00756DC2"/>
    <w:rsid w:val="00760D6D"/>
    <w:rsid w:val="007631EA"/>
    <w:rsid w:val="00763900"/>
    <w:rsid w:val="007774C9"/>
    <w:rsid w:val="00792EA9"/>
    <w:rsid w:val="00793BFC"/>
    <w:rsid w:val="007A284B"/>
    <w:rsid w:val="007A2D31"/>
    <w:rsid w:val="007A4B59"/>
    <w:rsid w:val="007A528A"/>
    <w:rsid w:val="007A5334"/>
    <w:rsid w:val="007B0476"/>
    <w:rsid w:val="007B1BED"/>
    <w:rsid w:val="007B2C04"/>
    <w:rsid w:val="007B320A"/>
    <w:rsid w:val="007B63FA"/>
    <w:rsid w:val="007C1EA5"/>
    <w:rsid w:val="007C7193"/>
    <w:rsid w:val="007D082F"/>
    <w:rsid w:val="007D7476"/>
    <w:rsid w:val="007E0C48"/>
    <w:rsid w:val="007E1791"/>
    <w:rsid w:val="007E3F41"/>
    <w:rsid w:val="007E6512"/>
    <w:rsid w:val="007E76D2"/>
    <w:rsid w:val="007E7EC7"/>
    <w:rsid w:val="007F1246"/>
    <w:rsid w:val="007F3B17"/>
    <w:rsid w:val="007F4619"/>
    <w:rsid w:val="007F71A4"/>
    <w:rsid w:val="00800EBD"/>
    <w:rsid w:val="00801E5E"/>
    <w:rsid w:val="008049B0"/>
    <w:rsid w:val="00810159"/>
    <w:rsid w:val="00810A48"/>
    <w:rsid w:val="008112A0"/>
    <w:rsid w:val="00813F09"/>
    <w:rsid w:val="00815B35"/>
    <w:rsid w:val="008248FC"/>
    <w:rsid w:val="00834EDE"/>
    <w:rsid w:val="0084200A"/>
    <w:rsid w:val="008558AC"/>
    <w:rsid w:val="00857CD6"/>
    <w:rsid w:val="00862ABD"/>
    <w:rsid w:val="0087212E"/>
    <w:rsid w:val="00880D74"/>
    <w:rsid w:val="00891837"/>
    <w:rsid w:val="008937CD"/>
    <w:rsid w:val="00893B29"/>
    <w:rsid w:val="008941A5"/>
    <w:rsid w:val="00896E3F"/>
    <w:rsid w:val="00897149"/>
    <w:rsid w:val="008A01D6"/>
    <w:rsid w:val="008A406C"/>
    <w:rsid w:val="008A64AA"/>
    <w:rsid w:val="008B0C87"/>
    <w:rsid w:val="008B7AB1"/>
    <w:rsid w:val="008C451B"/>
    <w:rsid w:val="008C5078"/>
    <w:rsid w:val="008C7E0C"/>
    <w:rsid w:val="008D2AF5"/>
    <w:rsid w:val="008D6A33"/>
    <w:rsid w:val="008E0303"/>
    <w:rsid w:val="008F22E0"/>
    <w:rsid w:val="009000F6"/>
    <w:rsid w:val="0090144B"/>
    <w:rsid w:val="00902DD6"/>
    <w:rsid w:val="00904445"/>
    <w:rsid w:val="00912A31"/>
    <w:rsid w:val="00912E91"/>
    <w:rsid w:val="009153BE"/>
    <w:rsid w:val="00925BBA"/>
    <w:rsid w:val="00932669"/>
    <w:rsid w:val="00933E1F"/>
    <w:rsid w:val="009357D7"/>
    <w:rsid w:val="00941B46"/>
    <w:rsid w:val="00942BA0"/>
    <w:rsid w:val="00946843"/>
    <w:rsid w:val="00954D6C"/>
    <w:rsid w:val="00960DF0"/>
    <w:rsid w:val="00972012"/>
    <w:rsid w:val="0097282D"/>
    <w:rsid w:val="00972CF2"/>
    <w:rsid w:val="00975F7B"/>
    <w:rsid w:val="00976FBA"/>
    <w:rsid w:val="00981D32"/>
    <w:rsid w:val="00982DA9"/>
    <w:rsid w:val="00986285"/>
    <w:rsid w:val="00987D1C"/>
    <w:rsid w:val="00991416"/>
    <w:rsid w:val="00992006"/>
    <w:rsid w:val="00996393"/>
    <w:rsid w:val="0099693D"/>
    <w:rsid w:val="009A5734"/>
    <w:rsid w:val="009B1570"/>
    <w:rsid w:val="009C1140"/>
    <w:rsid w:val="009C2777"/>
    <w:rsid w:val="009C4BF3"/>
    <w:rsid w:val="009C5E28"/>
    <w:rsid w:val="009D10B3"/>
    <w:rsid w:val="009D5497"/>
    <w:rsid w:val="009D79E9"/>
    <w:rsid w:val="009E5495"/>
    <w:rsid w:val="009E6A2C"/>
    <w:rsid w:val="009E6D1A"/>
    <w:rsid w:val="009F280E"/>
    <w:rsid w:val="009F41C2"/>
    <w:rsid w:val="009F604A"/>
    <w:rsid w:val="00A00497"/>
    <w:rsid w:val="00A04126"/>
    <w:rsid w:val="00A05DB1"/>
    <w:rsid w:val="00A15E09"/>
    <w:rsid w:val="00A2132E"/>
    <w:rsid w:val="00A260B2"/>
    <w:rsid w:val="00A32311"/>
    <w:rsid w:val="00A41482"/>
    <w:rsid w:val="00A41611"/>
    <w:rsid w:val="00A44935"/>
    <w:rsid w:val="00A539AC"/>
    <w:rsid w:val="00A53CCB"/>
    <w:rsid w:val="00A5646F"/>
    <w:rsid w:val="00A67DC7"/>
    <w:rsid w:val="00A728BD"/>
    <w:rsid w:val="00A744E2"/>
    <w:rsid w:val="00A80F80"/>
    <w:rsid w:val="00A810FE"/>
    <w:rsid w:val="00A829C5"/>
    <w:rsid w:val="00A85C0C"/>
    <w:rsid w:val="00A91268"/>
    <w:rsid w:val="00A91F80"/>
    <w:rsid w:val="00A97FA8"/>
    <w:rsid w:val="00AA0CA5"/>
    <w:rsid w:val="00AA1D9B"/>
    <w:rsid w:val="00AA484B"/>
    <w:rsid w:val="00AB6807"/>
    <w:rsid w:val="00AC21DC"/>
    <w:rsid w:val="00AD37D4"/>
    <w:rsid w:val="00AD3EE5"/>
    <w:rsid w:val="00AD7C90"/>
    <w:rsid w:val="00AE0525"/>
    <w:rsid w:val="00AE0D61"/>
    <w:rsid w:val="00AE1C7B"/>
    <w:rsid w:val="00AE250F"/>
    <w:rsid w:val="00AE2C4A"/>
    <w:rsid w:val="00AE4592"/>
    <w:rsid w:val="00AE5F8D"/>
    <w:rsid w:val="00AE62DC"/>
    <w:rsid w:val="00AF3010"/>
    <w:rsid w:val="00AF5A32"/>
    <w:rsid w:val="00AF5E9E"/>
    <w:rsid w:val="00B0037E"/>
    <w:rsid w:val="00B01CF2"/>
    <w:rsid w:val="00B0692B"/>
    <w:rsid w:val="00B13917"/>
    <w:rsid w:val="00B17DB8"/>
    <w:rsid w:val="00B2160E"/>
    <w:rsid w:val="00B21A34"/>
    <w:rsid w:val="00B22288"/>
    <w:rsid w:val="00B339C2"/>
    <w:rsid w:val="00B35CFB"/>
    <w:rsid w:val="00B3711A"/>
    <w:rsid w:val="00B417B7"/>
    <w:rsid w:val="00B42B6D"/>
    <w:rsid w:val="00B4680E"/>
    <w:rsid w:val="00B47EDE"/>
    <w:rsid w:val="00B50966"/>
    <w:rsid w:val="00B52D73"/>
    <w:rsid w:val="00B559F6"/>
    <w:rsid w:val="00B56D57"/>
    <w:rsid w:val="00B57ED3"/>
    <w:rsid w:val="00B63102"/>
    <w:rsid w:val="00B6400E"/>
    <w:rsid w:val="00B658A4"/>
    <w:rsid w:val="00B66BA7"/>
    <w:rsid w:val="00B671A8"/>
    <w:rsid w:val="00B73831"/>
    <w:rsid w:val="00B817DB"/>
    <w:rsid w:val="00B930BF"/>
    <w:rsid w:val="00B952B6"/>
    <w:rsid w:val="00BA0F85"/>
    <w:rsid w:val="00BA395B"/>
    <w:rsid w:val="00BA477B"/>
    <w:rsid w:val="00BB224C"/>
    <w:rsid w:val="00BB4361"/>
    <w:rsid w:val="00BB6676"/>
    <w:rsid w:val="00BC2FD4"/>
    <w:rsid w:val="00BC4174"/>
    <w:rsid w:val="00BC75AC"/>
    <w:rsid w:val="00BD4CC4"/>
    <w:rsid w:val="00BD7492"/>
    <w:rsid w:val="00BE0AF3"/>
    <w:rsid w:val="00BE6037"/>
    <w:rsid w:val="00BF48F2"/>
    <w:rsid w:val="00BF7F4B"/>
    <w:rsid w:val="00C0083A"/>
    <w:rsid w:val="00C02369"/>
    <w:rsid w:val="00C10909"/>
    <w:rsid w:val="00C126B5"/>
    <w:rsid w:val="00C15288"/>
    <w:rsid w:val="00C17C60"/>
    <w:rsid w:val="00C20585"/>
    <w:rsid w:val="00C2488F"/>
    <w:rsid w:val="00C24956"/>
    <w:rsid w:val="00C2509A"/>
    <w:rsid w:val="00C25157"/>
    <w:rsid w:val="00C2574E"/>
    <w:rsid w:val="00C2595B"/>
    <w:rsid w:val="00C26CAD"/>
    <w:rsid w:val="00C321F0"/>
    <w:rsid w:val="00C32F78"/>
    <w:rsid w:val="00C36F4B"/>
    <w:rsid w:val="00C416D1"/>
    <w:rsid w:val="00C45234"/>
    <w:rsid w:val="00C565E3"/>
    <w:rsid w:val="00C641EB"/>
    <w:rsid w:val="00C6531B"/>
    <w:rsid w:val="00C761CC"/>
    <w:rsid w:val="00C901C6"/>
    <w:rsid w:val="00C92637"/>
    <w:rsid w:val="00C94655"/>
    <w:rsid w:val="00C96253"/>
    <w:rsid w:val="00C96DA3"/>
    <w:rsid w:val="00C97604"/>
    <w:rsid w:val="00C97993"/>
    <w:rsid w:val="00CA0F54"/>
    <w:rsid w:val="00CA76BF"/>
    <w:rsid w:val="00CB14B7"/>
    <w:rsid w:val="00CB48EE"/>
    <w:rsid w:val="00CB5A74"/>
    <w:rsid w:val="00CC0377"/>
    <w:rsid w:val="00CC1226"/>
    <w:rsid w:val="00CC1873"/>
    <w:rsid w:val="00CC1C50"/>
    <w:rsid w:val="00CC37D4"/>
    <w:rsid w:val="00CD0C21"/>
    <w:rsid w:val="00CD0E24"/>
    <w:rsid w:val="00CD212B"/>
    <w:rsid w:val="00CD2558"/>
    <w:rsid w:val="00CD2750"/>
    <w:rsid w:val="00CD3A79"/>
    <w:rsid w:val="00CE0F82"/>
    <w:rsid w:val="00CE4007"/>
    <w:rsid w:val="00CE5C23"/>
    <w:rsid w:val="00CE6C26"/>
    <w:rsid w:val="00CE7648"/>
    <w:rsid w:val="00CF07AA"/>
    <w:rsid w:val="00CF5D99"/>
    <w:rsid w:val="00CF7DF2"/>
    <w:rsid w:val="00D03D7E"/>
    <w:rsid w:val="00D05A66"/>
    <w:rsid w:val="00D05EB2"/>
    <w:rsid w:val="00D062CA"/>
    <w:rsid w:val="00D06A3C"/>
    <w:rsid w:val="00D11766"/>
    <w:rsid w:val="00D12941"/>
    <w:rsid w:val="00D1669E"/>
    <w:rsid w:val="00D219DC"/>
    <w:rsid w:val="00D227F3"/>
    <w:rsid w:val="00D23F3A"/>
    <w:rsid w:val="00D27FA1"/>
    <w:rsid w:val="00D3114A"/>
    <w:rsid w:val="00D33BE0"/>
    <w:rsid w:val="00D36968"/>
    <w:rsid w:val="00D52698"/>
    <w:rsid w:val="00D5537F"/>
    <w:rsid w:val="00D56D36"/>
    <w:rsid w:val="00D61B30"/>
    <w:rsid w:val="00D640EF"/>
    <w:rsid w:val="00D64890"/>
    <w:rsid w:val="00D65258"/>
    <w:rsid w:val="00D71C26"/>
    <w:rsid w:val="00D8665B"/>
    <w:rsid w:val="00D931B3"/>
    <w:rsid w:val="00D97947"/>
    <w:rsid w:val="00DA11EB"/>
    <w:rsid w:val="00DA324D"/>
    <w:rsid w:val="00DA4832"/>
    <w:rsid w:val="00DA6658"/>
    <w:rsid w:val="00DA68C1"/>
    <w:rsid w:val="00DA7E44"/>
    <w:rsid w:val="00DB5E95"/>
    <w:rsid w:val="00DC349B"/>
    <w:rsid w:val="00DC410D"/>
    <w:rsid w:val="00DC7731"/>
    <w:rsid w:val="00DD0392"/>
    <w:rsid w:val="00DD23EB"/>
    <w:rsid w:val="00DD2853"/>
    <w:rsid w:val="00DE0F0C"/>
    <w:rsid w:val="00DE1315"/>
    <w:rsid w:val="00DE2CB7"/>
    <w:rsid w:val="00DE3A2B"/>
    <w:rsid w:val="00DE41FD"/>
    <w:rsid w:val="00DF0A5B"/>
    <w:rsid w:val="00DF5B25"/>
    <w:rsid w:val="00DF5FD0"/>
    <w:rsid w:val="00DF6A00"/>
    <w:rsid w:val="00DF7436"/>
    <w:rsid w:val="00E10C59"/>
    <w:rsid w:val="00E14517"/>
    <w:rsid w:val="00E15DDA"/>
    <w:rsid w:val="00E15F8B"/>
    <w:rsid w:val="00E204F2"/>
    <w:rsid w:val="00E21029"/>
    <w:rsid w:val="00E33A99"/>
    <w:rsid w:val="00E43561"/>
    <w:rsid w:val="00E4775F"/>
    <w:rsid w:val="00E53A77"/>
    <w:rsid w:val="00E54CB4"/>
    <w:rsid w:val="00E56365"/>
    <w:rsid w:val="00E56B7D"/>
    <w:rsid w:val="00E57EAA"/>
    <w:rsid w:val="00E60279"/>
    <w:rsid w:val="00E603E3"/>
    <w:rsid w:val="00E60B07"/>
    <w:rsid w:val="00E61411"/>
    <w:rsid w:val="00E64C64"/>
    <w:rsid w:val="00E7352C"/>
    <w:rsid w:val="00E73DFD"/>
    <w:rsid w:val="00E75597"/>
    <w:rsid w:val="00E832E4"/>
    <w:rsid w:val="00E90706"/>
    <w:rsid w:val="00EA2E0F"/>
    <w:rsid w:val="00EA4C99"/>
    <w:rsid w:val="00EA5330"/>
    <w:rsid w:val="00EA58DD"/>
    <w:rsid w:val="00EA6DDE"/>
    <w:rsid w:val="00EB08C2"/>
    <w:rsid w:val="00EB0FD6"/>
    <w:rsid w:val="00EB448B"/>
    <w:rsid w:val="00EC0062"/>
    <w:rsid w:val="00EC2602"/>
    <w:rsid w:val="00EC4B6F"/>
    <w:rsid w:val="00ED4393"/>
    <w:rsid w:val="00ED4FE0"/>
    <w:rsid w:val="00ED5B77"/>
    <w:rsid w:val="00ED74E3"/>
    <w:rsid w:val="00EF33F1"/>
    <w:rsid w:val="00F10879"/>
    <w:rsid w:val="00F12B67"/>
    <w:rsid w:val="00F136F6"/>
    <w:rsid w:val="00F146E9"/>
    <w:rsid w:val="00F1472D"/>
    <w:rsid w:val="00F16E5F"/>
    <w:rsid w:val="00F17A3A"/>
    <w:rsid w:val="00F17F2D"/>
    <w:rsid w:val="00F225F5"/>
    <w:rsid w:val="00F228D0"/>
    <w:rsid w:val="00F229F6"/>
    <w:rsid w:val="00F2442D"/>
    <w:rsid w:val="00F32459"/>
    <w:rsid w:val="00F34668"/>
    <w:rsid w:val="00F40AFF"/>
    <w:rsid w:val="00F42E80"/>
    <w:rsid w:val="00F43CF7"/>
    <w:rsid w:val="00F45C49"/>
    <w:rsid w:val="00F63EC7"/>
    <w:rsid w:val="00F67D72"/>
    <w:rsid w:val="00F77CE0"/>
    <w:rsid w:val="00F950C6"/>
    <w:rsid w:val="00F954DF"/>
    <w:rsid w:val="00F9566A"/>
    <w:rsid w:val="00F96F1A"/>
    <w:rsid w:val="00FA7454"/>
    <w:rsid w:val="00FA7C32"/>
    <w:rsid w:val="00FB2643"/>
    <w:rsid w:val="00FB3705"/>
    <w:rsid w:val="00FB4998"/>
    <w:rsid w:val="00FB5EB1"/>
    <w:rsid w:val="00FB7B90"/>
    <w:rsid w:val="00FC12DB"/>
    <w:rsid w:val="00FC5653"/>
    <w:rsid w:val="00FD3530"/>
    <w:rsid w:val="00FD4AAE"/>
    <w:rsid w:val="00FD7E94"/>
    <w:rsid w:val="00FE1862"/>
    <w:rsid w:val="00FE35A9"/>
    <w:rsid w:val="00FE39B2"/>
    <w:rsid w:val="00FF3CAA"/>
    <w:rsid w:val="00FF5547"/>
    <w:rsid w:val="00FF76FE"/>
    <w:rsid w:val="00FF7733"/>
    <w:rsid w:val="02AAB11A"/>
    <w:rsid w:val="08745EFB"/>
    <w:rsid w:val="09390738"/>
    <w:rsid w:val="0A1108B5"/>
    <w:rsid w:val="0AB13F41"/>
    <w:rsid w:val="0C4EC8C9"/>
    <w:rsid w:val="0DFF64D8"/>
    <w:rsid w:val="0EB5D07D"/>
    <w:rsid w:val="0F131EEC"/>
    <w:rsid w:val="0F25877D"/>
    <w:rsid w:val="0FBFB549"/>
    <w:rsid w:val="11776C29"/>
    <w:rsid w:val="12A328C9"/>
    <w:rsid w:val="12DB9DF8"/>
    <w:rsid w:val="12FC0F3E"/>
    <w:rsid w:val="13133C8A"/>
    <w:rsid w:val="14AF0CEB"/>
    <w:rsid w:val="15C76330"/>
    <w:rsid w:val="15D07A50"/>
    <w:rsid w:val="175E56FF"/>
    <w:rsid w:val="17FC78B4"/>
    <w:rsid w:val="1910DE56"/>
    <w:rsid w:val="19E35EBC"/>
    <w:rsid w:val="1A570FD4"/>
    <w:rsid w:val="1B32EA1C"/>
    <w:rsid w:val="1B65961B"/>
    <w:rsid w:val="1E12A653"/>
    <w:rsid w:val="1E77F94A"/>
    <w:rsid w:val="1EC42042"/>
    <w:rsid w:val="1F4C0837"/>
    <w:rsid w:val="1FA47ADB"/>
    <w:rsid w:val="202052DF"/>
    <w:rsid w:val="20B43CBD"/>
    <w:rsid w:val="211ED01B"/>
    <w:rsid w:val="227DFC8C"/>
    <w:rsid w:val="22DC1B9D"/>
    <w:rsid w:val="232A46BD"/>
    <w:rsid w:val="23ED45E5"/>
    <w:rsid w:val="246317FF"/>
    <w:rsid w:val="24CD1E3B"/>
    <w:rsid w:val="254E6049"/>
    <w:rsid w:val="25D7DF59"/>
    <w:rsid w:val="25F2413E"/>
    <w:rsid w:val="27720962"/>
    <w:rsid w:val="292348D0"/>
    <w:rsid w:val="2929E200"/>
    <w:rsid w:val="294D7123"/>
    <w:rsid w:val="29C52630"/>
    <w:rsid w:val="29CD5D79"/>
    <w:rsid w:val="2A39EA67"/>
    <w:rsid w:val="2AC34339"/>
    <w:rsid w:val="2D307A34"/>
    <w:rsid w:val="2DD80BDD"/>
    <w:rsid w:val="2E152725"/>
    <w:rsid w:val="2EEA0597"/>
    <w:rsid w:val="2F916695"/>
    <w:rsid w:val="2FBCB2A7"/>
    <w:rsid w:val="2FFBF08D"/>
    <w:rsid w:val="30B16F55"/>
    <w:rsid w:val="32CBCE54"/>
    <w:rsid w:val="3338BF3F"/>
    <w:rsid w:val="33A520F6"/>
    <w:rsid w:val="33AFF7CC"/>
    <w:rsid w:val="358C903F"/>
    <w:rsid w:val="36E7988E"/>
    <w:rsid w:val="38FB98D4"/>
    <w:rsid w:val="3A05697A"/>
    <w:rsid w:val="3C6980A5"/>
    <w:rsid w:val="3D37DF3D"/>
    <w:rsid w:val="3D915F3F"/>
    <w:rsid w:val="3DF38C7C"/>
    <w:rsid w:val="3ED4E926"/>
    <w:rsid w:val="3F48D862"/>
    <w:rsid w:val="3FDAC3F7"/>
    <w:rsid w:val="3FFE19EA"/>
    <w:rsid w:val="400DB2B8"/>
    <w:rsid w:val="40B2ADC8"/>
    <w:rsid w:val="41A98319"/>
    <w:rsid w:val="41B3E1AE"/>
    <w:rsid w:val="420C89E8"/>
    <w:rsid w:val="42987B67"/>
    <w:rsid w:val="4392B83A"/>
    <w:rsid w:val="44383004"/>
    <w:rsid w:val="446A174B"/>
    <w:rsid w:val="44907A18"/>
    <w:rsid w:val="45732BCD"/>
    <w:rsid w:val="458C326C"/>
    <w:rsid w:val="4766B08F"/>
    <w:rsid w:val="4AB8E727"/>
    <w:rsid w:val="4B0AF113"/>
    <w:rsid w:val="4D3ED910"/>
    <w:rsid w:val="4DAD6805"/>
    <w:rsid w:val="4E3BEF03"/>
    <w:rsid w:val="4E479872"/>
    <w:rsid w:val="4EED0B9E"/>
    <w:rsid w:val="4EF1C0EE"/>
    <w:rsid w:val="4FEAE248"/>
    <w:rsid w:val="501F8B58"/>
    <w:rsid w:val="51114B6D"/>
    <w:rsid w:val="51C7B401"/>
    <w:rsid w:val="51CACAFC"/>
    <w:rsid w:val="52385462"/>
    <w:rsid w:val="5330A366"/>
    <w:rsid w:val="53AD760D"/>
    <w:rsid w:val="53D456D9"/>
    <w:rsid w:val="54830F6F"/>
    <w:rsid w:val="548451CD"/>
    <w:rsid w:val="55623BFA"/>
    <w:rsid w:val="561EDFD0"/>
    <w:rsid w:val="568B6CBE"/>
    <w:rsid w:val="56A5B333"/>
    <w:rsid w:val="572EFC1A"/>
    <w:rsid w:val="573E5CD8"/>
    <w:rsid w:val="57AA7ADB"/>
    <w:rsid w:val="58854D4F"/>
    <w:rsid w:val="58CEAA0C"/>
    <w:rsid w:val="58E1AF7F"/>
    <w:rsid w:val="594E4949"/>
    <w:rsid w:val="5A137F40"/>
    <w:rsid w:val="5B281C27"/>
    <w:rsid w:val="5BD17D7E"/>
    <w:rsid w:val="5CD32BB1"/>
    <w:rsid w:val="5E496DD8"/>
    <w:rsid w:val="5E4E6903"/>
    <w:rsid w:val="5EED1603"/>
    <w:rsid w:val="5F53F4CD"/>
    <w:rsid w:val="5F9C6463"/>
    <w:rsid w:val="60A18C09"/>
    <w:rsid w:val="617021A5"/>
    <w:rsid w:val="61986B0F"/>
    <w:rsid w:val="62E94F80"/>
    <w:rsid w:val="6327474D"/>
    <w:rsid w:val="634447AD"/>
    <w:rsid w:val="63676754"/>
    <w:rsid w:val="6372EC24"/>
    <w:rsid w:val="646FD586"/>
    <w:rsid w:val="64770E62"/>
    <w:rsid w:val="64AAE6B1"/>
    <w:rsid w:val="666C22B7"/>
    <w:rsid w:val="6684E704"/>
    <w:rsid w:val="66FCECA8"/>
    <w:rsid w:val="675BD75D"/>
    <w:rsid w:val="6A4DE9B8"/>
    <w:rsid w:val="6BC9CE59"/>
    <w:rsid w:val="6BE30F53"/>
    <w:rsid w:val="6DFE3C03"/>
    <w:rsid w:val="6E77349C"/>
    <w:rsid w:val="6F0B2753"/>
    <w:rsid w:val="701B57C1"/>
    <w:rsid w:val="705F6B72"/>
    <w:rsid w:val="70894047"/>
    <w:rsid w:val="70E39D94"/>
    <w:rsid w:val="71454102"/>
    <w:rsid w:val="72BEDDC5"/>
    <w:rsid w:val="73000400"/>
    <w:rsid w:val="73A7BF2B"/>
    <w:rsid w:val="7414A48F"/>
    <w:rsid w:val="750C6BE0"/>
    <w:rsid w:val="76163C9C"/>
    <w:rsid w:val="76691E24"/>
    <w:rsid w:val="76D8C465"/>
    <w:rsid w:val="775317C7"/>
    <w:rsid w:val="7768973C"/>
    <w:rsid w:val="78440CA2"/>
    <w:rsid w:val="784A561B"/>
    <w:rsid w:val="787494C6"/>
    <w:rsid w:val="78F8E3E7"/>
    <w:rsid w:val="78FD4A68"/>
    <w:rsid w:val="79ADF157"/>
    <w:rsid w:val="79DFDD03"/>
    <w:rsid w:val="7A8D715A"/>
    <w:rsid w:val="7B3F18DE"/>
    <w:rsid w:val="7B541A4C"/>
    <w:rsid w:val="7BD22856"/>
    <w:rsid w:val="7BE8AEBF"/>
    <w:rsid w:val="7CD85FA8"/>
    <w:rsid w:val="7E80B67F"/>
    <w:rsid w:val="7F60E27D"/>
    <w:rsid w:val="7FE9B9EE"/>
    <w:rsid w:val="7FFEF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2976"/>
  <w15:chartTrackingRefBased/>
  <w15:docId w15:val="{94301631-B253-4E65-B9FD-63436811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69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9799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B339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39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39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9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9C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744E2"/>
    <w:pPr>
      <w:spacing w:after="0" w:line="240" w:lineRule="auto"/>
    </w:pPr>
  </w:style>
  <w:style w:type="paragraph" w:customStyle="1" w:styleId="paragraph">
    <w:name w:val="paragraph"/>
    <w:basedOn w:val="Normal"/>
    <w:rsid w:val="00DD0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D0392"/>
  </w:style>
  <w:style w:type="character" w:customStyle="1" w:styleId="eop">
    <w:name w:val="eop"/>
    <w:basedOn w:val="DefaultParagraphFont"/>
    <w:rsid w:val="00DD0392"/>
  </w:style>
  <w:style w:type="character" w:customStyle="1" w:styleId="contextualspellingandgrammarerror">
    <w:name w:val="contextualspellingandgrammarerror"/>
    <w:basedOn w:val="DefaultParagraphFont"/>
    <w:rsid w:val="00A15E09"/>
  </w:style>
  <w:style w:type="character" w:customStyle="1" w:styleId="tabchar">
    <w:name w:val="tabchar"/>
    <w:basedOn w:val="DefaultParagraphFont"/>
    <w:rsid w:val="00A15E09"/>
  </w:style>
  <w:style w:type="character" w:styleId="Mention">
    <w:name w:val="Mention"/>
    <w:basedOn w:val="DefaultParagraphFont"/>
    <w:uiPriority w:val="99"/>
    <w:unhideWhenUsed/>
    <w:rsid w:val="00DF5B25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20" ma:contentTypeDescription="Create a new document." ma:contentTypeScope="" ma:versionID="9666f44ab16ed15b00f463a1ceb948f7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3613115c6c127afe4a56fd1236c892c2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96df981b-247c-4b11-954d-40cb195196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c93a3eb4-f9b2-4918-8a30-eb81fd3c8322}" ma:internalName="TaxCatchAll" ma:showField="CatchAllData" ma:web="5067c814-4b34-462c-a21d-c185ff654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6d xmlns="785685f2-c2e1-4352-89aa-3faca8eaba52" xsi:nil="true"/>
    <DateCCOReviewed xmlns="785685f2-c2e1-4352-89aa-3faca8eaba52" xsi:nil="true"/>
    <oawc xmlns="785685f2-c2e1-4352-89aa-3faca8eaba52" xsi:nil="true"/>
    <sipv xmlns="785685f2-c2e1-4352-89aa-3faca8eaba52" xsi:nil="true"/>
    <_x0074_mv6 xmlns="785685f2-c2e1-4352-89aa-3faca8eaba52">
      <UserInfo>
        <DisplayName/>
        <AccountId xsi:nil="true"/>
        <AccountType/>
      </UserInfo>
    </_x0074_mv6>
    <CCOReviewr xmlns="785685f2-c2e1-4352-89aa-3faca8eaba52" xsi:nil="true"/>
    <TaxCatchAll xmlns="5067c814-4b34-462c-a21d-c185ff6548d2" xsi:nil="true"/>
    <lcf76f155ced4ddcb4097134ff3c332f xmlns="785685f2-c2e1-4352-89aa-3faca8eaba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8072F0-658C-4DF7-BB0C-D4240C4F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685f2-c2e1-4352-89aa-3faca8eaba52"/>
    <ds:schemaRef ds:uri="5067c814-4b34-462c-a21d-c185ff654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ACEDC3-F308-49C7-BAD3-031CABB1F7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BA62CE-C6C6-4272-9386-783347C3C7EF}">
  <ds:schemaRefs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5067c814-4b34-462c-a21d-c185ff6548d2"/>
    <ds:schemaRef ds:uri="785685f2-c2e1-4352-89aa-3faca8eaba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766</Words>
  <Characters>4371</Characters>
  <Application>Microsoft Office Word</Application>
  <DocSecurity>0</DocSecurity>
  <Lines>36</Lines>
  <Paragraphs>10</Paragraphs>
  <ScaleCrop>false</ScaleCrop>
  <Company>California Energy Commission</Company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Alexis@Energy</dc:creator>
  <cp:keywords/>
  <dc:description/>
  <cp:lastModifiedBy>Alhabibi, Haider@Energy</cp:lastModifiedBy>
  <cp:revision>161</cp:revision>
  <dcterms:created xsi:type="dcterms:W3CDTF">2022-07-26T19:11:00Z</dcterms:created>
  <dcterms:modified xsi:type="dcterms:W3CDTF">2022-11-04T23:24:00Z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  <property fmtid="{D5CDD505-2E9C-101B-9397-08002B2CF9AE}" pid="3" name="MediaServiceImageTags">
    <vt:lpwstr/>
  </property>
</Properties>
</file>