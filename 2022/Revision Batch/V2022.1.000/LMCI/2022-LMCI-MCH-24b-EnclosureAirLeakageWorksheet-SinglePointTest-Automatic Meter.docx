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EF629" w14:textId="21517C21" w:rsidR="00BA5DE9" w:rsidRPr="00A512C9" w:rsidRDefault="00BA5DE9" w:rsidP="00BA5DE9">
      <w:pPr>
        <w:rPr>
          <w:rFonts w:ascii="Calibri" w:eastAsia="Calibri" w:hAnsi="Calibri" w:cs="Calibri"/>
          <w:b/>
          <w:bCs/>
        </w:rPr>
      </w:pPr>
      <w:r w:rsidRPr="3BEB3EC4">
        <w:rPr>
          <w:rFonts w:asciiTheme="minorHAnsi" w:hAnsiTheme="minorHAnsi" w:cstheme="minorBidi"/>
          <w:b/>
          <w:bCs/>
          <w:sz w:val="24"/>
          <w:szCs w:val="24"/>
        </w:rPr>
        <w:t xml:space="preserve">CERTIFICATE OF </w:t>
      </w:r>
      <w:r w:rsidRPr="3BEB3EC4">
        <w:rPr>
          <w:rFonts w:ascii="Calibri" w:eastAsia="Calibri" w:hAnsi="Calibri" w:cs="Calibri"/>
          <w:b/>
          <w:bCs/>
          <w:sz w:val="24"/>
          <w:szCs w:val="24"/>
        </w:rPr>
        <w:t>INSTALLATION</w:t>
      </w:r>
    </w:p>
    <w:p w14:paraId="39E63792" w14:textId="77777777" w:rsidR="00BA5DE9" w:rsidRPr="00A512C9" w:rsidRDefault="00BA5DE9" w:rsidP="00BA5DE9">
      <w:pPr>
        <w:rPr>
          <w:rFonts w:asciiTheme="minorHAnsi" w:hAnsiTheme="minorHAnsi" w:cstheme="minorHAnsi"/>
          <w:sz w:val="24"/>
          <w:szCs w:val="24"/>
        </w:rPr>
      </w:pPr>
      <w:r w:rsidRPr="00A512C9">
        <w:rPr>
          <w:rFonts w:asciiTheme="minorHAnsi" w:hAnsiTheme="minorHAnsi" w:cstheme="minorHAnsi"/>
          <w:b/>
          <w:sz w:val="24"/>
          <w:szCs w:val="24"/>
        </w:rPr>
        <w:t>Note:</w:t>
      </w:r>
      <w:r w:rsidRPr="00A512C9">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BA5DE9" w:rsidRPr="00A512C9" w14:paraId="4B3886B3" w14:textId="77777777" w:rsidTr="00070BC6">
        <w:trPr>
          <w:trHeight w:val="288"/>
        </w:trPr>
        <w:tc>
          <w:tcPr>
            <w:tcW w:w="7177" w:type="dxa"/>
          </w:tcPr>
          <w:p w14:paraId="4FEEAA1D" w14:textId="77777777" w:rsidR="00BA5DE9" w:rsidRPr="00A512C9" w:rsidRDefault="00BA5DE9" w:rsidP="00070BC6">
            <w:pPr>
              <w:rPr>
                <w:rFonts w:asciiTheme="minorHAnsi" w:hAnsiTheme="minorHAnsi" w:cstheme="minorHAnsi"/>
                <w:sz w:val="24"/>
                <w:szCs w:val="24"/>
              </w:rPr>
            </w:pPr>
            <w:r w:rsidRPr="00A512C9">
              <w:rPr>
                <w:rFonts w:asciiTheme="minorHAnsi" w:hAnsiTheme="minorHAnsi" w:cstheme="minorHAnsi"/>
                <w:sz w:val="24"/>
                <w:szCs w:val="24"/>
              </w:rPr>
              <w:t>Project Name:</w:t>
            </w:r>
          </w:p>
        </w:tc>
        <w:tc>
          <w:tcPr>
            <w:tcW w:w="7201" w:type="dxa"/>
          </w:tcPr>
          <w:p w14:paraId="1200FEB8" w14:textId="77777777" w:rsidR="00BA5DE9" w:rsidRPr="00A512C9" w:rsidRDefault="00BA5DE9" w:rsidP="00070BC6">
            <w:pPr>
              <w:rPr>
                <w:rFonts w:asciiTheme="minorHAnsi" w:hAnsiTheme="minorHAnsi" w:cstheme="minorHAnsi"/>
                <w:sz w:val="24"/>
                <w:szCs w:val="24"/>
              </w:rPr>
            </w:pPr>
            <w:r w:rsidRPr="00A512C9">
              <w:rPr>
                <w:rFonts w:asciiTheme="minorHAnsi" w:hAnsiTheme="minorHAnsi" w:cstheme="minorHAnsi"/>
                <w:sz w:val="24"/>
                <w:szCs w:val="24"/>
              </w:rPr>
              <w:t>Enforcement Agency:</w:t>
            </w:r>
          </w:p>
        </w:tc>
      </w:tr>
      <w:tr w:rsidR="00BA5DE9" w:rsidRPr="00A512C9" w14:paraId="04228A00" w14:textId="77777777" w:rsidTr="00070BC6">
        <w:trPr>
          <w:trHeight w:val="288"/>
        </w:trPr>
        <w:tc>
          <w:tcPr>
            <w:tcW w:w="7177" w:type="dxa"/>
          </w:tcPr>
          <w:p w14:paraId="52946129" w14:textId="77777777" w:rsidR="00BA5DE9" w:rsidRPr="00A512C9" w:rsidRDefault="00BA5DE9" w:rsidP="00070BC6">
            <w:pPr>
              <w:rPr>
                <w:rFonts w:asciiTheme="minorHAnsi" w:hAnsiTheme="minorHAnsi" w:cstheme="minorHAnsi"/>
                <w:sz w:val="24"/>
                <w:szCs w:val="24"/>
                <w:vertAlign w:val="superscript"/>
              </w:rPr>
            </w:pPr>
            <w:r w:rsidRPr="00A512C9">
              <w:rPr>
                <w:rFonts w:asciiTheme="minorHAnsi" w:hAnsiTheme="minorHAnsi" w:cstheme="minorHAnsi"/>
                <w:sz w:val="24"/>
                <w:szCs w:val="24"/>
              </w:rPr>
              <w:t>Dwelling Address:</w:t>
            </w:r>
          </w:p>
        </w:tc>
        <w:tc>
          <w:tcPr>
            <w:tcW w:w="7201" w:type="dxa"/>
          </w:tcPr>
          <w:p w14:paraId="21603D76" w14:textId="77777777" w:rsidR="00BA5DE9" w:rsidRPr="00A512C9" w:rsidRDefault="00BA5DE9" w:rsidP="00070BC6">
            <w:pPr>
              <w:rPr>
                <w:rFonts w:asciiTheme="minorHAnsi" w:hAnsiTheme="minorHAnsi" w:cstheme="minorHAnsi"/>
                <w:sz w:val="24"/>
                <w:szCs w:val="24"/>
                <w:vertAlign w:val="superscript"/>
              </w:rPr>
            </w:pPr>
            <w:r w:rsidRPr="00A512C9">
              <w:rPr>
                <w:rFonts w:asciiTheme="minorHAnsi" w:hAnsiTheme="minorHAnsi" w:cstheme="minorHAnsi"/>
                <w:sz w:val="24"/>
                <w:szCs w:val="24"/>
              </w:rPr>
              <w:t>Permit Number:</w:t>
            </w:r>
          </w:p>
        </w:tc>
      </w:tr>
      <w:tr w:rsidR="00BA5DE9" w:rsidRPr="00A512C9" w14:paraId="25E110AC" w14:textId="77777777" w:rsidTr="00070BC6">
        <w:trPr>
          <w:trHeight w:val="288"/>
        </w:trPr>
        <w:tc>
          <w:tcPr>
            <w:tcW w:w="7177" w:type="dxa"/>
          </w:tcPr>
          <w:p w14:paraId="3C14C2F8" w14:textId="77777777" w:rsidR="00BA5DE9" w:rsidRPr="00A512C9" w:rsidRDefault="00BA5DE9" w:rsidP="00070BC6">
            <w:pPr>
              <w:rPr>
                <w:rFonts w:asciiTheme="minorHAnsi" w:hAnsiTheme="minorHAnsi" w:cstheme="minorHAnsi"/>
                <w:sz w:val="24"/>
                <w:szCs w:val="24"/>
              </w:rPr>
            </w:pPr>
            <w:r w:rsidRPr="00A512C9">
              <w:rPr>
                <w:rFonts w:asciiTheme="minorHAnsi" w:hAnsiTheme="minorHAnsi" w:cstheme="minorHAnsi"/>
                <w:sz w:val="24"/>
                <w:szCs w:val="24"/>
              </w:rPr>
              <w:t>City and Zip Code:</w:t>
            </w:r>
          </w:p>
        </w:tc>
        <w:tc>
          <w:tcPr>
            <w:tcW w:w="7201" w:type="dxa"/>
          </w:tcPr>
          <w:p w14:paraId="03887AF1" w14:textId="77777777" w:rsidR="00BA5DE9" w:rsidRPr="00A512C9" w:rsidRDefault="00BA5DE9" w:rsidP="00070BC6">
            <w:pPr>
              <w:rPr>
                <w:rFonts w:asciiTheme="minorHAnsi" w:hAnsiTheme="minorHAnsi" w:cstheme="minorBidi"/>
                <w:sz w:val="24"/>
                <w:szCs w:val="24"/>
              </w:rPr>
            </w:pPr>
            <w:r w:rsidRPr="040F009B">
              <w:rPr>
                <w:rFonts w:ascii="Calibri" w:eastAsia="Calibri" w:hAnsi="Calibri" w:cs="Calibri"/>
                <w:color w:val="000000" w:themeColor="text1"/>
                <w:sz w:val="24"/>
                <w:szCs w:val="24"/>
              </w:rPr>
              <w:t>Permit Application Date</w:t>
            </w:r>
            <w:r w:rsidRPr="040F009B">
              <w:rPr>
                <w:rFonts w:asciiTheme="minorHAnsi" w:hAnsiTheme="minorHAnsi" w:cstheme="minorBidi"/>
                <w:sz w:val="24"/>
                <w:szCs w:val="24"/>
              </w:rPr>
              <w:t>:</w:t>
            </w:r>
          </w:p>
        </w:tc>
      </w:tr>
    </w:tbl>
    <w:p w14:paraId="1D3FE598" w14:textId="464954E6" w:rsidR="002B377A" w:rsidRDefault="002B377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5CC218D7"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2D23AEB4" w:rsidR="00D03609" w:rsidRPr="00A42BCC" w:rsidRDefault="00D03609" w:rsidP="003F17B6">
            <w:pPr>
              <w:rPr>
                <w:rFonts w:asciiTheme="minorHAnsi" w:hAnsiTheme="minorHAnsi"/>
                <w:sz w:val="18"/>
                <w:szCs w:val="18"/>
              </w:rPr>
            </w:pPr>
            <w:r>
              <w:rPr>
                <w:rFonts w:asciiTheme="minorHAnsi" w:hAnsiTheme="minorHAnsi"/>
                <w:sz w:val="18"/>
                <w:szCs w:val="18"/>
              </w:rPr>
              <w:t xml:space="preserve">Is HERS verification of building enclosure air leakage to outside required by </w:t>
            </w:r>
            <w:r w:rsidR="003F17B6">
              <w:rPr>
                <w:rFonts w:asciiTheme="minorHAnsi" w:hAnsiTheme="minorHAnsi"/>
                <w:sz w:val="18"/>
                <w:szCs w:val="18"/>
              </w:rPr>
              <w:t>MCH-27</w:t>
            </w:r>
            <w:r>
              <w:rPr>
                <w:rFonts w:asciiTheme="minorHAnsi" w:hAnsiTheme="minorHAnsi"/>
                <w:sz w:val="18"/>
                <w:szCs w:val="18"/>
              </w:rPr>
              <w:t>?</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14:paraId="5C04854D" w14:textId="77777777" w:rsidTr="00D03609">
        <w:tc>
          <w:tcPr>
            <w:tcW w:w="588" w:type="dxa"/>
            <w:vAlign w:val="center"/>
          </w:tcPr>
          <w:p w14:paraId="609461D8" w14:textId="77777777" w:rsidR="00D03609" w:rsidRPr="00A42BCC" w:rsidRDefault="00D03609" w:rsidP="00B5026C">
            <w:pPr>
              <w:jc w:val="center"/>
              <w:rPr>
                <w:rFonts w:asciiTheme="minorHAnsi" w:hAnsiTheme="minorHAnsi"/>
                <w:sz w:val="18"/>
                <w:szCs w:val="18"/>
              </w:rPr>
            </w:pPr>
            <w:r>
              <w:rPr>
                <w:rFonts w:asciiTheme="minorHAnsi" w:hAnsiTheme="minorHAnsi"/>
                <w:sz w:val="18"/>
                <w:szCs w:val="18"/>
              </w:rPr>
              <w:t>02</w:t>
            </w:r>
          </w:p>
        </w:tc>
        <w:tc>
          <w:tcPr>
            <w:tcW w:w="5101" w:type="dxa"/>
            <w:vAlign w:val="center"/>
          </w:tcPr>
          <w:p w14:paraId="377A8AF7" w14:textId="7B0E5CFA" w:rsidR="00D03609" w:rsidRDefault="00D03609">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3F17B6">
              <w:rPr>
                <w:rFonts w:asciiTheme="minorHAnsi" w:hAnsiTheme="minorHAnsi"/>
                <w:sz w:val="18"/>
                <w:szCs w:val="18"/>
              </w:rPr>
              <w:t>MCH-27</w:t>
            </w:r>
            <w:r>
              <w:rPr>
                <w:rFonts w:asciiTheme="minorHAnsi" w:hAnsiTheme="minorHAnsi"/>
                <w:sz w:val="18"/>
                <w:szCs w:val="18"/>
              </w:rPr>
              <w:t xml:space="preserve">? </w:t>
            </w:r>
          </w:p>
        </w:tc>
        <w:tc>
          <w:tcPr>
            <w:tcW w:w="5101" w:type="dxa"/>
            <w:vAlign w:val="center"/>
          </w:tcPr>
          <w:p w14:paraId="7331E3FE" w14:textId="0483F2D3" w:rsidR="00D03609" w:rsidRDefault="00D03609" w:rsidP="00B5026C">
            <w:pPr>
              <w:rPr>
                <w:rFonts w:asciiTheme="minorHAnsi" w:hAnsiTheme="minorHAnsi"/>
                <w:sz w:val="18"/>
                <w:szCs w:val="18"/>
              </w:rPr>
            </w:pPr>
          </w:p>
        </w:tc>
      </w:tr>
      <w:tr w:rsidR="00D03609" w:rsidRPr="00A42BCC" w14:paraId="75293A00" w14:textId="77777777" w:rsidTr="00D03609">
        <w:tc>
          <w:tcPr>
            <w:tcW w:w="588" w:type="dxa"/>
            <w:vAlign w:val="center"/>
          </w:tcPr>
          <w:p w14:paraId="347AC8E5"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101" w:type="dxa"/>
          </w:tcPr>
          <w:p w14:paraId="6579BE93" w14:textId="26499540" w:rsidR="00D03609"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D03609" w:rsidRPr="00A42BCC">
              <w:rPr>
                <w:rFonts w:asciiTheme="minorHAnsi" w:hAnsiTheme="minorHAnsi"/>
                <w:sz w:val="18"/>
                <w:szCs w:val="18"/>
              </w:rPr>
              <w:t xml:space="preserve"> Air Leakag</w:t>
            </w:r>
            <w:r w:rsidR="003F17B6">
              <w:rPr>
                <w:rFonts w:asciiTheme="minorHAnsi" w:hAnsiTheme="minorHAnsi"/>
                <w:sz w:val="18"/>
                <w:szCs w:val="18"/>
              </w:rPr>
              <w:t>e</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8A5A59" w14:paraId="32718EAB" w14:textId="77777777" w:rsidTr="00D03609">
        <w:tc>
          <w:tcPr>
            <w:tcW w:w="588" w:type="dxa"/>
            <w:vAlign w:val="center"/>
          </w:tcPr>
          <w:p w14:paraId="45EC638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18B38FE9"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BA48AE7" w14:textId="43B786B6" w:rsidR="00D03609" w:rsidRPr="00A42BCC" w:rsidDel="008A5A59" w:rsidRDefault="00D03609" w:rsidP="00B5026C">
            <w:pPr>
              <w:rPr>
                <w:rFonts w:asciiTheme="minorHAnsi" w:hAnsiTheme="minorHAnsi"/>
                <w:sz w:val="18"/>
                <w:szCs w:val="18"/>
              </w:rPr>
            </w:pPr>
          </w:p>
        </w:tc>
      </w:tr>
      <w:tr w:rsidR="00D03609" w:rsidRPr="00A42BCC" w:rsidDel="008A5A59" w14:paraId="78336177" w14:textId="77777777" w:rsidTr="00D03609">
        <w:tc>
          <w:tcPr>
            <w:tcW w:w="588" w:type="dxa"/>
            <w:vAlign w:val="center"/>
          </w:tcPr>
          <w:p w14:paraId="497B0C4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09</w:t>
            </w:r>
          </w:p>
        </w:tc>
        <w:tc>
          <w:tcPr>
            <w:tcW w:w="5101" w:type="dxa"/>
            <w:vAlign w:val="center"/>
          </w:tcPr>
          <w:p w14:paraId="10934861"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7D4C6E60" w14:textId="05E0B29B" w:rsidR="00D03609" w:rsidRPr="00A42BCC" w:rsidDel="008A5A59" w:rsidRDefault="00D03609" w:rsidP="00B5026C">
            <w:pPr>
              <w:rPr>
                <w:rFonts w:asciiTheme="minorHAnsi" w:hAnsiTheme="minorHAnsi"/>
                <w:sz w:val="18"/>
                <w:szCs w:val="18"/>
              </w:rPr>
            </w:pPr>
          </w:p>
        </w:tc>
      </w:tr>
      <w:tr w:rsidR="00D03609" w:rsidRPr="00A42BCC" w:rsidDel="008A5A59" w14:paraId="4F880772" w14:textId="77777777" w:rsidTr="00D03609">
        <w:tc>
          <w:tcPr>
            <w:tcW w:w="588" w:type="dxa"/>
            <w:vAlign w:val="center"/>
          </w:tcPr>
          <w:p w14:paraId="662F1787"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10</w:t>
            </w:r>
          </w:p>
        </w:tc>
        <w:tc>
          <w:tcPr>
            <w:tcW w:w="5101" w:type="dxa"/>
            <w:vAlign w:val="center"/>
          </w:tcPr>
          <w:p w14:paraId="37A6754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07EDF977" w14:textId="4F07F864" w:rsidR="00D03609" w:rsidRPr="00A42BCC" w:rsidDel="008A5A59" w:rsidRDefault="00D03609" w:rsidP="00B5026C">
            <w:pPr>
              <w:rPr>
                <w:rFonts w:asciiTheme="minorHAnsi" w:hAnsiTheme="minorHAnsi"/>
                <w:sz w:val="18"/>
                <w:szCs w:val="18"/>
              </w:rPr>
            </w:pPr>
          </w:p>
        </w:tc>
      </w:tr>
      <w:tr w:rsidR="00D03609" w:rsidRPr="00A42BCC" w:rsidDel="008A5A59" w14:paraId="2C3BA071" w14:textId="77777777" w:rsidTr="00D03609">
        <w:tc>
          <w:tcPr>
            <w:tcW w:w="588" w:type="dxa"/>
            <w:vAlign w:val="center"/>
          </w:tcPr>
          <w:p w14:paraId="3092899D"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11</w:t>
            </w:r>
          </w:p>
        </w:tc>
        <w:tc>
          <w:tcPr>
            <w:tcW w:w="5101" w:type="dxa"/>
            <w:vAlign w:val="center"/>
          </w:tcPr>
          <w:p w14:paraId="00B626C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66FA527E" w14:textId="39FF0873" w:rsidR="00D03609" w:rsidRPr="00A42BCC" w:rsidDel="008A5A59" w:rsidRDefault="00D03609" w:rsidP="00B5026C">
            <w:pPr>
              <w:rPr>
                <w:rFonts w:asciiTheme="minorHAnsi" w:hAnsiTheme="minorHAnsi"/>
                <w:sz w:val="18"/>
                <w:szCs w:val="18"/>
              </w:rPr>
            </w:pPr>
          </w:p>
        </w:tc>
      </w:tr>
      <w:tr w:rsidR="00D03609" w:rsidRPr="00A42BCC" w14:paraId="2757AC13" w14:textId="77777777" w:rsidTr="00D03609">
        <w:tc>
          <w:tcPr>
            <w:tcW w:w="588" w:type="dxa"/>
            <w:vAlign w:val="center"/>
          </w:tcPr>
          <w:p w14:paraId="0686C6E0" w14:textId="77777777" w:rsidR="00D03609" w:rsidRPr="00A42BCC" w:rsidDel="00E42B9A" w:rsidRDefault="00D03609" w:rsidP="00B5026C">
            <w:pPr>
              <w:jc w:val="center"/>
              <w:rPr>
                <w:rFonts w:asciiTheme="minorHAnsi" w:hAnsiTheme="minorHAnsi"/>
                <w:sz w:val="18"/>
                <w:szCs w:val="18"/>
              </w:rPr>
            </w:pPr>
            <w:r>
              <w:rPr>
                <w:rFonts w:asciiTheme="minorHAnsi" w:hAnsiTheme="minorHAnsi"/>
                <w:sz w:val="18"/>
                <w:szCs w:val="18"/>
              </w:rPr>
              <w:t>12</w:t>
            </w:r>
          </w:p>
        </w:tc>
        <w:tc>
          <w:tcPr>
            <w:tcW w:w="5101" w:type="dxa"/>
            <w:vAlign w:val="center"/>
          </w:tcPr>
          <w:p w14:paraId="7B883F36" w14:textId="77777777" w:rsidR="00D03609" w:rsidRPr="00197C55" w:rsidRDefault="00D03609" w:rsidP="00B5026C">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4EDF188" w14:textId="31D2AD63" w:rsidR="00D03609" w:rsidRPr="00A42BCC" w:rsidRDefault="00D03609" w:rsidP="00B5026C">
            <w:pPr>
              <w:rPr>
                <w:rFonts w:asciiTheme="minorHAnsi" w:hAnsiTheme="minorHAnsi"/>
                <w:sz w:val="18"/>
                <w:szCs w:val="18"/>
              </w:rPr>
            </w:pPr>
          </w:p>
        </w:tc>
      </w:tr>
      <w:tr w:rsidR="007D004F" w:rsidRPr="00A42BCC" w14:paraId="5622870B" w14:textId="77777777" w:rsidTr="00D03609">
        <w:tc>
          <w:tcPr>
            <w:tcW w:w="588" w:type="dxa"/>
            <w:vAlign w:val="center"/>
          </w:tcPr>
          <w:p w14:paraId="52D5E36A" w14:textId="1777F92D" w:rsidR="007D004F" w:rsidRDefault="007D004F"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72824913" w14:textId="6592907A" w:rsidR="007D004F" w:rsidRDefault="007D004F" w:rsidP="00B5026C">
            <w:pPr>
              <w:rPr>
                <w:rFonts w:asciiTheme="minorHAnsi" w:hAnsiTheme="minorHAnsi"/>
                <w:sz w:val="18"/>
                <w:szCs w:val="18"/>
              </w:rPr>
            </w:pPr>
            <w:r>
              <w:rPr>
                <w:rFonts w:asciiTheme="minorHAnsi" w:hAnsiTheme="minorHAnsi"/>
                <w:sz w:val="18"/>
                <w:szCs w:val="18"/>
              </w:rPr>
              <w:t>Building volume</w:t>
            </w:r>
          </w:p>
        </w:tc>
        <w:tc>
          <w:tcPr>
            <w:tcW w:w="5101" w:type="dxa"/>
            <w:vAlign w:val="center"/>
          </w:tcPr>
          <w:p w14:paraId="0B3A4981" w14:textId="77777777" w:rsidR="007D004F" w:rsidRPr="00A42BCC" w:rsidRDefault="007D004F" w:rsidP="00B5026C">
            <w:pPr>
              <w:rPr>
                <w:rFonts w:asciiTheme="minorHAnsi" w:hAnsiTheme="minorHAnsi"/>
                <w:sz w:val="18"/>
                <w:szCs w:val="18"/>
              </w:rPr>
            </w:pPr>
          </w:p>
        </w:tc>
      </w:tr>
      <w:tr w:rsidR="00D03609" w14:paraId="63B3D063" w14:textId="77777777" w:rsidTr="00D03609">
        <w:tc>
          <w:tcPr>
            <w:tcW w:w="588" w:type="dxa"/>
            <w:vAlign w:val="center"/>
          </w:tcPr>
          <w:p w14:paraId="69711B2F" w14:textId="222F64CA" w:rsidR="00D03609"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4</w:t>
            </w:r>
          </w:p>
        </w:tc>
        <w:tc>
          <w:tcPr>
            <w:tcW w:w="5101" w:type="dxa"/>
            <w:vAlign w:val="center"/>
          </w:tcPr>
          <w:p w14:paraId="332CC273" w14:textId="77777777" w:rsidR="00D03609" w:rsidRPr="00037CA8" w:rsidRDefault="00D03609" w:rsidP="00B5026C">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1" w:type="dxa"/>
            <w:vAlign w:val="center"/>
          </w:tcPr>
          <w:p w14:paraId="572C9097" w14:textId="5CE3CE31" w:rsidR="00D03609"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0F3A5734" w:rsidR="00D03609" w:rsidRPr="00A42BCC" w:rsidDel="0053362D"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5</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4C3013BF" w:rsidR="00D03609" w:rsidDel="00820D66"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6</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6FEF7A09" w:rsidR="00D03609" w:rsidRPr="00A42BCC" w:rsidRDefault="00D03609">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5129978A" w:rsidR="00D03609" w:rsidRPr="00A42BCC" w:rsidRDefault="00D03609" w:rsidP="00B5026C">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5FA9D24A" w14:textId="7442EA9B" w:rsidR="00D03609" w:rsidRDefault="00D03609" w:rsidP="00D03609">
      <w:pPr>
        <w:rPr>
          <w:rFonts w:asciiTheme="minorHAnsi" w:hAnsiTheme="minorHAnsi"/>
          <w:sz w:val="18"/>
          <w:szCs w:val="18"/>
        </w:rPr>
      </w:pPr>
    </w:p>
    <w:p w14:paraId="462F2642" w14:textId="3456B7FE" w:rsidR="00D03609" w:rsidRDefault="00D03609" w:rsidP="00D03609">
      <w:pPr>
        <w:rPr>
          <w:rFonts w:asciiTheme="minorHAnsi" w:hAnsiTheme="minorHAnsi"/>
          <w:sz w:val="18"/>
          <w:szCs w:val="18"/>
        </w:rPr>
      </w:pPr>
    </w:p>
    <w:p w14:paraId="7DDD6615" w14:textId="6F359817" w:rsidR="00D03609" w:rsidRDefault="00D03609" w:rsidP="00D03609">
      <w:pPr>
        <w:rPr>
          <w:rFonts w:asciiTheme="minorHAnsi" w:hAnsiTheme="minorHAnsi"/>
          <w:sz w:val="18"/>
          <w:szCs w:val="18"/>
        </w:rPr>
      </w:pPr>
    </w:p>
    <w:p w14:paraId="761894E7" w14:textId="10DF876C" w:rsidR="00D03609" w:rsidRDefault="00D03609" w:rsidP="00D03609">
      <w:pPr>
        <w:rPr>
          <w:rFonts w:asciiTheme="minorHAnsi" w:hAnsiTheme="minorHAnsi"/>
          <w:sz w:val="18"/>
          <w:szCs w:val="18"/>
        </w:rPr>
      </w:pPr>
    </w:p>
    <w:p w14:paraId="6A5B0097" w14:textId="37D41527" w:rsidR="00D03609" w:rsidRDefault="00D03609" w:rsidP="00D03609">
      <w:pPr>
        <w:rPr>
          <w:rFonts w:asciiTheme="minorHAnsi" w:hAnsiTheme="minorHAnsi"/>
          <w:sz w:val="18"/>
          <w:szCs w:val="18"/>
        </w:rPr>
      </w:pPr>
    </w:p>
    <w:p w14:paraId="5E3C4D29" w14:textId="71595264" w:rsidR="00D03609" w:rsidRDefault="00D03609" w:rsidP="00D03609">
      <w:pPr>
        <w:rPr>
          <w:rFonts w:asciiTheme="minorHAnsi" w:hAnsiTheme="minorHAnsi"/>
          <w:sz w:val="18"/>
          <w:szCs w:val="18"/>
        </w:rPr>
      </w:pPr>
    </w:p>
    <w:p w14:paraId="0ABACBA1" w14:textId="09114352" w:rsidR="00D03609" w:rsidRDefault="00D03609" w:rsidP="00D03609">
      <w:pPr>
        <w:rPr>
          <w:rFonts w:asciiTheme="minorHAnsi" w:hAnsiTheme="minorHAnsi"/>
          <w:sz w:val="18"/>
          <w:szCs w:val="18"/>
        </w:rPr>
      </w:pPr>
    </w:p>
    <w:p w14:paraId="76505CBB" w14:textId="621C261A" w:rsidR="00D03609" w:rsidRDefault="00D03609" w:rsidP="00D03609">
      <w:pPr>
        <w:rPr>
          <w:rFonts w:asciiTheme="minorHAnsi" w:hAnsiTheme="minorHAnsi"/>
          <w:sz w:val="18"/>
          <w:szCs w:val="18"/>
        </w:rPr>
      </w:pPr>
    </w:p>
    <w:p w14:paraId="6CEE9A52" w14:textId="3A97C520" w:rsidR="00D03609" w:rsidRDefault="00D03609" w:rsidP="00D03609">
      <w:pPr>
        <w:rPr>
          <w:rFonts w:asciiTheme="minorHAnsi" w:hAnsiTheme="minorHAnsi"/>
          <w:sz w:val="18"/>
          <w:szCs w:val="18"/>
        </w:rPr>
      </w:pPr>
    </w:p>
    <w:p w14:paraId="6B722561" w14:textId="63F4ED6D" w:rsidR="00D03609" w:rsidRDefault="00D03609" w:rsidP="00D03609">
      <w:pPr>
        <w:rPr>
          <w:rFonts w:asciiTheme="minorHAnsi" w:hAnsiTheme="minorHAnsi"/>
          <w:sz w:val="18"/>
          <w:szCs w:val="18"/>
        </w:rPr>
      </w:pPr>
    </w:p>
    <w:p w14:paraId="464555B3" w14:textId="2949C412" w:rsidR="00D03609" w:rsidRDefault="00D03609" w:rsidP="00D03609">
      <w:pPr>
        <w:rPr>
          <w:rFonts w:asciiTheme="minorHAnsi" w:hAnsiTheme="minorHAnsi"/>
          <w:sz w:val="18"/>
          <w:szCs w:val="18"/>
        </w:rPr>
      </w:pPr>
    </w:p>
    <w:p w14:paraId="0DF3AD80" w14:textId="1A46697E" w:rsidR="00D03609" w:rsidRDefault="00D03609" w:rsidP="00D03609">
      <w:pPr>
        <w:rPr>
          <w:rFonts w:asciiTheme="minorHAnsi" w:hAnsiTheme="minorHAnsi"/>
          <w:sz w:val="18"/>
          <w:szCs w:val="18"/>
        </w:rPr>
      </w:pPr>
    </w:p>
    <w:p w14:paraId="1A49CC03" w14:textId="649DA29E" w:rsidR="00D03609" w:rsidRDefault="00D03609" w:rsidP="00D03609">
      <w:pPr>
        <w:rPr>
          <w:rFonts w:asciiTheme="minorHAnsi" w:hAnsiTheme="minorHAnsi"/>
          <w:sz w:val="18"/>
          <w:szCs w:val="18"/>
        </w:rPr>
      </w:pPr>
    </w:p>
    <w:p w14:paraId="0E748655" w14:textId="095530E5"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4B238388" w:rsidR="00D03609" w:rsidRPr="005A593D" w:rsidRDefault="003F17B6" w:rsidP="00A01B9A">
            <w:pPr>
              <w:rPr>
                <w:rFonts w:asciiTheme="minorHAnsi" w:hAnsiTheme="minorHAnsi"/>
                <w:b/>
                <w:szCs w:val="18"/>
              </w:rPr>
            </w:pPr>
            <w:r>
              <w:rPr>
                <w:rFonts w:asciiTheme="minorHAnsi" w:hAnsiTheme="minorHAnsi"/>
                <w:b/>
                <w:szCs w:val="18"/>
              </w:rPr>
              <w:t>MCH</w:t>
            </w:r>
            <w:r w:rsidR="00D03609" w:rsidRPr="005A593D">
              <w:rPr>
                <w:rFonts w:asciiTheme="minorHAnsi" w:hAnsiTheme="minorHAnsi"/>
                <w:b/>
                <w:szCs w:val="18"/>
              </w:rPr>
              <w:t>2</w:t>
            </w:r>
            <w:r>
              <w:rPr>
                <w:rFonts w:asciiTheme="minorHAnsi" w:hAnsiTheme="minorHAnsi"/>
                <w:b/>
                <w:szCs w:val="18"/>
              </w:rPr>
              <w:t>4</w:t>
            </w:r>
            <w:r w:rsidR="00A01B9A">
              <w:rPr>
                <w:rFonts w:asciiTheme="minorHAnsi" w:hAnsiTheme="minorHAnsi"/>
                <w:b/>
                <w:szCs w:val="18"/>
              </w:rPr>
              <w:t>b</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00D03609" w:rsidRPr="005A593D">
              <w:rPr>
                <w:rFonts w:asciiTheme="minorHAnsi" w:hAnsiTheme="minorHAnsi"/>
                <w:b/>
                <w:szCs w:val="18"/>
              </w:rPr>
              <w:t>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0F07E02" w14:textId="77777777" w:rsidR="00A01B9A" w:rsidRDefault="00A01B9A"/>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B5026C">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B5026C">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B5026C">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F15A4" w:rsidRPr="00A42BCC" w14:paraId="590DFF0A" w14:textId="77777777" w:rsidTr="00B5026C">
        <w:tc>
          <w:tcPr>
            <w:tcW w:w="585" w:type="dxa"/>
            <w:vAlign w:val="center"/>
          </w:tcPr>
          <w:p w14:paraId="738A8EEC" w14:textId="374E0616"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66" w:type="dxa"/>
            <w:vAlign w:val="center"/>
          </w:tcPr>
          <w:p w14:paraId="2599D691" w14:textId="474C4EBC"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43" w:type="dxa"/>
          </w:tcPr>
          <w:p w14:paraId="19C942A2" w14:textId="77777777"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7"/>
        <w:gridCol w:w="10183"/>
      </w:tblGrid>
      <w:tr w:rsidR="00D03609" w:rsidRPr="00A42BCC" w14:paraId="6CD0C7E3" w14:textId="77777777" w:rsidTr="006F4839">
        <w:trPr>
          <w:trHeight w:val="59"/>
        </w:trPr>
        <w:tc>
          <w:tcPr>
            <w:tcW w:w="10790" w:type="dxa"/>
            <w:gridSpan w:val="2"/>
          </w:tcPr>
          <w:p w14:paraId="6A6982EE" w14:textId="2C79E26E"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D03609" w:rsidRPr="00A42BCC" w14:paraId="045D8521" w14:textId="77777777" w:rsidTr="006F4839">
        <w:trPr>
          <w:trHeight w:val="493"/>
        </w:trPr>
        <w:tc>
          <w:tcPr>
            <w:tcW w:w="607"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3"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0B80EE6B"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w:t>
            </w:r>
            <w:r w:rsidR="005D28E6">
              <w:rPr>
                <w:rFonts w:asciiTheme="minorHAnsi" w:hAnsiTheme="minorHAnsi"/>
                <w:b/>
                <w:sz w:val="18"/>
                <w:szCs w:val="18"/>
              </w:rPr>
              <w:t xml:space="preserve"> Worksheet</w:t>
            </w:r>
            <w:r w:rsidRPr="00C20598">
              <w:rPr>
                <w:rFonts w:asciiTheme="minorHAnsi" w:hAnsiTheme="minorHAnsi"/>
                <w:b/>
                <w:sz w:val="18"/>
                <w:szCs w:val="18"/>
              </w:rPr>
              <w:t xml:space="preserve">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385E9C9E"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w:t>
            </w:r>
            <w:r w:rsidR="00C3055C">
              <w:rPr>
                <w:rFonts w:asciiTheme="minorHAnsi" w:hAnsiTheme="minorHAnsi"/>
                <w:sz w:val="18"/>
                <w:szCs w:val="18"/>
              </w:rPr>
              <w:t>9</w:t>
            </w:r>
            <w:r w:rsidRPr="00C55ED3">
              <w:rPr>
                <w:rFonts w:asciiTheme="minorHAnsi" w:hAnsiTheme="minorHAnsi"/>
                <w:sz w:val="18"/>
                <w:szCs w:val="18"/>
              </w:rPr>
              <w:t xml:space="preserve"> Section 3.2.</w:t>
            </w:r>
          </w:p>
        </w:tc>
      </w:tr>
      <w:tr w:rsidR="00C20598" w:rsidRPr="00A42BCC" w14:paraId="5D96A981" w14:textId="77777777" w:rsidTr="00C20598">
        <w:trPr>
          <w:trHeight w:val="683"/>
        </w:trPr>
        <w:tc>
          <w:tcPr>
            <w:tcW w:w="399" w:type="dxa"/>
            <w:vAlign w:val="center"/>
          </w:tcPr>
          <w:p w14:paraId="2A6E3830"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616E3FE9" w14:textId="5FE57ED8"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w:t>
            </w:r>
            <w:r w:rsidR="0020470A">
              <w:rPr>
                <w:rFonts w:asciiTheme="minorHAnsi" w:hAnsiTheme="minorHAnsi"/>
                <w:sz w:val="18"/>
                <w:szCs w:val="18"/>
              </w:rPr>
              <w:t>60.2(b)2Aivb2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1137D680" w14:textId="77777777" w:rsidTr="00C20598">
        <w:trPr>
          <w:trHeight w:val="260"/>
        </w:trPr>
        <w:tc>
          <w:tcPr>
            <w:tcW w:w="399" w:type="dxa"/>
            <w:vAlign w:val="center"/>
          </w:tcPr>
          <w:p w14:paraId="77F1AE39"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0DB5C449" w14:textId="02400787"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w:t>
            </w:r>
            <w:r w:rsidR="007B079D">
              <w:rPr>
                <w:rFonts w:asciiTheme="minorHAnsi" w:hAnsiTheme="minorHAnsi"/>
                <w:sz w:val="18"/>
                <w:szCs w:val="18"/>
              </w:rPr>
              <w:t>9</w:t>
            </w:r>
            <w:r w:rsidRPr="00C55ED3">
              <w:rPr>
                <w:rFonts w:asciiTheme="minorHAnsi" w:hAnsiTheme="minorHAnsi"/>
                <w:sz w:val="18"/>
                <w:szCs w:val="18"/>
              </w:rPr>
              <w:t xml:space="preserve"> Section 3.3</w:t>
            </w:r>
          </w:p>
        </w:tc>
      </w:tr>
      <w:tr w:rsidR="00C20598" w:rsidRPr="00A42BCC" w14:paraId="063A6787" w14:textId="77777777" w:rsidTr="00C20598">
        <w:trPr>
          <w:trHeight w:val="440"/>
        </w:trPr>
        <w:tc>
          <w:tcPr>
            <w:tcW w:w="399" w:type="dxa"/>
            <w:vAlign w:val="center"/>
          </w:tcPr>
          <w:p w14:paraId="262CA5E6"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19E52147" w14:textId="6D6D7E76"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w:t>
            </w:r>
            <w:r w:rsidR="00C3055C">
              <w:rPr>
                <w:rFonts w:asciiTheme="minorHAnsi" w:hAnsiTheme="minorHAnsi"/>
                <w:sz w:val="18"/>
                <w:szCs w:val="18"/>
              </w:rPr>
              <w:t>9</w:t>
            </w:r>
            <w:r w:rsidRPr="00875D94">
              <w:rPr>
                <w:rFonts w:asciiTheme="minorHAnsi" w:hAnsiTheme="minorHAnsi"/>
                <w:sz w:val="18"/>
                <w:szCs w:val="18"/>
              </w:rPr>
              <w:t xml:space="preserve"> Section 3.4.1</w:t>
            </w:r>
          </w:p>
        </w:tc>
      </w:tr>
    </w:tbl>
    <w:p w14:paraId="5E7482CB" w14:textId="77777777" w:rsidR="004A4AEF" w:rsidRDefault="004A4AEF"/>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784711" w:rsidRPr="00AF7B2A" w14:paraId="153B69E3" w14:textId="77777777" w:rsidTr="00070BC6">
        <w:trPr>
          <w:trHeight w:val="206"/>
        </w:trPr>
        <w:tc>
          <w:tcPr>
            <w:tcW w:w="10885" w:type="dxa"/>
            <w:gridSpan w:val="4"/>
            <w:vAlign w:val="center"/>
          </w:tcPr>
          <w:p w14:paraId="33711B91" w14:textId="77777777" w:rsidR="00784711" w:rsidRPr="00AF7B2A" w:rsidRDefault="00784711"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AF7B2A">
              <w:rPr>
                <w:rFonts w:ascii="Calibri" w:hAnsi="Calibri" w:cs="Arial"/>
                <w:b/>
                <w:caps/>
              </w:rPr>
              <w:lastRenderedPageBreak/>
              <w:t>Documentation Author's Declaration Statement</w:t>
            </w:r>
          </w:p>
        </w:tc>
      </w:tr>
      <w:tr w:rsidR="00784711" w:rsidRPr="00AF7B2A" w14:paraId="4ACB4C38" w14:textId="77777777" w:rsidTr="00070BC6">
        <w:trPr>
          <w:trHeight w:val="206"/>
        </w:trPr>
        <w:tc>
          <w:tcPr>
            <w:tcW w:w="10885" w:type="dxa"/>
            <w:gridSpan w:val="4"/>
            <w:vAlign w:val="center"/>
          </w:tcPr>
          <w:p w14:paraId="2359E5A2" w14:textId="77777777" w:rsidR="00784711" w:rsidRPr="00AF7B2A" w:rsidRDefault="00784711" w:rsidP="00070BC6">
            <w:pPr>
              <w:keepNext/>
              <w:numPr>
                <w:ilvl w:val="0"/>
                <w:numId w:val="14"/>
              </w:numPr>
              <w:ind w:left="360" w:hanging="270"/>
              <w:rPr>
                <w:rFonts w:ascii="Calibri" w:hAnsi="Calibri"/>
              </w:rPr>
            </w:pPr>
            <w:r w:rsidRPr="00AF7B2A">
              <w:rPr>
                <w:rFonts w:ascii="Calibri" w:hAnsi="Calibri"/>
              </w:rPr>
              <w:t>I certify that this Certificate of Installation documentation is accurate and complete.</w:t>
            </w:r>
          </w:p>
        </w:tc>
      </w:tr>
      <w:tr w:rsidR="00784711" w:rsidRPr="00AF7B2A" w14:paraId="54183D41" w14:textId="77777777" w:rsidTr="00070BC6">
        <w:trPr>
          <w:trHeight w:val="360"/>
        </w:trPr>
        <w:tc>
          <w:tcPr>
            <w:tcW w:w="5480" w:type="dxa"/>
            <w:gridSpan w:val="2"/>
          </w:tcPr>
          <w:p w14:paraId="7437EE69" w14:textId="77777777" w:rsidR="00784711" w:rsidRPr="00AF7B2A" w:rsidRDefault="00784711" w:rsidP="00070BC6">
            <w:pPr>
              <w:keepNext/>
              <w:rPr>
                <w:rFonts w:ascii="Calibri" w:hAnsi="Calibri"/>
              </w:rPr>
            </w:pPr>
            <w:r w:rsidRPr="00AF7B2A">
              <w:rPr>
                <w:rFonts w:ascii="Calibri" w:hAnsi="Calibri"/>
              </w:rPr>
              <w:t>Documentation Author Name:</w:t>
            </w:r>
          </w:p>
        </w:tc>
        <w:tc>
          <w:tcPr>
            <w:tcW w:w="5405" w:type="dxa"/>
            <w:gridSpan w:val="2"/>
          </w:tcPr>
          <w:p w14:paraId="20C22BD5" w14:textId="77777777" w:rsidR="00784711" w:rsidRPr="00AF7B2A" w:rsidRDefault="00784711" w:rsidP="00070BC6">
            <w:pPr>
              <w:keepNext/>
              <w:rPr>
                <w:rFonts w:ascii="Calibri" w:hAnsi="Calibri"/>
              </w:rPr>
            </w:pPr>
            <w:r w:rsidRPr="00AF7B2A">
              <w:rPr>
                <w:rFonts w:ascii="Calibri" w:hAnsi="Calibri"/>
              </w:rPr>
              <w:t>Documentation Author Signature:</w:t>
            </w:r>
          </w:p>
        </w:tc>
      </w:tr>
      <w:tr w:rsidR="00784711" w:rsidRPr="00AF7B2A" w14:paraId="10180742" w14:textId="77777777" w:rsidTr="00070BC6">
        <w:trPr>
          <w:trHeight w:val="360"/>
        </w:trPr>
        <w:tc>
          <w:tcPr>
            <w:tcW w:w="5480" w:type="dxa"/>
            <w:gridSpan w:val="2"/>
          </w:tcPr>
          <w:p w14:paraId="40F2CD44" w14:textId="77777777" w:rsidR="00784711" w:rsidRPr="00AF7B2A" w:rsidRDefault="00784711" w:rsidP="00070BC6">
            <w:pPr>
              <w:keepNext/>
              <w:rPr>
                <w:rFonts w:ascii="Calibri" w:hAnsi="Calibri"/>
              </w:rPr>
            </w:pPr>
            <w:r w:rsidRPr="00AF7B2A">
              <w:rPr>
                <w:rFonts w:ascii="Calibri" w:hAnsi="Calibri"/>
              </w:rPr>
              <w:t>Documentation Author Company Name:</w:t>
            </w:r>
          </w:p>
        </w:tc>
        <w:tc>
          <w:tcPr>
            <w:tcW w:w="5405" w:type="dxa"/>
            <w:gridSpan w:val="2"/>
          </w:tcPr>
          <w:p w14:paraId="3DB97DB3" w14:textId="77777777" w:rsidR="00784711" w:rsidRPr="00AF7B2A" w:rsidRDefault="00784711" w:rsidP="00070BC6">
            <w:pPr>
              <w:keepNext/>
              <w:rPr>
                <w:rFonts w:ascii="Calibri" w:hAnsi="Calibri"/>
              </w:rPr>
            </w:pPr>
            <w:r w:rsidRPr="00AF7B2A">
              <w:rPr>
                <w:rFonts w:ascii="Calibri" w:hAnsi="Calibri"/>
              </w:rPr>
              <w:t>Date Signed:</w:t>
            </w:r>
          </w:p>
        </w:tc>
      </w:tr>
      <w:tr w:rsidR="00784711" w:rsidRPr="00AF7B2A" w14:paraId="62940165" w14:textId="77777777" w:rsidTr="00070BC6">
        <w:trPr>
          <w:trHeight w:val="360"/>
        </w:trPr>
        <w:tc>
          <w:tcPr>
            <w:tcW w:w="5480" w:type="dxa"/>
            <w:gridSpan w:val="2"/>
          </w:tcPr>
          <w:p w14:paraId="04DB308B" w14:textId="77777777" w:rsidR="00784711" w:rsidRPr="00AF7B2A" w:rsidRDefault="00784711" w:rsidP="00070BC6">
            <w:pPr>
              <w:keepNext/>
              <w:rPr>
                <w:rFonts w:ascii="Calibri" w:hAnsi="Calibri"/>
              </w:rPr>
            </w:pPr>
            <w:r w:rsidRPr="00AF7B2A">
              <w:rPr>
                <w:rFonts w:ascii="Calibri" w:hAnsi="Calibri"/>
              </w:rPr>
              <w:t>Address:</w:t>
            </w:r>
          </w:p>
        </w:tc>
        <w:tc>
          <w:tcPr>
            <w:tcW w:w="5405" w:type="dxa"/>
            <w:gridSpan w:val="2"/>
          </w:tcPr>
          <w:p w14:paraId="67E1F57F" w14:textId="77777777" w:rsidR="00784711" w:rsidRPr="00AF7B2A" w:rsidRDefault="00784711" w:rsidP="00070BC6">
            <w:pPr>
              <w:keepNext/>
              <w:rPr>
                <w:rFonts w:ascii="Calibri" w:hAnsi="Calibri"/>
              </w:rPr>
            </w:pPr>
            <w:r w:rsidRPr="00AF7B2A">
              <w:rPr>
                <w:rFonts w:ascii="Calibri" w:hAnsi="Calibri"/>
              </w:rPr>
              <w:t>CEA/HERS Certification Identification (If applicable):</w:t>
            </w:r>
          </w:p>
        </w:tc>
      </w:tr>
      <w:tr w:rsidR="00784711" w:rsidRPr="00AF7B2A" w14:paraId="53792CCE" w14:textId="77777777" w:rsidTr="00070BC6">
        <w:trPr>
          <w:trHeight w:val="360"/>
        </w:trPr>
        <w:tc>
          <w:tcPr>
            <w:tcW w:w="5480" w:type="dxa"/>
            <w:gridSpan w:val="2"/>
          </w:tcPr>
          <w:p w14:paraId="63066DFC" w14:textId="77777777" w:rsidR="00784711" w:rsidRPr="00AF7B2A" w:rsidRDefault="00784711" w:rsidP="00070BC6">
            <w:pPr>
              <w:keepNext/>
              <w:rPr>
                <w:rFonts w:ascii="Calibri" w:hAnsi="Calibri"/>
              </w:rPr>
            </w:pPr>
            <w:r w:rsidRPr="00AF7B2A">
              <w:rPr>
                <w:rFonts w:ascii="Calibri" w:hAnsi="Calibri"/>
              </w:rPr>
              <w:t>City/State/Zip:</w:t>
            </w:r>
          </w:p>
        </w:tc>
        <w:tc>
          <w:tcPr>
            <w:tcW w:w="5405" w:type="dxa"/>
            <w:gridSpan w:val="2"/>
          </w:tcPr>
          <w:p w14:paraId="08B644C7" w14:textId="77777777" w:rsidR="00784711" w:rsidRPr="00AF7B2A" w:rsidRDefault="00784711" w:rsidP="00070BC6">
            <w:pPr>
              <w:keepNext/>
              <w:rPr>
                <w:rFonts w:ascii="Calibri" w:hAnsi="Calibri"/>
              </w:rPr>
            </w:pPr>
            <w:r w:rsidRPr="00AF7B2A">
              <w:rPr>
                <w:rFonts w:ascii="Calibri" w:hAnsi="Calibri"/>
              </w:rPr>
              <w:t>Phone:</w:t>
            </w:r>
          </w:p>
        </w:tc>
      </w:tr>
      <w:tr w:rsidR="00784711" w:rsidRPr="00AF7B2A" w14:paraId="4D0ECA77" w14:textId="77777777" w:rsidTr="00070BC6">
        <w:tblPrEx>
          <w:tblCellMar>
            <w:left w:w="115" w:type="dxa"/>
            <w:right w:w="115" w:type="dxa"/>
          </w:tblCellMar>
        </w:tblPrEx>
        <w:trPr>
          <w:trHeight w:val="296"/>
        </w:trPr>
        <w:tc>
          <w:tcPr>
            <w:tcW w:w="10885" w:type="dxa"/>
            <w:gridSpan w:val="4"/>
            <w:vAlign w:val="center"/>
          </w:tcPr>
          <w:p w14:paraId="6AB8C29C" w14:textId="77777777" w:rsidR="00784711" w:rsidRPr="00AF7B2A" w:rsidRDefault="00784711"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AF7B2A">
              <w:rPr>
                <w:rFonts w:ascii="Calibri" w:hAnsi="Calibri" w:cs="Arial"/>
                <w:b/>
                <w:caps/>
              </w:rPr>
              <w:t xml:space="preserve">Responsible Person's Declaration statement  </w:t>
            </w:r>
          </w:p>
        </w:tc>
      </w:tr>
      <w:tr w:rsidR="00784711" w:rsidRPr="00AF7B2A" w14:paraId="4D76D593" w14:textId="77777777" w:rsidTr="00070BC6">
        <w:tblPrEx>
          <w:tblCellMar>
            <w:left w:w="115" w:type="dxa"/>
            <w:right w:w="115" w:type="dxa"/>
          </w:tblCellMar>
        </w:tblPrEx>
        <w:trPr>
          <w:trHeight w:val="504"/>
        </w:trPr>
        <w:tc>
          <w:tcPr>
            <w:tcW w:w="10885" w:type="dxa"/>
            <w:gridSpan w:val="4"/>
          </w:tcPr>
          <w:p w14:paraId="4B7A115E" w14:textId="77777777" w:rsidR="00784711" w:rsidRPr="00AF7B2A" w:rsidRDefault="00784711" w:rsidP="00E43562">
            <w:pPr>
              <w:keepNext/>
              <w:rPr>
                <w:rFonts w:ascii="Calibri" w:hAnsi="Calibri"/>
              </w:rPr>
            </w:pPr>
            <w:r w:rsidRPr="00AF7B2A">
              <w:rPr>
                <w:rFonts w:ascii="Calibri" w:hAnsi="Calibri"/>
              </w:rPr>
              <w:t>I certify the following under penalty of perjury, under the laws of the State of California:</w:t>
            </w:r>
          </w:p>
          <w:p w14:paraId="24F930B2" w14:textId="77777777" w:rsidR="00784711" w:rsidRPr="00AF7B2A" w:rsidRDefault="00784711" w:rsidP="00784711">
            <w:pPr>
              <w:numPr>
                <w:ilvl w:val="0"/>
                <w:numId w:val="28"/>
              </w:numPr>
              <w:ind w:left="865" w:hanging="360"/>
              <w:contextualSpacing/>
              <w:rPr>
                <w:rFonts w:asciiTheme="minorHAnsi" w:hAnsiTheme="minorHAnsi" w:cstheme="minorBidi"/>
                <w:caps/>
              </w:rPr>
            </w:pPr>
            <w:r w:rsidRPr="00AF7B2A">
              <w:rPr>
                <w:rFonts w:asciiTheme="minorHAnsi" w:hAnsiTheme="minorHAnsi" w:cstheme="minorBidi"/>
              </w:rPr>
              <w:t xml:space="preserve">The information provided on this certificate of installation is true and correct. </w:t>
            </w:r>
          </w:p>
          <w:p w14:paraId="06CDE593" w14:textId="77777777" w:rsidR="00784711" w:rsidRPr="00AF7B2A" w:rsidRDefault="00784711" w:rsidP="00784711">
            <w:pPr>
              <w:numPr>
                <w:ilvl w:val="0"/>
                <w:numId w:val="28"/>
              </w:numPr>
              <w:ind w:left="865" w:hanging="360"/>
              <w:contextualSpacing/>
              <w:rPr>
                <w:rFonts w:asciiTheme="minorHAnsi" w:hAnsiTheme="minorHAnsi" w:cstheme="minorHAnsi"/>
                <w:caps/>
              </w:rPr>
            </w:pPr>
            <w:r w:rsidRPr="00AF7B2A">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3ECE1C4" w14:textId="77777777" w:rsidR="00784711" w:rsidRPr="00AF7B2A" w:rsidRDefault="00784711" w:rsidP="00784711">
            <w:pPr>
              <w:numPr>
                <w:ilvl w:val="0"/>
                <w:numId w:val="28"/>
              </w:numPr>
              <w:ind w:left="865" w:hanging="360"/>
              <w:contextualSpacing/>
              <w:rPr>
                <w:rFonts w:asciiTheme="minorHAnsi" w:hAnsiTheme="minorHAnsi" w:cstheme="minorHAnsi"/>
                <w:caps/>
              </w:rPr>
            </w:pPr>
            <w:r w:rsidRPr="00AF7B2A">
              <w:rPr>
                <w:rFonts w:asciiTheme="minorHAnsi" w:hAnsiTheme="minorHAnsi" w:cstheme="minorHAnsi"/>
              </w:rPr>
              <w:t xml:space="preserve">The constructed or installed features, materials, </w:t>
            </w:r>
            <w:proofErr w:type="gramStart"/>
            <w:r w:rsidRPr="00AF7B2A">
              <w:rPr>
                <w:rFonts w:asciiTheme="minorHAnsi" w:hAnsiTheme="minorHAnsi" w:cstheme="minorHAnsi"/>
              </w:rPr>
              <w:t>components</w:t>
            </w:r>
            <w:proofErr w:type="gramEnd"/>
            <w:r w:rsidRPr="00AF7B2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19DD9DE" w14:textId="77777777" w:rsidR="00784711" w:rsidRPr="00AF7B2A" w:rsidRDefault="00784711" w:rsidP="00784711">
            <w:pPr>
              <w:numPr>
                <w:ilvl w:val="0"/>
                <w:numId w:val="28"/>
              </w:numPr>
              <w:ind w:left="865" w:hanging="360"/>
              <w:contextualSpacing/>
              <w:rPr>
                <w:rFonts w:asciiTheme="minorHAnsi" w:hAnsiTheme="minorHAnsi" w:cstheme="minorHAnsi"/>
                <w:caps/>
              </w:rPr>
            </w:pPr>
            <w:r w:rsidRPr="00AF7B2A">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FBC064C" w14:textId="77777777" w:rsidR="00784711" w:rsidRPr="00AF7B2A" w:rsidRDefault="00784711" w:rsidP="00784711">
            <w:pPr>
              <w:numPr>
                <w:ilvl w:val="0"/>
                <w:numId w:val="28"/>
              </w:numPr>
              <w:ind w:left="865" w:hanging="360"/>
              <w:contextualSpacing/>
              <w:rPr>
                <w:rFonts w:asciiTheme="minorHAnsi" w:hAnsiTheme="minorHAnsi" w:cstheme="minorBidi"/>
                <w:caps/>
              </w:rPr>
            </w:pPr>
            <w:r w:rsidRPr="00AF7B2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B4A539F" w14:textId="77777777" w:rsidR="00784711" w:rsidRPr="00AF7B2A" w:rsidRDefault="00784711" w:rsidP="00784711">
            <w:pPr>
              <w:numPr>
                <w:ilvl w:val="0"/>
                <w:numId w:val="28"/>
              </w:numPr>
              <w:ind w:left="865" w:hanging="360"/>
              <w:contextualSpacing/>
              <w:rPr>
                <w:rFonts w:ascii="Calibri" w:hAnsi="Calibri"/>
                <w:b/>
              </w:rPr>
            </w:pPr>
            <w:r w:rsidRPr="00AF7B2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84711" w:rsidRPr="00AF7B2A" w14:paraId="4D65C53E" w14:textId="77777777" w:rsidTr="00070BC6">
        <w:tblPrEx>
          <w:tblCellMar>
            <w:left w:w="108" w:type="dxa"/>
            <w:right w:w="108" w:type="dxa"/>
          </w:tblCellMar>
        </w:tblPrEx>
        <w:trPr>
          <w:trHeight w:val="360"/>
        </w:trPr>
        <w:tc>
          <w:tcPr>
            <w:tcW w:w="5214" w:type="dxa"/>
          </w:tcPr>
          <w:p w14:paraId="62EC47EF" w14:textId="77777777" w:rsidR="00784711" w:rsidRPr="00AF7B2A" w:rsidRDefault="00784711"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Responsible Builder/Installer Name:</w:t>
            </w:r>
          </w:p>
        </w:tc>
        <w:tc>
          <w:tcPr>
            <w:tcW w:w="5671" w:type="dxa"/>
            <w:gridSpan w:val="3"/>
          </w:tcPr>
          <w:p w14:paraId="1D908C5E" w14:textId="77777777" w:rsidR="00784711" w:rsidRPr="00AF7B2A" w:rsidRDefault="00784711"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Responsible Builder/Installer Signature:</w:t>
            </w:r>
          </w:p>
        </w:tc>
      </w:tr>
      <w:tr w:rsidR="00784711" w:rsidRPr="00AF7B2A" w14:paraId="353AAD4B" w14:textId="77777777" w:rsidTr="00070BC6">
        <w:tblPrEx>
          <w:tblCellMar>
            <w:left w:w="108" w:type="dxa"/>
            <w:right w:w="108" w:type="dxa"/>
          </w:tblCellMar>
        </w:tblPrEx>
        <w:trPr>
          <w:trHeight w:val="360"/>
        </w:trPr>
        <w:tc>
          <w:tcPr>
            <w:tcW w:w="5214" w:type="dxa"/>
          </w:tcPr>
          <w:p w14:paraId="544CC638" w14:textId="77777777" w:rsidR="00784711" w:rsidRPr="00AF7B2A" w:rsidRDefault="0078471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Company Name</w:t>
            </w:r>
            <w:proofErr w:type="gramStart"/>
            <w:r w:rsidRPr="00AF7B2A">
              <w:rPr>
                <w:rFonts w:ascii="Calibri" w:hAnsi="Calibri"/>
              </w:rPr>
              <w:t>:  (</w:t>
            </w:r>
            <w:proofErr w:type="gramEnd"/>
            <w:r w:rsidRPr="00AF7B2A">
              <w:rPr>
                <w:rFonts w:ascii="Calibri" w:hAnsi="Calibri"/>
              </w:rPr>
              <w:t>Installing Subcontractor or General Contractor or Builder/Owner)</w:t>
            </w:r>
          </w:p>
        </w:tc>
        <w:tc>
          <w:tcPr>
            <w:tcW w:w="5671" w:type="dxa"/>
            <w:gridSpan w:val="3"/>
          </w:tcPr>
          <w:p w14:paraId="205D455C" w14:textId="77777777" w:rsidR="00784711" w:rsidRPr="00AF7B2A" w:rsidRDefault="0078471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Position With Company (Title):</w:t>
            </w:r>
          </w:p>
        </w:tc>
      </w:tr>
      <w:tr w:rsidR="00784711" w:rsidRPr="00AF7B2A" w14:paraId="41A6F60D" w14:textId="77777777" w:rsidTr="00070BC6">
        <w:tblPrEx>
          <w:tblCellMar>
            <w:left w:w="108" w:type="dxa"/>
            <w:right w:w="108" w:type="dxa"/>
          </w:tblCellMar>
        </w:tblPrEx>
        <w:trPr>
          <w:trHeight w:val="360"/>
        </w:trPr>
        <w:tc>
          <w:tcPr>
            <w:tcW w:w="5214" w:type="dxa"/>
          </w:tcPr>
          <w:p w14:paraId="2716EC0A" w14:textId="77777777" w:rsidR="00784711" w:rsidRPr="00AF7B2A" w:rsidRDefault="0078471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Address:</w:t>
            </w:r>
          </w:p>
        </w:tc>
        <w:tc>
          <w:tcPr>
            <w:tcW w:w="5671" w:type="dxa"/>
            <w:gridSpan w:val="3"/>
          </w:tcPr>
          <w:p w14:paraId="356A14A6" w14:textId="77777777" w:rsidR="00784711" w:rsidRPr="00AF7B2A" w:rsidRDefault="0078471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CSLB License:</w:t>
            </w:r>
          </w:p>
        </w:tc>
      </w:tr>
      <w:tr w:rsidR="00784711" w:rsidRPr="00AF7B2A" w14:paraId="6D2FD20D" w14:textId="77777777" w:rsidTr="00070BC6">
        <w:tblPrEx>
          <w:tblCellMar>
            <w:left w:w="108" w:type="dxa"/>
            <w:right w:w="108" w:type="dxa"/>
          </w:tblCellMar>
        </w:tblPrEx>
        <w:trPr>
          <w:trHeight w:val="360"/>
        </w:trPr>
        <w:tc>
          <w:tcPr>
            <w:tcW w:w="5214" w:type="dxa"/>
          </w:tcPr>
          <w:p w14:paraId="3D3A3115" w14:textId="77777777" w:rsidR="00784711" w:rsidRPr="00AF7B2A" w:rsidRDefault="0078471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City/State/Zip:</w:t>
            </w:r>
          </w:p>
        </w:tc>
        <w:tc>
          <w:tcPr>
            <w:tcW w:w="2774" w:type="dxa"/>
            <w:gridSpan w:val="2"/>
          </w:tcPr>
          <w:p w14:paraId="7C79BCBB" w14:textId="77777777" w:rsidR="00784711" w:rsidRPr="00AF7B2A" w:rsidRDefault="0078471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Phone:</w:t>
            </w:r>
          </w:p>
        </w:tc>
        <w:tc>
          <w:tcPr>
            <w:tcW w:w="2897" w:type="dxa"/>
          </w:tcPr>
          <w:p w14:paraId="654A446C" w14:textId="77777777" w:rsidR="00784711" w:rsidRPr="00AF7B2A" w:rsidRDefault="0078471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Date Signed:</w:t>
            </w:r>
          </w:p>
        </w:tc>
      </w:tr>
      <w:tr w:rsidR="00784711" w:rsidRPr="00AF7B2A" w14:paraId="19F93D7D" w14:textId="77777777" w:rsidTr="00070BC6">
        <w:tblPrEx>
          <w:tblCellMar>
            <w:left w:w="108" w:type="dxa"/>
            <w:right w:w="108" w:type="dxa"/>
          </w:tblCellMar>
        </w:tblPrEx>
        <w:trPr>
          <w:trHeight w:val="360"/>
        </w:trPr>
        <w:tc>
          <w:tcPr>
            <w:tcW w:w="5214" w:type="dxa"/>
          </w:tcPr>
          <w:p w14:paraId="5E9A2F5D" w14:textId="77777777" w:rsidR="00784711" w:rsidRPr="00AF7B2A" w:rsidRDefault="0078471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Third Party Quality Control Program (TPQCP) Status:</w:t>
            </w:r>
          </w:p>
        </w:tc>
        <w:tc>
          <w:tcPr>
            <w:tcW w:w="5671" w:type="dxa"/>
            <w:gridSpan w:val="3"/>
          </w:tcPr>
          <w:p w14:paraId="5C17D953" w14:textId="77777777" w:rsidR="00784711" w:rsidRPr="00AF7B2A" w:rsidRDefault="0078471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 xml:space="preserve">Name of TPQCP (if applicable): </w:t>
            </w:r>
          </w:p>
        </w:tc>
      </w:tr>
    </w:tbl>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default" r:id="rId13"/>
          <w:headerReference w:type="first" r:id="rId14"/>
          <w:type w:val="continuous"/>
          <w:pgSz w:w="12240" w:h="15840" w:code="1"/>
          <w:pgMar w:top="720" w:right="720" w:bottom="720" w:left="720" w:header="180" w:footer="576" w:gutter="0"/>
          <w:pgNumType w:start="1"/>
          <w:cols w:space="720"/>
          <w:docGrid w:linePitch="272"/>
        </w:sectPr>
      </w:pPr>
    </w:p>
    <w:p w14:paraId="4A3A5B11" w14:textId="44E28B29" w:rsidR="00EA01F0" w:rsidRPr="002F4374" w:rsidRDefault="00A23765" w:rsidP="009B5C14">
      <w:pPr>
        <w:jc w:val="center"/>
        <w:rPr>
          <w:rFonts w:ascii="Calibri" w:hAnsi="Calibri"/>
          <w:b/>
          <w:szCs w:val="18"/>
        </w:rPr>
      </w:pPr>
      <w:r>
        <w:rPr>
          <w:rFonts w:ascii="Calibri" w:hAnsi="Calibri"/>
          <w:b/>
          <w:szCs w:val="18"/>
        </w:rPr>
        <w:lastRenderedPageBreak/>
        <w:t>LMCI</w:t>
      </w:r>
      <w:r w:rsidR="009B5C14" w:rsidRPr="002F4374">
        <w:rPr>
          <w:rFonts w:ascii="Calibri" w:hAnsi="Calibri"/>
          <w:b/>
          <w:szCs w:val="18"/>
        </w:rPr>
        <w:t>-</w:t>
      </w:r>
      <w:r w:rsidR="003F17B6">
        <w:rPr>
          <w:rFonts w:ascii="Calibri" w:hAnsi="Calibri"/>
          <w:b/>
          <w:szCs w:val="18"/>
        </w:rPr>
        <w:t>MCH</w:t>
      </w:r>
      <w:r w:rsidR="009B5C14" w:rsidRPr="002F4374">
        <w:rPr>
          <w:rFonts w:ascii="Calibri" w:hAnsi="Calibri"/>
          <w:b/>
          <w:szCs w:val="18"/>
        </w:rPr>
        <w:t>-2</w:t>
      </w:r>
      <w:r w:rsidR="003F17B6">
        <w:rPr>
          <w:rFonts w:ascii="Calibri" w:hAnsi="Calibri"/>
          <w:b/>
          <w:szCs w:val="18"/>
        </w:rPr>
        <w:t>4</w:t>
      </w:r>
      <w:r w:rsidR="005C2E5B">
        <w:rPr>
          <w:rFonts w:ascii="Calibri" w:hAnsi="Calibri"/>
          <w:b/>
          <w:szCs w:val="18"/>
        </w:rPr>
        <w:t>b</w:t>
      </w:r>
      <w:r w:rsidR="009B5C14"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68CF840F"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2ACH</w:t>
      </w:r>
      <w:r w:rsidRPr="00C8786E">
        <w:rPr>
          <w:rFonts w:ascii="Calibri" w:hAnsi="Calibri"/>
          <w:sz w:val="18"/>
          <w:szCs w:val="18"/>
          <w:vertAlign w:val="subscript"/>
        </w:rPr>
        <w:t>50</w:t>
      </w:r>
      <w:r>
        <w:rPr>
          <w:rFonts w:ascii="Calibri" w:hAnsi="Calibri"/>
          <w:sz w:val="18"/>
          <w:szCs w:val="18"/>
        </w:rPr>
        <w:t xml:space="preserve"> value is required.</w:t>
      </w:r>
    </w:p>
    <w:p w14:paraId="7C0A1C3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0.3CFM/ft</w:t>
      </w:r>
      <w:r w:rsidRPr="00C8786E">
        <w:rPr>
          <w:rFonts w:ascii="Calibri" w:hAnsi="Calibri"/>
          <w:sz w:val="18"/>
          <w:szCs w:val="18"/>
          <w:vertAlign w:val="superscript"/>
        </w:rPr>
        <w:t>2</w:t>
      </w:r>
      <w:r>
        <w:rPr>
          <w:rFonts w:ascii="Calibri" w:hAnsi="Calibri"/>
          <w:sz w:val="18"/>
          <w:szCs w:val="18"/>
        </w:rPr>
        <w:t xml:space="preserve"> value is required.</w:t>
      </w:r>
    </w:p>
    <w:p w14:paraId="2AE8A7D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displays the 2ACH</w:t>
      </w:r>
      <w:r w:rsidRPr="00C8786E">
        <w:rPr>
          <w:rFonts w:ascii="Calibri" w:hAnsi="Calibri"/>
          <w:sz w:val="18"/>
          <w:szCs w:val="18"/>
          <w:vertAlign w:val="subscript"/>
        </w:rPr>
        <w:t>50</w:t>
      </w:r>
      <w:r>
        <w:rPr>
          <w:rFonts w:ascii="Calibri" w:hAnsi="Calibri"/>
          <w:sz w:val="18"/>
          <w:szCs w:val="18"/>
        </w:rPr>
        <w:t xml:space="preserve"> default enclosure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79399BDF"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321DA157" w14:textId="420188C0" w:rsidR="007D004F" w:rsidRDefault="007D004F" w:rsidP="007D004F">
      <w:pPr>
        <w:pStyle w:val="ListParagraph"/>
        <w:numPr>
          <w:ilvl w:val="0"/>
          <w:numId w:val="15"/>
        </w:numPr>
        <w:rPr>
          <w:rFonts w:ascii="Calibri" w:hAnsi="Calibri"/>
          <w:sz w:val="18"/>
          <w:szCs w:val="18"/>
        </w:rPr>
      </w:pPr>
      <w:r w:rsidRPr="007D004F">
        <w:rPr>
          <w:rFonts w:ascii="Calibri" w:hAnsi="Calibri"/>
          <w:sz w:val="18"/>
          <w:szCs w:val="18"/>
        </w:rPr>
        <w:t xml:space="preserve">This field is automatically calculated unless the </w:t>
      </w:r>
      <w:r w:rsidR="00A23765">
        <w:rPr>
          <w:rFonts w:ascii="Calibri" w:hAnsi="Calibri"/>
          <w:sz w:val="18"/>
          <w:szCs w:val="18"/>
        </w:rPr>
        <w:t>LMCC</w:t>
      </w:r>
      <w:r w:rsidRPr="007D004F">
        <w:rPr>
          <w:rFonts w:ascii="Calibri" w:hAnsi="Calibri"/>
          <w:sz w:val="18"/>
          <w:szCs w:val="18"/>
        </w:rPr>
        <w:t xml:space="preserve">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51392233"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3F17B6">
        <w:rPr>
          <w:rFonts w:ascii="Calibri" w:hAnsi="Calibri"/>
          <w:b/>
          <w:sz w:val="18"/>
          <w:szCs w:val="18"/>
        </w:rPr>
        <w:t>MCH</w:t>
      </w:r>
      <w:r w:rsidRPr="00621003">
        <w:rPr>
          <w:rFonts w:ascii="Calibri" w:hAnsi="Calibri"/>
          <w:b/>
          <w:sz w:val="18"/>
          <w:szCs w:val="18"/>
        </w:rPr>
        <w:t>2</w:t>
      </w:r>
      <w:r w:rsidR="003F17B6">
        <w:rPr>
          <w:rFonts w:ascii="Calibri" w:hAnsi="Calibri"/>
          <w:b/>
          <w:sz w:val="18"/>
          <w:szCs w:val="18"/>
        </w:rPr>
        <w:t>4</w:t>
      </w:r>
      <w:r w:rsidR="005C2E5B">
        <w:rPr>
          <w:rFonts w:ascii="Calibri" w:hAnsi="Calibri"/>
          <w:b/>
          <w:sz w:val="18"/>
          <w:szCs w:val="18"/>
        </w:rPr>
        <w:t>b</w:t>
      </w:r>
      <w:r w:rsidRPr="00621003">
        <w:rPr>
          <w:rFonts w:ascii="Calibri" w:hAnsi="Calibri"/>
          <w:b/>
          <w:sz w:val="18"/>
          <w:szCs w:val="18"/>
        </w:rPr>
        <w:t>)</w:t>
      </w:r>
    </w:p>
    <w:p w14:paraId="4A3A5B2B" w14:textId="18714451"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4C56A174"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16D15D74"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297AC505"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w:t>
      </w:r>
      <w:proofErr w:type="gramStart"/>
      <w:r w:rsidR="00091FBA">
        <w:rPr>
          <w:rFonts w:ascii="Calibri" w:hAnsi="Calibri"/>
          <w:sz w:val="18"/>
          <w:szCs w:val="18"/>
        </w:rPr>
        <w:t>50</w:t>
      </w:r>
      <w:r w:rsidR="00C70CDD">
        <w:rPr>
          <w:rFonts w:ascii="Calibri" w:hAnsi="Calibri"/>
          <w:sz w:val="18"/>
          <w:szCs w:val="18"/>
        </w:rPr>
        <w:t xml:space="preserve">  </w:t>
      </w:r>
      <w:r>
        <w:rPr>
          <w:rFonts w:ascii="Calibri" w:hAnsi="Calibri"/>
          <w:sz w:val="18"/>
          <w:szCs w:val="18"/>
        </w:rPr>
        <w:t>from</w:t>
      </w:r>
      <w:proofErr w:type="gramEnd"/>
      <w:r>
        <w:rPr>
          <w:rFonts w:ascii="Calibri" w:hAnsi="Calibri"/>
          <w:sz w:val="18"/>
          <w:szCs w:val="18"/>
        </w:rPr>
        <w:t xml:space="preserve"> the </w:t>
      </w:r>
      <w:r w:rsidR="00091FBA">
        <w:rPr>
          <w:rFonts w:ascii="Calibri" w:hAnsi="Calibri"/>
          <w:sz w:val="18"/>
          <w:szCs w:val="18"/>
        </w:rPr>
        <w:t xml:space="preserve">automatic manometer. </w:t>
      </w:r>
    </w:p>
    <w:p w14:paraId="4A3A5B3A" w14:textId="504961F5" w:rsidR="0009311F" w:rsidRPr="00782762" w:rsidRDefault="0009311F" w:rsidP="006F4839">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4FE7F3F5"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w:t>
      </w:r>
      <w:r w:rsidR="000F3F14">
        <w:rPr>
          <w:rFonts w:ascii="Calibri" w:hAnsi="Calibri"/>
          <w:sz w:val="18"/>
          <w:szCs w:val="18"/>
        </w:rPr>
        <w:t>19</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086DF6A"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w:t>
      </w:r>
      <w:r w:rsidR="007B079D">
        <w:rPr>
          <w:rFonts w:ascii="Calibri" w:hAnsi="Calibri"/>
          <w:sz w:val="18"/>
          <w:szCs w:val="18"/>
        </w:rPr>
        <w:t>9</w:t>
      </w:r>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A3FE5E6"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D28E6">
        <w:rPr>
          <w:rFonts w:ascii="Calibri" w:hAnsi="Calibri"/>
          <w:b/>
          <w:sz w:val="18"/>
          <w:szCs w:val="18"/>
        </w:rPr>
        <w:t>Measured Enclosure Air Leakage Rate</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4F89ECA2"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D51A34">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0635FA0"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5D28E6">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2F586A5F" w:rsidR="005B6312" w:rsidRPr="00A42BCC"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 xml:space="preserve">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F328CD">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6DF5920E" w:rsidR="005B6312" w:rsidRDefault="005B6312" w:rsidP="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5D28E6">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624E3A74" w:rsidR="005B6312" w:rsidRDefault="005B6312">
            <w:pPr>
              <w:rPr>
                <w:rFonts w:asciiTheme="minorHAnsi" w:hAnsiTheme="minorHAnsi"/>
                <w:sz w:val="18"/>
                <w:szCs w:val="18"/>
              </w:rPr>
            </w:pPr>
            <w:r>
              <w:rPr>
                <w:rFonts w:asciiTheme="minorHAnsi" w:hAnsiTheme="minorHAnsi"/>
                <w:sz w:val="18"/>
                <w:szCs w:val="18"/>
              </w:rPr>
              <w:t>&lt;&lt;</w:t>
            </w:r>
            <w:del w:id="0" w:author="Alhabibi, Haider@Energy" w:date="2022-09-15T16:45:00Z">
              <w:r w:rsidDel="00A664F9">
                <w:rPr>
                  <w:rFonts w:asciiTheme="minorHAnsi" w:hAnsiTheme="minorHAnsi"/>
                  <w:sz w:val="18"/>
                  <w:szCs w:val="18"/>
                </w:rPr>
                <w:delText xml:space="preserve">calculated field: If </w:delText>
              </w:r>
              <w:r w:rsidR="005D28E6" w:rsidDel="00A664F9">
                <w:rPr>
                  <w:rFonts w:asciiTheme="minorHAnsi" w:hAnsiTheme="minorHAnsi"/>
                  <w:sz w:val="18"/>
                  <w:szCs w:val="18"/>
                </w:rPr>
                <w:delText xml:space="preserve">MCH-27 </w:delText>
              </w:r>
              <w:r w:rsidDel="00A664F9">
                <w:rPr>
                  <w:rFonts w:asciiTheme="minorHAnsi" w:hAnsiTheme="minorHAnsi"/>
                  <w:sz w:val="18"/>
                  <w:szCs w:val="18"/>
                </w:rPr>
                <w:delText>requires HERS verification of compartmentalization leakage, then</w:delText>
              </w:r>
            </w:del>
            <w:r>
              <w:rPr>
                <w:rFonts w:asciiTheme="minorHAnsi" w:hAnsiTheme="minorHAnsi"/>
                <w:sz w:val="18"/>
                <w:szCs w:val="18"/>
              </w:rPr>
              <w:t xml:space="preserve"> value = Required</w:t>
            </w:r>
            <w:ins w:id="1" w:author="Alhabibi, Haider@Energy" w:date="2022-09-15T16:46:00Z">
              <w:r w:rsidR="00A664F9" w:rsidDel="00A664F9">
                <w:rPr>
                  <w:rFonts w:asciiTheme="minorHAnsi" w:hAnsiTheme="minorHAnsi"/>
                  <w:sz w:val="18"/>
                  <w:szCs w:val="18"/>
                </w:rPr>
                <w:t xml:space="preserve"> </w:t>
              </w:r>
            </w:ins>
            <w:del w:id="2" w:author="Alhabibi, Haider@Energy" w:date="2022-09-15T16:46:00Z">
              <w:r w:rsidDel="00A664F9">
                <w:rPr>
                  <w:rFonts w:asciiTheme="minorHAnsi" w:hAnsiTheme="minorHAnsi"/>
                  <w:sz w:val="18"/>
                  <w:szCs w:val="18"/>
                </w:rPr>
                <w:delText>, else value = N/A</w:delText>
              </w:r>
            </w:del>
            <w:r>
              <w:rPr>
                <w:rFonts w:asciiTheme="minorHAnsi" w:hAnsiTheme="minorHAnsi"/>
                <w:sz w:val="18"/>
                <w:szCs w:val="18"/>
              </w:rPr>
              <w:t>&gt;&gt;</w:t>
            </w:r>
          </w:p>
        </w:tc>
      </w:tr>
      <w:tr w:rsidR="005B6312" w:rsidRPr="00A42BCC" w14:paraId="4A3A5E0D" w14:textId="77777777" w:rsidTr="00F328CD">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0E281A6D" w:rsidR="005B6312"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44B3A476" w:rsidR="005B6312" w:rsidRPr="00A42BCC" w:rsidRDefault="005D28E6" w:rsidP="005B6312">
            <w:pPr>
              <w:rPr>
                <w:rFonts w:asciiTheme="minorHAnsi" w:hAnsiTheme="minorHAnsi"/>
                <w:sz w:val="18"/>
                <w:szCs w:val="18"/>
              </w:rPr>
            </w:pPr>
            <w:r w:rsidRPr="005D28E6">
              <w:rPr>
                <w:rFonts w:asciiTheme="minorHAnsi" w:hAnsiTheme="minorHAnsi"/>
                <w:sz w:val="18"/>
                <w:szCs w:val="18"/>
              </w:rPr>
              <w:t>&lt;&lt;if A01=required, then value = 2 ACH</w:t>
            </w:r>
            <w:proofErr w:type="gramStart"/>
            <w:r w:rsidRPr="006F4839">
              <w:rPr>
                <w:rFonts w:asciiTheme="minorHAnsi" w:hAnsiTheme="minorHAnsi"/>
                <w:sz w:val="18"/>
                <w:szCs w:val="18"/>
                <w:vertAlign w:val="subscript"/>
              </w:rPr>
              <w:t>50</w:t>
            </w:r>
            <w:r w:rsidRPr="005D28E6">
              <w:rPr>
                <w:rFonts w:asciiTheme="minorHAnsi" w:hAnsiTheme="minorHAnsi"/>
                <w:sz w:val="18"/>
                <w:szCs w:val="18"/>
              </w:rPr>
              <w:t xml:space="preserve"> ;</w:t>
            </w:r>
            <w:proofErr w:type="gramEnd"/>
            <w:r w:rsidRPr="005D28E6">
              <w:rPr>
                <w:rFonts w:asciiTheme="minorHAnsi" w:hAnsiTheme="minorHAnsi"/>
                <w:sz w:val="18"/>
                <w:szCs w:val="18"/>
              </w:rPr>
              <w:t xml:space="preserve"> else value = N/A&gt;&gt;</w:t>
            </w:r>
          </w:p>
        </w:tc>
      </w:tr>
      <w:tr w:rsidR="005B6312" w:rsidRPr="00A42BCC" w14:paraId="4A3A5E11" w14:textId="77777777" w:rsidTr="00F328CD">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8A5A59" w14:paraId="1C20919B" w14:textId="77777777" w:rsidTr="00F328CD">
        <w:tc>
          <w:tcPr>
            <w:tcW w:w="582" w:type="dxa"/>
            <w:vAlign w:val="center"/>
          </w:tcPr>
          <w:p w14:paraId="02FF2CA6" w14:textId="1949CE24" w:rsidR="00F328CD" w:rsidDel="008A5A59" w:rsidRDefault="00F328CD" w:rsidP="00F328CD">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2E803FA" w14:textId="77777777" w:rsidR="006671A7" w:rsidRDefault="006671A7" w:rsidP="0087315B">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54A7ABD2" w14:textId="21359E15" w:rsidR="006671A7" w:rsidRDefault="006671A7" w:rsidP="0087315B">
            <w:pPr>
              <w:rPr>
                <w:rFonts w:asciiTheme="minorHAnsi" w:hAnsiTheme="minorHAnsi"/>
                <w:sz w:val="18"/>
                <w:szCs w:val="18"/>
              </w:rPr>
            </w:pPr>
            <w:r w:rsidRPr="006671A7">
              <w:rPr>
                <w:rFonts w:asciiTheme="minorHAnsi" w:hAnsiTheme="minorHAnsi"/>
                <w:sz w:val="18"/>
                <w:szCs w:val="18"/>
              </w:rPr>
              <w:t xml:space="preserve">Else if value available from </w:t>
            </w:r>
            <w:r w:rsidR="00A23765">
              <w:rPr>
                <w:rFonts w:asciiTheme="minorHAnsi" w:hAnsiTheme="minorHAnsi"/>
                <w:sz w:val="18"/>
                <w:szCs w:val="18"/>
              </w:rPr>
              <w:t>LMCC</w:t>
            </w:r>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1FC322F3" w14:textId="13896BAB"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0666F892" w14:textId="77777777" w:rsidTr="00F328CD">
        <w:tc>
          <w:tcPr>
            <w:tcW w:w="582" w:type="dxa"/>
            <w:vAlign w:val="center"/>
          </w:tcPr>
          <w:p w14:paraId="287EAC2B" w14:textId="4D1DA574" w:rsidR="00F328CD" w:rsidDel="008A5A59" w:rsidRDefault="00F328CD" w:rsidP="00F328CD">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62D6EC2"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07FEDC06" w14:textId="20FE446D"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w:t>
            </w:r>
            <w:r w:rsidR="00A23765">
              <w:rPr>
                <w:rFonts w:asciiTheme="minorHAnsi" w:hAnsiTheme="minorHAnsi"/>
                <w:sz w:val="18"/>
                <w:szCs w:val="18"/>
              </w:rPr>
              <w:t>LMCC</w:t>
            </w:r>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72497052" w14:textId="2A58BBB3"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59CB9D0E" w14:textId="77777777" w:rsidTr="00F328CD">
        <w:tc>
          <w:tcPr>
            <w:tcW w:w="582" w:type="dxa"/>
            <w:vAlign w:val="center"/>
          </w:tcPr>
          <w:p w14:paraId="375AB967" w14:textId="7A70991F" w:rsidR="00F328CD" w:rsidDel="008A5A59" w:rsidRDefault="00F328CD" w:rsidP="00F328CD">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2DCD5F"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032C797A" w14:textId="5593D74C"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w:t>
            </w:r>
            <w:r w:rsidR="00A23765">
              <w:rPr>
                <w:rFonts w:asciiTheme="minorHAnsi" w:hAnsiTheme="minorHAnsi"/>
                <w:sz w:val="18"/>
                <w:szCs w:val="18"/>
              </w:rPr>
              <w:t>LMCC</w:t>
            </w:r>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1F2E99B6" w14:textId="6DE857A0"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342AFEC0" w14:textId="77777777" w:rsidTr="00F328CD">
        <w:tc>
          <w:tcPr>
            <w:tcW w:w="582" w:type="dxa"/>
            <w:vAlign w:val="center"/>
          </w:tcPr>
          <w:p w14:paraId="7354F5EE" w14:textId="1C146700" w:rsidR="00F328CD" w:rsidDel="008A5A59" w:rsidRDefault="00F328CD" w:rsidP="00F328CD">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23D44EEC"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22E46B1C" w14:textId="23B76650"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w:t>
            </w:r>
            <w:r w:rsidR="00A23765">
              <w:rPr>
                <w:rFonts w:asciiTheme="minorHAnsi" w:hAnsiTheme="minorHAnsi"/>
                <w:sz w:val="18"/>
                <w:szCs w:val="18"/>
              </w:rPr>
              <w:t>LMCC</w:t>
            </w:r>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425E3BDA" w14:textId="6F2C7A60"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14:paraId="110D76D1" w14:textId="77777777" w:rsidTr="00F328CD">
        <w:tc>
          <w:tcPr>
            <w:tcW w:w="582" w:type="dxa"/>
            <w:vAlign w:val="center"/>
          </w:tcPr>
          <w:p w14:paraId="707BDC72" w14:textId="3CB2D27A" w:rsidR="00F328CD" w:rsidRPr="00A42BCC" w:rsidDel="00E42B9A" w:rsidRDefault="00F328CD" w:rsidP="00F328CD">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F328CD" w:rsidRPr="00197C55" w:rsidRDefault="00F328CD" w:rsidP="00F328C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43A79F30" w14:textId="77777777" w:rsidR="006671A7" w:rsidRDefault="006671A7" w:rsidP="0087315B">
            <w:pPr>
              <w:rPr>
                <w:rFonts w:asciiTheme="minorHAnsi" w:hAnsiTheme="minorHAnsi"/>
                <w:sz w:val="18"/>
                <w:szCs w:val="18"/>
              </w:rPr>
            </w:pPr>
            <w:r w:rsidRPr="006671A7">
              <w:rPr>
                <w:rFonts w:asciiTheme="minorHAnsi" w:hAnsiTheme="minorHAnsi"/>
                <w:sz w:val="18"/>
                <w:szCs w:val="18"/>
              </w:rPr>
              <w:t>&lt;&lt; 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40CAE489" w14:textId="4DDCCD86" w:rsidR="006671A7" w:rsidRDefault="006671A7" w:rsidP="0087315B">
            <w:pPr>
              <w:rPr>
                <w:rFonts w:asciiTheme="minorHAnsi" w:hAnsiTheme="minorHAnsi"/>
                <w:sz w:val="18"/>
                <w:szCs w:val="18"/>
              </w:rPr>
            </w:pPr>
            <w:r w:rsidRPr="006671A7">
              <w:rPr>
                <w:rFonts w:asciiTheme="minorHAnsi" w:hAnsiTheme="minorHAnsi"/>
                <w:sz w:val="18"/>
                <w:szCs w:val="18"/>
              </w:rPr>
              <w:t xml:space="preserve">Else if value available from </w:t>
            </w:r>
            <w:r w:rsidR="00A23765">
              <w:rPr>
                <w:rFonts w:asciiTheme="minorHAnsi" w:hAnsiTheme="minorHAnsi"/>
                <w:sz w:val="18"/>
                <w:szCs w:val="18"/>
              </w:rPr>
              <w:t>LMCC</w:t>
            </w:r>
            <w:r w:rsidRPr="006671A7">
              <w:rPr>
                <w:rFonts w:asciiTheme="minorHAnsi" w:hAnsiTheme="minorHAnsi"/>
                <w:sz w:val="18"/>
                <w:szCs w:val="18"/>
              </w:rPr>
              <w:t xml:space="preserve">,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50B6D4C5" w14:textId="6CE92EDD" w:rsidR="00F328CD" w:rsidRPr="00A42BCC" w:rsidRDefault="006671A7" w:rsidP="0087315B">
            <w:pPr>
              <w:rPr>
                <w:rFonts w:asciiTheme="minorHAnsi" w:hAnsiTheme="minorHAnsi"/>
                <w:sz w:val="18"/>
                <w:szCs w:val="18"/>
              </w:rPr>
            </w:pPr>
            <w:r w:rsidRPr="006671A7">
              <w:rPr>
                <w:rFonts w:asciiTheme="minorHAnsi" w:hAnsiTheme="minorHAnsi"/>
                <w:sz w:val="18"/>
                <w:szCs w:val="18"/>
              </w:rPr>
              <w:t>Else value = sum of (A08+A09+A10+A11) &gt;&gt;</w:t>
            </w:r>
          </w:p>
        </w:tc>
      </w:tr>
      <w:tr w:rsidR="007D004F" w:rsidRPr="00A42BCC" w14:paraId="1F5FB509" w14:textId="77777777" w:rsidTr="00F328CD">
        <w:tc>
          <w:tcPr>
            <w:tcW w:w="582" w:type="dxa"/>
            <w:vAlign w:val="center"/>
          </w:tcPr>
          <w:p w14:paraId="56F99C24" w14:textId="3A1B7A3E" w:rsidR="007D004F" w:rsidRDefault="007D004F" w:rsidP="007D004F">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40E7F82E" w14:textId="4B2D5F22" w:rsidR="007D004F" w:rsidRDefault="007D004F" w:rsidP="007D004F">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1E28D428" w14:textId="2AC56BF1" w:rsidR="007D004F" w:rsidRDefault="007D004F" w:rsidP="007D004F">
            <w:pPr>
              <w:rPr>
                <w:rFonts w:asciiTheme="minorHAnsi" w:hAnsiTheme="minorHAnsi"/>
                <w:sz w:val="18"/>
                <w:szCs w:val="18"/>
              </w:rPr>
            </w:pPr>
            <w:r w:rsidRPr="00B33ADB">
              <w:rPr>
                <w:rFonts w:asciiTheme="minorHAnsi" w:hAnsiTheme="minorHAnsi"/>
                <w:sz w:val="18"/>
                <w:szCs w:val="18"/>
              </w:rPr>
              <w:t xml:space="preserve">&lt;&lt;if performance, reference from </w:t>
            </w:r>
            <w:r w:rsidR="00A23765">
              <w:rPr>
                <w:rFonts w:asciiTheme="minorHAnsi" w:hAnsiTheme="minorHAnsi"/>
                <w:sz w:val="18"/>
                <w:szCs w:val="18"/>
              </w:rPr>
              <w:t>LMCC</w:t>
            </w:r>
            <w:r w:rsidRPr="00B33ADB">
              <w:rPr>
                <w:rFonts w:asciiTheme="minorHAnsi" w:hAnsiTheme="minorHAnsi"/>
                <w:sz w:val="18"/>
                <w:szCs w:val="18"/>
              </w:rPr>
              <w:t>; Elseif prescriptive, user input&gt;&gt;</w:t>
            </w:r>
          </w:p>
        </w:tc>
      </w:tr>
      <w:tr w:rsidR="007D004F" w14:paraId="04FB332E" w14:textId="77777777" w:rsidTr="00F328CD">
        <w:tc>
          <w:tcPr>
            <w:tcW w:w="582" w:type="dxa"/>
            <w:vAlign w:val="center"/>
          </w:tcPr>
          <w:p w14:paraId="4C93DCF5" w14:textId="48B7D4DD" w:rsidR="007D004F" w:rsidRDefault="007D004F" w:rsidP="007D004F">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5059959E" w:rsidR="007D004F" w:rsidRPr="00037CA8" w:rsidRDefault="007D004F" w:rsidP="007D004F">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6BF3682A" w14:textId="78A07FB3" w:rsidR="007D004F" w:rsidRDefault="007D004F" w:rsidP="007D004F">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w:t>
            </w:r>
            <w:proofErr w:type="gramStart"/>
            <w:r>
              <w:rPr>
                <w:rFonts w:asciiTheme="minorHAnsi" w:hAnsiTheme="minorHAnsi"/>
                <w:sz w:val="18"/>
                <w:szCs w:val="18"/>
              </w:rPr>
              <w:t>0.3;</w:t>
            </w:r>
            <w:proofErr w:type="gramEnd"/>
            <w:r>
              <w:rPr>
                <w:rFonts w:asciiTheme="minorHAnsi" w:hAnsiTheme="minorHAnsi"/>
                <w:sz w:val="18"/>
                <w:szCs w:val="18"/>
              </w:rPr>
              <w:t xml:space="preserve"> </w:t>
            </w:r>
          </w:p>
          <w:p w14:paraId="46069126" w14:textId="5A6EE927" w:rsidR="007D004F" w:rsidRDefault="007D004F" w:rsidP="007D004F">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7D004F" w:rsidRPr="00A42BCC" w14:paraId="4A3A5E25" w14:textId="77777777" w:rsidTr="00F328CD">
        <w:tc>
          <w:tcPr>
            <w:tcW w:w="582" w:type="dxa"/>
            <w:vAlign w:val="center"/>
          </w:tcPr>
          <w:p w14:paraId="4A3A5E22" w14:textId="4F6DF06F" w:rsidR="007D004F" w:rsidRPr="00A42BCC" w:rsidDel="0053362D" w:rsidRDefault="007D004F" w:rsidP="007D004F">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7D004F" w:rsidRPr="00A42BCC" w:rsidRDefault="007D004F" w:rsidP="007D004F">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7D004F" w:rsidRPr="00A42BCC" w:rsidRDefault="007D004F" w:rsidP="007D004F">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7D004F" w:rsidRPr="00A42BCC" w14:paraId="1F222A09" w14:textId="77777777" w:rsidTr="00F328CD">
        <w:tc>
          <w:tcPr>
            <w:tcW w:w="582" w:type="dxa"/>
            <w:vAlign w:val="center"/>
          </w:tcPr>
          <w:p w14:paraId="2E709D13" w14:textId="47ADBD79" w:rsidR="007D004F" w:rsidDel="00820D66" w:rsidRDefault="007D004F" w:rsidP="007D004F">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7D004F" w:rsidRPr="00A42BCC" w:rsidRDefault="007D004F" w:rsidP="007D004F">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7D004F" w:rsidRDefault="007D004F" w:rsidP="007D004F">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7D004F" w:rsidRDefault="007D004F" w:rsidP="007D004F">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7D004F" w:rsidRPr="00A42BCC" w:rsidRDefault="007D004F" w:rsidP="007D004F">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7D004F" w14:paraId="7120AB5C" w14:textId="77777777" w:rsidTr="00F328CD">
        <w:tc>
          <w:tcPr>
            <w:tcW w:w="582" w:type="dxa"/>
            <w:vAlign w:val="center"/>
          </w:tcPr>
          <w:p w14:paraId="7CB355A3" w14:textId="77777777" w:rsidR="007D004F" w:rsidDel="00820D66" w:rsidRDefault="007D004F" w:rsidP="007D004F">
            <w:pPr>
              <w:jc w:val="center"/>
              <w:rPr>
                <w:rFonts w:asciiTheme="minorHAnsi" w:hAnsiTheme="minorHAnsi"/>
                <w:sz w:val="18"/>
                <w:szCs w:val="18"/>
              </w:rPr>
            </w:pPr>
          </w:p>
        </w:tc>
        <w:tc>
          <w:tcPr>
            <w:tcW w:w="5104" w:type="dxa"/>
            <w:vAlign w:val="center"/>
          </w:tcPr>
          <w:p w14:paraId="06E93B2A" w14:textId="77777777" w:rsidR="007D004F" w:rsidRDefault="007D004F" w:rsidP="007D004F">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6F4A9B0E" w:rsidR="007D004F" w:rsidRPr="006954EE" w:rsidRDefault="007D004F" w:rsidP="007D004F">
            <w:pPr>
              <w:rPr>
                <w:rFonts w:asciiTheme="minorHAnsi" w:hAnsiTheme="minorHAnsi"/>
                <w:sz w:val="18"/>
                <w:szCs w:val="18"/>
              </w:rPr>
            </w:pPr>
            <w:r>
              <w:rPr>
                <w:rFonts w:asciiTheme="minorHAnsi" w:hAnsiTheme="minorHAnsi"/>
                <w:sz w:val="18"/>
                <w:szCs w:val="18"/>
              </w:rPr>
              <w:t xml:space="preserve">&lt;&lt; if A16=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1C2B4899" w:rsidR="007D004F" w:rsidRDefault="007D004F" w:rsidP="007D004F">
            <w:pPr>
              <w:rPr>
                <w:rFonts w:asciiTheme="minorHAnsi" w:hAnsiTheme="minorHAnsi"/>
                <w:sz w:val="18"/>
                <w:szCs w:val="18"/>
              </w:rPr>
            </w:pPr>
            <w:r>
              <w:rPr>
                <w:rFonts w:asciiTheme="minorHAnsi" w:hAnsiTheme="minorHAnsi"/>
                <w:sz w:val="18"/>
                <w:szCs w:val="18"/>
              </w:rPr>
              <w:t>Else if A16=</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1A8D39DC" w:rsidR="007C670E" w:rsidRPr="005A593D" w:rsidRDefault="003F17B6" w:rsidP="00BB2BB9">
            <w:pPr>
              <w:rPr>
                <w:rFonts w:asciiTheme="minorHAnsi" w:hAnsiTheme="minorHAnsi"/>
                <w:b/>
                <w:szCs w:val="18"/>
              </w:rPr>
            </w:pPr>
            <w:r>
              <w:rPr>
                <w:rFonts w:asciiTheme="minorHAnsi" w:hAnsiTheme="minorHAnsi"/>
                <w:b/>
                <w:szCs w:val="18"/>
              </w:rPr>
              <w:t>MCH</w:t>
            </w:r>
            <w:r w:rsidR="007C670E" w:rsidRPr="005A593D">
              <w:rPr>
                <w:rFonts w:asciiTheme="minorHAnsi" w:hAnsiTheme="minorHAnsi"/>
                <w:b/>
                <w:szCs w:val="18"/>
              </w:rPr>
              <w:t>2</w:t>
            </w:r>
            <w:r>
              <w:rPr>
                <w:rFonts w:asciiTheme="minorHAnsi" w:hAnsiTheme="minorHAnsi"/>
                <w:b/>
                <w:szCs w:val="18"/>
              </w:rPr>
              <w:t>4</w:t>
            </w:r>
            <w:r w:rsidR="005C2E5B">
              <w:rPr>
                <w:rFonts w:asciiTheme="minorHAnsi" w:hAnsiTheme="minorHAnsi"/>
                <w:b/>
                <w:szCs w:val="18"/>
              </w:rPr>
              <w:t>b</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w:t>
            </w:r>
            <w:r w:rsidR="00BC156C">
              <w:rPr>
                <w:rFonts w:asciiTheme="minorHAnsi" w:hAnsiTheme="minorHAnsi"/>
                <w:b/>
                <w:szCs w:val="18"/>
              </w:rPr>
              <w:t>Automatic</w:t>
            </w:r>
            <w:r w:rsidR="00BC156C" w:rsidRPr="005A593D">
              <w:rPr>
                <w:rFonts w:asciiTheme="minorHAnsi" w:hAnsiTheme="minorHAnsi"/>
                <w:b/>
                <w:szCs w:val="18"/>
              </w:rPr>
              <w:t xml:space="preserve"> </w:t>
            </w:r>
            <w:r w:rsidR="007C670E" w:rsidRPr="005A593D">
              <w:rPr>
                <w:rFonts w:asciiTheme="minorHAnsi" w:hAnsiTheme="minorHAnsi"/>
                <w:b/>
                <w:szCs w:val="18"/>
              </w:rPr>
              <w:t>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6F4839">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6F4839">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6F4839">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6F4839">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6F4839">
        <w:tc>
          <w:tcPr>
            <w:tcW w:w="799" w:type="dxa"/>
            <w:vAlign w:val="center"/>
          </w:tcPr>
          <w:p w14:paraId="678284EB" w14:textId="36F1765A"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4E35BCEC"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3D20E1B8" w14:textId="07F64DFB"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6F4839">
        <w:tc>
          <w:tcPr>
            <w:tcW w:w="799" w:type="dxa"/>
            <w:vAlign w:val="center"/>
          </w:tcPr>
          <w:p w14:paraId="4A3A5E9A" w14:textId="0F1A5CD8"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19D7E7D0" w:rsidR="00EA01F0" w:rsidRPr="00A42BCC" w:rsidRDefault="00C006FF" w:rsidP="00394C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sidRPr="00394CF6">
              <w:rPr>
                <w:rFonts w:asciiTheme="minorHAnsi" w:hAnsiTheme="minorHAnsi" w:cstheme="minorHAnsi"/>
                <w:sz w:val="18"/>
                <w:szCs w:val="18"/>
              </w:rPr>
              <w:t>(</w:t>
            </w:r>
            <w:r w:rsidR="00E81D5E" w:rsidRPr="00394CF6">
              <w:rPr>
                <w:rFonts w:asciiTheme="minorHAnsi" w:hAnsiTheme="minorHAnsi" w:cstheme="minorHAnsi"/>
                <w:sz w:val="18"/>
                <w:szCs w:val="18"/>
              </w:rPr>
              <w:t>C0</w:t>
            </w:r>
            <w:r w:rsidR="00394CF6">
              <w:rPr>
                <w:rFonts w:asciiTheme="minorHAnsi" w:hAnsiTheme="minorHAnsi" w:cstheme="minorHAnsi"/>
                <w:sz w:val="18"/>
                <w:szCs w:val="18"/>
              </w:rPr>
              <w:t>4</w:t>
            </w:r>
            <w:r w:rsidR="00E81D5E" w:rsidRPr="00394CF6">
              <w:rPr>
                <w:rFonts w:asciiTheme="minorHAnsi" w:hAnsiTheme="minorHAnsi" w:cstheme="minorHAnsi"/>
                <w:sz w:val="18"/>
                <w:szCs w:val="18"/>
              </w:rPr>
              <w:t xml:space="preserve">) ≥ </w:t>
            </w:r>
            <w:r w:rsidRPr="00394CF6">
              <w:rPr>
                <w:rFonts w:asciiTheme="minorHAnsi" w:hAnsiTheme="minorHAnsi" w:cstheme="minorHAnsi"/>
                <w:sz w:val="18"/>
                <w:szCs w:val="18"/>
              </w:rPr>
              <w:t>15 Pa</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6F4839">
        <w:tc>
          <w:tcPr>
            <w:tcW w:w="799" w:type="dxa"/>
            <w:vAlign w:val="center"/>
          </w:tcPr>
          <w:p w14:paraId="4A3A5EA2" w14:textId="0AE4DAA3"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08A466AA"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15BE982C"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0025221D">
              <w:rPr>
                <w:rFonts w:asciiTheme="minorHAnsi" w:hAnsiTheme="minorHAnsi"/>
                <w:sz w:val="18"/>
                <w:szCs w:val="18"/>
              </w:rPr>
              <w:t>user</w:t>
            </w:r>
            <w:proofErr w:type="gramEnd"/>
            <w:r w:rsidR="0025221D">
              <w:rPr>
                <w:rFonts w:asciiTheme="minorHAnsi" w:hAnsiTheme="minorHAnsi"/>
                <w:sz w:val="18"/>
                <w:szCs w:val="18"/>
              </w:rPr>
              <w:t xml:space="preserve">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6F4839">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2A5D4040" w:rsidTr="006F4839">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4BE07A18"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E71335">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6F4839">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50EAE00C"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4</w:t>
            </w:r>
            <w:r>
              <w:rPr>
                <w:rFonts w:asciiTheme="minorHAnsi" w:hAnsiTheme="minorHAnsi"/>
                <w:sz w:val="18"/>
                <w:szCs w:val="18"/>
              </w:rPr>
              <w:t>+460)</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7DB8C7B4" w:rsidR="006C1E71" w:rsidRDefault="008F0CB1"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E71335">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6F4839">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4C24740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A07</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34D22E31"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E71335">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6F4839">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7E42D38E"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A07</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E71335">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6F4839">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6F4839">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64BAF2E8"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r w:rsidR="006F15A4" w:rsidRPr="00A42BCC" w14:paraId="009C03E4" w14:textId="77777777" w:rsidTr="006F4839">
        <w:tc>
          <w:tcPr>
            <w:tcW w:w="583" w:type="dxa"/>
            <w:vAlign w:val="center"/>
          </w:tcPr>
          <w:p w14:paraId="0476F2C0" w14:textId="5163A0A5"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20" w:type="dxa"/>
            <w:vAlign w:val="center"/>
          </w:tcPr>
          <w:p w14:paraId="624B6DDD" w14:textId="7616C277"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91" w:type="dxa"/>
          </w:tcPr>
          <w:p w14:paraId="02C2A762" w14:textId="438CC742" w:rsidR="006F15A4" w:rsidRPr="00A42BCC" w:rsidRDefault="006F15A4" w:rsidP="007D004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&lt;&lt;value = ((D02 * 60) / Building volume from </w:t>
            </w:r>
            <w:r w:rsidR="007D004F">
              <w:rPr>
                <w:rFonts w:asciiTheme="minorHAnsi" w:hAnsiTheme="minorHAnsi"/>
                <w:sz w:val="18"/>
                <w:szCs w:val="18"/>
              </w:rPr>
              <w:t>A13</w:t>
            </w:r>
            <w:r>
              <w:rPr>
                <w:rFonts w:asciiTheme="minorHAnsi" w:hAnsiTheme="minorHAnsi"/>
                <w:sz w:val="18"/>
                <w:szCs w:val="18"/>
              </w:rPr>
              <w:t xml:space="preserve">)&gt;&gt; </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5"/>
      </w:tblGrid>
      <w:tr w:rsidR="00EA01F0" w:rsidRPr="00A42BCC" w14:paraId="4A3A5EC7" w14:textId="77777777" w:rsidTr="00E71335">
        <w:trPr>
          <w:trHeight w:val="136"/>
        </w:trPr>
        <w:tc>
          <w:tcPr>
            <w:tcW w:w="10788" w:type="dxa"/>
            <w:gridSpan w:val="2"/>
          </w:tcPr>
          <w:p w14:paraId="4A3A5EC6" w14:textId="7305A617"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EA01F0" w:rsidRPr="00A42BCC" w14:paraId="4A3A5ECA" w14:textId="77777777" w:rsidTr="00E71335">
        <w:trPr>
          <w:trHeight w:val="1136"/>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4" w:type="dxa"/>
            <w:vAlign w:val="center"/>
          </w:tcPr>
          <w:p w14:paraId="4FF9664E" w14:textId="0AC5193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Pr>
                <w:rFonts w:asciiTheme="minorHAnsi" w:hAnsiTheme="minorHAnsi"/>
                <w:sz w:val="18"/>
                <w:szCs w:val="18"/>
              </w:rPr>
              <w:t>if calibration date in B05 is more than 12 months from the date of the diagnostic test in A1</w:t>
            </w:r>
            <w:r w:rsidR="007D004F">
              <w:rPr>
                <w:rFonts w:asciiTheme="minorHAnsi" w:hAnsiTheme="minorHAnsi"/>
                <w:sz w:val="18"/>
                <w:szCs w:val="18"/>
              </w:rPr>
              <w:t>5</w:t>
            </w:r>
            <w:r w:rsidR="00E71335">
              <w:rPr>
                <w:rFonts w:asciiTheme="minorHAnsi" w:hAnsiTheme="minorHAnsi"/>
                <w:sz w:val="18"/>
                <w:szCs w:val="18"/>
              </w:rPr>
              <w:t xml:space="preserve">, </w:t>
            </w:r>
            <w:r>
              <w:rPr>
                <w:rFonts w:asciiTheme="minorHAnsi" w:hAnsiTheme="minorHAnsi"/>
                <w:sz w:val="18"/>
                <w:szCs w:val="18"/>
              </w:rPr>
              <w:t xml:space="preserve">then </w:t>
            </w:r>
            <w:r w:rsidRPr="000B64C1">
              <w:rPr>
                <w:rFonts w:asciiTheme="minorHAnsi" w:hAnsiTheme="minorHAnsi"/>
                <w:sz w:val="18"/>
                <w:szCs w:val="18"/>
              </w:rPr>
              <w:t xml:space="preserve">display </w:t>
            </w:r>
            <w:r>
              <w:rPr>
                <w:rFonts w:asciiTheme="minorHAnsi" w:hAnsiTheme="minorHAnsi"/>
                <w:sz w:val="18"/>
                <w:szCs w:val="18"/>
              </w:rPr>
              <w:t xml:space="preserve">text: </w:t>
            </w:r>
            <w:r w:rsidRPr="000B64C1">
              <w:rPr>
                <w:rFonts w:asciiTheme="minorHAnsi" w:hAnsiTheme="minorHAnsi"/>
                <w:sz w:val="18"/>
                <w:szCs w:val="18"/>
              </w:rPr>
              <w:t xml:space="preserve">“Manometer Calibration is expired, </w:t>
            </w:r>
            <w:r>
              <w:rPr>
                <w:rFonts w:asciiTheme="minorHAnsi" w:hAnsiTheme="minorHAnsi"/>
                <w:sz w:val="18"/>
                <w:szCs w:val="18"/>
              </w:rPr>
              <w:t>a manometer with current calibration is required in order to comply with this</w:t>
            </w:r>
            <w:r w:rsidRPr="000B64C1">
              <w:rPr>
                <w:rFonts w:asciiTheme="minorHAnsi" w:hAnsiTheme="minorHAnsi"/>
                <w:sz w:val="18"/>
                <w:szCs w:val="18"/>
              </w:rPr>
              <w:t xml:space="preserve"> </w:t>
            </w:r>
            <w:r>
              <w:rPr>
                <w:rFonts w:asciiTheme="minorHAnsi" w:hAnsiTheme="minorHAnsi"/>
                <w:sz w:val="18"/>
                <w:szCs w:val="18"/>
              </w:rPr>
              <w:t>Enclosure</w:t>
            </w:r>
            <w:r w:rsidRPr="000B64C1">
              <w:rPr>
                <w:rFonts w:asciiTheme="minorHAnsi" w:hAnsiTheme="minorHAnsi"/>
                <w:sz w:val="18"/>
                <w:szCs w:val="18"/>
              </w:rPr>
              <w:t xml:space="preserve"> </w:t>
            </w:r>
            <w:r>
              <w:rPr>
                <w:rFonts w:asciiTheme="minorHAnsi" w:hAnsiTheme="minorHAnsi"/>
                <w:sz w:val="18"/>
                <w:szCs w:val="18"/>
              </w:rPr>
              <w:t xml:space="preserve">Air </w:t>
            </w:r>
            <w:r w:rsidRPr="000B64C1">
              <w:rPr>
                <w:rFonts w:asciiTheme="minorHAnsi" w:hAnsiTheme="minorHAnsi"/>
                <w:sz w:val="18"/>
                <w:szCs w:val="18"/>
              </w:rPr>
              <w:t xml:space="preserve">Leakage </w:t>
            </w:r>
            <w:r>
              <w:rPr>
                <w:rFonts w:asciiTheme="minorHAnsi" w:hAnsiTheme="minorHAnsi"/>
                <w:sz w:val="18"/>
                <w:szCs w:val="18"/>
              </w:rPr>
              <w:t>worksheet</w:t>
            </w:r>
            <w:proofErr w:type="gramStart"/>
            <w:r>
              <w:rPr>
                <w:rFonts w:asciiTheme="minorHAnsi" w:hAnsiTheme="minorHAnsi"/>
                <w:sz w:val="18"/>
                <w:szCs w:val="18"/>
              </w:rPr>
              <w:t>";</w:t>
            </w:r>
            <w:proofErr w:type="gramEnd"/>
          </w:p>
          <w:p w14:paraId="2DD69315" w14:textId="41365C07"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then (value) =</w:t>
            </w:r>
            <w:r w:rsidRPr="000B64C1">
              <w:rPr>
                <w:rFonts w:asciiTheme="minorHAnsi" w:hAnsiTheme="minorHAnsi"/>
                <w:sz w:val="18"/>
                <w:szCs w:val="18"/>
              </w:rPr>
              <w:t>E01</w:t>
            </w:r>
            <w:r>
              <w:rPr>
                <w:rFonts w:asciiTheme="minorHAnsi" w:hAnsiTheme="minorHAnsi"/>
                <w:sz w:val="18"/>
                <w:szCs w:val="18"/>
              </w:rPr>
              <w:t>*60/ (</w:t>
            </w:r>
            <w:r w:rsidR="00F02C0B">
              <w:rPr>
                <w:rFonts w:asciiTheme="minorHAnsi" w:hAnsiTheme="minorHAnsi"/>
                <w:sz w:val="18"/>
                <w:szCs w:val="18"/>
              </w:rPr>
              <w:t xml:space="preserve">Building </w:t>
            </w:r>
            <w:r>
              <w:rPr>
                <w:rFonts w:asciiTheme="minorHAnsi" w:hAnsiTheme="minorHAnsi"/>
                <w:sz w:val="18"/>
                <w:szCs w:val="18"/>
              </w:rPr>
              <w:t xml:space="preserve">Volume from </w:t>
            </w:r>
            <w:r w:rsidR="007D004F">
              <w:rPr>
                <w:rFonts w:asciiTheme="minorHAnsi" w:hAnsiTheme="minorHAnsi"/>
                <w:sz w:val="18"/>
                <w:szCs w:val="18"/>
              </w:rPr>
              <w:t>A13</w:t>
            </w:r>
            <w:r w:rsidR="00F02C0B">
              <w:rPr>
                <w:rFonts w:asciiTheme="minorHAnsi" w:hAnsiTheme="minorHAnsi"/>
                <w:sz w:val="18"/>
                <w:szCs w:val="18"/>
              </w:rPr>
              <w:t>) and</w:t>
            </w:r>
            <w:r w:rsidRPr="000B64C1">
              <w:rPr>
                <w:rFonts w:asciiTheme="minorHAnsi" w:hAnsiTheme="minorHAnsi"/>
                <w:sz w:val="18"/>
                <w:szCs w:val="18"/>
              </w:rPr>
              <w:t xml:space="preserve"> display</w:t>
            </w:r>
            <w:r>
              <w:rPr>
                <w:rFonts w:asciiTheme="minorHAnsi" w:hAnsiTheme="minorHAnsi"/>
                <w:sz w:val="18"/>
                <w:szCs w:val="18"/>
              </w:rPr>
              <w:t xml:space="preserve"> text: “Enclosure Air Leakage Rate is (value) </w:t>
            </w:r>
            <w:proofErr w:type="gramStart"/>
            <w:r>
              <w:rPr>
                <w:rFonts w:asciiTheme="minorHAnsi" w:hAnsiTheme="minorHAnsi"/>
                <w:sz w:val="18"/>
                <w:szCs w:val="18"/>
              </w:rPr>
              <w:t>ACH</w:t>
            </w:r>
            <w:r w:rsidRPr="00C8786E">
              <w:rPr>
                <w:rFonts w:asciiTheme="minorHAnsi" w:hAnsiTheme="minorHAnsi"/>
                <w:sz w:val="18"/>
                <w:szCs w:val="18"/>
                <w:vertAlign w:val="subscript"/>
              </w:rPr>
              <w:t>50</w:t>
            </w:r>
            <w:r>
              <w:rPr>
                <w:rFonts w:asciiTheme="minorHAnsi" w:hAnsiTheme="minorHAnsi"/>
                <w:sz w:val="18"/>
                <w:szCs w:val="18"/>
              </w:rPr>
              <w:t>;</w:t>
            </w:r>
            <w:proofErr w:type="gramEnd"/>
          </w:p>
          <w:p w14:paraId="4A3A5EC9" w14:textId="333AAA37" w:rsidR="00EA01F0" w:rsidRPr="00A42BCC" w:rsidRDefault="005D28E6"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Pr="000B64C1">
              <w:rPr>
                <w:rFonts w:asciiTheme="minorHAnsi" w:hAnsiTheme="minorHAnsi"/>
                <w:sz w:val="18"/>
                <w:szCs w:val="18"/>
              </w:rPr>
              <w:t>if A02 = required,</w:t>
            </w:r>
            <w:r>
              <w:rPr>
                <w:rFonts w:asciiTheme="minorHAnsi" w:hAnsiTheme="minorHAnsi"/>
                <w:sz w:val="18"/>
                <w:szCs w:val="18"/>
              </w:rPr>
              <w:t xml:space="preserve"> then</w:t>
            </w:r>
            <w:r w:rsidRPr="000B64C1">
              <w:rPr>
                <w:rFonts w:asciiTheme="minorHAnsi" w:hAnsiTheme="minorHAnsi"/>
                <w:sz w:val="18"/>
                <w:szCs w:val="18"/>
              </w:rPr>
              <w:t xml:space="preserve"> display </w:t>
            </w:r>
            <w:r>
              <w:rPr>
                <w:rFonts w:asciiTheme="minorHAnsi" w:hAnsiTheme="minorHAnsi"/>
                <w:sz w:val="18"/>
                <w:szCs w:val="18"/>
              </w:rPr>
              <w:t xml:space="preserve">text: </w:t>
            </w:r>
            <w:r w:rsidRPr="000B64C1">
              <w:rPr>
                <w:rFonts w:asciiTheme="minorHAnsi" w:hAnsiTheme="minorHAnsi"/>
                <w:sz w:val="18"/>
                <w:szCs w:val="18"/>
              </w:rPr>
              <w:t>“</w:t>
            </w:r>
            <w:r>
              <w:rPr>
                <w:rFonts w:asciiTheme="minorHAnsi" w:hAnsiTheme="minorHAnsi"/>
                <w:sz w:val="18"/>
                <w:szCs w:val="18"/>
              </w:rPr>
              <w:t>Enclosure Air Leakage Rate is (E01) CFM50”</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4"/>
      </w:tblGrid>
      <w:tr w:rsidR="00C20598" w:rsidRPr="00A42BCC" w14:paraId="31C521FC" w14:textId="77777777" w:rsidTr="00C20598">
        <w:tc>
          <w:tcPr>
            <w:tcW w:w="10794" w:type="dxa"/>
            <w:tcBorders>
              <w:top w:val="single" w:sz="4" w:space="0" w:color="000000"/>
              <w:left w:val="single" w:sz="4" w:space="0" w:color="000000"/>
              <w:bottom w:val="single" w:sz="4" w:space="0" w:color="000000"/>
              <w:right w:val="single" w:sz="4" w:space="0" w:color="000000"/>
            </w:tcBorders>
            <w:vAlign w:val="center"/>
          </w:tcPr>
          <w:p w14:paraId="4CAC06A4" w14:textId="77777777" w:rsid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 xml:space="preserve">G. Additional Requirements for </w:t>
            </w:r>
            <w:r w:rsidR="00D51A34">
              <w:rPr>
                <w:rFonts w:asciiTheme="minorHAnsi" w:hAnsiTheme="minorHAnsi"/>
                <w:b/>
                <w:sz w:val="18"/>
                <w:szCs w:val="18"/>
              </w:rPr>
              <w:t xml:space="preserve">Worksheet </w:t>
            </w:r>
            <w:r w:rsidRPr="00C20598">
              <w:rPr>
                <w:rFonts w:asciiTheme="minorHAnsi" w:hAnsiTheme="minorHAnsi"/>
                <w:b/>
                <w:sz w:val="18"/>
                <w:szCs w:val="18"/>
              </w:rPr>
              <w:t>Compliance</w:t>
            </w:r>
          </w:p>
          <w:p w14:paraId="41F3670C" w14:textId="599386F8" w:rsidR="004E2D04" w:rsidRPr="00C20598" w:rsidRDefault="004E2D04"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Pr>
                <w:rFonts w:ascii="Calibri" w:hAnsi="Calibri"/>
                <w:sz w:val="18"/>
                <w:szCs w:val="18"/>
              </w:rPr>
              <w:t>&lt;&lt;Static Text - see the top&gt;&gt;</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649F8" w14:textId="77777777" w:rsidR="00E244C6" w:rsidRDefault="00E244C6">
      <w:r>
        <w:separator/>
      </w:r>
    </w:p>
  </w:endnote>
  <w:endnote w:type="continuationSeparator" w:id="0">
    <w:p w14:paraId="7962D9A4" w14:textId="77777777" w:rsidR="00E244C6" w:rsidRDefault="00E244C6">
      <w:r>
        <w:continuationSeparator/>
      </w:r>
    </w:p>
  </w:endnote>
  <w:endnote w:type="continuationNotice" w:id="1">
    <w:p w14:paraId="39E7E440" w14:textId="77777777" w:rsidR="00E244C6" w:rsidRDefault="00E244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5802E0" w:rsidRPr="00733ECB" w:rsidRDefault="005802E0" w:rsidP="00EB61D5">
    <w:pPr>
      <w:pStyle w:val="Style7"/>
      <w:rPr>
        <w:b w:val="0"/>
        <w:i w:val="0"/>
      </w:rPr>
    </w:pPr>
    <w:r w:rsidRPr="00733ECB">
      <w:rPr>
        <w:b w:val="0"/>
        <w:i w:val="0"/>
      </w:rPr>
      <w:t xml:space="preserve">Registration Number:                                                           Registration Date/Time:                                           HERS Provider:                       </w:t>
    </w:r>
  </w:p>
  <w:p w14:paraId="4A3A5EF9" w14:textId="056AC684" w:rsidR="005802E0" w:rsidRPr="00733ECB" w:rsidRDefault="005802E0" w:rsidP="00EB61D5">
    <w:pPr>
      <w:pStyle w:val="Style7"/>
      <w:rPr>
        <w:b w:val="0"/>
        <w:i w:val="0"/>
      </w:rPr>
    </w:pPr>
    <w:r w:rsidRPr="00733ECB">
      <w:rPr>
        <w:b w:val="0"/>
        <w:i w:val="0"/>
      </w:rPr>
      <w:t>CA Building Energy Efficiency Standards - 20</w:t>
    </w:r>
    <w:r w:rsidR="00B71524">
      <w:rPr>
        <w:b w:val="0"/>
        <w:i w:val="0"/>
      </w:rPr>
      <w:t>22</w:t>
    </w:r>
    <w:r w:rsidRPr="00733ECB">
      <w:rPr>
        <w:b w:val="0"/>
        <w:i w:val="0"/>
      </w:rPr>
      <w:t xml:space="preserve"> </w:t>
    </w:r>
    <w:r w:rsidR="00A23765" w:rsidRPr="00A23765">
      <w:rPr>
        <w:b w:val="0"/>
        <w:i w:val="0"/>
      </w:rPr>
      <w:t>Low-</w:t>
    </w:r>
    <w:r w:rsidR="00784711">
      <w:rPr>
        <w:b w:val="0"/>
        <w:i w:val="0"/>
      </w:rPr>
      <w:t>R</w:t>
    </w:r>
    <w:r w:rsidR="00A23765" w:rsidRPr="00A23765">
      <w:rPr>
        <w:b w:val="0"/>
        <w:i w:val="0"/>
      </w:rPr>
      <w:t>ise Multifamily</w:t>
    </w:r>
    <w:r w:rsidRPr="00733ECB">
      <w:rPr>
        <w:b w:val="0"/>
        <w:i w:val="0"/>
      </w:rPr>
      <w:t xml:space="preserve"> Compliance</w:t>
    </w:r>
    <w:r w:rsidRPr="00733ECB">
      <w:rPr>
        <w:b w:val="0"/>
        <w:i w:val="0"/>
      </w:rPr>
      <w:tab/>
    </w:r>
    <w:r>
      <w:rPr>
        <w:b w:val="0"/>
        <w:i w:val="0"/>
      </w:rPr>
      <w:t>January 20</w:t>
    </w:r>
    <w:r w:rsidR="00B71524">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0AE41E77" w:rsidR="005802E0" w:rsidRPr="00EB61D5" w:rsidRDefault="005802E0" w:rsidP="00EB61D5">
    <w:pPr>
      <w:pStyle w:val="Footer"/>
    </w:pPr>
    <w:r w:rsidRPr="00EB61D5">
      <w:t>CA Building Energy Efficiency Standards - 20</w:t>
    </w:r>
    <w:r w:rsidR="00B71524">
      <w:t>22</w:t>
    </w:r>
    <w:r w:rsidRPr="00EB61D5">
      <w:t xml:space="preserve"> </w:t>
    </w:r>
    <w:r w:rsidR="00A23765" w:rsidRPr="00A23765">
      <w:t>Low-</w:t>
    </w:r>
    <w:r w:rsidR="00784711">
      <w:t>R</w:t>
    </w:r>
    <w:r w:rsidR="00A23765" w:rsidRPr="00A23765">
      <w:t>ise Multifamily</w:t>
    </w:r>
    <w:r w:rsidRPr="00EB61D5">
      <w:t xml:space="preserve"> Compliance</w:t>
    </w:r>
    <w:r w:rsidRPr="00EB61D5">
      <w:tab/>
    </w:r>
    <w:r>
      <w:t>January 20</w:t>
    </w:r>
    <w:r w:rsidR="00B71524">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EF488" w14:textId="77777777" w:rsidR="00E244C6" w:rsidRDefault="00E244C6">
      <w:r>
        <w:separator/>
      </w:r>
    </w:p>
  </w:footnote>
  <w:footnote w:type="continuationSeparator" w:id="0">
    <w:p w14:paraId="06A8A8FF" w14:textId="77777777" w:rsidR="00E244C6" w:rsidRDefault="00E244C6">
      <w:r>
        <w:continuationSeparator/>
      </w:r>
    </w:p>
  </w:footnote>
  <w:footnote w:type="continuationNotice" w:id="1">
    <w:p w14:paraId="242CF846" w14:textId="77777777" w:rsidR="00E244C6" w:rsidRDefault="00E244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5802E0" w:rsidRDefault="00E43562">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EE1C4" w14:textId="77777777" w:rsidR="002B377A" w:rsidRPr="00F769FE" w:rsidRDefault="002B377A" w:rsidP="002B377A">
    <w:pPr>
      <w:pStyle w:val="Header"/>
      <w:spacing w:line="276" w:lineRule="auto"/>
      <w:ind w:left="360"/>
      <w:rPr>
        <w:rFonts w:asciiTheme="minorHAnsi" w:hAnsiTheme="minorHAnsi" w:cstheme="minorHAnsi"/>
        <w:sz w:val="28"/>
        <w:szCs w:val="28"/>
      </w:rPr>
    </w:pPr>
    <w:r w:rsidRPr="00F769FE">
      <w:rPr>
        <w:rFonts w:asciiTheme="minorHAnsi" w:hAnsiTheme="minorHAnsi" w:cstheme="minorHAnsi"/>
        <w:noProof/>
        <w:sz w:val="28"/>
        <w:szCs w:val="28"/>
      </w:rPr>
      <w:drawing>
        <wp:anchor distT="0" distB="0" distL="114300" distR="114300" simplePos="0" relativeHeight="251660296" behindDoc="0" locked="0" layoutInCell="1" allowOverlap="1" wp14:anchorId="5D695E2A" wp14:editId="2E4E475A">
          <wp:simplePos x="0" y="0"/>
          <wp:positionH relativeFrom="column">
            <wp:posOffset>17145</wp:posOffset>
          </wp:positionH>
          <wp:positionV relativeFrom="paragraph">
            <wp:posOffset>343535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F769FE">
      <w:rPr>
        <w:rFonts w:asciiTheme="minorHAnsi" w:hAnsiTheme="minorHAnsi" w:cstheme="minorHAnsi"/>
        <w:b/>
        <w:sz w:val="28"/>
        <w:szCs w:val="28"/>
      </w:rPr>
      <w:t>BUILDING AIR LEAKAGE DIAGNOSTIC TEST WORKSHEET – BUILDING ENCLOSURES AND DWELLING UNIT ENCLOSURES</w:t>
    </w:r>
  </w:p>
  <w:p w14:paraId="7837C57C" w14:textId="77777777" w:rsidR="002B377A" w:rsidRDefault="002B377A" w:rsidP="002B377A">
    <w:pPr>
      <w:pStyle w:val="Header"/>
      <w:rPr>
        <w:rFonts w:asciiTheme="minorHAnsi" w:hAnsiTheme="minorHAnsi" w:cstheme="minorHAnsi"/>
        <w:sz w:val="24"/>
        <w:szCs w:val="24"/>
      </w:rPr>
    </w:pPr>
    <w:r w:rsidRPr="00FC21F2">
      <w:rPr>
        <w:rFonts w:asciiTheme="minorHAnsi" w:hAnsiTheme="minorHAnsi" w:cstheme="minorHAnsi"/>
        <w:sz w:val="24"/>
        <w:szCs w:val="24"/>
      </w:rPr>
      <w:ptab w:relativeTo="margin" w:alignment="center" w:leader="none"/>
    </w:r>
    <w:r w:rsidRPr="00FC21F2">
      <w:rPr>
        <w:rFonts w:asciiTheme="minorHAnsi" w:hAnsiTheme="minorHAnsi" w:cstheme="minorHAnsi"/>
        <w:sz w:val="24"/>
        <w:szCs w:val="24"/>
      </w:rPr>
      <w:ptab w:relativeTo="margin" w:alignment="right" w:leader="none"/>
    </w:r>
    <w:r w:rsidRPr="00FC21F2">
      <w:rPr>
        <w:rFonts w:asciiTheme="minorHAnsi" w:hAnsiTheme="minorHAnsi" w:cstheme="minorHAnsi"/>
        <w:sz w:val="24"/>
        <w:szCs w:val="24"/>
      </w:rPr>
      <w:t>CEC-</w:t>
    </w:r>
    <w:r>
      <w:rPr>
        <w:rFonts w:asciiTheme="minorHAnsi" w:hAnsiTheme="minorHAnsi" w:cstheme="minorHAnsi"/>
        <w:sz w:val="24"/>
        <w:szCs w:val="24"/>
      </w:rPr>
      <w:t>LMCI</w:t>
    </w:r>
    <w:r w:rsidRPr="00FC21F2">
      <w:rPr>
        <w:rFonts w:asciiTheme="minorHAnsi" w:hAnsiTheme="minorHAnsi" w:cstheme="minorHAnsi"/>
        <w:sz w:val="24"/>
        <w:szCs w:val="24"/>
      </w:rPr>
      <w:t>-</w:t>
    </w:r>
    <w:r>
      <w:rPr>
        <w:rFonts w:asciiTheme="minorHAnsi" w:hAnsiTheme="minorHAnsi" w:cstheme="minorHAnsi"/>
        <w:sz w:val="24"/>
        <w:szCs w:val="24"/>
      </w:rPr>
      <w:t>MCH</w:t>
    </w:r>
    <w:r w:rsidRPr="00FC21F2">
      <w:rPr>
        <w:rFonts w:asciiTheme="minorHAnsi" w:hAnsiTheme="minorHAnsi" w:cstheme="minorHAnsi"/>
        <w:sz w:val="24"/>
        <w:szCs w:val="24"/>
      </w:rPr>
      <w:t>-</w:t>
    </w:r>
    <w:r>
      <w:rPr>
        <w:rFonts w:asciiTheme="minorHAnsi" w:hAnsiTheme="minorHAnsi" w:cstheme="minorHAnsi"/>
        <w:sz w:val="24"/>
        <w:szCs w:val="24"/>
      </w:rPr>
      <w:t>24</w:t>
    </w:r>
    <w:r w:rsidRPr="00FC21F2">
      <w:rPr>
        <w:rFonts w:asciiTheme="minorHAnsi" w:hAnsiTheme="minorHAnsi" w:cstheme="minorHAnsi"/>
        <w:sz w:val="24"/>
        <w:szCs w:val="24"/>
      </w:rPr>
      <w:t>-</w:t>
    </w:r>
    <w:r>
      <w:rPr>
        <w:rFonts w:asciiTheme="minorHAnsi" w:hAnsiTheme="minorHAnsi" w:cstheme="minorHAnsi"/>
        <w:sz w:val="24"/>
        <w:szCs w:val="24"/>
      </w:rPr>
      <w:t>H</w:t>
    </w:r>
  </w:p>
  <w:p w14:paraId="0EA02979" w14:textId="77777777" w:rsidR="002B377A" w:rsidRPr="00FC21F2" w:rsidRDefault="002B377A" w:rsidP="002B377A">
    <w:pPr>
      <w:pStyle w:val="Header"/>
      <w:spacing w:line="276" w:lineRule="auto"/>
      <w:rPr>
        <w:rFonts w:asciiTheme="minorHAnsi" w:hAnsiTheme="minorHAnsi" w:cstheme="minorHAnsi"/>
        <w:sz w:val="24"/>
        <w:szCs w:val="24"/>
      </w:rPr>
    </w:pPr>
  </w:p>
  <w:p w14:paraId="3163D183" w14:textId="77777777" w:rsidR="002B377A" w:rsidRPr="00C453A1" w:rsidRDefault="002B377A" w:rsidP="002B377A">
    <w:pPr>
      <w:spacing w:line="276" w:lineRule="auto"/>
      <w:ind w:left="360"/>
      <w:rPr>
        <w:rFonts w:asciiTheme="minorHAnsi" w:hAnsiTheme="minorHAnsi" w:cstheme="minorHAnsi"/>
        <w:b/>
        <w:bCs/>
        <w:i/>
        <w:iCs/>
        <w:sz w:val="28"/>
        <w:szCs w:val="28"/>
      </w:rPr>
    </w:pPr>
    <w:r w:rsidRPr="00C453A1">
      <w:rPr>
        <w:rFonts w:asciiTheme="minorHAnsi" w:hAnsiTheme="minorHAnsi" w:cstheme="minorHAnsi"/>
        <w:sz w:val="28"/>
        <w:szCs w:val="28"/>
      </w:rPr>
      <w:ptab w:relativeTo="margin" w:alignment="center" w:leader="none"/>
    </w:r>
    <w:r w:rsidRPr="00C453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5802E0" w:rsidRDefault="00E43562">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5802E0" w:rsidRDefault="00E43562">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75"/>
      <w:gridCol w:w="99"/>
      <w:gridCol w:w="2425"/>
    </w:tblGrid>
    <w:tr w:rsidR="005802E0" w:rsidRPr="00F85124" w14:paraId="4A3A5EFE" w14:textId="77777777" w:rsidTr="003E419E">
      <w:trPr>
        <w:cantSplit/>
        <w:trHeight w:val="288"/>
      </w:trPr>
      <w:tc>
        <w:tcPr>
          <w:tcW w:w="3877" w:type="pct"/>
          <w:gridSpan w:val="2"/>
          <w:tcBorders>
            <w:right w:val="nil"/>
          </w:tcBorders>
          <w:vAlign w:val="center"/>
        </w:tcPr>
        <w:p w14:paraId="4A3A5EFC" w14:textId="02C54F7E" w:rsidR="005802E0" w:rsidRPr="00F502B3" w:rsidRDefault="005802E0"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4A3A5EFD" w14:textId="12F252C6" w:rsidR="005802E0" w:rsidRPr="00F502B3" w:rsidRDefault="00A23765">
          <w:pPr>
            <w:pStyle w:val="Heading1"/>
            <w:jc w:val="right"/>
            <w:rPr>
              <w:rFonts w:ascii="Calibri" w:hAnsi="Calibri"/>
              <w:b w:val="0"/>
              <w:bCs/>
              <w:sz w:val="20"/>
            </w:rPr>
          </w:pPr>
          <w:r>
            <w:rPr>
              <w:rFonts w:ascii="Calibri" w:hAnsi="Calibri"/>
              <w:b w:val="0"/>
              <w:bCs/>
              <w:sz w:val="20"/>
            </w:rPr>
            <w:t>LMCI</w:t>
          </w:r>
          <w:r w:rsidR="005802E0" w:rsidRPr="00F502B3">
            <w:rPr>
              <w:rFonts w:ascii="Calibri" w:hAnsi="Calibri"/>
              <w:b w:val="0"/>
              <w:bCs/>
              <w:sz w:val="20"/>
            </w:rPr>
            <w:t>-</w:t>
          </w:r>
          <w:r w:rsidR="005802E0">
            <w:rPr>
              <w:rFonts w:ascii="Calibri" w:hAnsi="Calibri"/>
              <w:b w:val="0"/>
              <w:bCs/>
              <w:sz w:val="20"/>
            </w:rPr>
            <w:t>MCH</w:t>
          </w:r>
          <w:r w:rsidR="005802E0" w:rsidRPr="00F502B3">
            <w:rPr>
              <w:rFonts w:ascii="Calibri" w:hAnsi="Calibri"/>
              <w:b w:val="0"/>
              <w:bCs/>
              <w:sz w:val="20"/>
            </w:rPr>
            <w:t>-2</w:t>
          </w:r>
          <w:r w:rsidR="005802E0">
            <w:rPr>
              <w:rFonts w:ascii="Calibri" w:hAnsi="Calibri"/>
              <w:b w:val="0"/>
              <w:bCs/>
              <w:sz w:val="20"/>
            </w:rPr>
            <w:t>4</w:t>
          </w:r>
          <w:r w:rsidR="005802E0" w:rsidRPr="00F502B3">
            <w:rPr>
              <w:rFonts w:ascii="Calibri" w:hAnsi="Calibri"/>
              <w:b w:val="0"/>
              <w:bCs/>
              <w:sz w:val="20"/>
            </w:rPr>
            <w:t>-H</w:t>
          </w:r>
        </w:p>
      </w:tc>
    </w:tr>
    <w:tr w:rsidR="005802E0" w:rsidRPr="00F85124" w14:paraId="4A3A5F01" w14:textId="77777777" w:rsidTr="00784711">
      <w:trPr>
        <w:cantSplit/>
        <w:trHeight w:val="288"/>
      </w:trPr>
      <w:tc>
        <w:tcPr>
          <w:tcW w:w="3831" w:type="pct"/>
          <w:tcBorders>
            <w:right w:val="nil"/>
          </w:tcBorders>
        </w:tcPr>
        <w:p w14:paraId="4A3A5EFF" w14:textId="7ACA3271" w:rsidR="005802E0" w:rsidRPr="00F85124" w:rsidRDefault="005802E0">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w:t>
          </w:r>
          <w:r>
            <w:rPr>
              <w:rFonts w:ascii="Calibri" w:hAnsi="Calibri"/>
              <w:bCs/>
            </w:rPr>
            <w:t>Enclosures</w:t>
          </w:r>
        </w:p>
      </w:tc>
      <w:tc>
        <w:tcPr>
          <w:tcW w:w="1169" w:type="pct"/>
          <w:gridSpan w:val="2"/>
          <w:tcBorders>
            <w:left w:val="nil"/>
          </w:tcBorders>
        </w:tcPr>
        <w:p w14:paraId="4A3A5F00" w14:textId="57258E73" w:rsidR="005802E0" w:rsidRPr="00382CD6" w:rsidRDefault="005802E0"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A6D27">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43562">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5802E0" w:rsidRPr="003E419E" w:rsidRDefault="00E43562"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5802E0" w:rsidRDefault="00E43562">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5802E0" w:rsidRDefault="00E43562">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5802E0" w:rsidRPr="00F85124" w14:paraId="4A3A5F08" w14:textId="77777777" w:rsidTr="003E419E">
      <w:trPr>
        <w:cantSplit/>
        <w:trHeight w:val="288"/>
      </w:trPr>
      <w:tc>
        <w:tcPr>
          <w:tcW w:w="3877" w:type="pct"/>
          <w:tcBorders>
            <w:right w:val="nil"/>
          </w:tcBorders>
          <w:vAlign w:val="center"/>
        </w:tcPr>
        <w:p w14:paraId="4A3A5F06" w14:textId="58AB1701" w:rsidR="005802E0" w:rsidRPr="00F502B3" w:rsidRDefault="005802E0"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0A493220" w:rsidR="005802E0" w:rsidRPr="00F502B3" w:rsidRDefault="00A23765">
          <w:pPr>
            <w:pStyle w:val="Heading1"/>
            <w:jc w:val="right"/>
            <w:rPr>
              <w:rFonts w:ascii="Calibri" w:hAnsi="Calibri"/>
              <w:b w:val="0"/>
              <w:bCs/>
              <w:sz w:val="20"/>
            </w:rPr>
          </w:pPr>
          <w:r>
            <w:rPr>
              <w:rFonts w:ascii="Calibri" w:hAnsi="Calibri"/>
              <w:b w:val="0"/>
              <w:bCs/>
              <w:sz w:val="20"/>
            </w:rPr>
            <w:t>LMCI</w:t>
          </w:r>
          <w:r w:rsidR="005802E0" w:rsidRPr="00F502B3">
            <w:rPr>
              <w:rFonts w:ascii="Calibri" w:hAnsi="Calibri"/>
              <w:b w:val="0"/>
              <w:bCs/>
              <w:sz w:val="20"/>
            </w:rPr>
            <w:t>-</w:t>
          </w:r>
          <w:r w:rsidR="005802E0">
            <w:rPr>
              <w:rFonts w:ascii="Calibri" w:hAnsi="Calibri"/>
              <w:b w:val="0"/>
              <w:bCs/>
              <w:sz w:val="20"/>
            </w:rPr>
            <w:t>MCH</w:t>
          </w:r>
          <w:r w:rsidR="005802E0" w:rsidRPr="00F502B3">
            <w:rPr>
              <w:rFonts w:ascii="Calibri" w:hAnsi="Calibri"/>
              <w:b w:val="0"/>
              <w:bCs/>
              <w:sz w:val="20"/>
            </w:rPr>
            <w:t>-2</w:t>
          </w:r>
          <w:r w:rsidR="005802E0">
            <w:rPr>
              <w:rFonts w:ascii="Calibri" w:hAnsi="Calibri"/>
              <w:b w:val="0"/>
              <w:bCs/>
              <w:sz w:val="20"/>
            </w:rPr>
            <w:t>4</w:t>
          </w:r>
          <w:r w:rsidR="005802E0" w:rsidRPr="00F502B3">
            <w:rPr>
              <w:rFonts w:ascii="Calibri" w:hAnsi="Calibri"/>
              <w:b w:val="0"/>
              <w:bCs/>
              <w:sz w:val="20"/>
            </w:rPr>
            <w:t>-H</w:t>
          </w:r>
        </w:p>
      </w:tc>
    </w:tr>
    <w:tr w:rsidR="005802E0" w:rsidRPr="00F85124" w14:paraId="4A3A5F0B" w14:textId="77777777" w:rsidTr="00EF2268">
      <w:trPr>
        <w:cantSplit/>
        <w:trHeight w:val="288"/>
      </w:trPr>
      <w:tc>
        <w:tcPr>
          <w:tcW w:w="4373" w:type="pct"/>
          <w:gridSpan w:val="2"/>
          <w:tcBorders>
            <w:right w:val="nil"/>
          </w:tcBorders>
        </w:tcPr>
        <w:p w14:paraId="4A3A5F09" w14:textId="06B12F13" w:rsidR="005802E0" w:rsidRPr="00F85124" w:rsidRDefault="005802E0">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MCH-24b</w:t>
          </w:r>
        </w:p>
      </w:tc>
      <w:tc>
        <w:tcPr>
          <w:tcW w:w="627" w:type="pct"/>
          <w:tcBorders>
            <w:left w:val="nil"/>
          </w:tcBorders>
        </w:tcPr>
        <w:p w14:paraId="4A3A5F0A" w14:textId="777073D7" w:rsidR="005802E0" w:rsidRPr="00F85124" w:rsidRDefault="005802E0"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43562">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5802E0" w:rsidRPr="003E419E" w:rsidRDefault="00E43562"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5802E0" w:rsidRDefault="00E43562">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3"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8"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427697023">
    <w:abstractNumId w:val="1"/>
  </w:num>
  <w:num w:numId="2" w16cid:durableId="1769040640">
    <w:abstractNumId w:val="0"/>
  </w:num>
  <w:num w:numId="3" w16cid:durableId="2001149684">
    <w:abstractNumId w:val="1"/>
  </w:num>
  <w:num w:numId="4" w16cid:durableId="1596598950">
    <w:abstractNumId w:val="0"/>
  </w:num>
  <w:num w:numId="5" w16cid:durableId="1197697887">
    <w:abstractNumId w:val="1"/>
  </w:num>
  <w:num w:numId="6" w16cid:durableId="1095131434">
    <w:abstractNumId w:val="0"/>
  </w:num>
  <w:num w:numId="7" w16cid:durableId="162091389">
    <w:abstractNumId w:val="0"/>
  </w:num>
  <w:num w:numId="8" w16cid:durableId="1880580283">
    <w:abstractNumId w:val="1"/>
  </w:num>
  <w:num w:numId="9" w16cid:durableId="625547536">
    <w:abstractNumId w:val="0"/>
  </w:num>
  <w:num w:numId="10" w16cid:durableId="2038775233">
    <w:abstractNumId w:val="2"/>
  </w:num>
  <w:num w:numId="11" w16cid:durableId="971909628">
    <w:abstractNumId w:val="17"/>
  </w:num>
  <w:num w:numId="12" w16cid:durableId="2050259706">
    <w:abstractNumId w:val="10"/>
  </w:num>
  <w:num w:numId="13" w16cid:durableId="11347402">
    <w:abstractNumId w:val="7"/>
  </w:num>
  <w:num w:numId="14" w16cid:durableId="303200018">
    <w:abstractNumId w:val="13"/>
  </w:num>
  <w:num w:numId="15" w16cid:durableId="224487461">
    <w:abstractNumId w:val="15"/>
  </w:num>
  <w:num w:numId="16" w16cid:durableId="1109204553">
    <w:abstractNumId w:val="16"/>
  </w:num>
  <w:num w:numId="17" w16cid:durableId="2011059730">
    <w:abstractNumId w:val="6"/>
  </w:num>
  <w:num w:numId="18" w16cid:durableId="1928998418">
    <w:abstractNumId w:val="4"/>
  </w:num>
  <w:num w:numId="19" w16cid:durableId="115299490">
    <w:abstractNumId w:val="18"/>
  </w:num>
  <w:num w:numId="20" w16cid:durableId="473913105">
    <w:abstractNumId w:val="12"/>
  </w:num>
  <w:num w:numId="21" w16cid:durableId="393705032">
    <w:abstractNumId w:val="9"/>
  </w:num>
  <w:num w:numId="22" w16cid:durableId="1881355573">
    <w:abstractNumId w:val="14"/>
  </w:num>
  <w:num w:numId="23" w16cid:durableId="2082675105">
    <w:abstractNumId w:val="3"/>
  </w:num>
  <w:num w:numId="24" w16cid:durableId="943002773">
    <w:abstractNumId w:val="7"/>
  </w:num>
  <w:num w:numId="25" w16cid:durableId="19791423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18422454">
    <w:abstractNumId w:val="5"/>
  </w:num>
  <w:num w:numId="27" w16cid:durableId="1534687776">
    <w:abstractNumId w:val="8"/>
  </w:num>
  <w:num w:numId="28" w16cid:durableId="1416782858">
    <w:abstractNumId w:val="1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2BE5"/>
    <w:rsid w:val="00013858"/>
    <w:rsid w:val="00014A11"/>
    <w:rsid w:val="00020D4A"/>
    <w:rsid w:val="00023ECE"/>
    <w:rsid w:val="00032684"/>
    <w:rsid w:val="000367BC"/>
    <w:rsid w:val="00056B9D"/>
    <w:rsid w:val="00081774"/>
    <w:rsid w:val="00091FBA"/>
    <w:rsid w:val="0009311F"/>
    <w:rsid w:val="000A5169"/>
    <w:rsid w:val="000A6D27"/>
    <w:rsid w:val="000B05C9"/>
    <w:rsid w:val="000B64C1"/>
    <w:rsid w:val="000C5AC9"/>
    <w:rsid w:val="000D1CB5"/>
    <w:rsid w:val="000E084F"/>
    <w:rsid w:val="000F3409"/>
    <w:rsid w:val="000F3C9E"/>
    <w:rsid w:val="000F3F14"/>
    <w:rsid w:val="001046D3"/>
    <w:rsid w:val="00107CC3"/>
    <w:rsid w:val="00122B26"/>
    <w:rsid w:val="001531F1"/>
    <w:rsid w:val="00157308"/>
    <w:rsid w:val="00163079"/>
    <w:rsid w:val="0016315C"/>
    <w:rsid w:val="00165FD3"/>
    <w:rsid w:val="00170A61"/>
    <w:rsid w:val="00171BD5"/>
    <w:rsid w:val="00172D21"/>
    <w:rsid w:val="00173043"/>
    <w:rsid w:val="0017724F"/>
    <w:rsid w:val="00177998"/>
    <w:rsid w:val="00181B3E"/>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470A"/>
    <w:rsid w:val="002057B8"/>
    <w:rsid w:val="00217730"/>
    <w:rsid w:val="0022167C"/>
    <w:rsid w:val="00223EF9"/>
    <w:rsid w:val="00231102"/>
    <w:rsid w:val="00231CFA"/>
    <w:rsid w:val="00240435"/>
    <w:rsid w:val="002478EC"/>
    <w:rsid w:val="0025221D"/>
    <w:rsid w:val="0025389B"/>
    <w:rsid w:val="00254312"/>
    <w:rsid w:val="00255406"/>
    <w:rsid w:val="0027204B"/>
    <w:rsid w:val="00282299"/>
    <w:rsid w:val="0028362C"/>
    <w:rsid w:val="0029155F"/>
    <w:rsid w:val="0029261F"/>
    <w:rsid w:val="002A6FF6"/>
    <w:rsid w:val="002B377A"/>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464C"/>
    <w:rsid w:val="003166AF"/>
    <w:rsid w:val="00317238"/>
    <w:rsid w:val="00325C06"/>
    <w:rsid w:val="00333ED8"/>
    <w:rsid w:val="0033443A"/>
    <w:rsid w:val="00354879"/>
    <w:rsid w:val="00366476"/>
    <w:rsid w:val="00367B59"/>
    <w:rsid w:val="003701BD"/>
    <w:rsid w:val="00381466"/>
    <w:rsid w:val="003821BA"/>
    <w:rsid w:val="00382CD6"/>
    <w:rsid w:val="00394CF6"/>
    <w:rsid w:val="003A047B"/>
    <w:rsid w:val="003A2F66"/>
    <w:rsid w:val="003A3634"/>
    <w:rsid w:val="003C1E23"/>
    <w:rsid w:val="003C2745"/>
    <w:rsid w:val="003C5860"/>
    <w:rsid w:val="003C5E86"/>
    <w:rsid w:val="003E21BB"/>
    <w:rsid w:val="003E419E"/>
    <w:rsid w:val="003E71E0"/>
    <w:rsid w:val="003F00EC"/>
    <w:rsid w:val="003F17B6"/>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5944"/>
    <w:rsid w:val="00467478"/>
    <w:rsid w:val="004713DE"/>
    <w:rsid w:val="0047600B"/>
    <w:rsid w:val="004803D4"/>
    <w:rsid w:val="00480F53"/>
    <w:rsid w:val="00497DDD"/>
    <w:rsid w:val="00497E2F"/>
    <w:rsid w:val="004A0673"/>
    <w:rsid w:val="004A1BB8"/>
    <w:rsid w:val="004A4AEF"/>
    <w:rsid w:val="004A4FDF"/>
    <w:rsid w:val="004B1299"/>
    <w:rsid w:val="004C4607"/>
    <w:rsid w:val="004C4B9D"/>
    <w:rsid w:val="004C6C23"/>
    <w:rsid w:val="004D24AC"/>
    <w:rsid w:val="004E267C"/>
    <w:rsid w:val="004E2D04"/>
    <w:rsid w:val="004E630F"/>
    <w:rsid w:val="004E67B1"/>
    <w:rsid w:val="004F45DC"/>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02E0"/>
    <w:rsid w:val="00583C81"/>
    <w:rsid w:val="00584AAF"/>
    <w:rsid w:val="00585B39"/>
    <w:rsid w:val="00595EC9"/>
    <w:rsid w:val="005A57F7"/>
    <w:rsid w:val="005A593D"/>
    <w:rsid w:val="005B0D9D"/>
    <w:rsid w:val="005B48AA"/>
    <w:rsid w:val="005B6312"/>
    <w:rsid w:val="005C0059"/>
    <w:rsid w:val="005C2E5B"/>
    <w:rsid w:val="005D28E6"/>
    <w:rsid w:val="005E19CD"/>
    <w:rsid w:val="005E1C15"/>
    <w:rsid w:val="005F1465"/>
    <w:rsid w:val="005F1D50"/>
    <w:rsid w:val="005F2ADF"/>
    <w:rsid w:val="005F4748"/>
    <w:rsid w:val="0060014C"/>
    <w:rsid w:val="006045D5"/>
    <w:rsid w:val="006124DF"/>
    <w:rsid w:val="00621003"/>
    <w:rsid w:val="00630960"/>
    <w:rsid w:val="0063658A"/>
    <w:rsid w:val="00642F49"/>
    <w:rsid w:val="00657706"/>
    <w:rsid w:val="006614CE"/>
    <w:rsid w:val="00662D8F"/>
    <w:rsid w:val="0066310F"/>
    <w:rsid w:val="006671A7"/>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E236F"/>
    <w:rsid w:val="006E561D"/>
    <w:rsid w:val="006F15A4"/>
    <w:rsid w:val="006F4839"/>
    <w:rsid w:val="0070083F"/>
    <w:rsid w:val="00703E08"/>
    <w:rsid w:val="007075CA"/>
    <w:rsid w:val="00715475"/>
    <w:rsid w:val="00721F39"/>
    <w:rsid w:val="00733ECB"/>
    <w:rsid w:val="00735772"/>
    <w:rsid w:val="0074637C"/>
    <w:rsid w:val="00752910"/>
    <w:rsid w:val="00760262"/>
    <w:rsid w:val="00763BB0"/>
    <w:rsid w:val="00766464"/>
    <w:rsid w:val="00767127"/>
    <w:rsid w:val="00767C38"/>
    <w:rsid w:val="007722D6"/>
    <w:rsid w:val="00773125"/>
    <w:rsid w:val="00773243"/>
    <w:rsid w:val="00775AFE"/>
    <w:rsid w:val="00776634"/>
    <w:rsid w:val="00776CB9"/>
    <w:rsid w:val="007770C5"/>
    <w:rsid w:val="00777B2F"/>
    <w:rsid w:val="00784711"/>
    <w:rsid w:val="00785C1B"/>
    <w:rsid w:val="00796556"/>
    <w:rsid w:val="007A31CB"/>
    <w:rsid w:val="007B079D"/>
    <w:rsid w:val="007B7538"/>
    <w:rsid w:val="007B77D7"/>
    <w:rsid w:val="007C0F62"/>
    <w:rsid w:val="007C670E"/>
    <w:rsid w:val="007D004F"/>
    <w:rsid w:val="007D46C5"/>
    <w:rsid w:val="007E1B54"/>
    <w:rsid w:val="007E1CA9"/>
    <w:rsid w:val="007F583F"/>
    <w:rsid w:val="0080000B"/>
    <w:rsid w:val="00800F1C"/>
    <w:rsid w:val="00801385"/>
    <w:rsid w:val="008103E6"/>
    <w:rsid w:val="00813B11"/>
    <w:rsid w:val="00840617"/>
    <w:rsid w:val="00840901"/>
    <w:rsid w:val="008433C6"/>
    <w:rsid w:val="00850A0C"/>
    <w:rsid w:val="008550A7"/>
    <w:rsid w:val="00855E21"/>
    <w:rsid w:val="00865606"/>
    <w:rsid w:val="00867FF0"/>
    <w:rsid w:val="00871549"/>
    <w:rsid w:val="00871BD4"/>
    <w:rsid w:val="0087315B"/>
    <w:rsid w:val="00875D94"/>
    <w:rsid w:val="00885FDA"/>
    <w:rsid w:val="00886F2C"/>
    <w:rsid w:val="00890110"/>
    <w:rsid w:val="008955BB"/>
    <w:rsid w:val="008956DB"/>
    <w:rsid w:val="008B0F77"/>
    <w:rsid w:val="008C0596"/>
    <w:rsid w:val="008C070F"/>
    <w:rsid w:val="008D3313"/>
    <w:rsid w:val="008D38B9"/>
    <w:rsid w:val="008D636F"/>
    <w:rsid w:val="008D7360"/>
    <w:rsid w:val="008E625B"/>
    <w:rsid w:val="008E6C57"/>
    <w:rsid w:val="008F0CB1"/>
    <w:rsid w:val="008F386E"/>
    <w:rsid w:val="00900AFB"/>
    <w:rsid w:val="00904BD2"/>
    <w:rsid w:val="00910794"/>
    <w:rsid w:val="00911541"/>
    <w:rsid w:val="0091667B"/>
    <w:rsid w:val="00917497"/>
    <w:rsid w:val="0092223B"/>
    <w:rsid w:val="0092568A"/>
    <w:rsid w:val="009313CC"/>
    <w:rsid w:val="009351D2"/>
    <w:rsid w:val="00942418"/>
    <w:rsid w:val="0094704E"/>
    <w:rsid w:val="0096073A"/>
    <w:rsid w:val="00972A7E"/>
    <w:rsid w:val="00976030"/>
    <w:rsid w:val="009762F6"/>
    <w:rsid w:val="009771A2"/>
    <w:rsid w:val="00984EF7"/>
    <w:rsid w:val="00985E04"/>
    <w:rsid w:val="009924DA"/>
    <w:rsid w:val="00997081"/>
    <w:rsid w:val="009A3C4E"/>
    <w:rsid w:val="009A3CC5"/>
    <w:rsid w:val="009A4677"/>
    <w:rsid w:val="009A4ED0"/>
    <w:rsid w:val="009A5280"/>
    <w:rsid w:val="009B2C1F"/>
    <w:rsid w:val="009B5C14"/>
    <w:rsid w:val="009B5C22"/>
    <w:rsid w:val="009C6C13"/>
    <w:rsid w:val="009E2C1C"/>
    <w:rsid w:val="009E535A"/>
    <w:rsid w:val="009F1B8A"/>
    <w:rsid w:val="009F4793"/>
    <w:rsid w:val="00A01B9A"/>
    <w:rsid w:val="00A041F9"/>
    <w:rsid w:val="00A066EB"/>
    <w:rsid w:val="00A07333"/>
    <w:rsid w:val="00A16554"/>
    <w:rsid w:val="00A2186D"/>
    <w:rsid w:val="00A23765"/>
    <w:rsid w:val="00A30EA0"/>
    <w:rsid w:val="00A36284"/>
    <w:rsid w:val="00A42BCC"/>
    <w:rsid w:val="00A43DE1"/>
    <w:rsid w:val="00A45016"/>
    <w:rsid w:val="00A55A8D"/>
    <w:rsid w:val="00A664F9"/>
    <w:rsid w:val="00A71449"/>
    <w:rsid w:val="00A7427E"/>
    <w:rsid w:val="00A74ACF"/>
    <w:rsid w:val="00A8014F"/>
    <w:rsid w:val="00A84317"/>
    <w:rsid w:val="00A95262"/>
    <w:rsid w:val="00A97500"/>
    <w:rsid w:val="00AA0537"/>
    <w:rsid w:val="00AA1D22"/>
    <w:rsid w:val="00AA7D5B"/>
    <w:rsid w:val="00AB4C89"/>
    <w:rsid w:val="00AB7F27"/>
    <w:rsid w:val="00AC1DE4"/>
    <w:rsid w:val="00AD0E7D"/>
    <w:rsid w:val="00AD6BA1"/>
    <w:rsid w:val="00AE09B1"/>
    <w:rsid w:val="00AE1F34"/>
    <w:rsid w:val="00AE4835"/>
    <w:rsid w:val="00B02DA6"/>
    <w:rsid w:val="00B07ED0"/>
    <w:rsid w:val="00B20F45"/>
    <w:rsid w:val="00B2321E"/>
    <w:rsid w:val="00B272DC"/>
    <w:rsid w:val="00B360A2"/>
    <w:rsid w:val="00B40977"/>
    <w:rsid w:val="00B450BD"/>
    <w:rsid w:val="00B50144"/>
    <w:rsid w:val="00B5026C"/>
    <w:rsid w:val="00B52123"/>
    <w:rsid w:val="00B549F3"/>
    <w:rsid w:val="00B572A0"/>
    <w:rsid w:val="00B62A8D"/>
    <w:rsid w:val="00B70215"/>
    <w:rsid w:val="00B71524"/>
    <w:rsid w:val="00B7609F"/>
    <w:rsid w:val="00B76A80"/>
    <w:rsid w:val="00B86E8A"/>
    <w:rsid w:val="00B93D02"/>
    <w:rsid w:val="00B94879"/>
    <w:rsid w:val="00B95F54"/>
    <w:rsid w:val="00BA18B8"/>
    <w:rsid w:val="00BA47A4"/>
    <w:rsid w:val="00BA5DE9"/>
    <w:rsid w:val="00BA77C1"/>
    <w:rsid w:val="00BB1C9A"/>
    <w:rsid w:val="00BB2BB9"/>
    <w:rsid w:val="00BB7338"/>
    <w:rsid w:val="00BB73AE"/>
    <w:rsid w:val="00BB7FEB"/>
    <w:rsid w:val="00BC0866"/>
    <w:rsid w:val="00BC0CC6"/>
    <w:rsid w:val="00BC156C"/>
    <w:rsid w:val="00BE101B"/>
    <w:rsid w:val="00BE3E80"/>
    <w:rsid w:val="00BE4084"/>
    <w:rsid w:val="00BE705B"/>
    <w:rsid w:val="00BF1ADA"/>
    <w:rsid w:val="00BF2620"/>
    <w:rsid w:val="00BF492D"/>
    <w:rsid w:val="00BF69B9"/>
    <w:rsid w:val="00C003FC"/>
    <w:rsid w:val="00C006FF"/>
    <w:rsid w:val="00C13C13"/>
    <w:rsid w:val="00C2000B"/>
    <w:rsid w:val="00C20598"/>
    <w:rsid w:val="00C2071A"/>
    <w:rsid w:val="00C26C77"/>
    <w:rsid w:val="00C3055C"/>
    <w:rsid w:val="00C33FD0"/>
    <w:rsid w:val="00C34ADC"/>
    <w:rsid w:val="00C3527F"/>
    <w:rsid w:val="00C4505E"/>
    <w:rsid w:val="00C45D3C"/>
    <w:rsid w:val="00C4700A"/>
    <w:rsid w:val="00C511E6"/>
    <w:rsid w:val="00C55ED3"/>
    <w:rsid w:val="00C62026"/>
    <w:rsid w:val="00C65A7D"/>
    <w:rsid w:val="00C70CDD"/>
    <w:rsid w:val="00C77D58"/>
    <w:rsid w:val="00C802A8"/>
    <w:rsid w:val="00C82B7C"/>
    <w:rsid w:val="00C83E2B"/>
    <w:rsid w:val="00C93EDD"/>
    <w:rsid w:val="00CA2650"/>
    <w:rsid w:val="00CA3A31"/>
    <w:rsid w:val="00CB305B"/>
    <w:rsid w:val="00CB4F4A"/>
    <w:rsid w:val="00CB7D40"/>
    <w:rsid w:val="00CC7189"/>
    <w:rsid w:val="00CE0524"/>
    <w:rsid w:val="00CF6E33"/>
    <w:rsid w:val="00D03609"/>
    <w:rsid w:val="00D06BAD"/>
    <w:rsid w:val="00D25121"/>
    <w:rsid w:val="00D4040A"/>
    <w:rsid w:val="00D43810"/>
    <w:rsid w:val="00D51A34"/>
    <w:rsid w:val="00D71E52"/>
    <w:rsid w:val="00D71E8F"/>
    <w:rsid w:val="00D721FF"/>
    <w:rsid w:val="00D74324"/>
    <w:rsid w:val="00D77F0F"/>
    <w:rsid w:val="00D814DE"/>
    <w:rsid w:val="00D86638"/>
    <w:rsid w:val="00D901B0"/>
    <w:rsid w:val="00D974B6"/>
    <w:rsid w:val="00DA1818"/>
    <w:rsid w:val="00DA3532"/>
    <w:rsid w:val="00DA6E2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24123"/>
    <w:rsid w:val="00E244C6"/>
    <w:rsid w:val="00E320A8"/>
    <w:rsid w:val="00E32371"/>
    <w:rsid w:val="00E369CC"/>
    <w:rsid w:val="00E40FE0"/>
    <w:rsid w:val="00E43562"/>
    <w:rsid w:val="00E50F7D"/>
    <w:rsid w:val="00E56510"/>
    <w:rsid w:val="00E67669"/>
    <w:rsid w:val="00E70644"/>
    <w:rsid w:val="00E71335"/>
    <w:rsid w:val="00E74533"/>
    <w:rsid w:val="00E74C2E"/>
    <w:rsid w:val="00E817F3"/>
    <w:rsid w:val="00E81D5E"/>
    <w:rsid w:val="00E938AC"/>
    <w:rsid w:val="00EA01F0"/>
    <w:rsid w:val="00EA4B2F"/>
    <w:rsid w:val="00EA5E99"/>
    <w:rsid w:val="00EA7549"/>
    <w:rsid w:val="00EB0599"/>
    <w:rsid w:val="00EB2491"/>
    <w:rsid w:val="00EB61D5"/>
    <w:rsid w:val="00EB7663"/>
    <w:rsid w:val="00EC07D1"/>
    <w:rsid w:val="00EC187A"/>
    <w:rsid w:val="00EC2C94"/>
    <w:rsid w:val="00EC7325"/>
    <w:rsid w:val="00EE5B36"/>
    <w:rsid w:val="00EF0AEF"/>
    <w:rsid w:val="00EF1553"/>
    <w:rsid w:val="00EF1BC9"/>
    <w:rsid w:val="00EF2268"/>
    <w:rsid w:val="00EF5BE6"/>
    <w:rsid w:val="00F02C0B"/>
    <w:rsid w:val="00F05C12"/>
    <w:rsid w:val="00F06509"/>
    <w:rsid w:val="00F108EE"/>
    <w:rsid w:val="00F11DB2"/>
    <w:rsid w:val="00F12D07"/>
    <w:rsid w:val="00F22EB6"/>
    <w:rsid w:val="00F27E5D"/>
    <w:rsid w:val="00F325C0"/>
    <w:rsid w:val="00F328CD"/>
    <w:rsid w:val="00F35C04"/>
    <w:rsid w:val="00F47523"/>
    <w:rsid w:val="00F47707"/>
    <w:rsid w:val="00F502B3"/>
    <w:rsid w:val="00F53D34"/>
    <w:rsid w:val="00F55109"/>
    <w:rsid w:val="00F56603"/>
    <w:rsid w:val="00F62D88"/>
    <w:rsid w:val="00F7154F"/>
    <w:rsid w:val="00F75684"/>
    <w:rsid w:val="00F75F46"/>
    <w:rsid w:val="00F77597"/>
    <w:rsid w:val="00F85124"/>
    <w:rsid w:val="00F9036A"/>
    <w:rsid w:val="00F938B0"/>
    <w:rsid w:val="00F948BE"/>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8FD0EE-DB51-4344-9C9E-A3233A9D2CDD}">
  <ds:schemaRefs>
    <ds:schemaRef ds:uri="http://schemas.openxmlformats.org/officeDocument/2006/bibliography"/>
  </ds:schemaRefs>
</ds:datastoreItem>
</file>

<file path=customXml/itemProps2.xml><?xml version="1.0" encoding="utf-8"?>
<ds:datastoreItem xmlns:ds="http://schemas.openxmlformats.org/officeDocument/2006/customXml" ds:itemID="{6A769E20-0E9D-4537-80F5-D111673CA2B3}">
  <ds:schemaRefs>
    <ds:schemaRef ds:uri="http://www.w3.org/XML/1998/namespace"/>
    <ds:schemaRef ds:uri="http://purl.org/dc/dcmitype/"/>
    <ds:schemaRef ds:uri="5067c814-4b34-462c-a21d-c185ff6548d2"/>
    <ds:schemaRef ds:uri="http://purl.org/dc/terms/"/>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785685f2-c2e1-4352-89aa-3faca8eaba52"/>
    <ds:schemaRef ds:uri="http://schemas.microsoft.com/office/infopath/2007/PartnerControls"/>
  </ds:schemaRefs>
</ds:datastoreItem>
</file>

<file path=customXml/itemProps3.xml><?xml version="1.0" encoding="utf-8"?>
<ds:datastoreItem xmlns:ds="http://schemas.openxmlformats.org/officeDocument/2006/customXml" ds:itemID="{3273CD9F-48A1-4CD7-9446-D4878106BEDC}">
  <ds:schemaRefs>
    <ds:schemaRef ds:uri="http://schemas.microsoft.com/sharepoint/v3/contenttype/forms"/>
  </ds:schemaRefs>
</ds:datastoreItem>
</file>

<file path=customXml/itemProps4.xml><?xml version="1.0" encoding="utf-8"?>
<ds:datastoreItem xmlns:ds="http://schemas.openxmlformats.org/officeDocument/2006/customXml" ds:itemID="{769377B8-E730-4724-9996-57D3DE6F47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8</Pages>
  <Words>2693</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84</cp:revision>
  <cp:lastPrinted>2013-09-13T16:00:00Z</cp:lastPrinted>
  <dcterms:created xsi:type="dcterms:W3CDTF">2018-11-06T16:44:00Z</dcterms:created>
  <dcterms:modified xsi:type="dcterms:W3CDTF">2022-11-04T21:48:00Z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