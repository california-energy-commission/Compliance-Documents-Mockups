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75338" w14:textId="10C67E4D" w:rsidR="00756F1D" w:rsidRPr="00601039" w:rsidRDefault="00756F1D" w:rsidP="00756F1D">
      <w:pPr>
        <w:spacing w:after="0" w:line="240" w:lineRule="auto"/>
        <w:textAlignment w:val="baseline"/>
        <w:rPr>
          <w:rFonts w:cs="Calibri"/>
          <w:b/>
        </w:rPr>
      </w:pPr>
      <w:r w:rsidRPr="00601039">
        <w:rPr>
          <w:rFonts w:eastAsia="Times New Roman" w:cs="Calibri"/>
          <w:b/>
          <w:bCs/>
          <w:sz w:val="24"/>
          <w:szCs w:val="24"/>
        </w:rPr>
        <w:t xml:space="preserve">CERTIFICATE OF </w:t>
      </w:r>
      <w:r w:rsidRPr="3105FCFD">
        <w:rPr>
          <w:rFonts w:cs="Calibri"/>
          <w:b/>
          <w:bCs/>
          <w:sz w:val="24"/>
          <w:szCs w:val="24"/>
        </w:rPr>
        <w:t>INSTALLATION</w:t>
      </w:r>
    </w:p>
    <w:p w14:paraId="0E505E25" w14:textId="77777777" w:rsidR="00756F1D" w:rsidRPr="00601039" w:rsidRDefault="00756F1D" w:rsidP="00756F1D">
      <w:pPr>
        <w:spacing w:after="0" w:line="240" w:lineRule="auto"/>
        <w:textAlignment w:val="baseline"/>
        <w:rPr>
          <w:rFonts w:ascii="Segoe UI" w:eastAsia="Times New Roman" w:hAnsi="Segoe UI" w:cs="Segoe UI"/>
          <w:sz w:val="18"/>
          <w:szCs w:val="18"/>
        </w:rPr>
      </w:pPr>
      <w:r w:rsidRPr="00601039">
        <w:rPr>
          <w:rFonts w:eastAsia="Times New Roman" w:cs="Calibri"/>
          <w:b/>
          <w:bCs/>
          <w:sz w:val="24"/>
          <w:szCs w:val="24"/>
        </w:rPr>
        <w:t>Note:</w:t>
      </w:r>
      <w:r w:rsidRPr="00601039">
        <w:rPr>
          <w:rFonts w:eastAsia="Times New Roman" w:cs="Calibri"/>
          <w:sz w:val="24"/>
          <w:szCs w:val="24"/>
        </w:rPr>
        <w:t xml:space="preserve"> This table completed by HERS Registry. </w:t>
      </w:r>
    </w:p>
    <w:tbl>
      <w:tblPr>
        <w:tblStyle w:val="TableGridLight"/>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7"/>
        <w:gridCol w:w="5398"/>
      </w:tblGrid>
      <w:tr w:rsidR="00756F1D" w:rsidRPr="00601039" w14:paraId="50837A75" w14:textId="77777777" w:rsidTr="00871375">
        <w:trPr>
          <w:trHeight w:val="385"/>
        </w:trPr>
        <w:tc>
          <w:tcPr>
            <w:tcW w:w="5397" w:type="dxa"/>
            <w:hideMark/>
          </w:tcPr>
          <w:p w14:paraId="3C3859E7"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Project Name: </w:t>
            </w:r>
          </w:p>
        </w:tc>
        <w:tc>
          <w:tcPr>
            <w:tcW w:w="5398" w:type="dxa"/>
            <w:hideMark/>
          </w:tcPr>
          <w:p w14:paraId="58DDD00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Enforcement Agency: </w:t>
            </w:r>
          </w:p>
        </w:tc>
      </w:tr>
      <w:tr w:rsidR="00756F1D" w:rsidRPr="00601039" w14:paraId="37AF8B51" w14:textId="77777777" w:rsidTr="00871375">
        <w:trPr>
          <w:trHeight w:val="385"/>
        </w:trPr>
        <w:tc>
          <w:tcPr>
            <w:tcW w:w="5397" w:type="dxa"/>
            <w:hideMark/>
          </w:tcPr>
          <w:p w14:paraId="5EFDBE62"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Dwelling Address: </w:t>
            </w:r>
          </w:p>
        </w:tc>
        <w:tc>
          <w:tcPr>
            <w:tcW w:w="5398" w:type="dxa"/>
            <w:hideMark/>
          </w:tcPr>
          <w:p w14:paraId="477D9450"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Permit Number: </w:t>
            </w:r>
          </w:p>
        </w:tc>
      </w:tr>
      <w:tr w:rsidR="00756F1D" w:rsidRPr="00601039" w14:paraId="70038FEF" w14:textId="77777777" w:rsidTr="00871375">
        <w:trPr>
          <w:trHeight w:val="385"/>
        </w:trPr>
        <w:tc>
          <w:tcPr>
            <w:tcW w:w="5397" w:type="dxa"/>
            <w:hideMark/>
          </w:tcPr>
          <w:p w14:paraId="64807C7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City and Zip Code: </w:t>
            </w:r>
          </w:p>
        </w:tc>
        <w:tc>
          <w:tcPr>
            <w:tcW w:w="5398" w:type="dxa"/>
            <w:hideMark/>
          </w:tcPr>
          <w:p w14:paraId="3034ADFD" w14:textId="77777777" w:rsidR="00756F1D" w:rsidRPr="00601039" w:rsidRDefault="00756F1D" w:rsidP="009C28AE">
            <w:pPr>
              <w:spacing w:after="0" w:line="240" w:lineRule="auto"/>
              <w:textAlignment w:val="baseline"/>
              <w:rPr>
                <w:rFonts w:ascii="Times New Roman" w:eastAsia="Times New Roman" w:hAnsi="Times New Roman"/>
                <w:sz w:val="24"/>
                <w:szCs w:val="24"/>
              </w:rPr>
            </w:pPr>
            <w:r w:rsidRPr="64462E69">
              <w:rPr>
                <w:rFonts w:cs="Calibri"/>
                <w:color w:val="000000" w:themeColor="text1"/>
                <w:sz w:val="24"/>
                <w:szCs w:val="24"/>
              </w:rPr>
              <w:t>Permit Application Date</w:t>
            </w:r>
            <w:r w:rsidRPr="64462E69">
              <w:rPr>
                <w:rFonts w:eastAsia="Times New Roman" w:cs="Calibri"/>
                <w:sz w:val="24"/>
                <w:szCs w:val="24"/>
              </w:rPr>
              <w:t>: </w:t>
            </w:r>
          </w:p>
        </w:tc>
      </w:tr>
    </w:tbl>
    <w:p w14:paraId="6AB8CBD4" w14:textId="53B5B989" w:rsidR="00756F1D" w:rsidRDefault="00756F1D" w:rsidP="00756F1D">
      <w:pPr>
        <w:spacing w:after="0"/>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1"/>
        <w:gridCol w:w="326"/>
        <w:gridCol w:w="909"/>
        <w:gridCol w:w="794"/>
        <w:gridCol w:w="881"/>
        <w:gridCol w:w="530"/>
        <w:gridCol w:w="352"/>
        <w:gridCol w:w="706"/>
        <w:gridCol w:w="706"/>
        <w:gridCol w:w="794"/>
        <w:gridCol w:w="1056"/>
        <w:gridCol w:w="1056"/>
        <w:gridCol w:w="881"/>
        <w:gridCol w:w="1061"/>
      </w:tblGrid>
      <w:tr w:rsidR="002D3CB8" w:rsidRPr="009C3545" w14:paraId="2220F8E4" w14:textId="77777777" w:rsidTr="00756F1D">
        <w:trPr>
          <w:trHeight w:val="144"/>
        </w:trPr>
        <w:tc>
          <w:tcPr>
            <w:tcW w:w="10773" w:type="dxa"/>
            <w:gridSpan w:val="14"/>
            <w:tcBorders>
              <w:top w:val="single" w:sz="4" w:space="0" w:color="auto"/>
              <w:bottom w:val="single" w:sz="4" w:space="0" w:color="auto"/>
            </w:tcBorders>
            <w:vAlign w:val="center"/>
          </w:tcPr>
          <w:p w14:paraId="4CBA4CCB" w14:textId="46A2B2F9"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A. General Information</w:t>
            </w:r>
          </w:p>
        </w:tc>
      </w:tr>
      <w:tr w:rsidR="002D3CB8" w:rsidRPr="009C3545" w14:paraId="531577EA" w14:textId="77777777" w:rsidTr="00756F1D">
        <w:trPr>
          <w:trHeight w:val="144"/>
        </w:trPr>
        <w:tc>
          <w:tcPr>
            <w:tcW w:w="721" w:type="dxa"/>
            <w:tcBorders>
              <w:top w:val="single" w:sz="4" w:space="0" w:color="auto"/>
              <w:bottom w:val="single" w:sz="4" w:space="0" w:color="auto"/>
              <w:right w:val="single" w:sz="4" w:space="0" w:color="auto"/>
            </w:tcBorders>
            <w:vAlign w:val="center"/>
          </w:tcPr>
          <w:p w14:paraId="65F900F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440" w:type="dxa"/>
            <w:gridSpan w:val="5"/>
            <w:tcBorders>
              <w:top w:val="single" w:sz="4" w:space="0" w:color="auto"/>
              <w:left w:val="single" w:sz="4" w:space="0" w:color="auto"/>
              <w:bottom w:val="single" w:sz="4" w:space="0" w:color="auto"/>
              <w:right w:val="single" w:sz="4" w:space="0" w:color="auto"/>
            </w:tcBorders>
            <w:vAlign w:val="center"/>
          </w:tcPr>
          <w:p w14:paraId="1CA60DA5" w14:textId="40DA935C" w:rsidR="002D3CB8" w:rsidRPr="009C3545" w:rsidRDefault="008A15E5">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Building</w:t>
            </w:r>
            <w:r w:rsidR="002D3CB8" w:rsidRPr="009C3545">
              <w:rPr>
                <w:rFonts w:asciiTheme="minorHAnsi" w:eastAsia="Times New Roman" w:hAnsiTheme="minorHAnsi" w:cstheme="minorHAnsi"/>
                <w:sz w:val="18"/>
                <w:szCs w:val="20"/>
              </w:rPr>
              <w:t xml:space="preserve"> Name</w:t>
            </w:r>
          </w:p>
        </w:tc>
        <w:tc>
          <w:tcPr>
            <w:tcW w:w="6612" w:type="dxa"/>
            <w:gridSpan w:val="8"/>
            <w:tcBorders>
              <w:top w:val="single" w:sz="4" w:space="0" w:color="auto"/>
              <w:left w:val="single" w:sz="4" w:space="0" w:color="auto"/>
              <w:bottom w:val="single" w:sz="4" w:space="0" w:color="auto"/>
            </w:tcBorders>
            <w:vAlign w:val="center"/>
          </w:tcPr>
          <w:p w14:paraId="2966429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2D3CB8" w:rsidRPr="009C3545" w14:paraId="3550C889"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773" w:type="dxa"/>
            <w:gridSpan w:val="14"/>
            <w:tcBorders>
              <w:top w:val="single" w:sz="4" w:space="0" w:color="auto"/>
              <w:left w:val="single" w:sz="4" w:space="0" w:color="auto"/>
              <w:bottom w:val="single" w:sz="4" w:space="0" w:color="auto"/>
              <w:right w:val="single" w:sz="4" w:space="0" w:color="auto"/>
            </w:tcBorders>
            <w:vAlign w:val="center"/>
          </w:tcPr>
          <w:p w14:paraId="76B5BE41" w14:textId="6CF95864"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b/>
                <w:sz w:val="18"/>
                <w:szCs w:val="20"/>
              </w:rPr>
              <w:t xml:space="preserve">B. Design HERS Verified Central Water Heating Systems Information </w:t>
            </w:r>
            <w:r w:rsidR="002232FB">
              <w:rPr>
                <w:rFonts w:asciiTheme="minorHAnsi" w:hAnsiTheme="minorHAnsi" w:cstheme="minorHAnsi"/>
                <w:b/>
                <w:sz w:val="20"/>
                <w:szCs w:val="20"/>
              </w:rPr>
              <w:t xml:space="preserve">(other than </w:t>
            </w:r>
            <w:r w:rsidR="002A767F">
              <w:rPr>
                <w:rFonts w:asciiTheme="minorHAnsi" w:hAnsiTheme="minorHAnsi" w:cstheme="minorHAnsi"/>
                <w:b/>
                <w:sz w:val="20"/>
                <w:szCs w:val="20"/>
              </w:rPr>
              <w:t>CHPWH)</w:t>
            </w:r>
            <w:r w:rsidR="002A767F" w:rsidRPr="009C3545">
              <w:rPr>
                <w:rFonts w:asciiTheme="minorHAnsi" w:hAnsiTheme="minorHAnsi" w:cstheme="minorHAnsi"/>
                <w:sz w:val="18"/>
                <w:szCs w:val="20"/>
              </w:rPr>
              <w:t xml:space="preserve"> This</w:t>
            </w:r>
            <w:r w:rsidRPr="009C3545">
              <w:rPr>
                <w:rFonts w:asciiTheme="minorHAnsi" w:hAnsiTheme="minorHAnsi" w:cstheme="minorHAnsi"/>
                <w:sz w:val="18"/>
                <w:szCs w:val="20"/>
              </w:rPr>
              <w:t xml:space="preserve"> table reports </w:t>
            </w:r>
            <w:r w:rsidR="00243AEA">
              <w:rPr>
                <w:rFonts w:asciiTheme="minorHAnsi" w:eastAsia="Times New Roman" w:hAnsiTheme="minorHAnsi" w:cstheme="minorHAnsi"/>
                <w:sz w:val="20"/>
                <w:szCs w:val="20"/>
              </w:rPr>
              <w:t xml:space="preserve">features of </w:t>
            </w:r>
            <w:r w:rsidRPr="009C3545">
              <w:rPr>
                <w:rFonts w:asciiTheme="minorHAnsi" w:hAnsiTheme="minorHAnsi" w:cstheme="minorHAnsi"/>
                <w:sz w:val="18"/>
                <w:szCs w:val="20"/>
              </w:rPr>
              <w:t xml:space="preserve">the water heating system </w:t>
            </w:r>
            <w:r w:rsidR="0002437E" w:rsidRPr="00042BFB">
              <w:rPr>
                <w:rFonts w:asciiTheme="minorHAnsi" w:eastAsia="Times New Roman" w:hAnsiTheme="minorHAnsi" w:cstheme="minorHAnsi"/>
                <w:sz w:val="18"/>
                <w:szCs w:val="18"/>
              </w:rPr>
              <w:t xml:space="preserve">other than </w:t>
            </w:r>
            <w:r w:rsidR="006D537E" w:rsidRPr="00042BFB">
              <w:rPr>
                <w:rFonts w:asciiTheme="minorHAnsi" w:eastAsia="Times New Roman" w:hAnsiTheme="minorHAnsi" w:cstheme="minorHAnsi"/>
                <w:b/>
                <w:bCs/>
                <w:sz w:val="18"/>
                <w:szCs w:val="18"/>
              </w:rPr>
              <w:t>C</w:t>
            </w:r>
            <w:r w:rsidR="0002437E" w:rsidRPr="00042BFB">
              <w:rPr>
                <w:rFonts w:asciiTheme="minorHAnsi" w:eastAsia="Times New Roman" w:hAnsiTheme="minorHAnsi" w:cstheme="minorHAnsi"/>
                <w:b/>
                <w:bCs/>
                <w:sz w:val="18"/>
                <w:szCs w:val="18"/>
              </w:rPr>
              <w:t>HPWH</w:t>
            </w:r>
            <w:r w:rsidR="0002437E" w:rsidRPr="00042BFB">
              <w:rPr>
                <w:rFonts w:asciiTheme="minorHAnsi" w:eastAsia="Times New Roman" w:hAnsiTheme="minorHAnsi" w:cstheme="minorHAnsi"/>
                <w:sz w:val="18"/>
                <w:szCs w:val="18"/>
              </w:rPr>
              <w:t xml:space="preserve"> system</w:t>
            </w:r>
            <w:r w:rsidR="0002437E" w:rsidRPr="00236F4B">
              <w:rPr>
                <w:rFonts w:asciiTheme="minorHAnsi" w:eastAsia="Times New Roman" w:hAnsiTheme="minorHAnsi" w:cstheme="minorHAnsi"/>
                <w:sz w:val="18"/>
                <w:szCs w:val="20"/>
              </w:rPr>
              <w:t xml:space="preserve"> </w:t>
            </w:r>
            <w:r w:rsidRPr="009C3545">
              <w:rPr>
                <w:rFonts w:asciiTheme="minorHAnsi" w:hAnsiTheme="minorHAnsi" w:cstheme="minorHAnsi"/>
                <w:sz w:val="18"/>
                <w:szCs w:val="20"/>
              </w:rPr>
              <w:t xml:space="preserve">that were specified on the registered </w:t>
            </w:r>
            <w:r w:rsidR="00B04034">
              <w:rPr>
                <w:rFonts w:asciiTheme="minorHAnsi" w:hAnsiTheme="minorHAnsi" w:cstheme="minorHAnsi"/>
                <w:sz w:val="18"/>
                <w:szCs w:val="20"/>
              </w:rPr>
              <w:t>LMCC</w:t>
            </w:r>
            <w:r w:rsidRPr="009C3545">
              <w:rPr>
                <w:rFonts w:asciiTheme="minorHAnsi" w:hAnsiTheme="minorHAnsi" w:cstheme="minorHAnsi"/>
                <w:sz w:val="18"/>
                <w:szCs w:val="20"/>
              </w:rPr>
              <w:t xml:space="preserve"> compliance document for this project.</w:t>
            </w:r>
          </w:p>
        </w:tc>
      </w:tr>
      <w:tr w:rsidR="002D3CB8" w:rsidRPr="009C3545" w14:paraId="6A3A47FC"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center"/>
          </w:tcPr>
          <w:p w14:paraId="772A129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09" w:type="dxa"/>
            <w:tcBorders>
              <w:top w:val="single" w:sz="4" w:space="0" w:color="auto"/>
              <w:left w:val="single" w:sz="4" w:space="0" w:color="auto"/>
              <w:bottom w:val="single" w:sz="4" w:space="0" w:color="auto"/>
              <w:right w:val="single" w:sz="4" w:space="0" w:color="auto"/>
            </w:tcBorders>
            <w:vAlign w:val="center"/>
          </w:tcPr>
          <w:p w14:paraId="241867D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794" w:type="dxa"/>
            <w:tcBorders>
              <w:top w:val="single" w:sz="4" w:space="0" w:color="auto"/>
              <w:left w:val="single" w:sz="4" w:space="0" w:color="auto"/>
              <w:bottom w:val="single" w:sz="4" w:space="0" w:color="auto"/>
              <w:right w:val="single" w:sz="4" w:space="0" w:color="auto"/>
            </w:tcBorders>
            <w:vAlign w:val="center"/>
          </w:tcPr>
          <w:p w14:paraId="5753E7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881" w:type="dxa"/>
            <w:tcBorders>
              <w:top w:val="single" w:sz="4" w:space="0" w:color="auto"/>
              <w:left w:val="single" w:sz="4" w:space="0" w:color="auto"/>
              <w:bottom w:val="single" w:sz="4" w:space="0" w:color="auto"/>
              <w:right w:val="single" w:sz="4" w:space="0" w:color="auto"/>
            </w:tcBorders>
            <w:vAlign w:val="center"/>
          </w:tcPr>
          <w:p w14:paraId="48E0A3B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882" w:type="dxa"/>
            <w:gridSpan w:val="2"/>
            <w:tcBorders>
              <w:top w:val="single" w:sz="4" w:space="0" w:color="auto"/>
              <w:left w:val="single" w:sz="4" w:space="0" w:color="auto"/>
              <w:bottom w:val="single" w:sz="4" w:space="0" w:color="auto"/>
              <w:right w:val="single" w:sz="4" w:space="0" w:color="auto"/>
            </w:tcBorders>
            <w:vAlign w:val="center"/>
          </w:tcPr>
          <w:p w14:paraId="6CF5B31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706" w:type="dxa"/>
            <w:tcBorders>
              <w:top w:val="single" w:sz="4" w:space="0" w:color="auto"/>
              <w:left w:val="single" w:sz="4" w:space="0" w:color="auto"/>
              <w:bottom w:val="single" w:sz="4" w:space="0" w:color="auto"/>
              <w:right w:val="single" w:sz="4" w:space="0" w:color="auto"/>
            </w:tcBorders>
            <w:vAlign w:val="center"/>
          </w:tcPr>
          <w:p w14:paraId="28E5679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706" w:type="dxa"/>
            <w:tcBorders>
              <w:top w:val="single" w:sz="4" w:space="0" w:color="auto"/>
              <w:left w:val="single" w:sz="4" w:space="0" w:color="auto"/>
              <w:bottom w:val="single" w:sz="4" w:space="0" w:color="auto"/>
              <w:right w:val="single" w:sz="4" w:space="0" w:color="auto"/>
            </w:tcBorders>
            <w:vAlign w:val="center"/>
          </w:tcPr>
          <w:p w14:paraId="03C479C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794" w:type="dxa"/>
            <w:tcBorders>
              <w:top w:val="single" w:sz="4" w:space="0" w:color="auto"/>
              <w:left w:val="single" w:sz="4" w:space="0" w:color="auto"/>
              <w:bottom w:val="single" w:sz="4" w:space="0" w:color="auto"/>
              <w:right w:val="single" w:sz="4" w:space="0" w:color="auto"/>
            </w:tcBorders>
            <w:vAlign w:val="center"/>
          </w:tcPr>
          <w:p w14:paraId="237FAFC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56" w:type="dxa"/>
            <w:tcBorders>
              <w:top w:val="single" w:sz="4" w:space="0" w:color="auto"/>
              <w:left w:val="single" w:sz="4" w:space="0" w:color="auto"/>
              <w:bottom w:val="single" w:sz="4" w:space="0" w:color="auto"/>
              <w:right w:val="single" w:sz="4" w:space="0" w:color="auto"/>
            </w:tcBorders>
            <w:vAlign w:val="center"/>
          </w:tcPr>
          <w:p w14:paraId="7487A7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56" w:type="dxa"/>
            <w:tcBorders>
              <w:top w:val="single" w:sz="4" w:space="0" w:color="auto"/>
              <w:left w:val="single" w:sz="4" w:space="0" w:color="auto"/>
              <w:bottom w:val="single" w:sz="4" w:space="0" w:color="auto"/>
              <w:right w:val="single" w:sz="4" w:space="0" w:color="auto"/>
            </w:tcBorders>
            <w:vAlign w:val="center"/>
          </w:tcPr>
          <w:p w14:paraId="1334D8B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881" w:type="dxa"/>
            <w:tcBorders>
              <w:top w:val="single" w:sz="4" w:space="0" w:color="auto"/>
              <w:left w:val="single" w:sz="4" w:space="0" w:color="auto"/>
              <w:bottom w:val="single" w:sz="4" w:space="0" w:color="auto"/>
              <w:right w:val="single" w:sz="4" w:space="0" w:color="auto"/>
            </w:tcBorders>
            <w:vAlign w:val="center"/>
          </w:tcPr>
          <w:p w14:paraId="6D6BD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61" w:type="dxa"/>
            <w:tcBorders>
              <w:top w:val="single" w:sz="4" w:space="0" w:color="auto"/>
              <w:left w:val="single" w:sz="4" w:space="0" w:color="auto"/>
              <w:bottom w:val="single" w:sz="4" w:space="0" w:color="auto"/>
              <w:right w:val="single" w:sz="4" w:space="0" w:color="auto"/>
            </w:tcBorders>
            <w:vAlign w:val="center"/>
          </w:tcPr>
          <w:p w14:paraId="5CB6C1E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2D3CB8" w:rsidRPr="009C3545" w14:paraId="0D9F4301"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bottom"/>
          </w:tcPr>
          <w:p w14:paraId="58E872C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09" w:type="dxa"/>
            <w:tcBorders>
              <w:top w:val="single" w:sz="4" w:space="0" w:color="auto"/>
              <w:left w:val="single" w:sz="4" w:space="0" w:color="auto"/>
              <w:bottom w:val="single" w:sz="4" w:space="0" w:color="auto"/>
              <w:right w:val="single" w:sz="4" w:space="0" w:color="auto"/>
            </w:tcBorders>
            <w:vAlign w:val="bottom"/>
          </w:tcPr>
          <w:p w14:paraId="6888FDA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794" w:type="dxa"/>
            <w:tcBorders>
              <w:top w:val="single" w:sz="4" w:space="0" w:color="auto"/>
              <w:left w:val="single" w:sz="4" w:space="0" w:color="auto"/>
              <w:bottom w:val="single" w:sz="4" w:space="0" w:color="auto"/>
              <w:right w:val="single" w:sz="4" w:space="0" w:color="auto"/>
            </w:tcBorders>
            <w:vAlign w:val="bottom"/>
          </w:tcPr>
          <w:p w14:paraId="6A78186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881" w:type="dxa"/>
            <w:tcBorders>
              <w:top w:val="single" w:sz="4" w:space="0" w:color="auto"/>
              <w:left w:val="single" w:sz="4" w:space="0" w:color="auto"/>
              <w:bottom w:val="single" w:sz="4" w:space="0" w:color="auto"/>
              <w:right w:val="single" w:sz="4" w:space="0" w:color="auto"/>
            </w:tcBorders>
            <w:vAlign w:val="bottom"/>
          </w:tcPr>
          <w:p w14:paraId="1C4D29B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t>
            </w:r>
            <w:proofErr w:type="gramStart"/>
            <w:r w:rsidRPr="009C3545">
              <w:rPr>
                <w:rFonts w:asciiTheme="minorHAnsi" w:eastAsia="Times New Roman" w:hAnsiTheme="minorHAnsi" w:cstheme="minorHAnsi"/>
                <w:sz w:val="18"/>
                <w:szCs w:val="20"/>
              </w:rPr>
              <w:t>of</w:t>
            </w:r>
            <w:proofErr w:type="gramEnd"/>
            <w:r w:rsidRPr="009C3545">
              <w:rPr>
                <w:rFonts w:asciiTheme="minorHAnsi" w:eastAsia="Times New Roman" w:hAnsiTheme="minorHAnsi" w:cstheme="minorHAnsi"/>
                <w:sz w:val="18"/>
                <w:szCs w:val="20"/>
              </w:rPr>
              <w:t xml:space="preserve"> Water Heaters in System</w:t>
            </w:r>
          </w:p>
        </w:tc>
        <w:tc>
          <w:tcPr>
            <w:tcW w:w="882" w:type="dxa"/>
            <w:gridSpan w:val="2"/>
            <w:tcBorders>
              <w:top w:val="single" w:sz="4" w:space="0" w:color="auto"/>
              <w:left w:val="single" w:sz="4" w:space="0" w:color="auto"/>
              <w:bottom w:val="single" w:sz="4" w:space="0" w:color="auto"/>
              <w:right w:val="single" w:sz="4" w:space="0" w:color="auto"/>
            </w:tcBorders>
            <w:vAlign w:val="bottom"/>
          </w:tcPr>
          <w:p w14:paraId="57464CD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3EFDA0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2308FF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706" w:type="dxa"/>
            <w:tcBorders>
              <w:top w:val="single" w:sz="4" w:space="0" w:color="auto"/>
              <w:left w:val="single" w:sz="4" w:space="0" w:color="auto"/>
              <w:bottom w:val="single" w:sz="4" w:space="0" w:color="auto"/>
              <w:right w:val="single" w:sz="4" w:space="0" w:color="auto"/>
            </w:tcBorders>
            <w:vAlign w:val="bottom"/>
          </w:tcPr>
          <w:p w14:paraId="2B3A2ED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706" w:type="dxa"/>
            <w:tcBorders>
              <w:top w:val="single" w:sz="4" w:space="0" w:color="auto"/>
              <w:left w:val="single" w:sz="4" w:space="0" w:color="auto"/>
              <w:bottom w:val="single" w:sz="4" w:space="0" w:color="auto"/>
              <w:right w:val="single" w:sz="4" w:space="0" w:color="auto"/>
            </w:tcBorders>
            <w:vAlign w:val="bottom"/>
          </w:tcPr>
          <w:p w14:paraId="7223B89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794" w:type="dxa"/>
            <w:tcBorders>
              <w:top w:val="single" w:sz="4" w:space="0" w:color="auto"/>
              <w:left w:val="single" w:sz="4" w:space="0" w:color="auto"/>
              <w:bottom w:val="single" w:sz="4" w:space="0" w:color="auto"/>
              <w:right w:val="single" w:sz="4" w:space="0" w:color="auto"/>
            </w:tcBorders>
            <w:vAlign w:val="bottom"/>
          </w:tcPr>
          <w:p w14:paraId="5F6D1B1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56" w:type="dxa"/>
            <w:tcBorders>
              <w:top w:val="single" w:sz="4" w:space="0" w:color="auto"/>
              <w:left w:val="single" w:sz="4" w:space="0" w:color="auto"/>
              <w:bottom w:val="single" w:sz="4" w:space="0" w:color="auto"/>
              <w:right w:val="single" w:sz="4" w:space="0" w:color="auto"/>
            </w:tcBorders>
            <w:vAlign w:val="bottom"/>
          </w:tcPr>
          <w:p w14:paraId="77B5685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56" w:type="dxa"/>
            <w:tcBorders>
              <w:top w:val="single" w:sz="4" w:space="0" w:color="auto"/>
              <w:left w:val="single" w:sz="4" w:space="0" w:color="auto"/>
              <w:bottom w:val="single" w:sz="4" w:space="0" w:color="auto"/>
              <w:right w:val="single" w:sz="4" w:space="0" w:color="auto"/>
            </w:tcBorders>
            <w:vAlign w:val="bottom"/>
          </w:tcPr>
          <w:p w14:paraId="0571D9A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881" w:type="dxa"/>
            <w:tcBorders>
              <w:top w:val="single" w:sz="4" w:space="0" w:color="auto"/>
              <w:left w:val="single" w:sz="4" w:space="0" w:color="auto"/>
              <w:bottom w:val="single" w:sz="4" w:space="0" w:color="auto"/>
              <w:right w:val="single" w:sz="4" w:space="0" w:color="auto"/>
            </w:tcBorders>
            <w:vAlign w:val="bottom"/>
          </w:tcPr>
          <w:p w14:paraId="7BB6DC8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3136846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61" w:type="dxa"/>
            <w:tcBorders>
              <w:top w:val="single" w:sz="4" w:space="0" w:color="auto"/>
              <w:left w:val="single" w:sz="4" w:space="0" w:color="auto"/>
              <w:bottom w:val="single" w:sz="4" w:space="0" w:color="auto"/>
              <w:right w:val="single" w:sz="4" w:space="0" w:color="auto"/>
            </w:tcBorders>
            <w:vAlign w:val="bottom"/>
          </w:tcPr>
          <w:p w14:paraId="138326B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2971CBAC"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2D3CB8" w:rsidRPr="009C3545" w14:paraId="2EC41F21"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tcPr>
          <w:p w14:paraId="31DA35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tcPr>
          <w:p w14:paraId="1B4B516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337D83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tcPr>
          <w:p w14:paraId="712D84F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2" w:type="dxa"/>
            <w:gridSpan w:val="2"/>
            <w:tcBorders>
              <w:top w:val="single" w:sz="4" w:space="0" w:color="auto"/>
              <w:left w:val="single" w:sz="4" w:space="0" w:color="auto"/>
              <w:bottom w:val="single" w:sz="4" w:space="0" w:color="auto"/>
              <w:right w:val="single" w:sz="4" w:space="0" w:color="auto"/>
            </w:tcBorders>
          </w:tcPr>
          <w:p w14:paraId="7A535E3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tcPr>
          <w:p w14:paraId="6B520CF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tcPr>
          <w:p w14:paraId="45C8475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tcPr>
          <w:p w14:paraId="2F664FF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tcPr>
          <w:p w14:paraId="0317864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tcPr>
          <w:p w14:paraId="38867A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tcPr>
          <w:p w14:paraId="1A1C28F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61" w:type="dxa"/>
            <w:tcBorders>
              <w:top w:val="single" w:sz="4" w:space="0" w:color="auto"/>
              <w:left w:val="single" w:sz="4" w:space="0" w:color="auto"/>
              <w:bottom w:val="single" w:sz="4" w:space="0" w:color="auto"/>
              <w:right w:val="single" w:sz="4" w:space="0" w:color="auto"/>
            </w:tcBorders>
          </w:tcPr>
          <w:p w14:paraId="455D7E5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2D3CB8" w:rsidRPr="009C3545" w14:paraId="1315DBF8" w14:textId="77777777" w:rsidTr="00756F1D">
        <w:tblPrEx>
          <w:tblBorders>
            <w:top w:val="single" w:sz="8" w:space="0" w:color="auto"/>
            <w:left w:val="single" w:sz="8" w:space="0" w:color="auto"/>
            <w:bottom w:val="single" w:sz="8" w:space="0" w:color="auto"/>
            <w:right w:val="single" w:sz="8" w:space="0" w:color="auto"/>
          </w:tblBorders>
        </w:tblPrEx>
        <w:trPr>
          <w:cantSplit/>
          <w:trHeight w:val="144"/>
        </w:trPr>
        <w:tc>
          <w:tcPr>
            <w:tcW w:w="1047" w:type="dxa"/>
            <w:gridSpan w:val="2"/>
            <w:tcBorders>
              <w:top w:val="single" w:sz="4" w:space="0" w:color="auto"/>
              <w:left w:val="single" w:sz="4" w:space="0" w:color="auto"/>
              <w:bottom w:val="single" w:sz="4" w:space="0" w:color="auto"/>
              <w:right w:val="single" w:sz="4" w:space="0" w:color="auto"/>
            </w:tcBorders>
            <w:vAlign w:val="center"/>
          </w:tcPr>
          <w:p w14:paraId="34EAFAD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9" w:type="dxa"/>
            <w:tcBorders>
              <w:top w:val="single" w:sz="4" w:space="0" w:color="auto"/>
              <w:left w:val="single" w:sz="4" w:space="0" w:color="auto"/>
              <w:bottom w:val="single" w:sz="4" w:space="0" w:color="auto"/>
              <w:right w:val="single" w:sz="4" w:space="0" w:color="auto"/>
            </w:tcBorders>
            <w:vAlign w:val="center"/>
          </w:tcPr>
          <w:p w14:paraId="35A52F3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1D11448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vAlign w:val="center"/>
          </w:tcPr>
          <w:p w14:paraId="3A7E7F9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2" w:type="dxa"/>
            <w:gridSpan w:val="2"/>
            <w:tcBorders>
              <w:top w:val="single" w:sz="4" w:space="0" w:color="auto"/>
              <w:left w:val="single" w:sz="4" w:space="0" w:color="auto"/>
              <w:bottom w:val="single" w:sz="4" w:space="0" w:color="auto"/>
              <w:right w:val="single" w:sz="4" w:space="0" w:color="auto"/>
            </w:tcBorders>
            <w:vAlign w:val="center"/>
          </w:tcPr>
          <w:p w14:paraId="21F216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vAlign w:val="center"/>
          </w:tcPr>
          <w:p w14:paraId="5F4C974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06" w:type="dxa"/>
            <w:tcBorders>
              <w:top w:val="single" w:sz="4" w:space="0" w:color="auto"/>
              <w:left w:val="single" w:sz="4" w:space="0" w:color="auto"/>
              <w:bottom w:val="single" w:sz="4" w:space="0" w:color="auto"/>
              <w:right w:val="single" w:sz="4" w:space="0" w:color="auto"/>
            </w:tcBorders>
            <w:vAlign w:val="center"/>
          </w:tcPr>
          <w:p w14:paraId="185351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4F72765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vAlign w:val="center"/>
          </w:tcPr>
          <w:p w14:paraId="75324BB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56" w:type="dxa"/>
            <w:tcBorders>
              <w:top w:val="single" w:sz="4" w:space="0" w:color="auto"/>
              <w:left w:val="single" w:sz="4" w:space="0" w:color="auto"/>
              <w:bottom w:val="single" w:sz="4" w:space="0" w:color="auto"/>
              <w:right w:val="single" w:sz="4" w:space="0" w:color="auto"/>
            </w:tcBorders>
            <w:vAlign w:val="center"/>
          </w:tcPr>
          <w:p w14:paraId="25902F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81" w:type="dxa"/>
            <w:tcBorders>
              <w:top w:val="single" w:sz="4" w:space="0" w:color="auto"/>
              <w:left w:val="single" w:sz="4" w:space="0" w:color="auto"/>
              <w:bottom w:val="single" w:sz="4" w:space="0" w:color="auto"/>
              <w:right w:val="single" w:sz="4" w:space="0" w:color="auto"/>
            </w:tcBorders>
            <w:vAlign w:val="center"/>
          </w:tcPr>
          <w:p w14:paraId="2771C73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61" w:type="dxa"/>
            <w:tcBorders>
              <w:top w:val="single" w:sz="4" w:space="0" w:color="auto"/>
              <w:left w:val="single" w:sz="4" w:space="0" w:color="auto"/>
              <w:bottom w:val="single" w:sz="4" w:space="0" w:color="auto"/>
              <w:right w:val="single" w:sz="4" w:space="0" w:color="auto"/>
            </w:tcBorders>
            <w:vAlign w:val="center"/>
          </w:tcPr>
          <w:p w14:paraId="52F4C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2BE6C7E6" w14:textId="4D96A455" w:rsidR="002D3CB8" w:rsidRDefault="002D3CB8" w:rsidP="0079399B">
      <w:pPr>
        <w:suppressAutoHyphens/>
        <w:spacing w:after="0" w:line="240" w:lineRule="auto"/>
        <w:ind w:left="446"/>
        <w:rPr>
          <w:rFonts w:asciiTheme="minorHAnsi" w:hAnsiTheme="minorHAnsi" w:cstheme="minorHAnsi"/>
          <w:b/>
          <w:sz w:val="18"/>
          <w:szCs w:val="20"/>
        </w:rPr>
      </w:pPr>
    </w:p>
    <w:tbl>
      <w:tblPr>
        <w:tblStyle w:val="TableGrid"/>
        <w:tblW w:w="5002" w:type="pct"/>
        <w:tblLayout w:type="fixed"/>
        <w:tblLook w:val="04A0" w:firstRow="1" w:lastRow="0" w:firstColumn="1" w:lastColumn="0" w:noHBand="0" w:noVBand="1"/>
      </w:tblPr>
      <w:tblGrid>
        <w:gridCol w:w="874"/>
        <w:gridCol w:w="943"/>
        <w:gridCol w:w="879"/>
        <w:gridCol w:w="879"/>
        <w:gridCol w:w="829"/>
        <w:gridCol w:w="991"/>
        <w:gridCol w:w="900"/>
        <w:gridCol w:w="786"/>
        <w:gridCol w:w="943"/>
        <w:gridCol w:w="971"/>
        <w:gridCol w:w="810"/>
        <w:gridCol w:w="989"/>
      </w:tblGrid>
      <w:tr w:rsidR="008A7FC2" w:rsidRPr="00C071B0" w14:paraId="791734C3" w14:textId="77777777" w:rsidTr="009A4623">
        <w:tc>
          <w:tcPr>
            <w:tcW w:w="5000" w:type="pct"/>
            <w:gridSpan w:val="12"/>
          </w:tcPr>
          <w:p w14:paraId="6343F31F" w14:textId="0BF272F1" w:rsidR="008A7FC2" w:rsidRPr="00405CF9" w:rsidRDefault="00A03A6C" w:rsidP="009A4623">
            <w:pPr>
              <w:spacing w:after="0"/>
              <w:rPr>
                <w:rFonts w:cstheme="minorHAnsi"/>
                <w:b/>
                <w:sz w:val="20"/>
                <w:szCs w:val="20"/>
              </w:rPr>
            </w:pPr>
            <w:r>
              <w:rPr>
                <w:rFonts w:cstheme="minorHAnsi"/>
                <w:b/>
                <w:sz w:val="20"/>
                <w:szCs w:val="20"/>
              </w:rPr>
              <w:t>B2</w:t>
            </w:r>
            <w:r w:rsidR="008A7FC2" w:rsidRPr="00405CF9">
              <w:rPr>
                <w:rFonts w:cstheme="minorHAnsi"/>
                <w:b/>
                <w:sz w:val="20"/>
                <w:szCs w:val="20"/>
              </w:rPr>
              <w:t>.</w:t>
            </w:r>
            <w:r w:rsidR="008A7FC2">
              <w:rPr>
                <w:rFonts w:cstheme="minorHAnsi"/>
                <w:b/>
                <w:sz w:val="20"/>
                <w:szCs w:val="20"/>
              </w:rPr>
              <w:t xml:space="preserve"> </w:t>
            </w:r>
            <w:r w:rsidR="008A7FC2" w:rsidRPr="00405CF9">
              <w:rPr>
                <w:rFonts w:cstheme="minorHAnsi"/>
                <w:b/>
                <w:sz w:val="20"/>
                <w:szCs w:val="20"/>
              </w:rPr>
              <w:t xml:space="preserve">Design </w:t>
            </w:r>
            <w:r w:rsidR="008A7FC2">
              <w:rPr>
                <w:rFonts w:cstheme="minorHAnsi"/>
                <w:b/>
                <w:sz w:val="20"/>
                <w:szCs w:val="20"/>
              </w:rPr>
              <w:t>HERS Verified CHPWH</w:t>
            </w:r>
            <w:r w:rsidR="008A7FC2" w:rsidRPr="00405CF9">
              <w:rPr>
                <w:rFonts w:cstheme="minorHAnsi"/>
                <w:b/>
                <w:sz w:val="20"/>
                <w:szCs w:val="20"/>
              </w:rPr>
              <w:t xml:space="preserve"> System Information</w:t>
            </w:r>
          </w:p>
          <w:p w14:paraId="1CBC2654" w14:textId="29D3DE92" w:rsidR="008A7FC2" w:rsidRPr="00405CF9" w:rsidRDefault="008A7FC2" w:rsidP="00B67A41">
            <w:pPr>
              <w:spacing w:after="0"/>
              <w:rPr>
                <w:rFonts w:cstheme="minorHAnsi"/>
                <w:b/>
                <w:sz w:val="20"/>
                <w:szCs w:val="20"/>
              </w:rPr>
            </w:pPr>
            <w:r w:rsidRPr="003F4127">
              <w:rPr>
                <w:rFonts w:cstheme="minorHAnsi"/>
                <w:sz w:val="20"/>
                <w:szCs w:val="20"/>
              </w:rPr>
              <w:t xml:space="preserve">This table reports the water heating systems specified on the registered </w:t>
            </w:r>
            <w:r w:rsidR="00B04034">
              <w:rPr>
                <w:rFonts w:cstheme="minorHAnsi"/>
                <w:sz w:val="20"/>
                <w:szCs w:val="20"/>
              </w:rPr>
              <w:t>LMCC</w:t>
            </w:r>
            <w:r w:rsidRPr="003F4127">
              <w:rPr>
                <w:rFonts w:cstheme="minorHAnsi"/>
                <w:sz w:val="20"/>
                <w:szCs w:val="20"/>
              </w:rPr>
              <w:t xml:space="preserve"> compliance document for this project.</w:t>
            </w:r>
          </w:p>
        </w:tc>
      </w:tr>
      <w:tr w:rsidR="008565A3" w:rsidRPr="00C071B0" w14:paraId="43947DA9" w14:textId="77777777" w:rsidTr="00042BFB">
        <w:tc>
          <w:tcPr>
            <w:tcW w:w="405" w:type="pct"/>
            <w:vAlign w:val="bottom"/>
          </w:tcPr>
          <w:p w14:paraId="0A500B4A" w14:textId="77777777" w:rsidR="008A7FC2" w:rsidRPr="003F4127" w:rsidRDefault="008A7FC2" w:rsidP="009A4623">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3BCDBF78" w14:textId="77777777" w:rsidR="008A7FC2" w:rsidRPr="003F4127" w:rsidRDefault="008A7FC2" w:rsidP="009A4623">
            <w:pPr>
              <w:spacing w:after="0"/>
              <w:jc w:val="center"/>
              <w:rPr>
                <w:rFonts w:cstheme="minorHAnsi"/>
                <w:sz w:val="20"/>
                <w:szCs w:val="20"/>
              </w:rPr>
            </w:pPr>
            <w:r w:rsidRPr="003F4127">
              <w:rPr>
                <w:rFonts w:eastAsia="Times New Roman" w:cstheme="minorHAnsi"/>
                <w:sz w:val="20"/>
                <w:szCs w:val="20"/>
              </w:rPr>
              <w:t>02</w:t>
            </w:r>
          </w:p>
        </w:tc>
        <w:tc>
          <w:tcPr>
            <w:tcW w:w="407" w:type="pct"/>
          </w:tcPr>
          <w:p w14:paraId="5F37312A" w14:textId="77777777" w:rsidR="008A7FC2" w:rsidRPr="003F4127" w:rsidRDefault="008A7FC2"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6365F88A"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04</w:t>
            </w:r>
          </w:p>
        </w:tc>
        <w:tc>
          <w:tcPr>
            <w:tcW w:w="384" w:type="pct"/>
          </w:tcPr>
          <w:p w14:paraId="59FCAFA1"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05</w:t>
            </w:r>
          </w:p>
        </w:tc>
        <w:tc>
          <w:tcPr>
            <w:tcW w:w="459" w:type="pct"/>
          </w:tcPr>
          <w:p w14:paraId="4DEAAA19"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06</w:t>
            </w:r>
          </w:p>
        </w:tc>
        <w:tc>
          <w:tcPr>
            <w:tcW w:w="417" w:type="pct"/>
          </w:tcPr>
          <w:p w14:paraId="3E8C6F87"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07</w:t>
            </w:r>
          </w:p>
        </w:tc>
        <w:tc>
          <w:tcPr>
            <w:tcW w:w="364" w:type="pct"/>
          </w:tcPr>
          <w:p w14:paraId="2C9F5DD8"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78DFEC1A"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09</w:t>
            </w:r>
          </w:p>
        </w:tc>
        <w:tc>
          <w:tcPr>
            <w:tcW w:w="450" w:type="pct"/>
          </w:tcPr>
          <w:p w14:paraId="417189F8" w14:textId="77777777" w:rsidR="008A7FC2" w:rsidRDefault="008A7FC2" w:rsidP="009A4623">
            <w:pPr>
              <w:spacing w:after="0"/>
              <w:jc w:val="center"/>
              <w:rPr>
                <w:rFonts w:eastAsia="Times New Roman" w:cstheme="minorHAnsi"/>
                <w:sz w:val="20"/>
                <w:szCs w:val="20"/>
              </w:rPr>
            </w:pPr>
            <w:r w:rsidRPr="00CE2BD1">
              <w:rPr>
                <w:rFonts w:eastAsia="Times New Roman" w:cs="Calibri"/>
                <w:sz w:val="18"/>
                <w:szCs w:val="18"/>
              </w:rPr>
              <w:t>10</w:t>
            </w:r>
          </w:p>
        </w:tc>
        <w:tc>
          <w:tcPr>
            <w:tcW w:w="375" w:type="pct"/>
          </w:tcPr>
          <w:p w14:paraId="3BC6D7EB" w14:textId="77777777" w:rsidR="008A7FC2" w:rsidRPr="003F4127" w:rsidRDefault="008A7FC2" w:rsidP="009A4623">
            <w:pPr>
              <w:spacing w:after="0"/>
              <w:jc w:val="center"/>
              <w:rPr>
                <w:rFonts w:eastAsia="Times New Roman" w:cstheme="minorHAnsi"/>
                <w:sz w:val="20"/>
                <w:szCs w:val="20"/>
              </w:rPr>
            </w:pPr>
            <w:r>
              <w:rPr>
                <w:rFonts w:eastAsia="Times New Roman" w:cstheme="minorHAnsi"/>
                <w:sz w:val="20"/>
                <w:szCs w:val="20"/>
              </w:rPr>
              <w:t>11</w:t>
            </w:r>
          </w:p>
        </w:tc>
        <w:tc>
          <w:tcPr>
            <w:tcW w:w="458" w:type="pct"/>
          </w:tcPr>
          <w:p w14:paraId="565630A1" w14:textId="77777777" w:rsidR="008A7FC2" w:rsidRDefault="008A7FC2" w:rsidP="009A4623">
            <w:pPr>
              <w:spacing w:after="0"/>
              <w:jc w:val="center"/>
              <w:rPr>
                <w:rFonts w:eastAsia="Times New Roman" w:cstheme="minorHAnsi"/>
                <w:sz w:val="20"/>
                <w:szCs w:val="20"/>
              </w:rPr>
            </w:pPr>
            <w:r>
              <w:rPr>
                <w:rFonts w:eastAsia="Times New Roman" w:cstheme="minorHAnsi"/>
                <w:sz w:val="20"/>
                <w:szCs w:val="20"/>
              </w:rPr>
              <w:t>12</w:t>
            </w:r>
          </w:p>
        </w:tc>
      </w:tr>
      <w:tr w:rsidR="008565A3" w:rsidRPr="00C071B0" w14:paraId="503B7943" w14:textId="77777777" w:rsidTr="00042BFB">
        <w:tc>
          <w:tcPr>
            <w:tcW w:w="405" w:type="pct"/>
            <w:vAlign w:val="bottom"/>
          </w:tcPr>
          <w:p w14:paraId="32A588D3"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137EC49F" w14:textId="77777777" w:rsidR="008A7FC2" w:rsidRPr="0040687B" w:rsidRDefault="008A7FC2" w:rsidP="009A4623">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0149C38F"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05DFF67B" w14:textId="77777777" w:rsidR="008A7FC2" w:rsidRPr="0040687B" w:rsidRDefault="008A7FC2" w:rsidP="009A4623">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7BFF82A1" w14:textId="1F302D57" w:rsidR="008A7FC2" w:rsidRPr="0040687B"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 xml:space="preserve"># </w:t>
            </w:r>
            <w:proofErr w:type="gramStart"/>
            <w:r w:rsidR="008A7FC2" w:rsidRPr="0040687B">
              <w:rPr>
                <w:rFonts w:eastAsia="Times New Roman" w:cstheme="minorHAnsi"/>
                <w:sz w:val="18"/>
                <w:szCs w:val="18"/>
              </w:rPr>
              <w:t>of</w:t>
            </w:r>
            <w:proofErr w:type="gramEnd"/>
            <w:r w:rsidR="008A7FC2" w:rsidRPr="0040687B">
              <w:rPr>
                <w:rFonts w:eastAsia="Times New Roman" w:cstheme="minorHAnsi"/>
                <w:sz w:val="18"/>
                <w:szCs w:val="18"/>
              </w:rPr>
              <w:t xml:space="preserve"> Water Heaters/</w:t>
            </w:r>
          </w:p>
          <w:p w14:paraId="14435DCC"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777226B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84" w:type="pct"/>
            <w:vAlign w:val="bottom"/>
          </w:tcPr>
          <w:p w14:paraId="7143F88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59" w:type="pct"/>
            <w:vAlign w:val="bottom"/>
          </w:tcPr>
          <w:p w14:paraId="57A1EF71"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7A6B95E4"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417" w:type="pct"/>
            <w:vAlign w:val="bottom"/>
          </w:tcPr>
          <w:p w14:paraId="0C6255D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364" w:type="pct"/>
            <w:vAlign w:val="bottom"/>
          </w:tcPr>
          <w:p w14:paraId="33842FC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712A1692"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76B0D61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50" w:type="pct"/>
            <w:vAlign w:val="bottom"/>
          </w:tcPr>
          <w:p w14:paraId="79126F0B"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5" w:type="pct"/>
            <w:vAlign w:val="bottom"/>
          </w:tcPr>
          <w:p w14:paraId="533B03D6"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458" w:type="pct"/>
          </w:tcPr>
          <w:p w14:paraId="1A0F18E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8565A3" w:rsidRPr="00C071B0" w14:paraId="25650375" w14:textId="77777777" w:rsidTr="00042BFB">
        <w:tc>
          <w:tcPr>
            <w:tcW w:w="405" w:type="pct"/>
            <w:tcBorders>
              <w:top w:val="single" w:sz="4" w:space="0" w:color="auto"/>
              <w:left w:val="single" w:sz="4" w:space="0" w:color="auto"/>
              <w:bottom w:val="single" w:sz="4" w:space="0" w:color="auto"/>
              <w:right w:val="single" w:sz="4" w:space="0" w:color="auto"/>
            </w:tcBorders>
          </w:tcPr>
          <w:p w14:paraId="14A7D848" w14:textId="78E335A8" w:rsidR="008A7FC2" w:rsidRPr="0040687B" w:rsidRDefault="008A7FC2" w:rsidP="009A4623">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06210CF0" w14:textId="42455539" w:rsidR="008A7FC2" w:rsidRPr="0040687B" w:rsidRDefault="008A7FC2" w:rsidP="009A4623">
            <w:pPr>
              <w:spacing w:after="0"/>
              <w:jc w:val="center"/>
              <w:rPr>
                <w:rFonts w:cstheme="minorHAnsi"/>
                <w:sz w:val="18"/>
                <w:szCs w:val="18"/>
              </w:rPr>
            </w:pPr>
          </w:p>
        </w:tc>
        <w:tc>
          <w:tcPr>
            <w:tcW w:w="407" w:type="pct"/>
          </w:tcPr>
          <w:p w14:paraId="3CFA114E" w14:textId="53E03EBD" w:rsidR="008A7FC2" w:rsidRPr="0040687B" w:rsidRDefault="008A7FC2" w:rsidP="009A4623">
            <w:pPr>
              <w:spacing w:after="0"/>
              <w:jc w:val="center"/>
              <w:rPr>
                <w:rFonts w:eastAsia="Times New Roman" w:cstheme="minorHAnsi"/>
                <w:b/>
                <w:i/>
                <w:color w:val="FF0000"/>
                <w:sz w:val="18"/>
                <w:szCs w:val="18"/>
              </w:rPr>
            </w:pPr>
          </w:p>
        </w:tc>
        <w:tc>
          <w:tcPr>
            <w:tcW w:w="407" w:type="pct"/>
          </w:tcPr>
          <w:p w14:paraId="6076A710" w14:textId="59F62B19" w:rsidR="008A7FC2" w:rsidRPr="0040687B" w:rsidRDefault="008A7FC2" w:rsidP="009A4623">
            <w:pPr>
              <w:spacing w:after="0"/>
              <w:jc w:val="center"/>
              <w:rPr>
                <w:rFonts w:eastAsia="Times New Roman" w:cstheme="minorHAnsi"/>
                <w:sz w:val="18"/>
                <w:szCs w:val="18"/>
              </w:rPr>
            </w:pPr>
          </w:p>
        </w:tc>
        <w:tc>
          <w:tcPr>
            <w:tcW w:w="384" w:type="pct"/>
          </w:tcPr>
          <w:p w14:paraId="42F406D3" w14:textId="3EEB0A47" w:rsidR="008A7FC2" w:rsidRPr="0040687B" w:rsidRDefault="008A7FC2" w:rsidP="009A4623">
            <w:pPr>
              <w:spacing w:after="0"/>
              <w:jc w:val="center"/>
              <w:rPr>
                <w:rFonts w:eastAsia="Times New Roman" w:cstheme="minorHAnsi"/>
                <w:sz w:val="18"/>
                <w:szCs w:val="18"/>
              </w:rPr>
            </w:pPr>
          </w:p>
        </w:tc>
        <w:tc>
          <w:tcPr>
            <w:tcW w:w="459" w:type="pct"/>
          </w:tcPr>
          <w:p w14:paraId="26B6A9B7" w14:textId="02D19FC5" w:rsidR="008A7FC2" w:rsidRPr="0040687B" w:rsidRDefault="008A7FC2" w:rsidP="009A4623">
            <w:pPr>
              <w:spacing w:after="0"/>
              <w:jc w:val="center"/>
              <w:rPr>
                <w:rFonts w:eastAsia="Times New Roman" w:cstheme="minorHAnsi"/>
                <w:sz w:val="18"/>
                <w:szCs w:val="18"/>
              </w:rPr>
            </w:pPr>
          </w:p>
        </w:tc>
        <w:tc>
          <w:tcPr>
            <w:tcW w:w="417" w:type="pct"/>
          </w:tcPr>
          <w:p w14:paraId="48999BE2" w14:textId="0C786BF0" w:rsidR="008A7FC2" w:rsidRPr="0040687B" w:rsidRDefault="008A7FC2" w:rsidP="009A4623">
            <w:pPr>
              <w:spacing w:after="0"/>
              <w:jc w:val="center"/>
              <w:rPr>
                <w:rFonts w:eastAsia="Times New Roman" w:cstheme="minorHAnsi"/>
                <w:sz w:val="18"/>
                <w:szCs w:val="18"/>
              </w:rPr>
            </w:pPr>
          </w:p>
        </w:tc>
        <w:tc>
          <w:tcPr>
            <w:tcW w:w="364" w:type="pct"/>
          </w:tcPr>
          <w:p w14:paraId="47FE151A" w14:textId="1659C21C" w:rsidR="008A7FC2" w:rsidRPr="0040687B" w:rsidRDefault="008A7FC2" w:rsidP="009A4623">
            <w:pPr>
              <w:spacing w:after="0"/>
              <w:jc w:val="center"/>
              <w:rPr>
                <w:rFonts w:eastAsia="Times New Roman" w:cstheme="minorHAnsi"/>
                <w:sz w:val="18"/>
                <w:szCs w:val="18"/>
              </w:rPr>
            </w:pPr>
          </w:p>
        </w:tc>
        <w:tc>
          <w:tcPr>
            <w:tcW w:w="437" w:type="pct"/>
          </w:tcPr>
          <w:p w14:paraId="797C64C7" w14:textId="7170FAFD" w:rsidR="008A7FC2" w:rsidRPr="0040687B" w:rsidRDefault="008A7FC2" w:rsidP="009A4623">
            <w:pPr>
              <w:spacing w:after="0"/>
              <w:jc w:val="center"/>
              <w:rPr>
                <w:rFonts w:eastAsia="Times New Roman" w:cstheme="minorHAnsi"/>
                <w:sz w:val="18"/>
                <w:szCs w:val="18"/>
              </w:rPr>
            </w:pPr>
          </w:p>
        </w:tc>
        <w:tc>
          <w:tcPr>
            <w:tcW w:w="450" w:type="pct"/>
          </w:tcPr>
          <w:p w14:paraId="34331A6F" w14:textId="5CB045C2" w:rsidR="008A7FC2" w:rsidRPr="0040687B" w:rsidRDefault="008A7FC2" w:rsidP="009A4623">
            <w:pPr>
              <w:spacing w:after="0"/>
              <w:jc w:val="center"/>
              <w:rPr>
                <w:rFonts w:eastAsia="Times New Roman" w:cstheme="minorHAnsi"/>
                <w:sz w:val="18"/>
                <w:szCs w:val="18"/>
              </w:rPr>
            </w:pPr>
          </w:p>
        </w:tc>
        <w:tc>
          <w:tcPr>
            <w:tcW w:w="375" w:type="pct"/>
          </w:tcPr>
          <w:p w14:paraId="2789DCC8" w14:textId="26E28FB8" w:rsidR="008A7FC2" w:rsidRPr="0040687B" w:rsidRDefault="008A7FC2" w:rsidP="009A4623">
            <w:pPr>
              <w:spacing w:after="0"/>
              <w:rPr>
                <w:rFonts w:eastAsia="Times New Roman" w:cstheme="minorHAnsi"/>
                <w:sz w:val="18"/>
                <w:szCs w:val="18"/>
              </w:rPr>
            </w:pPr>
          </w:p>
        </w:tc>
        <w:tc>
          <w:tcPr>
            <w:tcW w:w="458" w:type="pct"/>
          </w:tcPr>
          <w:p w14:paraId="497B9737" w14:textId="77777777" w:rsidR="008A7FC2" w:rsidRPr="00744DE2" w:rsidRDefault="008A7FC2" w:rsidP="009A4623">
            <w:pPr>
              <w:spacing w:after="0"/>
              <w:jc w:val="center"/>
              <w:rPr>
                <w:rFonts w:eastAsia="Times New Roman" w:cstheme="minorHAnsi"/>
                <w:sz w:val="18"/>
                <w:szCs w:val="18"/>
              </w:rPr>
            </w:pPr>
          </w:p>
        </w:tc>
      </w:tr>
      <w:tr w:rsidR="00A03A6C" w:rsidRPr="00C071B0" w14:paraId="459486A1" w14:textId="77777777" w:rsidTr="00042BFB">
        <w:tc>
          <w:tcPr>
            <w:tcW w:w="405" w:type="pct"/>
            <w:tcBorders>
              <w:top w:val="single" w:sz="4" w:space="0" w:color="auto"/>
              <w:left w:val="single" w:sz="4" w:space="0" w:color="auto"/>
              <w:bottom w:val="single" w:sz="4" w:space="0" w:color="auto"/>
              <w:right w:val="single" w:sz="4" w:space="0" w:color="auto"/>
            </w:tcBorders>
          </w:tcPr>
          <w:p w14:paraId="1829A2DF" w14:textId="77777777" w:rsidR="00A03A6C" w:rsidRPr="0040687B" w:rsidRDefault="00A03A6C" w:rsidP="009A4623">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105A10C4" w14:textId="77777777" w:rsidR="00A03A6C" w:rsidRPr="0040687B" w:rsidRDefault="00A03A6C" w:rsidP="009A4623">
            <w:pPr>
              <w:spacing w:after="0"/>
              <w:jc w:val="center"/>
              <w:rPr>
                <w:rFonts w:cstheme="minorHAnsi"/>
                <w:sz w:val="18"/>
                <w:szCs w:val="18"/>
              </w:rPr>
            </w:pPr>
          </w:p>
        </w:tc>
        <w:tc>
          <w:tcPr>
            <w:tcW w:w="407" w:type="pct"/>
          </w:tcPr>
          <w:p w14:paraId="6A41FB2E" w14:textId="77777777" w:rsidR="00A03A6C" w:rsidRPr="0040687B" w:rsidRDefault="00A03A6C" w:rsidP="009A4623">
            <w:pPr>
              <w:spacing w:after="0"/>
              <w:jc w:val="center"/>
              <w:rPr>
                <w:rFonts w:eastAsia="Times New Roman" w:cstheme="minorHAnsi"/>
                <w:b/>
                <w:i/>
                <w:color w:val="FF0000"/>
                <w:sz w:val="18"/>
                <w:szCs w:val="18"/>
              </w:rPr>
            </w:pPr>
          </w:p>
        </w:tc>
        <w:tc>
          <w:tcPr>
            <w:tcW w:w="407" w:type="pct"/>
          </w:tcPr>
          <w:p w14:paraId="004DF499" w14:textId="77777777" w:rsidR="00A03A6C" w:rsidRPr="0040687B" w:rsidRDefault="00A03A6C" w:rsidP="009A4623">
            <w:pPr>
              <w:spacing w:after="0"/>
              <w:jc w:val="center"/>
              <w:rPr>
                <w:rFonts w:eastAsia="Times New Roman" w:cstheme="minorHAnsi"/>
                <w:sz w:val="18"/>
                <w:szCs w:val="18"/>
              </w:rPr>
            </w:pPr>
          </w:p>
        </w:tc>
        <w:tc>
          <w:tcPr>
            <w:tcW w:w="384" w:type="pct"/>
          </w:tcPr>
          <w:p w14:paraId="49AD3FBD" w14:textId="77777777" w:rsidR="00A03A6C" w:rsidRPr="0040687B" w:rsidRDefault="00A03A6C" w:rsidP="009A4623">
            <w:pPr>
              <w:spacing w:after="0"/>
              <w:jc w:val="center"/>
              <w:rPr>
                <w:rFonts w:eastAsia="Times New Roman" w:cstheme="minorHAnsi"/>
                <w:sz w:val="18"/>
                <w:szCs w:val="18"/>
              </w:rPr>
            </w:pPr>
          </w:p>
        </w:tc>
        <w:tc>
          <w:tcPr>
            <w:tcW w:w="459" w:type="pct"/>
          </w:tcPr>
          <w:p w14:paraId="16730B4F" w14:textId="77777777" w:rsidR="00A03A6C" w:rsidRPr="0040687B" w:rsidRDefault="00A03A6C" w:rsidP="009A4623">
            <w:pPr>
              <w:spacing w:after="0"/>
              <w:jc w:val="center"/>
              <w:rPr>
                <w:rFonts w:eastAsia="Times New Roman" w:cstheme="minorHAnsi"/>
                <w:sz w:val="18"/>
                <w:szCs w:val="18"/>
              </w:rPr>
            </w:pPr>
          </w:p>
        </w:tc>
        <w:tc>
          <w:tcPr>
            <w:tcW w:w="417" w:type="pct"/>
          </w:tcPr>
          <w:p w14:paraId="568588CD" w14:textId="77777777" w:rsidR="00A03A6C" w:rsidRPr="0040687B" w:rsidRDefault="00A03A6C" w:rsidP="009A4623">
            <w:pPr>
              <w:spacing w:after="0"/>
              <w:jc w:val="center"/>
              <w:rPr>
                <w:rFonts w:eastAsia="Times New Roman" w:cstheme="minorHAnsi"/>
                <w:sz w:val="18"/>
                <w:szCs w:val="18"/>
              </w:rPr>
            </w:pPr>
          </w:p>
        </w:tc>
        <w:tc>
          <w:tcPr>
            <w:tcW w:w="364" w:type="pct"/>
          </w:tcPr>
          <w:p w14:paraId="5BDDF5AA" w14:textId="77777777" w:rsidR="00A03A6C" w:rsidRPr="0040687B" w:rsidRDefault="00A03A6C" w:rsidP="009A4623">
            <w:pPr>
              <w:spacing w:after="0"/>
              <w:jc w:val="center"/>
              <w:rPr>
                <w:rFonts w:eastAsia="Times New Roman" w:cstheme="minorHAnsi"/>
                <w:sz w:val="18"/>
                <w:szCs w:val="18"/>
              </w:rPr>
            </w:pPr>
          </w:p>
        </w:tc>
        <w:tc>
          <w:tcPr>
            <w:tcW w:w="437" w:type="pct"/>
          </w:tcPr>
          <w:p w14:paraId="6D2668C0" w14:textId="77777777" w:rsidR="00A03A6C" w:rsidRPr="0040687B" w:rsidRDefault="00A03A6C" w:rsidP="009A4623">
            <w:pPr>
              <w:spacing w:after="0"/>
              <w:jc w:val="center"/>
              <w:rPr>
                <w:rFonts w:eastAsia="Times New Roman" w:cstheme="minorHAnsi"/>
                <w:sz w:val="18"/>
                <w:szCs w:val="18"/>
              </w:rPr>
            </w:pPr>
          </w:p>
        </w:tc>
        <w:tc>
          <w:tcPr>
            <w:tcW w:w="450" w:type="pct"/>
          </w:tcPr>
          <w:p w14:paraId="758D8076" w14:textId="77777777" w:rsidR="00A03A6C" w:rsidRPr="0040687B" w:rsidRDefault="00A03A6C" w:rsidP="009A4623">
            <w:pPr>
              <w:spacing w:after="0"/>
              <w:jc w:val="center"/>
              <w:rPr>
                <w:rFonts w:eastAsia="Times New Roman" w:cstheme="minorHAnsi"/>
                <w:sz w:val="18"/>
                <w:szCs w:val="18"/>
              </w:rPr>
            </w:pPr>
          </w:p>
        </w:tc>
        <w:tc>
          <w:tcPr>
            <w:tcW w:w="375" w:type="pct"/>
          </w:tcPr>
          <w:p w14:paraId="508632AA" w14:textId="77777777" w:rsidR="00A03A6C" w:rsidRPr="0040687B" w:rsidRDefault="00A03A6C" w:rsidP="009A4623">
            <w:pPr>
              <w:spacing w:after="0"/>
              <w:rPr>
                <w:rFonts w:eastAsia="Times New Roman" w:cstheme="minorHAnsi"/>
                <w:sz w:val="18"/>
                <w:szCs w:val="18"/>
              </w:rPr>
            </w:pPr>
          </w:p>
        </w:tc>
        <w:tc>
          <w:tcPr>
            <w:tcW w:w="458" w:type="pct"/>
          </w:tcPr>
          <w:p w14:paraId="47529114" w14:textId="77777777" w:rsidR="00A03A6C" w:rsidRPr="00744DE2" w:rsidRDefault="00A03A6C" w:rsidP="009A4623">
            <w:pPr>
              <w:spacing w:after="0"/>
              <w:jc w:val="center"/>
              <w:rPr>
                <w:rFonts w:eastAsia="Times New Roman" w:cstheme="minorHAnsi"/>
                <w:sz w:val="18"/>
                <w:szCs w:val="18"/>
              </w:rPr>
            </w:pPr>
          </w:p>
        </w:tc>
      </w:tr>
    </w:tbl>
    <w:p w14:paraId="451AE030" w14:textId="77777777" w:rsidR="008A7FC2" w:rsidRPr="009C3545" w:rsidRDefault="008A7FC2" w:rsidP="0079399B">
      <w:pPr>
        <w:suppressAutoHyphens/>
        <w:spacing w:after="0" w:line="240" w:lineRule="auto"/>
        <w:ind w:left="446"/>
        <w:rPr>
          <w:rFonts w:asciiTheme="minorHAnsi" w:hAnsiTheme="minorHAnsi" w:cstheme="minorHAnsi"/>
          <w:b/>
          <w:sz w:val="18"/>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909"/>
        <w:gridCol w:w="794"/>
        <w:gridCol w:w="882"/>
        <w:gridCol w:w="882"/>
        <w:gridCol w:w="619"/>
        <w:gridCol w:w="794"/>
        <w:gridCol w:w="794"/>
        <w:gridCol w:w="1057"/>
        <w:gridCol w:w="1057"/>
        <w:gridCol w:w="882"/>
        <w:gridCol w:w="1062"/>
      </w:tblGrid>
      <w:tr w:rsidR="008A15E5" w:rsidRPr="009C3545" w14:paraId="74069DEB" w14:textId="77777777" w:rsidTr="00001C88">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4BFC9E72" w14:textId="3D102F7E"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C. Installed HERS Verified Central Water Heating Systems Information </w:t>
            </w:r>
          </w:p>
          <w:p w14:paraId="35575FE5" w14:textId="504944FA"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This table reports</w:t>
            </w:r>
            <w:r w:rsidR="009458C6">
              <w:rPr>
                <w:rFonts w:asciiTheme="minorHAnsi" w:eastAsia="Times New Roman" w:hAnsiTheme="minorHAnsi" w:cstheme="minorHAnsi"/>
                <w:sz w:val="18"/>
                <w:szCs w:val="20"/>
              </w:rPr>
              <w:t xml:space="preserve"> </w:t>
            </w:r>
            <w:r w:rsidR="009458C6">
              <w:rPr>
                <w:rFonts w:asciiTheme="minorHAnsi" w:eastAsia="Times New Roman" w:hAnsiTheme="minorHAnsi" w:cstheme="minorHAnsi"/>
                <w:sz w:val="20"/>
                <w:szCs w:val="20"/>
              </w:rPr>
              <w:t>features</w:t>
            </w:r>
            <w:r w:rsidRPr="009C3545">
              <w:rPr>
                <w:rFonts w:asciiTheme="minorHAnsi" w:eastAsia="Times New Roman" w:hAnsiTheme="minorHAnsi" w:cstheme="minorHAnsi"/>
                <w:sz w:val="18"/>
                <w:szCs w:val="20"/>
              </w:rPr>
              <w:t xml:space="preserve"> the water heating system </w:t>
            </w:r>
            <w:r w:rsidR="00AC2213">
              <w:rPr>
                <w:rFonts w:asciiTheme="minorHAnsi" w:eastAsia="Times New Roman" w:hAnsiTheme="minorHAnsi" w:cstheme="minorHAnsi"/>
                <w:sz w:val="20"/>
                <w:szCs w:val="20"/>
              </w:rPr>
              <w:t xml:space="preserve">other than </w:t>
            </w:r>
            <w:r w:rsidR="00CE3123" w:rsidRPr="00042BFB">
              <w:rPr>
                <w:rFonts w:asciiTheme="minorHAnsi" w:eastAsia="Times New Roman" w:hAnsiTheme="minorHAnsi" w:cstheme="minorHAnsi"/>
                <w:b/>
                <w:bCs/>
                <w:sz w:val="20"/>
                <w:szCs w:val="20"/>
              </w:rPr>
              <w:t>C</w:t>
            </w:r>
            <w:r w:rsidR="00AC2213" w:rsidRPr="00CE3123">
              <w:rPr>
                <w:rFonts w:cstheme="minorHAnsi"/>
                <w:b/>
                <w:bCs/>
                <w:sz w:val="20"/>
                <w:szCs w:val="20"/>
              </w:rPr>
              <w:t>H</w:t>
            </w:r>
            <w:r w:rsidR="00AC2213">
              <w:rPr>
                <w:rFonts w:cstheme="minorHAnsi"/>
                <w:b/>
                <w:bCs/>
                <w:sz w:val="20"/>
                <w:szCs w:val="20"/>
              </w:rPr>
              <w:t>PWH</w:t>
            </w:r>
            <w:r w:rsidR="00AC2213">
              <w:rPr>
                <w:rFonts w:asciiTheme="minorHAnsi" w:eastAsia="Times New Roman" w:hAnsiTheme="minorHAnsi" w:cstheme="minorHAnsi"/>
                <w:sz w:val="20"/>
                <w:szCs w:val="20"/>
              </w:rPr>
              <w:t xml:space="preserve"> systems</w:t>
            </w:r>
            <w:r w:rsidR="00AC2213">
              <w:rPr>
                <w:rFonts w:asciiTheme="minorHAnsi" w:eastAsia="Times New Roman" w:hAnsiTheme="minorHAnsi" w:cstheme="minorHAnsi"/>
                <w:sz w:val="18"/>
                <w:szCs w:val="20"/>
              </w:rPr>
              <w:t xml:space="preserve"> </w:t>
            </w:r>
            <w:r w:rsidRPr="009C3545">
              <w:rPr>
                <w:rFonts w:asciiTheme="minorHAnsi" w:eastAsia="Times New Roman" w:hAnsiTheme="minorHAnsi" w:cstheme="minorHAnsi"/>
                <w:sz w:val="18"/>
                <w:szCs w:val="20"/>
              </w:rPr>
              <w:t xml:space="preserve">that were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p>
        </w:tc>
      </w:tr>
      <w:tr w:rsidR="007958D4" w:rsidRPr="009C3545" w14:paraId="69B2AB02"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CE5366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40642AB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810" w:type="dxa"/>
            <w:tcBorders>
              <w:top w:val="single" w:sz="4" w:space="0" w:color="auto"/>
              <w:left w:val="single" w:sz="4" w:space="0" w:color="auto"/>
              <w:bottom w:val="single" w:sz="4" w:space="0" w:color="auto"/>
              <w:right w:val="single" w:sz="4" w:space="0" w:color="auto"/>
            </w:tcBorders>
            <w:vAlign w:val="center"/>
          </w:tcPr>
          <w:p w14:paraId="5DC8660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6BFF24C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363311B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603BFD3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786CF48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810" w:type="dxa"/>
            <w:tcBorders>
              <w:top w:val="single" w:sz="4" w:space="0" w:color="auto"/>
              <w:left w:val="single" w:sz="4" w:space="0" w:color="auto"/>
              <w:bottom w:val="single" w:sz="4" w:space="0" w:color="auto"/>
              <w:right w:val="single" w:sz="4" w:space="0" w:color="auto"/>
            </w:tcBorders>
            <w:vAlign w:val="center"/>
          </w:tcPr>
          <w:p w14:paraId="06ECB91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80" w:type="dxa"/>
            <w:tcBorders>
              <w:top w:val="single" w:sz="4" w:space="0" w:color="auto"/>
              <w:left w:val="single" w:sz="4" w:space="0" w:color="auto"/>
              <w:bottom w:val="single" w:sz="4" w:space="0" w:color="auto"/>
              <w:right w:val="single" w:sz="4" w:space="0" w:color="auto"/>
            </w:tcBorders>
            <w:vAlign w:val="center"/>
          </w:tcPr>
          <w:p w14:paraId="428501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80" w:type="dxa"/>
            <w:tcBorders>
              <w:top w:val="single" w:sz="4" w:space="0" w:color="auto"/>
              <w:left w:val="single" w:sz="4" w:space="0" w:color="auto"/>
              <w:bottom w:val="single" w:sz="4" w:space="0" w:color="auto"/>
              <w:right w:val="single" w:sz="4" w:space="0" w:color="auto"/>
            </w:tcBorders>
            <w:vAlign w:val="center"/>
          </w:tcPr>
          <w:p w14:paraId="0392497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900" w:type="dxa"/>
            <w:tcBorders>
              <w:top w:val="single" w:sz="4" w:space="0" w:color="auto"/>
              <w:left w:val="single" w:sz="4" w:space="0" w:color="auto"/>
              <w:bottom w:val="single" w:sz="4" w:space="0" w:color="auto"/>
              <w:right w:val="single" w:sz="4" w:space="0" w:color="auto"/>
            </w:tcBorders>
            <w:vAlign w:val="center"/>
          </w:tcPr>
          <w:p w14:paraId="1E193DA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495F57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7958D4" w:rsidRPr="009C3545" w14:paraId="309B61F5"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065769E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286BE9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664BD5B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0651D1C7"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t>
            </w:r>
            <w:proofErr w:type="gramStart"/>
            <w:r w:rsidRPr="009C3545">
              <w:rPr>
                <w:rFonts w:asciiTheme="minorHAnsi" w:eastAsia="Times New Roman" w:hAnsiTheme="minorHAnsi" w:cstheme="minorHAnsi"/>
                <w:sz w:val="18"/>
                <w:szCs w:val="20"/>
              </w:rPr>
              <w:t>of</w:t>
            </w:r>
            <w:proofErr w:type="gramEnd"/>
            <w:r w:rsidRPr="009C3545">
              <w:rPr>
                <w:rFonts w:asciiTheme="minorHAnsi" w:eastAsia="Times New Roman" w:hAnsiTheme="minorHAnsi" w:cstheme="minorHAnsi"/>
                <w:sz w:val="18"/>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0BE9770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168899D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1183AE5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3C33D0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7408388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810" w:type="dxa"/>
            <w:tcBorders>
              <w:top w:val="single" w:sz="4" w:space="0" w:color="auto"/>
              <w:left w:val="single" w:sz="4" w:space="0" w:color="auto"/>
              <w:bottom w:val="single" w:sz="4" w:space="0" w:color="auto"/>
              <w:right w:val="single" w:sz="4" w:space="0" w:color="auto"/>
            </w:tcBorders>
            <w:vAlign w:val="bottom"/>
          </w:tcPr>
          <w:p w14:paraId="7A6EC70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80" w:type="dxa"/>
            <w:tcBorders>
              <w:top w:val="single" w:sz="4" w:space="0" w:color="auto"/>
              <w:left w:val="single" w:sz="4" w:space="0" w:color="auto"/>
              <w:bottom w:val="single" w:sz="4" w:space="0" w:color="auto"/>
              <w:right w:val="single" w:sz="4" w:space="0" w:color="auto"/>
            </w:tcBorders>
            <w:vAlign w:val="bottom"/>
          </w:tcPr>
          <w:p w14:paraId="06D716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481C32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01279E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67FA98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13A855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3BE739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7958D4" w:rsidRPr="009C3545" w14:paraId="59D6200F"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tcPr>
          <w:p w14:paraId="5409C6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tcPr>
          <w:p w14:paraId="161F552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4B132BA3"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397DDDF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2CB906B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630" w:type="dxa"/>
            <w:tcBorders>
              <w:top w:val="single" w:sz="4" w:space="0" w:color="auto"/>
              <w:left w:val="single" w:sz="4" w:space="0" w:color="auto"/>
              <w:bottom w:val="single" w:sz="4" w:space="0" w:color="auto"/>
              <w:right w:val="single" w:sz="4" w:space="0" w:color="auto"/>
            </w:tcBorders>
          </w:tcPr>
          <w:p w14:paraId="5143D7A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32B5D3F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0491E64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6C3BFE1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548ECEE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05A56AF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tcPr>
          <w:p w14:paraId="360430E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7958D4" w:rsidRPr="009C3545" w14:paraId="40E4F448"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0698B41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2B42C67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BC51F8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14570C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6A764D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578DCDF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762375D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496B9AC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401DCBF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22780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5087F4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0AC19E5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487DA837" w14:textId="387CA91F" w:rsidR="00756F1D" w:rsidRDefault="00756F1D" w:rsidP="0079399B">
      <w:pPr>
        <w:suppressAutoHyphens/>
        <w:spacing w:after="0" w:line="240" w:lineRule="auto"/>
        <w:ind w:left="446"/>
        <w:rPr>
          <w:rFonts w:asciiTheme="minorHAnsi" w:hAnsiTheme="minorHAnsi" w:cstheme="minorHAnsi"/>
          <w:b/>
          <w:sz w:val="18"/>
          <w:szCs w:val="20"/>
        </w:rPr>
      </w:pPr>
    </w:p>
    <w:p w14:paraId="2170ED18" w14:textId="77777777" w:rsidR="00756F1D" w:rsidRDefault="00756F1D">
      <w:pPr>
        <w:spacing w:after="0" w:line="240" w:lineRule="auto"/>
        <w:rPr>
          <w:rFonts w:asciiTheme="minorHAnsi" w:hAnsiTheme="minorHAnsi" w:cstheme="minorHAnsi"/>
          <w:b/>
          <w:sz w:val="18"/>
          <w:szCs w:val="20"/>
        </w:rPr>
      </w:pPr>
      <w:r>
        <w:rPr>
          <w:rFonts w:asciiTheme="minorHAnsi" w:hAnsiTheme="minorHAnsi" w:cstheme="minorHAnsi"/>
          <w:b/>
          <w:sz w:val="18"/>
          <w:szCs w:val="20"/>
        </w:rPr>
        <w:br w:type="page"/>
      </w:r>
    </w:p>
    <w:p w14:paraId="2CBF0DAE" w14:textId="77777777" w:rsidR="008A15E5" w:rsidRDefault="008A15E5" w:rsidP="0079399B">
      <w:pPr>
        <w:suppressAutoHyphens/>
        <w:spacing w:after="0" w:line="240" w:lineRule="auto"/>
        <w:ind w:left="446"/>
        <w:rPr>
          <w:rFonts w:asciiTheme="minorHAnsi" w:hAnsiTheme="minorHAnsi" w:cstheme="minorHAnsi"/>
          <w:b/>
          <w:sz w:val="18"/>
          <w:szCs w:val="20"/>
        </w:rPr>
      </w:pPr>
    </w:p>
    <w:tbl>
      <w:tblPr>
        <w:tblStyle w:val="TableGrid"/>
        <w:tblW w:w="10800" w:type="dxa"/>
        <w:tblInd w:w="-5" w:type="dxa"/>
        <w:tblLook w:val="04A0" w:firstRow="1" w:lastRow="0" w:firstColumn="1" w:lastColumn="0" w:noHBand="0" w:noVBand="1"/>
      </w:tblPr>
      <w:tblGrid>
        <w:gridCol w:w="1105"/>
        <w:gridCol w:w="1212"/>
        <w:gridCol w:w="1167"/>
        <w:gridCol w:w="961"/>
        <w:gridCol w:w="788"/>
        <w:gridCol w:w="940"/>
        <w:gridCol w:w="961"/>
        <w:gridCol w:w="784"/>
        <w:gridCol w:w="940"/>
        <w:gridCol w:w="940"/>
        <w:gridCol w:w="1002"/>
      </w:tblGrid>
      <w:tr w:rsidR="00CC3AA4" w:rsidRPr="00C071B0" w14:paraId="3078CAE9" w14:textId="77777777" w:rsidTr="00042BFB">
        <w:tc>
          <w:tcPr>
            <w:tcW w:w="5000" w:type="pct"/>
            <w:gridSpan w:val="11"/>
          </w:tcPr>
          <w:p w14:paraId="4DFCAC0B" w14:textId="132FD89D" w:rsidR="00CC3AA4" w:rsidRPr="00D42D0F" w:rsidRDefault="00CC3AA4" w:rsidP="009A4623">
            <w:pPr>
              <w:spacing w:after="0"/>
              <w:rPr>
                <w:rFonts w:cstheme="minorHAnsi"/>
                <w:b/>
                <w:sz w:val="20"/>
                <w:szCs w:val="20"/>
              </w:rPr>
            </w:pPr>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p>
          <w:p w14:paraId="1357F5AE" w14:textId="7BF1DFFB" w:rsidR="00CC3AA4" w:rsidRPr="003F4127" w:rsidRDefault="00CC3AA4" w:rsidP="009D67D3">
            <w:pPr>
              <w:spacing w:after="0"/>
              <w:rPr>
                <w:rFonts w:cstheme="minorHAnsi"/>
                <w:sz w:val="20"/>
                <w:szCs w:val="20"/>
              </w:rPr>
            </w:pPr>
            <w:r w:rsidRPr="003F4127">
              <w:rPr>
                <w:rFonts w:cstheme="minorHAnsi"/>
                <w:sz w:val="20"/>
                <w:szCs w:val="20"/>
              </w:rPr>
              <w:t xml:space="preserve">This table reports the water heating systems specified on the registered </w:t>
            </w:r>
            <w:r w:rsidR="00B04034">
              <w:rPr>
                <w:rFonts w:cstheme="minorHAnsi"/>
                <w:sz w:val="20"/>
                <w:szCs w:val="20"/>
              </w:rPr>
              <w:t>LMCC</w:t>
            </w:r>
            <w:r w:rsidRPr="003F4127">
              <w:rPr>
                <w:rFonts w:cstheme="minorHAnsi"/>
                <w:sz w:val="20"/>
                <w:szCs w:val="20"/>
              </w:rPr>
              <w:t xml:space="preserve"> compliance document for this project.</w:t>
            </w:r>
          </w:p>
        </w:tc>
      </w:tr>
      <w:tr w:rsidR="00CC3AA4" w:rsidRPr="00C071B0" w14:paraId="00E6CFEC" w14:textId="77777777" w:rsidTr="00042BFB">
        <w:tc>
          <w:tcPr>
            <w:tcW w:w="512" w:type="pct"/>
            <w:vAlign w:val="bottom"/>
          </w:tcPr>
          <w:p w14:paraId="250D170D" w14:textId="77777777" w:rsidR="00CC3AA4" w:rsidRPr="003F4127" w:rsidRDefault="00CC3AA4" w:rsidP="009A4623">
            <w:pPr>
              <w:spacing w:after="0"/>
              <w:jc w:val="center"/>
              <w:rPr>
                <w:rFonts w:cstheme="minorHAnsi"/>
                <w:sz w:val="20"/>
                <w:szCs w:val="20"/>
              </w:rPr>
            </w:pPr>
            <w:r w:rsidRPr="003F4127">
              <w:rPr>
                <w:rFonts w:eastAsia="Times New Roman" w:cstheme="minorHAnsi"/>
                <w:sz w:val="20"/>
                <w:szCs w:val="20"/>
              </w:rPr>
              <w:t>01</w:t>
            </w:r>
          </w:p>
        </w:tc>
        <w:tc>
          <w:tcPr>
            <w:tcW w:w="561" w:type="pct"/>
            <w:vAlign w:val="bottom"/>
          </w:tcPr>
          <w:p w14:paraId="023A0F5D" w14:textId="77777777" w:rsidR="00CC3AA4" w:rsidRPr="003F4127" w:rsidRDefault="00CC3AA4" w:rsidP="009A4623">
            <w:pPr>
              <w:spacing w:after="0"/>
              <w:jc w:val="center"/>
              <w:rPr>
                <w:rFonts w:cstheme="minorHAnsi"/>
                <w:sz w:val="20"/>
                <w:szCs w:val="20"/>
              </w:rPr>
            </w:pPr>
            <w:r w:rsidRPr="003F4127">
              <w:rPr>
                <w:rFonts w:eastAsia="Times New Roman" w:cstheme="minorHAnsi"/>
                <w:sz w:val="20"/>
                <w:szCs w:val="20"/>
              </w:rPr>
              <w:t>02</w:t>
            </w:r>
          </w:p>
        </w:tc>
        <w:tc>
          <w:tcPr>
            <w:tcW w:w="540" w:type="pct"/>
          </w:tcPr>
          <w:p w14:paraId="086C1AC3" w14:textId="77777777" w:rsidR="00CC3AA4" w:rsidRPr="003F4127" w:rsidRDefault="00CC3AA4"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45" w:type="pct"/>
          </w:tcPr>
          <w:p w14:paraId="364B5241"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04</w:t>
            </w:r>
          </w:p>
        </w:tc>
        <w:tc>
          <w:tcPr>
            <w:tcW w:w="365" w:type="pct"/>
          </w:tcPr>
          <w:p w14:paraId="029F66EB"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05</w:t>
            </w:r>
          </w:p>
        </w:tc>
        <w:tc>
          <w:tcPr>
            <w:tcW w:w="435" w:type="pct"/>
          </w:tcPr>
          <w:p w14:paraId="383BEB5C"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06</w:t>
            </w:r>
          </w:p>
        </w:tc>
        <w:tc>
          <w:tcPr>
            <w:tcW w:w="445" w:type="pct"/>
          </w:tcPr>
          <w:p w14:paraId="6DC105C8"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07</w:t>
            </w:r>
          </w:p>
        </w:tc>
        <w:tc>
          <w:tcPr>
            <w:tcW w:w="363" w:type="pct"/>
          </w:tcPr>
          <w:p w14:paraId="2107C6F0"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08</w:t>
            </w:r>
          </w:p>
        </w:tc>
        <w:tc>
          <w:tcPr>
            <w:tcW w:w="435" w:type="pct"/>
          </w:tcPr>
          <w:p w14:paraId="4267B3A3"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09</w:t>
            </w:r>
          </w:p>
        </w:tc>
        <w:tc>
          <w:tcPr>
            <w:tcW w:w="435" w:type="pct"/>
          </w:tcPr>
          <w:p w14:paraId="1F6354E0" w14:textId="77777777" w:rsidR="00CC3AA4" w:rsidRDefault="00CC3AA4" w:rsidP="009A4623">
            <w:pPr>
              <w:spacing w:after="0"/>
              <w:jc w:val="center"/>
              <w:rPr>
                <w:rFonts w:eastAsia="Times New Roman" w:cstheme="minorHAnsi"/>
                <w:sz w:val="20"/>
                <w:szCs w:val="20"/>
              </w:rPr>
            </w:pPr>
            <w:r w:rsidRPr="00CE2BD1">
              <w:rPr>
                <w:rFonts w:eastAsia="Times New Roman" w:cs="Calibri"/>
                <w:sz w:val="18"/>
                <w:szCs w:val="18"/>
              </w:rPr>
              <w:t>10</w:t>
            </w:r>
          </w:p>
        </w:tc>
        <w:tc>
          <w:tcPr>
            <w:tcW w:w="463" w:type="pct"/>
          </w:tcPr>
          <w:p w14:paraId="40BBD4FD" w14:textId="77777777" w:rsidR="00CC3AA4" w:rsidRPr="003F4127" w:rsidRDefault="00CC3AA4" w:rsidP="009A4623">
            <w:pPr>
              <w:spacing w:after="0"/>
              <w:jc w:val="center"/>
              <w:rPr>
                <w:rFonts w:eastAsia="Times New Roman" w:cstheme="minorHAnsi"/>
                <w:sz w:val="20"/>
                <w:szCs w:val="20"/>
              </w:rPr>
            </w:pPr>
            <w:r>
              <w:rPr>
                <w:rFonts w:eastAsia="Times New Roman" w:cstheme="minorHAnsi"/>
                <w:sz w:val="20"/>
                <w:szCs w:val="20"/>
              </w:rPr>
              <w:t>11</w:t>
            </w:r>
          </w:p>
        </w:tc>
      </w:tr>
      <w:tr w:rsidR="00CC3AA4" w:rsidRPr="00C071B0" w14:paraId="57265FA9" w14:textId="77777777" w:rsidTr="00042BFB">
        <w:tc>
          <w:tcPr>
            <w:tcW w:w="512" w:type="pct"/>
            <w:vAlign w:val="bottom"/>
          </w:tcPr>
          <w:p w14:paraId="31C3345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28BB38B6" w14:textId="77777777" w:rsidR="00CC3AA4" w:rsidRPr="00554B1E" w:rsidRDefault="00CC3AA4" w:rsidP="009A4623">
            <w:pPr>
              <w:spacing w:after="0"/>
              <w:jc w:val="center"/>
              <w:rPr>
                <w:rFonts w:cstheme="minorHAnsi"/>
                <w:sz w:val="18"/>
                <w:szCs w:val="18"/>
              </w:rPr>
            </w:pPr>
            <w:r w:rsidRPr="00554B1E">
              <w:rPr>
                <w:rFonts w:eastAsia="Times New Roman" w:cstheme="minorHAnsi"/>
                <w:sz w:val="18"/>
                <w:szCs w:val="18"/>
              </w:rPr>
              <w:t>or Name</w:t>
            </w:r>
          </w:p>
        </w:tc>
        <w:tc>
          <w:tcPr>
            <w:tcW w:w="561" w:type="pct"/>
            <w:vAlign w:val="bottom"/>
          </w:tcPr>
          <w:p w14:paraId="317B53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635091D1" w14:textId="77777777" w:rsidR="00CC3AA4" w:rsidRPr="00554B1E" w:rsidRDefault="00CC3AA4" w:rsidP="009A4623">
            <w:pPr>
              <w:spacing w:after="0"/>
              <w:jc w:val="center"/>
              <w:rPr>
                <w:rFonts w:cstheme="minorHAnsi"/>
                <w:sz w:val="18"/>
                <w:szCs w:val="18"/>
              </w:rPr>
            </w:pPr>
            <w:r w:rsidRPr="00554B1E">
              <w:rPr>
                <w:rFonts w:eastAsia="Times New Roman" w:cstheme="minorHAnsi"/>
                <w:sz w:val="18"/>
                <w:szCs w:val="18"/>
              </w:rPr>
              <w:t>Make and Model</w:t>
            </w:r>
          </w:p>
        </w:tc>
        <w:tc>
          <w:tcPr>
            <w:tcW w:w="540" w:type="pct"/>
            <w:vAlign w:val="bottom"/>
          </w:tcPr>
          <w:p w14:paraId="24F6DCC7" w14:textId="11751BF0" w:rsidR="00CC3AA4" w:rsidRPr="00554B1E" w:rsidRDefault="001E3690"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CC3AA4" w:rsidRPr="00554B1E">
              <w:rPr>
                <w:rFonts w:eastAsia="Times New Roman" w:cstheme="minorHAnsi"/>
                <w:sz w:val="18"/>
                <w:szCs w:val="18"/>
              </w:rPr>
              <w:t xml:space="preserve"> </w:t>
            </w:r>
            <w:proofErr w:type="gramStart"/>
            <w:r w:rsidR="00CC3AA4" w:rsidRPr="00554B1E">
              <w:rPr>
                <w:rFonts w:eastAsia="Times New Roman" w:cstheme="minorHAnsi"/>
                <w:sz w:val="18"/>
                <w:szCs w:val="18"/>
              </w:rPr>
              <w:t>of</w:t>
            </w:r>
            <w:proofErr w:type="gramEnd"/>
            <w:r w:rsidR="00CC3AA4" w:rsidRPr="00554B1E">
              <w:rPr>
                <w:rFonts w:eastAsia="Times New Roman" w:cstheme="minorHAnsi"/>
                <w:sz w:val="18"/>
                <w:szCs w:val="18"/>
              </w:rPr>
              <w:t xml:space="preserve"> Water Heaters/ Compressors</w:t>
            </w:r>
          </w:p>
        </w:tc>
        <w:tc>
          <w:tcPr>
            <w:tcW w:w="445" w:type="pct"/>
            <w:vAlign w:val="bottom"/>
          </w:tcPr>
          <w:p w14:paraId="2D8071F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365" w:type="pct"/>
            <w:vAlign w:val="bottom"/>
          </w:tcPr>
          <w:p w14:paraId="33A203DA"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97A8F38"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5" w:type="pct"/>
            <w:vAlign w:val="bottom"/>
          </w:tcPr>
          <w:p w14:paraId="1DD54D0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445" w:type="pct"/>
            <w:vAlign w:val="bottom"/>
          </w:tcPr>
          <w:p w14:paraId="1AF9F9A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363" w:type="pct"/>
            <w:vAlign w:val="bottom"/>
          </w:tcPr>
          <w:p w14:paraId="02EABD1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026574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5" w:type="pct"/>
            <w:vAlign w:val="bottom"/>
          </w:tcPr>
          <w:p w14:paraId="0944545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435" w:type="pct"/>
            <w:vAlign w:val="bottom"/>
          </w:tcPr>
          <w:p w14:paraId="1D6451B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463" w:type="pct"/>
            <w:vAlign w:val="bottom"/>
          </w:tcPr>
          <w:p w14:paraId="2C9F899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7F6EC271"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CC3AA4" w:rsidRPr="00C071B0" w14:paraId="1C2EFE45" w14:textId="77777777" w:rsidTr="00042BFB">
        <w:tc>
          <w:tcPr>
            <w:tcW w:w="512" w:type="pct"/>
          </w:tcPr>
          <w:p w14:paraId="7630C4E9" w14:textId="121E49E7" w:rsidR="00CC3AA4" w:rsidRPr="00554B1E" w:rsidRDefault="00CC3AA4" w:rsidP="009A4623">
            <w:pPr>
              <w:spacing w:after="0"/>
              <w:jc w:val="center"/>
              <w:rPr>
                <w:rFonts w:cstheme="minorHAnsi"/>
                <w:sz w:val="18"/>
                <w:szCs w:val="18"/>
              </w:rPr>
            </w:pPr>
          </w:p>
        </w:tc>
        <w:tc>
          <w:tcPr>
            <w:tcW w:w="561" w:type="pct"/>
          </w:tcPr>
          <w:p w14:paraId="20D961F5" w14:textId="77777777" w:rsidR="00CC3AA4" w:rsidRPr="00554B1E" w:rsidRDefault="00CC3AA4" w:rsidP="009A4623">
            <w:pPr>
              <w:spacing w:after="0"/>
              <w:jc w:val="center"/>
              <w:rPr>
                <w:rFonts w:cstheme="minorHAnsi"/>
                <w:sz w:val="18"/>
                <w:szCs w:val="18"/>
              </w:rPr>
            </w:pPr>
          </w:p>
        </w:tc>
        <w:tc>
          <w:tcPr>
            <w:tcW w:w="540" w:type="pct"/>
          </w:tcPr>
          <w:p w14:paraId="4E8FC47A" w14:textId="22C6E4E6" w:rsidR="00CC3AA4" w:rsidRPr="00554B1E" w:rsidRDefault="00CC3AA4" w:rsidP="009A4623">
            <w:pPr>
              <w:spacing w:after="0"/>
              <w:jc w:val="center"/>
              <w:rPr>
                <w:rFonts w:cstheme="minorHAnsi"/>
                <w:sz w:val="18"/>
                <w:szCs w:val="18"/>
              </w:rPr>
            </w:pPr>
          </w:p>
        </w:tc>
        <w:tc>
          <w:tcPr>
            <w:tcW w:w="445" w:type="pct"/>
          </w:tcPr>
          <w:p w14:paraId="237BEF23" w14:textId="77777777" w:rsidR="00CC3AA4" w:rsidRPr="00554B1E" w:rsidRDefault="00CC3AA4" w:rsidP="009A4623">
            <w:pPr>
              <w:spacing w:after="0"/>
              <w:jc w:val="center"/>
              <w:rPr>
                <w:rFonts w:eastAsia="Times New Roman" w:cstheme="minorHAnsi"/>
                <w:sz w:val="18"/>
                <w:szCs w:val="18"/>
              </w:rPr>
            </w:pPr>
          </w:p>
        </w:tc>
        <w:tc>
          <w:tcPr>
            <w:tcW w:w="365" w:type="pct"/>
          </w:tcPr>
          <w:p w14:paraId="4A041AEB" w14:textId="74990EF0" w:rsidR="00CC3AA4" w:rsidRPr="00554B1E" w:rsidRDefault="00CC3AA4" w:rsidP="009A4623">
            <w:pPr>
              <w:spacing w:after="0"/>
              <w:jc w:val="center"/>
              <w:rPr>
                <w:rFonts w:eastAsia="Times New Roman" w:cstheme="minorHAnsi"/>
                <w:sz w:val="18"/>
                <w:szCs w:val="18"/>
              </w:rPr>
            </w:pPr>
          </w:p>
        </w:tc>
        <w:tc>
          <w:tcPr>
            <w:tcW w:w="435" w:type="pct"/>
          </w:tcPr>
          <w:p w14:paraId="2733CF09" w14:textId="192D7F3F" w:rsidR="00CC3AA4" w:rsidRPr="00554B1E" w:rsidRDefault="00CC3AA4" w:rsidP="009A4623">
            <w:pPr>
              <w:spacing w:after="0"/>
              <w:jc w:val="center"/>
              <w:rPr>
                <w:rFonts w:eastAsia="Times New Roman" w:cstheme="minorHAnsi"/>
                <w:sz w:val="18"/>
                <w:szCs w:val="18"/>
              </w:rPr>
            </w:pPr>
          </w:p>
        </w:tc>
        <w:tc>
          <w:tcPr>
            <w:tcW w:w="445" w:type="pct"/>
          </w:tcPr>
          <w:p w14:paraId="099A48BE" w14:textId="53EAFE4A" w:rsidR="00CC3AA4" w:rsidRPr="00554B1E" w:rsidRDefault="00CC3AA4" w:rsidP="009A4623">
            <w:pPr>
              <w:spacing w:after="0"/>
              <w:jc w:val="center"/>
              <w:rPr>
                <w:rFonts w:eastAsia="Times New Roman" w:cstheme="minorHAnsi"/>
                <w:sz w:val="18"/>
                <w:szCs w:val="18"/>
              </w:rPr>
            </w:pPr>
          </w:p>
        </w:tc>
        <w:tc>
          <w:tcPr>
            <w:tcW w:w="363" w:type="pct"/>
          </w:tcPr>
          <w:p w14:paraId="3C833FB8" w14:textId="0433B14D" w:rsidR="00CC3AA4" w:rsidRPr="00C035AD" w:rsidRDefault="00CC3AA4" w:rsidP="009A4623">
            <w:pPr>
              <w:spacing w:after="0"/>
              <w:jc w:val="center"/>
              <w:rPr>
                <w:rFonts w:eastAsia="Times New Roman" w:cstheme="minorHAnsi"/>
                <w:sz w:val="18"/>
                <w:szCs w:val="20"/>
              </w:rPr>
            </w:pPr>
          </w:p>
        </w:tc>
        <w:tc>
          <w:tcPr>
            <w:tcW w:w="435" w:type="pct"/>
          </w:tcPr>
          <w:p w14:paraId="61B006C8" w14:textId="731F3571" w:rsidR="00CC3AA4" w:rsidRPr="00554B1E" w:rsidRDefault="00CC3AA4" w:rsidP="009A4623">
            <w:pPr>
              <w:spacing w:after="0"/>
              <w:jc w:val="center"/>
              <w:rPr>
                <w:rFonts w:eastAsia="Times New Roman" w:cstheme="minorHAnsi"/>
                <w:sz w:val="18"/>
                <w:szCs w:val="18"/>
              </w:rPr>
            </w:pPr>
          </w:p>
        </w:tc>
        <w:tc>
          <w:tcPr>
            <w:tcW w:w="435" w:type="pct"/>
          </w:tcPr>
          <w:p w14:paraId="76EFD4A2" w14:textId="4700D98A" w:rsidR="00CC3AA4" w:rsidRPr="00554B1E" w:rsidRDefault="00CC3AA4" w:rsidP="009A4623">
            <w:pPr>
              <w:spacing w:after="0"/>
              <w:jc w:val="center"/>
              <w:rPr>
                <w:rFonts w:eastAsia="Times New Roman" w:cstheme="minorHAnsi"/>
                <w:sz w:val="18"/>
                <w:szCs w:val="18"/>
              </w:rPr>
            </w:pPr>
          </w:p>
        </w:tc>
        <w:tc>
          <w:tcPr>
            <w:tcW w:w="463" w:type="pct"/>
          </w:tcPr>
          <w:p w14:paraId="69BD3F37" w14:textId="441C9896" w:rsidR="00CC3AA4" w:rsidRPr="00554B1E" w:rsidRDefault="00CC3AA4" w:rsidP="009A4623">
            <w:pPr>
              <w:spacing w:after="0"/>
              <w:jc w:val="center"/>
              <w:rPr>
                <w:rFonts w:eastAsia="Times New Roman" w:cstheme="minorHAnsi"/>
                <w:sz w:val="18"/>
                <w:szCs w:val="18"/>
              </w:rPr>
            </w:pPr>
          </w:p>
        </w:tc>
      </w:tr>
      <w:tr w:rsidR="00CC3AA4" w:rsidRPr="00C071B0" w14:paraId="57E9EEBD" w14:textId="77777777" w:rsidTr="00042BFB">
        <w:tc>
          <w:tcPr>
            <w:tcW w:w="512" w:type="pct"/>
          </w:tcPr>
          <w:p w14:paraId="2176A38E" w14:textId="77777777" w:rsidR="00CC3AA4" w:rsidRPr="00554B1E" w:rsidRDefault="00CC3AA4" w:rsidP="009A4623">
            <w:pPr>
              <w:spacing w:after="0"/>
              <w:jc w:val="center"/>
              <w:rPr>
                <w:rFonts w:cstheme="minorHAnsi"/>
                <w:sz w:val="18"/>
                <w:szCs w:val="18"/>
              </w:rPr>
            </w:pPr>
          </w:p>
        </w:tc>
        <w:tc>
          <w:tcPr>
            <w:tcW w:w="561" w:type="pct"/>
          </w:tcPr>
          <w:p w14:paraId="5F6D4145" w14:textId="77777777" w:rsidR="00CC3AA4" w:rsidRPr="00554B1E" w:rsidRDefault="00CC3AA4" w:rsidP="009A4623">
            <w:pPr>
              <w:spacing w:after="0"/>
              <w:jc w:val="center"/>
              <w:rPr>
                <w:rFonts w:cstheme="minorHAnsi"/>
                <w:sz w:val="18"/>
                <w:szCs w:val="18"/>
              </w:rPr>
            </w:pPr>
          </w:p>
        </w:tc>
        <w:tc>
          <w:tcPr>
            <w:tcW w:w="540" w:type="pct"/>
          </w:tcPr>
          <w:p w14:paraId="7D6DE73A" w14:textId="77777777" w:rsidR="00CC3AA4" w:rsidRPr="00554B1E" w:rsidRDefault="00CC3AA4" w:rsidP="009A4623">
            <w:pPr>
              <w:spacing w:after="0"/>
              <w:jc w:val="center"/>
              <w:rPr>
                <w:rFonts w:cstheme="minorHAnsi"/>
                <w:sz w:val="18"/>
                <w:szCs w:val="18"/>
              </w:rPr>
            </w:pPr>
          </w:p>
        </w:tc>
        <w:tc>
          <w:tcPr>
            <w:tcW w:w="445" w:type="pct"/>
          </w:tcPr>
          <w:p w14:paraId="7C4CA33D" w14:textId="77777777" w:rsidR="00CC3AA4" w:rsidRPr="00554B1E" w:rsidRDefault="00CC3AA4" w:rsidP="009A4623">
            <w:pPr>
              <w:spacing w:after="0"/>
              <w:jc w:val="center"/>
              <w:rPr>
                <w:rFonts w:eastAsia="Times New Roman" w:cstheme="minorHAnsi"/>
                <w:sz w:val="18"/>
                <w:szCs w:val="18"/>
              </w:rPr>
            </w:pPr>
          </w:p>
        </w:tc>
        <w:tc>
          <w:tcPr>
            <w:tcW w:w="365" w:type="pct"/>
          </w:tcPr>
          <w:p w14:paraId="231F4F14" w14:textId="77777777" w:rsidR="00CC3AA4" w:rsidRPr="00554B1E" w:rsidRDefault="00CC3AA4" w:rsidP="009A4623">
            <w:pPr>
              <w:spacing w:after="0"/>
              <w:jc w:val="center"/>
              <w:rPr>
                <w:rFonts w:eastAsia="Times New Roman" w:cstheme="minorHAnsi"/>
                <w:sz w:val="18"/>
                <w:szCs w:val="18"/>
              </w:rPr>
            </w:pPr>
          </w:p>
        </w:tc>
        <w:tc>
          <w:tcPr>
            <w:tcW w:w="435" w:type="pct"/>
          </w:tcPr>
          <w:p w14:paraId="032965BF" w14:textId="77777777" w:rsidR="00CC3AA4" w:rsidRPr="00554B1E" w:rsidRDefault="00CC3AA4" w:rsidP="009A4623">
            <w:pPr>
              <w:spacing w:after="0"/>
              <w:jc w:val="center"/>
              <w:rPr>
                <w:rFonts w:eastAsia="Times New Roman" w:cstheme="minorHAnsi"/>
                <w:sz w:val="18"/>
                <w:szCs w:val="18"/>
              </w:rPr>
            </w:pPr>
          </w:p>
        </w:tc>
        <w:tc>
          <w:tcPr>
            <w:tcW w:w="445" w:type="pct"/>
          </w:tcPr>
          <w:p w14:paraId="6630FBB1" w14:textId="77777777" w:rsidR="00CC3AA4" w:rsidRPr="00554B1E" w:rsidRDefault="00CC3AA4" w:rsidP="009A4623">
            <w:pPr>
              <w:spacing w:after="0"/>
              <w:jc w:val="center"/>
              <w:rPr>
                <w:rFonts w:eastAsia="Times New Roman" w:cstheme="minorHAnsi"/>
                <w:sz w:val="18"/>
                <w:szCs w:val="18"/>
              </w:rPr>
            </w:pPr>
          </w:p>
        </w:tc>
        <w:tc>
          <w:tcPr>
            <w:tcW w:w="363" w:type="pct"/>
          </w:tcPr>
          <w:p w14:paraId="0034B50F" w14:textId="77777777" w:rsidR="00CC3AA4" w:rsidRPr="00C035AD" w:rsidRDefault="00CC3AA4" w:rsidP="009A4623">
            <w:pPr>
              <w:spacing w:after="0"/>
              <w:jc w:val="center"/>
              <w:rPr>
                <w:rFonts w:eastAsia="Times New Roman" w:cstheme="minorHAnsi"/>
                <w:sz w:val="18"/>
                <w:szCs w:val="20"/>
              </w:rPr>
            </w:pPr>
          </w:p>
        </w:tc>
        <w:tc>
          <w:tcPr>
            <w:tcW w:w="435" w:type="pct"/>
          </w:tcPr>
          <w:p w14:paraId="0112BF51" w14:textId="77777777" w:rsidR="00CC3AA4" w:rsidRPr="00554B1E" w:rsidRDefault="00CC3AA4" w:rsidP="009A4623">
            <w:pPr>
              <w:spacing w:after="0"/>
              <w:jc w:val="center"/>
              <w:rPr>
                <w:rFonts w:eastAsia="Times New Roman" w:cstheme="minorHAnsi"/>
                <w:sz w:val="18"/>
                <w:szCs w:val="18"/>
              </w:rPr>
            </w:pPr>
          </w:p>
        </w:tc>
        <w:tc>
          <w:tcPr>
            <w:tcW w:w="435" w:type="pct"/>
          </w:tcPr>
          <w:p w14:paraId="4742491D" w14:textId="77777777" w:rsidR="00CC3AA4" w:rsidRPr="00554B1E" w:rsidRDefault="00CC3AA4" w:rsidP="009A4623">
            <w:pPr>
              <w:spacing w:after="0"/>
              <w:jc w:val="center"/>
              <w:rPr>
                <w:rFonts w:eastAsia="Times New Roman" w:cstheme="minorHAnsi"/>
                <w:sz w:val="18"/>
                <w:szCs w:val="18"/>
              </w:rPr>
            </w:pPr>
          </w:p>
        </w:tc>
        <w:tc>
          <w:tcPr>
            <w:tcW w:w="463" w:type="pct"/>
          </w:tcPr>
          <w:p w14:paraId="54FBB8B6" w14:textId="77777777" w:rsidR="00CC3AA4" w:rsidRPr="00554B1E" w:rsidRDefault="00CC3AA4" w:rsidP="009A4623">
            <w:pPr>
              <w:spacing w:after="0"/>
              <w:jc w:val="center"/>
              <w:rPr>
                <w:rFonts w:eastAsia="Times New Roman" w:cstheme="minorHAnsi"/>
                <w:sz w:val="18"/>
                <w:szCs w:val="18"/>
              </w:rPr>
            </w:pPr>
          </w:p>
        </w:tc>
      </w:tr>
    </w:tbl>
    <w:p w14:paraId="503EEF4F" w14:textId="77777777" w:rsidR="0015370F" w:rsidRPr="009C3545" w:rsidRDefault="0015370F" w:rsidP="0079399B">
      <w:pPr>
        <w:suppressAutoHyphens/>
        <w:spacing w:after="0" w:line="240" w:lineRule="auto"/>
        <w:ind w:left="446"/>
        <w:rPr>
          <w:rFonts w:asciiTheme="minorHAnsi" w:hAnsiTheme="minorHAnsi" w:cstheme="minorHAnsi"/>
          <w:b/>
          <w:sz w:val="18"/>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9"/>
        <w:gridCol w:w="3601"/>
        <w:gridCol w:w="3601"/>
      </w:tblGrid>
      <w:tr w:rsidR="00BC0E01" w:rsidRPr="009C3545" w14:paraId="796A5855" w14:textId="77777777" w:rsidTr="00896180">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7CB4C886" w14:textId="4C89C02C"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D</w:t>
            </w:r>
            <w:r w:rsidR="00BC0E01" w:rsidRPr="009C3545">
              <w:rPr>
                <w:rFonts w:asciiTheme="minorHAnsi" w:hAnsiTheme="minorHAnsi" w:cstheme="minorHAnsi"/>
                <w:b/>
                <w:sz w:val="18"/>
                <w:szCs w:val="20"/>
              </w:rPr>
              <w:t xml:space="preserve">. Design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3E7DC138" w14:textId="25E8039D"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745B90EA"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7FCBB0A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6" w:type="dxa"/>
            <w:tcBorders>
              <w:top w:val="single" w:sz="4" w:space="0" w:color="auto"/>
              <w:left w:val="single" w:sz="4" w:space="0" w:color="auto"/>
              <w:bottom w:val="single" w:sz="4" w:space="0" w:color="auto"/>
              <w:right w:val="single" w:sz="4" w:space="0" w:color="auto"/>
            </w:tcBorders>
            <w:vAlign w:val="center"/>
          </w:tcPr>
          <w:p w14:paraId="44451FE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6" w:type="dxa"/>
            <w:tcBorders>
              <w:top w:val="single" w:sz="4" w:space="0" w:color="auto"/>
              <w:left w:val="single" w:sz="4" w:space="0" w:color="auto"/>
              <w:bottom w:val="single" w:sz="4" w:space="0" w:color="auto"/>
              <w:right w:val="single" w:sz="4" w:space="0" w:color="auto"/>
            </w:tcBorders>
            <w:vAlign w:val="center"/>
          </w:tcPr>
          <w:p w14:paraId="2AE6D3E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618864AC"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bottom"/>
          </w:tcPr>
          <w:p w14:paraId="77D35EF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6" w:type="dxa"/>
            <w:tcBorders>
              <w:top w:val="single" w:sz="4" w:space="0" w:color="auto"/>
              <w:left w:val="single" w:sz="4" w:space="0" w:color="auto"/>
              <w:bottom w:val="single" w:sz="4" w:space="0" w:color="auto"/>
              <w:right w:val="single" w:sz="4" w:space="0" w:color="auto"/>
            </w:tcBorders>
            <w:vAlign w:val="bottom"/>
          </w:tcPr>
          <w:p w14:paraId="02EEEA3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29D358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6" w:type="dxa"/>
            <w:tcBorders>
              <w:top w:val="single" w:sz="4" w:space="0" w:color="auto"/>
              <w:left w:val="single" w:sz="4" w:space="0" w:color="auto"/>
              <w:bottom w:val="single" w:sz="4" w:space="0" w:color="auto"/>
              <w:right w:val="single" w:sz="4" w:space="0" w:color="auto"/>
            </w:tcBorders>
            <w:vAlign w:val="bottom"/>
          </w:tcPr>
          <w:p w14:paraId="041A355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7C7CF9C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537804FB"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488AF8A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6729E5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4630A6B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24C902C2"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3E63F6DD"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C02426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DBADD5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867B3FE" w14:textId="77777777" w:rsidR="007A7B36" w:rsidRPr="009C3545" w:rsidRDefault="007A7B36" w:rsidP="0079399B">
      <w:pPr>
        <w:suppressAutoHyphens/>
        <w:spacing w:after="0" w:line="240" w:lineRule="auto"/>
        <w:ind w:left="446"/>
        <w:rPr>
          <w:rFonts w:asciiTheme="minorHAnsi" w:hAnsiTheme="minorHAnsi" w:cstheme="minorHAnsi"/>
          <w:b/>
          <w:sz w:val="18"/>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6"/>
        <w:gridCol w:w="3597"/>
        <w:gridCol w:w="3597"/>
      </w:tblGrid>
      <w:tr w:rsidR="00BC0E01" w:rsidRPr="009C3545" w14:paraId="0F5D0B2D" w14:textId="77777777" w:rsidTr="00896180">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845F006" w14:textId="4C520702"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E</w:t>
            </w:r>
            <w:r w:rsidR="00BC0E01" w:rsidRPr="009C3545">
              <w:rPr>
                <w:rFonts w:asciiTheme="minorHAnsi" w:hAnsiTheme="minorHAnsi" w:cstheme="minorHAnsi"/>
                <w:b/>
                <w:sz w:val="18"/>
                <w:szCs w:val="20"/>
              </w:rPr>
              <w:t xml:space="preserve">. Installed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5E160F7D" w14:textId="50DF5AE0"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441A9A5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7F826BE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2" w:type="dxa"/>
            <w:tcBorders>
              <w:top w:val="single" w:sz="4" w:space="0" w:color="auto"/>
              <w:left w:val="single" w:sz="4" w:space="0" w:color="auto"/>
              <w:bottom w:val="single" w:sz="4" w:space="0" w:color="auto"/>
              <w:right w:val="single" w:sz="4" w:space="0" w:color="auto"/>
            </w:tcBorders>
            <w:vAlign w:val="center"/>
          </w:tcPr>
          <w:p w14:paraId="497168D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2" w:type="dxa"/>
            <w:tcBorders>
              <w:top w:val="single" w:sz="4" w:space="0" w:color="auto"/>
              <w:left w:val="single" w:sz="4" w:space="0" w:color="auto"/>
              <w:bottom w:val="single" w:sz="4" w:space="0" w:color="auto"/>
              <w:right w:val="single" w:sz="4" w:space="0" w:color="auto"/>
            </w:tcBorders>
            <w:vAlign w:val="center"/>
          </w:tcPr>
          <w:p w14:paraId="1ED09CC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1772FC6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bottom"/>
          </w:tcPr>
          <w:p w14:paraId="4B9FC99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2" w:type="dxa"/>
            <w:tcBorders>
              <w:top w:val="single" w:sz="4" w:space="0" w:color="auto"/>
              <w:left w:val="single" w:sz="4" w:space="0" w:color="auto"/>
              <w:bottom w:val="single" w:sz="4" w:space="0" w:color="auto"/>
              <w:right w:val="single" w:sz="4" w:space="0" w:color="auto"/>
            </w:tcBorders>
            <w:vAlign w:val="bottom"/>
          </w:tcPr>
          <w:p w14:paraId="4C061C8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180F2A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2" w:type="dxa"/>
            <w:tcBorders>
              <w:top w:val="single" w:sz="4" w:space="0" w:color="auto"/>
              <w:left w:val="single" w:sz="4" w:space="0" w:color="auto"/>
              <w:bottom w:val="single" w:sz="4" w:space="0" w:color="auto"/>
              <w:right w:val="single" w:sz="4" w:space="0" w:color="auto"/>
            </w:tcBorders>
            <w:vAlign w:val="bottom"/>
          </w:tcPr>
          <w:p w14:paraId="6AE9F6CA"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2CAD827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0A43E1BF"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3149C7D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76848DC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640AD4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7219CF52"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6938204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293AE6A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3AEC07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E27BC76" w14:textId="77777777" w:rsidR="00BC0E01" w:rsidRPr="007B44A0" w:rsidRDefault="00BC0E01">
      <w:pPr>
        <w:spacing w:after="0" w:line="240" w:lineRule="auto"/>
        <w:rPr>
          <w:rFonts w:asciiTheme="minorHAnsi" w:hAnsiTheme="minorHAnsi" w:cstheme="minorHAnsi"/>
          <w:b/>
          <w:sz w:val="20"/>
          <w:szCs w:val="20"/>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BC0E01" w:rsidRPr="00F63FB9" w14:paraId="2F132371" w14:textId="77777777" w:rsidTr="00547A32">
        <w:trPr>
          <w:trHeight w:val="144"/>
        </w:trPr>
        <w:tc>
          <w:tcPr>
            <w:tcW w:w="10998" w:type="dxa"/>
            <w:gridSpan w:val="3"/>
            <w:tcBorders>
              <w:top w:val="single" w:sz="4" w:space="0" w:color="auto"/>
              <w:bottom w:val="single" w:sz="4" w:space="0" w:color="auto"/>
            </w:tcBorders>
            <w:vAlign w:val="center"/>
          </w:tcPr>
          <w:p w14:paraId="7261DAC8" w14:textId="0EF6BD84" w:rsidR="00BC0E01" w:rsidRPr="009C3545" w:rsidRDefault="002D3CB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F</w:t>
            </w:r>
            <w:r w:rsidR="00BC0E01" w:rsidRPr="009C3545">
              <w:rPr>
                <w:rFonts w:asciiTheme="minorHAnsi" w:hAnsiTheme="minorHAnsi" w:cstheme="minorHAnsi"/>
                <w:b/>
                <w:sz w:val="18"/>
                <w:szCs w:val="20"/>
              </w:rPr>
              <w:t xml:space="preserve">. Installed HERS </w:t>
            </w:r>
            <w:proofErr w:type="gramStart"/>
            <w:r w:rsidR="00BC0E01" w:rsidRPr="009C3545">
              <w:rPr>
                <w:rFonts w:asciiTheme="minorHAnsi" w:hAnsiTheme="minorHAnsi" w:cstheme="minorHAnsi"/>
                <w:b/>
                <w:sz w:val="18"/>
                <w:szCs w:val="20"/>
              </w:rPr>
              <w:t>Verified  Water</w:t>
            </w:r>
            <w:proofErr w:type="gramEnd"/>
            <w:r w:rsidR="00BC0E01" w:rsidRPr="009C3545">
              <w:rPr>
                <w:rFonts w:asciiTheme="minorHAnsi" w:hAnsiTheme="minorHAnsi" w:cstheme="minorHAnsi"/>
                <w:b/>
                <w:sz w:val="18"/>
                <w:szCs w:val="20"/>
              </w:rPr>
              <w:t xml:space="preserve"> Heater Manufacturer Information</w:t>
            </w:r>
          </w:p>
        </w:tc>
      </w:tr>
      <w:tr w:rsidR="00BC0E01" w:rsidRPr="00F63FB9" w14:paraId="1E8586C7"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C43786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66" w:type="dxa"/>
            <w:tcBorders>
              <w:top w:val="single" w:sz="4" w:space="0" w:color="auto"/>
              <w:left w:val="single" w:sz="4" w:space="0" w:color="auto"/>
              <w:bottom w:val="single" w:sz="4" w:space="0" w:color="auto"/>
              <w:right w:val="single" w:sz="4" w:space="0" w:color="auto"/>
            </w:tcBorders>
            <w:vAlign w:val="bottom"/>
          </w:tcPr>
          <w:p w14:paraId="136EAC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66" w:type="dxa"/>
            <w:tcBorders>
              <w:top w:val="single" w:sz="4" w:space="0" w:color="auto"/>
              <w:left w:val="single" w:sz="4" w:space="0" w:color="auto"/>
              <w:bottom w:val="single" w:sz="4" w:space="0" w:color="auto"/>
            </w:tcBorders>
            <w:vAlign w:val="bottom"/>
          </w:tcPr>
          <w:p w14:paraId="17D9EDD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F63FB9" w14:paraId="53D17ACC"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39052F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66" w:type="dxa"/>
            <w:tcBorders>
              <w:top w:val="single" w:sz="4" w:space="0" w:color="auto"/>
              <w:left w:val="single" w:sz="4" w:space="0" w:color="auto"/>
              <w:bottom w:val="single" w:sz="4" w:space="0" w:color="auto"/>
              <w:right w:val="single" w:sz="4" w:space="0" w:color="auto"/>
            </w:tcBorders>
            <w:vAlign w:val="bottom"/>
          </w:tcPr>
          <w:p w14:paraId="52CAA8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Manufacturer</w:t>
            </w:r>
          </w:p>
        </w:tc>
        <w:tc>
          <w:tcPr>
            <w:tcW w:w="3666" w:type="dxa"/>
            <w:tcBorders>
              <w:top w:val="single" w:sz="4" w:space="0" w:color="auto"/>
              <w:left w:val="single" w:sz="4" w:space="0" w:color="auto"/>
              <w:bottom w:val="single" w:sz="4" w:space="0" w:color="auto"/>
            </w:tcBorders>
            <w:vAlign w:val="bottom"/>
          </w:tcPr>
          <w:p w14:paraId="43ACB61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Model Number</w:t>
            </w:r>
          </w:p>
        </w:tc>
      </w:tr>
      <w:tr w:rsidR="00BC0E01" w:rsidRPr="00F63FB9" w14:paraId="0DB737A8"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2660CF0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6AF3477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shd w:val="clear" w:color="auto" w:fill="FFFFFF" w:themeFill="background1"/>
          </w:tcPr>
          <w:p w14:paraId="120966B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BC0E01" w:rsidRPr="00F63FB9" w14:paraId="1F94992E"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48DED71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27EE438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tcPr>
          <w:p w14:paraId="7AA1786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867B412" w14:textId="039E49DA" w:rsidR="00E92ECC" w:rsidRPr="007B44A0" w:rsidRDefault="00E92ECC">
      <w:pPr>
        <w:spacing w:after="0" w:line="240" w:lineRule="auto"/>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0C30EC" w:rsidRPr="00F63FB9" w14:paraId="1D0D8EF3" w14:textId="77777777" w:rsidTr="00A84635">
        <w:trPr>
          <w:trHeight w:val="144"/>
        </w:trPr>
        <w:tc>
          <w:tcPr>
            <w:tcW w:w="11016" w:type="dxa"/>
            <w:gridSpan w:val="2"/>
          </w:tcPr>
          <w:p w14:paraId="33F01976" w14:textId="05747D2F" w:rsidR="000C30EC" w:rsidRPr="009C3545" w:rsidRDefault="002D3CB8" w:rsidP="00A84635">
            <w:pPr>
              <w:keepNext/>
              <w:spacing w:after="0" w:line="240" w:lineRule="auto"/>
              <w:jc w:val="both"/>
              <w:rPr>
                <w:rFonts w:asciiTheme="minorHAnsi" w:hAnsiTheme="minorHAnsi" w:cstheme="minorHAnsi"/>
                <w:sz w:val="18"/>
                <w:szCs w:val="20"/>
              </w:rPr>
            </w:pPr>
            <w:r w:rsidRPr="009C3545">
              <w:rPr>
                <w:rFonts w:asciiTheme="minorHAnsi" w:hAnsiTheme="minorHAnsi" w:cstheme="minorHAnsi"/>
                <w:b/>
                <w:sz w:val="18"/>
                <w:szCs w:val="20"/>
              </w:rPr>
              <w:t>G</w:t>
            </w:r>
            <w:r w:rsidR="000C30EC" w:rsidRPr="009C3545">
              <w:rPr>
                <w:rFonts w:asciiTheme="minorHAnsi" w:hAnsiTheme="minorHAnsi" w:cstheme="minorHAnsi"/>
                <w:b/>
                <w:sz w:val="18"/>
                <w:szCs w:val="20"/>
              </w:rPr>
              <w:t>. Mandatory Requirements for All Central Domestic Hot Water Systems</w:t>
            </w:r>
          </w:p>
        </w:tc>
      </w:tr>
      <w:tr w:rsidR="000C30EC" w:rsidRPr="00F63FB9" w14:paraId="791C0030" w14:textId="77777777" w:rsidTr="00A84635">
        <w:trPr>
          <w:trHeight w:val="144"/>
        </w:trPr>
        <w:tc>
          <w:tcPr>
            <w:tcW w:w="598" w:type="dxa"/>
            <w:vAlign w:val="center"/>
          </w:tcPr>
          <w:p w14:paraId="2C31B3E8"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01</w:t>
            </w:r>
          </w:p>
        </w:tc>
        <w:tc>
          <w:tcPr>
            <w:tcW w:w="10418" w:type="dxa"/>
          </w:tcPr>
          <w:p w14:paraId="09CF8488"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bCs/>
                <w:sz w:val="18"/>
                <w:szCs w:val="20"/>
              </w:rPr>
              <w:t>On systems that have a total capacity greater than 167,000 Btu/</w:t>
            </w:r>
            <w:proofErr w:type="spellStart"/>
            <w:r w:rsidRPr="009C3545">
              <w:rPr>
                <w:rFonts w:asciiTheme="minorHAnsi" w:hAnsiTheme="minorHAnsi" w:cstheme="minorHAnsi"/>
                <w:bCs/>
                <w:sz w:val="18"/>
                <w:szCs w:val="20"/>
              </w:rPr>
              <w:t>hr</w:t>
            </w:r>
            <w:proofErr w:type="spellEnd"/>
            <w:r w:rsidRPr="009C3545">
              <w:rPr>
                <w:rFonts w:asciiTheme="minorHAnsi" w:hAnsiTheme="minorHAnsi" w:cstheme="minorHAnsi"/>
                <w:bCs/>
                <w:sz w:val="18"/>
                <w:szCs w:val="20"/>
              </w:rPr>
              <w:t xml:space="preserve">, outlets that require higher than service water temperatures as listed in the ASHRAE Handbook </w:t>
            </w:r>
            <w:r w:rsidRPr="009C3545">
              <w:rPr>
                <w:rFonts w:asciiTheme="minorHAnsi" w:hAnsiTheme="minorHAnsi" w:cstheme="minorHAnsi"/>
                <w:sz w:val="18"/>
                <w:szCs w:val="20"/>
              </w:rPr>
              <w:t>have separate remote heaters, heat exchangers, or boosters to supply the outlet with the higher temperature</w:t>
            </w:r>
            <w:r w:rsidRPr="009C3545">
              <w:rPr>
                <w:rFonts w:asciiTheme="minorHAnsi" w:hAnsiTheme="minorHAnsi" w:cstheme="minorHAnsi"/>
                <w:bCs/>
                <w:sz w:val="18"/>
                <w:szCs w:val="20"/>
              </w:rPr>
              <w:t>.  (Section 110.3 (c)1)</w:t>
            </w:r>
          </w:p>
        </w:tc>
      </w:tr>
      <w:tr w:rsidR="000C30EC" w:rsidRPr="00F63FB9" w14:paraId="0661603D" w14:textId="77777777" w:rsidTr="00A84635">
        <w:trPr>
          <w:trHeight w:val="144"/>
        </w:trPr>
        <w:tc>
          <w:tcPr>
            <w:tcW w:w="598" w:type="dxa"/>
            <w:vAlign w:val="center"/>
          </w:tcPr>
          <w:p w14:paraId="424026C7"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02</w:t>
            </w:r>
          </w:p>
        </w:tc>
        <w:tc>
          <w:tcPr>
            <w:tcW w:w="10418" w:type="dxa"/>
          </w:tcPr>
          <w:p w14:paraId="321C6527"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sz w:val="18"/>
                <w:szCs w:val="20"/>
              </w:rPr>
              <w:t>Systems with circulating pumps or with electrical heat trace systems shall be capable of automatically turning off the system.  (Section 110.3(c)2).</w:t>
            </w:r>
          </w:p>
        </w:tc>
      </w:tr>
      <w:tr w:rsidR="009C3545" w:rsidRPr="00F63FB9" w14:paraId="29D18DBA" w14:textId="77777777" w:rsidTr="00A84635">
        <w:trPr>
          <w:trHeight w:val="144"/>
        </w:trPr>
        <w:tc>
          <w:tcPr>
            <w:tcW w:w="598" w:type="dxa"/>
            <w:vAlign w:val="center"/>
          </w:tcPr>
          <w:p w14:paraId="60B5BA2F"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03</w:t>
            </w:r>
          </w:p>
        </w:tc>
        <w:tc>
          <w:tcPr>
            <w:tcW w:w="10418" w:type="dxa"/>
          </w:tcPr>
          <w:p w14:paraId="20CE6A52" w14:textId="23AE3019" w:rsidR="009C3545" w:rsidRPr="009C3545" w:rsidRDefault="009C3545" w:rsidP="009C3545">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r w:rsidR="00956725">
              <w:rPr>
                <w:rFonts w:asciiTheme="minorHAnsi" w:hAnsiTheme="minorHAnsi" w:cstheme="minorHAnsi"/>
                <w:sz w:val="18"/>
                <w:szCs w:val="20"/>
              </w:rPr>
              <w:t xml:space="preserve">3.5 </w:t>
            </w:r>
            <w:r w:rsidRPr="001074AE">
              <w:rPr>
                <w:rFonts w:asciiTheme="minorHAnsi" w:hAnsiTheme="minorHAnsi" w:cstheme="minorHAnsi"/>
                <w:sz w:val="18"/>
                <w:szCs w:val="20"/>
              </w:rPr>
              <w:t>or combination of R-16 internal and external Insulation. (Section 110.3(c)4).</w:t>
            </w:r>
          </w:p>
        </w:tc>
      </w:tr>
      <w:tr w:rsidR="009C3545" w:rsidRPr="00F63FB9" w14:paraId="2014FB49" w14:textId="77777777" w:rsidTr="00A84635">
        <w:trPr>
          <w:trHeight w:val="144"/>
        </w:trPr>
        <w:tc>
          <w:tcPr>
            <w:tcW w:w="598" w:type="dxa"/>
            <w:vAlign w:val="center"/>
          </w:tcPr>
          <w:p w14:paraId="6736EC6A"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04</w:t>
            </w:r>
          </w:p>
        </w:tc>
        <w:tc>
          <w:tcPr>
            <w:tcW w:w="10418" w:type="dxa"/>
          </w:tcPr>
          <w:p w14:paraId="4118822A" w14:textId="793BA755"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Recirculation loops shall meet the following requirements:</w:t>
            </w:r>
          </w:p>
          <w:p w14:paraId="64464F0F" w14:textId="1235DD8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3545">
              <w:rPr>
                <w:rFonts w:asciiTheme="minorHAnsi" w:hAnsiTheme="minorHAnsi" w:cstheme="minorHAnsi"/>
                <w:sz w:val="18"/>
                <w:szCs w:val="20"/>
              </w:rPr>
              <w:t>Section 110.3(c) 4A).</w:t>
            </w:r>
          </w:p>
          <w:p w14:paraId="7853EF6D" w14:textId="50E70023"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check valve is located between the recirculation pump and the water heater. (Section 110.3(c) 4B).</w:t>
            </w:r>
          </w:p>
          <w:p w14:paraId="471527E7" w14:textId="0FA62CB0"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hose bib is installed between the pump and the water heating equipment with an isolation valve between the hose bib and the water heating equipment. (Section 110.3(c) 4C).</w:t>
            </w:r>
          </w:p>
          <w:p w14:paraId="11A893C6" w14:textId="7E891B1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Isolation valves shall be installed on both sides of the pump, of which the valve </w:t>
            </w:r>
            <w:r>
              <w:rPr>
                <w:rFonts w:asciiTheme="minorHAnsi" w:hAnsiTheme="minorHAnsi" w:cstheme="minorHAnsi"/>
                <w:sz w:val="18"/>
                <w:szCs w:val="20"/>
              </w:rPr>
              <w:t xml:space="preserve">required in 110.3(c)4C </w:t>
            </w:r>
            <w:r w:rsidRPr="009C3545">
              <w:rPr>
                <w:rFonts w:asciiTheme="minorHAnsi" w:hAnsiTheme="minorHAnsi" w:cstheme="minorHAnsi"/>
                <w:sz w:val="18"/>
                <w:szCs w:val="20"/>
              </w:rPr>
              <w:t>can be one. (Section 110.3(c)4D).</w:t>
            </w:r>
          </w:p>
          <w:p w14:paraId="0B39D804" w14:textId="755DC696"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piping and the recirculation loop piping shall not be connected to the hot water storage tank drain port. (Section 110.3(c)4E). </w:t>
            </w:r>
          </w:p>
          <w:p w14:paraId="17E750D7" w14:textId="41142C27"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A check valve shall be installed on 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supply line between the hot water system and the next closest tee on the cold water supply line. (Section 110.3(c) 4F)</w:t>
            </w:r>
            <w:r w:rsidRPr="009C3545">
              <w:rPr>
                <w:rFonts w:asciiTheme="minorHAnsi" w:hAnsiTheme="minorHAnsi" w:cstheme="minorHAnsi"/>
                <w:bCs/>
                <w:sz w:val="18"/>
                <w:szCs w:val="20"/>
              </w:rPr>
              <w:t>.</w:t>
            </w:r>
          </w:p>
        </w:tc>
      </w:tr>
      <w:tr w:rsidR="009C3545" w:rsidRPr="00F63FB9" w14:paraId="25C04CB3" w14:textId="77777777" w:rsidTr="00A84635">
        <w:trPr>
          <w:trHeight w:val="144"/>
        </w:trPr>
        <w:tc>
          <w:tcPr>
            <w:tcW w:w="598" w:type="dxa"/>
            <w:vAlign w:val="center"/>
          </w:tcPr>
          <w:p w14:paraId="5FF8D551" w14:textId="778CD76C"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w:t>
            </w:r>
            <w:r w:rsidR="004E50FA">
              <w:rPr>
                <w:rFonts w:asciiTheme="minorHAnsi" w:hAnsiTheme="minorHAnsi" w:cstheme="minorHAnsi"/>
                <w:sz w:val="18"/>
                <w:szCs w:val="20"/>
              </w:rPr>
              <w:t>5</w:t>
            </w:r>
          </w:p>
        </w:tc>
        <w:tc>
          <w:tcPr>
            <w:tcW w:w="10418" w:type="dxa"/>
          </w:tcPr>
          <w:p w14:paraId="681C6E4C" w14:textId="5050AC0D"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 xml:space="preserve">Instantaneous water heaters with an input greater than 6.8 </w:t>
            </w:r>
            <w:proofErr w:type="spellStart"/>
            <w:r w:rsidRPr="009C3545">
              <w:rPr>
                <w:rFonts w:asciiTheme="minorHAnsi" w:hAnsiTheme="minorHAnsi" w:cstheme="minorHAnsi"/>
                <w:bCs/>
                <w:sz w:val="18"/>
                <w:szCs w:val="20"/>
              </w:rPr>
              <w:t>kBTU</w:t>
            </w:r>
            <w:proofErr w:type="spellEnd"/>
            <w:r w:rsidRPr="009C3545">
              <w:rPr>
                <w:rFonts w:asciiTheme="minorHAnsi" w:hAnsiTheme="minorHAnsi" w:cstheme="minorHAnsi"/>
                <w:bCs/>
                <w:sz w:val="18"/>
                <w:szCs w:val="20"/>
              </w:rPr>
              <w:t xml:space="preserve">/hr. (2kW) shall have isolation valves on both the </w:t>
            </w:r>
            <w:proofErr w:type="gramStart"/>
            <w:r w:rsidRPr="009C3545">
              <w:rPr>
                <w:rFonts w:asciiTheme="minorHAnsi" w:hAnsiTheme="minorHAnsi" w:cstheme="minorHAnsi"/>
                <w:bCs/>
                <w:sz w:val="18"/>
                <w:szCs w:val="20"/>
              </w:rPr>
              <w:t>cold water</w:t>
            </w:r>
            <w:proofErr w:type="gramEnd"/>
            <w:r w:rsidRPr="009C3545">
              <w:rPr>
                <w:rFonts w:asciiTheme="minorHAnsi" w:hAnsiTheme="minorHAnsi" w:cstheme="minorHAnsi"/>
                <w:bCs/>
                <w:sz w:val="18"/>
                <w:szCs w:val="20"/>
              </w:rPr>
              <w:t xml:space="preserve"> supply and the hot water line. (110.3 (c) 6).</w:t>
            </w:r>
          </w:p>
        </w:tc>
      </w:tr>
      <w:tr w:rsidR="009C3545" w:rsidRPr="00F63FB9" w14:paraId="3F0DF87F" w14:textId="77777777" w:rsidTr="00A84635">
        <w:trPr>
          <w:trHeight w:val="144"/>
        </w:trPr>
        <w:tc>
          <w:tcPr>
            <w:tcW w:w="598" w:type="dxa"/>
            <w:vAlign w:val="center"/>
          </w:tcPr>
          <w:p w14:paraId="5D4B48DD" w14:textId="71314198"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lastRenderedPageBreak/>
              <w:t>0</w:t>
            </w:r>
            <w:r w:rsidR="004E50FA">
              <w:rPr>
                <w:rFonts w:asciiTheme="minorHAnsi" w:hAnsiTheme="minorHAnsi" w:cstheme="minorHAnsi"/>
                <w:sz w:val="18"/>
                <w:szCs w:val="20"/>
              </w:rPr>
              <w:t>6</w:t>
            </w:r>
          </w:p>
        </w:tc>
        <w:tc>
          <w:tcPr>
            <w:tcW w:w="10418" w:type="dxa"/>
          </w:tcPr>
          <w:p w14:paraId="4E7E5E1E" w14:textId="3EA8B5FA" w:rsidR="009C3545" w:rsidRPr="001074AE" w:rsidRDefault="009C3545" w:rsidP="009C3545">
            <w:pPr>
              <w:pStyle w:val="ListParagraph"/>
              <w:keepNext/>
              <w:numPr>
                <w:ilvl w:val="1"/>
                <w:numId w:val="21"/>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Pr="001074AE">
              <w:rPr>
                <w:rFonts w:asciiTheme="minorHAnsi" w:eastAsia="Times New Roman" w:hAnsiTheme="minorHAnsi" w:cstheme="minorHAnsi"/>
                <w:bCs/>
                <w:sz w:val="18"/>
                <w:szCs w:val="20"/>
              </w:rPr>
              <w:t>Insulation buried below grade must be installed in a waterproof and non-crushable casing or sleeve.</w:t>
            </w:r>
          </w:p>
          <w:p w14:paraId="60ED7AC4"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118B9130" w14:textId="01F3EACF"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324DAC10" w14:textId="1EF9355C"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68CEC28B"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5B86022A" w14:textId="5F0A3B71" w:rsidR="009C3545" w:rsidRPr="009C3545" w:rsidRDefault="009C3545" w:rsidP="009C3545">
            <w:pPr>
              <w:pStyle w:val="ListParagraph"/>
              <w:keepNext/>
              <w:numPr>
                <w:ilvl w:val="1"/>
                <w:numId w:val="22"/>
              </w:numPr>
              <w:autoSpaceDE w:val="0"/>
              <w:autoSpaceDN w:val="0"/>
              <w:adjustRightInd w:val="0"/>
              <w:spacing w:after="0" w:line="240" w:lineRule="auto"/>
              <w:ind w:left="392" w:hanging="392"/>
              <w:rPr>
                <w:rFonts w:asciiTheme="minorHAnsi" w:hAnsiTheme="minorHAnsi" w:cstheme="minorHAnsi"/>
                <w:bCs/>
                <w:sz w:val="18"/>
                <w:szCs w:val="20"/>
              </w:rPr>
            </w:pPr>
            <w:r w:rsidRPr="009C3545">
              <w:rPr>
                <w:rFonts w:asciiTheme="minorHAnsi" w:eastAsia="Times New Roman" w:hAnsiTheme="minorHAnsi" w:cstheme="minorHAnsi"/>
                <w:bCs/>
                <w:sz w:val="18"/>
                <w:szCs w:val="20"/>
              </w:rPr>
              <w:t xml:space="preserve">Pipe insulation shall fit </w:t>
            </w:r>
            <w:proofErr w:type="gramStart"/>
            <w:r w:rsidRPr="009C3545">
              <w:rPr>
                <w:rFonts w:asciiTheme="minorHAnsi" w:eastAsia="Times New Roman" w:hAnsiTheme="minorHAnsi" w:cstheme="minorHAnsi"/>
                <w:bCs/>
                <w:sz w:val="18"/>
                <w:szCs w:val="20"/>
              </w:rPr>
              <w:t>tightly</w:t>
            </w:r>
            <w:proofErr w:type="gramEnd"/>
            <w:r w:rsidRPr="009C3545">
              <w:rPr>
                <w:rFonts w:asciiTheme="minorHAnsi" w:eastAsia="Times New Roman" w:hAnsiTheme="minorHAnsi" w:cstheme="minorHAnsi"/>
                <w:bCs/>
                <w:sz w:val="18"/>
                <w:szCs w:val="20"/>
              </w:rPr>
              <w:t xml:space="preserve"> and all elbows and tees shall be fully insulated.</w:t>
            </w:r>
          </w:p>
        </w:tc>
      </w:tr>
      <w:tr w:rsidR="009C3545" w:rsidRPr="00F63FB9" w14:paraId="761DCC6D" w14:textId="77777777" w:rsidTr="00A84635">
        <w:trPr>
          <w:trHeight w:val="144"/>
        </w:trPr>
        <w:tc>
          <w:tcPr>
            <w:tcW w:w="11016" w:type="dxa"/>
            <w:gridSpan w:val="2"/>
            <w:vAlign w:val="center"/>
          </w:tcPr>
          <w:p w14:paraId="7883DF63" w14:textId="4DA88B79"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1868657E" w14:textId="77777777" w:rsidR="004B7E17" w:rsidRPr="007B44A0" w:rsidRDefault="004B7E17">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7"/>
        <w:gridCol w:w="10203"/>
      </w:tblGrid>
      <w:tr w:rsidR="00D44EA5" w:rsidRPr="00F63FB9" w14:paraId="6867B49D" w14:textId="77777777" w:rsidTr="00547A32">
        <w:trPr>
          <w:trHeight w:val="144"/>
        </w:trPr>
        <w:tc>
          <w:tcPr>
            <w:tcW w:w="11016" w:type="dxa"/>
            <w:gridSpan w:val="2"/>
          </w:tcPr>
          <w:p w14:paraId="6867B49B" w14:textId="09AE4BB3" w:rsidR="00453E30" w:rsidRPr="009C3545" w:rsidRDefault="002D3CB8" w:rsidP="00B66D27">
            <w:pPr>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H</w:t>
            </w:r>
            <w:r w:rsidR="00D44EA5" w:rsidRPr="009C3545">
              <w:rPr>
                <w:rFonts w:asciiTheme="minorHAnsi" w:hAnsiTheme="minorHAnsi" w:cstheme="minorHAnsi"/>
                <w:b/>
                <w:sz w:val="18"/>
                <w:szCs w:val="20"/>
              </w:rPr>
              <w:t xml:space="preserve">. </w:t>
            </w:r>
            <w:r w:rsidR="006A61F3" w:rsidRPr="009C3545">
              <w:rPr>
                <w:rFonts w:asciiTheme="minorHAnsi" w:hAnsiTheme="minorHAnsi" w:cstheme="minorHAnsi"/>
                <w:b/>
                <w:sz w:val="18"/>
                <w:szCs w:val="20"/>
              </w:rPr>
              <w:t>HERS</w:t>
            </w:r>
            <w:r w:rsidR="0004192D" w:rsidRPr="009C3545">
              <w:rPr>
                <w:rFonts w:asciiTheme="minorHAnsi" w:hAnsiTheme="minorHAnsi" w:cstheme="minorHAnsi"/>
                <w:b/>
                <w:sz w:val="18"/>
                <w:szCs w:val="20"/>
              </w:rPr>
              <w:t>-</w:t>
            </w:r>
            <w:r w:rsidR="006A61F3" w:rsidRPr="009C3545">
              <w:rPr>
                <w:rFonts w:asciiTheme="minorHAnsi" w:hAnsiTheme="minorHAnsi" w:cstheme="minorHAnsi"/>
                <w:b/>
                <w:sz w:val="18"/>
                <w:szCs w:val="20"/>
              </w:rPr>
              <w:t>Verified Multiple Recirculation Loops for DHW Systems Serving Multiple Dwelling Units Requirements</w:t>
            </w:r>
          </w:p>
          <w:p w14:paraId="6867B49C" w14:textId="659AC155" w:rsidR="0017718F" w:rsidRPr="009C3545" w:rsidRDefault="0017718F" w:rsidP="00896180">
            <w:pPr>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All distribution systems listed on this </w:t>
            </w:r>
            <w:r w:rsidR="00896180" w:rsidRPr="009C3545">
              <w:rPr>
                <w:rFonts w:asciiTheme="minorHAnsi" w:hAnsiTheme="minorHAnsi" w:cstheme="minorHAnsi"/>
                <w:sz w:val="18"/>
                <w:szCs w:val="20"/>
              </w:rPr>
              <w:t>compliance document</w:t>
            </w:r>
            <w:r w:rsidRPr="009C3545">
              <w:rPr>
                <w:rFonts w:asciiTheme="minorHAnsi" w:hAnsiTheme="minorHAnsi" w:cstheme="minorHAnsi"/>
                <w:sz w:val="18"/>
                <w:szCs w:val="20"/>
              </w:rPr>
              <w:t xml:space="preserve"> shall comply with these requirements</w:t>
            </w:r>
            <w:r w:rsidR="006F4AD0" w:rsidRPr="009C3545">
              <w:rPr>
                <w:rFonts w:asciiTheme="minorHAnsi" w:hAnsiTheme="minorHAnsi" w:cstheme="minorHAnsi"/>
                <w:sz w:val="18"/>
                <w:szCs w:val="20"/>
              </w:rPr>
              <w:t>.</w:t>
            </w:r>
          </w:p>
        </w:tc>
      </w:tr>
      <w:tr w:rsidR="00A02EBA" w:rsidRPr="00F63FB9" w14:paraId="6867B4A0" w14:textId="77777777" w:rsidTr="00547A32">
        <w:trPr>
          <w:trHeight w:val="144"/>
        </w:trPr>
        <w:tc>
          <w:tcPr>
            <w:tcW w:w="595" w:type="dxa"/>
            <w:vAlign w:val="center"/>
          </w:tcPr>
          <w:p w14:paraId="6867B49E" w14:textId="77777777" w:rsidR="00A02EBA" w:rsidRPr="009C3545" w:rsidRDefault="003217C3"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w:t>
            </w:r>
            <w:r w:rsidR="00A02EBA" w:rsidRPr="009C3545">
              <w:rPr>
                <w:rFonts w:asciiTheme="minorHAnsi" w:hAnsiTheme="minorHAnsi" w:cstheme="minorHAnsi"/>
                <w:bCs/>
                <w:sz w:val="18"/>
                <w:szCs w:val="20"/>
              </w:rPr>
              <w:t>1</w:t>
            </w:r>
          </w:p>
        </w:tc>
        <w:tc>
          <w:tcPr>
            <w:tcW w:w="10421" w:type="dxa"/>
            <w:vAlign w:val="center"/>
          </w:tcPr>
          <w:p w14:paraId="6867B49F" w14:textId="77777777" w:rsidR="00A02EBA" w:rsidRPr="009C3545" w:rsidRDefault="00A02EBA" w:rsidP="00B66D27">
            <w:pPr>
              <w:spacing w:after="0" w:line="240" w:lineRule="auto"/>
              <w:rPr>
                <w:rFonts w:asciiTheme="minorHAnsi" w:hAnsiTheme="minorHAnsi" w:cstheme="minorHAnsi"/>
                <w:b/>
                <w:sz w:val="18"/>
                <w:szCs w:val="20"/>
              </w:rPr>
            </w:pPr>
            <w:r w:rsidRPr="009C3545">
              <w:rPr>
                <w:rFonts w:asciiTheme="minorHAnsi" w:hAnsiTheme="minorHAnsi" w:cstheme="minorHAnsi"/>
                <w:sz w:val="18"/>
                <w:szCs w:val="20"/>
              </w:rPr>
              <w:t>All buildings with 8 or more dwelling units have a</w:t>
            </w:r>
            <w:r w:rsidRPr="009C3545">
              <w:rPr>
                <w:rFonts w:asciiTheme="minorHAnsi" w:hAnsiTheme="minorHAnsi" w:cstheme="minorHAnsi"/>
                <w:b/>
                <w:sz w:val="18"/>
                <w:szCs w:val="20"/>
              </w:rPr>
              <w:t xml:space="preserve"> minimum</w:t>
            </w:r>
            <w:r w:rsidRPr="009C3545">
              <w:rPr>
                <w:rFonts w:asciiTheme="minorHAnsi" w:hAnsiTheme="minorHAnsi" w:cstheme="minorHAnsi"/>
                <w:sz w:val="18"/>
                <w:szCs w:val="20"/>
              </w:rPr>
              <w:t xml:space="preserve"> </w:t>
            </w:r>
            <w:r w:rsidR="00EF3C80" w:rsidRPr="009C3545">
              <w:rPr>
                <w:rFonts w:asciiTheme="minorHAnsi" w:hAnsiTheme="minorHAnsi" w:cstheme="minorHAnsi"/>
                <w:sz w:val="18"/>
                <w:szCs w:val="20"/>
              </w:rPr>
              <w:t xml:space="preserve">of </w:t>
            </w:r>
            <w:r w:rsidRPr="009C3545">
              <w:rPr>
                <w:rFonts w:asciiTheme="minorHAnsi" w:hAnsiTheme="minorHAnsi" w:cstheme="minorHAnsi"/>
                <w:sz w:val="18"/>
                <w:szCs w:val="20"/>
              </w:rPr>
              <w:t>2 recirculation loops.</w:t>
            </w:r>
          </w:p>
        </w:tc>
      </w:tr>
      <w:tr w:rsidR="004D47DB" w:rsidRPr="00F63FB9" w14:paraId="344E01CD" w14:textId="77777777" w:rsidTr="00547A32">
        <w:trPr>
          <w:trHeight w:val="144"/>
        </w:trPr>
        <w:tc>
          <w:tcPr>
            <w:tcW w:w="595" w:type="dxa"/>
            <w:vAlign w:val="center"/>
          </w:tcPr>
          <w:p w14:paraId="5E9A2C29" w14:textId="43216408" w:rsidR="004D47DB" w:rsidRPr="009C3545" w:rsidRDefault="004D47DB"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02</w:t>
            </w:r>
          </w:p>
        </w:tc>
        <w:tc>
          <w:tcPr>
            <w:tcW w:w="10421" w:type="dxa"/>
            <w:vAlign w:val="center"/>
          </w:tcPr>
          <w:p w14:paraId="5B9D157B" w14:textId="0E11BC53" w:rsidR="004D47DB" w:rsidRPr="009C3545" w:rsidRDefault="009C3545" w:rsidP="009C3545">
            <w:pPr>
              <w:spacing w:after="0"/>
              <w:rPr>
                <w:rFonts w:asciiTheme="minorHAnsi" w:hAnsiTheme="minorHAnsi" w:cstheme="minorHAnsi"/>
                <w:sz w:val="18"/>
                <w:szCs w:val="20"/>
              </w:rPr>
            </w:pPr>
            <w:r w:rsidRPr="009C3545">
              <w:rPr>
                <w:rFonts w:asciiTheme="minorHAnsi" w:hAnsiTheme="minorHAnsi" w:cstheme="minorHAnsi"/>
                <w:sz w:val="18"/>
                <w:szCs w:val="20"/>
              </w:rPr>
              <w:t>Each loop roughly serves the same number of dwellings.</w:t>
            </w:r>
          </w:p>
        </w:tc>
      </w:tr>
      <w:tr w:rsidR="008A15E5" w:rsidRPr="00F63FB9" w14:paraId="6867B4A3" w14:textId="77777777" w:rsidTr="00001C88">
        <w:trPr>
          <w:trHeight w:val="144"/>
        </w:trPr>
        <w:tc>
          <w:tcPr>
            <w:tcW w:w="11016" w:type="dxa"/>
            <w:gridSpan w:val="2"/>
            <w:vAlign w:val="center"/>
          </w:tcPr>
          <w:p w14:paraId="6867B4A2" w14:textId="47F498B0" w:rsidR="008A15E5" w:rsidRPr="009C3545" w:rsidRDefault="008A15E5">
            <w:pPr>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4034FEC4" w14:textId="0DAB891B" w:rsidR="00A84635" w:rsidRDefault="00A84635">
      <w:pPr>
        <w:rPr>
          <w:rFonts w:asciiTheme="minorHAnsi" w:hAnsiTheme="minorHAnsi" w:cstheme="minorHAnsi"/>
          <w:sz w:val="20"/>
          <w:szCs w:val="20"/>
        </w:rPr>
      </w:pPr>
    </w:p>
    <w:p w14:paraId="08B78E54" w14:textId="77777777" w:rsidR="00A84635" w:rsidRDefault="00A84635">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1367C3" w:rsidRPr="001367C3" w14:paraId="5A61098B" w14:textId="77777777" w:rsidTr="009C28AE">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7875CDB1" w14:textId="77777777" w:rsidR="001367C3" w:rsidRPr="001367C3" w:rsidRDefault="001367C3" w:rsidP="001367C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367C3">
              <w:rPr>
                <w:rFonts w:eastAsia="Times New Roman" w:cs="Arial"/>
                <w:b/>
                <w:caps/>
                <w:sz w:val="20"/>
                <w:szCs w:val="20"/>
              </w:rPr>
              <w:lastRenderedPageBreak/>
              <w:t>Documentation Author's Declaration Statement</w:t>
            </w:r>
          </w:p>
        </w:tc>
      </w:tr>
      <w:tr w:rsidR="001367C3" w:rsidRPr="001367C3" w14:paraId="47BCB361" w14:textId="77777777" w:rsidTr="009C28AE">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7B7F847" w14:textId="77777777" w:rsidR="001367C3" w:rsidRPr="001367C3" w:rsidRDefault="001367C3" w:rsidP="001367C3">
            <w:pPr>
              <w:keepNext/>
              <w:numPr>
                <w:ilvl w:val="0"/>
                <w:numId w:val="25"/>
              </w:numPr>
              <w:spacing w:after="0" w:line="240" w:lineRule="auto"/>
              <w:ind w:left="360" w:hanging="270"/>
              <w:rPr>
                <w:rFonts w:eastAsia="Times New Roman"/>
                <w:sz w:val="20"/>
                <w:szCs w:val="20"/>
              </w:rPr>
            </w:pPr>
            <w:r w:rsidRPr="001367C3">
              <w:rPr>
                <w:rFonts w:eastAsia="Times New Roman"/>
                <w:sz w:val="20"/>
                <w:szCs w:val="20"/>
              </w:rPr>
              <w:t>I certify that this Certificate of Installation documentation is accurate and complete.</w:t>
            </w:r>
          </w:p>
        </w:tc>
      </w:tr>
      <w:tr w:rsidR="001367C3" w:rsidRPr="001367C3" w14:paraId="1BA11844"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D3A662F"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46ED9AA"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Signature:</w:t>
            </w:r>
          </w:p>
        </w:tc>
      </w:tr>
      <w:tr w:rsidR="001367C3" w:rsidRPr="001367C3" w14:paraId="1B294263"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E2CA373"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18735D6"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Date Signed:</w:t>
            </w:r>
          </w:p>
        </w:tc>
      </w:tr>
      <w:tr w:rsidR="001367C3" w:rsidRPr="001367C3" w14:paraId="035DAD85"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8E49C2B"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1547ED0C"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CEA/HERS Certification Identification (If applicable):</w:t>
            </w:r>
          </w:p>
        </w:tc>
      </w:tr>
      <w:tr w:rsidR="001367C3" w:rsidRPr="001367C3" w14:paraId="1510DFBF" w14:textId="77777777" w:rsidTr="009C28AE">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BD677B8"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2DBBB4B9" w14:textId="77777777" w:rsidR="001367C3" w:rsidRPr="001367C3" w:rsidRDefault="001367C3" w:rsidP="001367C3">
            <w:pPr>
              <w:keepNext/>
              <w:spacing w:after="0" w:line="240" w:lineRule="auto"/>
              <w:rPr>
                <w:rFonts w:eastAsia="Times New Roman"/>
                <w:sz w:val="20"/>
                <w:szCs w:val="20"/>
              </w:rPr>
            </w:pPr>
            <w:r w:rsidRPr="001367C3">
              <w:rPr>
                <w:rFonts w:eastAsia="Times New Roman"/>
                <w:sz w:val="20"/>
                <w:szCs w:val="20"/>
              </w:rPr>
              <w:t>Phone:</w:t>
            </w:r>
          </w:p>
        </w:tc>
      </w:tr>
      <w:tr w:rsidR="001367C3" w:rsidRPr="001367C3" w14:paraId="7CF3BD4C" w14:textId="77777777" w:rsidTr="009C28AE">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646140" w14:textId="77777777" w:rsidR="001367C3" w:rsidRPr="001367C3" w:rsidRDefault="001367C3" w:rsidP="001367C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20"/>
                <w:szCs w:val="20"/>
              </w:rPr>
            </w:pPr>
            <w:r w:rsidRPr="001367C3">
              <w:rPr>
                <w:rFonts w:eastAsia="Times New Roman" w:cs="Arial"/>
                <w:b/>
                <w:caps/>
                <w:sz w:val="20"/>
                <w:szCs w:val="20"/>
              </w:rPr>
              <w:t xml:space="preserve">Responsible Person's Declaration statement  </w:t>
            </w:r>
          </w:p>
        </w:tc>
      </w:tr>
      <w:tr w:rsidR="001367C3" w:rsidRPr="001367C3" w14:paraId="39ECA201" w14:textId="77777777" w:rsidTr="009C28AE">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B1FFC7" w14:textId="77777777" w:rsidR="001367C3" w:rsidRPr="001367C3" w:rsidRDefault="001367C3" w:rsidP="00131B9A">
            <w:pPr>
              <w:keepNext/>
              <w:spacing w:after="0" w:line="240" w:lineRule="auto"/>
              <w:rPr>
                <w:rFonts w:eastAsia="Times New Roman"/>
                <w:sz w:val="20"/>
                <w:szCs w:val="20"/>
              </w:rPr>
            </w:pPr>
            <w:r w:rsidRPr="001367C3">
              <w:rPr>
                <w:rFonts w:eastAsia="Times New Roman"/>
                <w:sz w:val="20"/>
                <w:szCs w:val="20"/>
              </w:rPr>
              <w:t>I certify the following under penalty of perjury, under the laws of the State of California:</w:t>
            </w:r>
          </w:p>
          <w:p w14:paraId="20AE2FD0" w14:textId="77777777" w:rsidR="001367C3" w:rsidRPr="001367C3" w:rsidRDefault="001367C3" w:rsidP="001367C3">
            <w:pPr>
              <w:numPr>
                <w:ilvl w:val="0"/>
                <w:numId w:val="26"/>
              </w:numPr>
              <w:spacing w:after="0" w:line="240" w:lineRule="auto"/>
              <w:ind w:left="865" w:hanging="360"/>
              <w:contextualSpacing/>
              <w:rPr>
                <w:rFonts w:eastAsia="Times New Roman"/>
                <w:caps/>
                <w:sz w:val="20"/>
                <w:szCs w:val="20"/>
              </w:rPr>
            </w:pPr>
            <w:r w:rsidRPr="001367C3">
              <w:rPr>
                <w:rFonts w:eastAsia="Times New Roman"/>
                <w:sz w:val="20"/>
                <w:szCs w:val="20"/>
              </w:rPr>
              <w:t xml:space="preserve">The information provided on this certificate of installation is true and correct. </w:t>
            </w:r>
          </w:p>
          <w:p w14:paraId="556D1315"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481E245"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The constructed or installed features, materials, </w:t>
            </w:r>
            <w:proofErr w:type="gramStart"/>
            <w:r w:rsidRPr="001367C3">
              <w:rPr>
                <w:rFonts w:eastAsia="Times New Roman" w:cs="Calibri"/>
                <w:sz w:val="20"/>
                <w:szCs w:val="20"/>
              </w:rPr>
              <w:t>components</w:t>
            </w:r>
            <w:proofErr w:type="gramEnd"/>
            <w:r w:rsidRPr="001367C3">
              <w:rPr>
                <w:rFonts w:eastAsia="Times New Roman" w:cs="Calibr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5D26283" w14:textId="77777777" w:rsidR="001367C3" w:rsidRPr="001367C3" w:rsidRDefault="001367C3" w:rsidP="001367C3">
            <w:pPr>
              <w:numPr>
                <w:ilvl w:val="0"/>
                <w:numId w:val="26"/>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319EF37" w14:textId="77777777" w:rsidR="001367C3" w:rsidRPr="001367C3" w:rsidRDefault="001367C3" w:rsidP="001367C3">
            <w:pPr>
              <w:numPr>
                <w:ilvl w:val="0"/>
                <w:numId w:val="26"/>
              </w:numPr>
              <w:spacing w:after="0" w:line="240" w:lineRule="auto"/>
              <w:ind w:left="865" w:hanging="360"/>
              <w:contextualSpacing/>
              <w:rPr>
                <w:rFonts w:eastAsia="Times New Roman"/>
                <w:caps/>
                <w:sz w:val="20"/>
                <w:szCs w:val="20"/>
              </w:rPr>
            </w:pPr>
            <w:r w:rsidRPr="001367C3">
              <w:rPr>
                <w:rFonts w:eastAsia="Times New Roman"/>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4FAF097" w14:textId="77777777" w:rsidR="001367C3" w:rsidRPr="001367C3" w:rsidRDefault="001367C3" w:rsidP="001367C3">
            <w:pPr>
              <w:numPr>
                <w:ilvl w:val="0"/>
                <w:numId w:val="26"/>
              </w:numPr>
              <w:spacing w:after="0" w:line="240" w:lineRule="auto"/>
              <w:ind w:left="865" w:hanging="360"/>
              <w:contextualSpacing/>
              <w:rPr>
                <w:rFonts w:eastAsia="Times New Roman"/>
                <w:b/>
                <w:sz w:val="20"/>
                <w:szCs w:val="20"/>
              </w:rPr>
            </w:pPr>
            <w:r w:rsidRPr="001367C3">
              <w:rPr>
                <w:rFonts w:eastAsia="Times New Roman"/>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367C3" w:rsidRPr="001367C3" w14:paraId="6749498E"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0FCF56" w14:textId="77777777" w:rsidR="001367C3" w:rsidRPr="001367C3" w:rsidRDefault="001367C3" w:rsidP="001367C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920150" w14:textId="77777777" w:rsidR="001367C3" w:rsidRPr="001367C3" w:rsidRDefault="001367C3" w:rsidP="001367C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Signature:</w:t>
            </w:r>
          </w:p>
        </w:tc>
      </w:tr>
      <w:tr w:rsidR="001367C3" w:rsidRPr="001367C3" w14:paraId="5FB341B6"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97B138"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Company Name</w:t>
            </w:r>
            <w:proofErr w:type="gramStart"/>
            <w:r w:rsidRPr="001367C3">
              <w:rPr>
                <w:rFonts w:eastAsia="Times New Roman"/>
                <w:sz w:val="20"/>
                <w:szCs w:val="20"/>
              </w:rPr>
              <w:t>:  (</w:t>
            </w:r>
            <w:proofErr w:type="gramEnd"/>
            <w:r w:rsidRPr="001367C3">
              <w:rPr>
                <w:rFonts w:eastAsia="Times New Roman"/>
                <w:sz w:val="20"/>
                <w:szCs w:val="20"/>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7662A6"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Position With Company (Title):</w:t>
            </w:r>
          </w:p>
        </w:tc>
      </w:tr>
      <w:tr w:rsidR="001367C3" w:rsidRPr="001367C3" w14:paraId="58CBC4DF"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ECCC6D"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6B69EE"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CSLB License:</w:t>
            </w:r>
          </w:p>
        </w:tc>
      </w:tr>
      <w:tr w:rsidR="001367C3" w:rsidRPr="001367C3" w14:paraId="1F0D195B"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4C910E"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658B18"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95FCBA"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Date Signed:</w:t>
            </w:r>
          </w:p>
        </w:tc>
      </w:tr>
      <w:tr w:rsidR="001367C3" w:rsidRPr="001367C3" w14:paraId="5DEC676C" w14:textId="77777777" w:rsidTr="009C28AE">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926ADC"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1A599C" w14:textId="77777777" w:rsidR="001367C3" w:rsidRPr="001367C3" w:rsidRDefault="001367C3" w:rsidP="001367C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 xml:space="preserve">Name of TPQCP (if applicable): </w:t>
            </w:r>
          </w:p>
        </w:tc>
      </w:tr>
    </w:tbl>
    <w:p w14:paraId="6867B4D0" w14:textId="77777777" w:rsidR="00452DFA" w:rsidRPr="00547A32" w:rsidRDefault="00452DFA" w:rsidP="00452DFA">
      <w:pPr>
        <w:ind w:hanging="677"/>
        <w:rPr>
          <w:rFonts w:asciiTheme="minorHAnsi" w:hAnsiTheme="minorHAnsi" w:cstheme="minorHAnsi"/>
          <w:sz w:val="20"/>
          <w:szCs w:val="20"/>
        </w:rPr>
      </w:pPr>
    </w:p>
    <w:p w14:paraId="6867B4D1" w14:textId="77777777" w:rsidR="002332EE" w:rsidRPr="00547A32" w:rsidRDefault="002332EE" w:rsidP="002332EE">
      <w:pPr>
        <w:ind w:hanging="677"/>
        <w:rPr>
          <w:rFonts w:asciiTheme="minorHAnsi" w:hAnsiTheme="minorHAnsi" w:cstheme="minorHAnsi"/>
          <w:sz w:val="20"/>
          <w:szCs w:val="20"/>
        </w:rPr>
      </w:pPr>
    </w:p>
    <w:p w14:paraId="6867B4D2" w14:textId="77777777" w:rsidR="00C65571" w:rsidRPr="00547A32"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547A32" w:rsidSect="00547A32">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5E92F6D5" w14:textId="77777777" w:rsidR="00462743" w:rsidRPr="009C3545" w:rsidRDefault="00462743" w:rsidP="00A84635">
      <w:pPr>
        <w:spacing w:after="0"/>
        <w:rPr>
          <w:rFonts w:asciiTheme="minorHAnsi" w:hAnsiTheme="minorHAnsi" w:cstheme="minorHAnsi"/>
          <w:b/>
          <w:sz w:val="18"/>
          <w:szCs w:val="20"/>
        </w:rPr>
      </w:pPr>
      <w:r w:rsidRPr="009C3545">
        <w:rPr>
          <w:rFonts w:asciiTheme="minorHAnsi" w:hAnsiTheme="minorHAnsi" w:cstheme="minorHAnsi"/>
          <w:b/>
          <w:sz w:val="18"/>
          <w:szCs w:val="20"/>
        </w:rPr>
        <w:lastRenderedPageBreak/>
        <w:t>A. General Information</w:t>
      </w:r>
    </w:p>
    <w:p w14:paraId="47142D09" w14:textId="4F3C31DA"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w:t>
      </w:r>
      <w:r w:rsidR="00A90F3A">
        <w:rPr>
          <w:rFonts w:asciiTheme="minorHAnsi" w:hAnsiTheme="minorHAnsi" w:cstheme="minorHAnsi"/>
          <w:sz w:val="18"/>
          <w:szCs w:val="20"/>
        </w:rPr>
        <w:t>name</w:t>
      </w:r>
      <w:r w:rsidRPr="009C3545">
        <w:rPr>
          <w:rFonts w:asciiTheme="minorHAnsi" w:hAnsiTheme="minorHAnsi" w:cstheme="minorHAnsi"/>
          <w:sz w:val="18"/>
          <w:szCs w:val="20"/>
        </w:rPr>
        <w:t xml:space="preserve"> as specified on the Registered </w:t>
      </w:r>
      <w:r w:rsidR="00B04034">
        <w:rPr>
          <w:rFonts w:asciiTheme="minorHAnsi" w:hAnsiTheme="minorHAnsi" w:cstheme="minorHAnsi"/>
          <w:sz w:val="18"/>
          <w:szCs w:val="20"/>
        </w:rPr>
        <w:t>LMCC</w:t>
      </w:r>
      <w:r w:rsidRPr="009C3545">
        <w:rPr>
          <w:rFonts w:asciiTheme="minorHAnsi" w:hAnsiTheme="minorHAnsi" w:cstheme="minorHAnsi"/>
          <w:sz w:val="18"/>
          <w:szCs w:val="20"/>
        </w:rPr>
        <w:t xml:space="preserve">. </w:t>
      </w:r>
    </w:p>
    <w:p w14:paraId="6C107C12" w14:textId="77777777"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p>
    <w:p w14:paraId="4F74BB85" w14:textId="52F468CE"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r w:rsidRPr="009C3545">
        <w:rPr>
          <w:rFonts w:asciiTheme="minorHAnsi" w:hAnsiTheme="minorHAnsi" w:cs="Arial"/>
          <w:b/>
          <w:sz w:val="18"/>
          <w:szCs w:val="20"/>
        </w:rPr>
        <w:t>B. Design</w:t>
      </w:r>
      <w:r w:rsidR="0027103A" w:rsidRPr="009C3545">
        <w:rPr>
          <w:rFonts w:asciiTheme="minorHAnsi" w:hAnsiTheme="minorHAnsi" w:cs="Arial"/>
          <w:b/>
          <w:sz w:val="18"/>
          <w:szCs w:val="20"/>
        </w:rPr>
        <w:t xml:space="preserve"> HERS Verified </w:t>
      </w:r>
      <w:r w:rsidRPr="009C3545">
        <w:rPr>
          <w:rFonts w:asciiTheme="minorHAnsi" w:hAnsiTheme="minorHAnsi" w:cs="Arial"/>
          <w:b/>
          <w:sz w:val="18"/>
          <w:szCs w:val="20"/>
        </w:rPr>
        <w:t>Central Water Heating Systems Information</w:t>
      </w:r>
    </w:p>
    <w:p w14:paraId="4C4AB642" w14:textId="73600272" w:rsidR="00462743" w:rsidRDefault="00462743" w:rsidP="00462743">
      <w:pPr>
        <w:keepNext/>
        <w:spacing w:after="0" w:line="240" w:lineRule="auto"/>
        <w:rPr>
          <w:rFonts w:asciiTheme="minorHAnsi" w:hAnsiTheme="minorHAnsi"/>
          <w:sz w:val="18"/>
          <w:szCs w:val="20"/>
        </w:rPr>
      </w:pPr>
      <w:r w:rsidRPr="009C3545">
        <w:rPr>
          <w:rFonts w:asciiTheme="minorHAnsi" w:hAnsiTheme="minorHAnsi"/>
          <w:sz w:val="18"/>
          <w:szCs w:val="20"/>
        </w:rPr>
        <w:t xml:space="preserve">This table reports </w:t>
      </w:r>
      <w:r w:rsidR="005E2C16">
        <w:rPr>
          <w:rFonts w:asciiTheme="minorHAnsi" w:eastAsia="Times New Roman" w:hAnsiTheme="minorHAnsi" w:cstheme="minorHAnsi"/>
          <w:sz w:val="20"/>
          <w:szCs w:val="20"/>
        </w:rPr>
        <w:t>features of</w:t>
      </w:r>
      <w:r w:rsidR="005E2C16" w:rsidRPr="009C3545">
        <w:rPr>
          <w:rFonts w:asciiTheme="minorHAnsi" w:hAnsiTheme="minorHAnsi"/>
          <w:sz w:val="18"/>
          <w:szCs w:val="20"/>
        </w:rPr>
        <w:t xml:space="preserve"> </w:t>
      </w:r>
      <w:r w:rsidRPr="009C3545">
        <w:rPr>
          <w:rFonts w:asciiTheme="minorHAnsi" w:hAnsiTheme="minorHAnsi"/>
          <w:sz w:val="18"/>
          <w:szCs w:val="20"/>
        </w:rPr>
        <w:t xml:space="preserve">the water heating system </w:t>
      </w:r>
      <w:r w:rsidR="005E2C16" w:rsidRPr="0062515C">
        <w:rPr>
          <w:rFonts w:asciiTheme="minorHAnsi" w:eastAsia="Times New Roman" w:hAnsiTheme="minorHAnsi" w:cstheme="minorHAnsi"/>
          <w:sz w:val="18"/>
          <w:szCs w:val="18"/>
        </w:rPr>
        <w:t xml:space="preserve">other than </w:t>
      </w:r>
      <w:r w:rsidR="005E2C16" w:rsidRPr="0062515C">
        <w:rPr>
          <w:rFonts w:asciiTheme="minorHAnsi" w:eastAsia="Times New Roman" w:hAnsiTheme="minorHAnsi" w:cstheme="minorHAnsi"/>
          <w:b/>
          <w:bCs/>
          <w:sz w:val="18"/>
          <w:szCs w:val="18"/>
        </w:rPr>
        <w:t>CHPWH</w:t>
      </w:r>
      <w:r w:rsidR="005E2C16" w:rsidRPr="0062515C">
        <w:rPr>
          <w:rFonts w:asciiTheme="minorHAnsi" w:eastAsia="Times New Roman" w:hAnsiTheme="minorHAnsi" w:cstheme="minorHAnsi"/>
          <w:sz w:val="18"/>
          <w:szCs w:val="18"/>
        </w:rPr>
        <w:t xml:space="preserve"> system</w:t>
      </w:r>
      <w:r w:rsidRPr="009C3545">
        <w:rPr>
          <w:rFonts w:asciiTheme="minorHAnsi" w:hAnsiTheme="minorHAnsi"/>
          <w:sz w:val="18"/>
          <w:szCs w:val="20"/>
        </w:rPr>
        <w:t xml:space="preserve"> that were specified on the registered </w:t>
      </w:r>
      <w:r w:rsidR="00B04034">
        <w:rPr>
          <w:rFonts w:asciiTheme="minorHAnsi" w:hAnsiTheme="minorHAnsi"/>
          <w:sz w:val="18"/>
          <w:szCs w:val="20"/>
        </w:rPr>
        <w:t>LMCC</w:t>
      </w:r>
      <w:r w:rsidRPr="009C3545">
        <w:rPr>
          <w:rFonts w:asciiTheme="minorHAnsi" w:hAnsiTheme="minorHAnsi"/>
          <w:sz w:val="18"/>
          <w:szCs w:val="20"/>
        </w:rPr>
        <w:t xml:space="preserve"> compliance document for this project. </w:t>
      </w:r>
      <w:r w:rsidR="00896180" w:rsidRPr="009C3545">
        <w:rPr>
          <w:rFonts w:asciiTheme="minorHAnsi" w:hAnsiTheme="minorHAnsi"/>
          <w:sz w:val="18"/>
          <w:szCs w:val="20"/>
        </w:rPr>
        <w:t>This section is f</w:t>
      </w:r>
      <w:r w:rsidRPr="009C3545">
        <w:rPr>
          <w:rFonts w:asciiTheme="minorHAnsi" w:hAnsiTheme="minorHAnsi"/>
          <w:sz w:val="18"/>
          <w:szCs w:val="20"/>
        </w:rPr>
        <w:t>or information</w:t>
      </w:r>
      <w:r w:rsidR="00896180" w:rsidRPr="009C3545">
        <w:rPr>
          <w:rFonts w:asciiTheme="minorHAnsi" w:hAnsiTheme="minorHAnsi"/>
          <w:sz w:val="18"/>
          <w:szCs w:val="20"/>
        </w:rPr>
        <w:t>/verification purposes</w:t>
      </w:r>
      <w:r w:rsidRPr="009C3545">
        <w:rPr>
          <w:rFonts w:asciiTheme="minorHAnsi" w:hAnsiTheme="minorHAnsi"/>
          <w:sz w:val="18"/>
          <w:szCs w:val="20"/>
        </w:rPr>
        <w:t xml:space="preserve"> only and requires no user input.</w:t>
      </w:r>
    </w:p>
    <w:p w14:paraId="7AE107A3" w14:textId="77777777" w:rsidR="005E2C16" w:rsidRDefault="005E2C16" w:rsidP="00462743">
      <w:pPr>
        <w:keepNext/>
        <w:spacing w:after="0" w:line="240" w:lineRule="auto"/>
        <w:rPr>
          <w:rFonts w:asciiTheme="minorHAnsi" w:hAnsiTheme="minorHAnsi"/>
          <w:sz w:val="18"/>
          <w:szCs w:val="20"/>
        </w:rPr>
      </w:pPr>
    </w:p>
    <w:p w14:paraId="3CE38E0B" w14:textId="76B7B87E" w:rsidR="00D94F09" w:rsidRDefault="00D94F09" w:rsidP="00D94F09">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B</w:t>
      </w:r>
      <w:r w:rsidR="00746C18">
        <w:rPr>
          <w:rFonts w:asciiTheme="minorHAnsi" w:hAnsiTheme="minorHAnsi" w:cstheme="minorHAnsi"/>
          <w:b/>
          <w:sz w:val="18"/>
          <w:szCs w:val="18"/>
        </w:rPr>
        <w:t>2</w:t>
      </w:r>
      <w:r>
        <w:rPr>
          <w:rFonts w:asciiTheme="minorHAnsi" w:hAnsiTheme="minorHAnsi" w:cstheme="minorHAnsi"/>
          <w:b/>
          <w:sz w:val="18"/>
          <w:szCs w:val="18"/>
        </w:rPr>
        <w:t xml:space="preserve">. Design </w:t>
      </w:r>
      <w:r>
        <w:rPr>
          <w:rFonts w:cstheme="minorHAnsi"/>
          <w:b/>
          <w:sz w:val="20"/>
          <w:szCs w:val="20"/>
        </w:rPr>
        <w:t xml:space="preserve">HERS Verified </w:t>
      </w:r>
      <w:r>
        <w:rPr>
          <w:rFonts w:asciiTheme="minorHAnsi" w:hAnsiTheme="minorHAnsi" w:cstheme="minorHAnsi"/>
          <w:b/>
          <w:sz w:val="18"/>
          <w:szCs w:val="18"/>
        </w:rPr>
        <w:t xml:space="preserve">Dwelling Unit </w:t>
      </w:r>
      <w:r w:rsidR="00CC0F6B">
        <w:rPr>
          <w:rFonts w:asciiTheme="minorHAnsi" w:hAnsiTheme="minorHAnsi" w:cstheme="minorHAnsi"/>
          <w:b/>
          <w:sz w:val="18"/>
          <w:szCs w:val="18"/>
        </w:rPr>
        <w:t>C</w:t>
      </w:r>
      <w:r>
        <w:rPr>
          <w:rFonts w:asciiTheme="minorHAnsi" w:hAnsiTheme="minorHAnsi" w:cstheme="minorHAnsi"/>
          <w:b/>
          <w:sz w:val="18"/>
          <w:szCs w:val="18"/>
        </w:rPr>
        <w:t>HPWH System Information</w:t>
      </w:r>
    </w:p>
    <w:p w14:paraId="693ECCC1" w14:textId="2F3234D0" w:rsidR="00462743" w:rsidRPr="009C3545" w:rsidRDefault="00D94F09" w:rsidP="00462743">
      <w:pPr>
        <w:keepNext/>
        <w:spacing w:after="0" w:line="240" w:lineRule="auto"/>
        <w:rPr>
          <w:rFonts w:asciiTheme="minorHAnsi" w:hAnsiTheme="minorHAnsi"/>
          <w:sz w:val="18"/>
          <w:szCs w:val="20"/>
        </w:rPr>
      </w:pPr>
      <w:r>
        <w:rPr>
          <w:rFonts w:asciiTheme="minorHAnsi" w:hAnsiTheme="minorHAnsi" w:cstheme="minorHAnsi"/>
          <w:sz w:val="18"/>
          <w:szCs w:val="18"/>
        </w:rPr>
        <w:t xml:space="preserve">This table reports the water heating system features that were specified on the registered </w:t>
      </w:r>
      <w:r w:rsidR="00B04034">
        <w:rPr>
          <w:rFonts w:asciiTheme="minorHAnsi" w:hAnsiTheme="minorHAnsi" w:cstheme="minorHAnsi"/>
          <w:sz w:val="18"/>
          <w:szCs w:val="18"/>
        </w:rPr>
        <w:t>LMCC</w:t>
      </w:r>
      <w:r>
        <w:rPr>
          <w:rFonts w:asciiTheme="minorHAnsi" w:hAnsiTheme="minorHAnsi" w:cstheme="minorHAnsi"/>
          <w:sz w:val="18"/>
          <w:szCs w:val="18"/>
        </w:rPr>
        <w:t xml:space="preserve"> compliance document for this project. This section is for information/verification purposes only and requires no user input.</w:t>
      </w:r>
    </w:p>
    <w:p w14:paraId="2941EC98" w14:textId="5FDFE4BA"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cs="Arial"/>
          <w:b/>
          <w:sz w:val="18"/>
          <w:szCs w:val="20"/>
        </w:rPr>
        <w:t xml:space="preserve">C. Installed </w:t>
      </w:r>
      <w:r w:rsidR="0027103A" w:rsidRPr="009C3545">
        <w:rPr>
          <w:rFonts w:asciiTheme="minorHAnsi" w:hAnsiTheme="minorHAnsi" w:cs="Arial"/>
          <w:b/>
          <w:sz w:val="18"/>
          <w:szCs w:val="20"/>
        </w:rPr>
        <w:t xml:space="preserve">HERS Verified </w:t>
      </w:r>
      <w:r w:rsidRPr="009C3545">
        <w:rPr>
          <w:rFonts w:asciiTheme="minorHAnsi" w:hAnsiTheme="minorHAnsi" w:cs="Arial"/>
          <w:b/>
          <w:sz w:val="18"/>
          <w:szCs w:val="20"/>
        </w:rPr>
        <w:t>Central Water Heating Systems Information</w:t>
      </w:r>
    </w:p>
    <w:p w14:paraId="611E4CF2" w14:textId="1816B1EE"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sz w:val="18"/>
          <w:szCs w:val="20"/>
        </w:rPr>
        <w:t xml:space="preserve">This table reports the water heating system information that is being installed. Require one line for each </w:t>
      </w:r>
      <w:r w:rsidR="00430E9A">
        <w:rPr>
          <w:rFonts w:asciiTheme="minorHAnsi" w:hAnsiTheme="minorHAnsi"/>
          <w:sz w:val="18"/>
          <w:szCs w:val="20"/>
        </w:rPr>
        <w:t>installed water heater</w:t>
      </w:r>
      <w:r w:rsidRPr="009C3545">
        <w:rPr>
          <w:rFonts w:asciiTheme="minorHAnsi" w:hAnsiTheme="minorHAnsi"/>
          <w:sz w:val="18"/>
          <w:szCs w:val="20"/>
        </w:rPr>
        <w:t>.</w:t>
      </w:r>
    </w:p>
    <w:p w14:paraId="627AD5ED" w14:textId="53BB93EA"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ID or Name – Reference information from </w:t>
      </w:r>
      <w:r w:rsidR="00B04034" w:rsidRPr="00F8640C">
        <w:rPr>
          <w:rFonts w:asciiTheme="minorHAnsi" w:hAnsiTheme="minorHAnsi"/>
          <w:sz w:val="18"/>
          <w:szCs w:val="20"/>
        </w:rPr>
        <w:t>LMCC</w:t>
      </w:r>
      <w:r w:rsidRPr="00F8640C">
        <w:rPr>
          <w:rFonts w:asciiTheme="minorHAnsi" w:hAnsiTheme="minorHAnsi"/>
          <w:sz w:val="18"/>
          <w:szCs w:val="20"/>
        </w:rPr>
        <w:t>.</w:t>
      </w:r>
    </w:p>
    <w:p w14:paraId="1D6DC229" w14:textId="4BD25452"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The different kinds of water heating system type are DHW or Combined Hydronic.</w:t>
      </w:r>
    </w:p>
    <w:p w14:paraId="16BE694D" w14:textId="76FB9362"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Heater Type – Information from </w:t>
      </w:r>
      <w:r w:rsidR="00B04034" w:rsidRPr="00F8640C">
        <w:rPr>
          <w:rFonts w:asciiTheme="minorHAnsi" w:hAnsiTheme="minorHAnsi"/>
          <w:sz w:val="18"/>
          <w:szCs w:val="20"/>
        </w:rPr>
        <w:t>LMCC</w:t>
      </w:r>
      <w:r w:rsidRPr="00F8640C">
        <w:rPr>
          <w:rFonts w:asciiTheme="minorHAnsi" w:hAnsiTheme="minorHAnsi"/>
          <w:sz w:val="18"/>
          <w:szCs w:val="20"/>
        </w:rPr>
        <w:t>. The different kinds of water heaters are Large/Commercial Storage, Small/Consumer Storage, Residential-Duty Commercial Storage, Heat Pump, Boiler, Large/Commercial Instantaneous, Small/Consumer Instantaneous, Residential-Duty Commercial Instantaneous or Indirect.</w:t>
      </w:r>
    </w:p>
    <w:p w14:paraId="21DA709D" w14:textId="72DA43D1"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 # </w:t>
      </w:r>
      <w:proofErr w:type="gramStart"/>
      <w:r w:rsidRPr="00F8640C">
        <w:rPr>
          <w:rFonts w:asciiTheme="minorHAnsi" w:hAnsiTheme="minorHAnsi"/>
          <w:sz w:val="18"/>
          <w:szCs w:val="20"/>
        </w:rPr>
        <w:t>of</w:t>
      </w:r>
      <w:proofErr w:type="gramEnd"/>
      <w:r w:rsidRPr="00F8640C">
        <w:rPr>
          <w:rFonts w:asciiTheme="minorHAnsi" w:hAnsiTheme="minorHAnsi"/>
          <w:sz w:val="18"/>
          <w:szCs w:val="20"/>
        </w:rPr>
        <w:t xml:space="preserve"> Water Heaters in system – Reference information from </w:t>
      </w:r>
      <w:r w:rsidR="00B04034" w:rsidRPr="00F8640C">
        <w:rPr>
          <w:rFonts w:asciiTheme="minorHAnsi" w:hAnsiTheme="minorHAnsi"/>
          <w:sz w:val="18"/>
          <w:szCs w:val="20"/>
        </w:rPr>
        <w:t>LMCC</w:t>
      </w:r>
      <w:r w:rsidRPr="00F8640C">
        <w:rPr>
          <w:rFonts w:asciiTheme="minorHAnsi" w:hAnsiTheme="minorHAnsi"/>
          <w:sz w:val="18"/>
          <w:szCs w:val="20"/>
        </w:rPr>
        <w:t>.</w:t>
      </w:r>
    </w:p>
    <w:p w14:paraId="541EEF01" w14:textId="5376C769"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Water Heater Storage Volume (gal) – User input. Value may be N/A if water heater type is instantaneous with zero storage.  </w:t>
      </w:r>
    </w:p>
    <w:p w14:paraId="41C3ED81" w14:textId="20A948B7"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Fuel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The different kinds of fuel types are natural gas, propane, oil, or electricity.</w:t>
      </w:r>
    </w:p>
    <w:p w14:paraId="147B362C" w14:textId="56425F7B"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Rated Input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For natural gas, propane and oil fuel type the input type is Btu/Hr. For electric the input type is kW.</w:t>
      </w:r>
    </w:p>
    <w:p w14:paraId="55D9F453" w14:textId="4289D13B"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Rated Input Value – User input. Numerical value of the rated input. Must be equal to or less than value indicated on the </w:t>
      </w:r>
      <w:r w:rsidR="00B04034" w:rsidRPr="00F8640C">
        <w:rPr>
          <w:rFonts w:asciiTheme="minorHAnsi" w:hAnsiTheme="minorHAnsi"/>
          <w:sz w:val="18"/>
          <w:szCs w:val="20"/>
        </w:rPr>
        <w:t>LMCC</w:t>
      </w:r>
      <w:r w:rsidRPr="00F8640C">
        <w:rPr>
          <w:rFonts w:asciiTheme="minorHAnsi" w:hAnsiTheme="minorHAnsi"/>
          <w:sz w:val="18"/>
          <w:szCs w:val="20"/>
        </w:rPr>
        <w:t>.</w:t>
      </w:r>
    </w:p>
    <w:p w14:paraId="257EF2CA" w14:textId="7196D112"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Heating Efficiency Type – Reference information from </w:t>
      </w:r>
      <w:r w:rsidR="00B04034" w:rsidRPr="00F8640C">
        <w:rPr>
          <w:rFonts w:asciiTheme="minorHAnsi" w:hAnsiTheme="minorHAnsi"/>
          <w:sz w:val="18"/>
          <w:szCs w:val="20"/>
        </w:rPr>
        <w:t>LMCC</w:t>
      </w:r>
      <w:r w:rsidRPr="00F8640C">
        <w:rPr>
          <w:rFonts w:asciiTheme="minorHAnsi" w:hAnsiTheme="minorHAnsi"/>
          <w:sz w:val="18"/>
          <w:szCs w:val="20"/>
        </w:rPr>
        <w:t>. Different efficiency types are</w:t>
      </w:r>
      <w:del w:id="0" w:author="Alhabibi, Haider@Energy" w:date="2022-09-16T17:32:00Z">
        <w:r w:rsidRPr="00F8640C" w:rsidDel="009425BF">
          <w:rPr>
            <w:rFonts w:asciiTheme="minorHAnsi" w:hAnsiTheme="minorHAnsi"/>
            <w:sz w:val="18"/>
            <w:szCs w:val="20"/>
          </w:rPr>
          <w:delText xml:space="preserve"> Energy Factor,</w:delText>
        </w:r>
      </w:del>
      <w:r w:rsidRPr="00F8640C">
        <w:rPr>
          <w:rFonts w:asciiTheme="minorHAnsi" w:hAnsiTheme="minorHAnsi"/>
          <w:sz w:val="18"/>
          <w:szCs w:val="20"/>
        </w:rPr>
        <w:t xml:space="preserve"> AFUE, UEF and Thermal Efficiency.</w:t>
      </w:r>
    </w:p>
    <w:p w14:paraId="1234F2AC" w14:textId="273EAACF"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Heating Efficiency Value – User input. Numerical value of the Heating Efficiency. Must be equal to or higher efficiency than value indicated on the </w:t>
      </w:r>
      <w:r w:rsidR="00B04034" w:rsidRPr="00F8640C">
        <w:rPr>
          <w:rFonts w:asciiTheme="minorHAnsi" w:hAnsiTheme="minorHAnsi"/>
          <w:sz w:val="18"/>
          <w:szCs w:val="20"/>
        </w:rPr>
        <w:t>LMCC</w:t>
      </w:r>
      <w:r w:rsidRPr="00F8640C">
        <w:rPr>
          <w:rFonts w:asciiTheme="minorHAnsi" w:hAnsiTheme="minorHAnsi"/>
          <w:sz w:val="18"/>
          <w:szCs w:val="20"/>
        </w:rPr>
        <w:t>.</w:t>
      </w:r>
    </w:p>
    <w:p w14:paraId="144E684F" w14:textId="02D3FE5E"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Standby Loss – User input. Must be equal to or less than value indicated on the </w:t>
      </w:r>
      <w:r w:rsidR="00B04034" w:rsidRPr="00F8640C">
        <w:rPr>
          <w:rFonts w:asciiTheme="minorHAnsi" w:hAnsiTheme="minorHAnsi"/>
          <w:sz w:val="18"/>
          <w:szCs w:val="20"/>
        </w:rPr>
        <w:t>LMCC</w:t>
      </w:r>
      <w:r w:rsidRPr="00F8640C">
        <w:rPr>
          <w:rFonts w:asciiTheme="minorHAnsi" w:hAnsiTheme="minorHAnsi"/>
          <w:sz w:val="18"/>
          <w:szCs w:val="20"/>
        </w:rPr>
        <w:t xml:space="preserve">. Value may be N/A if </w:t>
      </w:r>
      <w:r w:rsidR="00B04034" w:rsidRPr="00F8640C">
        <w:rPr>
          <w:rFonts w:asciiTheme="minorHAnsi" w:hAnsiTheme="minorHAnsi"/>
          <w:sz w:val="18"/>
          <w:szCs w:val="20"/>
        </w:rPr>
        <w:t>LMCC</w:t>
      </w:r>
      <w:r w:rsidRPr="00F8640C">
        <w:rPr>
          <w:rFonts w:asciiTheme="minorHAnsi" w:hAnsiTheme="minorHAnsi"/>
          <w:sz w:val="18"/>
          <w:szCs w:val="20"/>
        </w:rPr>
        <w:t xml:space="preserve"> value is N/A.  </w:t>
      </w:r>
    </w:p>
    <w:p w14:paraId="1F045E8A" w14:textId="35F49BF7" w:rsidR="00462743" w:rsidRPr="00F8640C" w:rsidRDefault="00462743" w:rsidP="00F8640C">
      <w:pPr>
        <w:pStyle w:val="ListParagraph"/>
        <w:keepNext/>
        <w:numPr>
          <w:ilvl w:val="0"/>
          <w:numId w:val="27"/>
        </w:numPr>
        <w:spacing w:after="0" w:line="240" w:lineRule="auto"/>
        <w:rPr>
          <w:rFonts w:asciiTheme="minorHAnsi" w:hAnsiTheme="minorHAnsi"/>
          <w:sz w:val="18"/>
          <w:szCs w:val="20"/>
        </w:rPr>
      </w:pPr>
      <w:r w:rsidRPr="00F8640C">
        <w:rPr>
          <w:rFonts w:asciiTheme="minorHAnsi" w:hAnsiTheme="minorHAnsi"/>
          <w:sz w:val="18"/>
          <w:szCs w:val="20"/>
        </w:rPr>
        <w:t xml:space="preserve">Exterior </w:t>
      </w:r>
      <w:proofErr w:type="spellStart"/>
      <w:r w:rsidRPr="00F8640C">
        <w:rPr>
          <w:rFonts w:asciiTheme="minorHAnsi" w:hAnsiTheme="minorHAnsi"/>
          <w:sz w:val="18"/>
          <w:szCs w:val="20"/>
        </w:rPr>
        <w:t>Insul</w:t>
      </w:r>
      <w:proofErr w:type="spellEnd"/>
      <w:r w:rsidRPr="00F8640C">
        <w:rPr>
          <w:rFonts w:asciiTheme="minorHAnsi" w:hAnsiTheme="minorHAnsi"/>
          <w:sz w:val="18"/>
          <w:szCs w:val="20"/>
        </w:rPr>
        <w:t xml:space="preserve">. R-Value – User input. Must be equal to or higher than value indicated on the </w:t>
      </w:r>
      <w:r w:rsidR="00B04034" w:rsidRPr="00F8640C">
        <w:rPr>
          <w:rFonts w:asciiTheme="minorHAnsi" w:hAnsiTheme="minorHAnsi"/>
          <w:sz w:val="18"/>
          <w:szCs w:val="20"/>
        </w:rPr>
        <w:t>LMCC</w:t>
      </w:r>
      <w:r w:rsidRPr="00F8640C">
        <w:rPr>
          <w:rFonts w:asciiTheme="minorHAnsi" w:hAnsiTheme="minorHAnsi"/>
          <w:sz w:val="18"/>
          <w:szCs w:val="20"/>
        </w:rPr>
        <w:t xml:space="preserve">. Value may be N/A if </w:t>
      </w:r>
      <w:r w:rsidR="00B04034" w:rsidRPr="00F8640C">
        <w:rPr>
          <w:rFonts w:asciiTheme="minorHAnsi" w:hAnsiTheme="minorHAnsi"/>
          <w:sz w:val="18"/>
          <w:szCs w:val="20"/>
        </w:rPr>
        <w:t>LMCC</w:t>
      </w:r>
      <w:r w:rsidRPr="00F8640C">
        <w:rPr>
          <w:rFonts w:asciiTheme="minorHAnsi" w:hAnsiTheme="minorHAnsi"/>
          <w:sz w:val="18"/>
          <w:szCs w:val="20"/>
        </w:rPr>
        <w:t xml:space="preserve"> value is N/A.  </w:t>
      </w:r>
    </w:p>
    <w:p w14:paraId="0B861C7C" w14:textId="32669BD7" w:rsidR="004E2C51" w:rsidRDefault="004E2C51" w:rsidP="00462743">
      <w:pPr>
        <w:keepNext/>
        <w:spacing w:after="0" w:line="240" w:lineRule="auto"/>
        <w:ind w:left="720" w:hanging="450"/>
        <w:rPr>
          <w:rFonts w:asciiTheme="minorHAnsi" w:hAnsiTheme="minorHAnsi"/>
          <w:sz w:val="18"/>
          <w:szCs w:val="20"/>
        </w:rPr>
      </w:pPr>
    </w:p>
    <w:p w14:paraId="2D070E54" w14:textId="7440AA68" w:rsidR="004E2C51" w:rsidRDefault="004E2C51" w:rsidP="004E2C51">
      <w:pPr>
        <w:keepNext/>
        <w:spacing w:after="0" w:line="240" w:lineRule="auto"/>
        <w:rPr>
          <w:rFonts w:asciiTheme="minorHAnsi" w:hAnsiTheme="minorHAnsi" w:cstheme="minorBidi"/>
          <w:sz w:val="18"/>
          <w:szCs w:val="18"/>
        </w:rPr>
      </w:pPr>
      <w:r w:rsidRPr="6946E757">
        <w:rPr>
          <w:rFonts w:asciiTheme="minorHAnsi" w:hAnsiTheme="minorHAnsi" w:cstheme="minorBidi"/>
          <w:b/>
          <w:sz w:val="18"/>
          <w:szCs w:val="18"/>
        </w:rPr>
        <w:t xml:space="preserve">C2. Installed </w:t>
      </w:r>
      <w:r w:rsidRPr="6946E757">
        <w:rPr>
          <w:rFonts w:cstheme="minorBidi"/>
          <w:b/>
          <w:sz w:val="20"/>
          <w:szCs w:val="20"/>
        </w:rPr>
        <w:t xml:space="preserve">HERS Verified </w:t>
      </w:r>
      <w:r w:rsidRPr="6946E757">
        <w:rPr>
          <w:rFonts w:asciiTheme="minorHAnsi" w:hAnsiTheme="minorHAnsi" w:cstheme="minorBidi"/>
          <w:b/>
          <w:sz w:val="18"/>
          <w:szCs w:val="18"/>
        </w:rPr>
        <w:t xml:space="preserve">Dwelling Unit </w:t>
      </w:r>
      <w:r w:rsidR="006D537E">
        <w:rPr>
          <w:rFonts w:asciiTheme="minorHAnsi" w:hAnsiTheme="minorHAnsi" w:cstheme="minorBidi"/>
          <w:b/>
          <w:sz w:val="18"/>
          <w:szCs w:val="18"/>
        </w:rPr>
        <w:t>C</w:t>
      </w:r>
      <w:r w:rsidRPr="6946E757">
        <w:rPr>
          <w:rFonts w:asciiTheme="minorHAnsi" w:hAnsiTheme="minorHAnsi" w:cstheme="minorBidi"/>
          <w:b/>
          <w:sz w:val="18"/>
          <w:szCs w:val="18"/>
        </w:rPr>
        <w:t>HPWH System Information</w:t>
      </w:r>
    </w:p>
    <w:p w14:paraId="4FFF486B" w14:textId="77777777" w:rsidR="007E0EB4" w:rsidRDefault="004E2C51" w:rsidP="00F8334B">
      <w:pPr>
        <w:keepNext/>
        <w:spacing w:after="0" w:line="240" w:lineRule="auto"/>
        <w:rPr>
          <w:rFonts w:asciiTheme="minorHAnsi" w:hAnsiTheme="minorHAnsi" w:cstheme="minorHAnsi"/>
          <w:sz w:val="18"/>
          <w:szCs w:val="18"/>
        </w:rPr>
      </w:pPr>
      <w:r>
        <w:rPr>
          <w:rFonts w:asciiTheme="minorHAnsi" w:hAnsiTheme="minorHAnsi" w:cstheme="minorHAnsi"/>
          <w:sz w:val="18"/>
          <w:szCs w:val="18"/>
        </w:rPr>
        <w:t xml:space="preserve">This table reports the water heating system information that is being installed. Require one line for each installed water heater.  </w:t>
      </w:r>
      <w:r w:rsidR="00F8334B" w:rsidRPr="00F8334B">
        <w:rPr>
          <w:rFonts w:asciiTheme="minorHAnsi" w:hAnsiTheme="minorHAnsi" w:cstheme="minorHAnsi"/>
          <w:sz w:val="18"/>
          <w:szCs w:val="18"/>
        </w:rPr>
        <w:t>Require one line for each installed water heater.</w:t>
      </w:r>
    </w:p>
    <w:p w14:paraId="058AE6C0" w14:textId="71AE2E4C" w:rsidR="00504520" w:rsidRPr="00F8640C" w:rsidRDefault="00504520"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Water Heating System ID or Name – Reference information from </w:t>
      </w:r>
      <w:r w:rsidR="00761D1E" w:rsidRPr="00F8640C">
        <w:rPr>
          <w:rFonts w:asciiTheme="minorHAnsi" w:hAnsiTheme="minorHAnsi"/>
          <w:sz w:val="18"/>
          <w:szCs w:val="20"/>
        </w:rPr>
        <w:t xml:space="preserve">Table </w:t>
      </w:r>
      <w:r w:rsidR="0060122C" w:rsidRPr="00F8640C">
        <w:rPr>
          <w:rFonts w:asciiTheme="minorHAnsi" w:hAnsiTheme="minorHAnsi"/>
          <w:sz w:val="18"/>
          <w:szCs w:val="20"/>
        </w:rPr>
        <w:t>B</w:t>
      </w:r>
      <w:r w:rsidR="00ED21FF" w:rsidRPr="00F8640C">
        <w:rPr>
          <w:rFonts w:asciiTheme="minorHAnsi" w:hAnsiTheme="minorHAnsi"/>
          <w:sz w:val="18"/>
          <w:szCs w:val="20"/>
        </w:rPr>
        <w:t>2</w:t>
      </w:r>
      <w:r w:rsidRPr="00F8640C">
        <w:rPr>
          <w:rFonts w:asciiTheme="minorHAnsi" w:hAnsiTheme="minorHAnsi"/>
          <w:sz w:val="18"/>
          <w:szCs w:val="20"/>
        </w:rPr>
        <w:t>.</w:t>
      </w:r>
    </w:p>
    <w:p w14:paraId="3CC2F5B1" w14:textId="3347C1FD" w:rsidR="00504520" w:rsidRPr="00F8640C" w:rsidRDefault="00111FD5"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Modeled Equipment Make and Model </w:t>
      </w:r>
      <w:r w:rsidR="00504520" w:rsidRPr="00F8640C">
        <w:rPr>
          <w:rFonts w:asciiTheme="minorHAnsi" w:hAnsiTheme="minorHAnsi"/>
          <w:sz w:val="18"/>
          <w:szCs w:val="20"/>
        </w:rPr>
        <w:t xml:space="preserve">– </w:t>
      </w:r>
      <w:r w:rsidR="00A823BD" w:rsidRPr="00F8640C">
        <w:rPr>
          <w:rFonts w:asciiTheme="minorHAnsi" w:hAnsiTheme="minorHAnsi" w:cstheme="minorHAnsi"/>
          <w:sz w:val="18"/>
          <w:szCs w:val="18"/>
        </w:rPr>
        <w:t xml:space="preserve">User input must be equal to the value indicated on Table </w:t>
      </w:r>
      <w:r w:rsidR="000A43B2" w:rsidRPr="00F8640C">
        <w:rPr>
          <w:rFonts w:asciiTheme="minorHAnsi" w:hAnsiTheme="minorHAnsi" w:cstheme="minorHAnsi"/>
          <w:sz w:val="18"/>
          <w:szCs w:val="18"/>
        </w:rPr>
        <w:t>B2</w:t>
      </w:r>
      <w:r w:rsidR="00A823BD" w:rsidRPr="00F8640C">
        <w:rPr>
          <w:rFonts w:asciiTheme="minorHAnsi" w:hAnsiTheme="minorHAnsi" w:cstheme="minorHAnsi"/>
          <w:sz w:val="18"/>
          <w:szCs w:val="18"/>
        </w:rPr>
        <w:t xml:space="preserve"> as default and allow user to override with an equivalent system based on the simulated equipment in Table </w:t>
      </w:r>
      <w:r w:rsidR="000A43B2" w:rsidRPr="00F8640C">
        <w:rPr>
          <w:rFonts w:asciiTheme="minorHAnsi" w:hAnsiTheme="minorHAnsi" w:cstheme="minorHAnsi"/>
          <w:sz w:val="18"/>
          <w:szCs w:val="18"/>
        </w:rPr>
        <w:t>B2</w:t>
      </w:r>
      <w:r w:rsidR="00A823BD" w:rsidRPr="00F8640C">
        <w:rPr>
          <w:rFonts w:asciiTheme="minorHAnsi" w:hAnsiTheme="minorHAnsi" w:cstheme="minorHAnsi"/>
          <w:sz w:val="18"/>
          <w:szCs w:val="18"/>
        </w:rPr>
        <w:t>.</w:t>
      </w:r>
    </w:p>
    <w:p w14:paraId="1E586C02" w14:textId="04A1DDF0" w:rsidR="00504520" w:rsidRPr="00F8640C" w:rsidRDefault="007A496F"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Number of Water Heaters/ Compressors</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00D262CE" w:rsidRPr="00F8640C">
        <w:rPr>
          <w:rFonts w:eastAsia="Times New Roman" w:cs="Calibri"/>
          <w:sz w:val="18"/>
          <w:szCs w:val="18"/>
        </w:rPr>
        <w:t xml:space="preserve">User input, must be </w:t>
      </w:r>
      <w:r w:rsidR="00D262CE" w:rsidRPr="00F8640C">
        <w:rPr>
          <w:rFonts w:asciiTheme="minorHAnsi" w:hAnsiTheme="minorHAnsi"/>
          <w:sz w:val="18"/>
          <w:szCs w:val="20"/>
        </w:rPr>
        <w:t xml:space="preserve">equal to the </w:t>
      </w:r>
      <w:r w:rsidR="00D262CE" w:rsidRPr="00F8640C">
        <w:rPr>
          <w:rFonts w:eastAsia="Times New Roman" w:cs="Calibri"/>
          <w:sz w:val="18"/>
          <w:szCs w:val="18"/>
        </w:rPr>
        <w:t>value indicated on table B2</w:t>
      </w:r>
      <w:r w:rsidR="00D262CE" w:rsidRPr="00F8640C">
        <w:rPr>
          <w:rFonts w:asciiTheme="minorHAnsi" w:hAnsiTheme="minorHAnsi"/>
          <w:sz w:val="18"/>
          <w:szCs w:val="20"/>
        </w:rPr>
        <w:t>.</w:t>
      </w:r>
      <w:r w:rsidR="00504520" w:rsidRPr="00F8640C">
        <w:rPr>
          <w:rFonts w:asciiTheme="minorHAnsi" w:hAnsiTheme="minorHAnsi"/>
          <w:sz w:val="18"/>
          <w:szCs w:val="20"/>
        </w:rPr>
        <w:t xml:space="preserve"> </w:t>
      </w:r>
    </w:p>
    <w:p w14:paraId="413440FF" w14:textId="50FC4556" w:rsidR="00504520" w:rsidRPr="00F8640C" w:rsidRDefault="00D76A8E"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Calibri"/>
          <w:sz w:val="18"/>
          <w:szCs w:val="18"/>
        </w:rPr>
        <w:t>Primary Tank Location</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Pr="00F8640C">
        <w:rPr>
          <w:rFonts w:asciiTheme="minorHAnsi" w:hAnsiTheme="minorHAnsi"/>
          <w:sz w:val="18"/>
          <w:szCs w:val="20"/>
        </w:rPr>
        <w:t xml:space="preserve">Reference information from Table B2.  </w:t>
      </w:r>
    </w:p>
    <w:p w14:paraId="0CAE604A" w14:textId="38A78854" w:rsidR="00504520" w:rsidRPr="00F8640C" w:rsidRDefault="00D76A8E" w:rsidP="00F8640C">
      <w:pPr>
        <w:pStyle w:val="ListParagraph"/>
        <w:keepNext/>
        <w:numPr>
          <w:ilvl w:val="0"/>
          <w:numId w:val="28"/>
        </w:numPr>
        <w:spacing w:after="0" w:line="240" w:lineRule="auto"/>
        <w:rPr>
          <w:rFonts w:asciiTheme="minorHAnsi" w:hAnsiTheme="minorHAnsi"/>
          <w:sz w:val="18"/>
          <w:szCs w:val="20"/>
        </w:rPr>
      </w:pPr>
      <w:r w:rsidRPr="00F8640C">
        <w:rPr>
          <w:rFonts w:asciiTheme="minorHAnsi" w:hAnsiTheme="minorHAnsi"/>
          <w:sz w:val="18"/>
          <w:szCs w:val="20"/>
        </w:rPr>
        <w:t xml:space="preserve">Primary Tank Volume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0B33E9" w:rsidRPr="00F8640C">
        <w:rPr>
          <w:rFonts w:asciiTheme="minorHAnsi" w:hAnsiTheme="minorHAnsi"/>
          <w:sz w:val="18"/>
          <w:szCs w:val="20"/>
        </w:rPr>
        <w:t>than</w:t>
      </w:r>
      <w:r w:rsidR="00FD4924" w:rsidRPr="00F8640C">
        <w:rPr>
          <w:rFonts w:asciiTheme="minorHAnsi" w:hAnsiTheme="minorHAnsi"/>
          <w:sz w:val="18"/>
          <w:szCs w:val="20"/>
        </w:rPr>
        <w:t xml:space="preserve"> the </w:t>
      </w:r>
      <w:r w:rsidR="00FD4924" w:rsidRPr="00F8640C">
        <w:rPr>
          <w:rFonts w:eastAsia="Times New Roman" w:cs="Calibri"/>
          <w:sz w:val="18"/>
          <w:szCs w:val="18"/>
        </w:rPr>
        <w:t>value indicated on table B2</w:t>
      </w:r>
      <w:r w:rsidRPr="00F8640C">
        <w:rPr>
          <w:rFonts w:asciiTheme="minorHAnsi" w:hAnsiTheme="minorHAnsi"/>
          <w:sz w:val="18"/>
          <w:szCs w:val="20"/>
        </w:rPr>
        <w:t>.</w:t>
      </w:r>
    </w:p>
    <w:p w14:paraId="18B0AEB5" w14:textId="3BC2C54F" w:rsidR="00504520" w:rsidRPr="00F8640C" w:rsidRDefault="00AC5C1C" w:rsidP="00F8640C">
      <w:pPr>
        <w:pStyle w:val="ListParagraph"/>
        <w:keepNext/>
        <w:numPr>
          <w:ilvl w:val="0"/>
          <w:numId w:val="2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F8640C">
        <w:rPr>
          <w:rFonts w:eastAsia="Times New Roman" w:cs="Calibri"/>
          <w:sz w:val="18"/>
          <w:szCs w:val="18"/>
        </w:rPr>
        <w:t xml:space="preserve">Primary Tank Insulation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4F0A2C" w:rsidRPr="00F8640C">
        <w:rPr>
          <w:rFonts w:asciiTheme="minorHAnsi" w:hAnsiTheme="minorHAnsi"/>
          <w:sz w:val="18"/>
          <w:szCs w:val="20"/>
        </w:rPr>
        <w:t>than</w:t>
      </w:r>
      <w:r w:rsidR="00FD4924" w:rsidRPr="00F8640C">
        <w:rPr>
          <w:rFonts w:asciiTheme="minorHAnsi" w:hAnsiTheme="minorHAnsi"/>
          <w:sz w:val="18"/>
          <w:szCs w:val="20"/>
        </w:rPr>
        <w:t xml:space="preserve"> </w:t>
      </w:r>
      <w:r w:rsidR="00FD4924" w:rsidRPr="00F8640C">
        <w:rPr>
          <w:rFonts w:eastAsia="Times New Roman" w:cs="Calibri"/>
          <w:sz w:val="18"/>
          <w:szCs w:val="18"/>
        </w:rPr>
        <w:t>value indicated on table B2</w:t>
      </w:r>
      <w:r w:rsidR="00504520" w:rsidRPr="00F8640C">
        <w:rPr>
          <w:rFonts w:asciiTheme="minorHAnsi" w:hAnsiTheme="minorHAnsi"/>
          <w:sz w:val="18"/>
          <w:szCs w:val="20"/>
        </w:rPr>
        <w:t xml:space="preserve">. </w:t>
      </w:r>
    </w:p>
    <w:p w14:paraId="4D2B1598" w14:textId="6C8D36C5" w:rsidR="00504520" w:rsidRPr="00F8640C" w:rsidRDefault="00AC5C1C"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Calibri"/>
          <w:sz w:val="18"/>
          <w:szCs w:val="18"/>
        </w:rPr>
        <w:t>Loop Tank Location</w:t>
      </w:r>
      <w:r w:rsidRPr="00F8640C">
        <w:rPr>
          <w:rFonts w:asciiTheme="minorHAnsi" w:hAnsiTheme="minorHAnsi"/>
          <w:sz w:val="18"/>
          <w:szCs w:val="20"/>
        </w:rPr>
        <w:t xml:space="preserve"> </w:t>
      </w:r>
      <w:r w:rsidR="00504520" w:rsidRPr="00F8640C">
        <w:rPr>
          <w:rFonts w:asciiTheme="minorHAnsi" w:hAnsiTheme="minorHAnsi"/>
          <w:sz w:val="18"/>
          <w:szCs w:val="20"/>
        </w:rPr>
        <w:t xml:space="preserve">– Reference information from </w:t>
      </w:r>
      <w:r w:rsidRPr="00F8640C">
        <w:rPr>
          <w:rFonts w:asciiTheme="minorHAnsi" w:hAnsiTheme="minorHAnsi"/>
          <w:sz w:val="18"/>
          <w:szCs w:val="20"/>
        </w:rPr>
        <w:t>Table B2</w:t>
      </w:r>
      <w:r w:rsidR="00504520" w:rsidRPr="00F8640C">
        <w:rPr>
          <w:rFonts w:asciiTheme="minorHAnsi" w:hAnsiTheme="minorHAnsi"/>
          <w:sz w:val="18"/>
          <w:szCs w:val="20"/>
        </w:rPr>
        <w:t xml:space="preserve">. </w:t>
      </w:r>
    </w:p>
    <w:p w14:paraId="08E838C5" w14:textId="50DCF864" w:rsidR="00504520" w:rsidRPr="00F8640C" w:rsidRDefault="00786078"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Loop Tank Volume</w:t>
      </w:r>
      <w:r w:rsidRPr="00F8640C">
        <w:rPr>
          <w:rFonts w:asciiTheme="minorHAnsi" w:hAnsiTheme="minorHAnsi"/>
          <w:sz w:val="18"/>
          <w:szCs w:val="20"/>
        </w:rPr>
        <w:t xml:space="preserve"> </w:t>
      </w:r>
      <w:r w:rsidR="00504520" w:rsidRPr="00F8640C">
        <w:rPr>
          <w:rFonts w:asciiTheme="minorHAnsi" w:hAnsiTheme="minorHAnsi"/>
          <w:sz w:val="18"/>
          <w:szCs w:val="20"/>
        </w:rPr>
        <w:t xml:space="preserve">– </w:t>
      </w:r>
      <w:r w:rsidR="00FD4924" w:rsidRPr="00F8640C">
        <w:rPr>
          <w:rFonts w:eastAsia="Times New Roman" w:cs="Calibri"/>
          <w:sz w:val="18"/>
          <w:szCs w:val="18"/>
        </w:rPr>
        <w:t xml:space="preserve">User input, must be </w:t>
      </w:r>
      <w:r w:rsidR="00FD4924" w:rsidRPr="00F8640C">
        <w:rPr>
          <w:rFonts w:asciiTheme="minorHAnsi" w:hAnsiTheme="minorHAnsi"/>
          <w:sz w:val="18"/>
          <w:szCs w:val="20"/>
        </w:rPr>
        <w:t xml:space="preserve">equal to or higher </w:t>
      </w:r>
      <w:r w:rsidR="008D61F4" w:rsidRPr="00F8640C">
        <w:rPr>
          <w:rFonts w:asciiTheme="minorHAnsi" w:hAnsiTheme="minorHAnsi"/>
          <w:sz w:val="18"/>
          <w:szCs w:val="20"/>
        </w:rPr>
        <w:t>than the</w:t>
      </w:r>
      <w:r w:rsidR="00FD4924" w:rsidRPr="00F8640C">
        <w:rPr>
          <w:rFonts w:asciiTheme="minorHAnsi" w:hAnsiTheme="minorHAnsi"/>
          <w:sz w:val="18"/>
          <w:szCs w:val="20"/>
        </w:rPr>
        <w:t xml:space="preserve"> </w:t>
      </w:r>
      <w:r w:rsidR="00FD4924" w:rsidRPr="00F8640C">
        <w:rPr>
          <w:rFonts w:eastAsia="Times New Roman" w:cs="Calibri"/>
          <w:sz w:val="18"/>
          <w:szCs w:val="18"/>
        </w:rPr>
        <w:t>value indicated on table B2</w:t>
      </w:r>
      <w:r w:rsidR="00F4258A" w:rsidRPr="00F8640C">
        <w:rPr>
          <w:rFonts w:asciiTheme="minorHAnsi" w:hAnsiTheme="minorHAnsi"/>
          <w:sz w:val="18"/>
          <w:szCs w:val="20"/>
        </w:rPr>
        <w:t>.</w:t>
      </w:r>
    </w:p>
    <w:p w14:paraId="4FD69B28" w14:textId="36CFBA2E" w:rsidR="00504520" w:rsidRPr="00F8640C" w:rsidRDefault="00044B58" w:rsidP="00F8640C">
      <w:pPr>
        <w:pStyle w:val="ListParagraph"/>
        <w:keepNext/>
        <w:numPr>
          <w:ilvl w:val="0"/>
          <w:numId w:val="28"/>
        </w:numPr>
        <w:spacing w:after="0" w:line="240" w:lineRule="auto"/>
        <w:rPr>
          <w:rFonts w:asciiTheme="minorHAnsi" w:hAnsiTheme="minorHAnsi"/>
          <w:sz w:val="18"/>
          <w:szCs w:val="20"/>
        </w:rPr>
      </w:pPr>
      <w:r w:rsidRPr="00F8640C">
        <w:rPr>
          <w:sz w:val="18"/>
          <w:szCs w:val="18"/>
        </w:rPr>
        <w:t>Loop Tank Insulation</w:t>
      </w:r>
      <w:r w:rsidRPr="00F8640C">
        <w:rPr>
          <w:rFonts w:asciiTheme="minorHAnsi" w:hAnsiTheme="minorHAnsi"/>
          <w:sz w:val="18"/>
          <w:szCs w:val="20"/>
        </w:rPr>
        <w:t xml:space="preserve"> </w:t>
      </w:r>
      <w:r w:rsidR="00504520" w:rsidRPr="00F8640C">
        <w:rPr>
          <w:rFonts w:asciiTheme="minorHAnsi" w:hAnsiTheme="minorHAnsi"/>
          <w:sz w:val="18"/>
          <w:szCs w:val="20"/>
        </w:rPr>
        <w:t>–</w:t>
      </w:r>
      <w:r w:rsidRPr="00F8640C">
        <w:rPr>
          <w:rFonts w:asciiTheme="minorHAnsi" w:hAnsiTheme="minorHAnsi"/>
          <w:sz w:val="18"/>
          <w:szCs w:val="20"/>
        </w:rPr>
        <w:t xml:space="preserve"> </w:t>
      </w:r>
      <w:r w:rsidRPr="00F8640C">
        <w:rPr>
          <w:rFonts w:eastAsia="Times New Roman" w:cs="Calibri"/>
          <w:sz w:val="18"/>
          <w:szCs w:val="18"/>
        </w:rPr>
        <w:t xml:space="preserve">User input, must be </w:t>
      </w:r>
      <w:r w:rsidR="006A40EF" w:rsidRPr="00F8640C">
        <w:rPr>
          <w:rFonts w:asciiTheme="minorHAnsi" w:hAnsiTheme="minorHAnsi"/>
          <w:sz w:val="18"/>
          <w:szCs w:val="20"/>
        </w:rPr>
        <w:t xml:space="preserve">equal to or higher </w:t>
      </w:r>
      <w:r w:rsidR="004F0A2C" w:rsidRPr="00F8640C">
        <w:rPr>
          <w:rFonts w:asciiTheme="minorHAnsi" w:hAnsiTheme="minorHAnsi"/>
          <w:sz w:val="18"/>
          <w:szCs w:val="20"/>
        </w:rPr>
        <w:t>than</w:t>
      </w:r>
      <w:r w:rsidR="00916088" w:rsidRPr="00F8640C">
        <w:rPr>
          <w:rFonts w:asciiTheme="minorHAnsi" w:hAnsiTheme="minorHAnsi"/>
          <w:sz w:val="18"/>
          <w:szCs w:val="20"/>
        </w:rPr>
        <w:t xml:space="preserve"> </w:t>
      </w:r>
      <w:r w:rsidRPr="00F8640C">
        <w:rPr>
          <w:rFonts w:eastAsia="Times New Roman" w:cs="Calibri"/>
          <w:sz w:val="18"/>
          <w:szCs w:val="18"/>
        </w:rPr>
        <w:t xml:space="preserve">value </w:t>
      </w:r>
      <w:r w:rsidR="00D16F59" w:rsidRPr="00F8640C">
        <w:rPr>
          <w:rFonts w:eastAsia="Times New Roman" w:cs="Calibri"/>
          <w:sz w:val="18"/>
          <w:szCs w:val="18"/>
        </w:rPr>
        <w:t xml:space="preserve">indicated on table </w:t>
      </w:r>
      <w:r w:rsidRPr="00F8640C">
        <w:rPr>
          <w:rFonts w:eastAsia="Times New Roman" w:cs="Calibri"/>
          <w:sz w:val="18"/>
          <w:szCs w:val="18"/>
        </w:rPr>
        <w:t>B2</w:t>
      </w:r>
      <w:r w:rsidR="00504520" w:rsidRPr="00F8640C">
        <w:rPr>
          <w:rFonts w:asciiTheme="minorHAnsi" w:hAnsiTheme="minorHAnsi"/>
          <w:sz w:val="18"/>
          <w:szCs w:val="20"/>
        </w:rPr>
        <w:t>.</w:t>
      </w:r>
    </w:p>
    <w:p w14:paraId="67C05CC5" w14:textId="7F789546" w:rsidR="00BA0555" w:rsidRPr="00F8640C" w:rsidRDefault="00BA0555" w:rsidP="00F8640C">
      <w:pPr>
        <w:pStyle w:val="ListParagraph"/>
        <w:keepNext/>
        <w:numPr>
          <w:ilvl w:val="0"/>
          <w:numId w:val="28"/>
        </w:numPr>
        <w:spacing w:after="0" w:line="240" w:lineRule="auto"/>
        <w:rPr>
          <w:rFonts w:asciiTheme="minorHAnsi" w:hAnsiTheme="minorHAnsi"/>
          <w:sz w:val="18"/>
          <w:szCs w:val="20"/>
        </w:rPr>
      </w:pPr>
      <w:r w:rsidRPr="00F8640C">
        <w:rPr>
          <w:sz w:val="18"/>
          <w:szCs w:val="18"/>
        </w:rPr>
        <w:t xml:space="preserve">Loop Pipe Insulation Thickness </w:t>
      </w:r>
      <w:r w:rsidR="00504520" w:rsidRPr="00F8640C">
        <w:rPr>
          <w:rFonts w:asciiTheme="minorHAnsi" w:hAnsiTheme="minorHAnsi"/>
          <w:sz w:val="18"/>
          <w:szCs w:val="20"/>
        </w:rPr>
        <w:t xml:space="preserve">– </w:t>
      </w:r>
      <w:r w:rsidRPr="00F8640C">
        <w:rPr>
          <w:rFonts w:eastAsia="Times New Roman" w:cs="Calibri"/>
          <w:sz w:val="18"/>
          <w:szCs w:val="18"/>
        </w:rPr>
        <w:t xml:space="preserve">User input, must be </w:t>
      </w:r>
      <w:r w:rsidRPr="00F8640C">
        <w:rPr>
          <w:rFonts w:asciiTheme="minorHAnsi" w:hAnsiTheme="minorHAnsi"/>
          <w:sz w:val="18"/>
          <w:szCs w:val="20"/>
        </w:rPr>
        <w:t xml:space="preserve">equal to or higher </w:t>
      </w:r>
      <w:r w:rsidR="004F0A2C" w:rsidRPr="00F8640C">
        <w:rPr>
          <w:rFonts w:asciiTheme="minorHAnsi" w:hAnsiTheme="minorHAnsi"/>
          <w:sz w:val="18"/>
          <w:szCs w:val="20"/>
        </w:rPr>
        <w:t xml:space="preserve">than </w:t>
      </w:r>
      <w:r w:rsidR="008D61F4" w:rsidRPr="00F8640C">
        <w:rPr>
          <w:rFonts w:asciiTheme="minorHAnsi" w:hAnsiTheme="minorHAnsi"/>
          <w:sz w:val="18"/>
          <w:szCs w:val="20"/>
        </w:rPr>
        <w:t>the</w:t>
      </w:r>
      <w:r w:rsidRPr="00F8640C">
        <w:rPr>
          <w:rFonts w:asciiTheme="minorHAnsi" w:hAnsiTheme="minorHAnsi"/>
          <w:sz w:val="18"/>
          <w:szCs w:val="20"/>
        </w:rPr>
        <w:t xml:space="preserve"> </w:t>
      </w:r>
      <w:r w:rsidRPr="00F8640C">
        <w:rPr>
          <w:rFonts w:eastAsia="Times New Roman" w:cs="Calibri"/>
          <w:sz w:val="18"/>
          <w:szCs w:val="18"/>
        </w:rPr>
        <w:t>value indicated on table B2</w:t>
      </w:r>
      <w:r w:rsidRPr="00F8640C">
        <w:rPr>
          <w:rFonts w:asciiTheme="minorHAnsi" w:hAnsiTheme="minorHAnsi"/>
          <w:sz w:val="18"/>
          <w:szCs w:val="20"/>
        </w:rPr>
        <w:t>.</w:t>
      </w:r>
    </w:p>
    <w:p w14:paraId="05ABA4AF" w14:textId="2CAB6B18" w:rsidR="00462743" w:rsidRPr="00F8640C" w:rsidRDefault="00BA0555" w:rsidP="00F8640C">
      <w:pPr>
        <w:pStyle w:val="ListParagraph"/>
        <w:keepNext/>
        <w:numPr>
          <w:ilvl w:val="0"/>
          <w:numId w:val="28"/>
        </w:numPr>
        <w:spacing w:after="0" w:line="240" w:lineRule="auto"/>
        <w:rPr>
          <w:rFonts w:asciiTheme="minorHAnsi" w:hAnsiTheme="minorHAnsi"/>
          <w:sz w:val="18"/>
          <w:szCs w:val="20"/>
        </w:rPr>
      </w:pPr>
      <w:r w:rsidRPr="00F8640C">
        <w:rPr>
          <w:rFonts w:eastAsia="Times New Roman" w:cstheme="minorHAnsi"/>
          <w:sz w:val="18"/>
          <w:szCs w:val="18"/>
        </w:rPr>
        <w:t xml:space="preserve">Loop Tank </w:t>
      </w:r>
      <w:r w:rsidR="00D21BF4" w:rsidRPr="00F8640C">
        <w:rPr>
          <w:rFonts w:asciiTheme="minorHAnsi" w:hAnsiTheme="minorHAnsi"/>
          <w:sz w:val="18"/>
          <w:szCs w:val="20"/>
        </w:rPr>
        <w:t>– Reference information from Table B2.</w:t>
      </w:r>
    </w:p>
    <w:p w14:paraId="24D98B2B" w14:textId="32FC1C77"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D. Design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48BCAFEF" w14:textId="7ACFA738" w:rsidR="00462743" w:rsidRPr="009C3545" w:rsidRDefault="00462743" w:rsidP="00462743">
      <w:pPr>
        <w:keepNext/>
        <w:spacing w:after="0" w:line="240" w:lineRule="auto"/>
        <w:ind w:left="720" w:hanging="450"/>
        <w:rPr>
          <w:rFonts w:asciiTheme="minorHAnsi" w:hAnsiTheme="minorHAnsi" w:cstheme="minorHAnsi"/>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r w:rsidR="00B04034">
        <w:rPr>
          <w:rFonts w:asciiTheme="minorHAnsi" w:eastAsia="Times New Roman" w:hAnsiTheme="minorHAnsi" w:cstheme="minorHAnsi"/>
          <w:sz w:val="18"/>
          <w:szCs w:val="20"/>
        </w:rPr>
        <w:t>LMCC</w:t>
      </w:r>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p w14:paraId="09B65053" w14:textId="77777777" w:rsidR="00462743" w:rsidRPr="009C3545" w:rsidRDefault="00462743" w:rsidP="00462743">
      <w:pPr>
        <w:keepNext/>
        <w:spacing w:after="0" w:line="240" w:lineRule="auto"/>
        <w:ind w:left="720" w:hanging="450"/>
        <w:rPr>
          <w:rFonts w:asciiTheme="minorHAnsi" w:hAnsiTheme="minorHAnsi"/>
          <w:sz w:val="18"/>
          <w:szCs w:val="20"/>
        </w:rPr>
      </w:pPr>
    </w:p>
    <w:p w14:paraId="17C47821" w14:textId="7C65052A"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b/>
          <w:sz w:val="18"/>
          <w:szCs w:val="20"/>
        </w:rPr>
        <w:t xml:space="preserve">E. Installed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24849EAC" w14:textId="6E758039" w:rsidR="00A90F3A" w:rsidRPr="00D47570" w:rsidRDefault="00A90F3A" w:rsidP="00D47570">
      <w:pPr>
        <w:pStyle w:val="ListParagraph"/>
        <w:keepNext/>
        <w:numPr>
          <w:ilvl w:val="0"/>
          <w:numId w:val="29"/>
        </w:numPr>
        <w:spacing w:after="0" w:line="240" w:lineRule="auto"/>
        <w:ind w:left="720"/>
        <w:rPr>
          <w:rFonts w:asciiTheme="minorHAnsi" w:hAnsiTheme="minorHAnsi" w:cstheme="minorHAnsi"/>
          <w:sz w:val="18"/>
          <w:szCs w:val="18"/>
        </w:rPr>
      </w:pPr>
      <w:r w:rsidRPr="00D47570">
        <w:rPr>
          <w:rFonts w:asciiTheme="minorHAnsi" w:hAnsiTheme="minorHAnsi" w:cstheme="minorHAnsi"/>
          <w:sz w:val="18"/>
          <w:szCs w:val="18"/>
        </w:rPr>
        <w:t xml:space="preserve">Water Heating System ID or Name – Reference information from </w:t>
      </w:r>
      <w:r w:rsidR="00B04034" w:rsidRPr="00D47570">
        <w:rPr>
          <w:rFonts w:asciiTheme="minorHAnsi" w:hAnsiTheme="minorHAnsi" w:cstheme="minorHAnsi"/>
          <w:sz w:val="18"/>
          <w:szCs w:val="18"/>
        </w:rPr>
        <w:t>LMCC</w:t>
      </w:r>
      <w:r w:rsidRPr="00D47570">
        <w:rPr>
          <w:rFonts w:asciiTheme="minorHAnsi" w:hAnsiTheme="minorHAnsi" w:cstheme="minorHAnsi"/>
          <w:sz w:val="18"/>
          <w:szCs w:val="18"/>
        </w:rPr>
        <w:t>.</w:t>
      </w:r>
    </w:p>
    <w:p w14:paraId="67414268" w14:textId="786AE54F" w:rsidR="00462743" w:rsidRPr="00D47570" w:rsidRDefault="00462743" w:rsidP="00D47570">
      <w:pPr>
        <w:pStyle w:val="ListParagraph"/>
        <w:keepNext/>
        <w:numPr>
          <w:ilvl w:val="0"/>
          <w:numId w:val="29"/>
        </w:numPr>
        <w:spacing w:after="0" w:line="240" w:lineRule="auto"/>
        <w:ind w:left="720"/>
        <w:rPr>
          <w:rFonts w:asciiTheme="minorHAnsi" w:hAnsiTheme="minorHAnsi" w:cstheme="minorHAnsi"/>
          <w:sz w:val="18"/>
          <w:szCs w:val="18"/>
        </w:rPr>
      </w:pPr>
      <w:r w:rsidRPr="00D47570">
        <w:rPr>
          <w:rFonts w:asciiTheme="minorHAnsi" w:hAnsiTheme="minorHAnsi" w:cstheme="minorHAnsi"/>
          <w:sz w:val="18"/>
          <w:szCs w:val="18"/>
        </w:rPr>
        <w:t xml:space="preserve">Central DHW System Distribution Type </w:t>
      </w:r>
      <w:r w:rsidR="008344ED" w:rsidRPr="00D47570">
        <w:rPr>
          <w:rFonts w:asciiTheme="minorHAnsi" w:hAnsiTheme="minorHAnsi" w:cstheme="minorHAnsi"/>
          <w:sz w:val="18"/>
          <w:szCs w:val="18"/>
        </w:rPr>
        <w:t>=</w:t>
      </w:r>
      <w:r w:rsidRPr="00D47570">
        <w:rPr>
          <w:rFonts w:asciiTheme="minorHAnsi" w:hAnsiTheme="minorHAnsi" w:cstheme="minorHAnsi"/>
          <w:sz w:val="18"/>
          <w:szCs w:val="18"/>
        </w:rPr>
        <w:t xml:space="preserve"> Reference information from </w:t>
      </w:r>
      <w:r w:rsidR="00B04034" w:rsidRPr="00D47570">
        <w:rPr>
          <w:rFonts w:asciiTheme="minorHAnsi" w:hAnsiTheme="minorHAnsi" w:cstheme="minorHAnsi"/>
          <w:sz w:val="18"/>
          <w:szCs w:val="18"/>
        </w:rPr>
        <w:t>LMCC</w:t>
      </w:r>
      <w:r w:rsidRPr="00D47570">
        <w:rPr>
          <w:rFonts w:asciiTheme="minorHAnsi" w:hAnsiTheme="minorHAnsi" w:cstheme="minorHAnsi"/>
          <w:sz w:val="18"/>
          <w:szCs w:val="18"/>
        </w:rPr>
        <w:t>.</w:t>
      </w:r>
    </w:p>
    <w:p w14:paraId="4D9D875E" w14:textId="4A0A1331" w:rsidR="00462743" w:rsidRPr="00D47570" w:rsidRDefault="00462743" w:rsidP="00D47570">
      <w:pPr>
        <w:pStyle w:val="ListParagraph"/>
        <w:keepNext/>
        <w:numPr>
          <w:ilvl w:val="0"/>
          <w:numId w:val="29"/>
        </w:numPr>
        <w:spacing w:after="0" w:line="240" w:lineRule="auto"/>
        <w:ind w:left="720"/>
        <w:rPr>
          <w:rFonts w:asciiTheme="minorHAnsi" w:hAnsiTheme="minorHAnsi"/>
          <w:sz w:val="18"/>
          <w:szCs w:val="18"/>
        </w:rPr>
      </w:pPr>
      <w:r w:rsidRPr="00D47570">
        <w:rPr>
          <w:rFonts w:asciiTheme="minorHAnsi" w:hAnsiTheme="minorHAnsi" w:cstheme="minorHAnsi"/>
          <w:sz w:val="18"/>
          <w:szCs w:val="18"/>
        </w:rPr>
        <w:t xml:space="preserve">Dwelling Unit DHW System Distribution Type </w:t>
      </w:r>
      <w:r w:rsidR="008344ED" w:rsidRPr="00D47570">
        <w:rPr>
          <w:rFonts w:asciiTheme="minorHAnsi" w:hAnsiTheme="minorHAnsi" w:cstheme="minorHAnsi"/>
          <w:sz w:val="18"/>
          <w:szCs w:val="18"/>
        </w:rPr>
        <w:t>=</w:t>
      </w:r>
      <w:r w:rsidRPr="00D47570">
        <w:rPr>
          <w:rFonts w:asciiTheme="minorHAnsi" w:hAnsiTheme="minorHAnsi" w:cstheme="minorHAnsi"/>
          <w:sz w:val="18"/>
          <w:szCs w:val="18"/>
        </w:rPr>
        <w:t xml:space="preserve"> Reference information from </w:t>
      </w:r>
      <w:r w:rsidR="00B04034" w:rsidRPr="00D47570">
        <w:rPr>
          <w:rFonts w:asciiTheme="minorHAnsi" w:hAnsiTheme="minorHAnsi" w:cstheme="minorHAnsi"/>
          <w:sz w:val="18"/>
          <w:szCs w:val="18"/>
        </w:rPr>
        <w:t>LMCC</w:t>
      </w:r>
      <w:r w:rsidRPr="00D47570">
        <w:rPr>
          <w:rFonts w:asciiTheme="minorHAnsi" w:hAnsiTheme="minorHAnsi"/>
          <w:sz w:val="18"/>
          <w:szCs w:val="18"/>
        </w:rPr>
        <w:t>.</w:t>
      </w:r>
    </w:p>
    <w:p w14:paraId="2F5EF71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p>
    <w:p w14:paraId="693A144E" w14:textId="544EC3FE"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18"/>
          <w:szCs w:val="20"/>
        </w:rPr>
      </w:pPr>
      <w:r w:rsidRPr="009C3545">
        <w:rPr>
          <w:rFonts w:asciiTheme="minorHAnsi" w:hAnsiTheme="minorHAnsi"/>
          <w:b/>
          <w:sz w:val="18"/>
          <w:szCs w:val="20"/>
        </w:rPr>
        <w:t xml:space="preserve">F. </w:t>
      </w:r>
      <w:r w:rsidRPr="009C3545">
        <w:rPr>
          <w:rFonts w:asciiTheme="minorHAnsi" w:hAnsiTheme="minorHAnsi" w:cs="Arial"/>
          <w:b/>
          <w:sz w:val="18"/>
          <w:szCs w:val="20"/>
        </w:rPr>
        <w:t xml:space="preserve">Installed </w:t>
      </w:r>
      <w:r w:rsidR="0027103A" w:rsidRPr="009C3545">
        <w:rPr>
          <w:rFonts w:asciiTheme="minorHAnsi" w:hAnsiTheme="minorHAnsi" w:cs="Arial"/>
          <w:b/>
          <w:sz w:val="18"/>
          <w:szCs w:val="20"/>
        </w:rPr>
        <w:t xml:space="preserve">HERS Verified Central </w:t>
      </w:r>
      <w:r w:rsidRPr="009C3545">
        <w:rPr>
          <w:rFonts w:asciiTheme="minorHAnsi" w:hAnsiTheme="minorHAnsi" w:cs="Arial"/>
          <w:b/>
          <w:sz w:val="18"/>
          <w:szCs w:val="20"/>
        </w:rPr>
        <w:t>Water Heater Manufacturer Information</w:t>
      </w:r>
    </w:p>
    <w:p w14:paraId="7429E433"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18"/>
          <w:szCs w:val="20"/>
        </w:rPr>
      </w:pPr>
      <w:r w:rsidRPr="009C3545">
        <w:rPr>
          <w:rFonts w:asciiTheme="minorHAnsi" w:hAnsiTheme="minorHAnsi" w:cs="Arial"/>
          <w:sz w:val="18"/>
          <w:szCs w:val="20"/>
        </w:rPr>
        <w:t>This table reports the manufacturer information of the installed water heater(s). Require one line for each installed water heater.</w:t>
      </w:r>
    </w:p>
    <w:p w14:paraId="06248000" w14:textId="33F337D5"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 xml:space="preserve">Water Heating System ID or Name – Reference information from </w:t>
      </w:r>
      <w:r w:rsidR="00B04034" w:rsidRPr="00D47570">
        <w:rPr>
          <w:rFonts w:asciiTheme="minorHAnsi" w:hAnsiTheme="minorHAnsi"/>
          <w:sz w:val="18"/>
          <w:szCs w:val="20"/>
        </w:rPr>
        <w:t>LMCC</w:t>
      </w:r>
      <w:r w:rsidRPr="00D47570">
        <w:rPr>
          <w:rFonts w:asciiTheme="minorHAnsi" w:hAnsiTheme="minorHAnsi"/>
          <w:sz w:val="18"/>
          <w:szCs w:val="20"/>
        </w:rPr>
        <w:t>.</w:t>
      </w:r>
    </w:p>
    <w:p w14:paraId="414F4310" w14:textId="63952335"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Manufacturer – User input. Enter the name of the water heater manufacturer.</w:t>
      </w:r>
    </w:p>
    <w:p w14:paraId="18CC8618" w14:textId="4A685F6B" w:rsidR="00462743" w:rsidRPr="00D47570" w:rsidRDefault="00462743" w:rsidP="00D4757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sz w:val="18"/>
          <w:szCs w:val="20"/>
        </w:rPr>
      </w:pPr>
      <w:r w:rsidRPr="00D47570">
        <w:rPr>
          <w:rFonts w:asciiTheme="minorHAnsi" w:hAnsiTheme="minorHAnsi"/>
          <w:sz w:val="18"/>
          <w:szCs w:val="20"/>
        </w:rPr>
        <w:t>Model Number – User input. Enter the model number of the water heater.</w:t>
      </w:r>
    </w:p>
    <w:p w14:paraId="794112E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p>
    <w:p w14:paraId="507FB72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b/>
          <w:sz w:val="18"/>
          <w:szCs w:val="20"/>
        </w:rPr>
        <w:lastRenderedPageBreak/>
        <w:t>G. Mandatory Requirements for</w:t>
      </w:r>
      <w:r w:rsidRPr="009C3545">
        <w:rPr>
          <w:rFonts w:asciiTheme="minorHAnsi" w:hAnsiTheme="minorHAnsi" w:cs="Arial"/>
          <w:b/>
          <w:sz w:val="18"/>
          <w:szCs w:val="20"/>
        </w:rPr>
        <w:t xml:space="preserve"> All Central Domestic Hot Water Recirculation Systems</w:t>
      </w:r>
    </w:p>
    <w:p w14:paraId="4EA2680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t xml:space="preserve">This table lists the requirements for all central recirculation systems. HERS rater must ensure all the requirements in this table are met. </w:t>
      </w:r>
    </w:p>
    <w:p w14:paraId="477E917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p>
    <w:p w14:paraId="5DA04F49"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r w:rsidRPr="009C3545">
        <w:rPr>
          <w:rFonts w:asciiTheme="minorHAnsi" w:hAnsiTheme="minorHAnsi" w:cs="Arial"/>
          <w:b/>
          <w:sz w:val="18"/>
          <w:szCs w:val="20"/>
        </w:rPr>
        <w:t xml:space="preserve">H. </w:t>
      </w:r>
      <w:r w:rsidRPr="009C3545">
        <w:rPr>
          <w:rFonts w:asciiTheme="minorHAnsi" w:hAnsiTheme="minorHAnsi" w:cstheme="minorHAnsi"/>
          <w:b/>
          <w:sz w:val="18"/>
          <w:szCs w:val="20"/>
        </w:rPr>
        <w:t>HERS-Verified Multiple Recirculation Loops for DHW Systems Serving Multiple Dwelling Units Requirements</w:t>
      </w:r>
      <w:r w:rsidRPr="009C3545" w:rsidDel="00001C88">
        <w:rPr>
          <w:rFonts w:asciiTheme="minorHAnsi" w:hAnsiTheme="minorHAnsi"/>
          <w:b/>
          <w:sz w:val="18"/>
          <w:szCs w:val="20"/>
        </w:rPr>
        <w:t xml:space="preserve"> </w:t>
      </w:r>
    </w:p>
    <w:p w14:paraId="6A0E8C6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t>This table lists the requirements for HERS Verified multiple recirculation loop credit for central recirculation systems.</w:t>
      </w:r>
    </w:p>
    <w:p w14:paraId="0FB61885" w14:textId="77777777" w:rsidR="00A374A5" w:rsidRDefault="00A374A5" w:rsidP="00001C8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6867B502" w14:textId="2FFE0AE6" w:rsidR="008364D2" w:rsidRPr="00547A32" w:rsidRDefault="008364D2" w:rsidP="00001C8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sectPr w:rsidR="008364D2" w:rsidRPr="00547A32" w:rsidSect="00042BFB">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p w14:paraId="6867B567" w14:textId="0DD2B704" w:rsidR="00A374A5" w:rsidRPr="00547A32"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95"/>
        <w:gridCol w:w="1816"/>
        <w:gridCol w:w="8379"/>
      </w:tblGrid>
      <w:tr w:rsidR="002D3CB8" w:rsidRPr="009C3545" w14:paraId="562261A2" w14:textId="77777777" w:rsidTr="00547A32">
        <w:trPr>
          <w:trHeight w:val="144"/>
        </w:trPr>
        <w:tc>
          <w:tcPr>
            <w:tcW w:w="14688" w:type="dxa"/>
            <w:gridSpan w:val="3"/>
            <w:tcBorders>
              <w:top w:val="single" w:sz="4" w:space="0" w:color="auto"/>
              <w:bottom w:val="single" w:sz="4" w:space="0" w:color="auto"/>
            </w:tcBorders>
            <w:vAlign w:val="center"/>
          </w:tcPr>
          <w:p w14:paraId="4AB67E9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b/>
                <w:sz w:val="18"/>
                <w:szCs w:val="18"/>
              </w:rPr>
              <w:t>A. General Information</w:t>
            </w:r>
          </w:p>
        </w:tc>
      </w:tr>
      <w:tr w:rsidR="002D3CB8" w:rsidRPr="009C3545" w14:paraId="2CFB4A28" w14:textId="77777777" w:rsidTr="00547A32">
        <w:trPr>
          <w:trHeight w:val="144"/>
        </w:trPr>
        <w:tc>
          <w:tcPr>
            <w:tcW w:w="733" w:type="dxa"/>
            <w:tcBorders>
              <w:top w:val="single" w:sz="4" w:space="0" w:color="auto"/>
              <w:bottom w:val="single" w:sz="4" w:space="0" w:color="auto"/>
              <w:right w:val="single" w:sz="4" w:space="0" w:color="auto"/>
            </w:tcBorders>
            <w:vAlign w:val="center"/>
          </w:tcPr>
          <w:p w14:paraId="00085F5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2427" w:type="dxa"/>
            <w:tcBorders>
              <w:top w:val="single" w:sz="4" w:space="0" w:color="auto"/>
              <w:left w:val="single" w:sz="4" w:space="0" w:color="auto"/>
              <w:bottom w:val="single" w:sz="4" w:space="0" w:color="auto"/>
              <w:right w:val="single" w:sz="4" w:space="0" w:color="auto"/>
            </w:tcBorders>
            <w:vAlign w:val="center"/>
          </w:tcPr>
          <w:p w14:paraId="5C3E5E20" w14:textId="66FC0F09" w:rsidR="002D3CB8" w:rsidRPr="009C3545" w:rsidRDefault="002832F4" w:rsidP="00001C88">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Building</w:t>
            </w:r>
            <w:r w:rsidR="002D3CB8" w:rsidRPr="009C3545">
              <w:rPr>
                <w:rFonts w:asciiTheme="minorHAnsi" w:eastAsia="Times New Roman" w:hAnsiTheme="minorHAnsi" w:cstheme="minorHAnsi"/>
                <w:sz w:val="18"/>
                <w:szCs w:val="18"/>
              </w:rPr>
              <w:t xml:space="preserve"> Name</w:t>
            </w:r>
          </w:p>
        </w:tc>
        <w:tc>
          <w:tcPr>
            <w:tcW w:w="11528" w:type="dxa"/>
            <w:tcBorders>
              <w:top w:val="single" w:sz="4" w:space="0" w:color="auto"/>
              <w:left w:val="single" w:sz="4" w:space="0" w:color="auto"/>
              <w:bottom w:val="single" w:sz="4" w:space="0" w:color="auto"/>
            </w:tcBorders>
            <w:vAlign w:val="center"/>
          </w:tcPr>
          <w:p w14:paraId="5FADE371" w14:textId="12C2321D" w:rsidR="002D3CB8" w:rsidRPr="009C3545" w:rsidRDefault="004B7E17"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bl>
    <w:p w14:paraId="62A15289" w14:textId="5424AD4D" w:rsidR="002D3CB8" w:rsidRPr="009C3545" w:rsidRDefault="002D3CB8">
      <w:pPr>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35"/>
        <w:gridCol w:w="923"/>
        <w:gridCol w:w="802"/>
        <w:gridCol w:w="802"/>
        <w:gridCol w:w="863"/>
        <w:gridCol w:w="948"/>
        <w:gridCol w:w="806"/>
        <w:gridCol w:w="866"/>
        <w:gridCol w:w="1010"/>
        <w:gridCol w:w="986"/>
        <w:gridCol w:w="798"/>
        <w:gridCol w:w="1044"/>
        <w:gridCol w:w="7"/>
      </w:tblGrid>
      <w:tr w:rsidR="002D3CB8" w:rsidRPr="009C3545" w14:paraId="1145422A" w14:textId="77777777" w:rsidTr="00A8364F">
        <w:trPr>
          <w:trHeight w:val="144"/>
        </w:trPr>
        <w:tc>
          <w:tcPr>
            <w:tcW w:w="14616" w:type="dxa"/>
            <w:gridSpan w:val="13"/>
            <w:tcBorders>
              <w:top w:val="single" w:sz="4" w:space="0" w:color="auto"/>
              <w:left w:val="single" w:sz="4" w:space="0" w:color="auto"/>
              <w:bottom w:val="single" w:sz="4" w:space="0" w:color="auto"/>
              <w:right w:val="single" w:sz="4" w:space="0" w:color="auto"/>
            </w:tcBorders>
            <w:vAlign w:val="center"/>
          </w:tcPr>
          <w:p w14:paraId="1294E954" w14:textId="52594D83" w:rsidR="002D3CB8" w:rsidRPr="009C3545" w:rsidRDefault="002D3CB8" w:rsidP="002E5AE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B. Design HERS Verified Central Water Heating Systems Information </w:t>
            </w:r>
            <w:r w:rsidR="006D537E">
              <w:rPr>
                <w:rFonts w:asciiTheme="minorHAnsi" w:hAnsiTheme="minorHAnsi" w:cstheme="minorHAnsi"/>
                <w:b/>
                <w:sz w:val="20"/>
                <w:szCs w:val="20"/>
              </w:rPr>
              <w:t>(other than CHPWH)</w:t>
            </w:r>
          </w:p>
          <w:p w14:paraId="59E00309" w14:textId="5AFD3C83" w:rsidR="00C12A57" w:rsidRDefault="0048505D"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sz w:val="18"/>
                <w:szCs w:val="18"/>
              </w:rPr>
              <w:t>&lt;&lt;Static Text - see the top&gt;&gt;</w:t>
            </w:r>
            <w:r w:rsidR="00C12A57" w:rsidRPr="00C12A57">
              <w:rPr>
                <w:rFonts w:asciiTheme="minorHAnsi" w:eastAsia="Times New Roman" w:hAnsiTheme="minorHAnsi" w:cstheme="minorHAnsi"/>
                <w:sz w:val="18"/>
                <w:szCs w:val="18"/>
              </w:rPr>
              <w:t>&lt;&lt;If LMCC only has CHPWH, display the "section does not apply" message&gt;&gt;</w:t>
            </w:r>
          </w:p>
          <w:p w14:paraId="75C7E912" w14:textId="40074721" w:rsidR="00430E9A" w:rsidRPr="009C3545" w:rsidRDefault="00430E9A"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on the </w:t>
            </w:r>
            <w:r w:rsidR="00B04034">
              <w:rPr>
                <w:rFonts w:asciiTheme="minorHAnsi" w:eastAsia="Times New Roman" w:hAnsiTheme="minorHAnsi" w:cstheme="minorHAnsi"/>
                <w:sz w:val="18"/>
                <w:szCs w:val="18"/>
              </w:rPr>
              <w:t>LMCC</w:t>
            </w:r>
            <w:r>
              <w:rPr>
                <w:rFonts w:asciiTheme="minorHAnsi" w:eastAsia="Times New Roman" w:hAnsiTheme="minorHAnsi" w:cstheme="minorHAnsi"/>
                <w:sz w:val="18"/>
                <w:szCs w:val="18"/>
              </w:rPr>
              <w:t>-PRF&gt;&gt;</w:t>
            </w:r>
          </w:p>
        </w:tc>
      </w:tr>
      <w:tr w:rsidR="008B4A5F" w:rsidRPr="009C3545" w14:paraId="6460055E"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center"/>
          </w:tcPr>
          <w:p w14:paraId="29080B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1253" w:type="dxa"/>
            <w:tcBorders>
              <w:top w:val="single" w:sz="4" w:space="0" w:color="auto"/>
              <w:left w:val="single" w:sz="4" w:space="0" w:color="auto"/>
              <w:bottom w:val="single" w:sz="4" w:space="0" w:color="auto"/>
              <w:right w:val="single" w:sz="4" w:space="0" w:color="auto"/>
            </w:tcBorders>
            <w:vAlign w:val="center"/>
          </w:tcPr>
          <w:p w14:paraId="349B766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1074" w:type="dxa"/>
            <w:tcBorders>
              <w:top w:val="single" w:sz="4" w:space="0" w:color="auto"/>
              <w:left w:val="single" w:sz="4" w:space="0" w:color="auto"/>
              <w:bottom w:val="single" w:sz="4" w:space="0" w:color="auto"/>
              <w:right w:val="single" w:sz="4" w:space="0" w:color="auto"/>
            </w:tcBorders>
            <w:vAlign w:val="center"/>
          </w:tcPr>
          <w:p w14:paraId="4B1A91C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1074" w:type="dxa"/>
            <w:tcBorders>
              <w:top w:val="single" w:sz="4" w:space="0" w:color="auto"/>
              <w:left w:val="single" w:sz="4" w:space="0" w:color="auto"/>
              <w:bottom w:val="single" w:sz="4" w:space="0" w:color="auto"/>
              <w:right w:val="single" w:sz="4" w:space="0" w:color="auto"/>
            </w:tcBorders>
            <w:vAlign w:val="center"/>
          </w:tcPr>
          <w:p w14:paraId="555868B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1164" w:type="dxa"/>
            <w:tcBorders>
              <w:top w:val="single" w:sz="4" w:space="0" w:color="auto"/>
              <w:left w:val="single" w:sz="4" w:space="0" w:color="auto"/>
              <w:bottom w:val="single" w:sz="4" w:space="0" w:color="auto"/>
              <w:right w:val="single" w:sz="4" w:space="0" w:color="auto"/>
            </w:tcBorders>
            <w:vAlign w:val="center"/>
          </w:tcPr>
          <w:p w14:paraId="3BB74A3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1291" w:type="dxa"/>
            <w:tcBorders>
              <w:top w:val="single" w:sz="4" w:space="0" w:color="auto"/>
              <w:left w:val="single" w:sz="4" w:space="0" w:color="auto"/>
              <w:bottom w:val="single" w:sz="4" w:space="0" w:color="auto"/>
              <w:right w:val="single" w:sz="4" w:space="0" w:color="auto"/>
            </w:tcBorders>
            <w:vAlign w:val="center"/>
          </w:tcPr>
          <w:p w14:paraId="01A7103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1080" w:type="dxa"/>
            <w:tcBorders>
              <w:top w:val="single" w:sz="4" w:space="0" w:color="auto"/>
              <w:left w:val="single" w:sz="4" w:space="0" w:color="auto"/>
              <w:bottom w:val="single" w:sz="4" w:space="0" w:color="auto"/>
              <w:right w:val="single" w:sz="4" w:space="0" w:color="auto"/>
            </w:tcBorders>
            <w:vAlign w:val="center"/>
          </w:tcPr>
          <w:p w14:paraId="0126384C"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1169" w:type="dxa"/>
            <w:tcBorders>
              <w:top w:val="single" w:sz="4" w:space="0" w:color="auto"/>
              <w:left w:val="single" w:sz="4" w:space="0" w:color="auto"/>
              <w:bottom w:val="single" w:sz="4" w:space="0" w:color="auto"/>
              <w:right w:val="single" w:sz="4" w:space="0" w:color="auto"/>
            </w:tcBorders>
            <w:vAlign w:val="center"/>
          </w:tcPr>
          <w:p w14:paraId="324A6A1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1383" w:type="dxa"/>
            <w:tcBorders>
              <w:top w:val="single" w:sz="4" w:space="0" w:color="auto"/>
              <w:left w:val="single" w:sz="4" w:space="0" w:color="auto"/>
              <w:bottom w:val="single" w:sz="4" w:space="0" w:color="auto"/>
              <w:right w:val="single" w:sz="4" w:space="0" w:color="auto"/>
            </w:tcBorders>
            <w:vAlign w:val="center"/>
          </w:tcPr>
          <w:p w14:paraId="6BD3E4D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1347" w:type="dxa"/>
            <w:tcBorders>
              <w:top w:val="single" w:sz="4" w:space="0" w:color="auto"/>
              <w:left w:val="single" w:sz="4" w:space="0" w:color="auto"/>
              <w:bottom w:val="single" w:sz="4" w:space="0" w:color="auto"/>
              <w:right w:val="single" w:sz="4" w:space="0" w:color="auto"/>
            </w:tcBorders>
            <w:vAlign w:val="center"/>
          </w:tcPr>
          <w:p w14:paraId="3AFE719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1069" w:type="dxa"/>
            <w:tcBorders>
              <w:top w:val="single" w:sz="4" w:space="0" w:color="auto"/>
              <w:left w:val="single" w:sz="4" w:space="0" w:color="auto"/>
              <w:bottom w:val="single" w:sz="4" w:space="0" w:color="auto"/>
              <w:right w:val="single" w:sz="4" w:space="0" w:color="auto"/>
            </w:tcBorders>
            <w:vAlign w:val="center"/>
          </w:tcPr>
          <w:p w14:paraId="4E599F7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1432" w:type="dxa"/>
            <w:tcBorders>
              <w:top w:val="single" w:sz="4" w:space="0" w:color="auto"/>
              <w:left w:val="single" w:sz="4" w:space="0" w:color="auto"/>
              <w:bottom w:val="single" w:sz="4" w:space="0" w:color="auto"/>
              <w:right w:val="single" w:sz="4" w:space="0" w:color="auto"/>
            </w:tcBorders>
            <w:vAlign w:val="center"/>
          </w:tcPr>
          <w:p w14:paraId="5F47E66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8B4A5F" w:rsidRPr="009C3545" w14:paraId="3D7A49D2"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bottom"/>
          </w:tcPr>
          <w:p w14:paraId="52BAC73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1253" w:type="dxa"/>
            <w:tcBorders>
              <w:top w:val="single" w:sz="4" w:space="0" w:color="auto"/>
              <w:left w:val="single" w:sz="4" w:space="0" w:color="auto"/>
              <w:bottom w:val="single" w:sz="4" w:space="0" w:color="auto"/>
              <w:right w:val="single" w:sz="4" w:space="0" w:color="auto"/>
            </w:tcBorders>
            <w:vAlign w:val="bottom"/>
          </w:tcPr>
          <w:p w14:paraId="627910D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1074" w:type="dxa"/>
            <w:tcBorders>
              <w:top w:val="single" w:sz="4" w:space="0" w:color="auto"/>
              <w:left w:val="single" w:sz="4" w:space="0" w:color="auto"/>
              <w:bottom w:val="single" w:sz="4" w:space="0" w:color="auto"/>
              <w:right w:val="single" w:sz="4" w:space="0" w:color="auto"/>
            </w:tcBorders>
            <w:vAlign w:val="bottom"/>
          </w:tcPr>
          <w:p w14:paraId="5988317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1074" w:type="dxa"/>
            <w:tcBorders>
              <w:top w:val="single" w:sz="4" w:space="0" w:color="auto"/>
              <w:left w:val="single" w:sz="4" w:space="0" w:color="auto"/>
              <w:bottom w:val="single" w:sz="4" w:space="0" w:color="auto"/>
              <w:right w:val="single" w:sz="4" w:space="0" w:color="auto"/>
            </w:tcBorders>
            <w:vAlign w:val="bottom"/>
          </w:tcPr>
          <w:p w14:paraId="58DDA9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t>
            </w:r>
            <w:proofErr w:type="gramStart"/>
            <w:r w:rsidRPr="009C3545">
              <w:rPr>
                <w:rFonts w:asciiTheme="minorHAnsi" w:eastAsia="Times New Roman" w:hAnsiTheme="minorHAnsi" w:cstheme="minorHAnsi"/>
                <w:sz w:val="18"/>
                <w:szCs w:val="18"/>
              </w:rPr>
              <w:t>of</w:t>
            </w:r>
            <w:proofErr w:type="gramEnd"/>
            <w:r w:rsidRPr="009C3545">
              <w:rPr>
                <w:rFonts w:asciiTheme="minorHAnsi" w:eastAsia="Times New Roman" w:hAnsiTheme="minorHAnsi" w:cstheme="minorHAnsi"/>
                <w:sz w:val="18"/>
                <w:szCs w:val="18"/>
              </w:rPr>
              <w:t xml:space="preserve"> Water Heaters in System</w:t>
            </w:r>
          </w:p>
        </w:tc>
        <w:tc>
          <w:tcPr>
            <w:tcW w:w="1164" w:type="dxa"/>
            <w:tcBorders>
              <w:top w:val="single" w:sz="4" w:space="0" w:color="auto"/>
              <w:left w:val="single" w:sz="4" w:space="0" w:color="auto"/>
              <w:bottom w:val="single" w:sz="4" w:space="0" w:color="auto"/>
              <w:right w:val="single" w:sz="4" w:space="0" w:color="auto"/>
            </w:tcBorders>
            <w:vAlign w:val="bottom"/>
          </w:tcPr>
          <w:p w14:paraId="4AB77BE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7C181C7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4408BDC6"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1291" w:type="dxa"/>
            <w:tcBorders>
              <w:top w:val="single" w:sz="4" w:space="0" w:color="auto"/>
              <w:left w:val="single" w:sz="4" w:space="0" w:color="auto"/>
              <w:bottom w:val="single" w:sz="4" w:space="0" w:color="auto"/>
              <w:right w:val="single" w:sz="4" w:space="0" w:color="auto"/>
            </w:tcBorders>
            <w:vAlign w:val="bottom"/>
          </w:tcPr>
          <w:p w14:paraId="1E6525C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1080" w:type="dxa"/>
            <w:tcBorders>
              <w:top w:val="single" w:sz="4" w:space="0" w:color="auto"/>
              <w:left w:val="single" w:sz="4" w:space="0" w:color="auto"/>
              <w:bottom w:val="single" w:sz="4" w:space="0" w:color="auto"/>
              <w:right w:val="single" w:sz="4" w:space="0" w:color="auto"/>
            </w:tcBorders>
            <w:vAlign w:val="bottom"/>
          </w:tcPr>
          <w:p w14:paraId="29671C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1169" w:type="dxa"/>
            <w:tcBorders>
              <w:top w:val="single" w:sz="4" w:space="0" w:color="auto"/>
              <w:left w:val="single" w:sz="4" w:space="0" w:color="auto"/>
              <w:bottom w:val="single" w:sz="4" w:space="0" w:color="auto"/>
              <w:right w:val="single" w:sz="4" w:space="0" w:color="auto"/>
            </w:tcBorders>
            <w:vAlign w:val="bottom"/>
          </w:tcPr>
          <w:p w14:paraId="73C713A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1383" w:type="dxa"/>
            <w:tcBorders>
              <w:top w:val="single" w:sz="4" w:space="0" w:color="auto"/>
              <w:left w:val="single" w:sz="4" w:space="0" w:color="auto"/>
              <w:bottom w:val="single" w:sz="4" w:space="0" w:color="auto"/>
              <w:right w:val="single" w:sz="4" w:space="0" w:color="auto"/>
            </w:tcBorders>
            <w:vAlign w:val="bottom"/>
          </w:tcPr>
          <w:p w14:paraId="374A751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1347" w:type="dxa"/>
            <w:tcBorders>
              <w:top w:val="single" w:sz="4" w:space="0" w:color="auto"/>
              <w:left w:val="single" w:sz="4" w:space="0" w:color="auto"/>
              <w:bottom w:val="single" w:sz="4" w:space="0" w:color="auto"/>
              <w:right w:val="single" w:sz="4" w:space="0" w:color="auto"/>
            </w:tcBorders>
            <w:vAlign w:val="bottom"/>
          </w:tcPr>
          <w:p w14:paraId="3E7BCC4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1069" w:type="dxa"/>
            <w:tcBorders>
              <w:top w:val="single" w:sz="4" w:space="0" w:color="auto"/>
              <w:left w:val="single" w:sz="4" w:space="0" w:color="auto"/>
              <w:bottom w:val="single" w:sz="4" w:space="0" w:color="auto"/>
              <w:right w:val="single" w:sz="4" w:space="0" w:color="auto"/>
            </w:tcBorders>
            <w:vAlign w:val="bottom"/>
          </w:tcPr>
          <w:p w14:paraId="2E57909D"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705396F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1432" w:type="dxa"/>
            <w:tcBorders>
              <w:top w:val="single" w:sz="4" w:space="0" w:color="auto"/>
              <w:left w:val="single" w:sz="4" w:space="0" w:color="auto"/>
              <w:bottom w:val="single" w:sz="4" w:space="0" w:color="auto"/>
              <w:right w:val="single" w:sz="4" w:space="0" w:color="auto"/>
            </w:tcBorders>
            <w:vAlign w:val="bottom"/>
          </w:tcPr>
          <w:p w14:paraId="51D2BFC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1D14AE9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8B4A5F" w:rsidRPr="009C3545" w14:paraId="26B6E887"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tcPr>
          <w:p w14:paraId="176EBFE7" w14:textId="72409926" w:rsidR="001C6EBB" w:rsidRPr="009C3545" w:rsidRDefault="001C6EBB" w:rsidP="004B7E1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&gt;&gt;</w:t>
            </w:r>
          </w:p>
        </w:tc>
        <w:tc>
          <w:tcPr>
            <w:tcW w:w="1253" w:type="dxa"/>
            <w:tcBorders>
              <w:top w:val="single" w:sz="4" w:space="0" w:color="auto"/>
              <w:left w:val="single" w:sz="4" w:space="0" w:color="auto"/>
              <w:bottom w:val="single" w:sz="4" w:space="0" w:color="auto"/>
              <w:right w:val="single" w:sz="4" w:space="0" w:color="auto"/>
            </w:tcBorders>
          </w:tcPr>
          <w:p w14:paraId="1A112D04" w14:textId="334030AE"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4B7E17" w:rsidRPr="009C3545">
              <w:rPr>
                <w:rFonts w:asciiTheme="minorHAnsi" w:eastAsia="Times New Roman" w:hAnsiTheme="minorHAnsi" w:cstheme="minorHAnsi"/>
                <w:sz w:val="18"/>
                <w:szCs w:val="18"/>
              </w:rPr>
              <w:t>, then</w:t>
            </w:r>
            <w:r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p>
          <w:p w14:paraId="1FF8AEEC" w14:textId="36849437" w:rsidR="001C6EBB" w:rsidRPr="009C3545" w:rsidRDefault="004B7E17"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225B5D9E" w14:textId="4313D41D" w:rsidR="001C6EBB" w:rsidRPr="009C3545" w:rsidRDefault="001C6EBB" w:rsidP="002E5AE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DHW</w:t>
            </w:r>
            <w:r w:rsidR="009F01C6">
              <w:rPr>
                <w:rFonts w:asciiTheme="minorHAnsi" w:eastAsia="Times New Roman" w:hAnsiTheme="minorHAnsi" w:cstheme="minorHAnsi"/>
                <w:sz w:val="18"/>
                <w:szCs w:val="18"/>
              </w:rPr>
              <w:t xml:space="preserve">, Hydronic </w:t>
            </w:r>
            <w:r w:rsidRPr="009C3545">
              <w:rPr>
                <w:rFonts w:asciiTheme="minorHAnsi" w:eastAsia="Times New Roman" w:hAnsiTheme="minorHAnsi" w:cstheme="minorHAnsi"/>
                <w:sz w:val="18"/>
                <w:szCs w:val="18"/>
              </w:rPr>
              <w:t>or</w:t>
            </w:r>
          </w:p>
          <w:p w14:paraId="26232D9F" w14:textId="4FEB4C0C"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Combined Hydronic</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4B7E17" w:rsidRPr="009C3545">
              <w:rPr>
                <w:rFonts w:asciiTheme="minorHAnsi" w:eastAsia="Times New Roman" w:hAnsiTheme="minorHAnsi" w:cstheme="minorHAnsi"/>
                <w:sz w:val="18"/>
                <w:szCs w:val="18"/>
              </w:rPr>
              <w:t>elsei</w:t>
            </w:r>
            <w:r w:rsidRPr="009C3545">
              <w:rPr>
                <w:rFonts w:asciiTheme="minorHAnsi" w:eastAsia="Times New Roman" w:hAnsiTheme="minorHAnsi" w:cstheme="minorHAnsi"/>
                <w:sz w:val="18"/>
                <w:szCs w:val="18"/>
              </w:rPr>
              <w:t>f Prescriptive</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NA</w:t>
            </w:r>
          </w:p>
          <w:p w14:paraId="628E558F" w14:textId="2E9A0195"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1074" w:type="dxa"/>
            <w:tcBorders>
              <w:top w:val="single" w:sz="4" w:space="0" w:color="auto"/>
              <w:left w:val="single" w:sz="4" w:space="0" w:color="auto"/>
              <w:bottom w:val="single" w:sz="4" w:space="0" w:color="auto"/>
              <w:right w:val="single" w:sz="4" w:space="0" w:color="auto"/>
            </w:tcBorders>
          </w:tcPr>
          <w:p w14:paraId="5B7810E8" w14:textId="40985003"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555441">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values from </w:t>
            </w:r>
            <w:r w:rsidR="00B04034">
              <w:rPr>
                <w:rFonts w:asciiTheme="minorHAnsi" w:eastAsia="Times New Roman" w:hAnsiTheme="minorHAnsi" w:cstheme="minorHAnsi"/>
                <w:sz w:val="18"/>
                <w:szCs w:val="18"/>
              </w:rPr>
              <w:t>LMCC</w:t>
            </w:r>
            <w:r w:rsidR="00555441">
              <w:rPr>
                <w:rFonts w:asciiTheme="minorHAnsi" w:eastAsia="Times New Roman" w:hAnsiTheme="minorHAnsi" w:cstheme="minorHAnsi"/>
                <w:sz w:val="18"/>
                <w:szCs w:val="18"/>
              </w:rPr>
              <w:t>.</w:t>
            </w:r>
          </w:p>
          <w:p w14:paraId="282D8CFE" w14:textId="230D0C11" w:rsidR="001C6EBB" w:rsidRPr="009C3545" w:rsidRDefault="00555441"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793EA2D9" w14:textId="26FA0023" w:rsidR="001C6EBB" w:rsidRPr="009C3545" w:rsidRDefault="001C6EBB" w:rsidP="00A836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Boiler, Indirect, Consumer Instantaneous, Commercial Instantaneous, Consumer Storage, Commercial Storage, Residential-Duty Commercial Storage, or Residential-Duty Commercial Instantaneous &gt;&gt;</w:t>
            </w:r>
          </w:p>
        </w:tc>
        <w:tc>
          <w:tcPr>
            <w:tcW w:w="1074" w:type="dxa"/>
            <w:tcBorders>
              <w:top w:val="single" w:sz="4" w:space="0" w:color="auto"/>
              <w:left w:val="single" w:sz="4" w:space="0" w:color="auto"/>
              <w:bottom w:val="single" w:sz="4" w:space="0" w:color="auto"/>
              <w:right w:val="single" w:sz="4" w:space="0" w:color="auto"/>
            </w:tcBorders>
          </w:tcPr>
          <w:p w14:paraId="72FA5C7C" w14:textId="2E4263E6"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&gt;&gt;</w:t>
            </w:r>
          </w:p>
        </w:tc>
        <w:tc>
          <w:tcPr>
            <w:tcW w:w="1164" w:type="dxa"/>
            <w:tcBorders>
              <w:top w:val="single" w:sz="4" w:space="0" w:color="auto"/>
              <w:left w:val="single" w:sz="4" w:space="0" w:color="auto"/>
              <w:bottom w:val="single" w:sz="4" w:space="0" w:color="auto"/>
              <w:right w:val="single" w:sz="4" w:space="0" w:color="auto"/>
            </w:tcBorders>
          </w:tcPr>
          <w:p w14:paraId="09BAF26B" w14:textId="43FF3C1B"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008B4A5F" w:rsidRPr="009C3545" w:rsidDel="008B4A5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&gt;&gt;</w:t>
            </w:r>
          </w:p>
        </w:tc>
        <w:tc>
          <w:tcPr>
            <w:tcW w:w="1291" w:type="dxa"/>
            <w:tcBorders>
              <w:top w:val="single" w:sz="4" w:space="0" w:color="auto"/>
              <w:left w:val="single" w:sz="4" w:space="0" w:color="auto"/>
              <w:bottom w:val="single" w:sz="4" w:space="0" w:color="auto"/>
              <w:right w:val="single" w:sz="4" w:space="0" w:color="auto"/>
            </w:tcBorders>
          </w:tcPr>
          <w:p w14:paraId="63F29F9A" w14:textId="31B1B193" w:rsidR="001C6EBB" w:rsidRPr="009C3545" w:rsidRDefault="001C6EBB"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008B4A5F" w:rsidRPr="009C3545">
              <w:rPr>
                <w:rFonts w:asciiTheme="minorHAnsi" w:eastAsia="Times New Roman" w:hAnsiTheme="minorHAnsi" w:cstheme="minorHAnsi"/>
                <w:sz w:val="18"/>
                <w:szCs w:val="18"/>
              </w:rPr>
              <w:t>, allowed values:  Natural Gas, Propane, Electric</w:t>
            </w:r>
            <w:r w:rsidR="00AD20BC" w:rsidRPr="009C3545">
              <w:rPr>
                <w:rFonts w:asciiTheme="minorHAnsi" w:eastAsia="Times New Roman" w:hAnsiTheme="minorHAnsi" w:cstheme="minorHAnsi"/>
                <w:sz w:val="18"/>
                <w:szCs w:val="18"/>
              </w:rPr>
              <w:t xml:space="preserve"> </w:t>
            </w:r>
            <w:r w:rsidR="00896180" w:rsidRPr="009C3545">
              <w:rPr>
                <w:rFonts w:asciiTheme="minorHAnsi" w:eastAsia="Times New Roman" w:hAnsiTheme="minorHAnsi" w:cstheme="minorHAnsi"/>
                <w:sz w:val="18"/>
                <w:szCs w:val="18"/>
              </w:rPr>
              <w:t>R</w:t>
            </w:r>
            <w:r w:rsidR="00AD20BC" w:rsidRPr="009C3545">
              <w:rPr>
                <w:rFonts w:asciiTheme="minorHAnsi" w:eastAsia="Times New Roman" w:hAnsiTheme="minorHAnsi" w:cstheme="minorHAnsi"/>
                <w:sz w:val="18"/>
                <w:szCs w:val="18"/>
              </w:rPr>
              <w:t>esistance</w:t>
            </w:r>
            <w:r w:rsidR="008B4A5F" w:rsidRPr="009C3545">
              <w:rPr>
                <w:rFonts w:asciiTheme="minorHAnsi" w:eastAsia="Times New Roman" w:hAnsiTheme="minorHAnsi" w:cstheme="minorHAnsi"/>
                <w:sz w:val="18"/>
                <w:szCs w:val="18"/>
              </w:rPr>
              <w:t xml:space="preserve">, or </w:t>
            </w:r>
            <w:r w:rsidR="00896180" w:rsidRPr="009C3545">
              <w:rPr>
                <w:rFonts w:asciiTheme="minorHAnsi" w:eastAsia="Times New Roman" w:hAnsiTheme="minorHAnsi" w:cstheme="minorHAnsi"/>
                <w:sz w:val="18"/>
                <w:szCs w:val="18"/>
              </w:rPr>
              <w:t>H</w:t>
            </w:r>
            <w:r w:rsidR="008B4A5F" w:rsidRPr="009C3545">
              <w:rPr>
                <w:rFonts w:asciiTheme="minorHAnsi" w:eastAsia="Times New Roman" w:hAnsiTheme="minorHAnsi" w:cstheme="minorHAnsi"/>
                <w:sz w:val="18"/>
                <w:szCs w:val="18"/>
              </w:rPr>
              <w:t xml:space="preserve">eat </w:t>
            </w:r>
            <w:r w:rsidR="00896180" w:rsidRPr="009C3545">
              <w:rPr>
                <w:rFonts w:asciiTheme="minorHAnsi" w:eastAsia="Times New Roman" w:hAnsiTheme="minorHAnsi" w:cstheme="minorHAnsi"/>
                <w:sz w:val="18"/>
                <w:szCs w:val="18"/>
              </w:rPr>
              <w:t>P</w:t>
            </w:r>
            <w:r w:rsidR="008B4A5F" w:rsidRPr="009C3545">
              <w:rPr>
                <w:rFonts w:asciiTheme="minorHAnsi" w:eastAsia="Times New Roman" w:hAnsiTheme="minorHAnsi" w:cstheme="minorHAnsi"/>
                <w:sz w:val="18"/>
                <w:szCs w:val="18"/>
              </w:rPr>
              <w:t xml:space="preserve">ump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1080" w:type="dxa"/>
            <w:tcBorders>
              <w:top w:val="single" w:sz="4" w:space="0" w:color="auto"/>
              <w:left w:val="single" w:sz="4" w:space="0" w:color="auto"/>
              <w:bottom w:val="single" w:sz="4" w:space="0" w:color="auto"/>
              <w:right w:val="single" w:sz="4" w:space="0" w:color="auto"/>
            </w:tcBorders>
          </w:tcPr>
          <w:p w14:paraId="08CEA399" w14:textId="09B9E02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&lt;&lt;if </w:t>
            </w:r>
            <w:r w:rsidR="008B4A5F" w:rsidRPr="009C3545">
              <w:rPr>
                <w:rFonts w:asciiTheme="minorHAnsi" w:eastAsia="Times New Roman" w:hAnsiTheme="minorHAnsi" w:cstheme="minorHAnsi"/>
                <w:sz w:val="18"/>
                <w:szCs w:val="18"/>
              </w:rPr>
              <w:t>B06</w:t>
            </w:r>
            <w:r w:rsidRPr="009C3545">
              <w:rPr>
                <w:rFonts w:asciiTheme="minorHAnsi" w:eastAsia="Times New Roman" w:hAnsiTheme="minorHAnsi" w:cstheme="minorHAnsi"/>
                <w:sz w:val="18"/>
                <w:szCs w:val="18"/>
              </w:rPr>
              <w:t xml:space="preserve">= Heat Pump, then result = NA; </w:t>
            </w:r>
            <w:r w:rsidR="00754398" w:rsidRPr="00B67E3D">
              <w:rPr>
                <w:rFonts w:asciiTheme="minorHAnsi" w:eastAsia="Times New Roman" w:hAnsiTheme="minorHAnsi" w:cstheme="minorHAnsi"/>
                <w:sz w:val="20"/>
                <w:szCs w:val="20"/>
              </w:rPr>
              <w:t>If B06 = Natural Gas</w:t>
            </w:r>
            <w:r w:rsidR="00754398">
              <w:rPr>
                <w:rFonts w:asciiTheme="minorHAnsi" w:eastAsia="Times New Roman" w:hAnsiTheme="minorHAnsi" w:cstheme="minorHAnsi"/>
                <w:sz w:val="20"/>
                <w:szCs w:val="20"/>
              </w:rPr>
              <w:t xml:space="preserve"> or</w:t>
            </w:r>
            <w:r w:rsidR="00754398" w:rsidRPr="00B67E3D">
              <w:rPr>
                <w:rFonts w:asciiTheme="minorHAnsi" w:eastAsia="Times New Roman" w:hAnsiTheme="minorHAnsi" w:cstheme="minorHAnsi"/>
                <w:sz w:val="20"/>
                <w:szCs w:val="20"/>
              </w:rPr>
              <w:t xml:space="preserve"> Propane,</w:t>
            </w:r>
            <w:r w:rsidR="00754398">
              <w:rPr>
                <w:rFonts w:asciiTheme="minorHAnsi" w:eastAsia="Times New Roman" w:hAnsiTheme="minorHAnsi" w:cstheme="minorHAnsi"/>
                <w:sz w:val="20"/>
                <w:szCs w:val="20"/>
              </w:rPr>
              <w:t xml:space="preserve"> </w:t>
            </w:r>
            <w:r w:rsidR="00754398" w:rsidRPr="00B67E3D">
              <w:rPr>
                <w:rFonts w:asciiTheme="minorHAnsi" w:eastAsia="Times New Roman" w:hAnsiTheme="minorHAnsi" w:cstheme="minorHAnsi"/>
                <w:sz w:val="20"/>
                <w:szCs w:val="20"/>
              </w:rPr>
              <w:t xml:space="preserve">then </w:t>
            </w:r>
            <w:r w:rsidR="00754398">
              <w:rPr>
                <w:rFonts w:asciiTheme="minorHAnsi" w:eastAsia="Times New Roman" w:hAnsiTheme="minorHAnsi" w:cstheme="minorHAnsi"/>
                <w:sz w:val="20"/>
                <w:szCs w:val="20"/>
              </w:rPr>
              <w:t>value</w:t>
            </w:r>
            <w:r w:rsidR="00754398" w:rsidRPr="00B67E3D">
              <w:rPr>
                <w:rFonts w:asciiTheme="minorHAnsi" w:eastAsia="Times New Roman" w:hAnsiTheme="minorHAnsi" w:cstheme="minorHAnsi"/>
                <w:sz w:val="20"/>
                <w:szCs w:val="20"/>
              </w:rPr>
              <w:t xml:space="preserve"> = Btu/</w:t>
            </w:r>
            <w:proofErr w:type="spellStart"/>
            <w:r w:rsidR="00754398" w:rsidRPr="00B67E3D">
              <w:rPr>
                <w:rFonts w:asciiTheme="minorHAnsi" w:eastAsia="Times New Roman" w:hAnsiTheme="minorHAnsi" w:cstheme="minorHAnsi"/>
                <w:sz w:val="20"/>
                <w:szCs w:val="20"/>
              </w:rPr>
              <w:t>Hr</w:t>
            </w:r>
            <w:proofErr w:type="spellEnd"/>
            <w:r w:rsidR="00754398">
              <w:rPr>
                <w:rFonts w:asciiTheme="minorHAnsi" w:eastAsia="Times New Roman" w:hAnsiTheme="minorHAnsi" w:cstheme="minorHAnsi"/>
                <w:sz w:val="20"/>
                <w:szCs w:val="20"/>
              </w:rPr>
              <w:t>;</w:t>
            </w:r>
            <w:r w:rsidR="00754398" w:rsidRPr="00B67E3D">
              <w:rPr>
                <w:rFonts w:asciiTheme="minorHAnsi" w:eastAsia="Times New Roman" w:hAnsiTheme="minorHAnsi" w:cstheme="minorHAnsi"/>
                <w:sz w:val="20"/>
                <w:szCs w:val="20"/>
              </w:rPr>
              <w:t xml:space="preserve"> Else</w:t>
            </w:r>
            <w:r w:rsidR="00754398">
              <w:rPr>
                <w:rFonts w:asciiTheme="minorHAnsi" w:eastAsia="Times New Roman" w:hAnsiTheme="minorHAnsi" w:cstheme="minorHAnsi"/>
                <w:sz w:val="20"/>
                <w:szCs w:val="20"/>
              </w:rPr>
              <w:t xml:space="preserve"> i</w:t>
            </w:r>
            <w:r w:rsidR="00754398" w:rsidRPr="00B67E3D">
              <w:rPr>
                <w:rFonts w:asciiTheme="minorHAnsi" w:eastAsia="Times New Roman" w:hAnsiTheme="minorHAnsi" w:cstheme="minorHAnsi"/>
                <w:sz w:val="20"/>
                <w:szCs w:val="20"/>
              </w:rPr>
              <w:t xml:space="preserve">f </w:t>
            </w:r>
            <w:r w:rsidR="00754398">
              <w:rPr>
                <w:rFonts w:asciiTheme="minorHAnsi" w:eastAsia="Times New Roman" w:hAnsiTheme="minorHAnsi" w:cstheme="minorHAnsi"/>
                <w:sz w:val="20"/>
                <w:szCs w:val="20"/>
              </w:rPr>
              <w:t>B06</w:t>
            </w:r>
            <w:r w:rsidR="00754398" w:rsidRPr="00B67E3D">
              <w:rPr>
                <w:rFonts w:asciiTheme="minorHAnsi" w:eastAsia="Times New Roman" w:hAnsiTheme="minorHAnsi" w:cstheme="minorHAnsi"/>
                <w:sz w:val="20"/>
                <w:szCs w:val="20"/>
              </w:rPr>
              <w:t>= Electric</w:t>
            </w:r>
            <w:r w:rsidR="00754398">
              <w:rPr>
                <w:rFonts w:asciiTheme="minorHAnsi" w:eastAsia="Times New Roman" w:hAnsiTheme="minorHAnsi" w:cstheme="minorHAnsi"/>
                <w:sz w:val="20"/>
                <w:szCs w:val="20"/>
              </w:rPr>
              <w:t xml:space="preserve"> Resistance,</w:t>
            </w:r>
            <w:r w:rsidR="00754398" w:rsidRPr="00B67E3D">
              <w:rPr>
                <w:rFonts w:asciiTheme="minorHAnsi" w:eastAsia="Times New Roman" w:hAnsiTheme="minorHAnsi" w:cstheme="minorHAnsi"/>
                <w:sz w:val="20"/>
                <w:szCs w:val="20"/>
              </w:rPr>
              <w:t xml:space="preserve"> then </w:t>
            </w:r>
            <w:r w:rsidR="00754398">
              <w:rPr>
                <w:rFonts w:asciiTheme="minorHAnsi" w:eastAsia="Times New Roman" w:hAnsiTheme="minorHAnsi" w:cstheme="minorHAnsi"/>
                <w:sz w:val="20"/>
                <w:szCs w:val="20"/>
              </w:rPr>
              <w:t xml:space="preserve">value </w:t>
            </w:r>
            <w:r w:rsidR="00754398" w:rsidRPr="00B67E3D">
              <w:rPr>
                <w:rFonts w:asciiTheme="minorHAnsi" w:eastAsia="Times New Roman" w:hAnsiTheme="minorHAnsi" w:cstheme="minorHAnsi"/>
                <w:sz w:val="20"/>
                <w:szCs w:val="20"/>
              </w:rPr>
              <w:t>= kW</w:t>
            </w:r>
            <w:r w:rsidR="00754398" w:rsidRPr="009C3545">
              <w:rPr>
                <w:rFonts w:asciiTheme="minorHAnsi" w:eastAsia="Times New Roman" w:hAnsiTheme="minorHAnsi" w:cstheme="minorHAnsi"/>
                <w:sz w:val="18"/>
                <w:szCs w:val="18"/>
              </w:rPr>
              <w:t xml:space="preserve"> </w:t>
            </w:r>
            <w:r w:rsidR="004C2D5E">
              <w:rPr>
                <w:rFonts w:asciiTheme="minorHAnsi" w:eastAsia="Times New Roman" w:hAnsiTheme="minorHAnsi" w:cstheme="minorHAnsi"/>
                <w:sz w:val="18"/>
                <w:szCs w:val="18"/>
              </w:rPr>
              <w:t>&gt;&gt;</w:t>
            </w:r>
          </w:p>
        </w:tc>
        <w:tc>
          <w:tcPr>
            <w:tcW w:w="1169" w:type="dxa"/>
            <w:tcBorders>
              <w:top w:val="single" w:sz="4" w:space="0" w:color="auto"/>
              <w:left w:val="single" w:sz="4" w:space="0" w:color="auto"/>
              <w:bottom w:val="single" w:sz="4" w:space="0" w:color="auto"/>
              <w:right w:val="single" w:sz="4" w:space="0" w:color="auto"/>
            </w:tcBorders>
          </w:tcPr>
          <w:p w14:paraId="2235F35A" w14:textId="08F61F1C" w:rsidR="00AD20BC"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C01867" w:rsidRPr="00B67E3D">
              <w:rPr>
                <w:rFonts w:asciiTheme="minorHAnsi" w:eastAsia="Times New Roman" w:hAnsiTheme="minorHAnsi" w:cstheme="minorHAnsi"/>
                <w:sz w:val="20"/>
                <w:szCs w:val="20"/>
              </w:rPr>
              <w:t xml:space="preserve"> if </w:t>
            </w:r>
            <w:r w:rsidR="00C01867">
              <w:rPr>
                <w:rFonts w:asciiTheme="minorHAnsi" w:eastAsia="Times New Roman" w:hAnsiTheme="minorHAnsi" w:cstheme="minorHAnsi"/>
                <w:sz w:val="20"/>
                <w:szCs w:val="20"/>
              </w:rPr>
              <w:t>B</w:t>
            </w:r>
            <w:r w:rsidR="00C01867" w:rsidRPr="00B67E3D">
              <w:rPr>
                <w:rFonts w:asciiTheme="minorHAnsi" w:eastAsia="Times New Roman" w:hAnsiTheme="minorHAnsi" w:cstheme="minorHAnsi"/>
                <w:sz w:val="20"/>
                <w:szCs w:val="20"/>
              </w:rPr>
              <w:t xml:space="preserve">03 = Heat Pump, then result = NA; </w:t>
            </w:r>
            <w:r w:rsidR="00C01867">
              <w:rPr>
                <w:rFonts w:asciiTheme="minorHAnsi" w:eastAsia="Times New Roman" w:hAnsiTheme="minorHAnsi" w:cstheme="minorHAnsi"/>
                <w:sz w:val="20"/>
                <w:szCs w:val="20"/>
              </w:rPr>
              <w:t xml:space="preserve">If performance, reference value from </w:t>
            </w:r>
            <w:r w:rsidR="00B04034">
              <w:rPr>
                <w:rFonts w:asciiTheme="minorHAnsi" w:eastAsia="Times New Roman" w:hAnsiTheme="minorHAnsi" w:cstheme="minorHAnsi"/>
                <w:sz w:val="20"/>
                <w:szCs w:val="20"/>
              </w:rPr>
              <w:t>LMCC</w:t>
            </w:r>
            <w:r w:rsidR="00C01867">
              <w:rPr>
                <w:rFonts w:asciiTheme="minorHAnsi" w:eastAsia="Times New Roman" w:hAnsiTheme="minorHAnsi" w:cstheme="minorHAnsi"/>
                <w:sz w:val="20"/>
                <w:szCs w:val="20"/>
              </w:rPr>
              <w:t>-PRF; Else if prescriptive</w:t>
            </w:r>
            <w:r w:rsidR="00865387">
              <w:rPr>
                <w:rFonts w:asciiTheme="minorHAnsi" w:eastAsia="Times New Roman" w:hAnsiTheme="minorHAnsi" w:cstheme="minorHAnsi"/>
                <w:sz w:val="20"/>
                <w:szCs w:val="20"/>
              </w:rPr>
              <w:t xml:space="preserve">, then value </w:t>
            </w:r>
            <w:r w:rsidR="00C01867">
              <w:rPr>
                <w:rFonts w:asciiTheme="minorHAnsi" w:eastAsia="Times New Roman" w:hAnsiTheme="minorHAnsi" w:cstheme="minorHAnsi"/>
                <w:sz w:val="20"/>
                <w:szCs w:val="20"/>
              </w:rPr>
              <w:t>= NA</w:t>
            </w:r>
          </w:p>
          <w:p w14:paraId="7A66D129" w14:textId="219B7F28" w:rsidR="001C6EBB"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1383" w:type="dxa"/>
            <w:tcBorders>
              <w:top w:val="single" w:sz="4" w:space="0" w:color="auto"/>
              <w:left w:val="single" w:sz="4" w:space="0" w:color="auto"/>
              <w:bottom w:val="single" w:sz="4" w:space="0" w:color="auto"/>
              <w:right w:val="single" w:sz="4" w:space="0" w:color="auto"/>
            </w:tcBorders>
          </w:tcPr>
          <w:p w14:paraId="1CF3711A" w14:textId="65142C51" w:rsidR="008B4A5F"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8B4A5F" w:rsidRPr="009C3545">
              <w:rPr>
                <w:rFonts w:asciiTheme="minorHAnsi" w:eastAsia="Times New Roman" w:hAnsiTheme="minorHAnsi" w:cstheme="minorHAnsi"/>
                <w:sz w:val="18"/>
                <w:szCs w:val="18"/>
              </w:rPr>
              <w:t>a</w:t>
            </w:r>
            <w:r w:rsidRPr="009C3545">
              <w:rPr>
                <w:rFonts w:asciiTheme="minorHAnsi" w:eastAsia="Times New Roman" w:hAnsiTheme="minorHAnsi" w:cstheme="minorHAnsi"/>
                <w:sz w:val="18"/>
                <w:szCs w:val="18"/>
              </w:rPr>
              <w:t>llowed values</w:t>
            </w:r>
            <w:r w:rsidR="008B4A5F" w:rsidRPr="009C3545">
              <w:rPr>
                <w:rFonts w:asciiTheme="minorHAnsi" w:eastAsia="Times New Roman" w:hAnsiTheme="minorHAnsi" w:cstheme="minorHAnsi"/>
                <w:sz w:val="18"/>
                <w:szCs w:val="18"/>
              </w:rPr>
              <w:t>:</w:t>
            </w:r>
          </w:p>
          <w:p w14:paraId="2DDD1226" w14:textId="4F809B53" w:rsidR="008B4A5F" w:rsidRPr="00803956" w:rsidDel="00803956" w:rsidRDefault="001C6EBB" w:rsidP="002E5AE6">
            <w:pPr>
              <w:keepNext/>
              <w:tabs>
                <w:tab w:val="left" w:pos="2160"/>
                <w:tab w:val="left" w:pos="2700"/>
                <w:tab w:val="left" w:pos="3420"/>
                <w:tab w:val="left" w:pos="3780"/>
                <w:tab w:val="left" w:pos="5760"/>
                <w:tab w:val="left" w:pos="7212"/>
              </w:tabs>
              <w:spacing w:after="0" w:line="240" w:lineRule="auto"/>
              <w:rPr>
                <w:del w:id="1" w:author="Alhabibi, Haider@Energy" w:date="2022-09-16T17:31:00Z"/>
                <w:rFonts w:asciiTheme="minorHAnsi" w:eastAsia="Times New Roman" w:hAnsiTheme="minorHAnsi" w:cstheme="minorHAnsi"/>
                <w:sz w:val="18"/>
                <w:szCs w:val="18"/>
              </w:rPr>
            </w:pPr>
            <w:del w:id="2" w:author="Alhabibi, Haider@Energy" w:date="2022-09-16T17:31:00Z">
              <w:r w:rsidRPr="009C3545" w:rsidDel="00803956">
                <w:rPr>
                  <w:rFonts w:asciiTheme="minorHAnsi" w:eastAsia="Times New Roman" w:hAnsiTheme="minorHAnsi" w:cstheme="minorHAnsi"/>
                  <w:sz w:val="18"/>
                  <w:szCs w:val="18"/>
                </w:rPr>
                <w:delText>*</w:delText>
              </w:r>
              <w:r w:rsidRPr="00803956" w:rsidDel="00803956">
                <w:rPr>
                  <w:rFonts w:asciiTheme="minorHAnsi" w:eastAsia="Times New Roman" w:hAnsiTheme="minorHAnsi" w:cstheme="minorHAnsi"/>
                  <w:sz w:val="18"/>
                  <w:szCs w:val="18"/>
                </w:rPr>
                <w:delText xml:space="preserve">Energy Factor, </w:delText>
              </w:r>
            </w:del>
          </w:p>
          <w:p w14:paraId="1EE33EC0" w14:textId="3202BB6D" w:rsidR="001C6EBB" w:rsidRPr="00803956"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 xml:space="preserve">*AFUE </w:t>
            </w:r>
          </w:p>
          <w:p w14:paraId="0EEB1B41" w14:textId="77777777" w:rsidR="001C6EBB" w:rsidRPr="00803956"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*Thermal Efficiency</w:t>
            </w:r>
          </w:p>
          <w:p w14:paraId="2BF118FB" w14:textId="2BBF5F3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803956">
              <w:rPr>
                <w:rFonts w:asciiTheme="minorHAnsi" w:eastAsia="Times New Roman" w:hAnsiTheme="minorHAnsi" w:cstheme="minorHAnsi"/>
                <w:sz w:val="18"/>
                <w:szCs w:val="18"/>
              </w:rPr>
              <w:t>*Uniform Energy Factor</w:t>
            </w:r>
            <w:r w:rsidR="008B4A5F" w:rsidRPr="00803956">
              <w:rPr>
                <w:rFonts w:asciiTheme="minorHAnsi" w:eastAsia="Times New Roman" w:hAnsiTheme="minorHAnsi" w:cstheme="minorHAnsi"/>
                <w:sz w:val="18"/>
                <w:szCs w:val="18"/>
              </w:rPr>
              <w:t>; else value</w:t>
            </w:r>
            <w:r w:rsidR="008B4A5F" w:rsidRPr="009C3545">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 NA</w:t>
            </w:r>
            <w:r w:rsidRPr="009C3545" w:rsidDel="00F2291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1347" w:type="dxa"/>
            <w:tcBorders>
              <w:top w:val="single" w:sz="4" w:space="0" w:color="auto"/>
              <w:left w:val="single" w:sz="4" w:space="0" w:color="auto"/>
              <w:bottom w:val="single" w:sz="4" w:space="0" w:color="auto"/>
              <w:right w:val="single" w:sz="4" w:space="0" w:color="auto"/>
            </w:tcBorders>
          </w:tcPr>
          <w:p w14:paraId="1E8F8459" w14:textId="51F513A4"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5B5829C7" w14:textId="67B372B3"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 xml:space="preserve">Else </w:t>
            </w:r>
            <w:r w:rsidR="00C168A0" w:rsidRPr="009C3545">
              <w:rPr>
                <w:rFonts w:asciiTheme="minorHAnsi" w:eastAsia="Times New Roman" w:hAnsiTheme="minorHAnsi"/>
                <w:sz w:val="18"/>
                <w:szCs w:val="18"/>
              </w:rPr>
              <w:t xml:space="preserve">value </w:t>
            </w:r>
            <w:r w:rsidRPr="009C3545">
              <w:rPr>
                <w:rFonts w:asciiTheme="minorHAnsi" w:eastAsia="Times New Roman" w:hAnsiTheme="minorHAnsi"/>
                <w:sz w:val="18"/>
                <w:szCs w:val="18"/>
              </w:rPr>
              <w:t>= NA&gt;&gt;</w:t>
            </w:r>
          </w:p>
        </w:tc>
        <w:tc>
          <w:tcPr>
            <w:tcW w:w="1069" w:type="dxa"/>
            <w:tcBorders>
              <w:top w:val="single" w:sz="4" w:space="0" w:color="auto"/>
              <w:left w:val="single" w:sz="4" w:space="0" w:color="auto"/>
              <w:bottom w:val="single" w:sz="4" w:space="0" w:color="auto"/>
              <w:right w:val="single" w:sz="4" w:space="0" w:color="auto"/>
            </w:tcBorders>
          </w:tcPr>
          <w:p w14:paraId="04B0FCCD" w14:textId="41FF49DA"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604793E7" w14:textId="6A443B0E"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c>
          <w:tcPr>
            <w:tcW w:w="1432" w:type="dxa"/>
            <w:tcBorders>
              <w:top w:val="single" w:sz="4" w:space="0" w:color="auto"/>
              <w:left w:val="single" w:sz="4" w:space="0" w:color="auto"/>
              <w:bottom w:val="single" w:sz="4" w:space="0" w:color="auto"/>
              <w:right w:val="single" w:sz="4" w:space="0" w:color="auto"/>
            </w:tcBorders>
          </w:tcPr>
          <w:p w14:paraId="777CD01A" w14:textId="79C110C6"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r w:rsidR="00B04034">
              <w:rPr>
                <w:rFonts w:asciiTheme="minorHAnsi" w:eastAsia="Times New Roman" w:hAnsiTheme="minorHAnsi"/>
                <w:sz w:val="18"/>
                <w:szCs w:val="18"/>
              </w:rPr>
              <w:t>LMCC</w:t>
            </w:r>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3501F23D" w14:textId="569A75DB"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r>
      <w:tr w:rsidR="008B4A5F" w:rsidRPr="009C3545" w14:paraId="489ED6CE"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center"/>
          </w:tcPr>
          <w:p w14:paraId="520338C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53" w:type="dxa"/>
            <w:tcBorders>
              <w:top w:val="single" w:sz="4" w:space="0" w:color="auto"/>
              <w:left w:val="single" w:sz="4" w:space="0" w:color="auto"/>
              <w:bottom w:val="single" w:sz="4" w:space="0" w:color="auto"/>
              <w:right w:val="single" w:sz="4" w:space="0" w:color="auto"/>
            </w:tcBorders>
            <w:vAlign w:val="center"/>
          </w:tcPr>
          <w:p w14:paraId="60A59A1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74" w:type="dxa"/>
            <w:tcBorders>
              <w:top w:val="single" w:sz="4" w:space="0" w:color="auto"/>
              <w:left w:val="single" w:sz="4" w:space="0" w:color="auto"/>
              <w:bottom w:val="single" w:sz="4" w:space="0" w:color="auto"/>
              <w:right w:val="single" w:sz="4" w:space="0" w:color="auto"/>
            </w:tcBorders>
            <w:vAlign w:val="center"/>
          </w:tcPr>
          <w:p w14:paraId="4C15F5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74" w:type="dxa"/>
            <w:tcBorders>
              <w:top w:val="single" w:sz="4" w:space="0" w:color="auto"/>
              <w:left w:val="single" w:sz="4" w:space="0" w:color="auto"/>
              <w:bottom w:val="single" w:sz="4" w:space="0" w:color="auto"/>
              <w:right w:val="single" w:sz="4" w:space="0" w:color="auto"/>
            </w:tcBorders>
            <w:vAlign w:val="center"/>
          </w:tcPr>
          <w:p w14:paraId="01659A4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64" w:type="dxa"/>
            <w:tcBorders>
              <w:top w:val="single" w:sz="4" w:space="0" w:color="auto"/>
              <w:left w:val="single" w:sz="4" w:space="0" w:color="auto"/>
              <w:bottom w:val="single" w:sz="4" w:space="0" w:color="auto"/>
              <w:right w:val="single" w:sz="4" w:space="0" w:color="auto"/>
            </w:tcBorders>
            <w:vAlign w:val="center"/>
          </w:tcPr>
          <w:p w14:paraId="31DC915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91" w:type="dxa"/>
            <w:tcBorders>
              <w:top w:val="single" w:sz="4" w:space="0" w:color="auto"/>
              <w:left w:val="single" w:sz="4" w:space="0" w:color="auto"/>
              <w:bottom w:val="single" w:sz="4" w:space="0" w:color="auto"/>
              <w:right w:val="single" w:sz="4" w:space="0" w:color="auto"/>
            </w:tcBorders>
            <w:vAlign w:val="center"/>
          </w:tcPr>
          <w:p w14:paraId="75C0F15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5F6FB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69" w:type="dxa"/>
            <w:tcBorders>
              <w:top w:val="single" w:sz="4" w:space="0" w:color="auto"/>
              <w:left w:val="single" w:sz="4" w:space="0" w:color="auto"/>
              <w:bottom w:val="single" w:sz="4" w:space="0" w:color="auto"/>
              <w:right w:val="single" w:sz="4" w:space="0" w:color="auto"/>
            </w:tcBorders>
            <w:vAlign w:val="center"/>
          </w:tcPr>
          <w:p w14:paraId="6F16314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83" w:type="dxa"/>
            <w:tcBorders>
              <w:top w:val="single" w:sz="4" w:space="0" w:color="auto"/>
              <w:left w:val="single" w:sz="4" w:space="0" w:color="auto"/>
              <w:bottom w:val="single" w:sz="4" w:space="0" w:color="auto"/>
              <w:right w:val="single" w:sz="4" w:space="0" w:color="auto"/>
            </w:tcBorders>
            <w:vAlign w:val="center"/>
          </w:tcPr>
          <w:p w14:paraId="416D0207"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47" w:type="dxa"/>
            <w:tcBorders>
              <w:top w:val="single" w:sz="4" w:space="0" w:color="auto"/>
              <w:left w:val="single" w:sz="4" w:space="0" w:color="auto"/>
              <w:bottom w:val="single" w:sz="4" w:space="0" w:color="auto"/>
              <w:right w:val="single" w:sz="4" w:space="0" w:color="auto"/>
            </w:tcBorders>
            <w:vAlign w:val="center"/>
          </w:tcPr>
          <w:p w14:paraId="0DF397F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69" w:type="dxa"/>
            <w:tcBorders>
              <w:top w:val="single" w:sz="4" w:space="0" w:color="auto"/>
              <w:left w:val="single" w:sz="4" w:space="0" w:color="auto"/>
              <w:bottom w:val="single" w:sz="4" w:space="0" w:color="auto"/>
              <w:right w:val="single" w:sz="4" w:space="0" w:color="auto"/>
            </w:tcBorders>
            <w:vAlign w:val="center"/>
          </w:tcPr>
          <w:p w14:paraId="551AAF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432" w:type="dxa"/>
            <w:tcBorders>
              <w:top w:val="single" w:sz="4" w:space="0" w:color="auto"/>
              <w:left w:val="single" w:sz="4" w:space="0" w:color="auto"/>
              <w:bottom w:val="single" w:sz="4" w:space="0" w:color="auto"/>
              <w:right w:val="single" w:sz="4" w:space="0" w:color="auto"/>
            </w:tcBorders>
            <w:vAlign w:val="center"/>
          </w:tcPr>
          <w:p w14:paraId="7BD5801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19747F88" w14:textId="4C6E9B2A" w:rsidR="00B35C2E" w:rsidRDefault="00B35C2E" w:rsidP="00C168A0">
      <w:pPr>
        <w:spacing w:after="0"/>
        <w:rPr>
          <w:rFonts w:asciiTheme="minorHAnsi" w:hAnsiTheme="minorHAnsi" w:cstheme="minorHAnsi"/>
          <w:sz w:val="18"/>
          <w:szCs w:val="18"/>
        </w:rPr>
      </w:pPr>
    </w:p>
    <w:tbl>
      <w:tblPr>
        <w:tblStyle w:val="TableGrid"/>
        <w:tblW w:w="5002" w:type="pct"/>
        <w:tblLayout w:type="fixed"/>
        <w:tblLook w:val="04A0" w:firstRow="1" w:lastRow="0" w:firstColumn="1" w:lastColumn="0" w:noHBand="0" w:noVBand="1"/>
      </w:tblPr>
      <w:tblGrid>
        <w:gridCol w:w="874"/>
        <w:gridCol w:w="943"/>
        <w:gridCol w:w="879"/>
        <w:gridCol w:w="879"/>
        <w:gridCol w:w="740"/>
        <w:gridCol w:w="1015"/>
        <w:gridCol w:w="810"/>
        <w:gridCol w:w="943"/>
        <w:gridCol w:w="943"/>
        <w:gridCol w:w="879"/>
        <w:gridCol w:w="807"/>
        <w:gridCol w:w="1082"/>
      </w:tblGrid>
      <w:tr w:rsidR="002373BC" w:rsidRPr="00C071B0" w14:paraId="0875AEA2" w14:textId="77777777" w:rsidTr="009A4623">
        <w:tc>
          <w:tcPr>
            <w:tcW w:w="5000" w:type="pct"/>
            <w:gridSpan w:val="12"/>
          </w:tcPr>
          <w:p w14:paraId="417AA30D" w14:textId="1AEA1AC9" w:rsidR="002373BC" w:rsidRPr="00405CF9" w:rsidRDefault="002373BC" w:rsidP="009A4623">
            <w:pPr>
              <w:spacing w:after="0"/>
              <w:rPr>
                <w:rFonts w:cstheme="minorHAnsi"/>
                <w:b/>
                <w:sz w:val="20"/>
                <w:szCs w:val="20"/>
              </w:rPr>
            </w:pPr>
            <w:r>
              <w:rPr>
                <w:rFonts w:cstheme="minorHAnsi"/>
                <w:b/>
                <w:sz w:val="20"/>
                <w:szCs w:val="20"/>
              </w:rPr>
              <w:lastRenderedPageBreak/>
              <w:t>B2</w:t>
            </w:r>
            <w:r w:rsidRPr="00405CF9">
              <w:rPr>
                <w:rFonts w:cstheme="minorHAnsi"/>
                <w:b/>
                <w:sz w:val="20"/>
                <w:szCs w:val="20"/>
              </w:rPr>
              <w:t>.</w:t>
            </w:r>
            <w:r>
              <w:rPr>
                <w:rFonts w:cstheme="minorHAnsi"/>
                <w:b/>
                <w:sz w:val="20"/>
                <w:szCs w:val="20"/>
              </w:rPr>
              <w:t xml:space="preserve"> </w:t>
            </w:r>
            <w:r w:rsidRPr="00405CF9">
              <w:rPr>
                <w:rFonts w:cstheme="minorHAnsi"/>
                <w:b/>
                <w:sz w:val="20"/>
                <w:szCs w:val="20"/>
              </w:rPr>
              <w:t xml:space="preserve">Design </w:t>
            </w:r>
            <w:r>
              <w:rPr>
                <w:rFonts w:cstheme="minorHAnsi"/>
                <w:b/>
                <w:sz w:val="20"/>
                <w:szCs w:val="20"/>
              </w:rPr>
              <w:t>HERS Verified CHPWH</w:t>
            </w:r>
            <w:r w:rsidRPr="00405CF9">
              <w:rPr>
                <w:rFonts w:cstheme="minorHAnsi"/>
                <w:b/>
                <w:sz w:val="20"/>
                <w:szCs w:val="20"/>
              </w:rPr>
              <w:t xml:space="preserve"> System Information</w:t>
            </w:r>
          </w:p>
          <w:p w14:paraId="463DE40C" w14:textId="77777777" w:rsidR="00B33BF3" w:rsidRDefault="0048505D" w:rsidP="009A4623">
            <w:pPr>
              <w:spacing w:after="0"/>
              <w:rPr>
                <w:sz w:val="18"/>
                <w:szCs w:val="18"/>
              </w:rPr>
            </w:pPr>
            <w:r>
              <w:rPr>
                <w:sz w:val="18"/>
                <w:szCs w:val="18"/>
              </w:rPr>
              <w:t>&lt;&lt;Static Text - see the top&gt;&gt;</w:t>
            </w:r>
          </w:p>
          <w:p w14:paraId="327CBC36" w14:textId="07363939" w:rsidR="002373BC" w:rsidRDefault="002373BC" w:rsidP="009A4623">
            <w:pPr>
              <w:spacing w:after="0"/>
              <w:rPr>
                <w:rFonts w:cstheme="minorHAnsi"/>
                <w:sz w:val="20"/>
                <w:szCs w:val="20"/>
              </w:rPr>
            </w:pPr>
            <w:r>
              <w:rPr>
                <w:rFonts w:cstheme="minorHAnsi"/>
                <w:sz w:val="20"/>
                <w:szCs w:val="20"/>
              </w:rPr>
              <w:t xml:space="preserve">&lt;&lt;If </w:t>
            </w:r>
            <w:r w:rsidR="00B04034">
              <w:rPr>
                <w:rFonts w:cstheme="minorHAnsi"/>
                <w:sz w:val="20"/>
                <w:szCs w:val="20"/>
              </w:rPr>
              <w:t>LMCC</w:t>
            </w:r>
            <w:r>
              <w:rPr>
                <w:rFonts w:cstheme="minorHAnsi"/>
                <w:sz w:val="20"/>
                <w:szCs w:val="20"/>
              </w:rPr>
              <w:t xml:space="preserve">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764D2447" w14:textId="488658E4" w:rsidR="002373BC" w:rsidRPr="00405CF9" w:rsidRDefault="002373BC" w:rsidP="009A4623">
            <w:pPr>
              <w:spacing w:after="0"/>
              <w:rPr>
                <w:rFonts w:cstheme="minorHAnsi"/>
                <w:b/>
                <w:sz w:val="20"/>
                <w:szCs w:val="20"/>
              </w:rPr>
            </w:pPr>
            <w:r>
              <w:rPr>
                <w:rFonts w:cstheme="minorHAnsi"/>
                <w:sz w:val="20"/>
                <w:szCs w:val="20"/>
              </w:rPr>
              <w:t xml:space="preserve">&lt;&lt;require one row of data for each water heater identified on the </w:t>
            </w:r>
            <w:r w:rsidR="00B04034">
              <w:rPr>
                <w:rFonts w:cstheme="minorHAnsi"/>
                <w:sz w:val="20"/>
                <w:szCs w:val="20"/>
              </w:rPr>
              <w:t>LMCC</w:t>
            </w:r>
            <w:r>
              <w:rPr>
                <w:rFonts w:cstheme="minorHAnsi"/>
                <w:sz w:val="20"/>
                <w:szCs w:val="20"/>
              </w:rPr>
              <w:t xml:space="preserve">&gt;&gt; </w:t>
            </w:r>
          </w:p>
        </w:tc>
      </w:tr>
      <w:tr w:rsidR="002373BC" w:rsidRPr="00C071B0" w14:paraId="473FB933" w14:textId="77777777" w:rsidTr="009A4623">
        <w:tc>
          <w:tcPr>
            <w:tcW w:w="405" w:type="pct"/>
            <w:vAlign w:val="bottom"/>
          </w:tcPr>
          <w:p w14:paraId="25B933A0"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4CFE527F"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02</w:t>
            </w:r>
          </w:p>
        </w:tc>
        <w:tc>
          <w:tcPr>
            <w:tcW w:w="407" w:type="pct"/>
          </w:tcPr>
          <w:p w14:paraId="53AFB604" w14:textId="77777777" w:rsidR="002373BC" w:rsidRPr="003F4127" w:rsidRDefault="002373BC"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16E6962A"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04</w:t>
            </w:r>
          </w:p>
        </w:tc>
        <w:tc>
          <w:tcPr>
            <w:tcW w:w="343" w:type="pct"/>
          </w:tcPr>
          <w:p w14:paraId="271B9383"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05</w:t>
            </w:r>
          </w:p>
        </w:tc>
        <w:tc>
          <w:tcPr>
            <w:tcW w:w="470" w:type="pct"/>
          </w:tcPr>
          <w:p w14:paraId="67F6E2A7"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06</w:t>
            </w:r>
          </w:p>
        </w:tc>
        <w:tc>
          <w:tcPr>
            <w:tcW w:w="375" w:type="pct"/>
          </w:tcPr>
          <w:p w14:paraId="05620740"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07</w:t>
            </w:r>
          </w:p>
        </w:tc>
        <w:tc>
          <w:tcPr>
            <w:tcW w:w="437" w:type="pct"/>
          </w:tcPr>
          <w:p w14:paraId="1CBCC8EA"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1174885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09</w:t>
            </w:r>
          </w:p>
        </w:tc>
        <w:tc>
          <w:tcPr>
            <w:tcW w:w="407" w:type="pct"/>
          </w:tcPr>
          <w:p w14:paraId="3E9FF29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10</w:t>
            </w:r>
          </w:p>
        </w:tc>
        <w:tc>
          <w:tcPr>
            <w:tcW w:w="374" w:type="pct"/>
          </w:tcPr>
          <w:p w14:paraId="192B2590"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11</w:t>
            </w:r>
          </w:p>
        </w:tc>
        <w:tc>
          <w:tcPr>
            <w:tcW w:w="500" w:type="pct"/>
          </w:tcPr>
          <w:p w14:paraId="274CC574" w14:textId="77777777" w:rsidR="002373BC" w:rsidRDefault="002373BC" w:rsidP="009A4623">
            <w:pPr>
              <w:spacing w:after="0"/>
              <w:jc w:val="center"/>
              <w:rPr>
                <w:rFonts w:eastAsia="Times New Roman" w:cstheme="minorHAnsi"/>
                <w:sz w:val="20"/>
                <w:szCs w:val="20"/>
              </w:rPr>
            </w:pPr>
            <w:r>
              <w:rPr>
                <w:rFonts w:eastAsia="Times New Roman" w:cstheme="minorHAnsi"/>
                <w:sz w:val="20"/>
                <w:szCs w:val="20"/>
              </w:rPr>
              <w:t>12</w:t>
            </w:r>
          </w:p>
        </w:tc>
      </w:tr>
      <w:tr w:rsidR="002373BC" w:rsidRPr="00C071B0" w14:paraId="4ACB210F" w14:textId="77777777" w:rsidTr="009A4623">
        <w:tc>
          <w:tcPr>
            <w:tcW w:w="405" w:type="pct"/>
            <w:vAlign w:val="bottom"/>
          </w:tcPr>
          <w:p w14:paraId="72B0ACF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7EE999CF" w14:textId="77777777"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62BE9F0C"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45E86B26" w14:textId="77777777"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006357D7" w14:textId="2286D4AB" w:rsidR="002373BC" w:rsidRPr="0040687B"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2373BC" w:rsidRPr="0040687B">
              <w:rPr>
                <w:rFonts w:eastAsia="Times New Roman" w:cstheme="minorHAnsi"/>
                <w:sz w:val="18"/>
                <w:szCs w:val="18"/>
              </w:rPr>
              <w:t xml:space="preserve"> </w:t>
            </w:r>
            <w:proofErr w:type="gramStart"/>
            <w:r w:rsidR="002373BC" w:rsidRPr="0040687B">
              <w:rPr>
                <w:rFonts w:eastAsia="Times New Roman" w:cstheme="minorHAnsi"/>
                <w:sz w:val="18"/>
                <w:szCs w:val="18"/>
              </w:rPr>
              <w:t>of</w:t>
            </w:r>
            <w:proofErr w:type="gramEnd"/>
            <w:r w:rsidR="002373BC" w:rsidRPr="0040687B">
              <w:rPr>
                <w:rFonts w:eastAsia="Times New Roman" w:cstheme="minorHAnsi"/>
                <w:sz w:val="18"/>
                <w:szCs w:val="18"/>
              </w:rPr>
              <w:t xml:space="preserve"> Water Heaters/</w:t>
            </w:r>
          </w:p>
          <w:p w14:paraId="7E2D8E1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34B046D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699BA45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12FB7FF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5568AD4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2BCB428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2FC3D317"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0685ECFB"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5AE1019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07" w:type="pct"/>
            <w:vAlign w:val="bottom"/>
          </w:tcPr>
          <w:p w14:paraId="0506143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4" w:type="pct"/>
            <w:vAlign w:val="bottom"/>
          </w:tcPr>
          <w:p w14:paraId="55420AB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500" w:type="pct"/>
          </w:tcPr>
          <w:p w14:paraId="61A324E4"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2373BC" w:rsidRPr="00C071B0" w14:paraId="51A7BB50" w14:textId="77777777" w:rsidTr="009A4623">
        <w:tc>
          <w:tcPr>
            <w:tcW w:w="405" w:type="pct"/>
            <w:tcBorders>
              <w:top w:val="single" w:sz="4" w:space="0" w:color="auto"/>
              <w:left w:val="single" w:sz="4" w:space="0" w:color="auto"/>
              <w:bottom w:val="single" w:sz="4" w:space="0" w:color="auto"/>
              <w:right w:val="single" w:sz="4" w:space="0" w:color="auto"/>
            </w:tcBorders>
          </w:tcPr>
          <w:p w14:paraId="6DC01B4E" w14:textId="334EEEDB"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 xml:space="preserve">&lt;&lt;Reference values from </w:t>
            </w:r>
            <w:r w:rsidR="00B04034">
              <w:rPr>
                <w:rFonts w:eastAsia="Times New Roman" w:cstheme="minorHAnsi"/>
                <w:sz w:val="18"/>
                <w:szCs w:val="18"/>
              </w:rPr>
              <w:t>LMCC</w:t>
            </w:r>
            <w:r w:rsidRPr="0040687B">
              <w:rPr>
                <w:rFonts w:eastAsia="Times New Roman" w:cstheme="minorHAnsi"/>
                <w:sz w:val="18"/>
                <w:szCs w:val="18"/>
              </w:rPr>
              <w:t xml:space="preserve"> &gt;&gt;</w:t>
            </w:r>
          </w:p>
        </w:tc>
        <w:tc>
          <w:tcPr>
            <w:tcW w:w="437" w:type="pct"/>
            <w:tcBorders>
              <w:top w:val="single" w:sz="4" w:space="0" w:color="auto"/>
              <w:left w:val="single" w:sz="4" w:space="0" w:color="auto"/>
              <w:bottom w:val="single" w:sz="4" w:space="0" w:color="auto"/>
              <w:right w:val="single" w:sz="4" w:space="0" w:color="auto"/>
            </w:tcBorders>
          </w:tcPr>
          <w:p w14:paraId="7DE47DE3" w14:textId="227FB8C9" w:rsidR="002373BC" w:rsidRPr="0040687B" w:rsidRDefault="002373BC" w:rsidP="009A4623">
            <w:pPr>
              <w:spacing w:after="0"/>
              <w:jc w:val="center"/>
              <w:rPr>
                <w:rFonts w:cstheme="minorHAnsi"/>
                <w:sz w:val="18"/>
                <w:szCs w:val="18"/>
              </w:rPr>
            </w:pPr>
            <w:r w:rsidRPr="0040687B">
              <w:rPr>
                <w:rFonts w:eastAsia="Times New Roman" w:cstheme="minorHAnsi"/>
                <w:sz w:val="18"/>
                <w:szCs w:val="18"/>
              </w:rPr>
              <w:t xml:space="preserve">&lt;&lt;Reference values from </w:t>
            </w:r>
            <w:r w:rsidR="00B04034">
              <w:rPr>
                <w:rFonts w:eastAsia="Times New Roman" w:cstheme="minorHAnsi"/>
                <w:sz w:val="18"/>
                <w:szCs w:val="18"/>
              </w:rPr>
              <w:t>LMCC</w:t>
            </w:r>
            <w:r w:rsidRPr="0040687B">
              <w:rPr>
                <w:rFonts w:eastAsia="Times New Roman" w:cstheme="minorHAnsi"/>
                <w:sz w:val="18"/>
                <w:szCs w:val="18"/>
              </w:rPr>
              <w:t>-PRF-01</w:t>
            </w:r>
            <w:ins w:id="3" w:author="Alhabibi, Haider@Energy" w:date="2022-07-25T17:04:00Z">
              <w:r w:rsidR="00BE7CFB" w:rsidRPr="0040687B" w:rsidDel="00BE7CFB">
                <w:rPr>
                  <w:rFonts w:eastAsia="Times New Roman" w:cstheme="minorHAnsi"/>
                  <w:sz w:val="18"/>
                  <w:szCs w:val="18"/>
                </w:rPr>
                <w:t xml:space="preserve"> </w:t>
              </w:r>
            </w:ins>
            <w:del w:id="4" w:author="Alhabibi, Haider@Energy" w:date="2022-07-25T17:04:00Z">
              <w:r w:rsidRPr="0040687B" w:rsidDel="00BE7CFB">
                <w:rPr>
                  <w:rFonts w:eastAsia="Times New Roman" w:cstheme="minorHAnsi"/>
                  <w:sz w:val="18"/>
                  <w:szCs w:val="18"/>
                </w:rPr>
                <w:delText>; else if prescriptive, report default value = Sanden</w:delText>
              </w:r>
            </w:del>
            <w:r w:rsidRPr="0040687B">
              <w:rPr>
                <w:rFonts w:eastAsia="Times New Roman"/>
                <w:sz w:val="18"/>
                <w:szCs w:val="18"/>
              </w:rPr>
              <w:t>&gt;&gt;</w:t>
            </w:r>
          </w:p>
        </w:tc>
        <w:tc>
          <w:tcPr>
            <w:tcW w:w="407" w:type="pct"/>
          </w:tcPr>
          <w:p w14:paraId="41BE65BA" w14:textId="4A80948A" w:rsidR="002373BC" w:rsidRPr="0040687B" w:rsidRDefault="002373BC" w:rsidP="009A4623">
            <w:pPr>
              <w:spacing w:after="0"/>
              <w:jc w:val="center"/>
              <w:rPr>
                <w:rFonts w:eastAsia="Times New Roman" w:cstheme="minorHAnsi"/>
                <w:b/>
                <w:i/>
                <w:color w:val="FF0000"/>
                <w:sz w:val="18"/>
                <w:szCs w:val="18"/>
              </w:rPr>
            </w:pPr>
            <w:r w:rsidRPr="0040687B">
              <w:rPr>
                <w:rFonts w:cstheme="minorHAnsi"/>
                <w:sz w:val="18"/>
                <w:szCs w:val="18"/>
              </w:rPr>
              <w:t xml:space="preserve">&lt;&lt;Reference values from </w:t>
            </w:r>
            <w:r w:rsidR="00B04034">
              <w:rPr>
                <w:rFonts w:cstheme="minorHAnsi"/>
                <w:sz w:val="18"/>
                <w:szCs w:val="18"/>
              </w:rPr>
              <w:t>LMCC</w:t>
            </w:r>
            <w:r w:rsidRPr="0040687B">
              <w:rPr>
                <w:rFonts w:cstheme="minorHAnsi"/>
                <w:sz w:val="18"/>
                <w:szCs w:val="18"/>
              </w:rPr>
              <w:t>&gt;&gt;</w:t>
            </w:r>
          </w:p>
        </w:tc>
        <w:tc>
          <w:tcPr>
            <w:tcW w:w="407" w:type="pct"/>
          </w:tcPr>
          <w:p w14:paraId="40515894" w14:textId="53965BB0"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&lt;&lt;Reference value from </w:t>
            </w:r>
            <w:r w:rsidR="00B04034">
              <w:rPr>
                <w:rFonts w:eastAsia="Times New Roman" w:cs="Calibri"/>
                <w:sz w:val="18"/>
                <w:szCs w:val="18"/>
              </w:rPr>
              <w:t>LMCC</w:t>
            </w:r>
            <w:r w:rsidRPr="0040687B">
              <w:rPr>
                <w:rFonts w:eastAsia="Times New Roman" w:cs="Calibri"/>
                <w:sz w:val="18"/>
                <w:szCs w:val="18"/>
              </w:rPr>
              <w:t>&gt;&gt;</w:t>
            </w:r>
          </w:p>
        </w:tc>
        <w:tc>
          <w:tcPr>
            <w:tcW w:w="343" w:type="pct"/>
          </w:tcPr>
          <w:p w14:paraId="0BBFEE99" w14:textId="35ABB861" w:rsidR="002373BC" w:rsidRPr="0040687B" w:rsidRDefault="002373BC" w:rsidP="009A4623">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Pr="0040687B">
              <w:rPr>
                <w:rFonts w:eastAsia="Times New Roman" w:cstheme="minorHAnsi"/>
                <w:sz w:val="18"/>
                <w:szCs w:val="18"/>
              </w:rPr>
              <w:t>&gt;&gt;</w:t>
            </w:r>
          </w:p>
        </w:tc>
        <w:tc>
          <w:tcPr>
            <w:tcW w:w="470" w:type="pct"/>
          </w:tcPr>
          <w:p w14:paraId="5D312C56" w14:textId="10D8AA59"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Pr="0040687B">
              <w:rPr>
                <w:rFonts w:eastAsia="Times New Roman" w:cs="Calibri"/>
                <w:sz w:val="18"/>
                <w:szCs w:val="18"/>
              </w:rPr>
              <w:t>&gt;&gt;</w:t>
            </w:r>
          </w:p>
        </w:tc>
        <w:tc>
          <w:tcPr>
            <w:tcW w:w="375" w:type="pct"/>
          </w:tcPr>
          <w:p w14:paraId="427EC765" w14:textId="3EFE7727"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Pr="0040687B">
              <w:rPr>
                <w:rFonts w:eastAsia="Times New Roman" w:cs="Calibri"/>
                <w:sz w:val="18"/>
                <w:szCs w:val="18"/>
              </w:rPr>
              <w:t>&gt;&gt;</w:t>
            </w:r>
          </w:p>
        </w:tc>
        <w:tc>
          <w:tcPr>
            <w:tcW w:w="437" w:type="pct"/>
          </w:tcPr>
          <w:p w14:paraId="14B4339A" w14:textId="46EED40A" w:rsidR="002373BC" w:rsidRPr="0040687B" w:rsidRDefault="002373BC" w:rsidP="009A4623">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Pr="0040687B">
              <w:rPr>
                <w:rFonts w:eastAsia="Times New Roman" w:cstheme="minorHAnsi"/>
                <w:sz w:val="18"/>
                <w:szCs w:val="18"/>
              </w:rPr>
              <w:t>&gt;&gt;</w:t>
            </w:r>
          </w:p>
        </w:tc>
        <w:tc>
          <w:tcPr>
            <w:tcW w:w="437" w:type="pct"/>
          </w:tcPr>
          <w:p w14:paraId="602C607A" w14:textId="3B8C76A4"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Pr="0040687B">
              <w:rPr>
                <w:rFonts w:eastAsia="Times New Roman" w:cs="Calibri"/>
                <w:sz w:val="18"/>
                <w:szCs w:val="18"/>
              </w:rPr>
              <w:t>&gt;&gt;</w:t>
            </w:r>
          </w:p>
        </w:tc>
        <w:tc>
          <w:tcPr>
            <w:tcW w:w="407" w:type="pct"/>
          </w:tcPr>
          <w:p w14:paraId="217E17BE" w14:textId="1B2F2F30" w:rsidR="002373BC" w:rsidRPr="0040687B" w:rsidRDefault="002373BC" w:rsidP="009A4623">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sidR="00B04034">
              <w:rPr>
                <w:rFonts w:eastAsia="Times New Roman" w:cs="Calibri"/>
                <w:sz w:val="18"/>
                <w:szCs w:val="18"/>
              </w:rPr>
              <w:t>LMCC</w:t>
            </w:r>
            <w:r w:rsidRPr="0040687B">
              <w:rPr>
                <w:rFonts w:eastAsia="Times New Roman" w:cs="Calibri"/>
                <w:sz w:val="18"/>
                <w:szCs w:val="18"/>
              </w:rPr>
              <w:t>&gt;&gt;</w:t>
            </w:r>
          </w:p>
        </w:tc>
        <w:tc>
          <w:tcPr>
            <w:tcW w:w="374" w:type="pct"/>
          </w:tcPr>
          <w:p w14:paraId="7D618B51" w14:textId="2A81CBAC" w:rsidR="002373BC" w:rsidRPr="0040687B" w:rsidRDefault="002373BC" w:rsidP="009A4623">
            <w:pPr>
              <w:spacing w:after="0"/>
              <w:rPr>
                <w:rFonts w:eastAsia="Times New Roman" w:cstheme="minorHAnsi"/>
                <w:sz w:val="18"/>
                <w:szCs w:val="18"/>
              </w:rPr>
            </w:pPr>
            <w:r w:rsidRPr="0040687B">
              <w:rPr>
                <w:rFonts w:eastAsia="Times New Roman" w:cstheme="minorHAnsi"/>
                <w:sz w:val="18"/>
                <w:szCs w:val="18"/>
              </w:rPr>
              <w:t xml:space="preserve">&lt;&lt; Reference value from </w:t>
            </w:r>
            <w:r w:rsidR="00B04034">
              <w:rPr>
                <w:rFonts w:eastAsia="Times New Roman" w:cstheme="minorHAnsi"/>
                <w:sz w:val="18"/>
                <w:szCs w:val="18"/>
              </w:rPr>
              <w:t>LMCC</w:t>
            </w:r>
            <w:r w:rsidRPr="0040687B">
              <w:rPr>
                <w:rFonts w:eastAsia="Times New Roman" w:cstheme="minorHAnsi"/>
                <w:sz w:val="18"/>
                <w:szCs w:val="18"/>
              </w:rPr>
              <w:t>&gt;&gt;</w:t>
            </w:r>
          </w:p>
        </w:tc>
        <w:tc>
          <w:tcPr>
            <w:tcW w:w="500" w:type="pct"/>
          </w:tcPr>
          <w:p w14:paraId="222AA494" w14:textId="77777777" w:rsidR="002373BC" w:rsidRPr="00744DE2" w:rsidRDefault="002373BC" w:rsidP="009A4623">
            <w:pPr>
              <w:spacing w:after="0"/>
              <w:ind w:left="-13"/>
              <w:rPr>
                <w:sz w:val="18"/>
                <w:szCs w:val="18"/>
              </w:rPr>
            </w:pPr>
            <w:r w:rsidRPr="00744DE2">
              <w:rPr>
                <w:sz w:val="18"/>
                <w:szCs w:val="18"/>
              </w:rPr>
              <w:t>&lt;&lt;if performance, hide column from user, needed for equivalency lookup; Reference value from XML; Elseif prescriptive, do not require field&gt;&gt;</w:t>
            </w:r>
          </w:p>
          <w:p w14:paraId="58F888DF" w14:textId="77777777" w:rsidR="002373BC" w:rsidRPr="00744DE2" w:rsidRDefault="002373BC" w:rsidP="009A4623">
            <w:pPr>
              <w:spacing w:after="0"/>
              <w:jc w:val="center"/>
              <w:rPr>
                <w:rFonts w:eastAsia="Times New Roman" w:cstheme="minorHAnsi"/>
                <w:sz w:val="18"/>
                <w:szCs w:val="18"/>
              </w:rPr>
            </w:pPr>
          </w:p>
        </w:tc>
      </w:tr>
      <w:tr w:rsidR="002373BC" w:rsidRPr="00C071B0" w14:paraId="3911B665" w14:textId="77777777" w:rsidTr="009A4623">
        <w:tc>
          <w:tcPr>
            <w:tcW w:w="405" w:type="pct"/>
          </w:tcPr>
          <w:p w14:paraId="2AC9BFE9" w14:textId="77777777" w:rsidR="002373BC" w:rsidRPr="003F4127" w:rsidRDefault="002373BC" w:rsidP="009A4623">
            <w:pPr>
              <w:jc w:val="center"/>
              <w:rPr>
                <w:rFonts w:cstheme="minorHAnsi"/>
                <w:sz w:val="20"/>
                <w:szCs w:val="20"/>
              </w:rPr>
            </w:pPr>
          </w:p>
        </w:tc>
        <w:tc>
          <w:tcPr>
            <w:tcW w:w="437" w:type="pct"/>
          </w:tcPr>
          <w:p w14:paraId="18D40AF0" w14:textId="77777777" w:rsidR="002373BC" w:rsidRPr="003F4127" w:rsidRDefault="002373BC" w:rsidP="009A4623">
            <w:pPr>
              <w:jc w:val="center"/>
              <w:rPr>
                <w:rFonts w:cstheme="minorHAnsi"/>
                <w:sz w:val="20"/>
                <w:szCs w:val="20"/>
              </w:rPr>
            </w:pPr>
          </w:p>
        </w:tc>
        <w:tc>
          <w:tcPr>
            <w:tcW w:w="407" w:type="pct"/>
          </w:tcPr>
          <w:p w14:paraId="19B462FF" w14:textId="77777777" w:rsidR="002373BC" w:rsidRPr="003F4127" w:rsidRDefault="002373BC" w:rsidP="009A4623">
            <w:pPr>
              <w:jc w:val="center"/>
              <w:rPr>
                <w:rFonts w:cstheme="minorHAnsi"/>
                <w:sz w:val="20"/>
                <w:szCs w:val="20"/>
              </w:rPr>
            </w:pPr>
          </w:p>
        </w:tc>
        <w:tc>
          <w:tcPr>
            <w:tcW w:w="407" w:type="pct"/>
          </w:tcPr>
          <w:p w14:paraId="384680E4" w14:textId="77777777" w:rsidR="002373BC" w:rsidRPr="003F4127" w:rsidRDefault="002373BC" w:rsidP="009A4623">
            <w:pPr>
              <w:jc w:val="center"/>
              <w:rPr>
                <w:rFonts w:cstheme="minorHAnsi"/>
                <w:sz w:val="20"/>
                <w:szCs w:val="20"/>
              </w:rPr>
            </w:pPr>
          </w:p>
        </w:tc>
        <w:tc>
          <w:tcPr>
            <w:tcW w:w="343" w:type="pct"/>
          </w:tcPr>
          <w:p w14:paraId="03CB83C6" w14:textId="77777777" w:rsidR="002373BC" w:rsidRPr="003F4127" w:rsidRDefault="002373BC" w:rsidP="009A4623">
            <w:pPr>
              <w:jc w:val="center"/>
              <w:rPr>
                <w:rFonts w:cstheme="minorHAnsi"/>
                <w:sz w:val="20"/>
                <w:szCs w:val="20"/>
              </w:rPr>
            </w:pPr>
          </w:p>
        </w:tc>
        <w:tc>
          <w:tcPr>
            <w:tcW w:w="470" w:type="pct"/>
          </w:tcPr>
          <w:p w14:paraId="318AE759" w14:textId="77777777" w:rsidR="002373BC" w:rsidRPr="003F4127" w:rsidRDefault="002373BC" w:rsidP="009A4623">
            <w:pPr>
              <w:jc w:val="center"/>
              <w:rPr>
                <w:rFonts w:cstheme="minorHAnsi"/>
                <w:sz w:val="20"/>
                <w:szCs w:val="20"/>
              </w:rPr>
            </w:pPr>
          </w:p>
        </w:tc>
        <w:tc>
          <w:tcPr>
            <w:tcW w:w="375" w:type="pct"/>
          </w:tcPr>
          <w:p w14:paraId="38D9FF73" w14:textId="77777777" w:rsidR="002373BC" w:rsidRPr="003F4127" w:rsidRDefault="002373BC" w:rsidP="009A4623">
            <w:pPr>
              <w:jc w:val="center"/>
              <w:rPr>
                <w:rFonts w:cstheme="minorHAnsi"/>
                <w:sz w:val="20"/>
                <w:szCs w:val="20"/>
              </w:rPr>
            </w:pPr>
          </w:p>
        </w:tc>
        <w:tc>
          <w:tcPr>
            <w:tcW w:w="437" w:type="pct"/>
          </w:tcPr>
          <w:p w14:paraId="1E29A882" w14:textId="77777777" w:rsidR="002373BC" w:rsidRPr="003F4127" w:rsidRDefault="002373BC" w:rsidP="009A4623">
            <w:pPr>
              <w:jc w:val="center"/>
              <w:rPr>
                <w:rFonts w:cstheme="minorHAnsi"/>
                <w:sz w:val="20"/>
                <w:szCs w:val="20"/>
              </w:rPr>
            </w:pPr>
          </w:p>
        </w:tc>
        <w:tc>
          <w:tcPr>
            <w:tcW w:w="437" w:type="pct"/>
          </w:tcPr>
          <w:p w14:paraId="3F3252E0" w14:textId="77777777" w:rsidR="002373BC" w:rsidRPr="003F4127" w:rsidRDefault="002373BC" w:rsidP="009A4623">
            <w:pPr>
              <w:jc w:val="center"/>
              <w:rPr>
                <w:rFonts w:cstheme="minorHAnsi"/>
                <w:sz w:val="20"/>
                <w:szCs w:val="20"/>
              </w:rPr>
            </w:pPr>
          </w:p>
        </w:tc>
        <w:tc>
          <w:tcPr>
            <w:tcW w:w="407" w:type="pct"/>
          </w:tcPr>
          <w:p w14:paraId="08A23871" w14:textId="77777777" w:rsidR="002373BC" w:rsidRPr="003F4127" w:rsidRDefault="002373BC" w:rsidP="009A4623">
            <w:pPr>
              <w:jc w:val="center"/>
              <w:rPr>
                <w:rFonts w:cstheme="minorHAnsi"/>
                <w:sz w:val="20"/>
                <w:szCs w:val="20"/>
              </w:rPr>
            </w:pPr>
          </w:p>
        </w:tc>
        <w:tc>
          <w:tcPr>
            <w:tcW w:w="374" w:type="pct"/>
          </w:tcPr>
          <w:p w14:paraId="525BEB17" w14:textId="77777777" w:rsidR="002373BC" w:rsidRPr="003F4127" w:rsidRDefault="002373BC" w:rsidP="009A4623">
            <w:pPr>
              <w:jc w:val="center"/>
              <w:rPr>
                <w:rFonts w:cstheme="minorHAnsi"/>
                <w:sz w:val="20"/>
                <w:szCs w:val="20"/>
              </w:rPr>
            </w:pPr>
          </w:p>
        </w:tc>
        <w:tc>
          <w:tcPr>
            <w:tcW w:w="500" w:type="pct"/>
          </w:tcPr>
          <w:p w14:paraId="2B56B95C" w14:textId="77777777" w:rsidR="002373BC" w:rsidRPr="003F4127" w:rsidRDefault="002373BC" w:rsidP="009A4623">
            <w:pPr>
              <w:jc w:val="center"/>
              <w:rPr>
                <w:rFonts w:cstheme="minorHAnsi"/>
                <w:sz w:val="20"/>
                <w:szCs w:val="20"/>
              </w:rPr>
            </w:pPr>
          </w:p>
        </w:tc>
      </w:tr>
    </w:tbl>
    <w:p w14:paraId="09BED2DA" w14:textId="77777777" w:rsidR="002373BC" w:rsidRPr="009C3545" w:rsidRDefault="002373BC" w:rsidP="00C168A0">
      <w:pPr>
        <w:spacing w:after="0"/>
        <w:rPr>
          <w:rFonts w:asciiTheme="minorHAnsi" w:hAnsiTheme="minorHAnsi" w:cstheme="minorHAnsi"/>
          <w:sz w:val="18"/>
          <w:szCs w:val="18"/>
        </w:rPr>
      </w:pPr>
    </w:p>
    <w:p w14:paraId="13B66474" w14:textId="77777777" w:rsidR="00EA2932" w:rsidRDefault="00EA2932">
      <w:r>
        <w:br w:type="page"/>
      </w: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5"/>
        <w:gridCol w:w="803"/>
        <w:gridCol w:w="693"/>
        <w:gridCol w:w="630"/>
        <w:gridCol w:w="949"/>
        <w:gridCol w:w="883"/>
        <w:gridCol w:w="963"/>
        <w:gridCol w:w="1112"/>
        <w:gridCol w:w="975"/>
        <w:gridCol w:w="940"/>
        <w:gridCol w:w="745"/>
        <w:gridCol w:w="1049"/>
      </w:tblGrid>
      <w:tr w:rsidR="00B35C2E" w:rsidRPr="009C3545" w14:paraId="6E22C532" w14:textId="77777777" w:rsidTr="00EA2932">
        <w:tc>
          <w:tcPr>
            <w:tcW w:w="10777" w:type="dxa"/>
            <w:gridSpan w:val="12"/>
            <w:tcBorders>
              <w:top w:val="single" w:sz="4" w:space="0" w:color="auto"/>
              <w:left w:val="single" w:sz="4" w:space="0" w:color="auto"/>
              <w:bottom w:val="single" w:sz="4" w:space="0" w:color="auto"/>
              <w:right w:val="single" w:sz="4" w:space="0" w:color="auto"/>
            </w:tcBorders>
            <w:vAlign w:val="center"/>
          </w:tcPr>
          <w:p w14:paraId="4253C778" w14:textId="6F045178" w:rsidR="00B35C2E" w:rsidRPr="009C3545" w:rsidRDefault="008A15E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lastRenderedPageBreak/>
              <w:t>C</w:t>
            </w:r>
            <w:r w:rsidR="00B35C2E" w:rsidRPr="009C3545">
              <w:rPr>
                <w:rFonts w:asciiTheme="minorHAnsi" w:hAnsiTheme="minorHAnsi" w:cstheme="minorHAnsi"/>
                <w:b/>
                <w:sz w:val="18"/>
                <w:szCs w:val="18"/>
              </w:rPr>
              <w:t xml:space="preserve">. </w:t>
            </w:r>
            <w:r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Central Water Heating Systems Information </w:t>
            </w:r>
          </w:p>
          <w:p w14:paraId="582BCF8E" w14:textId="4E19B8CC" w:rsidR="0072358D" w:rsidRPr="0072358D" w:rsidRDefault="00B33BF3" w:rsidP="0072358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sz w:val="18"/>
                <w:szCs w:val="18"/>
              </w:rPr>
              <w:t>&lt;&lt;Static Text - see the top&gt;&gt;</w:t>
            </w:r>
            <w:r w:rsidR="0072358D" w:rsidRPr="0072358D">
              <w:rPr>
                <w:rFonts w:asciiTheme="minorHAnsi" w:eastAsia="Times New Roman" w:hAnsiTheme="minorHAnsi" w:cstheme="minorHAnsi"/>
                <w:sz w:val="18"/>
                <w:szCs w:val="18"/>
              </w:rPr>
              <w:t xml:space="preserve">&lt;&lt;If Table </w:t>
            </w:r>
            <w:r w:rsidR="0072358D">
              <w:rPr>
                <w:rFonts w:asciiTheme="minorHAnsi" w:eastAsia="Times New Roman" w:hAnsiTheme="minorHAnsi" w:cstheme="minorHAnsi"/>
                <w:sz w:val="18"/>
                <w:szCs w:val="18"/>
              </w:rPr>
              <w:t>B</w:t>
            </w:r>
            <w:r w:rsidR="0072358D" w:rsidRPr="0072358D">
              <w:rPr>
                <w:rFonts w:asciiTheme="minorHAnsi" w:eastAsia="Times New Roman" w:hAnsiTheme="minorHAnsi" w:cstheme="minorHAnsi"/>
                <w:sz w:val="18"/>
                <w:szCs w:val="18"/>
              </w:rPr>
              <w:t xml:space="preserve"> does apply, then require table, else display the "section does not apply" message&gt;&gt;</w:t>
            </w:r>
          </w:p>
          <w:p w14:paraId="23181678" w14:textId="00CBEB02" w:rsidR="00430E9A" w:rsidRPr="009C3545" w:rsidRDefault="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w:t>
            </w:r>
            <w:r w:rsidR="00E66B96">
              <w:rPr>
                <w:rFonts w:asciiTheme="minorHAnsi" w:eastAsia="Times New Roman" w:hAnsiTheme="minorHAnsi" w:cstheme="minorHAnsi"/>
                <w:sz w:val="18"/>
                <w:szCs w:val="18"/>
              </w:rPr>
              <w:t xml:space="preserve">in </w:t>
            </w:r>
            <w:r w:rsidR="00070A5B">
              <w:rPr>
                <w:rFonts w:asciiTheme="minorHAnsi" w:eastAsia="Times New Roman" w:hAnsiTheme="minorHAnsi" w:cstheme="minorHAnsi"/>
                <w:sz w:val="18"/>
                <w:szCs w:val="18"/>
              </w:rPr>
              <w:t>Table B</w:t>
            </w:r>
            <w:r>
              <w:rPr>
                <w:rFonts w:asciiTheme="minorHAnsi" w:eastAsia="Times New Roman" w:hAnsiTheme="minorHAnsi" w:cstheme="minorHAnsi"/>
                <w:sz w:val="18"/>
                <w:szCs w:val="18"/>
              </w:rPr>
              <w:t>&gt;&gt;</w:t>
            </w:r>
          </w:p>
        </w:tc>
      </w:tr>
      <w:tr w:rsidR="00B35C2E" w:rsidRPr="009C3545" w14:paraId="30F10DB9" w14:textId="77777777" w:rsidTr="00EA2932">
        <w:tc>
          <w:tcPr>
            <w:tcW w:w="1035" w:type="dxa"/>
            <w:tcBorders>
              <w:top w:val="single" w:sz="4" w:space="0" w:color="auto"/>
              <w:left w:val="single" w:sz="4" w:space="0" w:color="auto"/>
              <w:bottom w:val="single" w:sz="4" w:space="0" w:color="auto"/>
              <w:right w:val="single" w:sz="4" w:space="0" w:color="auto"/>
            </w:tcBorders>
            <w:vAlign w:val="center"/>
          </w:tcPr>
          <w:p w14:paraId="46F3F39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803" w:type="dxa"/>
            <w:tcBorders>
              <w:top w:val="single" w:sz="4" w:space="0" w:color="auto"/>
              <w:left w:val="single" w:sz="4" w:space="0" w:color="auto"/>
              <w:bottom w:val="single" w:sz="4" w:space="0" w:color="auto"/>
              <w:right w:val="single" w:sz="4" w:space="0" w:color="auto"/>
            </w:tcBorders>
            <w:vAlign w:val="center"/>
          </w:tcPr>
          <w:p w14:paraId="17D3EAC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93" w:type="dxa"/>
            <w:tcBorders>
              <w:top w:val="single" w:sz="4" w:space="0" w:color="auto"/>
              <w:left w:val="single" w:sz="4" w:space="0" w:color="auto"/>
              <w:bottom w:val="single" w:sz="4" w:space="0" w:color="auto"/>
              <w:right w:val="single" w:sz="4" w:space="0" w:color="auto"/>
            </w:tcBorders>
            <w:vAlign w:val="center"/>
          </w:tcPr>
          <w:p w14:paraId="37E38E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630" w:type="dxa"/>
            <w:tcBorders>
              <w:top w:val="single" w:sz="4" w:space="0" w:color="auto"/>
              <w:left w:val="single" w:sz="4" w:space="0" w:color="auto"/>
              <w:bottom w:val="single" w:sz="4" w:space="0" w:color="auto"/>
              <w:right w:val="single" w:sz="4" w:space="0" w:color="auto"/>
            </w:tcBorders>
            <w:vAlign w:val="center"/>
          </w:tcPr>
          <w:p w14:paraId="2FD4BD3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949" w:type="dxa"/>
            <w:tcBorders>
              <w:top w:val="single" w:sz="4" w:space="0" w:color="auto"/>
              <w:left w:val="single" w:sz="4" w:space="0" w:color="auto"/>
              <w:bottom w:val="single" w:sz="4" w:space="0" w:color="auto"/>
              <w:right w:val="single" w:sz="4" w:space="0" w:color="auto"/>
            </w:tcBorders>
            <w:vAlign w:val="center"/>
          </w:tcPr>
          <w:p w14:paraId="0F6B8E8C"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883" w:type="dxa"/>
            <w:tcBorders>
              <w:top w:val="single" w:sz="4" w:space="0" w:color="auto"/>
              <w:left w:val="single" w:sz="4" w:space="0" w:color="auto"/>
              <w:bottom w:val="single" w:sz="4" w:space="0" w:color="auto"/>
              <w:right w:val="single" w:sz="4" w:space="0" w:color="auto"/>
            </w:tcBorders>
            <w:vAlign w:val="center"/>
          </w:tcPr>
          <w:p w14:paraId="2C4840BD"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963" w:type="dxa"/>
            <w:tcBorders>
              <w:top w:val="single" w:sz="4" w:space="0" w:color="auto"/>
              <w:left w:val="single" w:sz="4" w:space="0" w:color="auto"/>
              <w:bottom w:val="single" w:sz="4" w:space="0" w:color="auto"/>
              <w:right w:val="single" w:sz="4" w:space="0" w:color="auto"/>
            </w:tcBorders>
            <w:vAlign w:val="center"/>
          </w:tcPr>
          <w:p w14:paraId="6AE86F1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1112" w:type="dxa"/>
            <w:tcBorders>
              <w:top w:val="single" w:sz="4" w:space="0" w:color="auto"/>
              <w:left w:val="single" w:sz="4" w:space="0" w:color="auto"/>
              <w:bottom w:val="single" w:sz="4" w:space="0" w:color="auto"/>
              <w:right w:val="single" w:sz="4" w:space="0" w:color="auto"/>
            </w:tcBorders>
            <w:vAlign w:val="center"/>
          </w:tcPr>
          <w:p w14:paraId="71FBD7A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975" w:type="dxa"/>
            <w:tcBorders>
              <w:top w:val="single" w:sz="4" w:space="0" w:color="auto"/>
              <w:left w:val="single" w:sz="4" w:space="0" w:color="auto"/>
              <w:bottom w:val="single" w:sz="4" w:space="0" w:color="auto"/>
              <w:right w:val="single" w:sz="4" w:space="0" w:color="auto"/>
            </w:tcBorders>
            <w:vAlign w:val="center"/>
          </w:tcPr>
          <w:p w14:paraId="658CB79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940" w:type="dxa"/>
            <w:tcBorders>
              <w:top w:val="single" w:sz="4" w:space="0" w:color="auto"/>
              <w:left w:val="single" w:sz="4" w:space="0" w:color="auto"/>
              <w:bottom w:val="single" w:sz="4" w:space="0" w:color="auto"/>
              <w:right w:val="single" w:sz="4" w:space="0" w:color="auto"/>
            </w:tcBorders>
            <w:vAlign w:val="center"/>
          </w:tcPr>
          <w:p w14:paraId="626D312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745" w:type="dxa"/>
            <w:tcBorders>
              <w:top w:val="single" w:sz="4" w:space="0" w:color="auto"/>
              <w:left w:val="single" w:sz="4" w:space="0" w:color="auto"/>
              <w:bottom w:val="single" w:sz="4" w:space="0" w:color="auto"/>
              <w:right w:val="single" w:sz="4" w:space="0" w:color="auto"/>
            </w:tcBorders>
            <w:vAlign w:val="center"/>
          </w:tcPr>
          <w:p w14:paraId="12031EE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1049" w:type="dxa"/>
            <w:tcBorders>
              <w:top w:val="single" w:sz="4" w:space="0" w:color="auto"/>
              <w:left w:val="single" w:sz="4" w:space="0" w:color="auto"/>
              <w:bottom w:val="single" w:sz="4" w:space="0" w:color="auto"/>
              <w:right w:val="single" w:sz="4" w:space="0" w:color="auto"/>
            </w:tcBorders>
            <w:vAlign w:val="center"/>
          </w:tcPr>
          <w:p w14:paraId="1CC4475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B35C2E" w:rsidRPr="009C3545" w14:paraId="0F9716B9" w14:textId="77777777" w:rsidTr="00EA2932">
        <w:tc>
          <w:tcPr>
            <w:tcW w:w="1035" w:type="dxa"/>
            <w:tcBorders>
              <w:top w:val="single" w:sz="4" w:space="0" w:color="auto"/>
              <w:left w:val="single" w:sz="4" w:space="0" w:color="auto"/>
              <w:bottom w:val="single" w:sz="4" w:space="0" w:color="auto"/>
              <w:right w:val="single" w:sz="4" w:space="0" w:color="auto"/>
            </w:tcBorders>
            <w:vAlign w:val="bottom"/>
          </w:tcPr>
          <w:p w14:paraId="2AA8527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803" w:type="dxa"/>
            <w:tcBorders>
              <w:top w:val="single" w:sz="4" w:space="0" w:color="auto"/>
              <w:left w:val="single" w:sz="4" w:space="0" w:color="auto"/>
              <w:bottom w:val="single" w:sz="4" w:space="0" w:color="auto"/>
              <w:right w:val="single" w:sz="4" w:space="0" w:color="auto"/>
            </w:tcBorders>
            <w:vAlign w:val="bottom"/>
          </w:tcPr>
          <w:p w14:paraId="16716EE9"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693" w:type="dxa"/>
            <w:tcBorders>
              <w:top w:val="single" w:sz="4" w:space="0" w:color="auto"/>
              <w:left w:val="single" w:sz="4" w:space="0" w:color="auto"/>
              <w:bottom w:val="single" w:sz="4" w:space="0" w:color="auto"/>
              <w:right w:val="single" w:sz="4" w:space="0" w:color="auto"/>
            </w:tcBorders>
            <w:vAlign w:val="bottom"/>
          </w:tcPr>
          <w:p w14:paraId="18B8B0E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630" w:type="dxa"/>
            <w:tcBorders>
              <w:top w:val="single" w:sz="4" w:space="0" w:color="auto"/>
              <w:left w:val="single" w:sz="4" w:space="0" w:color="auto"/>
              <w:bottom w:val="single" w:sz="4" w:space="0" w:color="auto"/>
              <w:right w:val="single" w:sz="4" w:space="0" w:color="auto"/>
            </w:tcBorders>
            <w:vAlign w:val="bottom"/>
          </w:tcPr>
          <w:p w14:paraId="0067094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t>
            </w:r>
            <w:proofErr w:type="gramStart"/>
            <w:r w:rsidRPr="009C3545">
              <w:rPr>
                <w:rFonts w:asciiTheme="minorHAnsi" w:eastAsia="Times New Roman" w:hAnsiTheme="minorHAnsi" w:cstheme="minorHAnsi"/>
                <w:sz w:val="18"/>
                <w:szCs w:val="18"/>
              </w:rPr>
              <w:t>of</w:t>
            </w:r>
            <w:proofErr w:type="gramEnd"/>
            <w:r w:rsidRPr="009C3545">
              <w:rPr>
                <w:rFonts w:asciiTheme="minorHAnsi" w:eastAsia="Times New Roman" w:hAnsiTheme="minorHAnsi" w:cstheme="minorHAnsi"/>
                <w:sz w:val="18"/>
                <w:szCs w:val="18"/>
              </w:rPr>
              <w:t xml:space="preserve"> Water Heaters in System</w:t>
            </w:r>
          </w:p>
        </w:tc>
        <w:tc>
          <w:tcPr>
            <w:tcW w:w="949" w:type="dxa"/>
            <w:tcBorders>
              <w:top w:val="single" w:sz="4" w:space="0" w:color="auto"/>
              <w:left w:val="single" w:sz="4" w:space="0" w:color="auto"/>
              <w:bottom w:val="single" w:sz="4" w:space="0" w:color="auto"/>
              <w:right w:val="single" w:sz="4" w:space="0" w:color="auto"/>
            </w:tcBorders>
            <w:vAlign w:val="bottom"/>
          </w:tcPr>
          <w:p w14:paraId="0BDB923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0185A6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7F40D1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883" w:type="dxa"/>
            <w:tcBorders>
              <w:top w:val="single" w:sz="4" w:space="0" w:color="auto"/>
              <w:left w:val="single" w:sz="4" w:space="0" w:color="auto"/>
              <w:bottom w:val="single" w:sz="4" w:space="0" w:color="auto"/>
              <w:right w:val="single" w:sz="4" w:space="0" w:color="auto"/>
            </w:tcBorders>
            <w:vAlign w:val="bottom"/>
          </w:tcPr>
          <w:p w14:paraId="74A1C0F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963" w:type="dxa"/>
            <w:tcBorders>
              <w:top w:val="single" w:sz="4" w:space="0" w:color="auto"/>
              <w:left w:val="single" w:sz="4" w:space="0" w:color="auto"/>
              <w:bottom w:val="single" w:sz="4" w:space="0" w:color="auto"/>
              <w:right w:val="single" w:sz="4" w:space="0" w:color="auto"/>
            </w:tcBorders>
            <w:vAlign w:val="bottom"/>
          </w:tcPr>
          <w:p w14:paraId="7C7493F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1112" w:type="dxa"/>
            <w:tcBorders>
              <w:top w:val="single" w:sz="4" w:space="0" w:color="auto"/>
              <w:left w:val="single" w:sz="4" w:space="0" w:color="auto"/>
              <w:bottom w:val="single" w:sz="4" w:space="0" w:color="auto"/>
              <w:right w:val="single" w:sz="4" w:space="0" w:color="auto"/>
            </w:tcBorders>
            <w:vAlign w:val="bottom"/>
          </w:tcPr>
          <w:p w14:paraId="1F5DCC5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975" w:type="dxa"/>
            <w:tcBorders>
              <w:top w:val="single" w:sz="4" w:space="0" w:color="auto"/>
              <w:left w:val="single" w:sz="4" w:space="0" w:color="auto"/>
              <w:bottom w:val="single" w:sz="4" w:space="0" w:color="auto"/>
              <w:right w:val="single" w:sz="4" w:space="0" w:color="auto"/>
            </w:tcBorders>
            <w:vAlign w:val="bottom"/>
          </w:tcPr>
          <w:p w14:paraId="6C74FC7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940" w:type="dxa"/>
            <w:tcBorders>
              <w:top w:val="single" w:sz="4" w:space="0" w:color="auto"/>
              <w:left w:val="single" w:sz="4" w:space="0" w:color="auto"/>
              <w:bottom w:val="single" w:sz="4" w:space="0" w:color="auto"/>
              <w:right w:val="single" w:sz="4" w:space="0" w:color="auto"/>
            </w:tcBorders>
            <w:vAlign w:val="bottom"/>
          </w:tcPr>
          <w:p w14:paraId="5F058F4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745" w:type="dxa"/>
            <w:tcBorders>
              <w:top w:val="single" w:sz="4" w:space="0" w:color="auto"/>
              <w:left w:val="single" w:sz="4" w:space="0" w:color="auto"/>
              <w:bottom w:val="single" w:sz="4" w:space="0" w:color="auto"/>
              <w:right w:val="single" w:sz="4" w:space="0" w:color="auto"/>
            </w:tcBorders>
            <w:vAlign w:val="bottom"/>
          </w:tcPr>
          <w:p w14:paraId="7355BBE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3B16807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1049" w:type="dxa"/>
            <w:tcBorders>
              <w:top w:val="single" w:sz="4" w:space="0" w:color="auto"/>
              <w:left w:val="single" w:sz="4" w:space="0" w:color="auto"/>
              <w:bottom w:val="single" w:sz="4" w:space="0" w:color="auto"/>
              <w:right w:val="single" w:sz="4" w:space="0" w:color="auto"/>
            </w:tcBorders>
            <w:vAlign w:val="bottom"/>
          </w:tcPr>
          <w:p w14:paraId="694AE5F0"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7964156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5C6409" w:rsidRPr="009C3545" w14:paraId="1D915852" w14:textId="77777777" w:rsidTr="00EA2932">
        <w:trPr>
          <w:trHeight w:val="6200"/>
        </w:trPr>
        <w:tc>
          <w:tcPr>
            <w:tcW w:w="1035" w:type="dxa"/>
            <w:tcBorders>
              <w:top w:val="single" w:sz="4" w:space="0" w:color="auto"/>
              <w:left w:val="single" w:sz="4" w:space="0" w:color="auto"/>
              <w:bottom w:val="single" w:sz="4" w:space="0" w:color="auto"/>
              <w:right w:val="single" w:sz="4" w:space="0" w:color="auto"/>
            </w:tcBorders>
          </w:tcPr>
          <w:p w14:paraId="324F7121" w14:textId="41074436"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B01 &gt;&gt;</w:t>
            </w:r>
          </w:p>
        </w:tc>
        <w:tc>
          <w:tcPr>
            <w:tcW w:w="803" w:type="dxa"/>
            <w:tcBorders>
              <w:top w:val="single" w:sz="4" w:space="0" w:color="auto"/>
              <w:left w:val="single" w:sz="4" w:space="0" w:color="auto"/>
              <w:bottom w:val="single" w:sz="4" w:space="0" w:color="auto"/>
              <w:right w:val="single" w:sz="4" w:space="0" w:color="auto"/>
            </w:tcBorders>
          </w:tcPr>
          <w:p w14:paraId="0786B6F9" w14:textId="4B0B1403"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B02&gt;&gt;</w:t>
            </w:r>
          </w:p>
        </w:tc>
        <w:tc>
          <w:tcPr>
            <w:tcW w:w="693" w:type="dxa"/>
            <w:tcBorders>
              <w:top w:val="single" w:sz="4" w:space="0" w:color="auto"/>
              <w:left w:val="single" w:sz="4" w:space="0" w:color="auto"/>
              <w:bottom w:val="single" w:sz="4" w:space="0" w:color="auto"/>
              <w:right w:val="single" w:sz="4" w:space="0" w:color="auto"/>
            </w:tcBorders>
          </w:tcPr>
          <w:p w14:paraId="0B0CB71A" w14:textId="153BBC48"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Reference value from </w:t>
            </w:r>
            <w:r w:rsidR="005F32CA" w:rsidRPr="009C3545">
              <w:rPr>
                <w:rFonts w:asciiTheme="minorHAnsi" w:eastAsia="Times New Roman" w:hAnsiTheme="minorHAnsi" w:cstheme="minorHAnsi"/>
                <w:sz w:val="18"/>
                <w:szCs w:val="18"/>
              </w:rPr>
              <w:t>B03</w:t>
            </w:r>
            <w:r w:rsidRPr="009C3545">
              <w:rPr>
                <w:rFonts w:asciiTheme="minorHAnsi" w:eastAsia="Times New Roman" w:hAnsiTheme="minorHAnsi" w:cstheme="minorHAnsi"/>
                <w:sz w:val="18"/>
                <w:szCs w:val="18"/>
              </w:rPr>
              <w:t xml:space="preserve"> &gt;&gt;</w:t>
            </w:r>
          </w:p>
        </w:tc>
        <w:tc>
          <w:tcPr>
            <w:tcW w:w="630" w:type="dxa"/>
            <w:tcBorders>
              <w:top w:val="single" w:sz="4" w:space="0" w:color="auto"/>
              <w:left w:val="single" w:sz="4" w:space="0" w:color="auto"/>
              <w:bottom w:val="single" w:sz="4" w:space="0" w:color="auto"/>
              <w:right w:val="single" w:sz="4" w:space="0" w:color="auto"/>
            </w:tcBorders>
          </w:tcPr>
          <w:p w14:paraId="01D90504" w14:textId="5C916F4F"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B04&gt;&gt;</w:t>
            </w:r>
          </w:p>
        </w:tc>
        <w:tc>
          <w:tcPr>
            <w:tcW w:w="949" w:type="dxa"/>
            <w:tcBorders>
              <w:top w:val="single" w:sz="4" w:space="0" w:color="auto"/>
              <w:left w:val="single" w:sz="4" w:space="0" w:color="auto"/>
              <w:bottom w:val="single" w:sz="4" w:space="0" w:color="auto"/>
              <w:right w:val="single" w:sz="4" w:space="0" w:color="auto"/>
            </w:tcBorders>
          </w:tcPr>
          <w:p w14:paraId="7DA21023" w14:textId="2808D42B" w:rsidR="005C6409" w:rsidRPr="009C3545" w:rsidRDefault="005C6409"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B05</w:t>
            </w:r>
            <w:r w:rsidR="00DC3475">
              <w:rPr>
                <w:rFonts w:asciiTheme="minorHAnsi" w:eastAsia="Times New Roman" w:hAnsiTheme="minorHAnsi" w:cstheme="minorHAnsi"/>
                <w:sz w:val="18"/>
                <w:szCs w:val="18"/>
              </w:rPr>
              <w:t xml:space="preserve">, </w:t>
            </w:r>
            <w:r w:rsidR="00DC3475" w:rsidRPr="00DC3475">
              <w:rPr>
                <w:rFonts w:asciiTheme="minorHAnsi" w:eastAsia="Times New Roman" w:hAnsiTheme="minorHAnsi" w:cstheme="minorHAnsi"/>
                <w:sz w:val="18"/>
                <w:szCs w:val="18"/>
              </w:rPr>
              <w:t xml:space="preserve">NA is allowed only if B03 =   Consumer Instantaneous, Commercial Instantaneous, or Residential-Duty Commercial Instantaneous </w:t>
            </w:r>
            <w:r w:rsidRPr="00DC3475">
              <w:rPr>
                <w:rFonts w:asciiTheme="minorHAnsi" w:eastAsia="Times New Roman" w:hAnsiTheme="minorHAnsi" w:cstheme="minorHAnsi"/>
                <w:sz w:val="18"/>
                <w:szCs w:val="18"/>
              </w:rPr>
              <w:t>&gt;&gt;</w:t>
            </w:r>
          </w:p>
        </w:tc>
        <w:tc>
          <w:tcPr>
            <w:tcW w:w="883" w:type="dxa"/>
            <w:tcBorders>
              <w:top w:val="single" w:sz="4" w:space="0" w:color="auto"/>
              <w:left w:val="single" w:sz="4" w:space="0" w:color="auto"/>
              <w:bottom w:val="single" w:sz="4" w:space="0" w:color="auto"/>
              <w:right w:val="single" w:sz="4" w:space="0" w:color="auto"/>
            </w:tcBorders>
          </w:tcPr>
          <w:p w14:paraId="4D521CEE" w14:textId="16A3D28F"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B06</w:t>
            </w:r>
            <w:r w:rsidRPr="009C3545">
              <w:rPr>
                <w:rFonts w:asciiTheme="minorHAnsi" w:hAnsiTheme="minorHAnsi" w:cstheme="minorHAnsi"/>
                <w:sz w:val="18"/>
                <w:szCs w:val="18"/>
              </w:rPr>
              <w:t xml:space="preserve"> &gt;&gt;</w:t>
            </w:r>
          </w:p>
        </w:tc>
        <w:tc>
          <w:tcPr>
            <w:tcW w:w="963" w:type="dxa"/>
            <w:tcBorders>
              <w:top w:val="single" w:sz="4" w:space="0" w:color="auto"/>
              <w:left w:val="single" w:sz="4" w:space="0" w:color="auto"/>
              <w:bottom w:val="single" w:sz="4" w:space="0" w:color="auto"/>
              <w:right w:val="single" w:sz="4" w:space="0" w:color="auto"/>
            </w:tcBorders>
          </w:tcPr>
          <w:p w14:paraId="697F741B" w14:textId="06E0F7F1"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B07&gt;&gt;</w:t>
            </w:r>
          </w:p>
        </w:tc>
        <w:tc>
          <w:tcPr>
            <w:tcW w:w="1112" w:type="dxa"/>
            <w:tcBorders>
              <w:top w:val="single" w:sz="4" w:space="0" w:color="auto"/>
              <w:left w:val="single" w:sz="4" w:space="0" w:color="auto"/>
              <w:bottom w:val="single" w:sz="4" w:space="0" w:color="auto"/>
              <w:right w:val="single" w:sz="4" w:space="0" w:color="auto"/>
            </w:tcBorders>
          </w:tcPr>
          <w:p w14:paraId="5174ABCE" w14:textId="63EA2045" w:rsidR="00AD20BC" w:rsidRPr="009C3545" w:rsidRDefault="00AD20BC" w:rsidP="00AD20BC">
            <w:pPr>
              <w:spacing w:after="0"/>
              <w:rPr>
                <w:rFonts w:eastAsia="Times New Roman"/>
                <w:sz w:val="16"/>
                <w:szCs w:val="18"/>
              </w:rPr>
            </w:pPr>
            <w:r w:rsidRPr="009C3545">
              <w:rPr>
                <w:rFonts w:eastAsia="Times New Roman"/>
                <w:sz w:val="16"/>
                <w:szCs w:val="18"/>
              </w:rPr>
              <w:t>&lt;&lt;User input value which must pass the following range tests:</w:t>
            </w:r>
          </w:p>
          <w:p w14:paraId="03EFE77D"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If C06 = Heat Pump, then C08 = </w:t>
            </w:r>
            <w:proofErr w:type="gramStart"/>
            <w:r w:rsidRPr="009C3545">
              <w:rPr>
                <w:rFonts w:eastAsia="Times New Roman"/>
                <w:sz w:val="16"/>
                <w:szCs w:val="18"/>
              </w:rPr>
              <w:t>NA;</w:t>
            </w:r>
            <w:proofErr w:type="gramEnd"/>
          </w:p>
          <w:p w14:paraId="25905E3C" w14:textId="77777777" w:rsidR="00AD20BC" w:rsidRPr="009C3545" w:rsidRDefault="00AD20BC" w:rsidP="00AD20BC">
            <w:pPr>
              <w:spacing w:after="0"/>
              <w:rPr>
                <w:rFonts w:eastAsia="Times New Roman"/>
                <w:sz w:val="16"/>
                <w:szCs w:val="18"/>
              </w:rPr>
            </w:pPr>
            <w:r w:rsidRPr="009C3545">
              <w:rPr>
                <w:rFonts w:eastAsia="Times New Roman"/>
                <w:sz w:val="16"/>
                <w:szCs w:val="18"/>
              </w:rPr>
              <w:t>If C06 = Natural Gas or Propane, then</w:t>
            </w:r>
          </w:p>
          <w:p w14:paraId="2E7BE3A3"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Commercial Storage, then value must be &gt; 75,000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61D8B4C3"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Consumer Storage, then value must be ≤ 75,000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519B80CB"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Commercial Instant, then value must be &gt; 200,000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55A8D16C"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Consumer Instant, then value must be ≤ 200,000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487708BB" w14:textId="77777777" w:rsidR="00AD20BC" w:rsidRPr="009C3545" w:rsidRDefault="00AD20BC" w:rsidP="00AD20BC">
            <w:pPr>
              <w:spacing w:after="0"/>
              <w:rPr>
                <w:rFonts w:eastAsia="Times New Roman"/>
                <w:sz w:val="16"/>
                <w:szCs w:val="18"/>
              </w:rPr>
            </w:pPr>
            <w:r w:rsidRPr="009C3545">
              <w:rPr>
                <w:rFonts w:eastAsia="Times New Roman"/>
                <w:sz w:val="16"/>
                <w:szCs w:val="18"/>
              </w:rPr>
              <w:t>Else if C03 = Residential-Duty Commercial Storage, then value must be ≤ 105,000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1996C860" w14:textId="77777777" w:rsidR="00AD20BC" w:rsidRPr="009C3545" w:rsidRDefault="00AD20BC" w:rsidP="00AD20BC">
            <w:pPr>
              <w:spacing w:after="0"/>
              <w:rPr>
                <w:rFonts w:eastAsia="Times New Roman"/>
                <w:sz w:val="16"/>
                <w:szCs w:val="18"/>
              </w:rPr>
            </w:pPr>
            <w:r w:rsidRPr="009C3545">
              <w:rPr>
                <w:rFonts w:eastAsia="Times New Roman"/>
                <w:sz w:val="16"/>
                <w:szCs w:val="18"/>
              </w:rPr>
              <w:t>Else if C06 = Electric Resistance, then</w:t>
            </w:r>
          </w:p>
          <w:p w14:paraId="4891C791" w14:textId="77777777" w:rsidR="00AD20BC" w:rsidRPr="009C3545" w:rsidRDefault="00AD20BC" w:rsidP="00AD20BC">
            <w:pPr>
              <w:spacing w:after="0"/>
              <w:rPr>
                <w:rFonts w:eastAsia="Times New Roman"/>
                <w:sz w:val="16"/>
                <w:szCs w:val="18"/>
              </w:rPr>
            </w:pPr>
            <w:r w:rsidRPr="009C3545">
              <w:rPr>
                <w:rFonts w:eastAsia="Times New Roman"/>
                <w:sz w:val="16"/>
                <w:szCs w:val="18"/>
              </w:rPr>
              <w:lastRenderedPageBreak/>
              <w:t xml:space="preserve">If C03 = Commercial Storage or Commercial Instant, then value must be &gt; 12 </w:t>
            </w:r>
            <w:proofErr w:type="gramStart"/>
            <w:r w:rsidRPr="009C3545">
              <w:rPr>
                <w:rFonts w:eastAsia="Times New Roman"/>
                <w:sz w:val="16"/>
                <w:szCs w:val="18"/>
              </w:rPr>
              <w:t>kW;</w:t>
            </w:r>
            <w:proofErr w:type="gramEnd"/>
          </w:p>
          <w:p w14:paraId="1BA1E476" w14:textId="77777777" w:rsidR="00AD20BC" w:rsidRPr="009C3545" w:rsidRDefault="00AD20BC" w:rsidP="00AD20BC">
            <w:pPr>
              <w:spacing w:after="0"/>
              <w:rPr>
                <w:rFonts w:eastAsia="Times New Roman"/>
                <w:sz w:val="16"/>
                <w:szCs w:val="18"/>
              </w:rPr>
            </w:pPr>
            <w:r w:rsidRPr="009C3545">
              <w:rPr>
                <w:rFonts w:eastAsia="Times New Roman"/>
                <w:sz w:val="16"/>
                <w:szCs w:val="18"/>
              </w:rPr>
              <w:t>If C03 = r Consumer Storage</w:t>
            </w:r>
            <w:r w:rsidRPr="009C3545">
              <w:rPr>
                <w:rFonts w:eastAsia="Times New Roman"/>
                <w:color w:val="FF0000"/>
                <w:sz w:val="16"/>
                <w:szCs w:val="18"/>
                <w:u w:val="single"/>
              </w:rPr>
              <w:t xml:space="preserve"> </w:t>
            </w:r>
            <w:r w:rsidRPr="009C3545">
              <w:rPr>
                <w:rFonts w:eastAsia="Times New Roman"/>
                <w:sz w:val="16"/>
                <w:szCs w:val="18"/>
              </w:rPr>
              <w:t xml:space="preserve">or Consumer Instant, then value must be ≤ 12 </w:t>
            </w:r>
            <w:proofErr w:type="gramStart"/>
            <w:r w:rsidRPr="009C3545">
              <w:rPr>
                <w:rFonts w:eastAsia="Times New Roman"/>
                <w:sz w:val="16"/>
                <w:szCs w:val="18"/>
              </w:rPr>
              <w:t>kW;</w:t>
            </w:r>
            <w:proofErr w:type="gramEnd"/>
          </w:p>
          <w:p w14:paraId="2CC65417"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Else if C03 = Residential-Duty Commercial Instantaneous, then value must be ≤ 58.6 </w:t>
            </w:r>
            <w:proofErr w:type="gramStart"/>
            <w:r w:rsidRPr="009C3545">
              <w:rPr>
                <w:rFonts w:eastAsia="Times New Roman"/>
                <w:sz w:val="16"/>
                <w:szCs w:val="18"/>
              </w:rPr>
              <w:t>kW;</w:t>
            </w:r>
            <w:proofErr w:type="gramEnd"/>
          </w:p>
          <w:p w14:paraId="4F94CC4C" w14:textId="77777777" w:rsidR="00AD20BC" w:rsidRPr="009C3545" w:rsidRDefault="00AD20BC" w:rsidP="00AD20BC">
            <w:pPr>
              <w:spacing w:after="0"/>
              <w:rPr>
                <w:rFonts w:eastAsia="Times New Roman"/>
                <w:sz w:val="16"/>
                <w:szCs w:val="18"/>
              </w:rPr>
            </w:pPr>
            <w:r w:rsidRPr="009C3545">
              <w:rPr>
                <w:rFonts w:eastAsia="Times New Roman"/>
                <w:sz w:val="16"/>
                <w:szCs w:val="18"/>
              </w:rPr>
              <w:t>End If</w:t>
            </w:r>
          </w:p>
          <w:p w14:paraId="00C47E8F" w14:textId="77777777" w:rsidR="006C4B49" w:rsidRDefault="00AD20BC" w:rsidP="006C4B49">
            <w:pPr>
              <w:spacing w:after="0"/>
              <w:rPr>
                <w:rFonts w:eastAsia="Times New Roman"/>
                <w:sz w:val="16"/>
                <w:szCs w:val="18"/>
              </w:rPr>
            </w:pPr>
            <w:r w:rsidRPr="009C3545">
              <w:rPr>
                <w:rFonts w:eastAsia="Times New Roman"/>
                <w:sz w:val="16"/>
                <w:szCs w:val="18"/>
              </w:rPr>
              <w:t xml:space="preserve">If the value passes range test, it is stored in </w:t>
            </w:r>
            <w:proofErr w:type="spellStart"/>
            <w:r w:rsidRPr="00A8364F">
              <w:rPr>
                <w:rFonts w:eastAsia="Times New Roman"/>
                <w:sz w:val="16"/>
                <w:szCs w:val="18"/>
              </w:rPr>
              <w:t>WaterHeaterElectricFiredRatedInput</w:t>
            </w:r>
            <w:proofErr w:type="spellEnd"/>
            <w:r w:rsidRPr="00A8364F">
              <w:rPr>
                <w:rFonts w:eastAsia="Times New Roman"/>
                <w:sz w:val="16"/>
                <w:szCs w:val="18"/>
              </w:rPr>
              <w:t>,</w:t>
            </w:r>
            <w:r w:rsidRPr="002451F7">
              <w:rPr>
                <w:rFonts w:eastAsia="Times New Roman"/>
                <w:sz w:val="16"/>
                <w:szCs w:val="18"/>
              </w:rPr>
              <w:t xml:space="preserve"> if C06 = Electric Resistance. </w:t>
            </w:r>
            <w:proofErr w:type="gramStart"/>
            <w:r w:rsidRPr="002451F7">
              <w:rPr>
                <w:rFonts w:eastAsia="Times New Roman"/>
                <w:sz w:val="16"/>
                <w:szCs w:val="18"/>
              </w:rPr>
              <w:t>Otherwise</w:t>
            </w:r>
            <w:proofErr w:type="gramEnd"/>
            <w:r w:rsidRPr="002451F7">
              <w:rPr>
                <w:rFonts w:eastAsia="Times New Roman"/>
                <w:sz w:val="16"/>
                <w:szCs w:val="18"/>
              </w:rPr>
              <w:t xml:space="preserve"> the value is stored in </w:t>
            </w:r>
            <w:proofErr w:type="spellStart"/>
            <w:r w:rsidRPr="002451F7">
              <w:rPr>
                <w:rFonts w:eastAsia="Times New Roman"/>
                <w:sz w:val="16"/>
                <w:szCs w:val="18"/>
              </w:rPr>
              <w:t>WaterHeaterGasFir</w:t>
            </w:r>
            <w:r w:rsidRPr="00A8364F">
              <w:rPr>
                <w:rFonts w:eastAsia="Times New Roman"/>
                <w:sz w:val="16"/>
                <w:szCs w:val="18"/>
              </w:rPr>
              <w:t>edRatedInput</w:t>
            </w:r>
            <w:proofErr w:type="spellEnd"/>
            <w:r w:rsidR="006C4B49">
              <w:rPr>
                <w:rFonts w:eastAsia="Times New Roman"/>
                <w:sz w:val="16"/>
                <w:szCs w:val="18"/>
              </w:rPr>
              <w:t>;</w:t>
            </w:r>
          </w:p>
          <w:p w14:paraId="59961A6E" w14:textId="084F57E0" w:rsidR="005C6409" w:rsidRPr="006C4B49" w:rsidRDefault="006C4B49" w:rsidP="006C4B49">
            <w:pPr>
              <w:rPr>
                <w:sz w:val="16"/>
                <w:szCs w:val="16"/>
              </w:rPr>
            </w:pPr>
            <w:r w:rsidRPr="006C4B49">
              <w:rPr>
                <w:rFonts w:asciiTheme="minorHAnsi" w:eastAsia="Times New Roman" w:hAnsiTheme="minorHAnsi" w:cstheme="minorHAnsi"/>
                <w:sz w:val="16"/>
                <w:szCs w:val="16"/>
              </w:rPr>
              <w:t xml:space="preserve">Elseif C03 = Boiler or Indirect, no limit on input value </w:t>
            </w:r>
            <w:r w:rsidRPr="006C4B49">
              <w:rPr>
                <w:rFonts w:eastAsia="Times New Roman"/>
                <w:sz w:val="16"/>
                <w:szCs w:val="16"/>
              </w:rPr>
              <w:t>&gt;&gt;</w:t>
            </w:r>
          </w:p>
        </w:tc>
        <w:tc>
          <w:tcPr>
            <w:tcW w:w="975" w:type="dxa"/>
            <w:tcBorders>
              <w:top w:val="single" w:sz="4" w:space="0" w:color="auto"/>
              <w:left w:val="single" w:sz="4" w:space="0" w:color="auto"/>
              <w:bottom w:val="single" w:sz="4" w:space="0" w:color="auto"/>
              <w:right w:val="single" w:sz="4" w:space="0" w:color="auto"/>
            </w:tcBorders>
          </w:tcPr>
          <w:p w14:paraId="6C3D4956" w14:textId="1516A209"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lastRenderedPageBreak/>
              <w:t>&lt;&lt; Reference value from B09; If prescriptive</w:t>
            </w:r>
            <w:r w:rsidR="005F32CA"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w:t>
            </w:r>
            <w:r w:rsidR="005F32CA" w:rsidRPr="009C3545">
              <w:rPr>
                <w:rFonts w:asciiTheme="minorHAnsi" w:eastAsia="Times New Roman" w:hAnsiTheme="minorHAnsi" w:cstheme="minorHAnsi"/>
                <w:sz w:val="18"/>
                <w:szCs w:val="18"/>
              </w:rPr>
              <w:t xml:space="preserve">user </w:t>
            </w:r>
            <w:r w:rsidR="00896180" w:rsidRPr="009C3545">
              <w:rPr>
                <w:rFonts w:asciiTheme="minorHAnsi" w:eastAsia="Times New Roman" w:hAnsiTheme="minorHAnsi" w:cstheme="minorHAnsi"/>
                <w:sz w:val="18"/>
                <w:szCs w:val="18"/>
              </w:rPr>
              <w:t>s</w:t>
            </w:r>
            <w:r w:rsidR="005F32CA" w:rsidRPr="009C3545">
              <w:rPr>
                <w:rFonts w:asciiTheme="minorHAnsi" w:eastAsia="Times New Roman" w:hAnsiTheme="minorHAnsi" w:cstheme="minorHAnsi"/>
                <w:sz w:val="18"/>
                <w:szCs w:val="18"/>
              </w:rPr>
              <w:t>elect from:</w:t>
            </w:r>
            <w:r w:rsidRPr="009C3545">
              <w:rPr>
                <w:rFonts w:asciiTheme="minorHAnsi" w:eastAsia="Times New Roman" w:hAnsiTheme="minorHAnsi" w:cstheme="minorHAnsi"/>
                <w:sz w:val="18"/>
                <w:szCs w:val="18"/>
              </w:rPr>
              <w:t xml:space="preserve"> AFUE, Thermal Efficiency, </w:t>
            </w:r>
            <w:r w:rsidR="002832F4" w:rsidRPr="009C3545">
              <w:rPr>
                <w:rFonts w:asciiTheme="minorHAnsi" w:eastAsia="Times New Roman" w:hAnsiTheme="minorHAnsi" w:cstheme="minorHAnsi"/>
                <w:sz w:val="18"/>
                <w:szCs w:val="18"/>
              </w:rPr>
              <w:t xml:space="preserve">Uniform </w:t>
            </w:r>
            <w:r w:rsidRPr="009C3545">
              <w:rPr>
                <w:rFonts w:asciiTheme="minorHAnsi" w:eastAsia="Times New Roman" w:hAnsiTheme="minorHAnsi" w:cstheme="minorHAnsi"/>
                <w:sz w:val="18"/>
                <w:szCs w:val="18"/>
              </w:rPr>
              <w:t>Energy Factor &gt;&gt;</w:t>
            </w:r>
          </w:p>
        </w:tc>
        <w:tc>
          <w:tcPr>
            <w:tcW w:w="940" w:type="dxa"/>
            <w:tcBorders>
              <w:top w:val="single" w:sz="4" w:space="0" w:color="auto"/>
              <w:left w:val="single" w:sz="4" w:space="0" w:color="auto"/>
              <w:bottom w:val="single" w:sz="4" w:space="0" w:color="auto"/>
              <w:right w:val="single" w:sz="4" w:space="0" w:color="auto"/>
            </w:tcBorders>
          </w:tcPr>
          <w:p w14:paraId="0308DBAC" w14:textId="197BDC68" w:rsidR="006B1B2C"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B10</w:t>
            </w:r>
            <w:r w:rsidR="006B1B2C" w:rsidRPr="009C3545">
              <w:rPr>
                <w:rFonts w:asciiTheme="minorHAnsi" w:eastAsia="Times New Roman" w:hAnsiTheme="minorHAnsi" w:cstheme="minorHAnsi"/>
                <w:sz w:val="18"/>
                <w:szCs w:val="18"/>
              </w:rPr>
              <w:t xml:space="preserve">,  </w:t>
            </w:r>
          </w:p>
          <w:p w14:paraId="06334BC0" w14:textId="40F2BEB9" w:rsidR="005C6409" w:rsidRPr="009C3545" w:rsidRDefault="006B1B2C"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Value may only be NA if B10 = NA</w:t>
            </w:r>
            <w:r w:rsidR="005C6409" w:rsidRPr="009C3545">
              <w:rPr>
                <w:rFonts w:asciiTheme="minorHAnsi" w:eastAsia="Times New Roman" w:hAnsiTheme="minorHAnsi" w:cstheme="minorHAnsi"/>
                <w:sz w:val="18"/>
                <w:szCs w:val="18"/>
              </w:rPr>
              <w:t>&gt;&gt;</w:t>
            </w:r>
          </w:p>
        </w:tc>
        <w:tc>
          <w:tcPr>
            <w:tcW w:w="745" w:type="dxa"/>
            <w:tcBorders>
              <w:top w:val="single" w:sz="4" w:space="0" w:color="auto"/>
              <w:left w:val="single" w:sz="4" w:space="0" w:color="auto"/>
              <w:bottom w:val="single" w:sz="4" w:space="0" w:color="auto"/>
              <w:right w:val="single" w:sz="4" w:space="0" w:color="auto"/>
            </w:tcBorders>
          </w:tcPr>
          <w:p w14:paraId="78EDC09D" w14:textId="06F314CD"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B11</w:t>
            </w:r>
            <w:r w:rsidR="006B1B2C" w:rsidRPr="009C3545">
              <w:rPr>
                <w:rFonts w:asciiTheme="minorHAnsi" w:eastAsia="Times New Roman" w:hAnsiTheme="minorHAnsi" w:cstheme="minorHAnsi"/>
                <w:sz w:val="18"/>
                <w:szCs w:val="18"/>
              </w:rPr>
              <w:t xml:space="preserve">, Value may only be NA if B11 = </w:t>
            </w:r>
            <w:proofErr w:type="gramStart"/>
            <w:r w:rsidR="006B1B2C" w:rsidRPr="009C3545">
              <w:rPr>
                <w:rFonts w:asciiTheme="minorHAnsi" w:eastAsia="Times New Roman" w:hAnsiTheme="minorHAnsi" w:cstheme="minorHAnsi"/>
                <w:sz w:val="18"/>
                <w:szCs w:val="18"/>
              </w:rPr>
              <w:t>NA</w:t>
            </w:r>
            <w:r w:rsidR="006B1B2C" w:rsidRPr="009C3545" w:rsidDel="00855553">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 &gt;</w:t>
            </w:r>
            <w:proofErr w:type="gramEnd"/>
            <w:r w:rsidRPr="009C3545">
              <w:rPr>
                <w:rFonts w:asciiTheme="minorHAnsi" w:eastAsia="Times New Roman" w:hAnsiTheme="minorHAnsi" w:cstheme="minorHAnsi"/>
                <w:sz w:val="18"/>
                <w:szCs w:val="18"/>
              </w:rPr>
              <w:t>&gt;</w:t>
            </w:r>
          </w:p>
        </w:tc>
        <w:tc>
          <w:tcPr>
            <w:tcW w:w="1049" w:type="dxa"/>
            <w:tcBorders>
              <w:top w:val="single" w:sz="4" w:space="0" w:color="auto"/>
              <w:left w:val="single" w:sz="4" w:space="0" w:color="auto"/>
              <w:bottom w:val="single" w:sz="4" w:space="0" w:color="auto"/>
              <w:right w:val="single" w:sz="4" w:space="0" w:color="auto"/>
            </w:tcBorders>
          </w:tcPr>
          <w:p w14:paraId="54034C42" w14:textId="5EB2C1E7" w:rsidR="005C6409"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B12</w:t>
            </w:r>
            <w:r w:rsidR="006B1B2C" w:rsidRPr="009C3545">
              <w:rPr>
                <w:rFonts w:asciiTheme="minorHAnsi" w:eastAsia="Times New Roman" w:hAnsiTheme="minorHAnsi" w:cstheme="minorHAnsi"/>
                <w:sz w:val="18"/>
                <w:szCs w:val="18"/>
              </w:rPr>
              <w:t>, Value may only be NA if B12 = NA</w:t>
            </w:r>
            <w:r w:rsidRPr="009C3545">
              <w:rPr>
                <w:rFonts w:asciiTheme="minorHAnsi" w:eastAsia="Times New Roman" w:hAnsiTheme="minorHAnsi" w:cstheme="minorHAnsi"/>
                <w:sz w:val="18"/>
                <w:szCs w:val="18"/>
              </w:rPr>
              <w:t>&gt;&gt;</w:t>
            </w:r>
          </w:p>
        </w:tc>
      </w:tr>
      <w:tr w:rsidR="00B35C2E" w:rsidRPr="009C3545" w14:paraId="4774109D" w14:textId="77777777" w:rsidTr="00EA2932">
        <w:tc>
          <w:tcPr>
            <w:tcW w:w="1035" w:type="dxa"/>
            <w:tcBorders>
              <w:top w:val="single" w:sz="4" w:space="0" w:color="auto"/>
              <w:left w:val="single" w:sz="4" w:space="0" w:color="auto"/>
              <w:bottom w:val="single" w:sz="4" w:space="0" w:color="auto"/>
              <w:right w:val="single" w:sz="4" w:space="0" w:color="auto"/>
            </w:tcBorders>
            <w:vAlign w:val="center"/>
          </w:tcPr>
          <w:p w14:paraId="6BF5FB2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03" w:type="dxa"/>
            <w:tcBorders>
              <w:top w:val="single" w:sz="4" w:space="0" w:color="auto"/>
              <w:left w:val="single" w:sz="4" w:space="0" w:color="auto"/>
              <w:bottom w:val="single" w:sz="4" w:space="0" w:color="auto"/>
              <w:right w:val="single" w:sz="4" w:space="0" w:color="auto"/>
            </w:tcBorders>
            <w:vAlign w:val="center"/>
          </w:tcPr>
          <w:p w14:paraId="56B2192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3" w:type="dxa"/>
            <w:tcBorders>
              <w:top w:val="single" w:sz="4" w:space="0" w:color="auto"/>
              <w:left w:val="single" w:sz="4" w:space="0" w:color="auto"/>
              <w:bottom w:val="single" w:sz="4" w:space="0" w:color="auto"/>
              <w:right w:val="single" w:sz="4" w:space="0" w:color="auto"/>
            </w:tcBorders>
            <w:vAlign w:val="center"/>
          </w:tcPr>
          <w:p w14:paraId="097C00B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7533C5D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49" w:type="dxa"/>
            <w:tcBorders>
              <w:top w:val="single" w:sz="4" w:space="0" w:color="auto"/>
              <w:left w:val="single" w:sz="4" w:space="0" w:color="auto"/>
              <w:bottom w:val="single" w:sz="4" w:space="0" w:color="auto"/>
              <w:right w:val="single" w:sz="4" w:space="0" w:color="auto"/>
            </w:tcBorders>
            <w:vAlign w:val="center"/>
          </w:tcPr>
          <w:p w14:paraId="5E38C74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83" w:type="dxa"/>
            <w:tcBorders>
              <w:top w:val="single" w:sz="4" w:space="0" w:color="auto"/>
              <w:left w:val="single" w:sz="4" w:space="0" w:color="auto"/>
              <w:bottom w:val="single" w:sz="4" w:space="0" w:color="auto"/>
              <w:right w:val="single" w:sz="4" w:space="0" w:color="auto"/>
            </w:tcBorders>
            <w:vAlign w:val="center"/>
          </w:tcPr>
          <w:p w14:paraId="4340EAD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63" w:type="dxa"/>
            <w:tcBorders>
              <w:top w:val="single" w:sz="4" w:space="0" w:color="auto"/>
              <w:left w:val="single" w:sz="4" w:space="0" w:color="auto"/>
              <w:bottom w:val="single" w:sz="4" w:space="0" w:color="auto"/>
              <w:right w:val="single" w:sz="4" w:space="0" w:color="auto"/>
            </w:tcBorders>
            <w:vAlign w:val="center"/>
          </w:tcPr>
          <w:p w14:paraId="2C7E3F5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12" w:type="dxa"/>
            <w:tcBorders>
              <w:top w:val="single" w:sz="4" w:space="0" w:color="auto"/>
              <w:left w:val="single" w:sz="4" w:space="0" w:color="auto"/>
              <w:bottom w:val="single" w:sz="4" w:space="0" w:color="auto"/>
              <w:right w:val="single" w:sz="4" w:space="0" w:color="auto"/>
            </w:tcBorders>
            <w:vAlign w:val="center"/>
          </w:tcPr>
          <w:p w14:paraId="025051B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75" w:type="dxa"/>
            <w:tcBorders>
              <w:top w:val="single" w:sz="4" w:space="0" w:color="auto"/>
              <w:left w:val="single" w:sz="4" w:space="0" w:color="auto"/>
              <w:bottom w:val="single" w:sz="4" w:space="0" w:color="auto"/>
              <w:right w:val="single" w:sz="4" w:space="0" w:color="auto"/>
            </w:tcBorders>
            <w:vAlign w:val="center"/>
          </w:tcPr>
          <w:p w14:paraId="5E5B5E9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40" w:type="dxa"/>
            <w:tcBorders>
              <w:top w:val="single" w:sz="4" w:space="0" w:color="auto"/>
              <w:left w:val="single" w:sz="4" w:space="0" w:color="auto"/>
              <w:bottom w:val="single" w:sz="4" w:space="0" w:color="auto"/>
              <w:right w:val="single" w:sz="4" w:space="0" w:color="auto"/>
            </w:tcBorders>
            <w:vAlign w:val="center"/>
          </w:tcPr>
          <w:p w14:paraId="724814B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745" w:type="dxa"/>
            <w:tcBorders>
              <w:top w:val="single" w:sz="4" w:space="0" w:color="auto"/>
              <w:left w:val="single" w:sz="4" w:space="0" w:color="auto"/>
              <w:bottom w:val="single" w:sz="4" w:space="0" w:color="auto"/>
              <w:right w:val="single" w:sz="4" w:space="0" w:color="auto"/>
            </w:tcBorders>
            <w:vAlign w:val="center"/>
          </w:tcPr>
          <w:p w14:paraId="525026E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49" w:type="dxa"/>
            <w:tcBorders>
              <w:top w:val="single" w:sz="4" w:space="0" w:color="auto"/>
              <w:left w:val="single" w:sz="4" w:space="0" w:color="auto"/>
              <w:bottom w:val="single" w:sz="4" w:space="0" w:color="auto"/>
              <w:right w:val="single" w:sz="4" w:space="0" w:color="auto"/>
            </w:tcBorders>
            <w:vAlign w:val="center"/>
          </w:tcPr>
          <w:p w14:paraId="67F1EF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3B45F158" w14:textId="09650D60" w:rsidR="00B35C2E" w:rsidRDefault="00B35C2E" w:rsidP="00BA25C6">
      <w:pPr>
        <w:spacing w:after="0"/>
        <w:rPr>
          <w:rFonts w:asciiTheme="minorHAnsi" w:hAnsiTheme="minorHAnsi" w:cstheme="minorHAnsi"/>
          <w:sz w:val="18"/>
          <w:szCs w:val="18"/>
        </w:rPr>
      </w:pPr>
    </w:p>
    <w:p w14:paraId="4F280EBC" w14:textId="77777777" w:rsidR="00EA2932" w:rsidRDefault="00EA2932">
      <w:r>
        <w:br w:type="page"/>
      </w:r>
    </w:p>
    <w:tbl>
      <w:tblPr>
        <w:tblStyle w:val="TableGrid"/>
        <w:tblW w:w="10795" w:type="dxa"/>
        <w:tblInd w:w="-5" w:type="dxa"/>
        <w:tblLook w:val="04A0" w:firstRow="1" w:lastRow="0" w:firstColumn="1" w:lastColumn="0" w:noHBand="0" w:noVBand="1"/>
      </w:tblPr>
      <w:tblGrid>
        <w:gridCol w:w="1089"/>
        <w:gridCol w:w="1195"/>
        <w:gridCol w:w="1151"/>
        <w:gridCol w:w="949"/>
        <w:gridCol w:w="779"/>
        <w:gridCol w:w="928"/>
        <w:gridCol w:w="949"/>
        <w:gridCol w:w="774"/>
        <w:gridCol w:w="928"/>
        <w:gridCol w:w="928"/>
        <w:gridCol w:w="1125"/>
      </w:tblGrid>
      <w:tr w:rsidR="002373BC" w:rsidRPr="00C071B0" w14:paraId="76575407" w14:textId="77777777" w:rsidTr="00D967CC">
        <w:tc>
          <w:tcPr>
            <w:tcW w:w="5000" w:type="pct"/>
            <w:gridSpan w:val="11"/>
          </w:tcPr>
          <w:p w14:paraId="6BEF7154" w14:textId="4C7C146A" w:rsidR="002373BC" w:rsidRPr="00D42D0F" w:rsidRDefault="002373BC" w:rsidP="009A4623">
            <w:pPr>
              <w:spacing w:after="0"/>
              <w:rPr>
                <w:rFonts w:cstheme="minorHAnsi"/>
                <w:b/>
                <w:sz w:val="20"/>
                <w:szCs w:val="20"/>
              </w:rPr>
            </w:pPr>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p>
          <w:p w14:paraId="3E34DD0D" w14:textId="77777777" w:rsidR="00B33BF3" w:rsidRDefault="00B33BF3" w:rsidP="009A4623">
            <w:pPr>
              <w:spacing w:after="0"/>
              <w:rPr>
                <w:sz w:val="18"/>
                <w:szCs w:val="18"/>
              </w:rPr>
            </w:pPr>
            <w:r>
              <w:rPr>
                <w:sz w:val="18"/>
                <w:szCs w:val="18"/>
              </w:rPr>
              <w:t>&lt;&lt;Static Text - see the top&gt;&gt;</w:t>
            </w:r>
          </w:p>
          <w:p w14:paraId="13EB1E2E" w14:textId="6C4F78DC" w:rsidR="002373BC" w:rsidRDefault="002373BC" w:rsidP="009A4623">
            <w:pPr>
              <w:spacing w:after="0"/>
              <w:rPr>
                <w:rFonts w:cstheme="minorHAnsi"/>
                <w:sz w:val="20"/>
                <w:szCs w:val="20"/>
              </w:rPr>
            </w:pPr>
            <w:r>
              <w:rPr>
                <w:rFonts w:cstheme="minorHAnsi"/>
                <w:sz w:val="20"/>
                <w:szCs w:val="20"/>
              </w:rPr>
              <w:t xml:space="preserve">&lt;&lt;If </w:t>
            </w:r>
            <w:r w:rsidR="003202A7">
              <w:rPr>
                <w:rFonts w:cstheme="minorHAnsi"/>
                <w:sz w:val="20"/>
                <w:szCs w:val="20"/>
              </w:rPr>
              <w:t>Table B2</w:t>
            </w:r>
            <w:r>
              <w:rPr>
                <w:rFonts w:cstheme="minorHAnsi"/>
                <w:sz w:val="20"/>
                <w:szCs w:val="20"/>
              </w:rPr>
              <w:t xml:space="preserve"> </w:t>
            </w:r>
            <w:r w:rsidR="00CD36DD">
              <w:rPr>
                <w:rFonts w:cstheme="minorHAnsi"/>
                <w:sz w:val="20"/>
                <w:szCs w:val="20"/>
              </w:rPr>
              <w:t>does apply</w:t>
            </w:r>
            <w:r>
              <w:rPr>
                <w:rFonts w:cstheme="minorHAnsi"/>
                <w:sz w:val="20"/>
                <w:szCs w:val="20"/>
              </w:rPr>
              <w:t xml:space="preserve">,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3DF18A67" w14:textId="527B0775" w:rsidR="002373BC" w:rsidRPr="003F4127" w:rsidRDefault="002373BC" w:rsidP="009A4623">
            <w:pPr>
              <w:spacing w:after="0"/>
              <w:rPr>
                <w:rFonts w:cstheme="minorHAnsi"/>
                <w:sz w:val="20"/>
                <w:szCs w:val="20"/>
              </w:rPr>
            </w:pPr>
            <w:r>
              <w:rPr>
                <w:rFonts w:cstheme="minorHAnsi"/>
                <w:sz w:val="20"/>
                <w:szCs w:val="20"/>
              </w:rPr>
              <w:t xml:space="preserve">&lt;&lt;require one row of data for each water heater identified </w:t>
            </w:r>
            <w:r w:rsidR="00FC2911" w:rsidRPr="00D967CC">
              <w:rPr>
                <w:rFonts w:cstheme="minorHAnsi"/>
                <w:sz w:val="20"/>
                <w:szCs w:val="20"/>
              </w:rPr>
              <w:t xml:space="preserve">in </w:t>
            </w:r>
            <w:r w:rsidR="00AF7926" w:rsidRPr="00D967CC">
              <w:rPr>
                <w:rFonts w:cstheme="minorHAnsi"/>
                <w:sz w:val="20"/>
                <w:szCs w:val="20"/>
              </w:rPr>
              <w:t>Table</w:t>
            </w:r>
            <w:r w:rsidR="00CE7B79" w:rsidRPr="00D967CC">
              <w:rPr>
                <w:rFonts w:cstheme="minorHAnsi"/>
                <w:sz w:val="20"/>
                <w:szCs w:val="20"/>
              </w:rPr>
              <w:t xml:space="preserve"> B2</w:t>
            </w:r>
            <w:r>
              <w:rPr>
                <w:rFonts w:cstheme="minorHAnsi"/>
                <w:sz w:val="20"/>
                <w:szCs w:val="20"/>
              </w:rPr>
              <w:t>&gt;&gt;</w:t>
            </w:r>
          </w:p>
        </w:tc>
      </w:tr>
      <w:tr w:rsidR="007A496F" w:rsidRPr="00C071B0" w14:paraId="2124192C" w14:textId="77777777" w:rsidTr="00D967CC">
        <w:tc>
          <w:tcPr>
            <w:tcW w:w="504" w:type="pct"/>
            <w:vAlign w:val="bottom"/>
          </w:tcPr>
          <w:p w14:paraId="0F3F7CBE"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01</w:t>
            </w:r>
          </w:p>
        </w:tc>
        <w:tc>
          <w:tcPr>
            <w:tcW w:w="553" w:type="pct"/>
            <w:vAlign w:val="bottom"/>
          </w:tcPr>
          <w:p w14:paraId="11A14397" w14:textId="77777777" w:rsidR="002373BC" w:rsidRPr="003F4127" w:rsidRDefault="002373BC" w:rsidP="009A4623">
            <w:pPr>
              <w:spacing w:after="0"/>
              <w:jc w:val="center"/>
              <w:rPr>
                <w:rFonts w:cstheme="minorHAnsi"/>
                <w:sz w:val="20"/>
                <w:szCs w:val="20"/>
              </w:rPr>
            </w:pPr>
            <w:r w:rsidRPr="003F4127">
              <w:rPr>
                <w:rFonts w:eastAsia="Times New Roman" w:cstheme="minorHAnsi"/>
                <w:sz w:val="20"/>
                <w:szCs w:val="20"/>
              </w:rPr>
              <w:t>02</w:t>
            </w:r>
          </w:p>
        </w:tc>
        <w:tc>
          <w:tcPr>
            <w:tcW w:w="533" w:type="pct"/>
          </w:tcPr>
          <w:p w14:paraId="72AAC507" w14:textId="77777777" w:rsidR="002373BC" w:rsidRPr="003F4127" w:rsidRDefault="002373BC" w:rsidP="009A4623">
            <w:pPr>
              <w:spacing w:after="0"/>
              <w:jc w:val="center"/>
              <w:rPr>
                <w:rFonts w:eastAsia="Times New Roman" w:cstheme="minorHAnsi"/>
                <w:sz w:val="20"/>
                <w:szCs w:val="20"/>
              </w:rPr>
            </w:pPr>
            <w:r w:rsidRPr="003F4127">
              <w:rPr>
                <w:rFonts w:eastAsia="Times New Roman" w:cstheme="minorHAnsi"/>
                <w:sz w:val="20"/>
                <w:szCs w:val="20"/>
              </w:rPr>
              <w:t>03</w:t>
            </w:r>
          </w:p>
        </w:tc>
        <w:tc>
          <w:tcPr>
            <w:tcW w:w="440" w:type="pct"/>
          </w:tcPr>
          <w:p w14:paraId="1C55A132"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04</w:t>
            </w:r>
          </w:p>
        </w:tc>
        <w:tc>
          <w:tcPr>
            <w:tcW w:w="361" w:type="pct"/>
          </w:tcPr>
          <w:p w14:paraId="1C15B430"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05</w:t>
            </w:r>
          </w:p>
        </w:tc>
        <w:tc>
          <w:tcPr>
            <w:tcW w:w="430" w:type="pct"/>
          </w:tcPr>
          <w:p w14:paraId="07AE51AF"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06</w:t>
            </w:r>
          </w:p>
        </w:tc>
        <w:tc>
          <w:tcPr>
            <w:tcW w:w="440" w:type="pct"/>
          </w:tcPr>
          <w:p w14:paraId="45805B8C"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07</w:t>
            </w:r>
          </w:p>
        </w:tc>
        <w:tc>
          <w:tcPr>
            <w:tcW w:w="358" w:type="pct"/>
          </w:tcPr>
          <w:p w14:paraId="6844F3CE"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08</w:t>
            </w:r>
          </w:p>
        </w:tc>
        <w:tc>
          <w:tcPr>
            <w:tcW w:w="430" w:type="pct"/>
          </w:tcPr>
          <w:p w14:paraId="384A1FE5"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09</w:t>
            </w:r>
          </w:p>
        </w:tc>
        <w:tc>
          <w:tcPr>
            <w:tcW w:w="430" w:type="pct"/>
          </w:tcPr>
          <w:p w14:paraId="0EB669EA" w14:textId="77777777" w:rsidR="002373BC" w:rsidRDefault="002373BC" w:rsidP="009A4623">
            <w:pPr>
              <w:spacing w:after="0"/>
              <w:jc w:val="center"/>
              <w:rPr>
                <w:rFonts w:eastAsia="Times New Roman" w:cstheme="minorHAnsi"/>
                <w:sz w:val="20"/>
                <w:szCs w:val="20"/>
              </w:rPr>
            </w:pPr>
            <w:r w:rsidRPr="00CE2BD1">
              <w:rPr>
                <w:rFonts w:eastAsia="Times New Roman" w:cs="Calibri"/>
                <w:sz w:val="18"/>
                <w:szCs w:val="18"/>
              </w:rPr>
              <w:t>10</w:t>
            </w:r>
          </w:p>
        </w:tc>
        <w:tc>
          <w:tcPr>
            <w:tcW w:w="521" w:type="pct"/>
          </w:tcPr>
          <w:p w14:paraId="0709E1B2" w14:textId="77777777" w:rsidR="002373BC" w:rsidRPr="003F4127" w:rsidRDefault="002373BC" w:rsidP="009A4623">
            <w:pPr>
              <w:spacing w:after="0"/>
              <w:jc w:val="center"/>
              <w:rPr>
                <w:rFonts w:eastAsia="Times New Roman" w:cstheme="minorHAnsi"/>
                <w:sz w:val="20"/>
                <w:szCs w:val="20"/>
              </w:rPr>
            </w:pPr>
            <w:r>
              <w:rPr>
                <w:rFonts w:eastAsia="Times New Roman" w:cstheme="minorHAnsi"/>
                <w:sz w:val="20"/>
                <w:szCs w:val="20"/>
              </w:rPr>
              <w:t>11</w:t>
            </w:r>
          </w:p>
        </w:tc>
      </w:tr>
      <w:tr w:rsidR="007A496F" w:rsidRPr="00C071B0" w14:paraId="4A8AEB6D" w14:textId="77777777" w:rsidTr="00D967CC">
        <w:tc>
          <w:tcPr>
            <w:tcW w:w="504" w:type="pct"/>
            <w:vAlign w:val="bottom"/>
          </w:tcPr>
          <w:p w14:paraId="00E6669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21FB15F0" w14:textId="77777777" w:rsidR="002373BC" w:rsidRPr="00554B1E" w:rsidRDefault="002373BC" w:rsidP="009A4623">
            <w:pPr>
              <w:spacing w:after="0"/>
              <w:jc w:val="center"/>
              <w:rPr>
                <w:rFonts w:cstheme="minorHAnsi"/>
                <w:sz w:val="18"/>
                <w:szCs w:val="18"/>
              </w:rPr>
            </w:pPr>
            <w:r w:rsidRPr="00554B1E">
              <w:rPr>
                <w:rFonts w:eastAsia="Times New Roman" w:cstheme="minorHAnsi"/>
                <w:sz w:val="18"/>
                <w:szCs w:val="18"/>
              </w:rPr>
              <w:t>or Name</w:t>
            </w:r>
          </w:p>
        </w:tc>
        <w:tc>
          <w:tcPr>
            <w:tcW w:w="553" w:type="pct"/>
            <w:vAlign w:val="bottom"/>
          </w:tcPr>
          <w:p w14:paraId="3885528F"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6DBD0A08" w14:textId="77777777" w:rsidR="002373BC" w:rsidRPr="00554B1E" w:rsidRDefault="002373BC" w:rsidP="009A4623">
            <w:pPr>
              <w:spacing w:after="0"/>
              <w:jc w:val="center"/>
              <w:rPr>
                <w:rFonts w:cstheme="minorHAnsi"/>
                <w:sz w:val="18"/>
                <w:szCs w:val="18"/>
              </w:rPr>
            </w:pPr>
            <w:r w:rsidRPr="00554B1E">
              <w:rPr>
                <w:rFonts w:eastAsia="Times New Roman" w:cstheme="minorHAnsi"/>
                <w:sz w:val="18"/>
                <w:szCs w:val="18"/>
              </w:rPr>
              <w:t>Make and Model</w:t>
            </w:r>
          </w:p>
        </w:tc>
        <w:tc>
          <w:tcPr>
            <w:tcW w:w="533" w:type="pct"/>
            <w:vAlign w:val="bottom"/>
          </w:tcPr>
          <w:p w14:paraId="0836C168" w14:textId="652ED6D0" w:rsidR="002373BC" w:rsidRPr="00554B1E" w:rsidRDefault="00555BA2"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2373BC" w:rsidRPr="00554B1E">
              <w:rPr>
                <w:rFonts w:eastAsia="Times New Roman" w:cstheme="minorHAnsi"/>
                <w:sz w:val="18"/>
                <w:szCs w:val="18"/>
              </w:rPr>
              <w:t xml:space="preserve"> </w:t>
            </w:r>
            <w:proofErr w:type="gramStart"/>
            <w:r w:rsidR="002373BC" w:rsidRPr="00554B1E">
              <w:rPr>
                <w:rFonts w:eastAsia="Times New Roman" w:cstheme="minorHAnsi"/>
                <w:sz w:val="18"/>
                <w:szCs w:val="18"/>
              </w:rPr>
              <w:t>of</w:t>
            </w:r>
            <w:proofErr w:type="gramEnd"/>
            <w:r w:rsidR="002373BC" w:rsidRPr="00554B1E">
              <w:rPr>
                <w:rFonts w:eastAsia="Times New Roman" w:cstheme="minorHAnsi"/>
                <w:sz w:val="18"/>
                <w:szCs w:val="18"/>
              </w:rPr>
              <w:t xml:space="preserve"> Water Heaters/ Compressors</w:t>
            </w:r>
          </w:p>
        </w:tc>
        <w:tc>
          <w:tcPr>
            <w:tcW w:w="440" w:type="pct"/>
            <w:vAlign w:val="bottom"/>
          </w:tcPr>
          <w:p w14:paraId="37A666DB"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361" w:type="pct"/>
            <w:vAlign w:val="bottom"/>
          </w:tcPr>
          <w:p w14:paraId="05C4C29E"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86ADFD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0" w:type="pct"/>
            <w:vAlign w:val="bottom"/>
          </w:tcPr>
          <w:p w14:paraId="67194C82"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440" w:type="pct"/>
            <w:vAlign w:val="bottom"/>
          </w:tcPr>
          <w:p w14:paraId="50991388"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358" w:type="pct"/>
            <w:vAlign w:val="bottom"/>
          </w:tcPr>
          <w:p w14:paraId="1B8F2F5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5F18A5ED"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430" w:type="pct"/>
            <w:vAlign w:val="bottom"/>
          </w:tcPr>
          <w:p w14:paraId="4FA25634"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430" w:type="pct"/>
            <w:vAlign w:val="bottom"/>
          </w:tcPr>
          <w:p w14:paraId="21D1F25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521" w:type="pct"/>
            <w:vAlign w:val="bottom"/>
          </w:tcPr>
          <w:p w14:paraId="0E49D6B6"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1BEA9F5"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7A496F" w:rsidRPr="00C071B0" w14:paraId="77F69D46" w14:textId="77777777" w:rsidTr="00D967CC">
        <w:tc>
          <w:tcPr>
            <w:tcW w:w="504" w:type="pct"/>
          </w:tcPr>
          <w:p w14:paraId="4E76A31E" w14:textId="0074C142" w:rsidR="002373BC" w:rsidRPr="00554B1E" w:rsidRDefault="002373BC" w:rsidP="009A4623">
            <w:pPr>
              <w:spacing w:after="0"/>
              <w:jc w:val="center"/>
              <w:rPr>
                <w:rFonts w:cstheme="minorHAnsi"/>
                <w:sz w:val="18"/>
                <w:szCs w:val="18"/>
              </w:rPr>
            </w:pPr>
            <w:r w:rsidRPr="00554B1E">
              <w:rPr>
                <w:rFonts w:cstheme="minorHAnsi"/>
                <w:sz w:val="18"/>
                <w:szCs w:val="18"/>
              </w:rPr>
              <w:t xml:space="preserve">&lt;&lt;reference values from </w:t>
            </w:r>
            <w:r>
              <w:rPr>
                <w:rFonts w:cstheme="minorHAnsi"/>
                <w:sz w:val="18"/>
                <w:szCs w:val="18"/>
              </w:rPr>
              <w:t>B2-</w:t>
            </w:r>
            <w:r w:rsidRPr="00554B1E">
              <w:rPr>
                <w:rFonts w:cstheme="minorHAnsi"/>
                <w:sz w:val="18"/>
                <w:szCs w:val="18"/>
              </w:rPr>
              <w:t>01&gt;&gt;</w:t>
            </w:r>
          </w:p>
        </w:tc>
        <w:tc>
          <w:tcPr>
            <w:tcW w:w="553" w:type="pct"/>
          </w:tcPr>
          <w:p w14:paraId="385C8CAB" w14:textId="40143677" w:rsidR="002373BC" w:rsidRPr="005E0A00" w:rsidRDefault="002373BC" w:rsidP="009A4623">
            <w:pPr>
              <w:spacing w:after="0"/>
              <w:jc w:val="center"/>
              <w:rPr>
                <w:rFonts w:cstheme="minorHAnsi"/>
                <w:sz w:val="18"/>
                <w:szCs w:val="18"/>
              </w:rPr>
            </w:pPr>
            <w:r w:rsidRPr="005E0A00">
              <w:rPr>
                <w:rFonts w:cstheme="minorHAnsi"/>
                <w:sz w:val="18"/>
                <w:szCs w:val="18"/>
              </w:rPr>
              <w:t xml:space="preserve">&lt;&lt; If performance, user input is equal to </w:t>
            </w:r>
            <w:r w:rsidR="009B1D7C">
              <w:rPr>
                <w:rFonts w:cstheme="minorHAnsi"/>
                <w:sz w:val="18"/>
                <w:szCs w:val="18"/>
              </w:rPr>
              <w:t>B2-</w:t>
            </w:r>
            <w:r w:rsidRPr="005E0A00">
              <w:rPr>
                <w:rFonts w:cstheme="minorHAnsi"/>
                <w:sz w:val="18"/>
                <w:szCs w:val="18"/>
              </w:rPr>
              <w:t xml:space="preserve">02 as default, and allow user to override with an equivalent system based on the simulated equipment in </w:t>
            </w:r>
            <w:r w:rsidR="007A496F">
              <w:rPr>
                <w:rFonts w:cstheme="minorHAnsi"/>
                <w:sz w:val="18"/>
                <w:szCs w:val="18"/>
              </w:rPr>
              <w:t>B2-</w:t>
            </w:r>
            <w:r w:rsidRPr="005E0A00">
              <w:rPr>
                <w:rFonts w:cstheme="minorHAnsi"/>
                <w:sz w:val="18"/>
                <w:szCs w:val="18"/>
              </w:rPr>
              <w:t>12</w:t>
            </w:r>
            <w:ins w:id="5" w:author="Alhabibi, Haider@Energy" w:date="2022-07-25T17:04:00Z">
              <w:r w:rsidR="0009707E" w:rsidRPr="005E0A00" w:rsidDel="0009707E">
                <w:rPr>
                  <w:rFonts w:cstheme="minorHAnsi"/>
                  <w:sz w:val="18"/>
                  <w:szCs w:val="18"/>
                </w:rPr>
                <w:t xml:space="preserve"> </w:t>
              </w:r>
            </w:ins>
            <w:del w:id="6" w:author="Alhabibi, Haider@Energy" w:date="2022-07-25T17:04:00Z">
              <w:r w:rsidRPr="005E0A00" w:rsidDel="0009707E">
                <w:rPr>
                  <w:rFonts w:cstheme="minorHAnsi"/>
                  <w:sz w:val="18"/>
                  <w:szCs w:val="18"/>
                </w:rPr>
                <w:delText>; else</w:delText>
              </w:r>
              <w:r w:rsidR="003461B9" w:rsidDel="0009707E">
                <w:rPr>
                  <w:rFonts w:cstheme="minorHAnsi"/>
                  <w:sz w:val="18"/>
                  <w:szCs w:val="18"/>
                </w:rPr>
                <w:delText xml:space="preserve"> </w:delText>
              </w:r>
              <w:r w:rsidRPr="005E0A00" w:rsidDel="0009707E">
                <w:rPr>
                  <w:rFonts w:cstheme="minorHAnsi"/>
                  <w:sz w:val="18"/>
                  <w:szCs w:val="18"/>
                </w:rPr>
                <w:delText>if prescriptive, value = Sanden</w:delText>
              </w:r>
            </w:del>
            <w:r w:rsidRPr="005E0A00">
              <w:rPr>
                <w:rFonts w:cstheme="minorHAnsi"/>
                <w:sz w:val="18"/>
                <w:szCs w:val="18"/>
              </w:rPr>
              <w:t>&gt;&gt;</w:t>
            </w:r>
          </w:p>
          <w:p w14:paraId="518D3CA2" w14:textId="77777777" w:rsidR="002373BC" w:rsidRPr="00554B1E" w:rsidRDefault="002373BC" w:rsidP="009A4623">
            <w:pPr>
              <w:spacing w:after="0"/>
              <w:jc w:val="center"/>
              <w:rPr>
                <w:rFonts w:cstheme="minorHAnsi"/>
                <w:sz w:val="18"/>
                <w:szCs w:val="18"/>
              </w:rPr>
            </w:pPr>
          </w:p>
        </w:tc>
        <w:tc>
          <w:tcPr>
            <w:tcW w:w="533" w:type="pct"/>
          </w:tcPr>
          <w:p w14:paraId="325BFBC1" w14:textId="3A3C505B" w:rsidR="002373BC" w:rsidRPr="00554B1E" w:rsidRDefault="002373BC" w:rsidP="009A4623">
            <w:pPr>
              <w:spacing w:after="0"/>
              <w:jc w:val="center"/>
              <w:rPr>
                <w:rFonts w:cstheme="minorHAnsi"/>
                <w:sz w:val="18"/>
                <w:szCs w:val="18"/>
              </w:rPr>
            </w:pPr>
            <w:r w:rsidRPr="00554B1E">
              <w:rPr>
                <w:rFonts w:cstheme="minorHAnsi"/>
                <w:sz w:val="18"/>
                <w:szCs w:val="18"/>
              </w:rPr>
              <w:t xml:space="preserve">&lt;&lt; User Input must equal reference values from </w:t>
            </w:r>
            <w:r w:rsidR="009B1D7C">
              <w:rPr>
                <w:rFonts w:cstheme="minorHAnsi"/>
                <w:sz w:val="18"/>
                <w:szCs w:val="18"/>
              </w:rPr>
              <w:t>B2-</w:t>
            </w:r>
            <w:r w:rsidRPr="00554B1E">
              <w:rPr>
                <w:rFonts w:cstheme="minorHAnsi"/>
                <w:sz w:val="18"/>
                <w:szCs w:val="18"/>
              </w:rPr>
              <w:t xml:space="preserve">03 reference values from </w:t>
            </w:r>
            <w:r w:rsidR="00B04034">
              <w:rPr>
                <w:rFonts w:cstheme="minorHAnsi"/>
                <w:sz w:val="18"/>
                <w:szCs w:val="18"/>
              </w:rPr>
              <w:t>LMCC</w:t>
            </w:r>
            <w:r w:rsidRPr="00554B1E">
              <w:rPr>
                <w:rFonts w:cstheme="minorHAnsi"/>
                <w:sz w:val="18"/>
                <w:szCs w:val="18"/>
              </w:rPr>
              <w:t>&gt;&gt;</w:t>
            </w:r>
          </w:p>
        </w:tc>
        <w:tc>
          <w:tcPr>
            <w:tcW w:w="440" w:type="pct"/>
          </w:tcPr>
          <w:p w14:paraId="0DD5D9FB" w14:textId="41F45034" w:rsidR="002373BC" w:rsidRPr="00554B1E" w:rsidRDefault="002373BC" w:rsidP="009A4623">
            <w:pPr>
              <w:spacing w:after="0"/>
              <w:jc w:val="center"/>
              <w:rPr>
                <w:rFonts w:eastAsia="Times New Roman" w:cs="Calibri"/>
                <w:sz w:val="18"/>
                <w:szCs w:val="18"/>
              </w:rPr>
            </w:pPr>
            <w:r w:rsidRPr="00554B1E">
              <w:rPr>
                <w:rFonts w:cs="Calibri"/>
                <w:sz w:val="18"/>
                <w:szCs w:val="18"/>
              </w:rPr>
              <w:t xml:space="preserve">&lt;&lt; Reference values from </w:t>
            </w:r>
            <w:r w:rsidR="009B1D7C">
              <w:rPr>
                <w:rFonts w:cs="Calibri"/>
                <w:sz w:val="18"/>
                <w:szCs w:val="18"/>
              </w:rPr>
              <w:t>B2-</w:t>
            </w:r>
            <w:r w:rsidRPr="00554B1E">
              <w:rPr>
                <w:rFonts w:cs="Calibri"/>
                <w:sz w:val="18"/>
                <w:szCs w:val="18"/>
              </w:rPr>
              <w:t>04</w:t>
            </w:r>
            <w:r w:rsidRPr="00554B1E">
              <w:rPr>
                <w:rFonts w:eastAsia="Times New Roman" w:cs="Calibri"/>
                <w:sz w:val="18"/>
                <w:szCs w:val="18"/>
              </w:rPr>
              <w:t>&gt;&gt;</w:t>
            </w:r>
          </w:p>
          <w:p w14:paraId="601834DE" w14:textId="77777777" w:rsidR="002373BC" w:rsidRPr="00554B1E" w:rsidRDefault="002373BC" w:rsidP="009A4623">
            <w:pPr>
              <w:spacing w:after="0"/>
              <w:jc w:val="center"/>
              <w:rPr>
                <w:rFonts w:eastAsia="Times New Roman" w:cstheme="minorHAnsi"/>
                <w:sz w:val="18"/>
                <w:szCs w:val="18"/>
              </w:rPr>
            </w:pPr>
          </w:p>
        </w:tc>
        <w:tc>
          <w:tcPr>
            <w:tcW w:w="361" w:type="pct"/>
          </w:tcPr>
          <w:p w14:paraId="1BB11BD1" w14:textId="77777777"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7484DB5E" w14:textId="6410F7E4"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from </w:t>
            </w:r>
            <w:r w:rsidR="009B1D7C">
              <w:rPr>
                <w:rFonts w:eastAsia="Times New Roman" w:cstheme="minorHAnsi"/>
                <w:sz w:val="18"/>
                <w:szCs w:val="18"/>
              </w:rPr>
              <w:t>B2-</w:t>
            </w:r>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p>
        </w:tc>
        <w:tc>
          <w:tcPr>
            <w:tcW w:w="430" w:type="pct"/>
          </w:tcPr>
          <w:p w14:paraId="27E09910"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6E5CD4A6" w14:textId="0C38F54E"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06&gt;&gt;</w:t>
            </w:r>
          </w:p>
        </w:tc>
        <w:tc>
          <w:tcPr>
            <w:tcW w:w="440" w:type="pct"/>
          </w:tcPr>
          <w:p w14:paraId="7A56DC56" w14:textId="35D4DEA5"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&lt;&lt; Reference values from </w:t>
            </w:r>
            <w:r w:rsidR="009B1D7C">
              <w:rPr>
                <w:rFonts w:eastAsia="Times New Roman" w:cs="Calibri"/>
                <w:sz w:val="18"/>
                <w:szCs w:val="18"/>
              </w:rPr>
              <w:t>B2-</w:t>
            </w:r>
            <w:r w:rsidRPr="00554B1E">
              <w:rPr>
                <w:rFonts w:eastAsia="Times New Roman" w:cs="Calibri"/>
                <w:sz w:val="18"/>
                <w:szCs w:val="18"/>
              </w:rPr>
              <w:t>07&gt;&gt;</w:t>
            </w:r>
          </w:p>
        </w:tc>
        <w:tc>
          <w:tcPr>
            <w:tcW w:w="358" w:type="pct"/>
          </w:tcPr>
          <w:p w14:paraId="714FCF24" w14:textId="77777777"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1DCA9AAE" w14:textId="5AB23E29" w:rsidR="002373BC" w:rsidRPr="00C035AD" w:rsidRDefault="002373BC" w:rsidP="009A4623">
            <w:pPr>
              <w:spacing w:after="0"/>
              <w:jc w:val="center"/>
              <w:rPr>
                <w:rFonts w:eastAsia="Times New Roman" w:cstheme="minorHAnsi"/>
                <w:sz w:val="18"/>
                <w:szCs w:val="20"/>
              </w:rPr>
            </w:pPr>
            <w:r w:rsidRPr="00554B1E">
              <w:rPr>
                <w:rFonts w:eastAsia="Times New Roman" w:cstheme="minorHAnsi"/>
                <w:sz w:val="18"/>
                <w:szCs w:val="18"/>
              </w:rPr>
              <w:t xml:space="preserve">from </w:t>
            </w:r>
            <w:r w:rsidR="009B1D7C">
              <w:rPr>
                <w:rFonts w:eastAsia="Times New Roman" w:cstheme="minorHAnsi"/>
                <w:sz w:val="18"/>
                <w:szCs w:val="18"/>
              </w:rPr>
              <w:t>B2-</w:t>
            </w:r>
            <w:r>
              <w:rPr>
                <w:rFonts w:eastAsia="Times New Roman" w:cstheme="minorHAnsi"/>
                <w:sz w:val="18"/>
                <w:szCs w:val="18"/>
              </w:rPr>
              <w:t>08</w:t>
            </w:r>
            <w:r w:rsidRPr="00554B1E">
              <w:rPr>
                <w:rFonts w:eastAsia="Times New Roman" w:cstheme="minorHAnsi"/>
                <w:sz w:val="18"/>
                <w:szCs w:val="18"/>
              </w:rPr>
              <w:t>&gt;&gt;</w:t>
            </w:r>
          </w:p>
        </w:tc>
        <w:tc>
          <w:tcPr>
            <w:tcW w:w="430" w:type="pct"/>
          </w:tcPr>
          <w:p w14:paraId="009CCFC5"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1ADB61C8" w14:textId="0EC34D1F"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09&gt;&gt;</w:t>
            </w:r>
          </w:p>
        </w:tc>
        <w:tc>
          <w:tcPr>
            <w:tcW w:w="430" w:type="pct"/>
          </w:tcPr>
          <w:p w14:paraId="6D42E562" w14:textId="77777777" w:rsidR="002373BC" w:rsidRPr="00554B1E" w:rsidRDefault="002373BC" w:rsidP="009A4623">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3A66E0FE" w14:textId="5764A57D" w:rsidR="002373BC" w:rsidRPr="00554B1E" w:rsidRDefault="002373BC" w:rsidP="009A4623">
            <w:pPr>
              <w:spacing w:after="0"/>
              <w:jc w:val="center"/>
              <w:rPr>
                <w:rFonts w:eastAsia="Times New Roman" w:cstheme="minorHAnsi"/>
                <w:sz w:val="18"/>
                <w:szCs w:val="18"/>
              </w:rPr>
            </w:pPr>
            <w:r w:rsidRPr="00554B1E">
              <w:rPr>
                <w:rFonts w:eastAsia="Times New Roman" w:cs="Calibri"/>
                <w:sz w:val="18"/>
                <w:szCs w:val="18"/>
              </w:rPr>
              <w:t xml:space="preserve">from </w:t>
            </w:r>
            <w:r w:rsidR="009B1D7C">
              <w:rPr>
                <w:rFonts w:eastAsia="Times New Roman" w:cs="Calibri"/>
                <w:sz w:val="18"/>
                <w:szCs w:val="18"/>
              </w:rPr>
              <w:t>B2-</w:t>
            </w:r>
            <w:r w:rsidRPr="00554B1E">
              <w:rPr>
                <w:rFonts w:eastAsia="Times New Roman" w:cs="Calibri"/>
                <w:sz w:val="18"/>
                <w:szCs w:val="18"/>
              </w:rPr>
              <w:t>10&gt;&gt;</w:t>
            </w:r>
          </w:p>
        </w:tc>
        <w:tc>
          <w:tcPr>
            <w:tcW w:w="521" w:type="pct"/>
          </w:tcPr>
          <w:p w14:paraId="17D2403A" w14:textId="597BA100" w:rsidR="002373BC" w:rsidRPr="00554B1E" w:rsidRDefault="002373BC" w:rsidP="009A4623">
            <w:pPr>
              <w:spacing w:after="0"/>
              <w:jc w:val="center"/>
              <w:rPr>
                <w:rFonts w:eastAsia="Times New Roman" w:cstheme="minorHAnsi"/>
                <w:sz w:val="18"/>
                <w:szCs w:val="18"/>
              </w:rPr>
            </w:pPr>
            <w:r w:rsidRPr="00554B1E">
              <w:rPr>
                <w:rFonts w:eastAsia="Times New Roman" w:cstheme="minorHAnsi"/>
                <w:sz w:val="18"/>
                <w:szCs w:val="18"/>
              </w:rPr>
              <w:t xml:space="preserve">&lt;&lt;Reference value from </w:t>
            </w:r>
            <w:r w:rsidR="009B1D7C">
              <w:rPr>
                <w:rFonts w:eastAsia="Times New Roman" w:cstheme="minorHAnsi"/>
                <w:sz w:val="18"/>
                <w:szCs w:val="18"/>
              </w:rPr>
              <w:t>B2-</w:t>
            </w:r>
            <w:r>
              <w:rPr>
                <w:rFonts w:eastAsia="Times New Roman" w:cstheme="minorHAnsi"/>
                <w:sz w:val="18"/>
                <w:szCs w:val="18"/>
              </w:rPr>
              <w:t>11</w:t>
            </w:r>
            <w:r w:rsidRPr="00554B1E">
              <w:rPr>
                <w:rFonts w:eastAsia="Times New Roman" w:cstheme="minorHAnsi"/>
                <w:sz w:val="18"/>
                <w:szCs w:val="18"/>
              </w:rPr>
              <w:t>&gt;&gt;</w:t>
            </w:r>
          </w:p>
        </w:tc>
      </w:tr>
      <w:tr w:rsidR="007A496F" w:rsidRPr="00C071B0" w14:paraId="4DD4590E" w14:textId="77777777" w:rsidTr="00D967CC">
        <w:tc>
          <w:tcPr>
            <w:tcW w:w="504" w:type="pct"/>
          </w:tcPr>
          <w:p w14:paraId="4AFC8D13" w14:textId="77777777" w:rsidR="002373BC" w:rsidRPr="003F4127" w:rsidRDefault="002373BC" w:rsidP="009A4623">
            <w:pPr>
              <w:jc w:val="center"/>
              <w:rPr>
                <w:rFonts w:cstheme="minorHAnsi"/>
                <w:sz w:val="20"/>
                <w:szCs w:val="20"/>
              </w:rPr>
            </w:pPr>
          </w:p>
        </w:tc>
        <w:tc>
          <w:tcPr>
            <w:tcW w:w="553" w:type="pct"/>
          </w:tcPr>
          <w:p w14:paraId="55BCFB7A" w14:textId="77777777" w:rsidR="002373BC" w:rsidRPr="003F4127" w:rsidRDefault="002373BC" w:rsidP="009A4623">
            <w:pPr>
              <w:jc w:val="center"/>
              <w:rPr>
                <w:rFonts w:cstheme="minorHAnsi"/>
                <w:sz w:val="20"/>
                <w:szCs w:val="20"/>
              </w:rPr>
            </w:pPr>
          </w:p>
        </w:tc>
        <w:tc>
          <w:tcPr>
            <w:tcW w:w="533" w:type="pct"/>
          </w:tcPr>
          <w:p w14:paraId="4E084E89" w14:textId="77777777" w:rsidR="002373BC" w:rsidRPr="003F4127" w:rsidRDefault="002373BC" w:rsidP="009A4623">
            <w:pPr>
              <w:jc w:val="center"/>
              <w:rPr>
                <w:rFonts w:cstheme="minorHAnsi"/>
                <w:sz w:val="20"/>
                <w:szCs w:val="20"/>
              </w:rPr>
            </w:pPr>
          </w:p>
        </w:tc>
        <w:tc>
          <w:tcPr>
            <w:tcW w:w="440" w:type="pct"/>
          </w:tcPr>
          <w:p w14:paraId="2FB9C818" w14:textId="77777777" w:rsidR="002373BC" w:rsidRPr="003F4127" w:rsidRDefault="002373BC" w:rsidP="009A4623">
            <w:pPr>
              <w:jc w:val="center"/>
              <w:rPr>
                <w:rFonts w:cstheme="minorHAnsi"/>
                <w:sz w:val="20"/>
                <w:szCs w:val="20"/>
              </w:rPr>
            </w:pPr>
          </w:p>
        </w:tc>
        <w:tc>
          <w:tcPr>
            <w:tcW w:w="361" w:type="pct"/>
          </w:tcPr>
          <w:p w14:paraId="053E10E5" w14:textId="77777777" w:rsidR="002373BC" w:rsidRPr="003F4127" w:rsidRDefault="002373BC" w:rsidP="009A4623">
            <w:pPr>
              <w:jc w:val="center"/>
              <w:rPr>
                <w:rFonts w:cstheme="minorHAnsi"/>
                <w:sz w:val="20"/>
                <w:szCs w:val="20"/>
              </w:rPr>
            </w:pPr>
          </w:p>
        </w:tc>
        <w:tc>
          <w:tcPr>
            <w:tcW w:w="430" w:type="pct"/>
          </w:tcPr>
          <w:p w14:paraId="391AE24E" w14:textId="77777777" w:rsidR="002373BC" w:rsidRPr="003F4127" w:rsidRDefault="002373BC" w:rsidP="009A4623">
            <w:pPr>
              <w:jc w:val="center"/>
              <w:rPr>
                <w:rFonts w:cstheme="minorHAnsi"/>
                <w:sz w:val="20"/>
                <w:szCs w:val="20"/>
              </w:rPr>
            </w:pPr>
          </w:p>
        </w:tc>
        <w:tc>
          <w:tcPr>
            <w:tcW w:w="440" w:type="pct"/>
          </w:tcPr>
          <w:p w14:paraId="57689E41" w14:textId="77777777" w:rsidR="002373BC" w:rsidRPr="003F4127" w:rsidRDefault="002373BC" w:rsidP="009A4623">
            <w:pPr>
              <w:jc w:val="center"/>
              <w:rPr>
                <w:rFonts w:cstheme="minorHAnsi"/>
                <w:sz w:val="20"/>
                <w:szCs w:val="20"/>
              </w:rPr>
            </w:pPr>
          </w:p>
        </w:tc>
        <w:tc>
          <w:tcPr>
            <w:tcW w:w="358" w:type="pct"/>
          </w:tcPr>
          <w:p w14:paraId="638C0E3C" w14:textId="77777777" w:rsidR="002373BC" w:rsidRPr="003F4127" w:rsidRDefault="002373BC" w:rsidP="009A4623">
            <w:pPr>
              <w:jc w:val="center"/>
              <w:rPr>
                <w:rFonts w:cstheme="minorHAnsi"/>
                <w:sz w:val="20"/>
                <w:szCs w:val="20"/>
              </w:rPr>
            </w:pPr>
          </w:p>
        </w:tc>
        <w:tc>
          <w:tcPr>
            <w:tcW w:w="430" w:type="pct"/>
          </w:tcPr>
          <w:p w14:paraId="0F0AFFD9" w14:textId="77777777" w:rsidR="002373BC" w:rsidRPr="003F4127" w:rsidRDefault="002373BC" w:rsidP="009A4623">
            <w:pPr>
              <w:jc w:val="center"/>
              <w:rPr>
                <w:rFonts w:cstheme="minorHAnsi"/>
                <w:sz w:val="20"/>
                <w:szCs w:val="20"/>
              </w:rPr>
            </w:pPr>
          </w:p>
        </w:tc>
        <w:tc>
          <w:tcPr>
            <w:tcW w:w="430" w:type="pct"/>
          </w:tcPr>
          <w:p w14:paraId="3405D876" w14:textId="77777777" w:rsidR="002373BC" w:rsidRPr="003F4127" w:rsidRDefault="002373BC" w:rsidP="009A4623">
            <w:pPr>
              <w:jc w:val="center"/>
              <w:rPr>
                <w:rFonts w:cstheme="minorHAnsi"/>
                <w:sz w:val="20"/>
                <w:szCs w:val="20"/>
              </w:rPr>
            </w:pPr>
          </w:p>
        </w:tc>
        <w:tc>
          <w:tcPr>
            <w:tcW w:w="521" w:type="pct"/>
          </w:tcPr>
          <w:p w14:paraId="5F4DFC49" w14:textId="77777777" w:rsidR="002373BC" w:rsidRPr="003F4127" w:rsidRDefault="002373BC" w:rsidP="009A4623">
            <w:pPr>
              <w:jc w:val="center"/>
              <w:rPr>
                <w:rFonts w:cstheme="minorHAnsi"/>
                <w:sz w:val="20"/>
                <w:szCs w:val="20"/>
              </w:rPr>
            </w:pPr>
          </w:p>
        </w:tc>
      </w:tr>
    </w:tbl>
    <w:p w14:paraId="04BED280" w14:textId="1D4F6195" w:rsidR="002373BC" w:rsidRDefault="002373BC" w:rsidP="00BA25C6">
      <w:pPr>
        <w:spacing w:after="0"/>
        <w:rPr>
          <w:rFonts w:asciiTheme="minorHAnsi" w:hAnsiTheme="minorHAnsi" w:cstheme="minorHAnsi"/>
          <w:sz w:val="18"/>
          <w:szCs w:val="18"/>
        </w:rPr>
      </w:pPr>
    </w:p>
    <w:p w14:paraId="1AFDB3A1" w14:textId="77777777" w:rsidR="003309AA" w:rsidRPr="009C3545" w:rsidRDefault="003309AA" w:rsidP="00BA25C6">
      <w:pPr>
        <w:spacing w:after="0"/>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04"/>
        <w:gridCol w:w="4643"/>
        <w:gridCol w:w="4643"/>
      </w:tblGrid>
      <w:tr w:rsidR="008A15E5" w:rsidRPr="009C3545" w14:paraId="37B8BF0E" w14:textId="77777777" w:rsidTr="00BA25C6">
        <w:trPr>
          <w:cantSplit/>
          <w:trHeight w:val="144"/>
        </w:trPr>
        <w:tc>
          <w:tcPr>
            <w:tcW w:w="14616" w:type="dxa"/>
            <w:gridSpan w:val="3"/>
            <w:tcBorders>
              <w:top w:val="single" w:sz="4" w:space="0" w:color="auto"/>
              <w:left w:val="single" w:sz="4" w:space="0" w:color="auto"/>
              <w:bottom w:val="single" w:sz="4" w:space="0" w:color="auto"/>
              <w:right w:val="single" w:sz="4" w:space="0" w:color="auto"/>
            </w:tcBorders>
          </w:tcPr>
          <w:p w14:paraId="413BC0D6" w14:textId="705B64BE" w:rsidR="008A15E5" w:rsidRPr="009C3545" w:rsidRDefault="008A15E5" w:rsidP="00BA25C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D. Design HER Verified </w:t>
            </w:r>
            <w:r w:rsidR="0027103A" w:rsidRPr="009C3545">
              <w:rPr>
                <w:rFonts w:asciiTheme="minorHAnsi" w:hAnsiTheme="minorHAnsi" w:cstheme="minorHAnsi"/>
                <w:b/>
                <w:sz w:val="18"/>
                <w:szCs w:val="18"/>
              </w:rPr>
              <w:t xml:space="preserve">Central </w:t>
            </w:r>
            <w:r w:rsidRPr="009C3545">
              <w:rPr>
                <w:rFonts w:asciiTheme="minorHAnsi" w:hAnsiTheme="minorHAnsi" w:cstheme="minorHAnsi"/>
                <w:b/>
                <w:sz w:val="18"/>
                <w:szCs w:val="18"/>
              </w:rPr>
              <w:t>Water Heating Distribution Systems Information</w:t>
            </w:r>
          </w:p>
          <w:p w14:paraId="2C619C5F" w14:textId="2F3DB6F9" w:rsidR="000F1CDA" w:rsidRPr="009C3545" w:rsidRDefault="00B33BF3" w:rsidP="00430E9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0F1CDA" w:rsidRPr="009C3545">
              <w:rPr>
                <w:rFonts w:asciiTheme="minorHAnsi" w:hAnsiTheme="minorHAnsi" w:cstheme="minorHAnsi"/>
                <w:b/>
                <w:sz w:val="18"/>
                <w:szCs w:val="18"/>
              </w:rPr>
              <w:t>&lt;&lt;</w:t>
            </w:r>
            <w:r w:rsidR="00430E9A">
              <w:rPr>
                <w:rFonts w:asciiTheme="minorHAnsi" w:hAnsiTheme="minorHAnsi" w:cstheme="minorHAnsi"/>
                <w:sz w:val="18"/>
                <w:szCs w:val="18"/>
              </w:rPr>
              <w:t xml:space="preserve">require one row of data for each water heating system identified on the </w:t>
            </w:r>
            <w:r w:rsidR="00B04034">
              <w:rPr>
                <w:rFonts w:asciiTheme="minorHAnsi" w:hAnsiTheme="minorHAnsi" w:cstheme="minorHAnsi"/>
                <w:sz w:val="18"/>
                <w:szCs w:val="18"/>
              </w:rPr>
              <w:t>LMCC</w:t>
            </w:r>
            <w:r w:rsidR="00430E9A">
              <w:rPr>
                <w:rFonts w:asciiTheme="minorHAnsi" w:hAnsiTheme="minorHAnsi" w:cstheme="minorHAnsi"/>
                <w:sz w:val="18"/>
                <w:szCs w:val="18"/>
              </w:rPr>
              <w:t>-PRF&gt;&gt;</w:t>
            </w:r>
            <w:r w:rsidR="000F1CDA" w:rsidRPr="009C3545">
              <w:rPr>
                <w:rFonts w:asciiTheme="minorHAnsi" w:hAnsiTheme="minorHAnsi" w:cstheme="minorHAnsi"/>
                <w:sz w:val="18"/>
                <w:szCs w:val="18"/>
              </w:rPr>
              <w:t>&gt;&gt;</w:t>
            </w:r>
          </w:p>
        </w:tc>
      </w:tr>
      <w:tr w:rsidR="008A15E5" w:rsidRPr="009C3545" w14:paraId="38F82BF0"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45864E0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6315" w:type="dxa"/>
            <w:tcBorders>
              <w:top w:val="single" w:sz="4" w:space="0" w:color="auto"/>
              <w:left w:val="single" w:sz="4" w:space="0" w:color="auto"/>
              <w:bottom w:val="single" w:sz="4" w:space="0" w:color="auto"/>
              <w:right w:val="single" w:sz="4" w:space="0" w:color="auto"/>
            </w:tcBorders>
            <w:vAlign w:val="center"/>
          </w:tcPr>
          <w:p w14:paraId="4C6D64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316" w:type="dxa"/>
            <w:tcBorders>
              <w:top w:val="single" w:sz="4" w:space="0" w:color="auto"/>
              <w:left w:val="single" w:sz="4" w:space="0" w:color="auto"/>
              <w:bottom w:val="single" w:sz="4" w:space="0" w:color="auto"/>
              <w:right w:val="single" w:sz="4" w:space="0" w:color="auto"/>
            </w:tcBorders>
            <w:vAlign w:val="center"/>
          </w:tcPr>
          <w:p w14:paraId="1BAF8E70"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8A15E5" w:rsidRPr="009C3545" w14:paraId="1683237C"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bottom"/>
          </w:tcPr>
          <w:p w14:paraId="23BA7A72"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6315" w:type="dxa"/>
            <w:tcBorders>
              <w:top w:val="single" w:sz="4" w:space="0" w:color="auto"/>
              <w:left w:val="single" w:sz="4" w:space="0" w:color="auto"/>
              <w:bottom w:val="single" w:sz="4" w:space="0" w:color="auto"/>
              <w:right w:val="single" w:sz="4" w:space="0" w:color="auto"/>
            </w:tcBorders>
            <w:vAlign w:val="bottom"/>
          </w:tcPr>
          <w:p w14:paraId="43F81C3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20602C2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6316" w:type="dxa"/>
            <w:tcBorders>
              <w:top w:val="single" w:sz="4" w:space="0" w:color="auto"/>
              <w:left w:val="single" w:sz="4" w:space="0" w:color="auto"/>
              <w:bottom w:val="single" w:sz="4" w:space="0" w:color="auto"/>
              <w:right w:val="single" w:sz="4" w:space="0" w:color="auto"/>
            </w:tcBorders>
            <w:vAlign w:val="bottom"/>
          </w:tcPr>
          <w:p w14:paraId="248B6FEC"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45185B5"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68749205"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3FF4FE66" w14:textId="6DA13DCE" w:rsidR="000F1CDA" w:rsidRPr="009C3545" w:rsidRDefault="000F1CDA"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 xml:space="preserve"> (see rule in header)&gt;&gt;</w:t>
            </w:r>
          </w:p>
        </w:tc>
        <w:tc>
          <w:tcPr>
            <w:tcW w:w="6315" w:type="dxa"/>
            <w:tcBorders>
              <w:top w:val="single" w:sz="4" w:space="0" w:color="auto"/>
              <w:left w:val="single" w:sz="4" w:space="0" w:color="auto"/>
              <w:bottom w:val="single" w:sz="4" w:space="0" w:color="auto"/>
              <w:right w:val="single" w:sz="4" w:space="0" w:color="auto"/>
            </w:tcBorders>
            <w:vAlign w:val="center"/>
          </w:tcPr>
          <w:p w14:paraId="490BF4A5" w14:textId="5DCCEF63"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B34467"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 Allowed values are</w:t>
            </w:r>
            <w:r w:rsidR="00B34467" w:rsidRPr="009C3545">
              <w:rPr>
                <w:rFonts w:asciiTheme="minorHAnsi" w:eastAsia="Times New Roman" w:hAnsiTheme="minorHAnsi" w:cstheme="minorHAnsi"/>
                <w:sz w:val="18"/>
                <w:szCs w:val="18"/>
              </w:rPr>
              <w:t>:</w:t>
            </w:r>
          </w:p>
          <w:p w14:paraId="1E279481" w14:textId="77777777" w:rsidR="00A35198" w:rsidRDefault="000F1CDA" w:rsidP="00A35198">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Multi-family: </w:t>
            </w:r>
            <w:r w:rsidR="00A35198">
              <w:rPr>
                <w:rFonts w:asciiTheme="minorHAnsi" w:eastAsia="Times New Roman" w:hAnsiTheme="minorHAnsi" w:cstheme="minorHAnsi"/>
                <w:sz w:val="18"/>
                <w:szCs w:val="18"/>
              </w:rPr>
              <w:t xml:space="preserve">Recirculation </w:t>
            </w:r>
          </w:p>
          <w:p w14:paraId="6E469799" w14:textId="4A7314BA" w:rsidR="000F1CDA" w:rsidRPr="009C3545" w:rsidRDefault="00A35198" w:rsidP="00A96E4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Pr>
                <w:rFonts w:asciiTheme="minorHAnsi" w:eastAsia="Times New Roman" w:hAnsiTheme="minorHAnsi" w:cstheme="minorHAnsi"/>
                <w:sz w:val="18"/>
                <w:szCs w:val="18"/>
              </w:rPr>
              <w:t>*Multi</w:t>
            </w:r>
            <w:r w:rsidR="004535E4">
              <w:rPr>
                <w:rFonts w:asciiTheme="minorHAnsi" w:eastAsia="Times New Roman" w:hAnsiTheme="minorHAnsi" w:cstheme="minorHAnsi"/>
                <w:sz w:val="18"/>
                <w:szCs w:val="18"/>
              </w:rPr>
              <w:t>family: Non-recirculation</w:t>
            </w:r>
            <w:r w:rsidR="000F1CDA" w:rsidRPr="009C3545">
              <w:rPr>
                <w:rFonts w:asciiTheme="minorHAnsi" w:eastAsia="Times New Roman" w:hAnsiTheme="minorHAnsi" w:cstheme="minorHAnsi"/>
                <w:sz w:val="18"/>
                <w:szCs w:val="18"/>
              </w:rPr>
              <w:t>&gt;&gt;</w:t>
            </w:r>
          </w:p>
        </w:tc>
        <w:tc>
          <w:tcPr>
            <w:tcW w:w="6316" w:type="dxa"/>
            <w:tcBorders>
              <w:top w:val="single" w:sz="4" w:space="0" w:color="auto"/>
              <w:left w:val="single" w:sz="4" w:space="0" w:color="auto"/>
              <w:bottom w:val="single" w:sz="4" w:space="0" w:color="auto"/>
              <w:right w:val="single" w:sz="4" w:space="0" w:color="auto"/>
            </w:tcBorders>
            <w:vAlign w:val="center"/>
          </w:tcPr>
          <w:p w14:paraId="036BAA43" w14:textId="3BEF0427"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470C89" w:rsidRPr="009C3545">
              <w:rPr>
                <w:rFonts w:asciiTheme="minorHAnsi" w:eastAsia="Times New Roman" w:hAnsiTheme="minorHAnsi" w:cstheme="minorHAnsi"/>
                <w:sz w:val="18"/>
                <w:szCs w:val="18"/>
              </w:rPr>
              <w:t>R</w:t>
            </w:r>
            <w:r w:rsidR="00B34467" w:rsidRPr="009C3545">
              <w:rPr>
                <w:rFonts w:asciiTheme="minorHAnsi" w:eastAsia="Times New Roman" w:hAnsiTheme="minorHAnsi" w:cstheme="minorHAnsi"/>
                <w:sz w:val="18"/>
                <w:szCs w:val="18"/>
              </w:rPr>
              <w:t>eference value</w:t>
            </w:r>
            <w:r w:rsidRPr="009C3545">
              <w:rPr>
                <w:rFonts w:asciiTheme="minorHAnsi" w:eastAsia="Times New Roman" w:hAnsiTheme="minorHAnsi" w:cstheme="minorHAnsi"/>
                <w:sz w:val="18"/>
                <w:szCs w:val="18"/>
              </w:rPr>
              <w:t xml:space="preserve"> from </w:t>
            </w:r>
            <w:r w:rsidR="00B04034">
              <w:rPr>
                <w:rFonts w:asciiTheme="minorHAnsi" w:eastAsia="Times New Roman" w:hAnsiTheme="minorHAnsi" w:cstheme="minorHAnsi"/>
                <w:sz w:val="18"/>
                <w:szCs w:val="18"/>
              </w:rPr>
              <w:t>LMCC</w:t>
            </w:r>
            <w:r w:rsidRPr="009C3545">
              <w:rPr>
                <w:rFonts w:asciiTheme="minorHAnsi" w:eastAsia="Times New Roman" w:hAnsiTheme="minorHAnsi" w:cstheme="minorHAnsi"/>
                <w:sz w:val="18"/>
                <w:szCs w:val="18"/>
              </w:rPr>
              <w:t>-PRF-01</w:t>
            </w:r>
            <w:r w:rsidR="00B34467" w:rsidRPr="009C3545">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Allowed values are</w:t>
            </w:r>
          </w:p>
          <w:p w14:paraId="5E0EA7FA" w14:textId="77777777" w:rsidR="00AD20BC"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*Standard Distribution System</w:t>
            </w:r>
          </w:p>
          <w:p w14:paraId="520016B9" w14:textId="25044EAC" w:rsidR="000F1CDA" w:rsidRPr="009C3545" w:rsidRDefault="00AD20BC" w:rsidP="00840C4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*HER-Verified Pipe Insulation</w:t>
            </w:r>
            <w:r w:rsidR="000F1CDA" w:rsidRPr="009C3545">
              <w:rPr>
                <w:rFonts w:asciiTheme="minorHAnsi" w:eastAsia="Times New Roman" w:hAnsiTheme="minorHAnsi" w:cstheme="minorHAnsi"/>
                <w:sz w:val="18"/>
                <w:szCs w:val="18"/>
              </w:rPr>
              <w:t>&gt;&gt;</w:t>
            </w:r>
          </w:p>
        </w:tc>
      </w:tr>
      <w:tr w:rsidR="008A15E5" w:rsidRPr="009C3545" w14:paraId="6B857D5D"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5B12A9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5" w:type="dxa"/>
            <w:tcBorders>
              <w:top w:val="single" w:sz="4" w:space="0" w:color="auto"/>
              <w:left w:val="single" w:sz="4" w:space="0" w:color="auto"/>
              <w:bottom w:val="single" w:sz="4" w:space="0" w:color="auto"/>
              <w:right w:val="single" w:sz="4" w:space="0" w:color="auto"/>
            </w:tcBorders>
            <w:vAlign w:val="center"/>
          </w:tcPr>
          <w:p w14:paraId="75F7ABD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6" w:type="dxa"/>
            <w:tcBorders>
              <w:top w:val="single" w:sz="4" w:space="0" w:color="auto"/>
              <w:left w:val="single" w:sz="4" w:space="0" w:color="auto"/>
              <w:bottom w:val="single" w:sz="4" w:space="0" w:color="auto"/>
              <w:right w:val="single" w:sz="4" w:space="0" w:color="auto"/>
            </w:tcBorders>
            <w:vAlign w:val="center"/>
          </w:tcPr>
          <w:p w14:paraId="3989837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6867B5C9" w14:textId="77777777" w:rsidR="00A374A5" w:rsidRPr="009C354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B35C2E" w:rsidRPr="009C3545" w14:paraId="1FBEC66D" w14:textId="77777777" w:rsidTr="00042BFB">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53F9913F" w14:textId="737F5805"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E</w:t>
            </w:r>
            <w:r w:rsidR="00B35C2E" w:rsidRPr="009C3545">
              <w:rPr>
                <w:rFonts w:asciiTheme="minorHAnsi" w:hAnsiTheme="minorHAnsi" w:cstheme="minorHAnsi"/>
                <w:b/>
                <w:sz w:val="18"/>
                <w:szCs w:val="18"/>
              </w:rPr>
              <w:t xml:space="preserve">. </w:t>
            </w:r>
            <w:r w:rsidR="008A15E5"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w:t>
            </w:r>
            <w:r w:rsidR="0027103A" w:rsidRPr="009C3545">
              <w:rPr>
                <w:rFonts w:asciiTheme="minorHAnsi" w:hAnsiTheme="minorHAnsi" w:cstheme="minorHAnsi"/>
                <w:b/>
                <w:sz w:val="18"/>
                <w:szCs w:val="18"/>
              </w:rPr>
              <w:t xml:space="preserve">Central </w:t>
            </w:r>
            <w:r w:rsidR="00B35C2E" w:rsidRPr="009C3545">
              <w:rPr>
                <w:rFonts w:asciiTheme="minorHAnsi" w:hAnsiTheme="minorHAnsi" w:cstheme="minorHAnsi"/>
                <w:b/>
                <w:sz w:val="18"/>
                <w:szCs w:val="18"/>
              </w:rPr>
              <w:t>Water Heating Distribution Systems Information</w:t>
            </w:r>
          </w:p>
          <w:p w14:paraId="2845FB19" w14:textId="26528544" w:rsidR="00430E9A" w:rsidRPr="00430E9A" w:rsidRDefault="009A5430"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sz w:val="18"/>
                <w:szCs w:val="18"/>
              </w:rPr>
              <w:t>&lt;&lt;Static Text - see the top&gt;&gt;</w:t>
            </w:r>
            <w:r w:rsidR="00430E9A" w:rsidRPr="00430E9A">
              <w:rPr>
                <w:rFonts w:asciiTheme="minorHAnsi" w:hAnsiTheme="minorHAnsi" w:cstheme="minorHAnsi"/>
                <w:sz w:val="18"/>
                <w:szCs w:val="18"/>
              </w:rPr>
              <w:t xml:space="preserve">&lt;&lt;require one row of data for each water heating system identified on the </w:t>
            </w:r>
            <w:r w:rsidR="00B04034">
              <w:rPr>
                <w:rFonts w:asciiTheme="minorHAnsi" w:hAnsiTheme="minorHAnsi" w:cstheme="minorHAnsi"/>
                <w:sz w:val="18"/>
                <w:szCs w:val="18"/>
              </w:rPr>
              <w:t>LMCC</w:t>
            </w:r>
            <w:r w:rsidR="00430E9A" w:rsidRPr="00430E9A">
              <w:rPr>
                <w:rFonts w:asciiTheme="minorHAnsi" w:hAnsiTheme="minorHAnsi" w:cstheme="minorHAnsi"/>
                <w:sz w:val="18"/>
                <w:szCs w:val="18"/>
              </w:rPr>
              <w:t>-PRF&gt;&gt;</w:t>
            </w:r>
          </w:p>
        </w:tc>
      </w:tr>
      <w:tr w:rsidR="00B35C2E" w:rsidRPr="009C3545" w14:paraId="5C7786DC"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74CEFCFD"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3600" w:type="dxa"/>
            <w:tcBorders>
              <w:top w:val="single" w:sz="4" w:space="0" w:color="auto"/>
              <w:left w:val="single" w:sz="4" w:space="0" w:color="auto"/>
              <w:bottom w:val="single" w:sz="4" w:space="0" w:color="auto"/>
              <w:right w:val="single" w:sz="4" w:space="0" w:color="auto"/>
            </w:tcBorders>
            <w:vAlign w:val="center"/>
          </w:tcPr>
          <w:p w14:paraId="43CC7B5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3601" w:type="dxa"/>
            <w:tcBorders>
              <w:top w:val="single" w:sz="4" w:space="0" w:color="auto"/>
              <w:left w:val="single" w:sz="4" w:space="0" w:color="auto"/>
              <w:bottom w:val="single" w:sz="4" w:space="0" w:color="auto"/>
              <w:right w:val="single" w:sz="4" w:space="0" w:color="auto"/>
            </w:tcBorders>
            <w:vAlign w:val="center"/>
          </w:tcPr>
          <w:p w14:paraId="16A53F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236DA7D7"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707D8A40"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1B2D9B6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3FAFBCD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53EBAE8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393AD5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532FC6BE"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40CCB6A7" w14:textId="199C105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r w:rsidR="005C4019">
              <w:rPr>
                <w:rFonts w:asciiTheme="minorHAnsi" w:eastAsia="Times New Roman" w:hAnsiTheme="minorHAnsi" w:cstheme="minorHAnsi"/>
                <w:sz w:val="18"/>
                <w:szCs w:val="18"/>
              </w:rPr>
              <w:t>D</w:t>
            </w:r>
            <w:r w:rsidR="00484C6C">
              <w:rPr>
                <w:rFonts w:asciiTheme="minorHAnsi" w:eastAsia="Times New Roman" w:hAnsiTheme="minorHAnsi" w:cstheme="minorHAnsi"/>
                <w:sz w:val="18"/>
                <w:szCs w:val="18"/>
              </w:rPr>
              <w:t>01</w:t>
            </w:r>
            <w:r w:rsidRPr="009C3545">
              <w:rPr>
                <w:rFonts w:asciiTheme="minorHAnsi" w:eastAsia="Times New Roman" w:hAnsiTheme="minorHAnsi" w:cstheme="minorHAnsi"/>
                <w:sz w:val="18"/>
                <w:szCs w:val="18"/>
              </w:rPr>
              <w:t>&gt;&gt;</w:t>
            </w:r>
          </w:p>
        </w:tc>
        <w:tc>
          <w:tcPr>
            <w:tcW w:w="3600" w:type="dxa"/>
            <w:tcBorders>
              <w:top w:val="single" w:sz="4" w:space="0" w:color="auto"/>
              <w:left w:val="single" w:sz="4" w:space="0" w:color="auto"/>
              <w:bottom w:val="single" w:sz="4" w:space="0" w:color="auto"/>
              <w:right w:val="single" w:sz="4" w:space="0" w:color="auto"/>
            </w:tcBorders>
            <w:vAlign w:val="center"/>
          </w:tcPr>
          <w:p w14:paraId="73C22291" w14:textId="717D8909" w:rsidR="000F1CDA" w:rsidRPr="009C3545" w:rsidRDefault="000F1CD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4666A5" w:rsidRPr="009C3545">
              <w:rPr>
                <w:rFonts w:asciiTheme="minorHAnsi" w:eastAsia="Times New Roman" w:hAnsiTheme="minorHAnsi" w:cstheme="minorHAnsi"/>
                <w:sz w:val="18"/>
                <w:szCs w:val="18"/>
              </w:rPr>
              <w:t xml:space="preserve">Reference value from </w:t>
            </w:r>
            <w:r w:rsidR="002451F7">
              <w:rPr>
                <w:rFonts w:asciiTheme="minorHAnsi" w:eastAsia="Times New Roman" w:hAnsiTheme="minorHAnsi" w:cstheme="minorHAnsi"/>
                <w:sz w:val="18"/>
                <w:szCs w:val="18"/>
              </w:rPr>
              <w:t>D02</w:t>
            </w:r>
            <w:r w:rsidRPr="009C3545">
              <w:rPr>
                <w:rFonts w:asciiTheme="minorHAnsi" w:eastAsia="Times New Roman" w:hAnsiTheme="minorHAnsi" w:cstheme="minorHAnsi"/>
                <w:sz w:val="18"/>
                <w:szCs w:val="18"/>
              </w:rPr>
              <w:t>&gt;&gt;</w:t>
            </w:r>
          </w:p>
        </w:tc>
        <w:tc>
          <w:tcPr>
            <w:tcW w:w="3601" w:type="dxa"/>
            <w:tcBorders>
              <w:top w:val="single" w:sz="4" w:space="0" w:color="auto"/>
              <w:left w:val="single" w:sz="4" w:space="0" w:color="auto"/>
              <w:bottom w:val="single" w:sz="4" w:space="0" w:color="auto"/>
              <w:right w:val="single" w:sz="4" w:space="0" w:color="auto"/>
            </w:tcBorders>
            <w:vAlign w:val="center"/>
          </w:tcPr>
          <w:p w14:paraId="762DB96F" w14:textId="67DAE6DC" w:rsidR="000F1CDA"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2451F7">
              <w:rPr>
                <w:rFonts w:asciiTheme="minorHAnsi" w:eastAsia="Times New Roman" w:hAnsiTheme="minorHAnsi" w:cstheme="minorHAnsi"/>
                <w:sz w:val="18"/>
                <w:szCs w:val="18"/>
              </w:rPr>
              <w:t>Reference value from D03</w:t>
            </w:r>
            <w:r w:rsidRPr="009C3545">
              <w:rPr>
                <w:rFonts w:asciiTheme="minorHAnsi" w:eastAsia="Times New Roman" w:hAnsiTheme="minorHAnsi" w:cstheme="minorHAnsi"/>
                <w:sz w:val="18"/>
                <w:szCs w:val="18"/>
              </w:rPr>
              <w:t>&gt;&gt;</w:t>
            </w:r>
          </w:p>
        </w:tc>
      </w:tr>
      <w:tr w:rsidR="00B35C2E" w:rsidRPr="009C3545" w14:paraId="5D103246" w14:textId="77777777" w:rsidTr="00042BFB">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6AE844C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tcBorders>
              <w:top w:val="single" w:sz="4" w:space="0" w:color="auto"/>
              <w:left w:val="single" w:sz="4" w:space="0" w:color="auto"/>
              <w:bottom w:val="single" w:sz="4" w:space="0" w:color="auto"/>
              <w:right w:val="single" w:sz="4" w:space="0" w:color="auto"/>
            </w:tcBorders>
            <w:vAlign w:val="center"/>
          </w:tcPr>
          <w:p w14:paraId="6BA2A9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1" w:type="dxa"/>
            <w:tcBorders>
              <w:top w:val="single" w:sz="4" w:space="0" w:color="auto"/>
              <w:left w:val="single" w:sz="4" w:space="0" w:color="auto"/>
              <w:bottom w:val="single" w:sz="4" w:space="0" w:color="auto"/>
              <w:right w:val="single" w:sz="4" w:space="0" w:color="auto"/>
            </w:tcBorders>
            <w:vAlign w:val="center"/>
          </w:tcPr>
          <w:p w14:paraId="5A4325D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89B7982" w14:textId="59B872DC" w:rsidR="00B35C2E" w:rsidRPr="009C3545" w:rsidRDefault="00B35C2E"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6"/>
        <w:gridCol w:w="3597"/>
        <w:gridCol w:w="3597"/>
      </w:tblGrid>
      <w:tr w:rsidR="00B35C2E" w:rsidRPr="009C3545" w14:paraId="30E6FF8E" w14:textId="77777777" w:rsidTr="00042BFB">
        <w:trPr>
          <w:trHeight w:val="327"/>
        </w:trPr>
        <w:tc>
          <w:tcPr>
            <w:tcW w:w="10790" w:type="dxa"/>
            <w:gridSpan w:val="3"/>
            <w:tcBorders>
              <w:top w:val="single" w:sz="4" w:space="0" w:color="auto"/>
              <w:bottom w:val="single" w:sz="4" w:space="0" w:color="auto"/>
            </w:tcBorders>
            <w:vAlign w:val="center"/>
          </w:tcPr>
          <w:p w14:paraId="14B8A14A" w14:textId="00020709"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lastRenderedPageBreak/>
              <w:t>F</w:t>
            </w:r>
            <w:r w:rsidR="00B35C2E" w:rsidRPr="009C3545">
              <w:rPr>
                <w:rFonts w:asciiTheme="minorHAnsi" w:hAnsiTheme="minorHAnsi" w:cstheme="minorHAnsi"/>
                <w:b/>
                <w:sz w:val="18"/>
                <w:szCs w:val="18"/>
              </w:rPr>
              <w:t>. Installed HERS Verified Water Heater Manufacturer Information</w:t>
            </w:r>
          </w:p>
          <w:p w14:paraId="0A105DB1" w14:textId="77B03314" w:rsidR="00B35C2E" w:rsidRPr="009C3545" w:rsidRDefault="00B35C2E" w:rsidP="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sz w:val="18"/>
                <w:szCs w:val="18"/>
              </w:rPr>
              <w:t>&lt;&lt; require one row of data</w:t>
            </w:r>
            <w:r w:rsidR="00430E9A">
              <w:rPr>
                <w:rFonts w:asciiTheme="minorHAnsi" w:hAnsiTheme="minorHAnsi" w:cstheme="minorHAnsi"/>
                <w:sz w:val="18"/>
                <w:szCs w:val="18"/>
              </w:rPr>
              <w:t xml:space="preserve"> for each water heater identified in Section C</w:t>
            </w:r>
            <w:r w:rsidR="004C1BAA">
              <w:rPr>
                <w:rFonts w:asciiTheme="minorHAnsi" w:hAnsiTheme="minorHAnsi" w:cstheme="minorHAnsi"/>
                <w:sz w:val="18"/>
                <w:szCs w:val="18"/>
              </w:rPr>
              <w:t>,</w:t>
            </w:r>
            <w:r w:rsidR="004C1BAA" w:rsidRPr="00E12A63">
              <w:rPr>
                <w:rFonts w:asciiTheme="minorHAnsi" w:hAnsiTheme="minorHAnsi" w:cstheme="minorHAnsi"/>
                <w:sz w:val="20"/>
                <w:szCs w:val="20"/>
              </w:rPr>
              <w:t xml:space="preserve"> elseif no Section C, then display the "section does not apply" message</w:t>
            </w:r>
            <w:r w:rsidR="00430E9A">
              <w:rPr>
                <w:rFonts w:asciiTheme="minorHAnsi" w:hAnsiTheme="minorHAnsi" w:cstheme="minorHAnsi"/>
                <w:sz w:val="18"/>
                <w:szCs w:val="18"/>
              </w:rPr>
              <w:t>.</w:t>
            </w:r>
            <w:r w:rsidRPr="009C3545">
              <w:rPr>
                <w:rFonts w:asciiTheme="minorHAnsi" w:hAnsiTheme="minorHAnsi" w:cstheme="minorHAnsi"/>
                <w:sz w:val="18"/>
                <w:szCs w:val="18"/>
              </w:rPr>
              <w:t>&gt;&gt;</w:t>
            </w:r>
          </w:p>
        </w:tc>
      </w:tr>
      <w:tr w:rsidR="00B35C2E" w:rsidRPr="009C3545" w14:paraId="4667774C" w14:textId="77777777" w:rsidTr="00042BFB">
        <w:trPr>
          <w:trHeight w:val="426"/>
        </w:trPr>
        <w:tc>
          <w:tcPr>
            <w:tcW w:w="3596" w:type="dxa"/>
            <w:tcBorders>
              <w:top w:val="single" w:sz="4" w:space="0" w:color="auto"/>
              <w:bottom w:val="single" w:sz="4" w:space="0" w:color="auto"/>
              <w:right w:val="single" w:sz="4" w:space="0" w:color="auto"/>
            </w:tcBorders>
            <w:vAlign w:val="bottom"/>
          </w:tcPr>
          <w:p w14:paraId="28E6C38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3597" w:type="dxa"/>
            <w:tcBorders>
              <w:top w:val="single" w:sz="4" w:space="0" w:color="auto"/>
              <w:left w:val="single" w:sz="4" w:space="0" w:color="auto"/>
              <w:bottom w:val="single" w:sz="4" w:space="0" w:color="auto"/>
              <w:right w:val="single" w:sz="4" w:space="0" w:color="auto"/>
            </w:tcBorders>
            <w:vAlign w:val="bottom"/>
          </w:tcPr>
          <w:p w14:paraId="37E7DCD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3597" w:type="dxa"/>
            <w:tcBorders>
              <w:top w:val="single" w:sz="4" w:space="0" w:color="auto"/>
              <w:left w:val="single" w:sz="4" w:space="0" w:color="auto"/>
              <w:bottom w:val="single" w:sz="4" w:space="0" w:color="auto"/>
            </w:tcBorders>
            <w:vAlign w:val="bottom"/>
          </w:tcPr>
          <w:p w14:paraId="550F48C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123FD259" w14:textId="77777777" w:rsidTr="00042BFB">
        <w:trPr>
          <w:trHeight w:val="282"/>
        </w:trPr>
        <w:tc>
          <w:tcPr>
            <w:tcW w:w="3596" w:type="dxa"/>
            <w:tcBorders>
              <w:top w:val="single" w:sz="4" w:space="0" w:color="auto"/>
              <w:bottom w:val="single" w:sz="4" w:space="0" w:color="auto"/>
              <w:right w:val="single" w:sz="4" w:space="0" w:color="auto"/>
            </w:tcBorders>
            <w:vAlign w:val="bottom"/>
          </w:tcPr>
          <w:p w14:paraId="0A586E4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3597" w:type="dxa"/>
            <w:tcBorders>
              <w:top w:val="single" w:sz="4" w:space="0" w:color="auto"/>
              <w:left w:val="single" w:sz="4" w:space="0" w:color="auto"/>
              <w:bottom w:val="single" w:sz="4" w:space="0" w:color="auto"/>
              <w:right w:val="single" w:sz="4" w:space="0" w:color="auto"/>
            </w:tcBorders>
            <w:vAlign w:val="bottom"/>
          </w:tcPr>
          <w:p w14:paraId="7D8AB7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Manufacturer</w:t>
            </w:r>
          </w:p>
        </w:tc>
        <w:tc>
          <w:tcPr>
            <w:tcW w:w="3597" w:type="dxa"/>
            <w:tcBorders>
              <w:top w:val="single" w:sz="4" w:space="0" w:color="auto"/>
              <w:left w:val="single" w:sz="4" w:space="0" w:color="auto"/>
              <w:bottom w:val="single" w:sz="4" w:space="0" w:color="auto"/>
            </w:tcBorders>
            <w:vAlign w:val="bottom"/>
          </w:tcPr>
          <w:p w14:paraId="4D9CC5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Model Number</w:t>
            </w:r>
          </w:p>
        </w:tc>
      </w:tr>
      <w:tr w:rsidR="000F1CDA" w:rsidRPr="009C3545" w14:paraId="4B2A85D1" w14:textId="77777777" w:rsidTr="00042BFB">
        <w:trPr>
          <w:trHeight w:val="246"/>
        </w:trPr>
        <w:tc>
          <w:tcPr>
            <w:tcW w:w="3596" w:type="dxa"/>
            <w:tcBorders>
              <w:top w:val="single" w:sz="4" w:space="0" w:color="auto"/>
              <w:bottom w:val="single" w:sz="4" w:space="0" w:color="auto"/>
              <w:right w:val="single" w:sz="4" w:space="0" w:color="auto"/>
            </w:tcBorders>
            <w:vAlign w:val="bottom"/>
          </w:tcPr>
          <w:p w14:paraId="35755F46" w14:textId="132B2EF9" w:rsidR="000F1CDA" w:rsidRPr="009C3545" w:rsidRDefault="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AD20BC"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r w:rsidR="00290376">
              <w:rPr>
                <w:rFonts w:asciiTheme="minorHAnsi" w:eastAsia="Times New Roman" w:hAnsiTheme="minorHAnsi" w:cstheme="minorHAnsi"/>
                <w:sz w:val="18"/>
                <w:szCs w:val="18"/>
              </w:rPr>
              <w:t>C</w:t>
            </w:r>
            <w:r w:rsidRPr="009C3545">
              <w:rPr>
                <w:rFonts w:asciiTheme="minorHAnsi" w:eastAsia="Times New Roman" w:hAnsiTheme="minorHAnsi" w:cstheme="minorHAnsi"/>
                <w:sz w:val="18"/>
                <w:szCs w:val="18"/>
              </w:rPr>
              <w:t>01&gt;&gt;</w:t>
            </w:r>
          </w:p>
        </w:tc>
        <w:tc>
          <w:tcPr>
            <w:tcW w:w="3597" w:type="dxa"/>
            <w:tcBorders>
              <w:top w:val="single" w:sz="4" w:space="0" w:color="auto"/>
              <w:left w:val="single" w:sz="4" w:space="0" w:color="auto"/>
              <w:bottom w:val="single" w:sz="4" w:space="0" w:color="auto"/>
              <w:right w:val="single" w:sz="4" w:space="0" w:color="auto"/>
            </w:tcBorders>
            <w:vAlign w:val="bottom"/>
          </w:tcPr>
          <w:p w14:paraId="72D4CA15" w14:textId="58C1B5B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c>
          <w:tcPr>
            <w:tcW w:w="3597" w:type="dxa"/>
            <w:tcBorders>
              <w:top w:val="single" w:sz="4" w:space="0" w:color="auto"/>
              <w:left w:val="single" w:sz="4" w:space="0" w:color="auto"/>
              <w:bottom w:val="single" w:sz="4" w:space="0" w:color="auto"/>
            </w:tcBorders>
            <w:shd w:val="clear" w:color="auto" w:fill="FFFFFF" w:themeFill="background1"/>
            <w:vAlign w:val="bottom"/>
          </w:tcPr>
          <w:p w14:paraId="685976AC" w14:textId="23128504" w:rsidR="000F1CDA" w:rsidRPr="009C3545" w:rsidRDefault="000F1CDA" w:rsidP="004666A5">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r w:rsidR="00B35C2E" w:rsidRPr="009C3545" w14:paraId="698CF65B" w14:textId="77777777" w:rsidTr="00042BFB">
        <w:trPr>
          <w:trHeight w:val="255"/>
        </w:trPr>
        <w:tc>
          <w:tcPr>
            <w:tcW w:w="3596" w:type="dxa"/>
            <w:tcBorders>
              <w:top w:val="single" w:sz="4" w:space="0" w:color="auto"/>
              <w:bottom w:val="single" w:sz="4" w:space="0" w:color="auto"/>
              <w:right w:val="single" w:sz="4" w:space="0" w:color="auto"/>
            </w:tcBorders>
            <w:vAlign w:val="bottom"/>
          </w:tcPr>
          <w:p w14:paraId="395C7AE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597" w:type="dxa"/>
            <w:tcBorders>
              <w:top w:val="single" w:sz="4" w:space="0" w:color="auto"/>
              <w:left w:val="single" w:sz="4" w:space="0" w:color="auto"/>
              <w:bottom w:val="single" w:sz="4" w:space="0" w:color="auto"/>
              <w:right w:val="single" w:sz="4" w:space="0" w:color="auto"/>
            </w:tcBorders>
            <w:vAlign w:val="bottom"/>
          </w:tcPr>
          <w:p w14:paraId="2BE3601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597" w:type="dxa"/>
            <w:tcBorders>
              <w:top w:val="single" w:sz="4" w:space="0" w:color="auto"/>
              <w:left w:val="single" w:sz="4" w:space="0" w:color="auto"/>
              <w:bottom w:val="single" w:sz="4" w:space="0" w:color="auto"/>
            </w:tcBorders>
          </w:tcPr>
          <w:p w14:paraId="4CEADF7F"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03B8EAC1" w14:textId="31536F89" w:rsidR="00AB3FD8" w:rsidRPr="00547A32" w:rsidRDefault="00AB3FD8" w:rsidP="00747D5C">
      <w:pPr>
        <w:spacing w:after="0"/>
        <w:rPr>
          <w:rFonts w:asciiTheme="minorHAnsi" w:hAnsiTheme="minorHAnsi" w:cstheme="minorHAnsi"/>
          <w:sz w:val="20"/>
          <w:szCs w:val="20"/>
        </w:rPr>
      </w:pPr>
    </w:p>
    <w:tbl>
      <w:tblPr>
        <w:tblpPr w:leftFromText="180" w:rightFromText="180" w:vertAnchor="text" w:tblpY="1"/>
        <w:tblOverlap w:val="never"/>
        <w:tblW w:w="49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9"/>
      </w:tblGrid>
      <w:tr w:rsidR="00E01832" w:rsidRPr="009C3545" w14:paraId="35A85880" w14:textId="77777777" w:rsidTr="00042BFB">
        <w:trPr>
          <w:trHeight w:val="144"/>
        </w:trPr>
        <w:tc>
          <w:tcPr>
            <w:tcW w:w="10779" w:type="dxa"/>
          </w:tcPr>
          <w:p w14:paraId="67C9AFEC" w14:textId="77777777" w:rsidR="00E01832" w:rsidRDefault="002D3CB8" w:rsidP="009C3545">
            <w:pPr>
              <w:keepNext/>
              <w:spacing w:after="0" w:line="240" w:lineRule="auto"/>
              <w:jc w:val="both"/>
              <w:rPr>
                <w:rFonts w:asciiTheme="minorHAnsi" w:hAnsiTheme="minorHAnsi" w:cstheme="minorHAnsi"/>
                <w:b/>
                <w:sz w:val="18"/>
                <w:szCs w:val="20"/>
              </w:rPr>
            </w:pPr>
            <w:r w:rsidRPr="009C3545">
              <w:rPr>
                <w:rFonts w:asciiTheme="minorHAnsi" w:hAnsiTheme="minorHAnsi" w:cstheme="minorHAnsi"/>
                <w:b/>
                <w:sz w:val="18"/>
                <w:szCs w:val="20"/>
              </w:rPr>
              <w:t>G</w:t>
            </w:r>
            <w:r w:rsidR="00E01832" w:rsidRPr="009C3545">
              <w:rPr>
                <w:rFonts w:asciiTheme="minorHAnsi" w:hAnsiTheme="minorHAnsi" w:cstheme="minorHAnsi"/>
                <w:b/>
                <w:sz w:val="18"/>
                <w:szCs w:val="20"/>
              </w:rPr>
              <w:t>. Mandatory Requirements for All Central Domestic Hot Water Systems</w:t>
            </w:r>
          </w:p>
          <w:p w14:paraId="37904B5F" w14:textId="7991ABF2" w:rsidR="00124F52" w:rsidRPr="009C3545" w:rsidRDefault="00124F52" w:rsidP="009C3545">
            <w:pPr>
              <w:keepNext/>
              <w:spacing w:after="0" w:line="240" w:lineRule="auto"/>
              <w:jc w:val="both"/>
              <w:rPr>
                <w:rFonts w:asciiTheme="minorHAnsi" w:hAnsiTheme="minorHAnsi" w:cstheme="minorHAnsi"/>
                <w:sz w:val="18"/>
                <w:szCs w:val="20"/>
              </w:rPr>
            </w:pPr>
            <w:r>
              <w:rPr>
                <w:sz w:val="18"/>
                <w:szCs w:val="18"/>
              </w:rPr>
              <w:t>&lt;&lt;Static Text - see the top&gt;&gt;</w:t>
            </w:r>
          </w:p>
        </w:tc>
      </w:tr>
      <w:tr w:rsidR="009C3545" w:rsidRPr="009C3545" w14:paraId="0504C058" w14:textId="77777777" w:rsidTr="00042BFB">
        <w:trPr>
          <w:trHeight w:val="144"/>
        </w:trPr>
        <w:tc>
          <w:tcPr>
            <w:tcW w:w="10779" w:type="dxa"/>
            <w:vAlign w:val="center"/>
          </w:tcPr>
          <w:p w14:paraId="341782E1" w14:textId="77777777"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4B893E00" w14:textId="3913B390" w:rsidR="00B721E1" w:rsidRPr="009C3545" w:rsidRDefault="00B721E1" w:rsidP="00747D5C">
      <w:pPr>
        <w:spacing w:after="0"/>
        <w:rPr>
          <w:rFonts w:asciiTheme="minorHAnsi" w:hAnsiTheme="minorHAnsi" w:cstheme="minorHAnsi"/>
          <w:sz w:val="18"/>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3217C3" w:rsidRPr="009C3545" w14:paraId="6867B652" w14:textId="77777777" w:rsidTr="00042BFB">
        <w:trPr>
          <w:trHeight w:hRule="exact" w:val="514"/>
        </w:trPr>
        <w:tc>
          <w:tcPr>
            <w:tcW w:w="10790" w:type="dxa"/>
          </w:tcPr>
          <w:p w14:paraId="6867B650" w14:textId="1EA17E56" w:rsidR="00453E30" w:rsidRPr="009C3545" w:rsidRDefault="002D3CB8" w:rsidP="00453E30">
            <w:pPr>
              <w:spacing w:after="0"/>
              <w:rPr>
                <w:rFonts w:asciiTheme="minorHAnsi" w:hAnsiTheme="minorHAnsi" w:cstheme="minorHAnsi"/>
                <w:b/>
                <w:sz w:val="18"/>
                <w:szCs w:val="20"/>
              </w:rPr>
            </w:pPr>
            <w:r w:rsidRPr="009C3545">
              <w:rPr>
                <w:rFonts w:asciiTheme="minorHAnsi" w:hAnsiTheme="minorHAnsi" w:cstheme="minorHAnsi"/>
                <w:b/>
                <w:sz w:val="18"/>
                <w:szCs w:val="20"/>
              </w:rPr>
              <w:t>H</w:t>
            </w:r>
            <w:r w:rsidR="003217C3" w:rsidRPr="009C3545">
              <w:rPr>
                <w:rFonts w:asciiTheme="minorHAnsi" w:hAnsiTheme="minorHAnsi" w:cstheme="minorHAnsi"/>
                <w:b/>
                <w:sz w:val="18"/>
                <w:szCs w:val="20"/>
              </w:rPr>
              <w:t xml:space="preserve">. </w:t>
            </w:r>
            <w:r w:rsidR="00B721E1" w:rsidRPr="009C3545">
              <w:rPr>
                <w:rFonts w:asciiTheme="minorHAnsi" w:hAnsiTheme="minorHAnsi" w:cstheme="minorHAnsi"/>
                <w:b/>
                <w:sz w:val="18"/>
                <w:szCs w:val="20"/>
              </w:rPr>
              <w:t>HERS Verified Multiple Recirculation Loops for DHW Systems Serving Multiple Dwelling Units Requirements</w:t>
            </w:r>
          </w:p>
          <w:p w14:paraId="6867B651" w14:textId="3A700031" w:rsidR="000E7FC1" w:rsidRPr="009C3545" w:rsidRDefault="00124F52" w:rsidP="00896180">
            <w:pPr>
              <w:rPr>
                <w:rFonts w:asciiTheme="minorHAnsi" w:hAnsiTheme="minorHAnsi" w:cstheme="minorHAnsi"/>
                <w:sz w:val="18"/>
                <w:szCs w:val="20"/>
              </w:rPr>
            </w:pPr>
            <w:r>
              <w:rPr>
                <w:sz w:val="18"/>
                <w:szCs w:val="18"/>
              </w:rPr>
              <w:t>&lt;&lt;Static Text - see the top&gt;&gt;</w:t>
            </w:r>
          </w:p>
        </w:tc>
      </w:tr>
      <w:tr w:rsidR="009E1D9B" w:rsidRPr="009C3545" w14:paraId="6867B65C" w14:textId="77777777" w:rsidTr="00042BFB">
        <w:trPr>
          <w:trHeight w:val="302"/>
        </w:trPr>
        <w:tc>
          <w:tcPr>
            <w:tcW w:w="10790" w:type="dxa"/>
            <w:vAlign w:val="center"/>
          </w:tcPr>
          <w:p w14:paraId="6867B65B" w14:textId="77777777" w:rsidR="009E1D9B" w:rsidRPr="009C3545" w:rsidRDefault="009E1D9B" w:rsidP="00087A32">
            <w:pPr>
              <w:spacing w:after="0"/>
              <w:rPr>
                <w:rFonts w:asciiTheme="minorHAnsi" w:hAnsiTheme="minorHAnsi" w:cstheme="minorHAnsi"/>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867B688" w14:textId="26CB26AE" w:rsidR="00A374A5" w:rsidRPr="00A8364F" w:rsidRDefault="00A374A5" w:rsidP="004E4903">
      <w:pPr>
        <w:rPr>
          <w:rFonts w:asciiTheme="minorHAnsi" w:hAnsiTheme="minorHAnsi" w:cstheme="minorHAnsi"/>
          <w:b/>
          <w:sz w:val="20"/>
          <w:szCs w:val="20"/>
        </w:rPr>
      </w:pPr>
    </w:p>
    <w:sectPr w:rsidR="00A374A5" w:rsidRPr="00A8364F" w:rsidSect="00042BFB">
      <w:headerReference w:type="even" r:id="rId20"/>
      <w:head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A0339" w14:textId="77777777" w:rsidR="0063777A" w:rsidRPr="00DB7BEA" w:rsidRDefault="0063777A" w:rsidP="00B3063C">
      <w:pPr>
        <w:spacing w:after="0" w:line="240" w:lineRule="auto"/>
      </w:pPr>
      <w:r>
        <w:separator/>
      </w:r>
    </w:p>
  </w:endnote>
  <w:endnote w:type="continuationSeparator" w:id="0">
    <w:p w14:paraId="6D8F7C74" w14:textId="77777777" w:rsidR="0063777A" w:rsidRPr="00DB7BEA" w:rsidRDefault="0063777A" w:rsidP="00B3063C">
      <w:pPr>
        <w:spacing w:after="0" w:line="240" w:lineRule="auto"/>
      </w:pPr>
      <w:r>
        <w:continuationSeparator/>
      </w:r>
    </w:p>
  </w:endnote>
  <w:endnote w:type="continuationNotice" w:id="1">
    <w:p w14:paraId="6BCDA6CA" w14:textId="77777777" w:rsidR="0063777A" w:rsidRDefault="006377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A812" w14:textId="77777777" w:rsidR="00711957" w:rsidRPr="002811BA" w:rsidRDefault="00711957" w:rsidP="00C10C89">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75F7B46" w14:textId="6DB0BAE1" w:rsidR="00711957" w:rsidRPr="002811BA" w:rsidRDefault="00711957" w:rsidP="00C10C89">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CA Building Energy Efficiency Standards - </w:t>
    </w:r>
    <w:r w:rsidR="00050D94">
      <w:rPr>
        <w:rFonts w:asciiTheme="minorHAnsi" w:eastAsia="Times New Roman" w:hAnsiTheme="minorHAnsi"/>
        <w:sz w:val="20"/>
        <w:szCs w:val="20"/>
      </w:rPr>
      <w:t>2022</w:t>
    </w:r>
    <w:r w:rsidR="00050D94" w:rsidRPr="002811BA">
      <w:rPr>
        <w:rFonts w:asciiTheme="minorHAnsi" w:eastAsia="Times New Roman" w:hAnsiTheme="minorHAnsi"/>
        <w:sz w:val="20"/>
        <w:szCs w:val="20"/>
      </w:rPr>
      <w:t xml:space="preserve"> </w:t>
    </w:r>
    <w:r w:rsidR="00CF4249" w:rsidRPr="00CF4249">
      <w:rPr>
        <w:rFonts w:asciiTheme="minorHAnsi" w:eastAsia="Times New Roman" w:hAnsiTheme="minorHAnsi"/>
        <w:sz w:val="20"/>
        <w:szCs w:val="20"/>
      </w:rPr>
      <w:t>Low-</w:t>
    </w:r>
    <w:r w:rsidR="002A767F">
      <w:rPr>
        <w:rFonts w:asciiTheme="minorHAnsi" w:eastAsia="Times New Roman" w:hAnsiTheme="minorHAnsi"/>
        <w:sz w:val="20"/>
        <w:szCs w:val="20"/>
      </w:rPr>
      <w:t>R</w:t>
    </w:r>
    <w:r w:rsidR="00CF4249" w:rsidRPr="00CF4249">
      <w:rPr>
        <w:rFonts w:asciiTheme="minorHAnsi" w:eastAsia="Times New Roman" w:hAnsiTheme="minorHAnsi"/>
        <w:sz w:val="20"/>
        <w:szCs w:val="20"/>
      </w:rPr>
      <w:t xml:space="preserve">ise </w:t>
    </w:r>
    <w:r w:rsidR="00320E8F" w:rsidRPr="00CF4249">
      <w:rPr>
        <w:rFonts w:asciiTheme="minorHAnsi" w:eastAsia="Times New Roman" w:hAnsiTheme="minorHAnsi"/>
        <w:sz w:val="20"/>
        <w:szCs w:val="20"/>
      </w:rPr>
      <w:t xml:space="preserve">Multifamily </w:t>
    </w:r>
    <w:r w:rsidR="00320E8F" w:rsidRPr="002811BA">
      <w:rPr>
        <w:rFonts w:asciiTheme="minorHAnsi" w:eastAsia="Times New Roman" w:hAnsiTheme="minorHAnsi"/>
        <w:sz w:val="20"/>
        <w:szCs w:val="20"/>
      </w:rPr>
      <w:t>Compliance</w:t>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1979E9">
      <w:rPr>
        <w:rFonts w:eastAsia="Times New Roman"/>
        <w:sz w:val="20"/>
        <w:szCs w:val="18"/>
      </w:rPr>
      <w:t>22</w:t>
    </w:r>
  </w:p>
  <w:p w14:paraId="6867B6A1" w14:textId="329E3789" w:rsidR="00711957" w:rsidRPr="00452DFA" w:rsidRDefault="00711957" w:rsidP="00C10C89">
    <w:pPr>
      <w:pStyle w:val="Style13"/>
      <w:tabs>
        <w:tab w:val="clear" w:pos="10800"/>
        <w:tab w:val="right" w:pos="14400"/>
      </w:tabs>
      <w:spacing w:before="0"/>
      <w:rPr>
        <w:i w:val="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B" w14:textId="78E4C0A4" w:rsidR="00711957" w:rsidRPr="00452DFA" w:rsidRDefault="00711957" w:rsidP="006B1407">
    <w:pPr>
      <w:pStyle w:val="Style13"/>
      <w:tabs>
        <w:tab w:val="clear" w:pos="10800"/>
        <w:tab w:val="right" w:pos="14400"/>
      </w:tabs>
      <w:spacing w:before="0"/>
      <w:rPr>
        <w:i w:val="0"/>
        <w:sz w:val="20"/>
        <w:szCs w:val="20"/>
      </w:rPr>
    </w:pPr>
    <w:r w:rsidRPr="00452DFA">
      <w:rPr>
        <w:i w:val="0"/>
        <w:sz w:val="20"/>
        <w:szCs w:val="20"/>
      </w:rPr>
      <w:t>CA Building Energy Efficiency Standards - 20</w:t>
    </w:r>
    <w:r w:rsidR="00C67BDD">
      <w:rPr>
        <w:i w:val="0"/>
        <w:sz w:val="20"/>
        <w:szCs w:val="20"/>
      </w:rPr>
      <w:t>22</w:t>
    </w:r>
    <w:r w:rsidRPr="00452DFA">
      <w:rPr>
        <w:i w:val="0"/>
        <w:sz w:val="20"/>
        <w:szCs w:val="20"/>
      </w:rPr>
      <w:t xml:space="preserve"> </w:t>
    </w:r>
    <w:r w:rsidR="00CF4249" w:rsidRPr="00CF4249">
      <w:rPr>
        <w:i w:val="0"/>
        <w:sz w:val="20"/>
        <w:szCs w:val="20"/>
      </w:rPr>
      <w:t>Low-</w:t>
    </w:r>
    <w:r w:rsidR="00514EF8">
      <w:rPr>
        <w:i w:val="0"/>
        <w:sz w:val="20"/>
        <w:szCs w:val="20"/>
      </w:rPr>
      <w:t>R</w:t>
    </w:r>
    <w:r w:rsidR="00CF4249" w:rsidRPr="00CF4249">
      <w:rPr>
        <w:i w:val="0"/>
        <w:sz w:val="20"/>
        <w:szCs w:val="20"/>
      </w:rPr>
      <w:t xml:space="preserve">ise </w:t>
    </w:r>
    <w:r w:rsidR="00D47570" w:rsidRPr="00CF4249">
      <w:rPr>
        <w:i w:val="0"/>
        <w:sz w:val="20"/>
        <w:szCs w:val="20"/>
      </w:rPr>
      <w:t xml:space="preserve">Multifamily </w:t>
    </w:r>
    <w:r w:rsidR="00D47570" w:rsidRPr="00452DFA">
      <w:rPr>
        <w:i w:val="0"/>
        <w:sz w:val="20"/>
        <w:szCs w:val="20"/>
      </w:rPr>
      <w:t>Compliance</w:t>
    </w:r>
    <w:r w:rsidRPr="00452DFA">
      <w:rPr>
        <w:i w:val="0"/>
        <w:sz w:val="20"/>
        <w:szCs w:val="20"/>
      </w:rPr>
      <w:tab/>
    </w:r>
    <w:r>
      <w:rPr>
        <w:i w:val="0"/>
        <w:sz w:val="20"/>
        <w:szCs w:val="20"/>
      </w:rPr>
      <w:t xml:space="preserve">January </w:t>
    </w:r>
    <w:r w:rsidR="00D87009">
      <w:rPr>
        <w:i w:val="0"/>
        <w:sz w:val="20"/>
        <w:szCs w:val="20"/>
      </w:rPr>
      <w:t>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8C2BC" w14:textId="77777777" w:rsidR="0063777A" w:rsidRPr="00DB7BEA" w:rsidRDefault="0063777A" w:rsidP="00B3063C">
      <w:pPr>
        <w:spacing w:after="0" w:line="240" w:lineRule="auto"/>
      </w:pPr>
      <w:r>
        <w:separator/>
      </w:r>
    </w:p>
  </w:footnote>
  <w:footnote w:type="continuationSeparator" w:id="0">
    <w:p w14:paraId="59F04AF4" w14:textId="77777777" w:rsidR="0063777A" w:rsidRPr="00DB7BEA" w:rsidRDefault="0063777A" w:rsidP="00B3063C">
      <w:pPr>
        <w:spacing w:after="0" w:line="240" w:lineRule="auto"/>
      </w:pPr>
      <w:r>
        <w:continuationSeparator/>
      </w:r>
    </w:p>
  </w:footnote>
  <w:footnote w:type="continuationNotice" w:id="1">
    <w:p w14:paraId="0ED83CCE" w14:textId="77777777" w:rsidR="0063777A" w:rsidRDefault="006377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8D" w14:textId="77777777" w:rsidR="00711957" w:rsidRDefault="00000000">
    <w:pPr>
      <w:pStyle w:val="Header"/>
    </w:pPr>
    <w:r>
      <w:rPr>
        <w:noProof/>
      </w:rPr>
      <w:pict w14:anchorId="6867B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DB3A" w14:textId="77777777" w:rsidR="000B1409" w:rsidRPr="00EE0261" w:rsidRDefault="000B1409" w:rsidP="000B1409">
    <w:pPr>
      <w:suppressAutoHyphens/>
      <w:spacing w:after="0" w:line="240" w:lineRule="auto"/>
      <w:ind w:left="-90"/>
      <w:jc w:val="center"/>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r w:rsidRPr="00271097">
      <w:rPr>
        <w:rFonts w:eastAsia="Times New Roman" w:cs="Calibri"/>
        <w:noProof/>
        <w:sz w:val="28"/>
        <w:szCs w:val="28"/>
      </w:rPr>
      <w:drawing>
        <wp:anchor distT="0" distB="0" distL="114300" distR="114300" simplePos="0" relativeHeight="251660296" behindDoc="0" locked="0" layoutInCell="1" allowOverlap="1" wp14:anchorId="13CDED47" wp14:editId="5E14701F">
          <wp:simplePos x="0" y="0"/>
          <wp:positionH relativeFrom="margin">
            <wp:align>left</wp:align>
          </wp:positionH>
          <wp:positionV relativeFrom="paragraph">
            <wp:posOffset>5715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579823E0" w14:textId="77777777" w:rsidR="000B1409" w:rsidRPr="00271097" w:rsidRDefault="000B1409" w:rsidP="000B1409">
    <w:pPr>
      <w:tabs>
        <w:tab w:val="center" w:pos="4320"/>
        <w:tab w:val="right" w:pos="8640"/>
      </w:tabs>
      <w:spacing w:after="0" w:line="240" w:lineRule="auto"/>
      <w:ind w:left="360"/>
      <w:rPr>
        <w:rFonts w:ascii="Arial" w:eastAsia="Times New Roman" w:hAnsi="Arial" w:cs="Arial"/>
        <w:sz w:val="24"/>
        <w:szCs w:val="24"/>
      </w:rPr>
    </w:pPr>
    <w:r w:rsidRPr="00271097">
      <w:rPr>
        <w:rFonts w:ascii="Arial" w:eastAsia="Times New Roman" w:hAnsi="Arial" w:cs="Arial"/>
        <w:sz w:val="24"/>
        <w:szCs w:val="24"/>
      </w:rPr>
      <w:ptab w:relativeTo="margin" w:alignment="center" w:leader="none"/>
    </w:r>
    <w:r w:rsidRPr="00271097">
      <w:rPr>
        <w:rFonts w:ascii="Arial" w:eastAsia="Times New Roman" w:hAnsi="Arial" w:cs="Arial"/>
        <w:sz w:val="24"/>
        <w:szCs w:val="24"/>
      </w:rPr>
      <w:ptab w:relativeTo="margin" w:alignment="right" w:leader="none"/>
    </w:r>
    <w:r w:rsidRPr="00271097">
      <w:rPr>
        <w:rFonts w:eastAsia="Times New Roman" w:cs="Calibri"/>
        <w:sz w:val="28"/>
        <w:szCs w:val="28"/>
      </w:rPr>
      <w:t>CEC-</w:t>
    </w:r>
    <w:r>
      <w:rPr>
        <w:rFonts w:eastAsia="Times New Roman" w:cs="Calibri"/>
        <w:sz w:val="28"/>
        <w:szCs w:val="28"/>
      </w:rPr>
      <w:t>LMCI</w:t>
    </w:r>
    <w:r w:rsidRPr="00271097">
      <w:rPr>
        <w:rFonts w:eastAsia="Times New Roman" w:cs="Calibri"/>
        <w:sz w:val="28"/>
        <w:szCs w:val="28"/>
      </w:rPr>
      <w:t>-</w:t>
    </w:r>
    <w:r>
      <w:rPr>
        <w:rFonts w:eastAsia="Times New Roman" w:cs="Calibri"/>
        <w:sz w:val="28"/>
        <w:szCs w:val="28"/>
      </w:rPr>
      <w:t>PLB</w:t>
    </w:r>
    <w:r w:rsidRPr="00271097">
      <w:rPr>
        <w:rFonts w:eastAsia="Times New Roman" w:cs="Calibri"/>
        <w:sz w:val="28"/>
        <w:szCs w:val="28"/>
      </w:rPr>
      <w:t>-</w:t>
    </w:r>
    <w:r>
      <w:rPr>
        <w:rFonts w:eastAsia="Times New Roman" w:cs="Calibri"/>
        <w:sz w:val="28"/>
        <w:szCs w:val="28"/>
      </w:rPr>
      <w:t>21</w:t>
    </w:r>
    <w:r w:rsidRPr="00271097">
      <w:rPr>
        <w:rFonts w:eastAsia="Times New Roman" w:cs="Calibri"/>
        <w:sz w:val="28"/>
        <w:szCs w:val="28"/>
      </w:rPr>
      <w:t>-</w:t>
    </w:r>
    <w:r>
      <w:rPr>
        <w:rFonts w:eastAsia="Times New Roman" w:cs="Calibri"/>
        <w:sz w:val="28"/>
        <w:szCs w:val="28"/>
      </w:rPr>
      <w:t>H</w:t>
    </w:r>
  </w:p>
  <w:p w14:paraId="02A5201F" w14:textId="77777777" w:rsidR="000B1409" w:rsidRPr="00EE0261" w:rsidRDefault="000B1409" w:rsidP="000B1409">
    <w:pPr>
      <w:spacing w:after="160" w:line="259" w:lineRule="auto"/>
      <w:ind w:left="360"/>
      <w:rPr>
        <w:rFonts w:cs="Calibri"/>
        <w:b/>
        <w:bCs/>
        <w:i/>
        <w:iCs/>
        <w:sz w:val="28"/>
        <w:szCs w:val="28"/>
      </w:rPr>
    </w:pPr>
    <w:r w:rsidRPr="00271097">
      <w:rPr>
        <w:rFonts w:ascii="Arial" w:hAnsi="Arial" w:cs="Arial"/>
        <w:sz w:val="24"/>
      </w:rPr>
      <w:ptab w:relativeTo="margin" w:alignment="center" w:leader="none"/>
    </w:r>
    <w:r w:rsidRPr="00271097">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2" w14:textId="77777777" w:rsidR="00711957" w:rsidRDefault="00000000">
    <w:pPr>
      <w:pStyle w:val="Header"/>
    </w:pPr>
    <w:r>
      <w:rPr>
        <w:noProof/>
      </w:rPr>
      <w:pict w14:anchorId="6867B6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3" w14:textId="77777777" w:rsidR="00711957" w:rsidRDefault="00000000">
    <w:pPr>
      <w:pStyle w:val="Header"/>
    </w:pPr>
    <w:r>
      <w:rPr>
        <w:noProof/>
      </w:rPr>
      <w:pict w14:anchorId="6867B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56"/>
      <w:gridCol w:w="3218"/>
      <w:gridCol w:w="1825"/>
    </w:tblGrid>
    <w:tr w:rsidR="00711957" w:rsidRPr="00F85124" w14:paraId="6867B6A6" w14:textId="77777777" w:rsidTr="00C65571">
      <w:trPr>
        <w:cantSplit/>
        <w:trHeight w:val="288"/>
      </w:trPr>
      <w:tc>
        <w:tcPr>
          <w:tcW w:w="4155" w:type="pct"/>
          <w:gridSpan w:val="2"/>
          <w:tcBorders>
            <w:bottom w:val="single" w:sz="4" w:space="0" w:color="auto"/>
            <w:right w:val="nil"/>
          </w:tcBorders>
          <w:vAlign w:val="center"/>
        </w:tcPr>
        <w:p w14:paraId="6867B6A4" w14:textId="4DEE9BC9" w:rsidR="00711957" w:rsidRPr="00F85124" w:rsidRDefault="00711957" w:rsidP="00BD59D3">
          <w:pPr>
            <w:pStyle w:val="Style14"/>
            <w:rPr>
              <w:b/>
            </w:rPr>
          </w:pPr>
          <w:r>
            <w:t xml:space="preserve">CERTIFICATE OF </w:t>
          </w:r>
          <w:r w:rsidR="00CB2FA9">
            <w:t>INSTALLATION -</w:t>
          </w:r>
          <w:r>
            <w:t xml:space="preserve"> USER INSTRUCTIONS</w:t>
          </w:r>
        </w:p>
      </w:tc>
      <w:tc>
        <w:tcPr>
          <w:tcW w:w="845" w:type="pct"/>
          <w:tcBorders>
            <w:left w:val="nil"/>
            <w:bottom w:val="single" w:sz="4" w:space="0" w:color="auto"/>
          </w:tcBorders>
          <w:tcMar>
            <w:left w:w="115" w:type="dxa"/>
            <w:right w:w="115" w:type="dxa"/>
          </w:tcMar>
          <w:vAlign w:val="center"/>
        </w:tcPr>
        <w:p w14:paraId="6867B6A5" w14:textId="112F2440" w:rsidR="00711957" w:rsidRPr="00F85124" w:rsidRDefault="00001823" w:rsidP="00452DFA">
          <w:pPr>
            <w:pStyle w:val="Style15"/>
            <w:rPr>
              <w:b/>
            </w:rPr>
          </w:pPr>
          <w:r>
            <w:t>LMCI</w:t>
          </w:r>
          <w:r w:rsidR="00711957">
            <w:t>-PLB-21-H</w:t>
          </w:r>
        </w:p>
      </w:tc>
    </w:tr>
    <w:tr w:rsidR="00711957" w:rsidRPr="00F85124" w14:paraId="6867B6A9" w14:textId="77777777" w:rsidTr="00514EF8">
      <w:trPr>
        <w:cantSplit/>
        <w:trHeight w:val="288"/>
      </w:trPr>
      <w:tc>
        <w:tcPr>
          <w:tcW w:w="2665" w:type="pct"/>
          <w:tcBorders>
            <w:right w:val="nil"/>
          </w:tcBorders>
        </w:tcPr>
        <w:p w14:paraId="6867B6A7"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335" w:type="pct"/>
          <w:gridSpan w:val="2"/>
          <w:tcBorders>
            <w:left w:val="nil"/>
          </w:tcBorders>
        </w:tcPr>
        <w:p w14:paraId="6867B6A8" w14:textId="1BAE5002"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31B9A">
            <w:rPr>
              <w:noProof/>
            </w:rPr>
            <w:t>2</w:t>
          </w:r>
          <w:r>
            <w:rPr>
              <w:noProof/>
            </w:rPr>
            <w:fldChar w:fldCharType="end"/>
          </w:r>
          <w:r w:rsidRPr="00F85124">
            <w:t>)</w:t>
          </w:r>
        </w:p>
      </w:tc>
    </w:tr>
  </w:tbl>
  <w:p w14:paraId="6867B6AA" w14:textId="0FAEF270" w:rsidR="00711957" w:rsidRPr="00B721E1" w:rsidRDefault="00000000" w:rsidP="002332EE">
    <w:pPr>
      <w:pStyle w:val="Header"/>
      <w:spacing w:after="0"/>
      <w:rPr>
        <w:sz w:val="20"/>
        <w:szCs w:val="16"/>
      </w:rPr>
    </w:pPr>
    <w:r>
      <w:rPr>
        <w:noProof/>
      </w:rPr>
      <w:pict w14:anchorId="6867B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C" w14:textId="77777777" w:rsidR="00711957" w:rsidRDefault="00000000">
    <w:pPr>
      <w:pStyle w:val="Header"/>
    </w:pPr>
    <w:r>
      <w:rPr>
        <w:noProof/>
      </w:rPr>
      <w:pict w14:anchorId="6867B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D" w14:textId="77777777" w:rsidR="00711957" w:rsidRDefault="00000000">
    <w:pPr>
      <w:pStyle w:val="Header"/>
    </w:pPr>
    <w:r>
      <w:rPr>
        <w:noProof/>
      </w:rPr>
      <w:pict w14:anchorId="6867B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74"/>
      <w:gridCol w:w="3400"/>
      <w:gridCol w:w="1825"/>
    </w:tblGrid>
    <w:tr w:rsidR="00711957" w:rsidRPr="00F85124" w14:paraId="6867B6B0" w14:textId="77777777" w:rsidTr="00C65571">
      <w:trPr>
        <w:cantSplit/>
        <w:trHeight w:val="288"/>
      </w:trPr>
      <w:tc>
        <w:tcPr>
          <w:tcW w:w="4155" w:type="pct"/>
          <w:gridSpan w:val="2"/>
          <w:tcBorders>
            <w:bottom w:val="single" w:sz="4" w:space="0" w:color="auto"/>
            <w:right w:val="nil"/>
          </w:tcBorders>
          <w:vAlign w:val="center"/>
        </w:tcPr>
        <w:p w14:paraId="6867B6AE" w14:textId="4E30117C" w:rsidR="00711957" w:rsidRPr="00F85124" w:rsidRDefault="00711957" w:rsidP="00A374A5">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6867B6AF" w14:textId="65BD5DE2" w:rsidR="00711957" w:rsidRPr="00F85124" w:rsidRDefault="00001823" w:rsidP="00452DFA">
          <w:pPr>
            <w:pStyle w:val="Style15"/>
            <w:rPr>
              <w:b/>
            </w:rPr>
          </w:pPr>
          <w:r>
            <w:t>LMCI</w:t>
          </w:r>
          <w:r w:rsidR="00711957">
            <w:t>-PLB-21-H</w:t>
          </w:r>
        </w:p>
      </w:tc>
    </w:tr>
    <w:tr w:rsidR="00711957" w:rsidRPr="00F85124" w14:paraId="6867B6B3" w14:textId="77777777" w:rsidTr="00514EF8">
      <w:trPr>
        <w:cantSplit/>
        <w:trHeight w:val="288"/>
      </w:trPr>
      <w:tc>
        <w:tcPr>
          <w:tcW w:w="2581" w:type="pct"/>
          <w:tcBorders>
            <w:right w:val="nil"/>
          </w:tcBorders>
        </w:tcPr>
        <w:p w14:paraId="6867B6B1"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419" w:type="pct"/>
          <w:gridSpan w:val="2"/>
          <w:tcBorders>
            <w:left w:val="nil"/>
          </w:tcBorders>
        </w:tcPr>
        <w:p w14:paraId="6867B6B2" w14:textId="3DF7B0BF"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31B9A">
            <w:rPr>
              <w:noProof/>
            </w:rPr>
            <w:t>6</w:t>
          </w:r>
          <w:r>
            <w:rPr>
              <w:noProof/>
            </w:rPr>
            <w:fldChar w:fldCharType="end"/>
          </w:r>
          <w:r w:rsidRPr="00F85124">
            <w:t>)</w:t>
          </w:r>
        </w:p>
      </w:tc>
    </w:tr>
  </w:tbl>
  <w:p w14:paraId="6867B6B4" w14:textId="002D72A0" w:rsidR="00711957" w:rsidRPr="00B721E1" w:rsidRDefault="00000000" w:rsidP="002332EE">
    <w:pPr>
      <w:pStyle w:val="Header"/>
      <w:spacing w:after="0"/>
      <w:rPr>
        <w:sz w:val="20"/>
        <w:szCs w:val="16"/>
      </w:rPr>
    </w:pPr>
    <w:r>
      <w:rPr>
        <w:noProof/>
      </w:rPr>
      <w:pict w14:anchorId="6867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B5" w14:textId="77777777" w:rsidR="00711957" w:rsidRDefault="00000000">
    <w:pPr>
      <w:pStyle w:val="Header"/>
    </w:pPr>
    <w:r>
      <w:rPr>
        <w:noProof/>
      </w:rPr>
      <w:pict w14:anchorId="6867B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14B7C77"/>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D72DE3"/>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88589E"/>
    <w:multiLevelType w:val="hybridMultilevel"/>
    <w:tmpl w:val="FDAC696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0977BA8"/>
    <w:multiLevelType w:val="hybridMultilevel"/>
    <w:tmpl w:val="57E8EC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DA0C9554"/>
    <w:lvl w:ilvl="0" w:tplc="1B2241C2">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FF54FC"/>
    <w:multiLevelType w:val="hybridMultilevel"/>
    <w:tmpl w:val="1A78C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33B30"/>
    <w:multiLevelType w:val="hybridMultilevel"/>
    <w:tmpl w:val="72D286BC"/>
    <w:lvl w:ilvl="0" w:tplc="6B4E110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D2E07DE"/>
    <w:multiLevelType w:val="hybridMultilevel"/>
    <w:tmpl w:val="FF34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62EE0A87"/>
    <w:multiLevelType w:val="hybridMultilevel"/>
    <w:tmpl w:val="59347E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25" w15:restartNumberingAfterBreak="0">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4480">
    <w:abstractNumId w:val="25"/>
  </w:num>
  <w:num w:numId="2" w16cid:durableId="1996453977">
    <w:abstractNumId w:val="10"/>
  </w:num>
  <w:num w:numId="3" w16cid:durableId="654798895">
    <w:abstractNumId w:val="0"/>
  </w:num>
  <w:num w:numId="4" w16cid:durableId="627668646">
    <w:abstractNumId w:val="4"/>
  </w:num>
  <w:num w:numId="5" w16cid:durableId="1852449019">
    <w:abstractNumId w:val="24"/>
  </w:num>
  <w:num w:numId="6" w16cid:durableId="1721243253">
    <w:abstractNumId w:val="1"/>
  </w:num>
  <w:num w:numId="7" w16cid:durableId="1183977764">
    <w:abstractNumId w:val="3"/>
  </w:num>
  <w:num w:numId="8" w16cid:durableId="1747799537">
    <w:abstractNumId w:val="7"/>
  </w:num>
  <w:num w:numId="9" w16cid:durableId="1620916354">
    <w:abstractNumId w:val="15"/>
  </w:num>
  <w:num w:numId="10" w16cid:durableId="862671893">
    <w:abstractNumId w:val="20"/>
  </w:num>
  <w:num w:numId="11" w16cid:durableId="1808737986">
    <w:abstractNumId w:val="16"/>
  </w:num>
  <w:num w:numId="12" w16cid:durableId="820774303">
    <w:abstractNumId w:val="26"/>
  </w:num>
  <w:num w:numId="13" w16cid:durableId="2025547814">
    <w:abstractNumId w:val="27"/>
  </w:num>
  <w:num w:numId="14" w16cid:durableId="1981570960">
    <w:abstractNumId w:val="11"/>
  </w:num>
  <w:num w:numId="15" w16cid:durableId="1323899205">
    <w:abstractNumId w:val="17"/>
  </w:num>
  <w:num w:numId="16" w16cid:durableId="116487939">
    <w:abstractNumId w:val="7"/>
  </w:num>
  <w:num w:numId="17" w16cid:durableId="289944525">
    <w:abstractNumId w:val="6"/>
  </w:num>
  <w:num w:numId="18" w16cid:durableId="660356834">
    <w:abstractNumId w:val="22"/>
  </w:num>
  <w:num w:numId="19" w16cid:durableId="435567384">
    <w:abstractNumId w:val="2"/>
  </w:num>
  <w:num w:numId="20" w16cid:durableId="491290457">
    <w:abstractNumId w:val="8"/>
  </w:num>
  <w:num w:numId="21" w16cid:durableId="183251483">
    <w:abstractNumId w:val="14"/>
  </w:num>
  <w:num w:numId="22" w16cid:durableId="1733694526">
    <w:abstractNumId w:val="23"/>
  </w:num>
  <w:num w:numId="23" w16cid:durableId="1401638611">
    <w:abstractNumId w:val="18"/>
  </w:num>
  <w:num w:numId="24" w16cid:durableId="1385838055">
    <w:abstractNumId w:val="5"/>
  </w:num>
  <w:num w:numId="25" w16cid:durableId="1877814394">
    <w:abstractNumId w:val="15"/>
    <w:lvlOverride w:ilvl="0">
      <w:startOverride w:val="1"/>
    </w:lvlOverride>
    <w:lvlOverride w:ilvl="1"/>
    <w:lvlOverride w:ilvl="2"/>
    <w:lvlOverride w:ilvl="3"/>
    <w:lvlOverride w:ilvl="4"/>
    <w:lvlOverride w:ilvl="5"/>
    <w:lvlOverride w:ilvl="6"/>
    <w:lvlOverride w:ilvl="7"/>
    <w:lvlOverride w:ilvl="8"/>
  </w:num>
  <w:num w:numId="26" w16cid:durableId="16451551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0858096">
    <w:abstractNumId w:val="19"/>
  </w:num>
  <w:num w:numId="28" w16cid:durableId="107550179">
    <w:abstractNumId w:val="21"/>
  </w:num>
  <w:num w:numId="29" w16cid:durableId="1025180279">
    <w:abstractNumId w:val="13"/>
  </w:num>
  <w:num w:numId="30" w16cid:durableId="2610358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1823"/>
    <w:rsid w:val="00001C88"/>
    <w:rsid w:val="00005EA3"/>
    <w:rsid w:val="000107BA"/>
    <w:rsid w:val="00010F31"/>
    <w:rsid w:val="00014F32"/>
    <w:rsid w:val="0002437E"/>
    <w:rsid w:val="0002525C"/>
    <w:rsid w:val="000261EF"/>
    <w:rsid w:val="0004192D"/>
    <w:rsid w:val="00042BFB"/>
    <w:rsid w:val="00043F8C"/>
    <w:rsid w:val="00044B58"/>
    <w:rsid w:val="00045905"/>
    <w:rsid w:val="00046FD1"/>
    <w:rsid w:val="00050D94"/>
    <w:rsid w:val="000511A4"/>
    <w:rsid w:val="000656BC"/>
    <w:rsid w:val="00070A5B"/>
    <w:rsid w:val="000801AC"/>
    <w:rsid w:val="00083F4F"/>
    <w:rsid w:val="00084AC4"/>
    <w:rsid w:val="00087A32"/>
    <w:rsid w:val="0009219B"/>
    <w:rsid w:val="0009241A"/>
    <w:rsid w:val="0009707E"/>
    <w:rsid w:val="000A311C"/>
    <w:rsid w:val="000A43B2"/>
    <w:rsid w:val="000B1409"/>
    <w:rsid w:val="000B2EF2"/>
    <w:rsid w:val="000B33E9"/>
    <w:rsid w:val="000B4A98"/>
    <w:rsid w:val="000B4F44"/>
    <w:rsid w:val="000C2B17"/>
    <w:rsid w:val="000C30EC"/>
    <w:rsid w:val="000C33A2"/>
    <w:rsid w:val="000C7AFE"/>
    <w:rsid w:val="000D1C4B"/>
    <w:rsid w:val="000D2771"/>
    <w:rsid w:val="000D5453"/>
    <w:rsid w:val="000E7FC1"/>
    <w:rsid w:val="000F1CDA"/>
    <w:rsid w:val="000F2C67"/>
    <w:rsid w:val="000F4069"/>
    <w:rsid w:val="00104D8A"/>
    <w:rsid w:val="00106FB3"/>
    <w:rsid w:val="00111FD5"/>
    <w:rsid w:val="00113978"/>
    <w:rsid w:val="00124F52"/>
    <w:rsid w:val="00131B9A"/>
    <w:rsid w:val="001367C3"/>
    <w:rsid w:val="00140960"/>
    <w:rsid w:val="001434B1"/>
    <w:rsid w:val="0015370F"/>
    <w:rsid w:val="0016202A"/>
    <w:rsid w:val="001711DA"/>
    <w:rsid w:val="00171834"/>
    <w:rsid w:val="0017718F"/>
    <w:rsid w:val="001979E9"/>
    <w:rsid w:val="001A26AD"/>
    <w:rsid w:val="001B3A3F"/>
    <w:rsid w:val="001B57D4"/>
    <w:rsid w:val="001C5311"/>
    <w:rsid w:val="001C6EBB"/>
    <w:rsid w:val="001C7789"/>
    <w:rsid w:val="001D56D7"/>
    <w:rsid w:val="001E3690"/>
    <w:rsid w:val="001E73C2"/>
    <w:rsid w:val="001F0D58"/>
    <w:rsid w:val="00200A46"/>
    <w:rsid w:val="002014B2"/>
    <w:rsid w:val="00207FAD"/>
    <w:rsid w:val="00216198"/>
    <w:rsid w:val="002232FB"/>
    <w:rsid w:val="00227A33"/>
    <w:rsid w:val="00230FAA"/>
    <w:rsid w:val="002332EE"/>
    <w:rsid w:val="00236B63"/>
    <w:rsid w:val="002373BC"/>
    <w:rsid w:val="0024067D"/>
    <w:rsid w:val="00243AEA"/>
    <w:rsid w:val="002451F7"/>
    <w:rsid w:val="00246CAB"/>
    <w:rsid w:val="002652D9"/>
    <w:rsid w:val="0027103A"/>
    <w:rsid w:val="00272E56"/>
    <w:rsid w:val="002752AB"/>
    <w:rsid w:val="0028269C"/>
    <w:rsid w:val="0028272F"/>
    <w:rsid w:val="00282E51"/>
    <w:rsid w:val="002832F4"/>
    <w:rsid w:val="00286E67"/>
    <w:rsid w:val="00290376"/>
    <w:rsid w:val="002917F8"/>
    <w:rsid w:val="002A1823"/>
    <w:rsid w:val="002A767F"/>
    <w:rsid w:val="002B6EBF"/>
    <w:rsid w:val="002D3CB8"/>
    <w:rsid w:val="002E5AE6"/>
    <w:rsid w:val="003021AE"/>
    <w:rsid w:val="003045E2"/>
    <w:rsid w:val="00315DA8"/>
    <w:rsid w:val="003202A7"/>
    <w:rsid w:val="00320E8F"/>
    <w:rsid w:val="003217C3"/>
    <w:rsid w:val="003309AA"/>
    <w:rsid w:val="00331E5C"/>
    <w:rsid w:val="0034138D"/>
    <w:rsid w:val="0034156F"/>
    <w:rsid w:val="003461B9"/>
    <w:rsid w:val="003627FB"/>
    <w:rsid w:val="00375AA4"/>
    <w:rsid w:val="003844D5"/>
    <w:rsid w:val="003855DB"/>
    <w:rsid w:val="00387B5D"/>
    <w:rsid w:val="0039268A"/>
    <w:rsid w:val="00397E61"/>
    <w:rsid w:val="003A2AED"/>
    <w:rsid w:val="003A2D5C"/>
    <w:rsid w:val="003B7CB3"/>
    <w:rsid w:val="003C0E64"/>
    <w:rsid w:val="003D0326"/>
    <w:rsid w:val="003D47C0"/>
    <w:rsid w:val="003D76C7"/>
    <w:rsid w:val="003E5C4F"/>
    <w:rsid w:val="00407955"/>
    <w:rsid w:val="00426926"/>
    <w:rsid w:val="00430E9A"/>
    <w:rsid w:val="00432FA5"/>
    <w:rsid w:val="00434BBF"/>
    <w:rsid w:val="00435049"/>
    <w:rsid w:val="00452DFA"/>
    <w:rsid w:val="004535E4"/>
    <w:rsid w:val="00453E30"/>
    <w:rsid w:val="0045506C"/>
    <w:rsid w:val="004570A1"/>
    <w:rsid w:val="0046261E"/>
    <w:rsid w:val="00462743"/>
    <w:rsid w:val="004666A5"/>
    <w:rsid w:val="00470C89"/>
    <w:rsid w:val="00481205"/>
    <w:rsid w:val="00484C6C"/>
    <w:rsid w:val="0048505D"/>
    <w:rsid w:val="00487335"/>
    <w:rsid w:val="0049346D"/>
    <w:rsid w:val="00493749"/>
    <w:rsid w:val="004952F5"/>
    <w:rsid w:val="004971C6"/>
    <w:rsid w:val="004B294F"/>
    <w:rsid w:val="004B7E17"/>
    <w:rsid w:val="004C1BAA"/>
    <w:rsid w:val="004C2D5E"/>
    <w:rsid w:val="004C77A4"/>
    <w:rsid w:val="004D0721"/>
    <w:rsid w:val="004D47DB"/>
    <w:rsid w:val="004D7A02"/>
    <w:rsid w:val="004E2C51"/>
    <w:rsid w:val="004E2F5B"/>
    <w:rsid w:val="004E4903"/>
    <w:rsid w:val="004E50FA"/>
    <w:rsid w:val="004E57AA"/>
    <w:rsid w:val="004F0A2C"/>
    <w:rsid w:val="004F1D88"/>
    <w:rsid w:val="00504520"/>
    <w:rsid w:val="00514539"/>
    <w:rsid w:val="00514CF5"/>
    <w:rsid w:val="00514EF8"/>
    <w:rsid w:val="00515512"/>
    <w:rsid w:val="005303B4"/>
    <w:rsid w:val="0053535C"/>
    <w:rsid w:val="005356C6"/>
    <w:rsid w:val="00535A33"/>
    <w:rsid w:val="00545447"/>
    <w:rsid w:val="00547A32"/>
    <w:rsid w:val="00555441"/>
    <w:rsid w:val="00555BA2"/>
    <w:rsid w:val="00564D31"/>
    <w:rsid w:val="005660E0"/>
    <w:rsid w:val="00567D26"/>
    <w:rsid w:val="005746F5"/>
    <w:rsid w:val="00584486"/>
    <w:rsid w:val="005A5C2B"/>
    <w:rsid w:val="005B01D7"/>
    <w:rsid w:val="005B2CB2"/>
    <w:rsid w:val="005C4019"/>
    <w:rsid w:val="005C56B5"/>
    <w:rsid w:val="005C6409"/>
    <w:rsid w:val="005E0160"/>
    <w:rsid w:val="005E2C16"/>
    <w:rsid w:val="005F32CA"/>
    <w:rsid w:val="0060122C"/>
    <w:rsid w:val="006032B4"/>
    <w:rsid w:val="006041FF"/>
    <w:rsid w:val="0062132F"/>
    <w:rsid w:val="00621C5A"/>
    <w:rsid w:val="00624C2C"/>
    <w:rsid w:val="00626EAA"/>
    <w:rsid w:val="0063360F"/>
    <w:rsid w:val="0063777A"/>
    <w:rsid w:val="00651360"/>
    <w:rsid w:val="006642F5"/>
    <w:rsid w:val="00665E94"/>
    <w:rsid w:val="00666790"/>
    <w:rsid w:val="00672F4C"/>
    <w:rsid w:val="006918DE"/>
    <w:rsid w:val="006A2B7E"/>
    <w:rsid w:val="006A40EF"/>
    <w:rsid w:val="006A51DA"/>
    <w:rsid w:val="006A61F3"/>
    <w:rsid w:val="006B1407"/>
    <w:rsid w:val="006B1B2C"/>
    <w:rsid w:val="006C4B49"/>
    <w:rsid w:val="006D537E"/>
    <w:rsid w:val="006D629F"/>
    <w:rsid w:val="006E7AF8"/>
    <w:rsid w:val="006F4AD0"/>
    <w:rsid w:val="006F74A5"/>
    <w:rsid w:val="00711243"/>
    <w:rsid w:val="00711957"/>
    <w:rsid w:val="00714F96"/>
    <w:rsid w:val="0072358D"/>
    <w:rsid w:val="00727EB4"/>
    <w:rsid w:val="00733BDF"/>
    <w:rsid w:val="00740320"/>
    <w:rsid w:val="00746C18"/>
    <w:rsid w:val="00747D5C"/>
    <w:rsid w:val="00754398"/>
    <w:rsid w:val="00756F1D"/>
    <w:rsid w:val="00757DDF"/>
    <w:rsid w:val="00761D1E"/>
    <w:rsid w:val="007666A1"/>
    <w:rsid w:val="00772628"/>
    <w:rsid w:val="00786078"/>
    <w:rsid w:val="0079399B"/>
    <w:rsid w:val="007958D4"/>
    <w:rsid w:val="007977F0"/>
    <w:rsid w:val="007A496F"/>
    <w:rsid w:val="007A7B36"/>
    <w:rsid w:val="007B39EE"/>
    <w:rsid w:val="007B44A0"/>
    <w:rsid w:val="007D43A6"/>
    <w:rsid w:val="007E0EB4"/>
    <w:rsid w:val="007F7940"/>
    <w:rsid w:val="00803956"/>
    <w:rsid w:val="00805C64"/>
    <w:rsid w:val="00810023"/>
    <w:rsid w:val="008141C5"/>
    <w:rsid w:val="008278F4"/>
    <w:rsid w:val="00831922"/>
    <w:rsid w:val="008344ED"/>
    <w:rsid w:val="008364D2"/>
    <w:rsid w:val="00840C47"/>
    <w:rsid w:val="00844592"/>
    <w:rsid w:val="00850210"/>
    <w:rsid w:val="00851BB3"/>
    <w:rsid w:val="008565A3"/>
    <w:rsid w:val="00857196"/>
    <w:rsid w:val="00865387"/>
    <w:rsid w:val="008664B7"/>
    <w:rsid w:val="008706F1"/>
    <w:rsid w:val="00871375"/>
    <w:rsid w:val="00875BB7"/>
    <w:rsid w:val="008911C8"/>
    <w:rsid w:val="00896180"/>
    <w:rsid w:val="008A15E5"/>
    <w:rsid w:val="008A48B0"/>
    <w:rsid w:val="008A60B5"/>
    <w:rsid w:val="008A7FC2"/>
    <w:rsid w:val="008B1327"/>
    <w:rsid w:val="008B3947"/>
    <w:rsid w:val="008B47F4"/>
    <w:rsid w:val="008B4A5F"/>
    <w:rsid w:val="008B65F6"/>
    <w:rsid w:val="008C023D"/>
    <w:rsid w:val="008C7A4D"/>
    <w:rsid w:val="008D61F4"/>
    <w:rsid w:val="008E1EA5"/>
    <w:rsid w:val="008F3996"/>
    <w:rsid w:val="00916088"/>
    <w:rsid w:val="0092301F"/>
    <w:rsid w:val="00932091"/>
    <w:rsid w:val="00936C3D"/>
    <w:rsid w:val="0093726E"/>
    <w:rsid w:val="00941F90"/>
    <w:rsid w:val="009425BF"/>
    <w:rsid w:val="00942884"/>
    <w:rsid w:val="00944C1F"/>
    <w:rsid w:val="009458C6"/>
    <w:rsid w:val="00947331"/>
    <w:rsid w:val="00956725"/>
    <w:rsid w:val="0096323B"/>
    <w:rsid w:val="00965725"/>
    <w:rsid w:val="00965C18"/>
    <w:rsid w:val="00972ED5"/>
    <w:rsid w:val="00974719"/>
    <w:rsid w:val="00984130"/>
    <w:rsid w:val="00990D96"/>
    <w:rsid w:val="009961D2"/>
    <w:rsid w:val="009A5430"/>
    <w:rsid w:val="009B0D5A"/>
    <w:rsid w:val="009B1D7C"/>
    <w:rsid w:val="009B45B3"/>
    <w:rsid w:val="009B7BB1"/>
    <w:rsid w:val="009C3545"/>
    <w:rsid w:val="009C56F6"/>
    <w:rsid w:val="009D3A34"/>
    <w:rsid w:val="009D67D3"/>
    <w:rsid w:val="009E1D9B"/>
    <w:rsid w:val="009E60F5"/>
    <w:rsid w:val="009E63ED"/>
    <w:rsid w:val="009F01C6"/>
    <w:rsid w:val="009F0CE7"/>
    <w:rsid w:val="009F33F1"/>
    <w:rsid w:val="009F35A4"/>
    <w:rsid w:val="009F61DE"/>
    <w:rsid w:val="00A02EBA"/>
    <w:rsid w:val="00A03A6C"/>
    <w:rsid w:val="00A20E3D"/>
    <w:rsid w:val="00A301CC"/>
    <w:rsid w:val="00A35198"/>
    <w:rsid w:val="00A374A5"/>
    <w:rsid w:val="00A446F1"/>
    <w:rsid w:val="00A46BAE"/>
    <w:rsid w:val="00A656BE"/>
    <w:rsid w:val="00A7261E"/>
    <w:rsid w:val="00A732C4"/>
    <w:rsid w:val="00A823BD"/>
    <w:rsid w:val="00A8364F"/>
    <w:rsid w:val="00A84635"/>
    <w:rsid w:val="00A9050B"/>
    <w:rsid w:val="00A90839"/>
    <w:rsid w:val="00A90F3A"/>
    <w:rsid w:val="00A919CA"/>
    <w:rsid w:val="00A94FBD"/>
    <w:rsid w:val="00A96E4B"/>
    <w:rsid w:val="00AA008A"/>
    <w:rsid w:val="00AB0596"/>
    <w:rsid w:val="00AB3FD8"/>
    <w:rsid w:val="00AB6147"/>
    <w:rsid w:val="00AB6E21"/>
    <w:rsid w:val="00AB7D47"/>
    <w:rsid w:val="00AC180C"/>
    <w:rsid w:val="00AC2213"/>
    <w:rsid w:val="00AC5C1C"/>
    <w:rsid w:val="00AC6239"/>
    <w:rsid w:val="00AD20BC"/>
    <w:rsid w:val="00AD6154"/>
    <w:rsid w:val="00AD6D8B"/>
    <w:rsid w:val="00AE1975"/>
    <w:rsid w:val="00AE6941"/>
    <w:rsid w:val="00AE6FE4"/>
    <w:rsid w:val="00AF2CD9"/>
    <w:rsid w:val="00AF3A9F"/>
    <w:rsid w:val="00AF7926"/>
    <w:rsid w:val="00B013AB"/>
    <w:rsid w:val="00B04034"/>
    <w:rsid w:val="00B113C2"/>
    <w:rsid w:val="00B2118D"/>
    <w:rsid w:val="00B27B68"/>
    <w:rsid w:val="00B3063C"/>
    <w:rsid w:val="00B33BF3"/>
    <w:rsid w:val="00B34467"/>
    <w:rsid w:val="00B354C7"/>
    <w:rsid w:val="00B35C2E"/>
    <w:rsid w:val="00B53F2D"/>
    <w:rsid w:val="00B63027"/>
    <w:rsid w:val="00B66D27"/>
    <w:rsid w:val="00B67A41"/>
    <w:rsid w:val="00B67C66"/>
    <w:rsid w:val="00B721E1"/>
    <w:rsid w:val="00B8203E"/>
    <w:rsid w:val="00BA034D"/>
    <w:rsid w:val="00BA0555"/>
    <w:rsid w:val="00BA25C6"/>
    <w:rsid w:val="00BB67DE"/>
    <w:rsid w:val="00BC0E01"/>
    <w:rsid w:val="00BC3822"/>
    <w:rsid w:val="00BC5BF3"/>
    <w:rsid w:val="00BD59D3"/>
    <w:rsid w:val="00BE7CFB"/>
    <w:rsid w:val="00BF0DE9"/>
    <w:rsid w:val="00BF1FCB"/>
    <w:rsid w:val="00BF2B18"/>
    <w:rsid w:val="00C01045"/>
    <w:rsid w:val="00C01867"/>
    <w:rsid w:val="00C060F2"/>
    <w:rsid w:val="00C10C89"/>
    <w:rsid w:val="00C12A57"/>
    <w:rsid w:val="00C168A0"/>
    <w:rsid w:val="00C2233E"/>
    <w:rsid w:val="00C2575C"/>
    <w:rsid w:val="00C40DFC"/>
    <w:rsid w:val="00C51260"/>
    <w:rsid w:val="00C51EC6"/>
    <w:rsid w:val="00C53D57"/>
    <w:rsid w:val="00C65571"/>
    <w:rsid w:val="00C67BDD"/>
    <w:rsid w:val="00C815DC"/>
    <w:rsid w:val="00C913FE"/>
    <w:rsid w:val="00C93879"/>
    <w:rsid w:val="00CA012F"/>
    <w:rsid w:val="00CB2FA9"/>
    <w:rsid w:val="00CC0F6B"/>
    <w:rsid w:val="00CC3AA4"/>
    <w:rsid w:val="00CD0AA9"/>
    <w:rsid w:val="00CD36DD"/>
    <w:rsid w:val="00CE3123"/>
    <w:rsid w:val="00CE5554"/>
    <w:rsid w:val="00CE6DB4"/>
    <w:rsid w:val="00CE7B0C"/>
    <w:rsid w:val="00CE7B79"/>
    <w:rsid w:val="00CF4249"/>
    <w:rsid w:val="00CF748A"/>
    <w:rsid w:val="00D02244"/>
    <w:rsid w:val="00D045AB"/>
    <w:rsid w:val="00D122C8"/>
    <w:rsid w:val="00D141C2"/>
    <w:rsid w:val="00D150D0"/>
    <w:rsid w:val="00D16F59"/>
    <w:rsid w:val="00D21BF4"/>
    <w:rsid w:val="00D262CE"/>
    <w:rsid w:val="00D33833"/>
    <w:rsid w:val="00D37405"/>
    <w:rsid w:val="00D40936"/>
    <w:rsid w:val="00D44EA5"/>
    <w:rsid w:val="00D45382"/>
    <w:rsid w:val="00D47570"/>
    <w:rsid w:val="00D50390"/>
    <w:rsid w:val="00D604B2"/>
    <w:rsid w:val="00D61EDC"/>
    <w:rsid w:val="00D76A8E"/>
    <w:rsid w:val="00D76F99"/>
    <w:rsid w:val="00D82733"/>
    <w:rsid w:val="00D87009"/>
    <w:rsid w:val="00D87DFC"/>
    <w:rsid w:val="00D94F09"/>
    <w:rsid w:val="00D967CC"/>
    <w:rsid w:val="00DA5319"/>
    <w:rsid w:val="00DB310B"/>
    <w:rsid w:val="00DC3475"/>
    <w:rsid w:val="00DD38DA"/>
    <w:rsid w:val="00DD3BE0"/>
    <w:rsid w:val="00DE5B89"/>
    <w:rsid w:val="00E01832"/>
    <w:rsid w:val="00E13954"/>
    <w:rsid w:val="00E16053"/>
    <w:rsid w:val="00E2111D"/>
    <w:rsid w:val="00E450A6"/>
    <w:rsid w:val="00E627C1"/>
    <w:rsid w:val="00E66B96"/>
    <w:rsid w:val="00E73112"/>
    <w:rsid w:val="00E81ECC"/>
    <w:rsid w:val="00E83ABC"/>
    <w:rsid w:val="00E92ECC"/>
    <w:rsid w:val="00E9731B"/>
    <w:rsid w:val="00E97BDE"/>
    <w:rsid w:val="00EA2932"/>
    <w:rsid w:val="00EA2BC9"/>
    <w:rsid w:val="00EC6787"/>
    <w:rsid w:val="00ED21FF"/>
    <w:rsid w:val="00ED36C6"/>
    <w:rsid w:val="00ED393A"/>
    <w:rsid w:val="00EE589F"/>
    <w:rsid w:val="00EE7F49"/>
    <w:rsid w:val="00EF1EAC"/>
    <w:rsid w:val="00EF1F6B"/>
    <w:rsid w:val="00EF240C"/>
    <w:rsid w:val="00EF3C80"/>
    <w:rsid w:val="00EF3F99"/>
    <w:rsid w:val="00F24518"/>
    <w:rsid w:val="00F248A5"/>
    <w:rsid w:val="00F25E97"/>
    <w:rsid w:val="00F36A2E"/>
    <w:rsid w:val="00F4258A"/>
    <w:rsid w:val="00F50819"/>
    <w:rsid w:val="00F63E56"/>
    <w:rsid w:val="00F63FB9"/>
    <w:rsid w:val="00F6645F"/>
    <w:rsid w:val="00F70948"/>
    <w:rsid w:val="00F71464"/>
    <w:rsid w:val="00F72331"/>
    <w:rsid w:val="00F8334B"/>
    <w:rsid w:val="00F8640C"/>
    <w:rsid w:val="00F96906"/>
    <w:rsid w:val="00FC2911"/>
    <w:rsid w:val="00FC6911"/>
    <w:rsid w:val="00FD4924"/>
    <w:rsid w:val="00FD60C2"/>
    <w:rsid w:val="00FE0325"/>
    <w:rsid w:val="00FE2015"/>
    <w:rsid w:val="00FE3223"/>
    <w:rsid w:val="00FE438E"/>
    <w:rsid w:val="00FF1813"/>
    <w:rsid w:val="00FF2BA1"/>
    <w:rsid w:val="6946E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7B376"/>
  <w15:docId w15:val="{7A79156E-0B40-4989-BA07-E94E9C8E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3BC"/>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 w:type="paragraph" w:customStyle="1" w:styleId="Style7">
    <w:name w:val="Style7"/>
    <w:basedOn w:val="Footer"/>
    <w:link w:val="Style7Char"/>
    <w:qFormat/>
    <w:rsid w:val="0046274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rPr>
  </w:style>
  <w:style w:type="character" w:customStyle="1" w:styleId="Style7Char">
    <w:name w:val="Style7 Char"/>
    <w:basedOn w:val="FooterChar"/>
    <w:link w:val="Style7"/>
    <w:rsid w:val="00462743"/>
    <w:rPr>
      <w:rFonts w:asciiTheme="minorHAnsi" w:eastAsia="Times New Roman" w:hAnsiTheme="minorHAnsi"/>
      <w:sz w:val="22"/>
      <w:szCs w:val="22"/>
    </w:rPr>
  </w:style>
  <w:style w:type="character" w:styleId="UnresolvedMention">
    <w:name w:val="Unresolved Mention"/>
    <w:basedOn w:val="DefaultParagraphFont"/>
    <w:uiPriority w:val="99"/>
    <w:unhideWhenUsed/>
    <w:rsid w:val="00046FD1"/>
    <w:rPr>
      <w:color w:val="605E5C"/>
      <w:shd w:val="clear" w:color="auto" w:fill="E1DFDD"/>
    </w:rPr>
  </w:style>
  <w:style w:type="character" w:styleId="Mention">
    <w:name w:val="Mention"/>
    <w:basedOn w:val="DefaultParagraphFont"/>
    <w:uiPriority w:val="99"/>
    <w:unhideWhenUsed/>
    <w:rsid w:val="00046FD1"/>
    <w:rPr>
      <w:color w:val="2B579A"/>
      <w:shd w:val="clear" w:color="auto" w:fill="E1DFDD"/>
    </w:rPr>
  </w:style>
  <w:style w:type="table" w:styleId="TableGridLight">
    <w:name w:val="Grid Table Light"/>
    <w:basedOn w:val="TableNormal"/>
    <w:uiPriority w:val="40"/>
    <w:rsid w:val="00756F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483">
      <w:bodyDiv w:val="1"/>
      <w:marLeft w:val="0"/>
      <w:marRight w:val="0"/>
      <w:marTop w:val="0"/>
      <w:marBottom w:val="0"/>
      <w:divBdr>
        <w:top w:val="none" w:sz="0" w:space="0" w:color="auto"/>
        <w:left w:val="none" w:sz="0" w:space="0" w:color="auto"/>
        <w:bottom w:val="none" w:sz="0" w:space="0" w:color="auto"/>
        <w:right w:val="none" w:sz="0" w:space="0" w:color="auto"/>
      </w:divBdr>
    </w:div>
    <w:div w:id="298076676">
      <w:bodyDiv w:val="1"/>
      <w:marLeft w:val="0"/>
      <w:marRight w:val="0"/>
      <w:marTop w:val="0"/>
      <w:marBottom w:val="0"/>
      <w:divBdr>
        <w:top w:val="none" w:sz="0" w:space="0" w:color="auto"/>
        <w:left w:val="none" w:sz="0" w:space="0" w:color="auto"/>
        <w:bottom w:val="none" w:sz="0" w:space="0" w:color="auto"/>
        <w:right w:val="none" w:sz="0" w:space="0" w:color="auto"/>
      </w:divBdr>
    </w:div>
    <w:div w:id="880091120">
      <w:bodyDiv w:val="1"/>
      <w:marLeft w:val="0"/>
      <w:marRight w:val="0"/>
      <w:marTop w:val="0"/>
      <w:marBottom w:val="0"/>
      <w:divBdr>
        <w:top w:val="none" w:sz="0" w:space="0" w:color="auto"/>
        <w:left w:val="none" w:sz="0" w:space="0" w:color="auto"/>
        <w:bottom w:val="none" w:sz="0" w:space="0" w:color="auto"/>
        <w:right w:val="none" w:sz="0" w:space="0" w:color="auto"/>
      </w:divBdr>
    </w:div>
    <w:div w:id="1064110807">
      <w:bodyDiv w:val="1"/>
      <w:marLeft w:val="0"/>
      <w:marRight w:val="0"/>
      <w:marTop w:val="0"/>
      <w:marBottom w:val="0"/>
      <w:divBdr>
        <w:top w:val="none" w:sz="0" w:space="0" w:color="auto"/>
        <w:left w:val="none" w:sz="0" w:space="0" w:color="auto"/>
        <w:bottom w:val="none" w:sz="0" w:space="0" w:color="auto"/>
        <w:right w:val="none" w:sz="0" w:space="0" w:color="auto"/>
      </w:divBdr>
    </w:div>
    <w:div w:id="1258291819">
      <w:bodyDiv w:val="1"/>
      <w:marLeft w:val="0"/>
      <w:marRight w:val="0"/>
      <w:marTop w:val="0"/>
      <w:marBottom w:val="0"/>
      <w:divBdr>
        <w:top w:val="none" w:sz="0" w:space="0" w:color="auto"/>
        <w:left w:val="none" w:sz="0" w:space="0" w:color="auto"/>
        <w:bottom w:val="none" w:sz="0" w:space="0" w:color="auto"/>
        <w:right w:val="none" w:sz="0" w:space="0" w:color="auto"/>
      </w:divBdr>
      <w:divsChild>
        <w:div w:id="2002923555">
          <w:marLeft w:val="0"/>
          <w:marRight w:val="0"/>
          <w:marTop w:val="0"/>
          <w:marBottom w:val="0"/>
          <w:divBdr>
            <w:top w:val="none" w:sz="0" w:space="0" w:color="auto"/>
            <w:left w:val="none" w:sz="0" w:space="0" w:color="auto"/>
            <w:bottom w:val="none" w:sz="0" w:space="0" w:color="auto"/>
            <w:right w:val="none" w:sz="0" w:space="0" w:color="auto"/>
          </w:divBdr>
        </w:div>
      </w:divsChild>
    </w:div>
    <w:div w:id="186536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A714A6-B8A2-44AD-B9A3-4BF5E1F99E93}">
  <ds:schemaRefs>
    <ds:schemaRef ds:uri="http://schemas.microsoft.com/sharepoint/v3/contenttype/forms"/>
  </ds:schemaRefs>
</ds:datastoreItem>
</file>

<file path=customXml/itemProps2.xml><?xml version="1.0" encoding="utf-8"?>
<ds:datastoreItem xmlns:ds="http://schemas.openxmlformats.org/officeDocument/2006/customXml" ds:itemID="{697D3DF7-F467-4210-BDB2-F9E101D3714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0A2F9A76-2E6C-407E-A99C-04C20D17EB9E}">
  <ds:schemaRefs>
    <ds:schemaRef ds:uri="http://schemas.openxmlformats.org/officeDocument/2006/bibliography"/>
  </ds:schemaRefs>
</ds:datastoreItem>
</file>

<file path=customXml/itemProps4.xml><?xml version="1.0" encoding="utf-8"?>
<ds:datastoreItem xmlns:ds="http://schemas.openxmlformats.org/officeDocument/2006/customXml" ds:itemID="{325206EE-F908-49B4-BFFD-63C24395F201}">
  <ds:schemaRefs>
    <ds:schemaRef ds:uri="http://schemas.openxmlformats.org/officeDocument/2006/bibliography"/>
  </ds:schemaRefs>
</ds:datastoreItem>
</file>

<file path=customXml/itemProps5.xml><?xml version="1.0" encoding="utf-8"?>
<ds:datastoreItem xmlns:ds="http://schemas.openxmlformats.org/officeDocument/2006/customXml" ds:itemID="{F4AD9DE1-F4EC-40EE-BE82-B4274AD2E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12</Pages>
  <Words>3438</Words>
  <Characters>19597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171</cp:revision>
  <cp:lastPrinted>2018-11-15T18:45:00Z</cp:lastPrinted>
  <dcterms:created xsi:type="dcterms:W3CDTF">2019-11-19T19:12:00Z</dcterms:created>
  <dcterms:modified xsi:type="dcterms:W3CDTF">2022-11-04T21:59:00Z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