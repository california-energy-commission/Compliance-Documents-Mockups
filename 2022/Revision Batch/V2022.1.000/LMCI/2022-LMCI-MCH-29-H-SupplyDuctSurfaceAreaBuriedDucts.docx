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FEAB0" w14:textId="77777777" w:rsidR="00E205FA" w:rsidRPr="00E443DE" w:rsidRDefault="00E205FA" w:rsidP="00E205FA">
      <w:pPr>
        <w:spacing w:line="256" w:lineRule="auto"/>
        <w:rPr>
          <w:rFonts w:ascii="Calibri" w:eastAsia="Calibri" w:hAnsi="Calibri"/>
          <w:sz w:val="24"/>
          <w:szCs w:val="24"/>
        </w:rPr>
      </w:pPr>
      <w:r w:rsidRPr="00E443DE">
        <w:rPr>
          <w:rFonts w:ascii="Calibri" w:eastAsia="Calibri" w:hAnsi="Calibri"/>
          <w:b/>
          <w:bCs/>
          <w:sz w:val="24"/>
          <w:szCs w:val="24"/>
        </w:rPr>
        <w:t xml:space="preserve">CERTIFICATE OF </w:t>
      </w:r>
      <w:r w:rsidRPr="00E443DE">
        <w:rPr>
          <w:rFonts w:ascii="Calibri" w:eastAsia="Calibri" w:hAnsi="Calibri" w:cs="Calibri"/>
          <w:b/>
          <w:bCs/>
          <w:sz w:val="24"/>
          <w:szCs w:val="24"/>
        </w:rPr>
        <w:t>INSTALLATION</w:t>
      </w:r>
      <w:r w:rsidRPr="00E443DE">
        <w:br/>
      </w:r>
      <w:r w:rsidRPr="00E443DE">
        <w:rPr>
          <w:rFonts w:ascii="Calibri" w:eastAsia="Calibri" w:hAnsi="Calibri"/>
          <w:b/>
          <w:bCs/>
          <w:sz w:val="24"/>
          <w:szCs w:val="24"/>
        </w:rPr>
        <w:t>Note:</w:t>
      </w:r>
      <w:r w:rsidRPr="00E443DE">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E205FA" w:rsidRPr="00E443DE" w14:paraId="00DC65E9"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51DB13B1" w14:textId="77777777" w:rsidR="00E205FA" w:rsidRPr="00E443DE" w:rsidRDefault="00E205FA" w:rsidP="00894C94">
            <w:pPr>
              <w:rPr>
                <w:rFonts w:ascii="Calibri" w:hAnsi="Calibri" w:cs="Calibri"/>
                <w:sz w:val="24"/>
                <w:szCs w:val="24"/>
              </w:rPr>
            </w:pPr>
            <w:r w:rsidRPr="00E443DE">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5C8F4F27" w14:textId="77777777" w:rsidR="00E205FA" w:rsidRPr="00E443DE" w:rsidRDefault="00E205FA" w:rsidP="00894C94">
            <w:pPr>
              <w:rPr>
                <w:rFonts w:ascii="Calibri" w:hAnsi="Calibri" w:cs="Calibri"/>
                <w:sz w:val="24"/>
                <w:szCs w:val="24"/>
              </w:rPr>
            </w:pPr>
            <w:r w:rsidRPr="00E443DE">
              <w:rPr>
                <w:rFonts w:ascii="Calibri" w:hAnsi="Calibri" w:cs="Calibri"/>
                <w:sz w:val="24"/>
                <w:szCs w:val="24"/>
              </w:rPr>
              <w:t>Enforcement Agency:</w:t>
            </w:r>
          </w:p>
        </w:tc>
      </w:tr>
      <w:tr w:rsidR="00E205FA" w:rsidRPr="00E443DE" w14:paraId="099E9294"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223E4DD9" w14:textId="77777777" w:rsidR="00E205FA" w:rsidRPr="00E443DE" w:rsidRDefault="00E205FA" w:rsidP="00894C94">
            <w:pPr>
              <w:rPr>
                <w:rFonts w:ascii="Calibri" w:hAnsi="Calibri" w:cs="Calibri"/>
                <w:sz w:val="24"/>
                <w:szCs w:val="24"/>
                <w:vertAlign w:val="superscript"/>
              </w:rPr>
            </w:pPr>
            <w:r w:rsidRPr="00E443DE">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4B3D4C22" w14:textId="77777777" w:rsidR="00E205FA" w:rsidRPr="00E443DE" w:rsidRDefault="00E205FA" w:rsidP="00894C94">
            <w:pPr>
              <w:rPr>
                <w:rFonts w:ascii="Calibri" w:hAnsi="Calibri" w:cs="Calibri"/>
                <w:sz w:val="24"/>
                <w:szCs w:val="24"/>
                <w:vertAlign w:val="superscript"/>
              </w:rPr>
            </w:pPr>
            <w:r w:rsidRPr="00E443DE">
              <w:rPr>
                <w:rFonts w:ascii="Calibri" w:hAnsi="Calibri" w:cs="Calibri"/>
                <w:sz w:val="24"/>
                <w:szCs w:val="24"/>
              </w:rPr>
              <w:t>Permit Number:</w:t>
            </w:r>
          </w:p>
        </w:tc>
      </w:tr>
      <w:tr w:rsidR="00E205FA" w:rsidRPr="00E443DE" w14:paraId="2D8C697A"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2369E7DF" w14:textId="77777777" w:rsidR="00E205FA" w:rsidRPr="00E443DE" w:rsidRDefault="00E205FA" w:rsidP="00894C94">
            <w:pPr>
              <w:rPr>
                <w:rFonts w:ascii="Calibri" w:hAnsi="Calibri" w:cs="Calibri"/>
                <w:sz w:val="24"/>
                <w:szCs w:val="24"/>
              </w:rPr>
            </w:pPr>
            <w:r w:rsidRPr="00E443DE">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30F12104" w14:textId="77777777" w:rsidR="00E205FA" w:rsidRPr="00E443DE" w:rsidRDefault="00E205FA" w:rsidP="00894C94">
            <w:pPr>
              <w:rPr>
                <w:rFonts w:ascii="Calibri" w:hAnsi="Calibri"/>
                <w:sz w:val="24"/>
                <w:szCs w:val="24"/>
              </w:rPr>
            </w:pPr>
            <w:r w:rsidRPr="00E443DE">
              <w:rPr>
                <w:rFonts w:ascii="Calibri" w:eastAsia="Calibri" w:hAnsi="Calibri" w:cs="Calibri"/>
                <w:color w:val="000000" w:themeColor="text1"/>
                <w:sz w:val="24"/>
                <w:szCs w:val="24"/>
              </w:rPr>
              <w:t>Permit Application Date</w:t>
            </w:r>
            <w:r w:rsidRPr="00E443DE">
              <w:rPr>
                <w:rFonts w:ascii="Calibri" w:hAnsi="Calibri"/>
                <w:sz w:val="24"/>
                <w:szCs w:val="24"/>
              </w:rPr>
              <w:t>:</w:t>
            </w:r>
          </w:p>
        </w:tc>
      </w:tr>
    </w:tbl>
    <w:p w14:paraId="4447DCAD" w14:textId="77777777" w:rsidR="00E205FA" w:rsidRDefault="00E205FA" w:rsidP="004B62FE">
      <w:pPr>
        <w:rPr>
          <w:rFonts w:asciiTheme="minorHAnsi" w:hAnsiTheme="minorHAnsi"/>
          <w:i/>
          <w:sz w:val="18"/>
          <w:szCs w:val="18"/>
        </w:rPr>
      </w:pPr>
    </w:p>
    <w:p w14:paraId="681C4889" w14:textId="48176343" w:rsidR="004B62FE" w:rsidRPr="00E205FA" w:rsidRDefault="004B62FE" w:rsidP="004B62FE">
      <w:pPr>
        <w:rPr>
          <w:rFonts w:asciiTheme="minorHAnsi" w:hAnsiTheme="minorHAnsi"/>
          <w:i/>
          <w:sz w:val="22"/>
          <w:szCs w:val="22"/>
        </w:rPr>
      </w:pPr>
      <w:r w:rsidRPr="00E205FA">
        <w:rPr>
          <w:rFonts w:asciiTheme="minorHAnsi" w:hAnsiTheme="minorHAnsi"/>
          <w:i/>
          <w:sz w:val="22"/>
          <w:szCs w:val="22"/>
        </w:rPr>
        <w:t>Note: Submit one Certificate</w:t>
      </w:r>
      <w:r w:rsidR="003C03FA" w:rsidRPr="00E205FA">
        <w:rPr>
          <w:rFonts w:asciiTheme="minorHAnsi" w:hAnsiTheme="minorHAnsi"/>
          <w:i/>
          <w:sz w:val="22"/>
          <w:szCs w:val="22"/>
        </w:rPr>
        <w:t xml:space="preserve"> of installation</w:t>
      </w:r>
      <w:r w:rsidRPr="00E205FA">
        <w:rPr>
          <w:rFonts w:asciiTheme="minorHAnsi" w:hAnsiTheme="minorHAnsi"/>
          <w:i/>
          <w:sz w:val="22"/>
          <w:szCs w:val="22"/>
        </w:rPr>
        <w:t xml:space="preserve"> for each duct system that must demonstrate compliance in the dwelling.</w:t>
      </w:r>
    </w:p>
    <w:p w14:paraId="20829DF5" w14:textId="77777777" w:rsidR="005910F4" w:rsidRPr="005369B5" w:rsidRDefault="005910F4" w:rsidP="004B62F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49"/>
        <w:gridCol w:w="5298"/>
        <w:gridCol w:w="5043"/>
      </w:tblGrid>
      <w:tr w:rsidR="0069547F" w:rsidRPr="005369B5" w14:paraId="778763B9" w14:textId="77777777" w:rsidTr="005837D0">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62B55CC" w14:textId="77777777" w:rsidR="0069547F" w:rsidRPr="00877B2C" w:rsidRDefault="0069547F" w:rsidP="005837D0">
            <w:pPr>
              <w:rPr>
                <w:rFonts w:asciiTheme="minorHAnsi" w:hAnsiTheme="minorHAnsi"/>
                <w:b/>
                <w:caps/>
                <w:sz w:val="18"/>
                <w:szCs w:val="18"/>
              </w:rPr>
            </w:pPr>
            <w:r w:rsidRPr="00F70B2C">
              <w:rPr>
                <w:rFonts w:asciiTheme="minorHAnsi" w:hAnsiTheme="minorHAnsi"/>
                <w:b/>
                <w:caps/>
                <w:szCs w:val="18"/>
              </w:rPr>
              <w:t xml:space="preserve">A. </w:t>
            </w:r>
            <w:r w:rsidRPr="00F70B2C">
              <w:rPr>
                <w:rFonts w:asciiTheme="minorHAnsi" w:hAnsiTheme="minorHAnsi"/>
                <w:b/>
                <w:szCs w:val="18"/>
              </w:rPr>
              <w:t>Duct System Information</w:t>
            </w:r>
          </w:p>
        </w:tc>
      </w:tr>
      <w:tr w:rsidR="0069547F" w:rsidRPr="005369B5" w14:paraId="5632605A"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2009B0B6" w14:textId="73E028A5" w:rsidR="0069547F" w:rsidRPr="00877B2C" w:rsidRDefault="0069547F" w:rsidP="005837D0">
            <w:pPr>
              <w:jc w:val="center"/>
              <w:rPr>
                <w:rFonts w:asciiTheme="minorHAnsi" w:hAnsiTheme="minorHAnsi"/>
                <w:sz w:val="18"/>
                <w:szCs w:val="18"/>
              </w:rPr>
            </w:pPr>
            <w:r>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2ECCFD60" w14:textId="01C80DC0"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09211BC1" w14:textId="77777777" w:rsidR="0069547F" w:rsidRPr="00F70B2C" w:rsidRDefault="0069547F" w:rsidP="005837D0">
            <w:pPr>
              <w:rPr>
                <w:rFonts w:asciiTheme="minorHAnsi" w:hAnsiTheme="minorHAnsi"/>
                <w:b/>
                <w:sz w:val="18"/>
              </w:rPr>
            </w:pPr>
          </w:p>
        </w:tc>
      </w:tr>
      <w:tr w:rsidR="0069547F" w:rsidRPr="005369B5" w14:paraId="24FF80DE"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5A74119" w14:textId="798431CE"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5C794534" w14:textId="72C42C3B"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360D606" w14:textId="77777777" w:rsidR="0069547F" w:rsidRPr="005369B5" w:rsidRDefault="0069547F" w:rsidP="005837D0">
            <w:pPr>
              <w:rPr>
                <w:rFonts w:asciiTheme="minorHAnsi" w:hAnsiTheme="minorHAnsi"/>
                <w:sz w:val="18"/>
                <w:szCs w:val="18"/>
              </w:rPr>
            </w:pPr>
          </w:p>
        </w:tc>
      </w:tr>
      <w:tr w:rsidR="009F1AB0" w:rsidRPr="005369B5" w14:paraId="188016C7"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4433B01" w14:textId="080FB9CB" w:rsidR="009F1AB0" w:rsidRPr="00877B2C" w:rsidRDefault="009F1AB0" w:rsidP="009F1AB0">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023B7B7F" w14:textId="69C82434" w:rsidR="009F1AB0" w:rsidRPr="009F1AB0" w:rsidDel="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EFD5A5A" w14:textId="77777777" w:rsidR="009F1AB0" w:rsidRPr="005369B5" w:rsidRDefault="009F1AB0" w:rsidP="009F1AB0">
            <w:pPr>
              <w:rPr>
                <w:rFonts w:asciiTheme="minorHAnsi" w:hAnsiTheme="minorHAnsi"/>
                <w:sz w:val="18"/>
                <w:szCs w:val="18"/>
              </w:rPr>
            </w:pPr>
          </w:p>
        </w:tc>
      </w:tr>
      <w:tr w:rsidR="009F1AB0" w:rsidRPr="005369B5" w14:paraId="57A10BBF"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8FF9292" w14:textId="6AE1B717"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2455" w:type="pct"/>
            <w:tcBorders>
              <w:top w:val="single" w:sz="4" w:space="0" w:color="auto"/>
              <w:left w:val="single" w:sz="4" w:space="0" w:color="auto"/>
              <w:bottom w:val="single" w:sz="4" w:space="0" w:color="auto"/>
              <w:right w:val="single" w:sz="4" w:space="0" w:color="auto"/>
            </w:tcBorders>
            <w:vAlign w:val="center"/>
          </w:tcPr>
          <w:p w14:paraId="7FA6E7A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4111817A" w14:textId="77777777" w:rsidR="009F1AB0" w:rsidRPr="00A92C18" w:rsidRDefault="009F1AB0" w:rsidP="009F1AB0">
            <w:pPr>
              <w:rPr>
                <w:rFonts w:asciiTheme="minorHAnsi" w:hAnsiTheme="minorHAnsi"/>
              </w:rPr>
            </w:pPr>
          </w:p>
        </w:tc>
      </w:tr>
      <w:tr w:rsidR="009F1AB0" w:rsidRPr="005369B5" w14:paraId="1C9B742A"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584C83D7" w14:textId="7039CE3C"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5</w:t>
            </w:r>
          </w:p>
        </w:tc>
        <w:tc>
          <w:tcPr>
            <w:tcW w:w="2455" w:type="pct"/>
            <w:tcBorders>
              <w:top w:val="single" w:sz="4" w:space="0" w:color="auto"/>
              <w:left w:val="single" w:sz="4" w:space="0" w:color="auto"/>
              <w:bottom w:val="single" w:sz="4" w:space="0" w:color="auto"/>
              <w:right w:val="single" w:sz="4" w:space="0" w:color="auto"/>
            </w:tcBorders>
            <w:vAlign w:val="center"/>
          </w:tcPr>
          <w:p w14:paraId="0A6AA6B3"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3889E177" w14:textId="77777777" w:rsidR="009F1AB0" w:rsidRPr="00A92C18" w:rsidRDefault="009F1AB0" w:rsidP="009F1AB0">
            <w:pPr>
              <w:rPr>
                <w:rFonts w:asciiTheme="minorHAnsi" w:hAnsiTheme="minorHAnsi"/>
              </w:rPr>
            </w:pPr>
          </w:p>
        </w:tc>
      </w:tr>
      <w:tr w:rsidR="009F1AB0" w:rsidRPr="005369B5" w14:paraId="0ACDA340"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12C4323F" w14:textId="74A9CEC0"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6</w:t>
            </w:r>
          </w:p>
        </w:tc>
        <w:tc>
          <w:tcPr>
            <w:tcW w:w="2455" w:type="pct"/>
            <w:tcBorders>
              <w:top w:val="single" w:sz="4" w:space="0" w:color="auto"/>
              <w:left w:val="single" w:sz="4" w:space="0" w:color="auto"/>
              <w:bottom w:val="single" w:sz="4" w:space="0" w:color="auto"/>
              <w:right w:val="single" w:sz="4" w:space="0" w:color="auto"/>
            </w:tcBorders>
            <w:vAlign w:val="center"/>
          </w:tcPr>
          <w:p w14:paraId="0BC85D3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20AC3DDA" w14:textId="77777777" w:rsidR="009F1AB0" w:rsidRPr="00A92C18" w:rsidRDefault="009F1AB0" w:rsidP="009F1AB0">
            <w:pPr>
              <w:rPr>
                <w:rFonts w:asciiTheme="minorHAnsi" w:hAnsiTheme="minorHAnsi"/>
              </w:rPr>
            </w:pPr>
          </w:p>
        </w:tc>
      </w:tr>
    </w:tbl>
    <w:p w14:paraId="681C48A0" w14:textId="07FEA04D"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0266950D"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2BEA5339" w14:textId="77777777"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Pr="00F70B2C">
              <w:rPr>
                <w:rFonts w:asciiTheme="minorHAnsi" w:hAnsiTheme="minorHAnsi"/>
                <w:b/>
                <w:szCs w:val="18"/>
              </w:rPr>
              <w:t>Duct Surface Area Reduction and R-value Compliance Credit</w:t>
            </w:r>
          </w:p>
          <w:p w14:paraId="5787737E"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69547F" w:rsidRPr="006136A2" w14:paraId="26F4998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470B2E5"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28BC43F" w14:textId="756146B1"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9973E3">
              <w:rPr>
                <w:rFonts w:asciiTheme="minorHAnsi" w:hAnsiTheme="minorHAnsi"/>
                <w:sz w:val="18"/>
                <w:szCs w:val="18"/>
              </w:rPr>
              <w:t>LMCC</w:t>
            </w:r>
            <w:r w:rsidRPr="00877B2C">
              <w:rPr>
                <w:rFonts w:asciiTheme="minorHAnsi" w:hAnsiTheme="minorHAnsi"/>
                <w:sz w:val="18"/>
                <w:szCs w:val="18"/>
              </w:rPr>
              <w:t>-PRF-01-E approved by the enforcement agency.</w:t>
            </w:r>
          </w:p>
        </w:tc>
      </w:tr>
      <w:tr w:rsidR="0069547F" w:rsidRPr="006136A2" w14:paraId="63FB2DD2"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0B388F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529973C5" w14:textId="2FE1FD59"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9973E3">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69547F" w:rsidRPr="006136A2" w14:paraId="4E513FB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C8A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6336FB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including duct sizes</w:t>
            </w:r>
            <w:r>
              <w:rPr>
                <w:rFonts w:asciiTheme="minorHAnsi" w:hAnsiTheme="minorHAnsi"/>
                <w:sz w:val="18"/>
                <w:szCs w:val="18"/>
              </w:rPr>
              <w:t>, R-values, and lengths,</w:t>
            </w:r>
            <w:r w:rsidRPr="00877B2C">
              <w:rPr>
                <w:rFonts w:asciiTheme="minorHAnsi" w:hAnsiTheme="minorHAnsi"/>
                <w:sz w:val="18"/>
                <w:szCs w:val="18"/>
              </w:rPr>
              <w:t xml:space="preserve"> and locations of supply &amp; return registers shall conform to the duct system design layout approved by the enforcement agency.</w:t>
            </w:r>
          </w:p>
        </w:tc>
      </w:tr>
      <w:tr w:rsidR="0069547F" w:rsidRPr="006136A2" w14:paraId="6B9C97B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E05CB2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F4EC306"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69547F" w:rsidRPr="006136A2" w14:paraId="1908C879"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1744B5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57A89E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69547F" w:rsidRPr="006136A2" w14:paraId="196FB336"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00AD750A" w14:textId="5F77B361" w:rsidR="0069547F" w:rsidRPr="00877B2C" w:rsidRDefault="0069547F" w:rsidP="005837D0">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4E585940" w14:textId="77777777" w:rsidR="0069547F" w:rsidRPr="00567F24" w:rsidRDefault="0069547F">
      <w:pPr>
        <w:tabs>
          <w:tab w:val="left" w:pos="360"/>
          <w:tab w:val="left" w:pos="3600"/>
          <w:tab w:val="left" w:pos="4680"/>
          <w:tab w:val="left" w:pos="5940"/>
          <w:tab w:val="left" w:pos="6930"/>
          <w:tab w:val="left" w:pos="8100"/>
          <w:tab w:val="left" w:pos="9090"/>
        </w:tabs>
        <w:rPr>
          <w:rFonts w:asciiTheme="minorHAnsi" w:hAnsiTheme="minorHAns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3424BBF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D7639F" w14:textId="0E2980B6"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rPr>
            </w:pPr>
            <w:r w:rsidRPr="00F70B2C">
              <w:rPr>
                <w:rFonts w:asciiTheme="minorHAnsi" w:hAnsiTheme="minorHAnsi"/>
                <w:b/>
                <w:bCs/>
                <w:szCs w:val="18"/>
              </w:rPr>
              <w:t xml:space="preserve">C. </w:t>
            </w:r>
            <w:r w:rsidRPr="00F70B2C">
              <w:rPr>
                <w:rFonts w:asciiTheme="minorHAnsi" w:hAnsiTheme="minorHAnsi"/>
                <w:b/>
                <w:szCs w:val="18"/>
              </w:rPr>
              <w:t>Buried Ducts Compliance Credit</w:t>
            </w:r>
          </w:p>
          <w:p w14:paraId="1715A341"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69547F" w:rsidRPr="006136A2" w14:paraId="072A81C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04B09C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59C21EF5" w14:textId="0BC0FB5A"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9973E3">
              <w:rPr>
                <w:rFonts w:asciiTheme="minorHAnsi" w:hAnsiTheme="minorHAnsi"/>
                <w:sz w:val="18"/>
                <w:szCs w:val="18"/>
              </w:rPr>
              <w:t>LMCC</w:t>
            </w:r>
            <w:r w:rsidRPr="00877B2C">
              <w:rPr>
                <w:rFonts w:asciiTheme="minorHAnsi" w:hAnsiTheme="minorHAnsi"/>
                <w:sz w:val="18"/>
                <w:szCs w:val="18"/>
              </w:rPr>
              <w:t>-PRF-01-E approved by the enforcement agency.</w:t>
            </w:r>
          </w:p>
        </w:tc>
      </w:tr>
      <w:tr w:rsidR="0069547F" w:rsidRPr="006136A2" w14:paraId="5137766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4C1C9A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9619FAD" w14:textId="05777222"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9973E3">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69547F" w:rsidRPr="006136A2" w14:paraId="3C47E7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7C737D8"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0B64A2A" w14:textId="52622BF0"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9973E3">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69547F" w:rsidRPr="006136A2" w14:paraId="72B992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D99518E"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DDA81FC"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EE7A94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43F2F9B"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7122A26" w14:textId="522551E4" w:rsidR="0069547F" w:rsidRPr="00877B2C" w:rsidRDefault="0069547F" w:rsidP="005837D0">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6136A2" w14:paraId="54C8357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856E35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085C3775" w14:textId="77777777" w:rsidR="0069547F" w:rsidRPr="00877B2C" w:rsidRDefault="0069547F" w:rsidP="005837D0">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3BF52273"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B88F72" w14:textId="7CC381C6"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0663C123" w14:textId="1B3C68C3" w:rsidR="0069547F" w:rsidRPr="003527A2" w:rsidRDefault="0069547F">
            <w:pPr>
              <w:keepNext/>
              <w:tabs>
                <w:tab w:val="left" w:pos="356"/>
              </w:tabs>
              <w:rPr>
                <w:rFonts w:asciiTheme="minorHAnsi" w:hAnsiTheme="minorHAnsi"/>
                <w:sz w:val="18"/>
                <w:szCs w:val="18"/>
              </w:rPr>
            </w:pPr>
            <w:r w:rsidRPr="00877B2C">
              <w:rPr>
                <w:rFonts w:asciiTheme="minorHAnsi" w:hAnsiTheme="minorHAnsi"/>
                <w:sz w:val="18"/>
                <w:szCs w:val="18"/>
              </w:rPr>
              <w:t xml:space="preserve">The dwelling shall comply with all Quality Insulation Installation requirements as documented on the applicable CF2R and </w:t>
            </w:r>
            <w:r w:rsidR="009973E3">
              <w:rPr>
                <w:rFonts w:asciiTheme="minorHAnsi" w:hAnsiTheme="minorHAnsi"/>
                <w:sz w:val="18"/>
                <w:szCs w:val="18"/>
              </w:rPr>
              <w:t>LMCV</w:t>
            </w:r>
            <w:r w:rsidRPr="00877B2C">
              <w:rPr>
                <w:rFonts w:asciiTheme="minorHAnsi" w:hAnsiTheme="minorHAnsi"/>
                <w:sz w:val="18"/>
                <w:szCs w:val="18"/>
              </w:rPr>
              <w:t>.</w:t>
            </w:r>
          </w:p>
        </w:tc>
      </w:tr>
      <w:tr w:rsidR="0069547F" w:rsidRPr="006136A2" w14:paraId="7836638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A4F1DC8" w14:textId="5274AF4A" w:rsidR="0069547F" w:rsidRPr="00877B2C" w:rsidRDefault="0069547F" w:rsidP="005837D0">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6587B639" w14:textId="6CF1A417" w:rsidR="003E52E2" w:rsidRDefault="003E52E2"/>
    <w:p w14:paraId="0D30F627" w14:textId="77777777" w:rsidR="003E52E2" w:rsidRDefault="003E52E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42259033" w14:textId="77777777" w:rsidTr="0069547F">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48905A36" w14:textId="77777777" w:rsidR="0069547F" w:rsidRPr="0069547F" w:rsidRDefault="0069547F">
            <w:pPr>
              <w:rPr>
                <w:rFonts w:asciiTheme="minorHAnsi" w:hAnsiTheme="minorHAnsi"/>
                <w:b/>
                <w:sz w:val="18"/>
              </w:rPr>
            </w:pPr>
            <w:r w:rsidRPr="0069547F">
              <w:rPr>
                <w:rFonts w:asciiTheme="minorHAnsi" w:hAnsiTheme="minorHAnsi"/>
                <w:b/>
                <w:sz w:val="18"/>
              </w:rPr>
              <w:lastRenderedPageBreak/>
              <w:t>D.</w:t>
            </w:r>
            <w:r w:rsidRPr="0069547F">
              <w:rPr>
                <w:rFonts w:asciiTheme="minorHAnsi" w:hAnsiTheme="minorHAnsi"/>
                <w:b/>
                <w:sz w:val="18"/>
                <w:szCs w:val="18"/>
              </w:rPr>
              <w:t xml:space="preserve"> </w:t>
            </w:r>
            <w:r w:rsidRPr="0069547F">
              <w:rPr>
                <w:rFonts w:asciiTheme="minorHAnsi" w:hAnsiTheme="minorHAnsi"/>
                <w:b/>
                <w:sz w:val="18"/>
              </w:rPr>
              <w:t>Deeply Buried Ducts Compliance Credit</w:t>
            </w:r>
          </w:p>
          <w:p w14:paraId="64E1B690" w14:textId="1CD8458F" w:rsidR="0069547F" w:rsidRPr="0069547F" w:rsidRDefault="0069547F">
            <w:pPr>
              <w:rPr>
                <w:rFonts w:asciiTheme="minorHAnsi" w:hAnsiTheme="minorHAnsi"/>
                <w:b/>
                <w:sz w:val="18"/>
              </w:rPr>
            </w:pPr>
            <w:r w:rsidRPr="008C062B">
              <w:rPr>
                <w:rFonts w:asciiTheme="minorHAnsi" w:hAnsiTheme="minorHAnsi"/>
                <w:sz w:val="18"/>
                <w:szCs w:val="18"/>
              </w:rPr>
              <w:t xml:space="preserve">Duct segments meeting the requirements for buried ducts and covered by at least 3.5 inches of insulation can take credit for effective duct insulation levels </w:t>
            </w:r>
            <w:r w:rsidR="00195855">
              <w:rPr>
                <w:rFonts w:asciiTheme="minorHAnsi" w:hAnsiTheme="minorHAnsi"/>
                <w:sz w:val="18"/>
                <w:szCs w:val="18"/>
              </w:rPr>
              <w:t xml:space="preserve">greater than </w:t>
            </w:r>
            <w:r w:rsidRPr="008C062B">
              <w:rPr>
                <w:rFonts w:asciiTheme="minorHAnsi" w:hAnsiTheme="minorHAnsi"/>
                <w:sz w:val="18"/>
                <w:szCs w:val="18"/>
              </w:rPr>
              <w:t>buried ducts. Deeply buried ducts have the option of using lowered portions of the ceiling or durable containment systems to achieve burial depth greater than the overall attic insulation level. Deeply buried duct systems must comply with the following requirements:</w:t>
            </w:r>
          </w:p>
        </w:tc>
      </w:tr>
      <w:tr w:rsidR="0069547F" w:rsidRPr="006136A2" w14:paraId="00A55B5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BED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14BBB898" w14:textId="778BBAC2"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9973E3">
              <w:rPr>
                <w:rFonts w:asciiTheme="minorHAnsi" w:hAnsiTheme="minorHAnsi"/>
                <w:sz w:val="18"/>
                <w:szCs w:val="18"/>
              </w:rPr>
              <w:t>LMCC</w:t>
            </w:r>
            <w:r w:rsidRPr="00877B2C">
              <w:rPr>
                <w:rFonts w:asciiTheme="minorHAnsi" w:hAnsiTheme="minorHAnsi"/>
                <w:sz w:val="18"/>
                <w:szCs w:val="18"/>
              </w:rPr>
              <w:t>-PRF-01-E approved by the enforcement agency.</w:t>
            </w:r>
          </w:p>
        </w:tc>
      </w:tr>
      <w:tr w:rsidR="0069547F" w:rsidRPr="006136A2" w14:paraId="7E00FBD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2ACD976"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C1F7610" w14:textId="46888DFA"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9973E3">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69547F" w:rsidRPr="006136A2" w14:paraId="2093DC4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6CAFBA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34259362" w14:textId="7FBB8011"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9973E3">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69547F" w:rsidRPr="006136A2" w14:paraId="0EDBEF4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376B38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BD17E02" w14:textId="77777777"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F8869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676C3B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353E3BC9" w14:textId="136D6AC8" w:rsidR="0069547F" w:rsidRPr="00877B2C" w:rsidRDefault="0069547F" w:rsidP="005837D0">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877B2C" w14:paraId="11C2F7F8"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4D115D"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6A9FDBDF" w14:textId="77777777" w:rsidR="0069547F" w:rsidRPr="00877B2C" w:rsidRDefault="0069547F" w:rsidP="005837D0">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6EDAB0A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FAFA587" w14:textId="67A625F6" w:rsidR="0069547F" w:rsidRPr="00877B2C" w:rsidRDefault="0069547F">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106E3457" w14:textId="739775B5" w:rsidR="0069547F" w:rsidRPr="00801F86" w:rsidRDefault="0069547F">
            <w:pPr>
              <w:keepNext/>
              <w:tabs>
                <w:tab w:val="left" w:pos="356"/>
              </w:tabs>
              <w:rPr>
                <w:rFonts w:asciiTheme="minorHAnsi" w:hAnsiTheme="minorHAnsi"/>
                <w:b/>
                <w:sz w:val="18"/>
              </w:rPr>
            </w:pPr>
            <w:r w:rsidRPr="00801F86">
              <w:rPr>
                <w:rFonts w:asciiTheme="minorHAnsi" w:hAnsiTheme="minorHAnsi"/>
                <w:sz w:val="18"/>
                <w:szCs w:val="18"/>
              </w:rPr>
              <w:t xml:space="preserve">The dwelling shall comply with all Quality Insulation Installation requirements as documented on the applicable </w:t>
            </w:r>
            <w:r w:rsidR="009973E3">
              <w:rPr>
                <w:rFonts w:asciiTheme="minorHAnsi" w:hAnsiTheme="minorHAnsi"/>
                <w:sz w:val="18"/>
                <w:szCs w:val="18"/>
              </w:rPr>
              <w:t>LMCI</w:t>
            </w:r>
            <w:r w:rsidRPr="00801F86">
              <w:rPr>
                <w:rFonts w:asciiTheme="minorHAnsi" w:hAnsiTheme="minorHAnsi"/>
                <w:sz w:val="18"/>
                <w:szCs w:val="18"/>
              </w:rPr>
              <w:t xml:space="preserve"> and </w:t>
            </w:r>
            <w:r w:rsidR="009973E3">
              <w:rPr>
                <w:rFonts w:asciiTheme="minorHAnsi" w:hAnsiTheme="minorHAnsi"/>
                <w:sz w:val="18"/>
                <w:szCs w:val="18"/>
              </w:rPr>
              <w:t>LMCV</w:t>
            </w:r>
            <w:r w:rsidRPr="00801F86">
              <w:rPr>
                <w:rFonts w:asciiTheme="minorHAnsi" w:hAnsiTheme="minorHAnsi"/>
                <w:sz w:val="18"/>
                <w:szCs w:val="18"/>
              </w:rPr>
              <w:t>.</w:t>
            </w:r>
          </w:p>
        </w:tc>
      </w:tr>
      <w:tr w:rsidR="0069547F" w:rsidRPr="0014781A" w14:paraId="3CA0B2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6B8596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tcBorders>
              <w:top w:val="single" w:sz="4" w:space="0" w:color="auto"/>
              <w:left w:val="single" w:sz="4" w:space="0" w:color="auto"/>
              <w:bottom w:val="single" w:sz="4" w:space="0" w:color="auto"/>
              <w:right w:val="single" w:sz="4" w:space="0" w:color="auto"/>
            </w:tcBorders>
            <w:vAlign w:val="center"/>
          </w:tcPr>
          <w:p w14:paraId="794A90C4" w14:textId="77777777" w:rsidR="0069547F" w:rsidRPr="00067E04" w:rsidRDefault="0069547F" w:rsidP="005837D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69547F" w:rsidRPr="006136A2" w14:paraId="5FDBC464"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B13F72" w14:textId="05A725AF" w:rsidR="0069547F" w:rsidRPr="00877B2C" w:rsidRDefault="0069547F">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350496B3" w14:textId="06237F93" w:rsidR="0069547F" w:rsidRDefault="0069547F">
      <w:pPr>
        <w:rPr>
          <w:rFonts w:asciiTheme="minorHAnsi" w:hAnsiTheme="minorHAnsi"/>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278"/>
        <w:gridCol w:w="990"/>
        <w:gridCol w:w="810"/>
        <w:gridCol w:w="720"/>
        <w:gridCol w:w="1350"/>
        <w:gridCol w:w="1350"/>
        <w:gridCol w:w="1350"/>
        <w:gridCol w:w="1800"/>
        <w:gridCol w:w="1368"/>
      </w:tblGrid>
      <w:tr w:rsidR="0069547F" w14:paraId="2D692A7E" w14:textId="77777777" w:rsidTr="008D431E">
        <w:trPr>
          <w:trHeight w:val="224"/>
        </w:trPr>
        <w:tc>
          <w:tcPr>
            <w:tcW w:w="11016" w:type="dxa"/>
            <w:gridSpan w:val="9"/>
          </w:tcPr>
          <w:p w14:paraId="36992D3C" w14:textId="047E587D" w:rsidR="0069547F" w:rsidRDefault="00F77B63" w:rsidP="008D431E">
            <w:pPr>
              <w:rPr>
                <w:rFonts w:asciiTheme="minorHAnsi" w:hAnsiTheme="minorHAnsi"/>
                <w:sz w:val="18"/>
                <w:szCs w:val="18"/>
              </w:rPr>
            </w:pPr>
            <w:r>
              <w:rPr>
                <w:rFonts w:asciiTheme="minorHAnsi" w:hAnsiTheme="minorHAnsi"/>
                <w:b/>
                <w:bCs/>
                <w:szCs w:val="18"/>
              </w:rPr>
              <w:t>E</w:t>
            </w:r>
            <w:r w:rsidR="0069547F">
              <w:rPr>
                <w:rFonts w:asciiTheme="minorHAnsi" w:hAnsiTheme="minorHAnsi"/>
                <w:b/>
                <w:bCs/>
                <w:szCs w:val="18"/>
              </w:rPr>
              <w:t>. Duct System Design Details</w:t>
            </w:r>
          </w:p>
        </w:tc>
      </w:tr>
      <w:tr w:rsidR="0069547F" w14:paraId="2D4B540F" w14:textId="77777777" w:rsidTr="008D431E">
        <w:trPr>
          <w:trHeight w:val="224"/>
        </w:trPr>
        <w:tc>
          <w:tcPr>
            <w:tcW w:w="1278" w:type="dxa"/>
          </w:tcPr>
          <w:p w14:paraId="368FF97E" w14:textId="77777777" w:rsidR="0069547F" w:rsidRDefault="0069547F" w:rsidP="008D431E">
            <w:pPr>
              <w:jc w:val="center"/>
              <w:rPr>
                <w:rFonts w:asciiTheme="minorHAnsi" w:hAnsiTheme="minorHAnsi"/>
                <w:sz w:val="18"/>
                <w:szCs w:val="18"/>
              </w:rPr>
            </w:pPr>
            <w:r>
              <w:rPr>
                <w:rFonts w:asciiTheme="minorHAnsi" w:hAnsiTheme="minorHAnsi"/>
                <w:sz w:val="18"/>
                <w:szCs w:val="18"/>
              </w:rPr>
              <w:t>01</w:t>
            </w:r>
          </w:p>
        </w:tc>
        <w:tc>
          <w:tcPr>
            <w:tcW w:w="990" w:type="dxa"/>
          </w:tcPr>
          <w:p w14:paraId="4C6328D2" w14:textId="77777777" w:rsidR="0069547F" w:rsidRDefault="0069547F" w:rsidP="008D431E">
            <w:pPr>
              <w:jc w:val="center"/>
              <w:rPr>
                <w:rFonts w:asciiTheme="minorHAnsi" w:hAnsiTheme="minorHAnsi"/>
                <w:sz w:val="18"/>
                <w:szCs w:val="18"/>
              </w:rPr>
            </w:pPr>
            <w:r>
              <w:rPr>
                <w:rFonts w:asciiTheme="minorHAnsi" w:hAnsiTheme="minorHAnsi"/>
                <w:sz w:val="18"/>
                <w:szCs w:val="18"/>
              </w:rPr>
              <w:t>02</w:t>
            </w:r>
          </w:p>
        </w:tc>
        <w:tc>
          <w:tcPr>
            <w:tcW w:w="810" w:type="dxa"/>
          </w:tcPr>
          <w:p w14:paraId="1321D629" w14:textId="77777777" w:rsidR="0069547F" w:rsidRDefault="0069547F" w:rsidP="008D431E">
            <w:pPr>
              <w:jc w:val="center"/>
              <w:rPr>
                <w:rFonts w:asciiTheme="minorHAnsi" w:hAnsiTheme="minorHAnsi"/>
                <w:sz w:val="18"/>
                <w:szCs w:val="18"/>
              </w:rPr>
            </w:pPr>
            <w:r>
              <w:rPr>
                <w:rFonts w:asciiTheme="minorHAnsi" w:hAnsiTheme="minorHAnsi"/>
                <w:sz w:val="18"/>
                <w:szCs w:val="18"/>
              </w:rPr>
              <w:t>03</w:t>
            </w:r>
          </w:p>
        </w:tc>
        <w:tc>
          <w:tcPr>
            <w:tcW w:w="720" w:type="dxa"/>
          </w:tcPr>
          <w:p w14:paraId="14219C84" w14:textId="77777777" w:rsidR="0069547F" w:rsidRDefault="0069547F" w:rsidP="008D431E">
            <w:pPr>
              <w:jc w:val="center"/>
              <w:rPr>
                <w:rFonts w:asciiTheme="minorHAnsi" w:hAnsiTheme="minorHAnsi"/>
                <w:sz w:val="18"/>
                <w:szCs w:val="18"/>
              </w:rPr>
            </w:pPr>
            <w:r>
              <w:rPr>
                <w:rFonts w:asciiTheme="minorHAnsi" w:hAnsiTheme="minorHAnsi"/>
                <w:sz w:val="18"/>
                <w:szCs w:val="18"/>
              </w:rPr>
              <w:t>04</w:t>
            </w:r>
          </w:p>
        </w:tc>
        <w:tc>
          <w:tcPr>
            <w:tcW w:w="1350" w:type="dxa"/>
          </w:tcPr>
          <w:p w14:paraId="687E4194" w14:textId="77777777" w:rsidR="0069547F" w:rsidRDefault="0069547F" w:rsidP="008D431E">
            <w:pPr>
              <w:jc w:val="center"/>
              <w:rPr>
                <w:rFonts w:asciiTheme="minorHAnsi" w:hAnsiTheme="minorHAnsi"/>
                <w:sz w:val="18"/>
                <w:szCs w:val="18"/>
              </w:rPr>
            </w:pPr>
            <w:r>
              <w:rPr>
                <w:rFonts w:asciiTheme="minorHAnsi" w:hAnsiTheme="minorHAnsi"/>
                <w:sz w:val="18"/>
                <w:szCs w:val="18"/>
              </w:rPr>
              <w:t>05</w:t>
            </w:r>
          </w:p>
        </w:tc>
        <w:tc>
          <w:tcPr>
            <w:tcW w:w="1350" w:type="dxa"/>
          </w:tcPr>
          <w:p w14:paraId="4EA6AB7F" w14:textId="77777777" w:rsidR="0069547F" w:rsidRDefault="0069547F" w:rsidP="008D431E">
            <w:pPr>
              <w:jc w:val="center"/>
              <w:rPr>
                <w:rFonts w:asciiTheme="minorHAnsi" w:hAnsiTheme="minorHAnsi"/>
                <w:sz w:val="18"/>
                <w:szCs w:val="18"/>
              </w:rPr>
            </w:pPr>
            <w:r>
              <w:rPr>
                <w:rFonts w:asciiTheme="minorHAnsi" w:hAnsiTheme="minorHAnsi"/>
                <w:sz w:val="18"/>
                <w:szCs w:val="18"/>
              </w:rPr>
              <w:t>06</w:t>
            </w:r>
          </w:p>
        </w:tc>
        <w:tc>
          <w:tcPr>
            <w:tcW w:w="1350" w:type="dxa"/>
          </w:tcPr>
          <w:p w14:paraId="6B0E1415" w14:textId="77777777" w:rsidR="0069547F" w:rsidRDefault="0069547F" w:rsidP="008D431E">
            <w:pPr>
              <w:jc w:val="center"/>
              <w:rPr>
                <w:rFonts w:asciiTheme="minorHAnsi" w:hAnsiTheme="minorHAnsi"/>
                <w:sz w:val="18"/>
                <w:szCs w:val="18"/>
              </w:rPr>
            </w:pPr>
            <w:r>
              <w:rPr>
                <w:rFonts w:asciiTheme="minorHAnsi" w:hAnsiTheme="minorHAnsi"/>
                <w:sz w:val="18"/>
                <w:szCs w:val="18"/>
              </w:rPr>
              <w:t>07</w:t>
            </w:r>
          </w:p>
        </w:tc>
        <w:tc>
          <w:tcPr>
            <w:tcW w:w="1800" w:type="dxa"/>
          </w:tcPr>
          <w:p w14:paraId="16254784" w14:textId="77777777" w:rsidR="0069547F" w:rsidRDefault="0069547F" w:rsidP="008D431E">
            <w:pPr>
              <w:jc w:val="center"/>
              <w:rPr>
                <w:rFonts w:asciiTheme="minorHAnsi" w:hAnsiTheme="minorHAnsi"/>
                <w:sz w:val="18"/>
                <w:szCs w:val="18"/>
              </w:rPr>
            </w:pPr>
            <w:r>
              <w:rPr>
                <w:rFonts w:asciiTheme="minorHAnsi" w:hAnsiTheme="minorHAnsi"/>
                <w:sz w:val="18"/>
                <w:szCs w:val="18"/>
              </w:rPr>
              <w:t>08</w:t>
            </w:r>
          </w:p>
        </w:tc>
        <w:tc>
          <w:tcPr>
            <w:tcW w:w="1368" w:type="dxa"/>
          </w:tcPr>
          <w:p w14:paraId="2F355D5C" w14:textId="77777777" w:rsidR="0069547F" w:rsidRDefault="0069547F" w:rsidP="008D431E">
            <w:pPr>
              <w:jc w:val="center"/>
              <w:rPr>
                <w:rFonts w:asciiTheme="minorHAnsi" w:hAnsiTheme="minorHAnsi"/>
                <w:sz w:val="18"/>
                <w:szCs w:val="18"/>
              </w:rPr>
            </w:pPr>
            <w:r>
              <w:rPr>
                <w:rFonts w:asciiTheme="minorHAnsi" w:hAnsiTheme="minorHAnsi"/>
                <w:sz w:val="18"/>
                <w:szCs w:val="18"/>
              </w:rPr>
              <w:t>09</w:t>
            </w:r>
          </w:p>
        </w:tc>
      </w:tr>
      <w:tr w:rsidR="0069547F" w14:paraId="542A620A" w14:textId="77777777" w:rsidTr="008D431E">
        <w:trPr>
          <w:trHeight w:val="494"/>
        </w:trPr>
        <w:tc>
          <w:tcPr>
            <w:tcW w:w="1278" w:type="dxa"/>
            <w:vAlign w:val="bottom"/>
          </w:tcPr>
          <w:p w14:paraId="3DE4A1C9" w14:textId="77777777" w:rsidR="0069547F" w:rsidRDefault="0069547F" w:rsidP="008D431E">
            <w:pPr>
              <w:jc w:val="center"/>
              <w:rPr>
                <w:rFonts w:asciiTheme="minorHAnsi" w:hAnsiTheme="minorHAnsi"/>
                <w:sz w:val="18"/>
                <w:szCs w:val="18"/>
              </w:rPr>
            </w:pPr>
            <w:r>
              <w:rPr>
                <w:rFonts w:asciiTheme="minorHAnsi" w:hAnsiTheme="minorHAnsi"/>
                <w:sz w:val="18"/>
                <w:szCs w:val="18"/>
              </w:rPr>
              <w:t>Duct Segment Identification</w:t>
            </w:r>
          </w:p>
        </w:tc>
        <w:tc>
          <w:tcPr>
            <w:tcW w:w="990" w:type="dxa"/>
            <w:vAlign w:val="bottom"/>
          </w:tcPr>
          <w:p w14:paraId="071F69CD" w14:textId="77777777" w:rsidR="0069547F" w:rsidRDefault="0069547F" w:rsidP="008D431E">
            <w:pPr>
              <w:jc w:val="center"/>
              <w:rPr>
                <w:rFonts w:asciiTheme="minorHAnsi" w:hAnsiTheme="minorHAnsi"/>
                <w:sz w:val="18"/>
                <w:szCs w:val="18"/>
              </w:rPr>
            </w:pPr>
            <w:r>
              <w:rPr>
                <w:rFonts w:asciiTheme="minorHAnsi" w:hAnsiTheme="minorHAnsi"/>
                <w:sz w:val="18"/>
                <w:szCs w:val="18"/>
              </w:rPr>
              <w:t>Nominal Diam. (in)</w:t>
            </w:r>
          </w:p>
        </w:tc>
        <w:tc>
          <w:tcPr>
            <w:tcW w:w="810" w:type="dxa"/>
            <w:vAlign w:val="bottom"/>
          </w:tcPr>
          <w:p w14:paraId="5B2A7F6A" w14:textId="77777777" w:rsidR="0069547F" w:rsidRDefault="0069547F" w:rsidP="008D431E">
            <w:pPr>
              <w:jc w:val="center"/>
              <w:rPr>
                <w:rFonts w:asciiTheme="minorHAnsi" w:hAnsiTheme="minorHAnsi"/>
                <w:sz w:val="18"/>
                <w:szCs w:val="18"/>
              </w:rPr>
            </w:pPr>
            <w:r>
              <w:rPr>
                <w:rFonts w:asciiTheme="minorHAnsi" w:hAnsiTheme="minorHAnsi"/>
                <w:sz w:val="18"/>
                <w:szCs w:val="18"/>
              </w:rPr>
              <w:t xml:space="preserve">Duct </w:t>
            </w:r>
          </w:p>
          <w:p w14:paraId="0866EA37" w14:textId="77777777" w:rsidR="0069547F" w:rsidRDefault="0069547F" w:rsidP="008D431E">
            <w:pPr>
              <w:jc w:val="center"/>
              <w:rPr>
                <w:rFonts w:asciiTheme="minorHAnsi" w:hAnsiTheme="minorHAnsi"/>
                <w:sz w:val="18"/>
                <w:szCs w:val="18"/>
              </w:rPr>
            </w:pPr>
            <w:r>
              <w:rPr>
                <w:rFonts w:asciiTheme="minorHAnsi" w:hAnsiTheme="minorHAnsi"/>
                <w:sz w:val="18"/>
                <w:szCs w:val="18"/>
              </w:rPr>
              <w:t>R-value</w:t>
            </w:r>
          </w:p>
        </w:tc>
        <w:tc>
          <w:tcPr>
            <w:tcW w:w="720" w:type="dxa"/>
            <w:vAlign w:val="bottom"/>
          </w:tcPr>
          <w:p w14:paraId="6F33F840" w14:textId="77777777" w:rsidR="0069547F" w:rsidRDefault="0069547F" w:rsidP="008D431E">
            <w:pPr>
              <w:jc w:val="center"/>
              <w:rPr>
                <w:rFonts w:asciiTheme="minorHAnsi" w:hAnsiTheme="minorHAnsi"/>
                <w:sz w:val="18"/>
                <w:szCs w:val="18"/>
              </w:rPr>
            </w:pPr>
            <w:r>
              <w:rPr>
                <w:rFonts w:asciiTheme="minorHAnsi" w:hAnsiTheme="minorHAnsi"/>
                <w:sz w:val="18"/>
                <w:szCs w:val="18"/>
              </w:rPr>
              <w:t>Length</w:t>
            </w:r>
          </w:p>
          <w:p w14:paraId="37C798E6" w14:textId="77777777" w:rsidR="0069547F" w:rsidRDefault="0069547F" w:rsidP="008D431E">
            <w:pPr>
              <w:jc w:val="center"/>
              <w:rPr>
                <w:rFonts w:asciiTheme="minorHAnsi" w:hAnsiTheme="minorHAnsi"/>
                <w:sz w:val="18"/>
                <w:szCs w:val="18"/>
              </w:rPr>
            </w:pPr>
            <w:r>
              <w:rPr>
                <w:rFonts w:asciiTheme="minorHAnsi" w:hAnsiTheme="minorHAnsi"/>
                <w:sz w:val="18"/>
                <w:szCs w:val="18"/>
              </w:rPr>
              <w:t>(ft)</w:t>
            </w:r>
          </w:p>
        </w:tc>
        <w:tc>
          <w:tcPr>
            <w:tcW w:w="1350" w:type="dxa"/>
            <w:vAlign w:val="bottom"/>
          </w:tcPr>
          <w:p w14:paraId="7F418DE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R-value</w:t>
            </w:r>
          </w:p>
        </w:tc>
        <w:tc>
          <w:tcPr>
            <w:tcW w:w="1350" w:type="dxa"/>
            <w:vAlign w:val="bottom"/>
          </w:tcPr>
          <w:p w14:paraId="10ED319B"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Depth (in)</w:t>
            </w:r>
          </w:p>
        </w:tc>
        <w:tc>
          <w:tcPr>
            <w:tcW w:w="1350" w:type="dxa"/>
            <w:vAlign w:val="bottom"/>
          </w:tcPr>
          <w:p w14:paraId="7694CFC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Type</w:t>
            </w:r>
          </w:p>
        </w:tc>
        <w:tc>
          <w:tcPr>
            <w:tcW w:w="1800" w:type="dxa"/>
            <w:vAlign w:val="bottom"/>
          </w:tcPr>
          <w:p w14:paraId="45F35E7B" w14:textId="77777777" w:rsidR="0069547F" w:rsidRDefault="0069547F" w:rsidP="008D431E">
            <w:pPr>
              <w:jc w:val="center"/>
              <w:rPr>
                <w:rFonts w:asciiTheme="minorHAnsi" w:hAnsiTheme="minorHAnsi"/>
                <w:sz w:val="18"/>
                <w:szCs w:val="18"/>
              </w:rPr>
            </w:pPr>
            <w:r>
              <w:rPr>
                <w:rFonts w:asciiTheme="minorHAnsi" w:hAnsiTheme="minorHAnsi"/>
                <w:sz w:val="18"/>
                <w:szCs w:val="18"/>
              </w:rPr>
              <w:t>Containment System or Lowered Chase</w:t>
            </w:r>
          </w:p>
        </w:tc>
        <w:tc>
          <w:tcPr>
            <w:tcW w:w="1368" w:type="dxa"/>
            <w:vAlign w:val="bottom"/>
          </w:tcPr>
          <w:p w14:paraId="247C6B3A" w14:textId="77777777" w:rsidR="0069547F" w:rsidRDefault="0069547F" w:rsidP="008D431E">
            <w:pPr>
              <w:jc w:val="center"/>
              <w:rPr>
                <w:rFonts w:asciiTheme="minorHAnsi" w:hAnsiTheme="minorHAnsi"/>
                <w:sz w:val="18"/>
                <w:szCs w:val="18"/>
              </w:rPr>
            </w:pPr>
            <w:r>
              <w:rPr>
                <w:rFonts w:asciiTheme="minorHAnsi" w:hAnsiTheme="minorHAnsi"/>
                <w:sz w:val="18"/>
                <w:szCs w:val="18"/>
              </w:rPr>
              <w:t>Duct Burial Level</w:t>
            </w:r>
          </w:p>
        </w:tc>
      </w:tr>
      <w:tr w:rsidR="0069547F" w14:paraId="12A5EA93" w14:textId="77777777" w:rsidTr="008D431E">
        <w:tc>
          <w:tcPr>
            <w:tcW w:w="1278" w:type="dxa"/>
          </w:tcPr>
          <w:p w14:paraId="79000EE4" w14:textId="77777777" w:rsidR="0069547F" w:rsidRDefault="0069547F" w:rsidP="008D431E">
            <w:pPr>
              <w:rPr>
                <w:rFonts w:asciiTheme="minorHAnsi" w:hAnsiTheme="minorHAnsi"/>
                <w:sz w:val="18"/>
                <w:szCs w:val="18"/>
              </w:rPr>
            </w:pPr>
          </w:p>
        </w:tc>
        <w:tc>
          <w:tcPr>
            <w:tcW w:w="990" w:type="dxa"/>
          </w:tcPr>
          <w:p w14:paraId="12484B4C" w14:textId="77777777" w:rsidR="0069547F" w:rsidRDefault="0069547F" w:rsidP="008D431E">
            <w:pPr>
              <w:rPr>
                <w:rFonts w:asciiTheme="minorHAnsi" w:hAnsiTheme="minorHAnsi"/>
                <w:sz w:val="18"/>
                <w:szCs w:val="18"/>
              </w:rPr>
            </w:pPr>
          </w:p>
        </w:tc>
        <w:tc>
          <w:tcPr>
            <w:tcW w:w="810" w:type="dxa"/>
          </w:tcPr>
          <w:p w14:paraId="7A7D6FDB" w14:textId="77777777" w:rsidR="0069547F" w:rsidRDefault="0069547F" w:rsidP="008D431E">
            <w:pPr>
              <w:rPr>
                <w:rFonts w:asciiTheme="minorHAnsi" w:hAnsiTheme="minorHAnsi"/>
                <w:sz w:val="18"/>
                <w:szCs w:val="18"/>
              </w:rPr>
            </w:pPr>
          </w:p>
        </w:tc>
        <w:tc>
          <w:tcPr>
            <w:tcW w:w="720" w:type="dxa"/>
          </w:tcPr>
          <w:p w14:paraId="39392F2D" w14:textId="77777777" w:rsidR="0069547F" w:rsidRDefault="0069547F" w:rsidP="008D431E">
            <w:pPr>
              <w:rPr>
                <w:rFonts w:asciiTheme="minorHAnsi" w:hAnsiTheme="minorHAnsi"/>
                <w:sz w:val="18"/>
                <w:szCs w:val="18"/>
              </w:rPr>
            </w:pPr>
          </w:p>
        </w:tc>
        <w:tc>
          <w:tcPr>
            <w:tcW w:w="1350" w:type="dxa"/>
          </w:tcPr>
          <w:p w14:paraId="61D3ACAF" w14:textId="77777777" w:rsidR="0069547F" w:rsidRDefault="0069547F" w:rsidP="008D431E">
            <w:pPr>
              <w:rPr>
                <w:rFonts w:asciiTheme="minorHAnsi" w:hAnsiTheme="minorHAnsi"/>
                <w:sz w:val="18"/>
                <w:szCs w:val="18"/>
              </w:rPr>
            </w:pPr>
          </w:p>
        </w:tc>
        <w:tc>
          <w:tcPr>
            <w:tcW w:w="1350" w:type="dxa"/>
          </w:tcPr>
          <w:p w14:paraId="10949F87" w14:textId="77777777" w:rsidR="0069547F" w:rsidRDefault="0069547F" w:rsidP="008D431E">
            <w:pPr>
              <w:rPr>
                <w:rFonts w:asciiTheme="minorHAnsi" w:hAnsiTheme="minorHAnsi"/>
                <w:sz w:val="18"/>
                <w:szCs w:val="18"/>
              </w:rPr>
            </w:pPr>
          </w:p>
        </w:tc>
        <w:tc>
          <w:tcPr>
            <w:tcW w:w="1350" w:type="dxa"/>
          </w:tcPr>
          <w:p w14:paraId="30B8AB60" w14:textId="77777777" w:rsidR="0069547F" w:rsidRDefault="0069547F" w:rsidP="008D431E">
            <w:pPr>
              <w:rPr>
                <w:rFonts w:asciiTheme="minorHAnsi" w:hAnsiTheme="minorHAnsi"/>
                <w:sz w:val="18"/>
                <w:szCs w:val="18"/>
              </w:rPr>
            </w:pPr>
          </w:p>
        </w:tc>
        <w:tc>
          <w:tcPr>
            <w:tcW w:w="1800" w:type="dxa"/>
          </w:tcPr>
          <w:p w14:paraId="37935798" w14:textId="77777777" w:rsidR="0069547F" w:rsidRDefault="0069547F" w:rsidP="008D431E">
            <w:pPr>
              <w:rPr>
                <w:rFonts w:asciiTheme="minorHAnsi" w:hAnsiTheme="minorHAnsi"/>
                <w:sz w:val="18"/>
                <w:szCs w:val="18"/>
              </w:rPr>
            </w:pPr>
          </w:p>
        </w:tc>
        <w:tc>
          <w:tcPr>
            <w:tcW w:w="1368" w:type="dxa"/>
          </w:tcPr>
          <w:p w14:paraId="2A943444" w14:textId="77777777" w:rsidR="0069547F" w:rsidRDefault="0069547F" w:rsidP="008D431E">
            <w:pPr>
              <w:rPr>
                <w:rFonts w:asciiTheme="minorHAnsi" w:hAnsiTheme="minorHAnsi"/>
                <w:sz w:val="18"/>
                <w:szCs w:val="18"/>
              </w:rPr>
            </w:pPr>
          </w:p>
        </w:tc>
      </w:tr>
      <w:tr w:rsidR="0069547F" w14:paraId="03356526" w14:textId="77777777" w:rsidTr="008D431E">
        <w:tc>
          <w:tcPr>
            <w:tcW w:w="1278" w:type="dxa"/>
          </w:tcPr>
          <w:p w14:paraId="0224C307" w14:textId="77777777" w:rsidR="0069547F" w:rsidRDefault="0069547F" w:rsidP="008D431E">
            <w:pPr>
              <w:rPr>
                <w:rFonts w:asciiTheme="minorHAnsi" w:hAnsiTheme="minorHAnsi"/>
                <w:sz w:val="18"/>
                <w:szCs w:val="18"/>
              </w:rPr>
            </w:pPr>
          </w:p>
        </w:tc>
        <w:tc>
          <w:tcPr>
            <w:tcW w:w="990" w:type="dxa"/>
          </w:tcPr>
          <w:p w14:paraId="575A8ACE" w14:textId="77777777" w:rsidR="0069547F" w:rsidRDefault="0069547F" w:rsidP="008D431E">
            <w:pPr>
              <w:rPr>
                <w:rFonts w:asciiTheme="minorHAnsi" w:hAnsiTheme="minorHAnsi"/>
                <w:sz w:val="18"/>
                <w:szCs w:val="18"/>
              </w:rPr>
            </w:pPr>
          </w:p>
        </w:tc>
        <w:tc>
          <w:tcPr>
            <w:tcW w:w="810" w:type="dxa"/>
          </w:tcPr>
          <w:p w14:paraId="478BE192" w14:textId="77777777" w:rsidR="0069547F" w:rsidRDefault="0069547F" w:rsidP="008D431E">
            <w:pPr>
              <w:rPr>
                <w:rFonts w:asciiTheme="minorHAnsi" w:hAnsiTheme="minorHAnsi"/>
                <w:sz w:val="18"/>
                <w:szCs w:val="18"/>
              </w:rPr>
            </w:pPr>
          </w:p>
        </w:tc>
        <w:tc>
          <w:tcPr>
            <w:tcW w:w="720" w:type="dxa"/>
          </w:tcPr>
          <w:p w14:paraId="5C597BA0" w14:textId="77777777" w:rsidR="0069547F" w:rsidRDefault="0069547F" w:rsidP="008D431E">
            <w:pPr>
              <w:rPr>
                <w:rFonts w:asciiTheme="minorHAnsi" w:hAnsiTheme="minorHAnsi"/>
                <w:sz w:val="18"/>
                <w:szCs w:val="18"/>
              </w:rPr>
            </w:pPr>
          </w:p>
        </w:tc>
        <w:tc>
          <w:tcPr>
            <w:tcW w:w="1350" w:type="dxa"/>
          </w:tcPr>
          <w:p w14:paraId="6FE87DF1" w14:textId="77777777" w:rsidR="0069547F" w:rsidRDefault="0069547F" w:rsidP="008D431E">
            <w:pPr>
              <w:rPr>
                <w:rFonts w:asciiTheme="minorHAnsi" w:hAnsiTheme="minorHAnsi"/>
                <w:sz w:val="18"/>
                <w:szCs w:val="18"/>
              </w:rPr>
            </w:pPr>
          </w:p>
        </w:tc>
        <w:tc>
          <w:tcPr>
            <w:tcW w:w="1350" w:type="dxa"/>
          </w:tcPr>
          <w:p w14:paraId="45347811" w14:textId="77777777" w:rsidR="0069547F" w:rsidRDefault="0069547F" w:rsidP="008D431E">
            <w:pPr>
              <w:rPr>
                <w:rFonts w:asciiTheme="minorHAnsi" w:hAnsiTheme="minorHAnsi"/>
                <w:sz w:val="18"/>
                <w:szCs w:val="18"/>
              </w:rPr>
            </w:pPr>
          </w:p>
        </w:tc>
        <w:tc>
          <w:tcPr>
            <w:tcW w:w="1350" w:type="dxa"/>
          </w:tcPr>
          <w:p w14:paraId="08EF0536" w14:textId="77777777" w:rsidR="0069547F" w:rsidRDefault="0069547F" w:rsidP="008D431E">
            <w:pPr>
              <w:rPr>
                <w:rFonts w:asciiTheme="minorHAnsi" w:hAnsiTheme="minorHAnsi"/>
                <w:sz w:val="18"/>
                <w:szCs w:val="18"/>
              </w:rPr>
            </w:pPr>
          </w:p>
        </w:tc>
        <w:tc>
          <w:tcPr>
            <w:tcW w:w="1800" w:type="dxa"/>
          </w:tcPr>
          <w:p w14:paraId="54A7A4B5" w14:textId="77777777" w:rsidR="0069547F" w:rsidRDefault="0069547F" w:rsidP="008D431E">
            <w:pPr>
              <w:rPr>
                <w:rFonts w:asciiTheme="minorHAnsi" w:hAnsiTheme="minorHAnsi"/>
                <w:sz w:val="18"/>
                <w:szCs w:val="18"/>
              </w:rPr>
            </w:pPr>
          </w:p>
        </w:tc>
        <w:tc>
          <w:tcPr>
            <w:tcW w:w="1368" w:type="dxa"/>
          </w:tcPr>
          <w:p w14:paraId="3E66A785" w14:textId="77777777" w:rsidR="0069547F" w:rsidRDefault="0069547F" w:rsidP="008D431E">
            <w:pPr>
              <w:rPr>
                <w:rFonts w:asciiTheme="minorHAnsi" w:hAnsiTheme="minorHAnsi"/>
                <w:sz w:val="18"/>
                <w:szCs w:val="18"/>
              </w:rPr>
            </w:pPr>
          </w:p>
        </w:tc>
      </w:tr>
    </w:tbl>
    <w:p w14:paraId="34CCDBA8" w14:textId="77777777" w:rsidR="0069547F" w:rsidRDefault="0069547F" w:rsidP="005F2F11">
      <w:pPr>
        <w:pStyle w:val="Header"/>
        <w:rPr>
          <w:rFonts w:asciiTheme="minorHAnsi" w:hAnsiTheme="minorHAnsi"/>
          <w:szCs w:val="18"/>
        </w:rPr>
      </w:pPr>
    </w:p>
    <w:p w14:paraId="7E6CA294" w14:textId="77777777" w:rsidR="0069547F" w:rsidRPr="00567F24" w:rsidRDefault="0069547F" w:rsidP="005F2F11">
      <w:pPr>
        <w:pStyle w:val="Header"/>
        <w:rPr>
          <w:rFonts w:asciiTheme="minorHAnsi" w:hAnsiTheme="minorHAnsi"/>
          <w:szCs w:val="18"/>
        </w:rPr>
      </w:pPr>
    </w:p>
    <w:p w14:paraId="681C48D1" w14:textId="77777777" w:rsidR="009C3E28" w:rsidRPr="00567F24" w:rsidRDefault="009C3E28" w:rsidP="005F2F11">
      <w:pPr>
        <w:pStyle w:val="Header"/>
        <w:rPr>
          <w:rFonts w:asciiTheme="minorHAnsi" w:hAnsiTheme="minorHAnsi"/>
          <w:szCs w:val="18"/>
        </w:rPr>
      </w:pPr>
    </w:p>
    <w:p w14:paraId="51B6A49D" w14:textId="77777777" w:rsidR="005910F4" w:rsidRDefault="005910F4">
      <w:r>
        <w:br w:type="page"/>
      </w:r>
    </w:p>
    <w:p w14:paraId="681C491A" w14:textId="77777777" w:rsidR="00CF4720" w:rsidRDefault="00CF4720" w:rsidP="00CF4720">
      <w:pPr>
        <w:ind w:hanging="677"/>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A76290" w:rsidRPr="00E443DE" w14:paraId="39414D22" w14:textId="77777777" w:rsidTr="00894C94">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F235358" w14:textId="77777777" w:rsidR="00A76290" w:rsidRPr="00E443DE" w:rsidRDefault="00A76290" w:rsidP="00894C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443DE">
              <w:rPr>
                <w:rFonts w:ascii="Calibri" w:hAnsi="Calibri" w:cs="Arial"/>
                <w:b/>
                <w:caps/>
              </w:rPr>
              <w:t>Documentation Author's Declaration Statement</w:t>
            </w:r>
          </w:p>
        </w:tc>
      </w:tr>
      <w:tr w:rsidR="00A76290" w:rsidRPr="00E443DE" w14:paraId="3478ECF2" w14:textId="77777777" w:rsidTr="00894C94">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1938D610" w14:textId="77777777" w:rsidR="00A76290" w:rsidRPr="00E443DE" w:rsidRDefault="00A76290" w:rsidP="00A76290">
            <w:pPr>
              <w:keepNext/>
              <w:numPr>
                <w:ilvl w:val="0"/>
                <w:numId w:val="19"/>
              </w:numPr>
              <w:ind w:left="360" w:hanging="270"/>
              <w:rPr>
                <w:rFonts w:ascii="Calibri" w:hAnsi="Calibri"/>
              </w:rPr>
            </w:pPr>
            <w:r w:rsidRPr="00E443DE">
              <w:rPr>
                <w:rFonts w:ascii="Calibri" w:hAnsi="Calibri"/>
              </w:rPr>
              <w:t>I certify that this Certificate of Installation documentation is accurate and complete.</w:t>
            </w:r>
          </w:p>
        </w:tc>
      </w:tr>
      <w:tr w:rsidR="00A76290" w:rsidRPr="00E443DE" w14:paraId="67DFCAA5"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E26BE2F" w14:textId="77777777" w:rsidR="00A76290" w:rsidRPr="00E443DE" w:rsidRDefault="00A76290" w:rsidP="00894C94">
            <w:pPr>
              <w:keepNext/>
              <w:rPr>
                <w:rFonts w:ascii="Calibri" w:hAnsi="Calibri"/>
              </w:rPr>
            </w:pPr>
            <w:r w:rsidRPr="00E443DE">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4F5AC260" w14:textId="77777777" w:rsidR="00A76290" w:rsidRPr="00E443DE" w:rsidRDefault="00A76290" w:rsidP="00894C94">
            <w:pPr>
              <w:keepNext/>
              <w:rPr>
                <w:rFonts w:ascii="Calibri" w:hAnsi="Calibri"/>
              </w:rPr>
            </w:pPr>
            <w:r w:rsidRPr="00E443DE">
              <w:rPr>
                <w:rFonts w:ascii="Calibri" w:hAnsi="Calibri"/>
              </w:rPr>
              <w:t>Documentation Author Signature:</w:t>
            </w:r>
          </w:p>
        </w:tc>
      </w:tr>
      <w:tr w:rsidR="00A76290" w:rsidRPr="00E443DE" w14:paraId="3E6B1B1C"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F6DF9C1" w14:textId="77777777" w:rsidR="00A76290" w:rsidRPr="00E443DE" w:rsidRDefault="00A76290" w:rsidP="00894C94">
            <w:pPr>
              <w:keepNext/>
              <w:rPr>
                <w:rFonts w:ascii="Calibri" w:hAnsi="Calibri"/>
              </w:rPr>
            </w:pPr>
            <w:r w:rsidRPr="00E443DE">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0913247A" w14:textId="77777777" w:rsidR="00A76290" w:rsidRPr="00E443DE" w:rsidRDefault="00A76290" w:rsidP="00894C94">
            <w:pPr>
              <w:keepNext/>
              <w:rPr>
                <w:rFonts w:ascii="Calibri" w:hAnsi="Calibri"/>
              </w:rPr>
            </w:pPr>
            <w:r w:rsidRPr="00E443DE">
              <w:rPr>
                <w:rFonts w:ascii="Calibri" w:hAnsi="Calibri"/>
              </w:rPr>
              <w:t>Date Signed:</w:t>
            </w:r>
          </w:p>
        </w:tc>
      </w:tr>
      <w:tr w:rsidR="00A76290" w:rsidRPr="00E443DE" w14:paraId="39C33934"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DFBE341" w14:textId="77777777" w:rsidR="00A76290" w:rsidRPr="00E443DE" w:rsidRDefault="00A76290" w:rsidP="00894C94">
            <w:pPr>
              <w:keepNext/>
              <w:rPr>
                <w:rFonts w:ascii="Calibri" w:hAnsi="Calibri"/>
              </w:rPr>
            </w:pPr>
            <w:r w:rsidRPr="00E443DE">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334A0589" w14:textId="77777777" w:rsidR="00A76290" w:rsidRPr="00E443DE" w:rsidRDefault="00A76290" w:rsidP="00894C94">
            <w:pPr>
              <w:keepNext/>
              <w:rPr>
                <w:rFonts w:ascii="Calibri" w:hAnsi="Calibri"/>
              </w:rPr>
            </w:pPr>
            <w:r w:rsidRPr="00E443DE">
              <w:rPr>
                <w:rFonts w:ascii="Calibri" w:hAnsi="Calibri"/>
              </w:rPr>
              <w:t>CEA/HERS Certification Identification (If applicable):</w:t>
            </w:r>
          </w:p>
        </w:tc>
      </w:tr>
      <w:tr w:rsidR="00A76290" w:rsidRPr="00E443DE" w14:paraId="1F56AA7E"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17650F7" w14:textId="77777777" w:rsidR="00A76290" w:rsidRPr="00E443DE" w:rsidRDefault="00A76290" w:rsidP="00894C94">
            <w:pPr>
              <w:keepNext/>
              <w:rPr>
                <w:rFonts w:ascii="Calibri" w:hAnsi="Calibri"/>
              </w:rPr>
            </w:pPr>
            <w:r w:rsidRPr="00E443DE">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030CDBBE" w14:textId="77777777" w:rsidR="00A76290" w:rsidRPr="00E443DE" w:rsidRDefault="00A76290" w:rsidP="00894C94">
            <w:pPr>
              <w:keepNext/>
              <w:rPr>
                <w:rFonts w:ascii="Calibri" w:hAnsi="Calibri"/>
              </w:rPr>
            </w:pPr>
            <w:r w:rsidRPr="00E443DE">
              <w:rPr>
                <w:rFonts w:ascii="Calibri" w:hAnsi="Calibri"/>
              </w:rPr>
              <w:t>Phone:</w:t>
            </w:r>
          </w:p>
        </w:tc>
      </w:tr>
      <w:tr w:rsidR="00A76290" w:rsidRPr="00E443DE" w14:paraId="156B7633" w14:textId="77777777" w:rsidTr="00894C94">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AD76C88" w14:textId="77777777" w:rsidR="00A76290" w:rsidRPr="00E443DE" w:rsidRDefault="00A76290" w:rsidP="00894C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E443DE">
              <w:rPr>
                <w:rFonts w:ascii="Calibri" w:hAnsi="Calibri" w:cs="Arial"/>
                <w:b/>
                <w:caps/>
              </w:rPr>
              <w:t xml:space="preserve">Responsible Person's Declaration statement  </w:t>
            </w:r>
          </w:p>
        </w:tc>
      </w:tr>
      <w:tr w:rsidR="00A76290" w:rsidRPr="00E443DE" w14:paraId="541059E0" w14:textId="77777777" w:rsidTr="00894C94">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6A23F5E" w14:textId="77777777" w:rsidR="00A76290" w:rsidRPr="00E443DE" w:rsidRDefault="00A76290" w:rsidP="00531BA0">
            <w:pPr>
              <w:keepNext/>
              <w:rPr>
                <w:rFonts w:ascii="Calibri" w:hAnsi="Calibri"/>
              </w:rPr>
            </w:pPr>
            <w:r w:rsidRPr="00E443DE">
              <w:rPr>
                <w:rFonts w:ascii="Calibri" w:hAnsi="Calibri"/>
              </w:rPr>
              <w:t>I certify the following under penalty of perjury, under the laws of the State of California:</w:t>
            </w:r>
          </w:p>
          <w:p w14:paraId="2965E5DF" w14:textId="77777777" w:rsidR="00A76290" w:rsidRPr="00E443DE" w:rsidRDefault="00A76290" w:rsidP="00A76290">
            <w:pPr>
              <w:numPr>
                <w:ilvl w:val="0"/>
                <w:numId w:val="20"/>
              </w:numPr>
              <w:ind w:left="865" w:hanging="360"/>
              <w:contextualSpacing/>
              <w:rPr>
                <w:rFonts w:ascii="Calibri" w:hAnsi="Calibri"/>
                <w:caps/>
              </w:rPr>
            </w:pPr>
            <w:r w:rsidRPr="00E443DE">
              <w:rPr>
                <w:rFonts w:ascii="Calibri" w:hAnsi="Calibri"/>
              </w:rPr>
              <w:t xml:space="preserve">The information provided on this certificate of installation is true and correct. </w:t>
            </w:r>
          </w:p>
          <w:p w14:paraId="453064FE" w14:textId="77777777" w:rsidR="00A76290" w:rsidRPr="00E443DE" w:rsidRDefault="00A76290" w:rsidP="00A76290">
            <w:pPr>
              <w:numPr>
                <w:ilvl w:val="0"/>
                <w:numId w:val="20"/>
              </w:numPr>
              <w:ind w:left="865" w:hanging="360"/>
              <w:contextualSpacing/>
              <w:rPr>
                <w:rFonts w:ascii="Calibri" w:hAnsi="Calibri" w:cs="Calibri"/>
                <w:caps/>
              </w:rPr>
            </w:pPr>
            <w:r w:rsidRPr="00E443DE">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C9F3AF7" w14:textId="77777777" w:rsidR="00A76290" w:rsidRPr="00E443DE" w:rsidRDefault="00A76290" w:rsidP="00A76290">
            <w:pPr>
              <w:numPr>
                <w:ilvl w:val="0"/>
                <w:numId w:val="20"/>
              </w:numPr>
              <w:ind w:left="865" w:hanging="360"/>
              <w:contextualSpacing/>
              <w:rPr>
                <w:rFonts w:ascii="Calibri" w:hAnsi="Calibri" w:cs="Calibri"/>
                <w:caps/>
              </w:rPr>
            </w:pPr>
            <w:r w:rsidRPr="00E443DE">
              <w:rPr>
                <w:rFonts w:ascii="Calibri" w:hAnsi="Calibri" w:cs="Calibri"/>
              </w:rPr>
              <w:t xml:space="preserve">The constructed or installed features, materials, </w:t>
            </w:r>
            <w:proofErr w:type="gramStart"/>
            <w:r w:rsidRPr="00E443DE">
              <w:rPr>
                <w:rFonts w:ascii="Calibri" w:hAnsi="Calibri" w:cs="Calibri"/>
              </w:rPr>
              <w:t>components</w:t>
            </w:r>
            <w:proofErr w:type="gramEnd"/>
            <w:r w:rsidRPr="00E443DE">
              <w:rPr>
                <w:rFonts w:ascii="Calibri"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3A5F5A4" w14:textId="77777777" w:rsidR="00A76290" w:rsidRPr="00E443DE" w:rsidRDefault="00A76290" w:rsidP="00A76290">
            <w:pPr>
              <w:numPr>
                <w:ilvl w:val="0"/>
                <w:numId w:val="20"/>
              </w:numPr>
              <w:ind w:left="865" w:hanging="360"/>
              <w:contextualSpacing/>
              <w:rPr>
                <w:rFonts w:ascii="Calibri" w:hAnsi="Calibri" w:cs="Calibri"/>
                <w:caps/>
              </w:rPr>
            </w:pPr>
            <w:r w:rsidRPr="00E443DE">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0CD5B3D" w14:textId="77777777" w:rsidR="00A76290" w:rsidRPr="00E443DE" w:rsidRDefault="00A76290" w:rsidP="00A76290">
            <w:pPr>
              <w:numPr>
                <w:ilvl w:val="0"/>
                <w:numId w:val="20"/>
              </w:numPr>
              <w:ind w:left="865" w:hanging="360"/>
              <w:contextualSpacing/>
              <w:rPr>
                <w:rFonts w:ascii="Calibri" w:hAnsi="Calibri"/>
                <w:caps/>
              </w:rPr>
            </w:pPr>
            <w:r w:rsidRPr="00E443DE">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131F1A6" w14:textId="77777777" w:rsidR="00A76290" w:rsidRPr="00E443DE" w:rsidRDefault="00A76290" w:rsidP="00A76290">
            <w:pPr>
              <w:numPr>
                <w:ilvl w:val="0"/>
                <w:numId w:val="20"/>
              </w:numPr>
              <w:ind w:left="865" w:hanging="360"/>
              <w:contextualSpacing/>
              <w:rPr>
                <w:rFonts w:ascii="Calibri" w:hAnsi="Calibri"/>
                <w:b/>
              </w:rPr>
            </w:pPr>
            <w:r w:rsidRPr="00E443DE">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76290" w:rsidRPr="00E443DE" w14:paraId="322E2349"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54D340" w14:textId="77777777" w:rsidR="00A76290" w:rsidRPr="00E443DE" w:rsidRDefault="00A76290" w:rsidP="00894C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38EECD" w14:textId="77777777" w:rsidR="00A76290" w:rsidRPr="00E443DE" w:rsidRDefault="00A76290" w:rsidP="00894C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Responsible Builder/Installer Signature:</w:t>
            </w:r>
          </w:p>
        </w:tc>
      </w:tr>
      <w:tr w:rsidR="00A76290" w:rsidRPr="00E443DE" w14:paraId="04D2AE2A"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0C882E"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Company Name</w:t>
            </w:r>
            <w:proofErr w:type="gramStart"/>
            <w:r w:rsidRPr="00E443DE">
              <w:rPr>
                <w:rFonts w:ascii="Calibri" w:hAnsi="Calibri"/>
              </w:rPr>
              <w:t>:  (</w:t>
            </w:r>
            <w:proofErr w:type="gramEnd"/>
            <w:r w:rsidRPr="00E443DE">
              <w:rPr>
                <w:rFonts w:ascii="Calibri" w:hAnsi="Calibri"/>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D10C54"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Position With Company (Title):</w:t>
            </w:r>
          </w:p>
        </w:tc>
      </w:tr>
      <w:tr w:rsidR="00A76290" w:rsidRPr="00E443DE" w14:paraId="1FD10FAA"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7024DA"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427D62"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CSLB License:</w:t>
            </w:r>
          </w:p>
        </w:tc>
      </w:tr>
      <w:tr w:rsidR="00A76290" w:rsidRPr="00E443DE" w14:paraId="631DCDDC"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52B849"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74A5F5"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0F6EE3"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Date Signed:</w:t>
            </w:r>
          </w:p>
        </w:tc>
      </w:tr>
      <w:tr w:rsidR="00A76290" w:rsidRPr="00E443DE" w14:paraId="1C465FB0"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6F5122"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884186" w14:textId="77777777" w:rsidR="00A76290" w:rsidRPr="00E443DE" w:rsidRDefault="00A76290" w:rsidP="00894C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E443DE">
              <w:rPr>
                <w:rFonts w:ascii="Calibri" w:hAnsi="Calibri"/>
              </w:rPr>
              <w:t xml:space="preserve">Name of TPQCP (if applicable): </w:t>
            </w:r>
          </w:p>
        </w:tc>
      </w:tr>
    </w:tbl>
    <w:p w14:paraId="681C491B" w14:textId="77777777" w:rsidR="001114AE" w:rsidRDefault="001114AE" w:rsidP="00A75F65">
      <w:pPr>
        <w:jc w:val="both"/>
        <w:rPr>
          <w:rFonts w:asciiTheme="minorHAnsi" w:hAnsiTheme="minorHAnsi"/>
          <w:b/>
          <w:sz w:val="18"/>
          <w:szCs w:val="18"/>
        </w:rPr>
        <w:sectPr w:rsidR="001114AE" w:rsidSect="00224005">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681C491C" w14:textId="4A93D55F" w:rsidR="00A75F65" w:rsidRPr="00567F24" w:rsidRDefault="009973E3" w:rsidP="00567F2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Pr>
          <w:rFonts w:asciiTheme="minorHAnsi" w:hAnsiTheme="minorHAnsi"/>
          <w:b/>
          <w:szCs w:val="18"/>
        </w:rPr>
        <w:lastRenderedPageBreak/>
        <w:t>LMCI</w:t>
      </w:r>
      <w:r w:rsidR="005910F4" w:rsidRPr="00567F24">
        <w:rPr>
          <w:rFonts w:asciiTheme="minorHAnsi" w:hAnsiTheme="minorHAnsi"/>
          <w:b/>
          <w:szCs w:val="18"/>
        </w:rPr>
        <w:t>-MCH-29-H User Instructions</w:t>
      </w:r>
    </w:p>
    <w:p w14:paraId="681C491D" w14:textId="77777777" w:rsidR="00215168" w:rsidRPr="00567F24" w:rsidRDefault="005910F4" w:rsidP="0021516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i/>
        </w:rPr>
      </w:pPr>
      <w:r w:rsidRPr="00567F24">
        <w:rPr>
          <w:rFonts w:asciiTheme="minorHAnsi" w:hAnsiTheme="minorHAnsi"/>
          <w:b/>
        </w:rPr>
        <w:t>Section</w:t>
      </w:r>
      <w:r w:rsidR="00215168" w:rsidRPr="00567F24">
        <w:rPr>
          <w:rFonts w:asciiTheme="minorHAnsi" w:hAnsiTheme="minorHAnsi"/>
          <w:b/>
          <w:caps/>
        </w:rPr>
        <w:t xml:space="preserve"> A. </w:t>
      </w:r>
      <w:r w:rsidRPr="00567F24">
        <w:rPr>
          <w:rFonts w:asciiTheme="minorHAnsi" w:hAnsiTheme="minorHAnsi"/>
          <w:b/>
        </w:rPr>
        <w:t>Duct Information</w:t>
      </w:r>
    </w:p>
    <w:p w14:paraId="681C491E" w14:textId="246D6E96" w:rsidR="00215168" w:rsidRPr="00CF117E" w:rsidRDefault="00215168" w:rsidP="009176C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 xml:space="preserve">This field is filled out automatically. It is referenced from the </w:t>
      </w:r>
      <w:r w:rsidR="009973E3">
        <w:rPr>
          <w:rFonts w:ascii="Calibri" w:hAnsi="Calibri"/>
        </w:rPr>
        <w:t>LMCI</w:t>
      </w:r>
      <w:r w:rsidRPr="00CF117E">
        <w:rPr>
          <w:rFonts w:ascii="Calibri" w:hAnsi="Calibri"/>
        </w:rPr>
        <w:t>-MCH-</w:t>
      </w:r>
      <w:r w:rsidR="0069547F">
        <w:rPr>
          <w:rFonts w:ascii="Calibri" w:hAnsi="Calibri"/>
        </w:rPr>
        <w:t>01</w:t>
      </w:r>
      <w:r w:rsidRPr="00CF117E">
        <w:rPr>
          <w:rFonts w:ascii="Calibri" w:hAnsi="Calibri"/>
        </w:rPr>
        <w:t>, which must be completed prior to this document.</w:t>
      </w:r>
    </w:p>
    <w:p w14:paraId="681C491F" w14:textId="15383880" w:rsidR="00215168" w:rsidRPr="00F05C41" w:rsidRDefault="00215168" w:rsidP="009176C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w:t>
      </w:r>
      <w:r w:rsidR="009973E3">
        <w:rPr>
          <w:rFonts w:ascii="Calibri" w:hAnsi="Calibri"/>
        </w:rPr>
        <w:t>LMCI</w:t>
      </w:r>
      <w:r w:rsidRPr="00CF117E">
        <w:rPr>
          <w:rFonts w:ascii="Calibri" w:hAnsi="Calibri"/>
        </w:rPr>
        <w:t>-MCH-</w:t>
      </w:r>
      <w:r w:rsidR="0069547F">
        <w:rPr>
          <w:rFonts w:ascii="Calibri" w:hAnsi="Calibri"/>
        </w:rPr>
        <w:t>01</w:t>
      </w:r>
      <w:r w:rsidRPr="00CF117E">
        <w:rPr>
          <w:rFonts w:ascii="Calibri" w:hAnsi="Calibri"/>
        </w:rPr>
        <w:t>, which must be completed prior to this document.</w:t>
      </w:r>
    </w:p>
    <w:p w14:paraId="67076BC2" w14:textId="28DC4F55" w:rsidR="00F05C41" w:rsidRPr="00F05C41" w:rsidRDefault="00F05C41" w:rsidP="00F05C41">
      <w:pPr>
        <w:pStyle w:val="ListParagraph"/>
        <w:numPr>
          <w:ilvl w:val="0"/>
          <w:numId w:val="10"/>
        </w:numPr>
        <w:rPr>
          <w:rFonts w:ascii="Calibri" w:hAnsi="Calibri"/>
        </w:rPr>
      </w:pPr>
      <w:r w:rsidRPr="00F05C41">
        <w:rPr>
          <w:rFonts w:ascii="Calibri" w:hAnsi="Calibri"/>
          <w:i/>
        </w:rPr>
        <w:t xml:space="preserve">Indoor Unit Name: </w:t>
      </w:r>
      <w:r w:rsidRPr="00F05C41">
        <w:rPr>
          <w:rFonts w:ascii="Calibri" w:hAnsi="Calibri"/>
        </w:rPr>
        <w:t xml:space="preserve">This field is filled out automatically. It is referenced from the </w:t>
      </w:r>
      <w:r w:rsidR="009973E3">
        <w:rPr>
          <w:rFonts w:ascii="Calibri" w:hAnsi="Calibri"/>
        </w:rPr>
        <w:t>LMCI</w:t>
      </w:r>
      <w:r w:rsidRPr="00F05C41">
        <w:rPr>
          <w:rFonts w:ascii="Calibri" w:hAnsi="Calibri"/>
        </w:rPr>
        <w:t>-MCH-01, which must be completed prior to this document.</w:t>
      </w:r>
    </w:p>
    <w:p w14:paraId="681C4920" w14:textId="26DC38A3"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Duct Surface Area Reduction and R-Value Compliance Credit: This field is </w:t>
      </w:r>
      <w:r w:rsidR="006F51F7">
        <w:rPr>
          <w:rFonts w:asciiTheme="minorHAnsi" w:hAnsiTheme="minorHAnsi"/>
          <w:szCs w:val="18"/>
        </w:rPr>
        <w:t>auto-filled</w:t>
      </w:r>
      <w:r w:rsidRPr="00CF117E">
        <w:rPr>
          <w:rFonts w:asciiTheme="minorHAnsi" w:hAnsiTheme="minorHAnsi"/>
          <w:szCs w:val="18"/>
        </w:rPr>
        <w:t xml:space="preserve"> from the </w:t>
      </w:r>
      <w:r w:rsidR="009973E3">
        <w:rPr>
          <w:rFonts w:asciiTheme="minorHAnsi" w:hAnsiTheme="minorHAnsi"/>
          <w:szCs w:val="18"/>
        </w:rPr>
        <w:t>LMCC</w:t>
      </w:r>
      <w:r w:rsidR="0069547F">
        <w:rPr>
          <w:rFonts w:asciiTheme="minorHAnsi" w:hAnsiTheme="minorHAnsi"/>
          <w:szCs w:val="18"/>
        </w:rPr>
        <w:t>-PRF-</w:t>
      </w:r>
      <w:r w:rsidR="0005405A">
        <w:rPr>
          <w:rFonts w:asciiTheme="minorHAnsi" w:hAnsiTheme="minorHAnsi"/>
          <w:szCs w:val="18"/>
        </w:rPr>
        <w:t>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1" w14:textId="69758700"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Buried Ducts Compliance Credit: This filed is </w:t>
      </w:r>
      <w:r w:rsidR="006F51F7">
        <w:rPr>
          <w:rFonts w:asciiTheme="minorHAnsi" w:hAnsiTheme="minorHAnsi"/>
          <w:szCs w:val="18"/>
        </w:rPr>
        <w:t>auto-filled</w:t>
      </w:r>
      <w:r w:rsidRPr="00CF117E">
        <w:rPr>
          <w:rFonts w:asciiTheme="minorHAnsi" w:hAnsiTheme="minorHAnsi"/>
          <w:szCs w:val="18"/>
        </w:rPr>
        <w:t xml:space="preserve"> from the </w:t>
      </w:r>
      <w:r w:rsidR="009973E3">
        <w:rPr>
          <w:rFonts w:asciiTheme="minorHAnsi" w:hAnsiTheme="minorHAnsi"/>
          <w:szCs w:val="18"/>
        </w:rPr>
        <w:t>LMCC</w:t>
      </w:r>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2" w14:textId="5CC8F745"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Deeply Buried Ducts Compliance Credit: This field is </w:t>
      </w:r>
      <w:r w:rsidR="006F51F7">
        <w:rPr>
          <w:rFonts w:asciiTheme="minorHAnsi" w:hAnsiTheme="minorHAnsi"/>
          <w:szCs w:val="18"/>
        </w:rPr>
        <w:t>auto-filled</w:t>
      </w:r>
      <w:r w:rsidRPr="00CF117E">
        <w:rPr>
          <w:rFonts w:asciiTheme="minorHAnsi" w:hAnsiTheme="minorHAnsi"/>
          <w:szCs w:val="18"/>
        </w:rPr>
        <w:t xml:space="preserve"> from the </w:t>
      </w:r>
      <w:r w:rsidR="009973E3">
        <w:rPr>
          <w:rFonts w:asciiTheme="minorHAnsi" w:hAnsiTheme="minorHAnsi"/>
          <w:szCs w:val="18"/>
        </w:rPr>
        <w:t>LMCC</w:t>
      </w:r>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 </w:t>
      </w:r>
    </w:p>
    <w:p w14:paraId="681C4923" w14:textId="77777777" w:rsidR="00215168" w:rsidRDefault="00215168" w:rsidP="00215168">
      <w:pPr>
        <w:rPr>
          <w:rFonts w:asciiTheme="minorHAnsi" w:hAnsiTheme="minorHAnsi"/>
          <w:b/>
          <w:bCs/>
          <w:sz w:val="18"/>
          <w:szCs w:val="18"/>
        </w:rPr>
      </w:pPr>
    </w:p>
    <w:p w14:paraId="681C4924" w14:textId="2147CDA5" w:rsidR="00215168" w:rsidRPr="00567F24" w:rsidRDefault="005910F4" w:rsidP="00215168">
      <w:pPr>
        <w:rPr>
          <w:rFonts w:asciiTheme="minorHAnsi" w:hAnsiTheme="minorHAnsi"/>
          <w:b/>
          <w:bCs/>
        </w:rPr>
      </w:pPr>
      <w:r>
        <w:rPr>
          <w:rFonts w:asciiTheme="minorHAnsi" w:hAnsiTheme="minorHAnsi"/>
          <w:b/>
          <w:bCs/>
        </w:rPr>
        <w:t xml:space="preserve">Section </w:t>
      </w:r>
      <w:r w:rsidR="00215168" w:rsidRPr="00567F24">
        <w:rPr>
          <w:rFonts w:asciiTheme="minorHAnsi" w:hAnsiTheme="minorHAnsi"/>
          <w:b/>
          <w:bCs/>
        </w:rPr>
        <w:t xml:space="preserve">B. </w:t>
      </w:r>
      <w:r w:rsidRPr="00567F24">
        <w:rPr>
          <w:rFonts w:asciiTheme="minorHAnsi" w:hAnsiTheme="minorHAnsi"/>
          <w:b/>
        </w:rPr>
        <w:t>Supply Duct Surface Area Reduction and R-value Compliance Credit</w:t>
      </w:r>
    </w:p>
    <w:p w14:paraId="681C4925" w14:textId="77777777" w:rsidR="00215168" w:rsidRPr="009706DA" w:rsidRDefault="00215168" w:rsidP="009176C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681C4926"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7" w14:textId="77777777" w:rsidR="00215168"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8" w14:textId="64ED7481"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r w:rsidR="005910F4">
        <w:rPr>
          <w:rFonts w:asciiTheme="minorHAnsi" w:hAnsiTheme="minorHAnsi"/>
        </w:rPr>
        <w:t xml:space="preserve"> </w:t>
      </w:r>
    </w:p>
    <w:p w14:paraId="681C4929"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A" w14:textId="77777777" w:rsidR="00215168" w:rsidRDefault="00215168" w:rsidP="00215168">
      <w:pPr>
        <w:rPr>
          <w:rFonts w:asciiTheme="minorHAnsi" w:hAnsiTheme="minorHAnsi"/>
          <w:sz w:val="18"/>
          <w:szCs w:val="18"/>
        </w:rPr>
      </w:pPr>
    </w:p>
    <w:p w14:paraId="66C28086" w14:textId="77777777" w:rsidR="00295E64" w:rsidRPr="00567F24" w:rsidRDefault="005910F4" w:rsidP="00295E64">
      <w:pPr>
        <w:rPr>
          <w:rFonts w:asciiTheme="minorHAnsi" w:hAnsiTheme="minorHAnsi"/>
          <w:b/>
          <w:bCs/>
        </w:rPr>
      </w:pPr>
      <w:r w:rsidRPr="00567F24">
        <w:rPr>
          <w:rFonts w:asciiTheme="minorHAnsi" w:hAnsiTheme="minorHAnsi"/>
          <w:b/>
          <w:bCs/>
        </w:rPr>
        <w:t xml:space="preserve">Section </w:t>
      </w:r>
      <w:r w:rsidR="00215168" w:rsidRPr="00567F24">
        <w:rPr>
          <w:rFonts w:asciiTheme="minorHAnsi" w:hAnsiTheme="minorHAnsi"/>
          <w:b/>
          <w:bCs/>
        </w:rPr>
        <w:t xml:space="preserve">C. </w:t>
      </w:r>
      <w:r w:rsidR="00295E64" w:rsidRPr="00567F24">
        <w:rPr>
          <w:rFonts w:asciiTheme="minorHAnsi" w:hAnsiTheme="minorHAnsi"/>
          <w:b/>
        </w:rPr>
        <w:t>Buried Ducts Compliance Credit</w:t>
      </w:r>
      <w:r w:rsidR="00295E64" w:rsidRPr="00567F24" w:rsidDel="00295E64">
        <w:rPr>
          <w:rFonts w:asciiTheme="minorHAnsi" w:hAnsiTheme="minorHAnsi"/>
          <w:b/>
          <w:bCs/>
        </w:rPr>
        <w:t xml:space="preserve"> </w:t>
      </w:r>
    </w:p>
    <w:p w14:paraId="681C492C" w14:textId="77777777"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D"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E"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F"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0"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1" w14:textId="04A44D48"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2E3572E2" w14:textId="2DFDC4E5" w:rsidR="003E52E2" w:rsidRPr="009706DA" w:rsidRDefault="003E52E2"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2" w14:textId="77777777" w:rsidR="00215168" w:rsidRDefault="00215168" w:rsidP="00215168">
      <w:pPr>
        <w:rPr>
          <w:sz w:val="18"/>
          <w:szCs w:val="18"/>
        </w:rPr>
      </w:pPr>
    </w:p>
    <w:p w14:paraId="2921780D" w14:textId="0EC08394" w:rsidR="00295E64" w:rsidRDefault="00295E64" w:rsidP="00567F24">
      <w:pPr>
        <w:rPr>
          <w:rFonts w:asciiTheme="minorHAnsi" w:hAnsiTheme="minorHAnsi"/>
        </w:rPr>
      </w:pPr>
      <w:r>
        <w:rPr>
          <w:rFonts w:asciiTheme="minorHAnsi" w:hAnsiTheme="minorHAnsi"/>
          <w:b/>
          <w:bCs/>
        </w:rPr>
        <w:t xml:space="preserve">Section </w:t>
      </w:r>
      <w:r w:rsidR="00215168" w:rsidRPr="00567F24">
        <w:rPr>
          <w:rFonts w:asciiTheme="minorHAnsi" w:hAnsiTheme="minorHAnsi"/>
          <w:b/>
          <w:bCs/>
        </w:rPr>
        <w:t xml:space="preserve">D. </w:t>
      </w:r>
      <w:r w:rsidRPr="00567F24">
        <w:rPr>
          <w:rFonts w:asciiTheme="minorHAnsi" w:hAnsiTheme="minorHAnsi"/>
          <w:b/>
        </w:rPr>
        <w:t>Deeply Buried Ducts Compliance Credit</w:t>
      </w:r>
      <w:r w:rsidRPr="00567F24" w:rsidDel="00295E64">
        <w:rPr>
          <w:rFonts w:asciiTheme="minorHAnsi" w:hAnsiTheme="minorHAnsi"/>
          <w:b/>
          <w:bCs/>
        </w:rPr>
        <w:t xml:space="preserve"> </w:t>
      </w:r>
    </w:p>
    <w:p w14:paraId="681C4934" w14:textId="77777777"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5"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6"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7"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8"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9" w14:textId="3BBCEE44"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5A0D7BAC" w14:textId="03CACF42" w:rsidR="003E52E2"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167DC057" w14:textId="1E9532A9" w:rsidR="003E52E2" w:rsidRPr="009706DA"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A" w14:textId="77777777" w:rsidR="00215168" w:rsidRDefault="00215168" w:rsidP="00567F24">
      <w:pPr>
        <w:rPr>
          <w:rFonts w:asciiTheme="minorHAnsi" w:hAnsiTheme="minorHAnsi"/>
          <w:b/>
          <w:caps/>
          <w:sz w:val="18"/>
          <w:szCs w:val="18"/>
        </w:rPr>
      </w:pPr>
    </w:p>
    <w:p w14:paraId="681C493B" w14:textId="77777777" w:rsidR="00B730E7" w:rsidRDefault="00B730E7">
      <w:pPr>
        <w:rPr>
          <w:rFonts w:asciiTheme="minorHAnsi" w:hAnsiTheme="minorHAnsi"/>
          <w:b/>
          <w:caps/>
          <w:sz w:val="18"/>
          <w:szCs w:val="18"/>
        </w:rPr>
      </w:pPr>
    </w:p>
    <w:p w14:paraId="2B699F5A" w14:textId="77777777" w:rsidR="002B7490" w:rsidRPr="00F15507" w:rsidRDefault="002B7490" w:rsidP="002B7490">
      <w:pPr>
        <w:rPr>
          <w:rFonts w:asciiTheme="minorHAnsi" w:hAnsiTheme="minorHAnsi"/>
          <w:b/>
          <w:bCs/>
        </w:rPr>
      </w:pPr>
      <w:r w:rsidRPr="00F15507">
        <w:rPr>
          <w:rFonts w:asciiTheme="minorHAnsi" w:hAnsiTheme="minorHAnsi"/>
          <w:b/>
          <w:bCs/>
        </w:rPr>
        <w:t>Section E. Duct System Design Details</w:t>
      </w:r>
    </w:p>
    <w:p w14:paraId="0E130276" w14:textId="77777777" w:rsidR="002B7490" w:rsidRPr="00F15507" w:rsidRDefault="002B7490" w:rsidP="002B7490">
      <w:pPr>
        <w:rPr>
          <w:rFonts w:asciiTheme="minorHAnsi" w:hAnsiTheme="minorHAnsi"/>
          <w:b/>
          <w:bCs/>
          <w:iCs/>
        </w:rPr>
      </w:pPr>
      <w:r w:rsidRPr="00F15507">
        <w:rPr>
          <w:rFonts w:asciiTheme="minorHAnsi" w:hAnsiTheme="minorHAnsi"/>
        </w:rPr>
        <w:t>This table is a calculated field: table copied from LMCC-PRF-01</w:t>
      </w:r>
    </w:p>
    <w:p w14:paraId="0A521647" w14:textId="710F7392" w:rsidR="002B7490" w:rsidRPr="00F15507" w:rsidRDefault="002B7490" w:rsidP="002B7490">
      <w:pPr>
        <w:numPr>
          <w:ilvl w:val="0"/>
          <w:numId w:val="18"/>
        </w:numPr>
        <w:rPr>
          <w:rFonts w:asciiTheme="minorHAnsi" w:hAnsiTheme="minorHAnsi"/>
        </w:rPr>
      </w:pPr>
      <w:r w:rsidRPr="00F15507">
        <w:rPr>
          <w:rFonts w:asciiTheme="minorHAnsi" w:eastAsia="Calibri" w:hAnsiTheme="minorHAnsi" w:cstheme="minorHAnsi"/>
        </w:rPr>
        <w:t>Reference information from LMCC-PRF-01</w:t>
      </w:r>
      <w:ins w:id="0" w:author="Alhabibi, Haider@Energy" w:date="2022-12-28T12:25:00Z">
        <w:r w:rsidR="007B61C1">
          <w:rPr>
            <w:rFonts w:asciiTheme="minorHAnsi" w:eastAsia="Calibri" w:hAnsiTheme="minorHAnsi" w:cstheme="minorHAnsi"/>
          </w:rPr>
          <w:t xml:space="preserve">, </w:t>
        </w:r>
        <w:r w:rsidR="007B61C1" w:rsidRPr="007F0777">
          <w:rPr>
            <w:rFonts w:ascii="Calibri" w:hAnsi="Calibri"/>
          </w:rPr>
          <w:t>which must be completed prior to this document.</w:t>
        </w:r>
      </w:ins>
      <w:del w:id="1" w:author="Alhabibi, Haider@Energy" w:date="2022-12-28T12:25:00Z">
        <w:r w:rsidRPr="00F15507" w:rsidDel="007B61C1">
          <w:rPr>
            <w:rFonts w:asciiTheme="minorHAnsi" w:eastAsia="Calibri" w:hAnsiTheme="minorHAnsi" w:cstheme="minorHAnsi"/>
          </w:rPr>
          <w:delText>.</w:delText>
        </w:r>
      </w:del>
    </w:p>
    <w:p w14:paraId="0A2D581F" w14:textId="4EAD048B" w:rsidR="002B7490" w:rsidRPr="00F15507" w:rsidRDefault="002B7490" w:rsidP="002B7490">
      <w:pPr>
        <w:pStyle w:val="ListParagraph"/>
        <w:numPr>
          <w:ilvl w:val="0"/>
          <w:numId w:val="18"/>
        </w:numPr>
        <w:rPr>
          <w:rFonts w:asciiTheme="minorHAnsi" w:hAnsiTheme="minorHAnsi"/>
        </w:rPr>
      </w:pPr>
      <w:r w:rsidRPr="00F15507">
        <w:rPr>
          <w:rFonts w:asciiTheme="minorHAnsi" w:hAnsiTheme="minorHAnsi"/>
        </w:rPr>
        <w:t>Reference information from LMCC-PRF-01</w:t>
      </w:r>
      <w:del w:id="2" w:author="Alhabibi, Haider@Energy" w:date="2022-12-28T12:25:00Z">
        <w:r w:rsidRPr="00F15507" w:rsidDel="007B61C1">
          <w:rPr>
            <w:rFonts w:asciiTheme="minorHAnsi" w:hAnsiTheme="minorHAnsi"/>
          </w:rPr>
          <w:delText>.</w:delText>
        </w:r>
      </w:del>
      <w:ins w:id="3" w:author="Alhabibi, Haider@Energy" w:date="2022-12-28T12:25:00Z">
        <w:r w:rsidR="007B61C1" w:rsidRPr="007B61C1">
          <w:rPr>
            <w:rFonts w:asciiTheme="minorHAnsi" w:eastAsia="Calibri" w:hAnsiTheme="minorHAnsi" w:cstheme="minorHAnsi"/>
          </w:rPr>
          <w:t xml:space="preserve"> </w:t>
        </w:r>
        <w:r w:rsidR="007B61C1">
          <w:rPr>
            <w:rFonts w:asciiTheme="minorHAnsi" w:eastAsia="Calibri" w:hAnsiTheme="minorHAnsi" w:cstheme="minorHAnsi"/>
          </w:rPr>
          <w:t xml:space="preserve">, </w:t>
        </w:r>
        <w:r w:rsidR="007B61C1" w:rsidRPr="007F0777">
          <w:rPr>
            <w:rFonts w:ascii="Calibri" w:hAnsi="Calibri"/>
          </w:rPr>
          <w:t>which must be completed prior to this document.</w:t>
        </w:r>
      </w:ins>
    </w:p>
    <w:p w14:paraId="089A44D4" w14:textId="065AFB51" w:rsidR="002B7490" w:rsidRPr="00F15507" w:rsidRDefault="002B7490" w:rsidP="002B7490">
      <w:pPr>
        <w:pStyle w:val="ListParagraph"/>
        <w:numPr>
          <w:ilvl w:val="0"/>
          <w:numId w:val="18"/>
        </w:numPr>
        <w:rPr>
          <w:rFonts w:asciiTheme="minorHAnsi" w:hAnsiTheme="minorHAnsi"/>
        </w:rPr>
      </w:pPr>
      <w:r w:rsidRPr="00F15507">
        <w:rPr>
          <w:rFonts w:asciiTheme="minorHAnsi" w:hAnsiTheme="minorHAnsi"/>
        </w:rPr>
        <w:t>Reference information from LMCC-PRF-01</w:t>
      </w:r>
      <w:ins w:id="4" w:author="Alhabibi, Haider@Energy" w:date="2022-12-28T12:25:00Z">
        <w:r w:rsidR="007B61C1">
          <w:rPr>
            <w:rFonts w:asciiTheme="minorHAnsi" w:eastAsia="Calibri" w:hAnsiTheme="minorHAnsi" w:cstheme="minorHAnsi"/>
          </w:rPr>
          <w:t xml:space="preserve">, </w:t>
        </w:r>
        <w:r w:rsidR="007B61C1" w:rsidRPr="007F0777">
          <w:rPr>
            <w:rFonts w:ascii="Calibri" w:hAnsi="Calibri"/>
          </w:rPr>
          <w:t>which must be completed prior to this document.</w:t>
        </w:r>
      </w:ins>
      <w:del w:id="5" w:author="Alhabibi, Haider@Energy" w:date="2022-12-28T12:25:00Z">
        <w:r w:rsidRPr="00F15507" w:rsidDel="007B61C1">
          <w:rPr>
            <w:rFonts w:asciiTheme="minorHAnsi" w:hAnsiTheme="minorHAnsi"/>
          </w:rPr>
          <w:delText>.</w:delText>
        </w:r>
      </w:del>
    </w:p>
    <w:p w14:paraId="214F28E6" w14:textId="07570494" w:rsidR="002B7490" w:rsidRPr="00F15507" w:rsidRDefault="002B7490" w:rsidP="002B7490">
      <w:pPr>
        <w:pStyle w:val="ListParagraph"/>
        <w:numPr>
          <w:ilvl w:val="0"/>
          <w:numId w:val="18"/>
        </w:numPr>
        <w:rPr>
          <w:rFonts w:asciiTheme="minorHAnsi" w:hAnsiTheme="minorHAnsi"/>
        </w:rPr>
      </w:pPr>
      <w:r w:rsidRPr="00F15507">
        <w:rPr>
          <w:rFonts w:asciiTheme="minorHAnsi" w:hAnsiTheme="minorHAnsi"/>
        </w:rPr>
        <w:t>Reference information from LMCC-PRF-01</w:t>
      </w:r>
      <w:ins w:id="6" w:author="Alhabibi, Haider@Energy" w:date="2022-12-28T12:25:00Z">
        <w:r w:rsidR="007B61C1">
          <w:rPr>
            <w:rFonts w:asciiTheme="minorHAnsi" w:eastAsia="Calibri" w:hAnsiTheme="minorHAnsi" w:cstheme="minorHAnsi"/>
          </w:rPr>
          <w:t xml:space="preserve">, </w:t>
        </w:r>
        <w:r w:rsidR="007B61C1" w:rsidRPr="007F0777">
          <w:rPr>
            <w:rFonts w:ascii="Calibri" w:hAnsi="Calibri"/>
          </w:rPr>
          <w:t>which must be completed prior to this document.</w:t>
        </w:r>
      </w:ins>
      <w:del w:id="7" w:author="Alhabibi, Haider@Energy" w:date="2022-12-28T12:25:00Z">
        <w:r w:rsidRPr="00F15507" w:rsidDel="007B61C1">
          <w:rPr>
            <w:rFonts w:asciiTheme="minorHAnsi" w:hAnsiTheme="minorHAnsi"/>
          </w:rPr>
          <w:delText>.</w:delText>
        </w:r>
      </w:del>
    </w:p>
    <w:p w14:paraId="74E0B5A6" w14:textId="2DB46D94" w:rsidR="002B7490" w:rsidRPr="00F15507" w:rsidRDefault="002B7490" w:rsidP="002B7490">
      <w:pPr>
        <w:pStyle w:val="ListParagraph"/>
        <w:numPr>
          <w:ilvl w:val="0"/>
          <w:numId w:val="18"/>
        </w:numPr>
        <w:rPr>
          <w:rFonts w:asciiTheme="minorHAnsi" w:hAnsiTheme="minorHAnsi"/>
        </w:rPr>
      </w:pPr>
      <w:r w:rsidRPr="00F15507">
        <w:rPr>
          <w:rFonts w:asciiTheme="minorHAnsi" w:hAnsiTheme="minorHAnsi"/>
        </w:rPr>
        <w:t>Reference information from LMCC-PRF-01</w:t>
      </w:r>
      <w:ins w:id="8" w:author="Alhabibi, Haider@Energy" w:date="2022-12-28T12:26:00Z">
        <w:r w:rsidR="007B61C1">
          <w:rPr>
            <w:rFonts w:asciiTheme="minorHAnsi" w:eastAsia="Calibri" w:hAnsiTheme="minorHAnsi" w:cstheme="minorHAnsi"/>
          </w:rPr>
          <w:t xml:space="preserve">, </w:t>
        </w:r>
        <w:r w:rsidR="007B61C1" w:rsidRPr="007F0777">
          <w:rPr>
            <w:rFonts w:ascii="Calibri" w:hAnsi="Calibri"/>
          </w:rPr>
          <w:t>which must be completed prior to this document.</w:t>
        </w:r>
      </w:ins>
      <w:del w:id="9" w:author="Alhabibi, Haider@Energy" w:date="2022-12-28T12:26:00Z">
        <w:r w:rsidRPr="00F15507" w:rsidDel="007B61C1">
          <w:rPr>
            <w:rFonts w:asciiTheme="minorHAnsi" w:hAnsiTheme="minorHAnsi"/>
          </w:rPr>
          <w:delText>.</w:delText>
        </w:r>
      </w:del>
    </w:p>
    <w:p w14:paraId="6BA5A70D" w14:textId="3808311A" w:rsidR="002B7490" w:rsidRPr="00F15507" w:rsidRDefault="002B7490" w:rsidP="002B7490">
      <w:pPr>
        <w:pStyle w:val="ListParagraph"/>
        <w:numPr>
          <w:ilvl w:val="0"/>
          <w:numId w:val="18"/>
        </w:numPr>
        <w:rPr>
          <w:rFonts w:asciiTheme="minorHAnsi" w:hAnsiTheme="minorHAnsi"/>
        </w:rPr>
      </w:pPr>
      <w:r w:rsidRPr="00F15507">
        <w:rPr>
          <w:rFonts w:asciiTheme="minorHAnsi" w:hAnsiTheme="minorHAnsi"/>
        </w:rPr>
        <w:t>Reference information from LMCC-PRF-01</w:t>
      </w:r>
      <w:ins w:id="10" w:author="Alhabibi, Haider@Energy" w:date="2022-12-28T12:26:00Z">
        <w:r w:rsidR="007B61C1">
          <w:rPr>
            <w:rFonts w:asciiTheme="minorHAnsi" w:eastAsia="Calibri" w:hAnsiTheme="minorHAnsi" w:cstheme="minorHAnsi"/>
          </w:rPr>
          <w:t xml:space="preserve">, </w:t>
        </w:r>
        <w:r w:rsidR="007B61C1" w:rsidRPr="007F0777">
          <w:rPr>
            <w:rFonts w:ascii="Calibri" w:hAnsi="Calibri"/>
          </w:rPr>
          <w:t>which must be completed prior to this document.</w:t>
        </w:r>
      </w:ins>
      <w:del w:id="11" w:author="Alhabibi, Haider@Energy" w:date="2022-12-28T12:26:00Z">
        <w:r w:rsidRPr="00F15507" w:rsidDel="007B61C1">
          <w:rPr>
            <w:rFonts w:asciiTheme="minorHAnsi" w:hAnsiTheme="minorHAnsi"/>
          </w:rPr>
          <w:delText>.</w:delText>
        </w:r>
      </w:del>
    </w:p>
    <w:p w14:paraId="4D068067" w14:textId="47D90A53" w:rsidR="002B7490" w:rsidRPr="00F15507" w:rsidRDefault="002B7490" w:rsidP="002B7490">
      <w:pPr>
        <w:pStyle w:val="ListParagraph"/>
        <w:numPr>
          <w:ilvl w:val="0"/>
          <w:numId w:val="18"/>
        </w:numPr>
        <w:rPr>
          <w:rFonts w:asciiTheme="minorHAnsi" w:hAnsiTheme="minorHAnsi"/>
        </w:rPr>
      </w:pPr>
      <w:r w:rsidRPr="00F15507">
        <w:rPr>
          <w:rFonts w:asciiTheme="minorHAnsi" w:hAnsiTheme="minorHAnsi"/>
        </w:rPr>
        <w:t>Reference information from LMCC-PRF-01</w:t>
      </w:r>
      <w:ins w:id="12" w:author="Alhabibi, Haider@Energy" w:date="2022-12-28T12:26:00Z">
        <w:r w:rsidR="007B61C1">
          <w:rPr>
            <w:rFonts w:asciiTheme="minorHAnsi" w:eastAsia="Calibri" w:hAnsiTheme="minorHAnsi" w:cstheme="minorHAnsi"/>
          </w:rPr>
          <w:t xml:space="preserve">, </w:t>
        </w:r>
        <w:r w:rsidR="007B61C1" w:rsidRPr="007F0777">
          <w:rPr>
            <w:rFonts w:ascii="Calibri" w:hAnsi="Calibri"/>
          </w:rPr>
          <w:t>which must be completed prior to this document.</w:t>
        </w:r>
      </w:ins>
      <w:del w:id="13" w:author="Alhabibi, Haider@Energy" w:date="2022-12-28T12:26:00Z">
        <w:r w:rsidRPr="00F15507" w:rsidDel="007B61C1">
          <w:rPr>
            <w:rFonts w:asciiTheme="minorHAnsi" w:hAnsiTheme="minorHAnsi"/>
          </w:rPr>
          <w:delText>.</w:delText>
        </w:r>
      </w:del>
    </w:p>
    <w:p w14:paraId="0D78D1CD" w14:textId="237F68DF" w:rsidR="002B7490" w:rsidRPr="00F15507" w:rsidRDefault="002B7490" w:rsidP="002B7490">
      <w:pPr>
        <w:pStyle w:val="ListParagraph"/>
        <w:numPr>
          <w:ilvl w:val="0"/>
          <w:numId w:val="18"/>
        </w:numPr>
        <w:rPr>
          <w:rFonts w:asciiTheme="minorHAnsi" w:hAnsiTheme="minorHAnsi"/>
        </w:rPr>
      </w:pPr>
      <w:r w:rsidRPr="00F15507">
        <w:rPr>
          <w:rFonts w:asciiTheme="minorHAnsi" w:hAnsiTheme="minorHAnsi"/>
        </w:rPr>
        <w:t>Reference information from LMCC-PRF-01</w:t>
      </w:r>
      <w:ins w:id="14" w:author="Alhabibi, Haider@Energy" w:date="2022-12-28T12:26:00Z">
        <w:r w:rsidR="007B61C1">
          <w:rPr>
            <w:rFonts w:asciiTheme="minorHAnsi" w:eastAsia="Calibri" w:hAnsiTheme="minorHAnsi" w:cstheme="minorHAnsi"/>
          </w:rPr>
          <w:t xml:space="preserve">, </w:t>
        </w:r>
        <w:r w:rsidR="007B61C1" w:rsidRPr="007F0777">
          <w:rPr>
            <w:rFonts w:ascii="Calibri" w:hAnsi="Calibri"/>
          </w:rPr>
          <w:t>which must be completed prior to this document.</w:t>
        </w:r>
      </w:ins>
      <w:del w:id="15" w:author="Alhabibi, Haider@Energy" w:date="2022-12-28T12:26:00Z">
        <w:r w:rsidRPr="00F15507" w:rsidDel="007B61C1">
          <w:rPr>
            <w:rFonts w:asciiTheme="minorHAnsi" w:hAnsiTheme="minorHAnsi"/>
          </w:rPr>
          <w:delText>.</w:delText>
        </w:r>
      </w:del>
    </w:p>
    <w:p w14:paraId="6F156BE7" w14:textId="5DBB80B7" w:rsidR="002B7490" w:rsidRPr="00F15507" w:rsidRDefault="002B7490" w:rsidP="002B7490">
      <w:pPr>
        <w:pStyle w:val="ListParagraph"/>
        <w:numPr>
          <w:ilvl w:val="0"/>
          <w:numId w:val="18"/>
        </w:numPr>
        <w:rPr>
          <w:rFonts w:asciiTheme="minorHAnsi" w:hAnsiTheme="minorHAnsi"/>
        </w:rPr>
      </w:pPr>
      <w:r w:rsidRPr="00F15507">
        <w:rPr>
          <w:rFonts w:asciiTheme="minorHAnsi" w:hAnsiTheme="minorHAnsi"/>
        </w:rPr>
        <w:t>Reference information from LMCC-PRF-01</w:t>
      </w:r>
      <w:ins w:id="16" w:author="Alhabibi, Haider@Energy" w:date="2022-12-28T12:26:00Z">
        <w:r w:rsidR="007B61C1">
          <w:rPr>
            <w:rFonts w:asciiTheme="minorHAnsi" w:eastAsia="Calibri" w:hAnsiTheme="minorHAnsi" w:cstheme="minorHAnsi"/>
          </w:rPr>
          <w:t xml:space="preserve">, </w:t>
        </w:r>
        <w:r w:rsidR="007B61C1" w:rsidRPr="007F0777">
          <w:rPr>
            <w:rFonts w:ascii="Calibri" w:hAnsi="Calibri"/>
          </w:rPr>
          <w:t>which must be completed prior to this document.</w:t>
        </w:r>
      </w:ins>
      <w:del w:id="17" w:author="Alhabibi, Haider@Energy" w:date="2022-12-28T12:26:00Z">
        <w:r w:rsidRPr="00F15507" w:rsidDel="007B61C1">
          <w:rPr>
            <w:rFonts w:asciiTheme="minorHAnsi" w:hAnsiTheme="minorHAnsi"/>
          </w:rPr>
          <w:delText>.</w:delText>
        </w:r>
      </w:del>
    </w:p>
    <w:p w14:paraId="23D9733B" w14:textId="77777777" w:rsidR="002B7490" w:rsidRPr="009706DA" w:rsidRDefault="002B7490" w:rsidP="002B7490">
      <w:pPr>
        <w:ind w:left="360"/>
        <w:rPr>
          <w:rFonts w:asciiTheme="minorHAnsi" w:hAnsiTheme="minorHAnsi"/>
        </w:rPr>
      </w:pPr>
    </w:p>
    <w:p w14:paraId="681C493C" w14:textId="77777777" w:rsidR="00215168" w:rsidRDefault="00215168"/>
    <w:p w14:paraId="681C493D" w14:textId="77777777" w:rsidR="00A17965" w:rsidRDefault="00A17965" w:rsidP="000C09F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sectPr w:rsidR="00A17965" w:rsidSect="00224005">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p w14:paraId="681C4941" w14:textId="1F592402" w:rsidR="00D920D6" w:rsidRDefault="00D920D6" w:rsidP="00D920D6">
      <w:pPr>
        <w:rPr>
          <w:rFonts w:asciiTheme="minorHAnsi" w:hAnsiTheme="minorHAnsi"/>
          <w:i/>
          <w:sz w:val="18"/>
          <w:szCs w:val="18"/>
        </w:rPr>
      </w:pPr>
      <w:r w:rsidRPr="005369B5">
        <w:rPr>
          <w:rFonts w:asciiTheme="minorHAnsi" w:hAnsiTheme="minorHAnsi"/>
          <w:i/>
          <w:sz w:val="18"/>
          <w:szCs w:val="18"/>
        </w:rPr>
        <w:lastRenderedPageBreak/>
        <w:t>Note: Submit one Certificate</w:t>
      </w:r>
      <w:r>
        <w:rPr>
          <w:rFonts w:asciiTheme="minorHAnsi" w:hAnsiTheme="minorHAnsi"/>
          <w:i/>
          <w:sz w:val="18"/>
          <w:szCs w:val="18"/>
        </w:rPr>
        <w:t xml:space="preserve"> of installation</w:t>
      </w:r>
      <w:r w:rsidRPr="005369B5">
        <w:rPr>
          <w:rFonts w:asciiTheme="minorHAnsi" w:hAnsiTheme="minorHAnsi"/>
          <w:i/>
          <w:sz w:val="18"/>
          <w:szCs w:val="18"/>
        </w:rPr>
        <w:t xml:space="preserve"> for each duct system that must demonstrate compliance in the dwelling.</w:t>
      </w:r>
    </w:p>
    <w:p w14:paraId="62BA1A06" w14:textId="77777777" w:rsidR="00295E64" w:rsidRPr="005369B5" w:rsidRDefault="00295E64" w:rsidP="00D920D6">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168"/>
        <w:gridCol w:w="5164"/>
      </w:tblGrid>
      <w:tr w:rsidR="00D920D6" w:rsidRPr="005369B5" w14:paraId="681C4943" w14:textId="77777777" w:rsidTr="00D920D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81C4942" w14:textId="75740DCF" w:rsidR="00D920D6" w:rsidRPr="00C9424C" w:rsidRDefault="00295E64" w:rsidP="00D920D6">
            <w:pPr>
              <w:rPr>
                <w:rFonts w:asciiTheme="minorHAnsi" w:hAnsiTheme="minorHAnsi"/>
                <w:b/>
                <w:caps/>
                <w:sz w:val="18"/>
                <w:szCs w:val="18"/>
              </w:rPr>
            </w:pPr>
            <w:r w:rsidRPr="00CE1CDC">
              <w:rPr>
                <w:rFonts w:asciiTheme="minorHAnsi" w:hAnsiTheme="minorHAnsi"/>
                <w:b/>
                <w:caps/>
                <w:szCs w:val="18"/>
              </w:rPr>
              <w:t xml:space="preserve">A. </w:t>
            </w:r>
            <w:r w:rsidRPr="00CE1CDC">
              <w:rPr>
                <w:rFonts w:asciiTheme="minorHAnsi" w:hAnsiTheme="minorHAnsi"/>
                <w:b/>
                <w:szCs w:val="18"/>
              </w:rPr>
              <w:t>Duct System Information</w:t>
            </w:r>
          </w:p>
        </w:tc>
      </w:tr>
      <w:tr w:rsidR="00D920D6" w:rsidRPr="005369B5" w14:paraId="681C494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4"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1.</w:t>
            </w:r>
          </w:p>
        </w:tc>
        <w:tc>
          <w:tcPr>
            <w:tcW w:w="2395" w:type="pct"/>
            <w:tcBorders>
              <w:top w:val="single" w:sz="4" w:space="0" w:color="auto"/>
              <w:left w:val="single" w:sz="4" w:space="0" w:color="auto"/>
              <w:bottom w:val="single" w:sz="4" w:space="0" w:color="auto"/>
              <w:right w:val="single" w:sz="4" w:space="0" w:color="auto"/>
            </w:tcBorders>
            <w:vAlign w:val="center"/>
          </w:tcPr>
          <w:p w14:paraId="681C4945" w14:textId="5571EC79"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Name or Identification/Tag</w:t>
            </w:r>
          </w:p>
        </w:tc>
        <w:tc>
          <w:tcPr>
            <w:tcW w:w="2393" w:type="pct"/>
            <w:tcBorders>
              <w:top w:val="single" w:sz="4" w:space="0" w:color="auto"/>
              <w:left w:val="single" w:sz="4" w:space="0" w:color="auto"/>
              <w:bottom w:val="single" w:sz="4" w:space="0" w:color="auto"/>
              <w:right w:val="single" w:sz="4" w:space="0" w:color="auto"/>
            </w:tcBorders>
            <w:vAlign w:val="center"/>
          </w:tcPr>
          <w:p w14:paraId="681C4946"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D920D6" w:rsidRPr="005369B5" w14:paraId="681C494B"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8"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2.</w:t>
            </w:r>
          </w:p>
        </w:tc>
        <w:tc>
          <w:tcPr>
            <w:tcW w:w="2395" w:type="pct"/>
            <w:tcBorders>
              <w:top w:val="single" w:sz="4" w:space="0" w:color="auto"/>
              <w:left w:val="single" w:sz="4" w:space="0" w:color="auto"/>
              <w:bottom w:val="single" w:sz="4" w:space="0" w:color="auto"/>
              <w:right w:val="single" w:sz="4" w:space="0" w:color="auto"/>
            </w:tcBorders>
            <w:vAlign w:val="center"/>
          </w:tcPr>
          <w:p w14:paraId="681C4949" w14:textId="0E89BB2C"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Location or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681C494A"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9F1AB0" w:rsidRPr="005369B5" w14:paraId="5121DA5C"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2E48E53D" w14:textId="698EA399" w:rsidR="009F1AB0" w:rsidRPr="009F1AB0" w:rsidRDefault="009F1AB0" w:rsidP="009F1AB0">
            <w:pPr>
              <w:jc w:val="center"/>
              <w:rPr>
                <w:rFonts w:asciiTheme="minorHAnsi" w:hAnsiTheme="minorHAnsi"/>
                <w:sz w:val="18"/>
                <w:szCs w:val="18"/>
              </w:rPr>
            </w:pPr>
            <w:r w:rsidRPr="009F1AB0">
              <w:rPr>
                <w:rFonts w:asciiTheme="minorHAnsi" w:hAnsiTheme="minorHAnsi"/>
                <w:sz w:val="18"/>
              </w:rPr>
              <w:t>03</w:t>
            </w:r>
          </w:p>
        </w:tc>
        <w:tc>
          <w:tcPr>
            <w:tcW w:w="2395" w:type="pct"/>
            <w:tcBorders>
              <w:top w:val="single" w:sz="4" w:space="0" w:color="auto"/>
              <w:left w:val="single" w:sz="4" w:space="0" w:color="auto"/>
              <w:bottom w:val="single" w:sz="4" w:space="0" w:color="auto"/>
              <w:right w:val="single" w:sz="4" w:space="0" w:color="auto"/>
            </w:tcBorders>
            <w:vAlign w:val="center"/>
          </w:tcPr>
          <w:p w14:paraId="3D8F14A0" w14:textId="202715F4" w:rsidR="009F1AB0" w:rsidRPr="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35171232" w14:textId="203F10F7" w:rsidR="009F1AB0" w:rsidRDefault="009F1AB0" w:rsidP="009F1AB0">
            <w:pPr>
              <w:rPr>
                <w:rFonts w:asciiTheme="minorHAnsi" w:hAnsiTheme="minorHAnsi"/>
                <w:sz w:val="18"/>
                <w:szCs w:val="18"/>
              </w:rPr>
            </w:pPr>
            <w:r w:rsidRPr="009F1AB0">
              <w:rPr>
                <w:rFonts w:asciiTheme="minorHAnsi" w:hAnsiTheme="minorHAnsi"/>
                <w:sz w:val="18"/>
                <w:szCs w:val="18"/>
              </w:rPr>
              <w:t>&lt;&lt;calculated field: text referenced from the MCH-01&gt;&gt;</w:t>
            </w:r>
          </w:p>
        </w:tc>
      </w:tr>
      <w:tr w:rsidR="009F1AB0" w:rsidRPr="005369B5" w14:paraId="681C494F"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C" w14:textId="54DE38F6" w:rsidR="009F1AB0" w:rsidRPr="005369B5" w:rsidRDefault="009F1AB0" w:rsidP="009F1AB0">
            <w:pPr>
              <w:jc w:val="center"/>
              <w:rPr>
                <w:rFonts w:asciiTheme="minorHAnsi" w:hAnsiTheme="minorHAnsi"/>
                <w:sz w:val="18"/>
                <w:szCs w:val="18"/>
              </w:rPr>
            </w:pPr>
            <w:r>
              <w:rPr>
                <w:rFonts w:asciiTheme="minorHAnsi" w:hAnsiTheme="minorHAnsi"/>
                <w:sz w:val="18"/>
                <w:szCs w:val="18"/>
              </w:rPr>
              <w:t>04</w:t>
            </w:r>
          </w:p>
        </w:tc>
        <w:tc>
          <w:tcPr>
            <w:tcW w:w="2395" w:type="pct"/>
            <w:tcBorders>
              <w:top w:val="single" w:sz="4" w:space="0" w:color="auto"/>
              <w:left w:val="single" w:sz="4" w:space="0" w:color="auto"/>
              <w:bottom w:val="single" w:sz="4" w:space="0" w:color="auto"/>
              <w:right w:val="single" w:sz="4" w:space="0" w:color="auto"/>
            </w:tcBorders>
            <w:vAlign w:val="center"/>
          </w:tcPr>
          <w:p w14:paraId="681C494D" w14:textId="66877657"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Duct Surface Area Reduction And R-Value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4E" w14:textId="24C2FDF7" w:rsidR="009F1AB0" w:rsidRPr="00A92C18" w:rsidRDefault="009F1AB0" w:rsidP="009F1AB0">
            <w:pPr>
              <w:rPr>
                <w:rFonts w:asciiTheme="minorHAnsi" w:hAnsiTheme="minorHAnsi"/>
              </w:rPr>
            </w:pPr>
            <w:r w:rsidRPr="006F45C3">
              <w:rPr>
                <w:rFonts w:asciiTheme="minorHAnsi" w:hAnsiTheme="minorHAnsi"/>
              </w:rPr>
              <w:t xml:space="preserve">&lt;&lt;calculated </w:t>
            </w:r>
            <w:r>
              <w:rPr>
                <w:rFonts w:asciiTheme="minorHAnsi" w:hAnsiTheme="minorHAnsi"/>
              </w:rPr>
              <w:t xml:space="preserve">field: if </w:t>
            </w:r>
            <w:r w:rsidR="009973E3">
              <w:rPr>
                <w:rFonts w:asciiTheme="minorHAnsi" w:hAnsiTheme="minorHAnsi"/>
              </w:rPr>
              <w:t>LMCC</w:t>
            </w:r>
            <w:r>
              <w:rPr>
                <w:rFonts w:asciiTheme="minorHAnsi" w:hAnsiTheme="minorHAnsi"/>
              </w:rPr>
              <w:t xml:space="preserve"> flags: </w:t>
            </w:r>
            <w:r w:rsidRPr="003C03FA">
              <w:rPr>
                <w:rFonts w:asciiTheme="minorHAnsi" w:hAnsiTheme="minorHAnsi"/>
              </w:rPr>
              <w:t xml:space="preserve">Duct Surface Area Reduction And R-Value </w:t>
            </w:r>
            <w:r w:rsidRPr="00A92C18">
              <w:rPr>
                <w:rFonts w:asciiTheme="minorHAnsi" w:hAnsiTheme="minorHAnsi"/>
              </w:rPr>
              <w:t xml:space="preserve">Compliance Credit = </w:t>
            </w:r>
            <w:proofErr w:type="gramStart"/>
            <w:r w:rsidRPr="00A92C18">
              <w:rPr>
                <w:rFonts w:asciiTheme="minorHAnsi" w:hAnsiTheme="minorHAnsi"/>
              </w:rPr>
              <w:t>true ,</w:t>
            </w:r>
            <w:proofErr w:type="gramEnd"/>
            <w:r w:rsidRPr="00A92C18">
              <w:rPr>
                <w:rFonts w:asciiTheme="minorHAnsi" w:hAnsiTheme="minorHAnsi"/>
              </w:rPr>
              <w:t xml:space="preserve"> then display message directing use of </w:t>
            </w:r>
            <w:r w:rsidRPr="00273D94">
              <w:rPr>
                <w:rFonts w:asciiTheme="minorHAnsi" w:hAnsiTheme="minorHAnsi"/>
              </w:rPr>
              <w:t>RA3.1.4.1.4</w:t>
            </w:r>
            <w:r w:rsidRPr="00A92C18">
              <w:rPr>
                <w:rFonts w:asciiTheme="minorHAnsi" w:hAnsiTheme="minorHAnsi"/>
                <w:sz w:val="18"/>
                <w:szCs w:val="18"/>
              </w:rPr>
              <w:t xml:space="preserve"> </w:t>
            </w:r>
            <w:r w:rsidRPr="00A92C18">
              <w:rPr>
                <w:rFonts w:asciiTheme="minorHAnsi" w:hAnsiTheme="minorHAnsi"/>
              </w:rPr>
              <w:t>and display Table B below;  else display message "N/A" or some equivalent message&gt;&gt;</w:t>
            </w:r>
          </w:p>
        </w:tc>
      </w:tr>
      <w:tr w:rsidR="009F1AB0" w:rsidRPr="005369B5" w14:paraId="681C4953"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0" w14:textId="6C3C1520" w:rsidR="009F1AB0" w:rsidRPr="005369B5" w:rsidRDefault="009F1AB0" w:rsidP="009F1AB0">
            <w:pPr>
              <w:jc w:val="center"/>
              <w:rPr>
                <w:rFonts w:asciiTheme="minorHAnsi" w:hAnsiTheme="minorHAnsi"/>
                <w:sz w:val="18"/>
                <w:szCs w:val="18"/>
              </w:rPr>
            </w:pPr>
            <w:r>
              <w:rPr>
                <w:rFonts w:asciiTheme="minorHAnsi" w:hAnsiTheme="minorHAnsi"/>
                <w:sz w:val="18"/>
                <w:szCs w:val="18"/>
              </w:rPr>
              <w:t>05</w:t>
            </w:r>
          </w:p>
        </w:tc>
        <w:tc>
          <w:tcPr>
            <w:tcW w:w="2395" w:type="pct"/>
            <w:tcBorders>
              <w:top w:val="single" w:sz="4" w:space="0" w:color="auto"/>
              <w:left w:val="single" w:sz="4" w:space="0" w:color="auto"/>
              <w:bottom w:val="single" w:sz="4" w:space="0" w:color="auto"/>
              <w:right w:val="single" w:sz="4" w:space="0" w:color="auto"/>
            </w:tcBorders>
            <w:vAlign w:val="center"/>
          </w:tcPr>
          <w:p w14:paraId="681C4951" w14:textId="75D3E3D5"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2" w14:textId="6795B5C9"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w:t>
            </w:r>
            <w:r w:rsidR="009973E3">
              <w:rPr>
                <w:rFonts w:asciiTheme="minorHAnsi" w:hAnsiTheme="minorHAnsi"/>
              </w:rPr>
              <w:t>LMCC</w:t>
            </w:r>
            <w:r>
              <w:rPr>
                <w:rFonts w:asciiTheme="minorHAnsi" w:hAnsiTheme="minorHAnsi"/>
              </w:rPr>
              <w:t xml:space="preserve"> flags: </w:t>
            </w:r>
            <w:r w:rsidRPr="003C03FA">
              <w:rPr>
                <w:rFonts w:asciiTheme="minorHAnsi" w:hAnsiTheme="minorHAnsi"/>
                <w:sz w:val="18"/>
                <w:szCs w:val="18"/>
              </w:rPr>
              <w:t>Buried Ducts Compliance Credit</w:t>
            </w:r>
            <w:r>
              <w:rPr>
                <w:rFonts w:asciiTheme="minorHAnsi" w:hAnsiTheme="minorHAnsi"/>
              </w:rPr>
              <w:t xml:space="preserve"> = </w:t>
            </w:r>
            <w:proofErr w:type="gramStart"/>
            <w:r w:rsidRPr="006F45C3">
              <w:rPr>
                <w:rFonts w:asciiTheme="minorHAnsi" w:hAnsiTheme="minorHAnsi"/>
              </w:rPr>
              <w:t xml:space="preserve">true </w:t>
            </w:r>
            <w:r>
              <w:rPr>
                <w:rFonts w:asciiTheme="minorHAnsi" w:hAnsiTheme="minorHAnsi"/>
              </w:rPr>
              <w:t>,</w:t>
            </w:r>
            <w:proofErr w:type="gramEnd"/>
            <w:r>
              <w:rPr>
                <w:rFonts w:asciiTheme="minorHAnsi" w:hAnsiTheme="minorHAnsi"/>
              </w:rPr>
              <w:t xml:space="preserve"> then </w:t>
            </w:r>
            <w:r w:rsidRPr="006F45C3">
              <w:rPr>
                <w:rFonts w:asciiTheme="minorHAnsi" w:hAnsiTheme="minorHAnsi"/>
              </w:rPr>
              <w:t>display message directing</w:t>
            </w:r>
            <w:r w:rsidRPr="00A92C18">
              <w:rPr>
                <w:rFonts w:asciiTheme="minorHAnsi" w:hAnsiTheme="minorHAnsi"/>
              </w:rPr>
              <w:t xml:space="preserve"> use of RA3.1.4.1.5 and display Table C below;  else display message "N/A" or some equivalent message</w:t>
            </w:r>
            <w:r w:rsidRPr="006F45C3">
              <w:rPr>
                <w:rFonts w:asciiTheme="minorHAnsi" w:hAnsiTheme="minorHAnsi"/>
              </w:rPr>
              <w:t>&gt;&gt;</w:t>
            </w:r>
            <w:r>
              <w:t xml:space="preserve"> </w:t>
            </w:r>
          </w:p>
        </w:tc>
      </w:tr>
      <w:tr w:rsidR="009F1AB0" w:rsidRPr="005369B5" w14:paraId="681C495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4" w14:textId="58034BB5" w:rsidR="009F1AB0" w:rsidRPr="005369B5" w:rsidRDefault="009F1AB0" w:rsidP="009F1AB0">
            <w:pPr>
              <w:jc w:val="center"/>
              <w:rPr>
                <w:rFonts w:asciiTheme="minorHAnsi" w:hAnsiTheme="minorHAnsi"/>
                <w:sz w:val="18"/>
                <w:szCs w:val="18"/>
              </w:rPr>
            </w:pPr>
            <w:r>
              <w:rPr>
                <w:rFonts w:asciiTheme="minorHAnsi" w:hAnsiTheme="minorHAnsi"/>
                <w:sz w:val="18"/>
                <w:szCs w:val="18"/>
              </w:rPr>
              <w:t>06</w:t>
            </w:r>
          </w:p>
        </w:tc>
        <w:tc>
          <w:tcPr>
            <w:tcW w:w="2395" w:type="pct"/>
            <w:tcBorders>
              <w:top w:val="single" w:sz="4" w:space="0" w:color="auto"/>
              <w:left w:val="single" w:sz="4" w:space="0" w:color="auto"/>
              <w:bottom w:val="single" w:sz="4" w:space="0" w:color="auto"/>
              <w:right w:val="single" w:sz="4" w:space="0" w:color="auto"/>
            </w:tcBorders>
            <w:vAlign w:val="center"/>
          </w:tcPr>
          <w:p w14:paraId="681C4955" w14:textId="5CD868B9"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Deeply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6" w14:textId="756BBDAD"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w:t>
            </w:r>
            <w:r w:rsidR="009973E3">
              <w:rPr>
                <w:rFonts w:asciiTheme="minorHAnsi" w:hAnsiTheme="minorHAnsi"/>
              </w:rPr>
              <w:t>LMCC</w:t>
            </w:r>
            <w:r>
              <w:rPr>
                <w:rFonts w:asciiTheme="minorHAnsi" w:hAnsiTheme="minorHAnsi"/>
              </w:rPr>
              <w:t xml:space="preserve"> flags: </w:t>
            </w:r>
            <w:r>
              <w:rPr>
                <w:rFonts w:asciiTheme="minorHAnsi" w:hAnsiTheme="minorHAnsi"/>
                <w:sz w:val="18"/>
                <w:szCs w:val="18"/>
              </w:rPr>
              <w:t xml:space="preserve">Deeply </w:t>
            </w:r>
            <w:r w:rsidRPr="003C03FA">
              <w:rPr>
                <w:rFonts w:asciiTheme="minorHAnsi" w:hAnsiTheme="minorHAnsi"/>
                <w:sz w:val="18"/>
                <w:szCs w:val="18"/>
              </w:rPr>
              <w:t>Buried Ducts Compliance Credit</w:t>
            </w:r>
            <w:r w:rsidRPr="00A92C18">
              <w:rPr>
                <w:rFonts w:asciiTheme="minorHAnsi" w:hAnsiTheme="minorHAnsi"/>
              </w:rPr>
              <w:t xml:space="preserve"> = </w:t>
            </w:r>
            <w:proofErr w:type="gramStart"/>
            <w:r w:rsidRPr="00A92C18">
              <w:rPr>
                <w:rFonts w:asciiTheme="minorHAnsi" w:hAnsiTheme="minorHAnsi"/>
              </w:rPr>
              <w:t>true ,</w:t>
            </w:r>
            <w:proofErr w:type="gramEnd"/>
            <w:r w:rsidRPr="00A92C18">
              <w:rPr>
                <w:rFonts w:asciiTheme="minorHAnsi" w:hAnsiTheme="minorHAnsi"/>
              </w:rPr>
              <w:t xml:space="preserve"> then display message directing use of </w:t>
            </w:r>
            <w:r w:rsidRPr="00A92C18">
              <w:rPr>
                <w:rFonts w:asciiTheme="minorHAnsi" w:hAnsiTheme="minorHAnsi"/>
                <w:sz w:val="18"/>
                <w:szCs w:val="18"/>
              </w:rPr>
              <w:t>RA3.1.4.1.6</w:t>
            </w:r>
            <w:r>
              <w:rPr>
                <w:rFonts w:asciiTheme="minorHAnsi" w:hAnsiTheme="minorHAnsi"/>
                <w:sz w:val="18"/>
                <w:szCs w:val="18"/>
              </w:rPr>
              <w:t xml:space="preserve"> </w:t>
            </w:r>
            <w:r w:rsidRPr="00A92C18">
              <w:rPr>
                <w:rFonts w:asciiTheme="minorHAnsi" w:hAnsiTheme="minorHAnsi"/>
              </w:rPr>
              <w:t xml:space="preserve">and display Table </w:t>
            </w:r>
            <w:r>
              <w:rPr>
                <w:rFonts w:asciiTheme="minorHAnsi" w:hAnsiTheme="minorHAnsi"/>
              </w:rPr>
              <w:t>D</w:t>
            </w:r>
            <w:r w:rsidRPr="00A92C18">
              <w:rPr>
                <w:rFonts w:asciiTheme="minorHAnsi" w:hAnsiTheme="minorHAnsi"/>
              </w:rPr>
              <w:t xml:space="preserve"> below;  else display message "N/A" or some equivalent message&gt;&gt;</w:t>
            </w:r>
          </w:p>
        </w:tc>
      </w:tr>
    </w:tbl>
    <w:p w14:paraId="681C4958"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D920D6" w:rsidRPr="006136A2" w14:paraId="681C495E"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681C495B" w14:textId="4507B3D4" w:rsidR="00D920D6" w:rsidRDefault="00295E64"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r w:rsidRPr="00CE1CDC">
              <w:rPr>
                <w:rFonts w:asciiTheme="minorHAnsi" w:hAnsiTheme="minorHAnsi"/>
                <w:b/>
                <w:bCs/>
              </w:rPr>
              <w:t xml:space="preserve">B. </w:t>
            </w:r>
            <w:r w:rsidRPr="00CE1CDC">
              <w:rPr>
                <w:rFonts w:asciiTheme="minorHAnsi" w:hAnsiTheme="minorHAnsi"/>
                <w:b/>
              </w:rPr>
              <w:t>Duct Surface Area Reduction and R-value Compliance Credit</w:t>
            </w:r>
          </w:p>
          <w:p w14:paraId="681C495C"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773DD9">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32F53EBF" w14:textId="77777777" w:rsidR="00456847" w:rsidRDefault="00456847" w:rsidP="00D22743">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 xml:space="preserve">&lt;&lt;this table only shown if </w:t>
            </w:r>
            <w:r w:rsidRPr="00A92C18">
              <w:rPr>
                <w:rFonts w:asciiTheme="minorHAnsi" w:hAnsiTheme="minorHAnsi"/>
                <w:bCs/>
                <w:sz w:val="18"/>
                <w:szCs w:val="18"/>
              </w:rPr>
              <w:t xml:space="preserve">Duct Surface Area Reduction And R-Value </w:t>
            </w:r>
            <w:r>
              <w:rPr>
                <w:rFonts w:asciiTheme="minorHAnsi" w:hAnsiTheme="minorHAnsi"/>
                <w:bCs/>
                <w:sz w:val="18"/>
                <w:szCs w:val="18"/>
              </w:rPr>
              <w:t xml:space="preserve">Compliance Credit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4</w:t>
            </w:r>
            <w:r>
              <w:rPr>
                <w:rFonts w:asciiTheme="minorHAnsi" w:hAnsiTheme="minorHAnsi"/>
                <w:bCs/>
                <w:sz w:val="18"/>
                <w:szCs w:val="18"/>
              </w:rPr>
              <w:t xml:space="preserve"> is true&gt;&gt;</w:t>
            </w:r>
          </w:p>
          <w:p w14:paraId="681C495D" w14:textId="547E057C" w:rsidR="00237C90" w:rsidRPr="006136A2" w:rsidRDefault="00237C90" w:rsidP="00D22743">
            <w:pPr>
              <w:tabs>
                <w:tab w:val="left" w:pos="360"/>
                <w:tab w:val="left" w:pos="3600"/>
                <w:tab w:val="left" w:pos="4680"/>
                <w:tab w:val="left" w:pos="5940"/>
                <w:tab w:val="left" w:pos="6930"/>
                <w:tab w:val="left" w:pos="8100"/>
                <w:tab w:val="left" w:pos="9090"/>
              </w:tabs>
              <w:rPr>
                <w:rFonts w:asciiTheme="minorHAnsi" w:hAnsiTheme="minorHAnsi"/>
                <w:sz w:val="18"/>
                <w:szCs w:val="18"/>
              </w:rPr>
            </w:pPr>
            <w:r>
              <w:rPr>
                <w:sz w:val="18"/>
                <w:szCs w:val="18"/>
              </w:rPr>
              <w:t>&lt;&lt;Static Text - see the top&gt;&gt;</w:t>
            </w:r>
          </w:p>
        </w:tc>
      </w:tr>
      <w:tr w:rsidR="00D920D6" w:rsidRPr="006136A2" w14:paraId="681C496F"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681C496E"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70"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D920D6" w:rsidRPr="006136A2" w14:paraId="681C4976"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18E02C13" w14:textId="77777777" w:rsidR="00295E64" w:rsidRPr="00CE1CDC" w:rsidRDefault="00295E64" w:rsidP="00295E64">
            <w:pPr>
              <w:tabs>
                <w:tab w:val="left" w:pos="360"/>
                <w:tab w:val="left" w:pos="3600"/>
                <w:tab w:val="left" w:pos="4680"/>
                <w:tab w:val="left" w:pos="5940"/>
                <w:tab w:val="left" w:pos="6930"/>
                <w:tab w:val="left" w:pos="8100"/>
                <w:tab w:val="left" w:pos="9090"/>
              </w:tabs>
              <w:rPr>
                <w:rFonts w:asciiTheme="minorHAnsi" w:hAnsiTheme="minorHAnsi"/>
                <w:b/>
                <w:bCs/>
              </w:rPr>
            </w:pPr>
            <w:r w:rsidRPr="00CE1CDC">
              <w:rPr>
                <w:rFonts w:asciiTheme="minorHAnsi" w:hAnsiTheme="minorHAnsi"/>
                <w:b/>
                <w:bCs/>
              </w:rPr>
              <w:t xml:space="preserve">C. </w:t>
            </w:r>
            <w:r w:rsidRPr="00CE1CDC">
              <w:rPr>
                <w:rFonts w:asciiTheme="minorHAnsi" w:hAnsiTheme="minorHAnsi"/>
                <w:b/>
              </w:rPr>
              <w:t>Buried Ducts Compliance Credit</w:t>
            </w:r>
            <w:r w:rsidRPr="00CE1CDC" w:rsidDel="005910F4">
              <w:rPr>
                <w:rFonts w:asciiTheme="minorHAnsi" w:hAnsiTheme="minorHAnsi"/>
                <w:b/>
                <w:bCs/>
              </w:rPr>
              <w:t xml:space="preserve"> </w:t>
            </w:r>
          </w:p>
          <w:p w14:paraId="681C4974"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B04D67">
              <w:rPr>
                <w:rFonts w:asciiTheme="minorHAnsi" w:hAnsiTheme="minorHAnsi"/>
                <w:sz w:val="18"/>
                <w:szCs w:val="18"/>
              </w:rPr>
              <w:t>Ducts partly or completely buried in blown attic insulatio</w:t>
            </w:r>
            <w:r>
              <w:rPr>
                <w:rFonts w:asciiTheme="minorHAnsi" w:hAnsiTheme="minorHAnsi"/>
                <w:sz w:val="18"/>
                <w:szCs w:val="18"/>
              </w:rPr>
              <w:t xml:space="preserve">n in dwelling units meeting the </w:t>
            </w:r>
            <w:r w:rsidRPr="00B04D67">
              <w:rPr>
                <w:rFonts w:asciiTheme="minorHAnsi" w:hAnsiTheme="minorHAnsi"/>
                <w:sz w:val="18"/>
                <w:szCs w:val="18"/>
              </w:rPr>
              <w:t>requirements for verified quality insulation installation may take cred</w:t>
            </w:r>
            <w:r>
              <w:rPr>
                <w:rFonts w:asciiTheme="minorHAnsi" w:hAnsiTheme="minorHAnsi"/>
                <w:sz w:val="18"/>
                <w:szCs w:val="18"/>
              </w:rPr>
              <w:t xml:space="preserve">it for increased effective duct </w:t>
            </w:r>
            <w:r w:rsidRPr="00B04D67">
              <w:rPr>
                <w:rFonts w:asciiTheme="minorHAnsi" w:hAnsiTheme="minorHAnsi"/>
                <w:sz w:val="18"/>
                <w:szCs w:val="18"/>
              </w:rPr>
              <w:t>insulation</w:t>
            </w:r>
            <w:r w:rsidRPr="00773DD9">
              <w:rPr>
                <w:rFonts w:asciiTheme="minorHAnsi" w:hAnsiTheme="minorHAnsi"/>
                <w:sz w:val="18"/>
                <w:szCs w:val="18"/>
              </w:rPr>
              <w:t xml:space="preserve"> if the system complies with the following requirements:</w:t>
            </w:r>
          </w:p>
          <w:p w14:paraId="670E2999" w14:textId="77777777" w:rsidR="00456847" w:rsidRDefault="00456847" w:rsidP="00456847">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 xml:space="preserve">&lt;&lt;this table only shown if Buried Ducts Compliance Credit claimed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5</w:t>
            </w:r>
            <w:r>
              <w:rPr>
                <w:rFonts w:asciiTheme="minorHAnsi" w:hAnsiTheme="minorHAnsi"/>
                <w:bCs/>
                <w:sz w:val="18"/>
                <w:szCs w:val="18"/>
              </w:rPr>
              <w:t xml:space="preserve"> is true&gt;&gt;</w:t>
            </w:r>
          </w:p>
          <w:p w14:paraId="681C4975" w14:textId="1C8993E9" w:rsidR="00237C90" w:rsidRPr="006136A2" w:rsidRDefault="00237C90" w:rsidP="00456847">
            <w:pPr>
              <w:tabs>
                <w:tab w:val="left" w:pos="360"/>
                <w:tab w:val="left" w:pos="3600"/>
                <w:tab w:val="left" w:pos="4680"/>
                <w:tab w:val="left" w:pos="5940"/>
                <w:tab w:val="left" w:pos="6930"/>
                <w:tab w:val="left" w:pos="8100"/>
                <w:tab w:val="left" w:pos="9090"/>
              </w:tabs>
              <w:rPr>
                <w:rFonts w:asciiTheme="minorHAnsi" w:hAnsiTheme="minorHAnsi"/>
                <w:sz w:val="18"/>
                <w:szCs w:val="18"/>
              </w:rPr>
            </w:pPr>
            <w:r>
              <w:rPr>
                <w:sz w:val="18"/>
                <w:szCs w:val="18"/>
              </w:rPr>
              <w:t>&lt;&lt;Static Text - see the top&gt;&gt;</w:t>
            </w:r>
          </w:p>
        </w:tc>
      </w:tr>
      <w:tr w:rsidR="00D920D6" w:rsidRPr="006136A2" w14:paraId="681C498A"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681C4989"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8B"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D920D6" w:rsidRPr="006136A2" w14:paraId="681C4991"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56245E18" w14:textId="77A28404" w:rsidR="00567F24" w:rsidRDefault="00295E64" w:rsidP="00D920D6">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CE1CDC">
              <w:rPr>
                <w:rFonts w:asciiTheme="minorHAnsi" w:hAnsiTheme="minorHAnsi"/>
                <w:b/>
                <w:bCs/>
              </w:rPr>
              <w:t>D.</w:t>
            </w:r>
            <w:r>
              <w:rPr>
                <w:rFonts w:asciiTheme="minorHAnsi" w:hAnsiTheme="minorHAnsi"/>
                <w:b/>
                <w:bCs/>
                <w:sz w:val="18"/>
                <w:szCs w:val="18"/>
              </w:rPr>
              <w:t xml:space="preserve"> </w:t>
            </w:r>
            <w:r w:rsidRPr="00CE1CDC">
              <w:rPr>
                <w:rFonts w:asciiTheme="minorHAnsi" w:hAnsiTheme="minorHAnsi"/>
                <w:b/>
                <w:szCs w:val="18"/>
              </w:rPr>
              <w:t>Deeply Buried Ducts Compliance Credit</w:t>
            </w:r>
            <w:r w:rsidDel="00295E64">
              <w:rPr>
                <w:rFonts w:asciiTheme="minorHAnsi" w:hAnsiTheme="minorHAnsi"/>
                <w:b/>
                <w:bCs/>
                <w:sz w:val="18"/>
                <w:szCs w:val="18"/>
              </w:rPr>
              <w:t xml:space="preserve"> </w:t>
            </w:r>
          </w:p>
          <w:p w14:paraId="4E114DA1" w14:textId="0B800F29" w:rsidR="00F7676E" w:rsidRDefault="00F7676E" w:rsidP="00F7676E">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Pr>
                <w:rFonts w:asciiTheme="minorHAnsi" w:hAnsiTheme="minorHAnsi"/>
                <w:sz w:val="18"/>
                <w:szCs w:val="18"/>
              </w:rPr>
              <w:t xml:space="preserve"> meeting the requirements for buried ducts and covered by at least 3.5 inches of insulation can take credit for effective duct insulation levels greater than buried ducts. Deeply buried ducts have the option of using lowered portions of the ceiling or durable containment systems to achieve burial depth greater than the overall attic insulation level. Deeply buried duct systems must comply with the following requirements:</w:t>
            </w:r>
          </w:p>
          <w:p w14:paraId="04FCBA01" w14:textId="77777777" w:rsidR="00456847" w:rsidRDefault="00456847" w:rsidP="00D22743">
            <w:pPr>
              <w:keepNext/>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 xml:space="preserve">&lt;&lt;this table only shown if Deeply Buried Ducts Compliance Credit claimed </w:t>
            </w:r>
            <w:r w:rsidR="00D22743">
              <w:rPr>
                <w:rFonts w:asciiTheme="minorHAnsi" w:hAnsiTheme="minorHAnsi"/>
                <w:bCs/>
                <w:sz w:val="18"/>
                <w:szCs w:val="18"/>
              </w:rPr>
              <w:t>in cell A0</w:t>
            </w:r>
            <w:r w:rsidR="00F05C41">
              <w:rPr>
                <w:rFonts w:asciiTheme="minorHAnsi" w:hAnsiTheme="minorHAnsi"/>
                <w:bCs/>
                <w:sz w:val="18"/>
                <w:szCs w:val="18"/>
              </w:rPr>
              <w:t>6</w:t>
            </w:r>
            <w:r w:rsidR="003E52E2">
              <w:rPr>
                <w:rFonts w:asciiTheme="minorHAnsi" w:hAnsiTheme="minorHAnsi"/>
                <w:bCs/>
                <w:sz w:val="18"/>
                <w:szCs w:val="18"/>
              </w:rPr>
              <w:t xml:space="preserve"> </w:t>
            </w:r>
            <w:r w:rsidR="00D22743">
              <w:rPr>
                <w:rFonts w:asciiTheme="minorHAnsi" w:hAnsiTheme="minorHAnsi"/>
                <w:bCs/>
                <w:sz w:val="18"/>
                <w:szCs w:val="18"/>
              </w:rPr>
              <w:t>is true</w:t>
            </w:r>
            <w:r>
              <w:rPr>
                <w:rFonts w:asciiTheme="minorHAnsi" w:hAnsiTheme="minorHAnsi"/>
                <w:bCs/>
                <w:sz w:val="18"/>
                <w:szCs w:val="18"/>
              </w:rPr>
              <w:t>&gt;&gt;</w:t>
            </w:r>
          </w:p>
          <w:p w14:paraId="681C4990" w14:textId="369712FF" w:rsidR="00237C90" w:rsidRPr="006136A2" w:rsidRDefault="00237C90" w:rsidP="00D2274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sz w:val="18"/>
                <w:szCs w:val="18"/>
              </w:rPr>
              <w:t>&lt;&lt;Static Text - see the top&gt;&gt;</w:t>
            </w:r>
          </w:p>
        </w:tc>
      </w:tr>
      <w:tr w:rsidR="00D920D6" w:rsidRPr="006136A2" w14:paraId="681C49A5" w14:textId="77777777" w:rsidTr="000B6D8F">
        <w:trPr>
          <w:cantSplit/>
          <w:trHeight w:val="242"/>
        </w:trPr>
        <w:tc>
          <w:tcPr>
            <w:tcW w:w="10790" w:type="dxa"/>
            <w:tcBorders>
              <w:top w:val="single" w:sz="4" w:space="0" w:color="auto"/>
              <w:left w:val="single" w:sz="4" w:space="0" w:color="auto"/>
              <w:bottom w:val="single" w:sz="4" w:space="0" w:color="auto"/>
              <w:right w:val="single" w:sz="4" w:space="0" w:color="auto"/>
            </w:tcBorders>
            <w:vAlign w:val="center"/>
          </w:tcPr>
          <w:p w14:paraId="681C49A4" w14:textId="77777777" w:rsidR="00D920D6" w:rsidRPr="00C535C7" w:rsidRDefault="0067541F" w:rsidP="00D920D6">
            <w:pPr>
              <w:keepNext/>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A6" w14:textId="77777777" w:rsidR="00D920D6" w:rsidRDefault="00D920D6" w:rsidP="00D920D6">
      <w:pPr>
        <w:pStyle w:val="Header"/>
        <w:rPr>
          <w:rFonts w:asciiTheme="minorHAnsi" w:hAnsiTheme="minorHAnsi"/>
          <w:sz w:val="18"/>
          <w:szCs w:val="18"/>
        </w:rPr>
      </w:pPr>
    </w:p>
    <w:tbl>
      <w:tblPr>
        <w:tblStyle w:val="TableGrid"/>
        <w:tblW w:w="10795" w:type="dxa"/>
        <w:tblLayout w:type="fixed"/>
        <w:tblLook w:val="04A0" w:firstRow="1" w:lastRow="0" w:firstColumn="1" w:lastColumn="0" w:noHBand="0" w:noVBand="1"/>
      </w:tblPr>
      <w:tblGrid>
        <w:gridCol w:w="1278"/>
        <w:gridCol w:w="1080"/>
        <w:gridCol w:w="1147"/>
        <w:gridCol w:w="1193"/>
        <w:gridCol w:w="1260"/>
        <w:gridCol w:w="1260"/>
        <w:gridCol w:w="1237"/>
        <w:gridCol w:w="1170"/>
        <w:gridCol w:w="1170"/>
      </w:tblGrid>
      <w:tr w:rsidR="00C132DE" w14:paraId="16E40062" w14:textId="77777777" w:rsidTr="00193456">
        <w:trPr>
          <w:trHeight w:val="224"/>
        </w:trPr>
        <w:tc>
          <w:tcPr>
            <w:tcW w:w="10795" w:type="dxa"/>
            <w:gridSpan w:val="9"/>
          </w:tcPr>
          <w:p w14:paraId="69F9078D" w14:textId="7D706774" w:rsidR="00C132DE" w:rsidRDefault="00C132DE" w:rsidP="005837D0">
            <w:pPr>
              <w:rPr>
                <w:rFonts w:asciiTheme="minorHAnsi" w:hAnsiTheme="minorHAnsi"/>
                <w:b/>
                <w:bCs/>
                <w:szCs w:val="18"/>
              </w:rPr>
            </w:pPr>
            <w:r>
              <w:rPr>
                <w:rFonts w:asciiTheme="minorHAnsi" w:hAnsiTheme="minorHAnsi"/>
                <w:sz w:val="18"/>
                <w:szCs w:val="18"/>
              </w:rPr>
              <w:br w:type="page"/>
            </w:r>
            <w:r>
              <w:rPr>
                <w:rFonts w:asciiTheme="minorHAnsi" w:hAnsiTheme="minorHAnsi"/>
                <w:b/>
                <w:bCs/>
                <w:szCs w:val="18"/>
              </w:rPr>
              <w:t>E. Duct System Design Details</w:t>
            </w:r>
          </w:p>
          <w:p w14:paraId="313243D9" w14:textId="5201EAE2" w:rsidR="00C132DE" w:rsidRPr="00C132DE" w:rsidRDefault="00C132DE" w:rsidP="00C132DE">
            <w:pPr>
              <w:rPr>
                <w:rFonts w:asciiTheme="minorHAnsi" w:hAnsiTheme="minorHAnsi"/>
                <w:sz w:val="18"/>
                <w:szCs w:val="18"/>
              </w:rPr>
            </w:pPr>
            <w:r w:rsidRPr="00C132DE">
              <w:rPr>
                <w:rFonts w:asciiTheme="minorHAnsi" w:hAnsiTheme="minorHAnsi"/>
                <w:sz w:val="18"/>
                <w:szCs w:val="18"/>
              </w:rPr>
              <w:t xml:space="preserve">&lt;&lt;this table only shown </w:t>
            </w:r>
            <w:r w:rsidR="00FE75E3">
              <w:rPr>
                <w:rFonts w:asciiTheme="minorHAnsi" w:hAnsiTheme="minorHAnsi"/>
                <w:sz w:val="18"/>
                <w:szCs w:val="18"/>
              </w:rPr>
              <w:t>if Duct Surface Area Reduction a</w:t>
            </w:r>
            <w:r w:rsidRPr="00C132DE">
              <w:rPr>
                <w:rFonts w:asciiTheme="minorHAnsi" w:hAnsiTheme="minorHAnsi"/>
                <w:sz w:val="18"/>
                <w:szCs w:val="18"/>
              </w:rPr>
              <w:t>nd R-Value Compliance Credit in cell A0</w:t>
            </w:r>
            <w:r w:rsidR="00F05C41">
              <w:rPr>
                <w:rFonts w:asciiTheme="minorHAnsi" w:hAnsiTheme="minorHAnsi"/>
                <w:sz w:val="18"/>
                <w:szCs w:val="18"/>
              </w:rPr>
              <w:t>4</w:t>
            </w:r>
            <w:r w:rsidRPr="00C132DE">
              <w:rPr>
                <w:rFonts w:asciiTheme="minorHAnsi" w:hAnsiTheme="minorHAnsi"/>
                <w:sz w:val="18"/>
                <w:szCs w:val="18"/>
              </w:rPr>
              <w:t xml:space="preserve"> is true, or</w:t>
            </w:r>
          </w:p>
          <w:p w14:paraId="0AEFFE3F" w14:textId="4D4B6796" w:rsidR="00FE75E3" w:rsidRDefault="00C132DE" w:rsidP="00C132DE">
            <w:pPr>
              <w:rPr>
                <w:rFonts w:asciiTheme="minorHAnsi" w:hAnsiTheme="minorHAnsi"/>
                <w:sz w:val="18"/>
                <w:szCs w:val="18"/>
              </w:rPr>
            </w:pPr>
            <w:r w:rsidRPr="00C132DE">
              <w:rPr>
                <w:rFonts w:asciiTheme="minorHAnsi" w:hAnsiTheme="minorHAnsi"/>
                <w:sz w:val="18"/>
                <w:szCs w:val="18"/>
              </w:rPr>
              <w:t>if Buried Ducts Compliance Credit in cell A0</w:t>
            </w:r>
            <w:r w:rsidR="00F05C41">
              <w:rPr>
                <w:rFonts w:asciiTheme="minorHAnsi" w:hAnsiTheme="minorHAnsi"/>
                <w:sz w:val="18"/>
                <w:szCs w:val="18"/>
              </w:rPr>
              <w:t>5</w:t>
            </w:r>
            <w:r w:rsidRPr="00C132DE">
              <w:rPr>
                <w:rFonts w:asciiTheme="minorHAnsi" w:hAnsiTheme="minorHAnsi"/>
                <w:sz w:val="18"/>
                <w:szCs w:val="18"/>
              </w:rPr>
              <w:t xml:space="preserve"> is true, or</w:t>
            </w:r>
            <w:r w:rsidR="00FE75E3">
              <w:rPr>
                <w:rFonts w:asciiTheme="minorHAnsi" w:hAnsiTheme="minorHAnsi"/>
                <w:sz w:val="18"/>
                <w:szCs w:val="18"/>
              </w:rPr>
              <w:t xml:space="preserve"> </w:t>
            </w:r>
            <w:r w:rsidRPr="00C132DE">
              <w:rPr>
                <w:rFonts w:asciiTheme="minorHAnsi" w:hAnsiTheme="minorHAnsi"/>
                <w:sz w:val="18"/>
                <w:szCs w:val="18"/>
              </w:rPr>
              <w:t>if Deeply Buried Ducts Compliance Credit in cell A0</w:t>
            </w:r>
            <w:r w:rsidR="00F05C41">
              <w:rPr>
                <w:rFonts w:asciiTheme="minorHAnsi" w:hAnsiTheme="minorHAnsi"/>
                <w:sz w:val="18"/>
                <w:szCs w:val="18"/>
              </w:rPr>
              <w:t>6</w:t>
            </w:r>
            <w:r w:rsidRPr="00C132DE">
              <w:rPr>
                <w:rFonts w:asciiTheme="minorHAnsi" w:hAnsiTheme="minorHAnsi"/>
                <w:sz w:val="18"/>
                <w:szCs w:val="18"/>
              </w:rPr>
              <w:t xml:space="preserve"> is true</w:t>
            </w:r>
            <w:r w:rsidR="00FE75E3">
              <w:rPr>
                <w:rFonts w:asciiTheme="minorHAnsi" w:hAnsiTheme="minorHAnsi"/>
                <w:sz w:val="18"/>
                <w:szCs w:val="18"/>
              </w:rPr>
              <w:t>;</w:t>
            </w:r>
          </w:p>
          <w:p w14:paraId="6BD48393" w14:textId="54D3191C" w:rsidR="00C132DE" w:rsidRPr="00FE75E3" w:rsidRDefault="00FE75E3" w:rsidP="00C132DE">
            <w:pPr>
              <w:rPr>
                <w:rFonts w:asciiTheme="minorHAnsi" w:hAnsiTheme="minorHAnsi" w:cstheme="minorHAnsi"/>
                <w:sz w:val="18"/>
                <w:szCs w:val="18"/>
              </w:rPr>
            </w:pPr>
            <w:r w:rsidRPr="00FE75E3">
              <w:rPr>
                <w:rFonts w:asciiTheme="minorHAnsi" w:hAnsiTheme="minorHAnsi" w:cstheme="minorHAnsi"/>
                <w:sz w:val="18"/>
                <w:szCs w:val="18"/>
              </w:rPr>
              <w:t xml:space="preserve">else display </w:t>
            </w:r>
            <w:r w:rsidRPr="00FE75E3">
              <w:rPr>
                <w:rFonts w:asciiTheme="minorHAnsi" w:hAnsiTheme="minorHAnsi" w:cstheme="minorHAnsi"/>
              </w:rPr>
              <w:t>the "section does not apply" message</w:t>
            </w:r>
            <w:r w:rsidRPr="00FE75E3">
              <w:rPr>
                <w:rFonts w:asciiTheme="minorHAnsi" w:hAnsiTheme="minorHAnsi" w:cstheme="minorHAnsi"/>
                <w:sz w:val="18"/>
                <w:szCs w:val="18"/>
              </w:rPr>
              <w:t xml:space="preserve"> </w:t>
            </w:r>
            <w:r w:rsidR="00C132DE" w:rsidRPr="00FE75E3">
              <w:rPr>
                <w:rFonts w:asciiTheme="minorHAnsi" w:hAnsiTheme="minorHAnsi" w:cstheme="minorHAnsi"/>
                <w:sz w:val="18"/>
                <w:szCs w:val="18"/>
              </w:rPr>
              <w:t>&gt;&gt;</w:t>
            </w:r>
          </w:p>
          <w:p w14:paraId="765430E0" w14:textId="6F59AF69" w:rsidR="00C132DE" w:rsidRDefault="00C132DE" w:rsidP="00C132DE">
            <w:pPr>
              <w:rPr>
                <w:rFonts w:asciiTheme="minorHAnsi" w:hAnsiTheme="minorHAnsi"/>
                <w:sz w:val="18"/>
                <w:szCs w:val="18"/>
              </w:rPr>
            </w:pPr>
            <w:r w:rsidRPr="00C132DE">
              <w:rPr>
                <w:rFonts w:asciiTheme="minorHAnsi" w:hAnsiTheme="minorHAnsi"/>
                <w:sz w:val="18"/>
                <w:szCs w:val="18"/>
              </w:rPr>
              <w:t xml:space="preserve">&lt;&lt;table is a calculated field: table copied from </w:t>
            </w:r>
            <w:r w:rsidR="009973E3">
              <w:rPr>
                <w:rFonts w:asciiTheme="minorHAnsi" w:hAnsiTheme="minorHAnsi"/>
                <w:sz w:val="18"/>
                <w:szCs w:val="18"/>
              </w:rPr>
              <w:t>LMCC</w:t>
            </w:r>
            <w:r w:rsidRPr="00C132DE">
              <w:rPr>
                <w:rFonts w:asciiTheme="minorHAnsi" w:hAnsiTheme="minorHAnsi"/>
                <w:sz w:val="18"/>
                <w:szCs w:val="18"/>
              </w:rPr>
              <w:t>-PRF-01-E&gt;&gt;</w:t>
            </w:r>
          </w:p>
        </w:tc>
      </w:tr>
      <w:tr w:rsidR="00AD7AC9" w14:paraId="12244F8B" w14:textId="77777777" w:rsidTr="00193456">
        <w:trPr>
          <w:trHeight w:val="224"/>
        </w:trPr>
        <w:tc>
          <w:tcPr>
            <w:tcW w:w="1278" w:type="dxa"/>
          </w:tcPr>
          <w:p w14:paraId="43EF5E95" w14:textId="77777777" w:rsidR="00C132DE" w:rsidRDefault="00C132DE" w:rsidP="005837D0">
            <w:pPr>
              <w:jc w:val="center"/>
              <w:rPr>
                <w:rFonts w:asciiTheme="minorHAnsi" w:hAnsiTheme="minorHAnsi"/>
                <w:sz w:val="18"/>
                <w:szCs w:val="18"/>
              </w:rPr>
            </w:pPr>
            <w:r>
              <w:rPr>
                <w:rFonts w:asciiTheme="minorHAnsi" w:hAnsiTheme="minorHAnsi"/>
                <w:sz w:val="18"/>
                <w:szCs w:val="18"/>
              </w:rPr>
              <w:t>01</w:t>
            </w:r>
          </w:p>
        </w:tc>
        <w:tc>
          <w:tcPr>
            <w:tcW w:w="1080" w:type="dxa"/>
          </w:tcPr>
          <w:p w14:paraId="510C4FB2" w14:textId="77777777" w:rsidR="00C132DE" w:rsidRDefault="00C132DE" w:rsidP="005837D0">
            <w:pPr>
              <w:jc w:val="center"/>
              <w:rPr>
                <w:rFonts w:asciiTheme="minorHAnsi" w:hAnsiTheme="minorHAnsi"/>
                <w:sz w:val="18"/>
                <w:szCs w:val="18"/>
              </w:rPr>
            </w:pPr>
            <w:r>
              <w:rPr>
                <w:rFonts w:asciiTheme="minorHAnsi" w:hAnsiTheme="minorHAnsi"/>
                <w:sz w:val="18"/>
                <w:szCs w:val="18"/>
              </w:rPr>
              <w:t>02</w:t>
            </w:r>
          </w:p>
        </w:tc>
        <w:tc>
          <w:tcPr>
            <w:tcW w:w="1147" w:type="dxa"/>
          </w:tcPr>
          <w:p w14:paraId="605A4A23" w14:textId="77777777" w:rsidR="00C132DE" w:rsidRDefault="00C132DE" w:rsidP="005837D0">
            <w:pPr>
              <w:jc w:val="center"/>
              <w:rPr>
                <w:rFonts w:asciiTheme="minorHAnsi" w:hAnsiTheme="minorHAnsi"/>
                <w:sz w:val="18"/>
                <w:szCs w:val="18"/>
              </w:rPr>
            </w:pPr>
            <w:r>
              <w:rPr>
                <w:rFonts w:asciiTheme="minorHAnsi" w:hAnsiTheme="minorHAnsi"/>
                <w:sz w:val="18"/>
                <w:szCs w:val="18"/>
              </w:rPr>
              <w:t>03</w:t>
            </w:r>
          </w:p>
        </w:tc>
        <w:tc>
          <w:tcPr>
            <w:tcW w:w="1193" w:type="dxa"/>
          </w:tcPr>
          <w:p w14:paraId="02DAFED4" w14:textId="77777777" w:rsidR="00C132DE" w:rsidRDefault="00C132DE" w:rsidP="005837D0">
            <w:pPr>
              <w:jc w:val="center"/>
              <w:rPr>
                <w:rFonts w:asciiTheme="minorHAnsi" w:hAnsiTheme="minorHAnsi"/>
                <w:sz w:val="18"/>
                <w:szCs w:val="18"/>
              </w:rPr>
            </w:pPr>
            <w:r>
              <w:rPr>
                <w:rFonts w:asciiTheme="minorHAnsi" w:hAnsiTheme="minorHAnsi"/>
                <w:sz w:val="18"/>
                <w:szCs w:val="18"/>
              </w:rPr>
              <w:t>04</w:t>
            </w:r>
          </w:p>
        </w:tc>
        <w:tc>
          <w:tcPr>
            <w:tcW w:w="1260" w:type="dxa"/>
          </w:tcPr>
          <w:p w14:paraId="266EC3E3" w14:textId="77777777" w:rsidR="00C132DE" w:rsidRDefault="00C132DE" w:rsidP="005837D0">
            <w:pPr>
              <w:jc w:val="center"/>
              <w:rPr>
                <w:rFonts w:asciiTheme="minorHAnsi" w:hAnsiTheme="minorHAnsi"/>
                <w:sz w:val="18"/>
                <w:szCs w:val="18"/>
              </w:rPr>
            </w:pPr>
            <w:r>
              <w:rPr>
                <w:rFonts w:asciiTheme="minorHAnsi" w:hAnsiTheme="minorHAnsi"/>
                <w:sz w:val="18"/>
                <w:szCs w:val="18"/>
              </w:rPr>
              <w:t>05</w:t>
            </w:r>
          </w:p>
        </w:tc>
        <w:tc>
          <w:tcPr>
            <w:tcW w:w="1260" w:type="dxa"/>
          </w:tcPr>
          <w:p w14:paraId="025DB024" w14:textId="77777777" w:rsidR="00C132DE" w:rsidRDefault="00C132DE" w:rsidP="005837D0">
            <w:pPr>
              <w:jc w:val="center"/>
              <w:rPr>
                <w:rFonts w:asciiTheme="minorHAnsi" w:hAnsiTheme="minorHAnsi"/>
                <w:sz w:val="18"/>
                <w:szCs w:val="18"/>
              </w:rPr>
            </w:pPr>
            <w:r>
              <w:rPr>
                <w:rFonts w:asciiTheme="minorHAnsi" w:hAnsiTheme="minorHAnsi"/>
                <w:sz w:val="18"/>
                <w:szCs w:val="18"/>
              </w:rPr>
              <w:t>06</w:t>
            </w:r>
          </w:p>
        </w:tc>
        <w:tc>
          <w:tcPr>
            <w:tcW w:w="1237" w:type="dxa"/>
          </w:tcPr>
          <w:p w14:paraId="5F3B02EF" w14:textId="77777777" w:rsidR="00C132DE" w:rsidRDefault="00C132DE" w:rsidP="005837D0">
            <w:pPr>
              <w:jc w:val="center"/>
              <w:rPr>
                <w:rFonts w:asciiTheme="minorHAnsi" w:hAnsiTheme="minorHAnsi"/>
                <w:sz w:val="18"/>
                <w:szCs w:val="18"/>
              </w:rPr>
            </w:pPr>
            <w:r>
              <w:rPr>
                <w:rFonts w:asciiTheme="minorHAnsi" w:hAnsiTheme="minorHAnsi"/>
                <w:sz w:val="18"/>
                <w:szCs w:val="18"/>
              </w:rPr>
              <w:t>07</w:t>
            </w:r>
          </w:p>
        </w:tc>
        <w:tc>
          <w:tcPr>
            <w:tcW w:w="1170" w:type="dxa"/>
          </w:tcPr>
          <w:p w14:paraId="75EC6AF5" w14:textId="77777777" w:rsidR="00C132DE" w:rsidRDefault="00C132DE" w:rsidP="005837D0">
            <w:pPr>
              <w:jc w:val="center"/>
              <w:rPr>
                <w:rFonts w:asciiTheme="minorHAnsi" w:hAnsiTheme="minorHAnsi"/>
                <w:sz w:val="18"/>
                <w:szCs w:val="18"/>
              </w:rPr>
            </w:pPr>
            <w:r>
              <w:rPr>
                <w:rFonts w:asciiTheme="minorHAnsi" w:hAnsiTheme="minorHAnsi"/>
                <w:sz w:val="18"/>
                <w:szCs w:val="18"/>
              </w:rPr>
              <w:t>08</w:t>
            </w:r>
          </w:p>
        </w:tc>
        <w:tc>
          <w:tcPr>
            <w:tcW w:w="1170" w:type="dxa"/>
          </w:tcPr>
          <w:p w14:paraId="09D02B93" w14:textId="77777777" w:rsidR="00C132DE" w:rsidRDefault="00C132DE" w:rsidP="005837D0">
            <w:pPr>
              <w:jc w:val="center"/>
              <w:rPr>
                <w:rFonts w:asciiTheme="minorHAnsi" w:hAnsiTheme="minorHAnsi"/>
                <w:sz w:val="18"/>
                <w:szCs w:val="18"/>
              </w:rPr>
            </w:pPr>
            <w:r>
              <w:rPr>
                <w:rFonts w:asciiTheme="minorHAnsi" w:hAnsiTheme="minorHAnsi"/>
                <w:sz w:val="18"/>
                <w:szCs w:val="18"/>
              </w:rPr>
              <w:t>09</w:t>
            </w:r>
          </w:p>
        </w:tc>
      </w:tr>
      <w:tr w:rsidR="00AD7AC9" w14:paraId="2DB867DC" w14:textId="77777777" w:rsidTr="00193456">
        <w:trPr>
          <w:trHeight w:val="494"/>
        </w:trPr>
        <w:tc>
          <w:tcPr>
            <w:tcW w:w="1278" w:type="dxa"/>
            <w:vAlign w:val="bottom"/>
          </w:tcPr>
          <w:p w14:paraId="160C3043" w14:textId="77777777" w:rsidR="00C132DE" w:rsidRDefault="00C132DE" w:rsidP="005837D0">
            <w:pPr>
              <w:jc w:val="center"/>
              <w:rPr>
                <w:rFonts w:asciiTheme="minorHAnsi" w:hAnsiTheme="minorHAnsi"/>
                <w:sz w:val="18"/>
                <w:szCs w:val="18"/>
              </w:rPr>
            </w:pPr>
            <w:r>
              <w:rPr>
                <w:rFonts w:asciiTheme="minorHAnsi" w:hAnsiTheme="minorHAnsi"/>
                <w:sz w:val="18"/>
                <w:szCs w:val="18"/>
              </w:rPr>
              <w:t>Duct Segment Identification</w:t>
            </w:r>
          </w:p>
        </w:tc>
        <w:tc>
          <w:tcPr>
            <w:tcW w:w="1080" w:type="dxa"/>
            <w:vAlign w:val="bottom"/>
          </w:tcPr>
          <w:p w14:paraId="6CA4269F" w14:textId="77777777" w:rsidR="00C132DE" w:rsidRDefault="00C132DE" w:rsidP="005837D0">
            <w:pPr>
              <w:jc w:val="center"/>
              <w:rPr>
                <w:rFonts w:asciiTheme="minorHAnsi" w:hAnsiTheme="minorHAnsi"/>
                <w:sz w:val="18"/>
                <w:szCs w:val="18"/>
              </w:rPr>
            </w:pPr>
            <w:r>
              <w:rPr>
                <w:rFonts w:asciiTheme="minorHAnsi" w:hAnsiTheme="minorHAnsi"/>
                <w:sz w:val="18"/>
                <w:szCs w:val="18"/>
              </w:rPr>
              <w:t>Nominal Diam. (in)</w:t>
            </w:r>
          </w:p>
        </w:tc>
        <w:tc>
          <w:tcPr>
            <w:tcW w:w="1147" w:type="dxa"/>
            <w:vAlign w:val="bottom"/>
          </w:tcPr>
          <w:p w14:paraId="706A8903" w14:textId="77777777" w:rsidR="00C132DE" w:rsidRDefault="00C132DE" w:rsidP="005837D0">
            <w:pPr>
              <w:jc w:val="center"/>
              <w:rPr>
                <w:rFonts w:asciiTheme="minorHAnsi" w:hAnsiTheme="minorHAnsi"/>
                <w:sz w:val="18"/>
                <w:szCs w:val="18"/>
              </w:rPr>
            </w:pPr>
            <w:r>
              <w:rPr>
                <w:rFonts w:asciiTheme="minorHAnsi" w:hAnsiTheme="minorHAnsi"/>
                <w:sz w:val="18"/>
                <w:szCs w:val="18"/>
              </w:rPr>
              <w:t xml:space="preserve">Duct </w:t>
            </w:r>
          </w:p>
          <w:p w14:paraId="42171D9E" w14:textId="77777777" w:rsidR="00C132DE" w:rsidRDefault="00C132DE" w:rsidP="005837D0">
            <w:pPr>
              <w:jc w:val="center"/>
              <w:rPr>
                <w:rFonts w:asciiTheme="minorHAnsi" w:hAnsiTheme="minorHAnsi"/>
                <w:sz w:val="18"/>
                <w:szCs w:val="18"/>
              </w:rPr>
            </w:pPr>
            <w:r>
              <w:rPr>
                <w:rFonts w:asciiTheme="minorHAnsi" w:hAnsiTheme="minorHAnsi"/>
                <w:sz w:val="18"/>
                <w:szCs w:val="18"/>
              </w:rPr>
              <w:t>R-value</w:t>
            </w:r>
          </w:p>
        </w:tc>
        <w:tc>
          <w:tcPr>
            <w:tcW w:w="1193" w:type="dxa"/>
            <w:vAlign w:val="bottom"/>
          </w:tcPr>
          <w:p w14:paraId="0BD81509" w14:textId="77777777" w:rsidR="00C132DE" w:rsidRDefault="00C132DE" w:rsidP="005837D0">
            <w:pPr>
              <w:jc w:val="center"/>
              <w:rPr>
                <w:rFonts w:asciiTheme="minorHAnsi" w:hAnsiTheme="minorHAnsi"/>
                <w:sz w:val="18"/>
                <w:szCs w:val="18"/>
              </w:rPr>
            </w:pPr>
            <w:r>
              <w:rPr>
                <w:rFonts w:asciiTheme="minorHAnsi" w:hAnsiTheme="minorHAnsi"/>
                <w:sz w:val="18"/>
                <w:szCs w:val="18"/>
              </w:rPr>
              <w:t>Length</w:t>
            </w:r>
          </w:p>
          <w:p w14:paraId="7BABBD8D" w14:textId="77777777" w:rsidR="00C132DE" w:rsidRDefault="00C132DE" w:rsidP="005837D0">
            <w:pPr>
              <w:jc w:val="center"/>
              <w:rPr>
                <w:rFonts w:asciiTheme="minorHAnsi" w:hAnsiTheme="minorHAnsi"/>
                <w:sz w:val="18"/>
                <w:szCs w:val="18"/>
              </w:rPr>
            </w:pPr>
            <w:r>
              <w:rPr>
                <w:rFonts w:asciiTheme="minorHAnsi" w:hAnsiTheme="minorHAnsi"/>
                <w:sz w:val="18"/>
                <w:szCs w:val="18"/>
              </w:rPr>
              <w:t>(ft)</w:t>
            </w:r>
          </w:p>
        </w:tc>
        <w:tc>
          <w:tcPr>
            <w:tcW w:w="1260" w:type="dxa"/>
            <w:vAlign w:val="bottom"/>
          </w:tcPr>
          <w:p w14:paraId="0693CEC6"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R-value</w:t>
            </w:r>
          </w:p>
        </w:tc>
        <w:tc>
          <w:tcPr>
            <w:tcW w:w="1260" w:type="dxa"/>
            <w:vAlign w:val="bottom"/>
          </w:tcPr>
          <w:p w14:paraId="6F7041D7"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Depth (in)</w:t>
            </w:r>
          </w:p>
        </w:tc>
        <w:tc>
          <w:tcPr>
            <w:tcW w:w="1237" w:type="dxa"/>
            <w:vAlign w:val="bottom"/>
          </w:tcPr>
          <w:p w14:paraId="409AD2FC"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Type</w:t>
            </w:r>
          </w:p>
        </w:tc>
        <w:tc>
          <w:tcPr>
            <w:tcW w:w="1170" w:type="dxa"/>
            <w:vAlign w:val="bottom"/>
          </w:tcPr>
          <w:p w14:paraId="0E9CED62" w14:textId="77777777" w:rsidR="00C132DE" w:rsidRDefault="00C132DE" w:rsidP="005837D0">
            <w:pPr>
              <w:jc w:val="center"/>
              <w:rPr>
                <w:rFonts w:asciiTheme="minorHAnsi" w:hAnsiTheme="minorHAnsi"/>
                <w:sz w:val="18"/>
                <w:szCs w:val="18"/>
              </w:rPr>
            </w:pPr>
            <w:r>
              <w:rPr>
                <w:rFonts w:asciiTheme="minorHAnsi" w:hAnsiTheme="minorHAnsi"/>
                <w:sz w:val="18"/>
                <w:szCs w:val="18"/>
              </w:rPr>
              <w:t>Containment System or Lowered Chase</w:t>
            </w:r>
          </w:p>
        </w:tc>
        <w:tc>
          <w:tcPr>
            <w:tcW w:w="1170" w:type="dxa"/>
            <w:vAlign w:val="bottom"/>
          </w:tcPr>
          <w:p w14:paraId="354B884B" w14:textId="77777777" w:rsidR="00C132DE" w:rsidRDefault="00C132DE" w:rsidP="005837D0">
            <w:pPr>
              <w:jc w:val="center"/>
              <w:rPr>
                <w:rFonts w:asciiTheme="minorHAnsi" w:hAnsiTheme="minorHAnsi"/>
                <w:sz w:val="18"/>
                <w:szCs w:val="18"/>
              </w:rPr>
            </w:pPr>
            <w:r>
              <w:rPr>
                <w:rFonts w:asciiTheme="minorHAnsi" w:hAnsiTheme="minorHAnsi"/>
                <w:sz w:val="18"/>
                <w:szCs w:val="18"/>
              </w:rPr>
              <w:t>Duct Burial Level</w:t>
            </w:r>
          </w:p>
        </w:tc>
      </w:tr>
      <w:tr w:rsidR="00AD7AC9" w14:paraId="781FD528" w14:textId="77777777" w:rsidTr="00193456">
        <w:trPr>
          <w:trHeight w:val="1007"/>
        </w:trPr>
        <w:tc>
          <w:tcPr>
            <w:tcW w:w="1278" w:type="dxa"/>
          </w:tcPr>
          <w:p w14:paraId="167528C2" w14:textId="5EAB4AED" w:rsidR="00C132DE" w:rsidRDefault="00AD7AC9" w:rsidP="005837D0">
            <w:pPr>
              <w:rPr>
                <w:rFonts w:asciiTheme="minorHAnsi" w:hAnsiTheme="minorHAnsi"/>
                <w:sz w:val="18"/>
                <w:szCs w:val="18"/>
              </w:rPr>
            </w:pPr>
            <w:r w:rsidRPr="00B67E3D">
              <w:rPr>
                <w:rFonts w:asciiTheme="minorHAnsi" w:hAnsiTheme="minorHAnsi" w:cstheme="minorHAnsi"/>
              </w:rPr>
              <w:lastRenderedPageBreak/>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080" w:type="dxa"/>
          </w:tcPr>
          <w:p w14:paraId="27A9590B" w14:textId="6C6642A2"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47" w:type="dxa"/>
          </w:tcPr>
          <w:p w14:paraId="26C9C82D" w14:textId="2A172735"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93" w:type="dxa"/>
          </w:tcPr>
          <w:p w14:paraId="26111D46" w14:textId="5547D486"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799CBF5F" w14:textId="3FB10254"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0D66A184" w14:textId="04B32EB4"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37" w:type="dxa"/>
          </w:tcPr>
          <w:p w14:paraId="354EFE20" w14:textId="69136F3A"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3277DBCE" w14:textId="299EFAFC"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3B3840EF" w14:textId="530F5323"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9973E3">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r>
      <w:tr w:rsidR="00AD7AC9" w14:paraId="37A6C2E1" w14:textId="77777777" w:rsidTr="00193456">
        <w:trPr>
          <w:trHeight w:val="260"/>
        </w:trPr>
        <w:tc>
          <w:tcPr>
            <w:tcW w:w="1278" w:type="dxa"/>
          </w:tcPr>
          <w:p w14:paraId="7841528B" w14:textId="77777777" w:rsidR="00C132DE" w:rsidRDefault="00C132DE" w:rsidP="005837D0">
            <w:pPr>
              <w:rPr>
                <w:rFonts w:asciiTheme="minorHAnsi" w:hAnsiTheme="minorHAnsi"/>
                <w:sz w:val="18"/>
                <w:szCs w:val="18"/>
              </w:rPr>
            </w:pPr>
          </w:p>
        </w:tc>
        <w:tc>
          <w:tcPr>
            <w:tcW w:w="1080" w:type="dxa"/>
          </w:tcPr>
          <w:p w14:paraId="7D0897CD" w14:textId="77777777" w:rsidR="00C132DE" w:rsidRDefault="00C132DE" w:rsidP="005837D0">
            <w:pPr>
              <w:rPr>
                <w:rFonts w:asciiTheme="minorHAnsi" w:hAnsiTheme="minorHAnsi"/>
                <w:sz w:val="18"/>
                <w:szCs w:val="18"/>
              </w:rPr>
            </w:pPr>
          </w:p>
        </w:tc>
        <w:tc>
          <w:tcPr>
            <w:tcW w:w="1147" w:type="dxa"/>
          </w:tcPr>
          <w:p w14:paraId="4DB496AC" w14:textId="77777777" w:rsidR="00C132DE" w:rsidRDefault="00C132DE" w:rsidP="005837D0">
            <w:pPr>
              <w:rPr>
                <w:rFonts w:asciiTheme="minorHAnsi" w:hAnsiTheme="minorHAnsi"/>
                <w:sz w:val="18"/>
                <w:szCs w:val="18"/>
              </w:rPr>
            </w:pPr>
          </w:p>
        </w:tc>
        <w:tc>
          <w:tcPr>
            <w:tcW w:w="1193" w:type="dxa"/>
          </w:tcPr>
          <w:p w14:paraId="2405206C" w14:textId="77777777" w:rsidR="00C132DE" w:rsidRDefault="00C132DE" w:rsidP="005837D0">
            <w:pPr>
              <w:rPr>
                <w:rFonts w:asciiTheme="minorHAnsi" w:hAnsiTheme="minorHAnsi"/>
                <w:sz w:val="18"/>
                <w:szCs w:val="18"/>
              </w:rPr>
            </w:pPr>
          </w:p>
        </w:tc>
        <w:tc>
          <w:tcPr>
            <w:tcW w:w="1260" w:type="dxa"/>
          </w:tcPr>
          <w:p w14:paraId="73B9A433" w14:textId="77777777" w:rsidR="00C132DE" w:rsidRDefault="00C132DE" w:rsidP="005837D0">
            <w:pPr>
              <w:rPr>
                <w:rFonts w:asciiTheme="minorHAnsi" w:hAnsiTheme="minorHAnsi"/>
                <w:sz w:val="18"/>
                <w:szCs w:val="18"/>
              </w:rPr>
            </w:pPr>
          </w:p>
        </w:tc>
        <w:tc>
          <w:tcPr>
            <w:tcW w:w="1260" w:type="dxa"/>
          </w:tcPr>
          <w:p w14:paraId="33DD37FB" w14:textId="77777777" w:rsidR="00C132DE" w:rsidRDefault="00C132DE" w:rsidP="005837D0">
            <w:pPr>
              <w:rPr>
                <w:rFonts w:asciiTheme="minorHAnsi" w:hAnsiTheme="minorHAnsi"/>
                <w:sz w:val="18"/>
                <w:szCs w:val="18"/>
              </w:rPr>
            </w:pPr>
          </w:p>
        </w:tc>
        <w:tc>
          <w:tcPr>
            <w:tcW w:w="1237" w:type="dxa"/>
          </w:tcPr>
          <w:p w14:paraId="48B970F9" w14:textId="77777777" w:rsidR="00C132DE" w:rsidRDefault="00C132DE" w:rsidP="005837D0">
            <w:pPr>
              <w:rPr>
                <w:rFonts w:asciiTheme="minorHAnsi" w:hAnsiTheme="minorHAnsi"/>
                <w:sz w:val="18"/>
                <w:szCs w:val="18"/>
              </w:rPr>
            </w:pPr>
          </w:p>
        </w:tc>
        <w:tc>
          <w:tcPr>
            <w:tcW w:w="1170" w:type="dxa"/>
          </w:tcPr>
          <w:p w14:paraId="0D2FE3AA" w14:textId="77777777" w:rsidR="00C132DE" w:rsidRDefault="00C132DE" w:rsidP="005837D0">
            <w:pPr>
              <w:rPr>
                <w:rFonts w:asciiTheme="minorHAnsi" w:hAnsiTheme="minorHAnsi"/>
                <w:sz w:val="18"/>
                <w:szCs w:val="18"/>
              </w:rPr>
            </w:pPr>
          </w:p>
        </w:tc>
        <w:tc>
          <w:tcPr>
            <w:tcW w:w="1170" w:type="dxa"/>
          </w:tcPr>
          <w:p w14:paraId="013DB71F" w14:textId="77777777" w:rsidR="00C132DE" w:rsidRDefault="00C132DE" w:rsidP="005837D0">
            <w:pPr>
              <w:rPr>
                <w:rFonts w:asciiTheme="minorHAnsi" w:hAnsiTheme="minorHAnsi"/>
                <w:sz w:val="18"/>
                <w:szCs w:val="18"/>
              </w:rPr>
            </w:pPr>
          </w:p>
        </w:tc>
      </w:tr>
    </w:tbl>
    <w:p w14:paraId="4F48B135" w14:textId="77777777" w:rsidR="00D920D6" w:rsidRDefault="00D920D6" w:rsidP="00D920D6">
      <w:pPr>
        <w:pStyle w:val="Header"/>
        <w:rPr>
          <w:rFonts w:asciiTheme="minorHAnsi" w:hAnsiTheme="minorHAnsi"/>
          <w:sz w:val="18"/>
          <w:szCs w:val="18"/>
        </w:rPr>
      </w:pPr>
    </w:p>
    <w:p w14:paraId="681C49DA" w14:textId="5A8894FB" w:rsidR="004A05C6" w:rsidRPr="005369B5" w:rsidRDefault="009D7C92" w:rsidP="009D7C92">
      <w:pPr>
        <w:pStyle w:val="Header"/>
        <w:tabs>
          <w:tab w:val="clear" w:pos="4320"/>
          <w:tab w:val="clear" w:pos="8640"/>
          <w:tab w:val="left" w:pos="1059"/>
        </w:tabs>
        <w:rPr>
          <w:rFonts w:asciiTheme="minorHAnsi" w:hAnsiTheme="minorHAnsi"/>
          <w:sz w:val="18"/>
          <w:szCs w:val="18"/>
        </w:rPr>
      </w:pPr>
      <w:r>
        <w:rPr>
          <w:rFonts w:asciiTheme="minorHAnsi" w:hAnsiTheme="minorHAnsi"/>
          <w:sz w:val="18"/>
          <w:szCs w:val="18"/>
        </w:rPr>
        <w:tab/>
      </w:r>
    </w:p>
    <w:sectPr w:rsidR="004A05C6" w:rsidRPr="005369B5" w:rsidSect="00224005">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2A0B4" w14:textId="77777777" w:rsidR="00FB51E1" w:rsidRDefault="00FB51E1">
      <w:r>
        <w:separator/>
      </w:r>
    </w:p>
  </w:endnote>
  <w:endnote w:type="continuationSeparator" w:id="0">
    <w:p w14:paraId="5AE04608" w14:textId="77777777" w:rsidR="00FB51E1" w:rsidRDefault="00FB51E1">
      <w:r>
        <w:continuationSeparator/>
      </w:r>
    </w:p>
  </w:endnote>
  <w:endnote w:type="continuationNotice" w:id="1">
    <w:p w14:paraId="31516F33" w14:textId="77777777" w:rsidR="00FB51E1" w:rsidRDefault="00FB51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1" w14:textId="77777777" w:rsidR="005E1DD7" w:rsidRPr="00CF4720" w:rsidRDefault="005E1DD7" w:rsidP="00567F24">
    <w:pPr>
      <w:pStyle w:val="Footer"/>
    </w:pPr>
    <w:r w:rsidRPr="00CF4720">
      <w:t xml:space="preserve">Registration Number:                                                           Registration Date/Time:                                           HERS Provider:                       </w:t>
    </w:r>
  </w:p>
  <w:p w14:paraId="681C49F2" w14:textId="3389201C" w:rsidR="005E1DD7" w:rsidRPr="00CF4720" w:rsidRDefault="005E1DD7" w:rsidP="00567F24">
    <w:pPr>
      <w:pStyle w:val="Footer"/>
    </w:pPr>
    <w:r w:rsidRPr="00CF4720">
      <w:t>CA Building Energy Efficiency Standards - 20</w:t>
    </w:r>
    <w:r w:rsidR="00116C18">
      <w:t>22</w:t>
    </w:r>
    <w:r w:rsidRPr="00CF4720">
      <w:t xml:space="preserve"> </w:t>
    </w:r>
    <w:r w:rsidR="009973E3">
      <w:t>Low-</w:t>
    </w:r>
    <w:r w:rsidR="00E205FA">
      <w:t>R</w:t>
    </w:r>
    <w:r w:rsidR="009973E3">
      <w:t xml:space="preserve">ise Multifamily </w:t>
    </w:r>
    <w:r w:rsidRPr="00CF4720">
      <w:t>Compliance</w:t>
    </w:r>
    <w:r w:rsidRPr="00CF4720">
      <w:tab/>
    </w:r>
    <w:r>
      <w:t>January 20</w:t>
    </w:r>
    <w:r w:rsidR="00116C1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B" w14:textId="21E836E6" w:rsidR="005E1DD7" w:rsidRPr="00CF4720" w:rsidRDefault="005E1DD7" w:rsidP="00567F24">
    <w:pPr>
      <w:pStyle w:val="Footer"/>
    </w:pPr>
    <w:r w:rsidRPr="00CF4720">
      <w:t>CA Building Energy Efficiency Standards - 20</w:t>
    </w:r>
    <w:r w:rsidR="007A4561">
      <w:t>22</w:t>
    </w:r>
    <w:r w:rsidRPr="00CF4720">
      <w:t xml:space="preserve"> </w:t>
    </w:r>
    <w:r w:rsidR="009973E3">
      <w:t>Low-</w:t>
    </w:r>
    <w:r w:rsidR="00164B21">
      <w:t>R</w:t>
    </w:r>
    <w:r w:rsidR="009973E3">
      <w:t xml:space="preserve">ise Multifamily </w:t>
    </w:r>
    <w:r w:rsidRPr="00CF4720">
      <w:t>Compliance</w:t>
    </w:r>
    <w:r w:rsidRPr="00CF4720">
      <w:tab/>
    </w:r>
    <w:r>
      <w:t>January 20</w:t>
    </w:r>
    <w:r w:rsidR="007A456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89226" w14:textId="77777777" w:rsidR="00FB51E1" w:rsidRDefault="00FB51E1">
      <w:r>
        <w:separator/>
      </w:r>
    </w:p>
  </w:footnote>
  <w:footnote w:type="continuationSeparator" w:id="0">
    <w:p w14:paraId="125D8267" w14:textId="77777777" w:rsidR="00FB51E1" w:rsidRDefault="00FB51E1">
      <w:r>
        <w:continuationSeparator/>
      </w:r>
    </w:p>
  </w:footnote>
  <w:footnote w:type="continuationNotice" w:id="1">
    <w:p w14:paraId="17340833" w14:textId="77777777" w:rsidR="00FB51E1" w:rsidRDefault="00FB51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DF" w14:textId="77777777" w:rsidR="005E1DD7" w:rsidRDefault="00000000">
    <w:pPr>
      <w:pStyle w:val="Header"/>
    </w:pPr>
    <w:r>
      <w:rPr>
        <w:noProof/>
      </w:rPr>
      <w:pict w14:anchorId="681C4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6"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22937" w14:textId="77777777" w:rsidR="00AE0065" w:rsidRPr="0078589E" w:rsidRDefault="00AE0065" w:rsidP="00AE0065">
    <w:pPr>
      <w:tabs>
        <w:tab w:val="center" w:pos="4320"/>
        <w:tab w:val="right" w:pos="8640"/>
      </w:tabs>
      <w:ind w:left="360"/>
      <w:jc w:val="center"/>
      <w:rPr>
        <w:rFonts w:ascii="Arial" w:hAnsi="Arial" w:cs="Arial"/>
        <w:sz w:val="24"/>
        <w:szCs w:val="24"/>
      </w:rPr>
    </w:pPr>
    <w:r w:rsidRPr="0078589E">
      <w:rPr>
        <w:rFonts w:ascii="Calibri" w:hAnsi="Calibri" w:cs="Calibri"/>
        <w:noProof/>
        <w:sz w:val="28"/>
        <w:szCs w:val="28"/>
      </w:rPr>
      <w:drawing>
        <wp:anchor distT="0" distB="0" distL="114300" distR="114300" simplePos="0" relativeHeight="251660296" behindDoc="0" locked="0" layoutInCell="1" allowOverlap="1" wp14:anchorId="3973F73F" wp14:editId="30E1014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DUCT SURFACE AREA REDUCTION; R-VALUE, BURIED DUCTS COMPLIANCE CREDIT</w:t>
    </w:r>
  </w:p>
  <w:p w14:paraId="5863E73D" w14:textId="77777777" w:rsidR="00AE0065" w:rsidRPr="0078589E" w:rsidRDefault="00AE0065" w:rsidP="00AE0065">
    <w:pPr>
      <w:tabs>
        <w:tab w:val="center" w:pos="4320"/>
        <w:tab w:val="right" w:pos="8640"/>
      </w:tabs>
      <w:ind w:left="360"/>
      <w:rPr>
        <w:rFonts w:ascii="Arial" w:hAnsi="Arial" w:cs="Arial"/>
        <w:sz w:val="24"/>
        <w:szCs w:val="24"/>
      </w:rPr>
    </w:pPr>
    <w:r w:rsidRPr="0078589E">
      <w:rPr>
        <w:rFonts w:ascii="Arial" w:hAnsi="Arial" w:cs="Arial"/>
        <w:sz w:val="24"/>
        <w:szCs w:val="24"/>
      </w:rPr>
      <w:ptab w:relativeTo="margin" w:alignment="center" w:leader="none"/>
    </w:r>
    <w:r w:rsidRPr="0078589E">
      <w:rPr>
        <w:rFonts w:ascii="Arial" w:hAnsi="Arial" w:cs="Arial"/>
        <w:sz w:val="24"/>
        <w:szCs w:val="24"/>
      </w:rPr>
      <w:ptab w:relativeTo="margin" w:alignment="right" w:leader="none"/>
    </w:r>
    <w:r w:rsidRPr="0078589E">
      <w:rPr>
        <w:rFonts w:ascii="Calibri" w:hAnsi="Calibri" w:cs="Calibri"/>
        <w:sz w:val="28"/>
        <w:szCs w:val="28"/>
      </w:rPr>
      <w:t>CEC-</w:t>
    </w:r>
    <w:r>
      <w:rPr>
        <w:rFonts w:ascii="Calibri" w:hAnsi="Calibri" w:cs="Calibri"/>
        <w:sz w:val="28"/>
        <w:szCs w:val="28"/>
      </w:rPr>
      <w:t>LMCI</w:t>
    </w:r>
    <w:r w:rsidRPr="0078589E">
      <w:rPr>
        <w:rFonts w:ascii="Calibri" w:hAnsi="Calibri" w:cs="Calibri"/>
        <w:sz w:val="28"/>
        <w:szCs w:val="28"/>
      </w:rPr>
      <w:t>-</w:t>
    </w:r>
    <w:r>
      <w:rPr>
        <w:rFonts w:ascii="Calibri" w:hAnsi="Calibri" w:cs="Calibri"/>
        <w:sz w:val="28"/>
        <w:szCs w:val="28"/>
      </w:rPr>
      <w:t>MCH</w:t>
    </w:r>
    <w:r w:rsidRPr="0078589E">
      <w:rPr>
        <w:rFonts w:ascii="Calibri" w:hAnsi="Calibri" w:cs="Calibri"/>
        <w:sz w:val="28"/>
        <w:szCs w:val="28"/>
      </w:rPr>
      <w:t>-</w:t>
    </w:r>
    <w:r>
      <w:rPr>
        <w:rFonts w:ascii="Calibri" w:hAnsi="Calibri" w:cs="Calibri"/>
        <w:sz w:val="28"/>
        <w:szCs w:val="28"/>
      </w:rPr>
      <w:t>29</w:t>
    </w:r>
    <w:r w:rsidRPr="0078589E">
      <w:rPr>
        <w:rFonts w:ascii="Calibri" w:hAnsi="Calibri" w:cs="Calibri"/>
        <w:sz w:val="28"/>
        <w:szCs w:val="28"/>
      </w:rPr>
      <w:t>-</w:t>
    </w:r>
    <w:r>
      <w:rPr>
        <w:rFonts w:ascii="Calibri" w:hAnsi="Calibri" w:cs="Calibri"/>
        <w:sz w:val="28"/>
        <w:szCs w:val="28"/>
      </w:rPr>
      <w:t>H</w:t>
    </w:r>
  </w:p>
  <w:p w14:paraId="0BAAFB36" w14:textId="77777777" w:rsidR="00AE0065" w:rsidRPr="00991754" w:rsidRDefault="00AE0065" w:rsidP="00AE0065">
    <w:pPr>
      <w:spacing w:after="160" w:line="259" w:lineRule="auto"/>
      <w:ind w:left="360"/>
      <w:rPr>
        <w:rFonts w:ascii="Calibri" w:eastAsia="Calibri" w:hAnsi="Calibri" w:cs="Calibri"/>
        <w:b/>
        <w:bCs/>
        <w:i/>
        <w:iCs/>
        <w:sz w:val="28"/>
        <w:szCs w:val="28"/>
      </w:rPr>
    </w:pPr>
    <w:r w:rsidRPr="0078589E">
      <w:rPr>
        <w:rFonts w:ascii="Arial" w:eastAsia="Calibri" w:hAnsi="Arial" w:cs="Arial"/>
        <w:sz w:val="24"/>
        <w:szCs w:val="22"/>
      </w:rPr>
      <w:ptab w:relativeTo="margin" w:alignment="center" w:leader="none"/>
    </w:r>
    <w:r w:rsidRPr="0078589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3" w14:textId="77777777" w:rsidR="005E1DD7" w:rsidRDefault="00000000">
    <w:pPr>
      <w:pStyle w:val="Header"/>
    </w:pPr>
    <w:r>
      <w:rPr>
        <w:noProof/>
      </w:rPr>
      <w:pict w14:anchorId="681C4A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5"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4" w14:textId="77777777" w:rsidR="005E1DD7" w:rsidRDefault="00000000">
    <w:pPr>
      <w:pStyle w:val="Header"/>
    </w:pPr>
    <w:r>
      <w:rPr>
        <w:noProof/>
      </w:rPr>
      <w:pict w14:anchorId="681C4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9"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9F7" w14:textId="77777777" w:rsidTr="00DE3917">
      <w:trPr>
        <w:cantSplit/>
        <w:trHeight w:val="288"/>
      </w:trPr>
      <w:tc>
        <w:tcPr>
          <w:tcW w:w="3877" w:type="pct"/>
          <w:tcBorders>
            <w:bottom w:val="single" w:sz="4" w:space="0" w:color="auto"/>
            <w:right w:val="nil"/>
          </w:tcBorders>
          <w:vAlign w:val="center"/>
        </w:tcPr>
        <w:p w14:paraId="681C49F5" w14:textId="63EB80BA"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 </w:t>
          </w:r>
          <w:r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681C49F6" w14:textId="0657EFE9" w:rsidR="005E1DD7" w:rsidRPr="005F2F11" w:rsidRDefault="009973E3" w:rsidP="00DE3917">
          <w:pPr>
            <w:pStyle w:val="Style18"/>
            <w:rPr>
              <w:b/>
              <w:color w:val="auto"/>
              <w:sz w:val="20"/>
              <w:szCs w:val="20"/>
            </w:rPr>
          </w:pPr>
          <w:r>
            <w:rPr>
              <w:color w:val="auto"/>
              <w:sz w:val="20"/>
              <w:szCs w:val="20"/>
            </w:rPr>
            <w:t>LMCI</w:t>
          </w:r>
          <w:r w:rsidR="005E1DD7" w:rsidRPr="005F2F11">
            <w:rPr>
              <w:color w:val="auto"/>
              <w:sz w:val="20"/>
              <w:szCs w:val="20"/>
            </w:rPr>
            <w:t>-MCH-29-H</w:t>
          </w:r>
        </w:p>
      </w:tc>
    </w:tr>
    <w:tr w:rsidR="005E1DD7" w:rsidRPr="00F85124" w14:paraId="681C49F9" w14:textId="77777777" w:rsidTr="00DE3917">
      <w:trPr>
        <w:cantSplit/>
        <w:trHeight w:val="288"/>
      </w:trPr>
      <w:tc>
        <w:tcPr>
          <w:tcW w:w="5000" w:type="pct"/>
          <w:gridSpan w:val="2"/>
        </w:tcPr>
        <w:p w14:paraId="681C49F8" w14:textId="0DCE73DA"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1</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B61C1">
            <w:rPr>
              <w:noProof/>
            </w:rPr>
            <w:t>1</w:t>
          </w:r>
          <w:r>
            <w:rPr>
              <w:noProof/>
            </w:rPr>
            <w:fldChar w:fldCharType="end"/>
          </w:r>
          <w:r>
            <w:t>)</w:t>
          </w:r>
        </w:p>
      </w:tc>
    </w:tr>
  </w:tbl>
  <w:p w14:paraId="681C49FA" w14:textId="5CB65595" w:rsidR="005E1DD7" w:rsidRDefault="00000000">
    <w:pPr>
      <w:pStyle w:val="Header"/>
    </w:pPr>
    <w:r>
      <w:rPr>
        <w:noProof/>
      </w:rPr>
      <w:pict w14:anchorId="681C4A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0"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C" w14:textId="77777777" w:rsidR="005E1DD7" w:rsidRDefault="00000000">
    <w:pPr>
      <w:pStyle w:val="Header"/>
    </w:pPr>
    <w:r>
      <w:rPr>
        <w:noProof/>
      </w:rPr>
      <w:pict w14:anchorId="681C4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8"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D" w14:textId="77777777" w:rsidR="005E1DD7" w:rsidRDefault="00000000">
    <w:pPr>
      <w:pStyle w:val="Header"/>
    </w:pPr>
    <w:r>
      <w:rPr>
        <w:noProof/>
      </w:rPr>
      <w:pict w14:anchorId="681C4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2"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A00" w14:textId="77777777" w:rsidTr="00DE3917">
      <w:trPr>
        <w:cantSplit/>
        <w:trHeight w:val="288"/>
      </w:trPr>
      <w:tc>
        <w:tcPr>
          <w:tcW w:w="3877" w:type="pct"/>
          <w:tcBorders>
            <w:bottom w:val="single" w:sz="4" w:space="0" w:color="auto"/>
            <w:right w:val="nil"/>
          </w:tcBorders>
          <w:vAlign w:val="center"/>
        </w:tcPr>
        <w:p w14:paraId="681C49FE" w14:textId="2975ECCD"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w:t>
          </w:r>
          <w:r w:rsidRPr="00CF4720">
            <w:rPr>
              <w:color w:val="auto"/>
              <w:sz w:val="20"/>
              <w:szCs w:val="20"/>
            </w:rPr>
            <w:t xml:space="preserve">- </w:t>
          </w:r>
          <w:r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681C49FF" w14:textId="5FF63E15" w:rsidR="005E1DD7" w:rsidRPr="005F2F11" w:rsidRDefault="009973E3" w:rsidP="00DE3917">
          <w:pPr>
            <w:pStyle w:val="Style18"/>
            <w:rPr>
              <w:b/>
              <w:color w:val="auto"/>
              <w:sz w:val="20"/>
              <w:szCs w:val="20"/>
            </w:rPr>
          </w:pPr>
          <w:r>
            <w:rPr>
              <w:color w:val="auto"/>
              <w:sz w:val="20"/>
              <w:szCs w:val="20"/>
            </w:rPr>
            <w:t>LMCI</w:t>
          </w:r>
          <w:r w:rsidR="005E1DD7" w:rsidRPr="005F2F11">
            <w:rPr>
              <w:color w:val="auto"/>
              <w:sz w:val="20"/>
              <w:szCs w:val="20"/>
            </w:rPr>
            <w:t>-MCH-29-H</w:t>
          </w:r>
        </w:p>
      </w:tc>
    </w:tr>
    <w:tr w:rsidR="005E1DD7" w:rsidRPr="00F85124" w14:paraId="681C4A02" w14:textId="77777777" w:rsidTr="00DE3917">
      <w:trPr>
        <w:cantSplit/>
        <w:trHeight w:val="288"/>
      </w:trPr>
      <w:tc>
        <w:tcPr>
          <w:tcW w:w="5000" w:type="pct"/>
          <w:gridSpan w:val="2"/>
        </w:tcPr>
        <w:p w14:paraId="681C4A01" w14:textId="3588050F"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3</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B61C1">
            <w:rPr>
              <w:noProof/>
            </w:rPr>
            <w:t>2</w:t>
          </w:r>
          <w:r>
            <w:rPr>
              <w:noProof/>
            </w:rPr>
            <w:fldChar w:fldCharType="end"/>
          </w:r>
          <w:r>
            <w:t>)</w:t>
          </w:r>
        </w:p>
      </w:tc>
    </w:tr>
  </w:tbl>
  <w:p w14:paraId="681C4A03" w14:textId="2C0A4D6A" w:rsidR="005E1DD7" w:rsidRDefault="00000000">
    <w:pPr>
      <w:pStyle w:val="Header"/>
    </w:pPr>
    <w:r>
      <w:rPr>
        <w:noProof/>
      </w:rPr>
      <w:pict w14:anchorId="681C4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3"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A04" w14:textId="77777777" w:rsidR="005E1DD7" w:rsidRDefault="00000000">
    <w:pPr>
      <w:pStyle w:val="Header"/>
    </w:pPr>
    <w:r>
      <w:rPr>
        <w:noProof/>
      </w:rPr>
      <w:pict w14:anchorId="681C4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1"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23D72DE3"/>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5" w15:restartNumberingAfterBreak="0">
    <w:nsid w:val="38932258"/>
    <w:multiLevelType w:val="hybridMultilevel"/>
    <w:tmpl w:val="7270C0D6"/>
    <w:lvl w:ilvl="0" w:tplc="7DF4852C">
      <w:start w:val="1"/>
      <w:numFmt w:val="decimal"/>
      <w:lvlText w:val="%1."/>
      <w:lvlJc w:val="left"/>
      <w:pPr>
        <w:ind w:left="360" w:hanging="360"/>
      </w:pPr>
      <w:rPr>
        <w:rFonts w:hint="default"/>
        <w:i w:val="0"/>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 w15:restartNumberingAfterBreak="0">
    <w:nsid w:val="3B625966"/>
    <w:multiLevelType w:val="hybridMultilevel"/>
    <w:tmpl w:val="A7FAC096"/>
    <w:lvl w:ilvl="0" w:tplc="40161D4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60D1FB6"/>
    <w:multiLevelType w:val="hybridMultilevel"/>
    <w:tmpl w:val="9872FCCA"/>
    <w:lvl w:ilvl="0" w:tplc="53B6C1BA">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B3090A"/>
    <w:multiLevelType w:val="hybridMultilevel"/>
    <w:tmpl w:val="CDAA741C"/>
    <w:lvl w:ilvl="0" w:tplc="BB1CCC0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55934189"/>
    <w:multiLevelType w:val="hybridMultilevel"/>
    <w:tmpl w:val="868E6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8F7398D"/>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C54F10"/>
    <w:multiLevelType w:val="hybridMultilevel"/>
    <w:tmpl w:val="F9643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E4D47CE"/>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551137"/>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59989279">
    <w:abstractNumId w:val="4"/>
  </w:num>
  <w:num w:numId="2" w16cid:durableId="323169342">
    <w:abstractNumId w:val="2"/>
  </w:num>
  <w:num w:numId="3" w16cid:durableId="743063899">
    <w:abstractNumId w:val="9"/>
  </w:num>
  <w:num w:numId="4" w16cid:durableId="1896625562">
    <w:abstractNumId w:val="1"/>
  </w:num>
  <w:num w:numId="5" w16cid:durableId="2038195633">
    <w:abstractNumId w:val="0"/>
  </w:num>
  <w:num w:numId="6" w16cid:durableId="395707673">
    <w:abstractNumId w:val="3"/>
  </w:num>
  <w:num w:numId="7" w16cid:durableId="735477378">
    <w:abstractNumId w:val="10"/>
  </w:num>
  <w:num w:numId="8" w16cid:durableId="1796021413">
    <w:abstractNumId w:val="8"/>
  </w:num>
  <w:num w:numId="9" w16cid:durableId="1524051814">
    <w:abstractNumId w:val="6"/>
  </w:num>
  <w:num w:numId="10" w16cid:durableId="900746283">
    <w:abstractNumId w:val="5"/>
  </w:num>
  <w:num w:numId="11" w16cid:durableId="941495760">
    <w:abstractNumId w:val="11"/>
  </w:num>
  <w:num w:numId="12" w16cid:durableId="766539023">
    <w:abstractNumId w:val="15"/>
  </w:num>
  <w:num w:numId="13" w16cid:durableId="80569071">
    <w:abstractNumId w:val="14"/>
  </w:num>
  <w:num w:numId="14" w16cid:durableId="1707560842">
    <w:abstractNumId w:val="3"/>
  </w:num>
  <w:num w:numId="15" w16cid:durableId="1802186006">
    <w:abstractNumId w:val="3"/>
  </w:num>
  <w:num w:numId="16" w16cid:durableId="1814449599">
    <w:abstractNumId w:val="12"/>
  </w:num>
  <w:num w:numId="17" w16cid:durableId="1320842702">
    <w:abstractNumId w:val="16"/>
  </w:num>
  <w:num w:numId="18" w16cid:durableId="1864049146">
    <w:abstractNumId w:val="13"/>
  </w:num>
  <w:num w:numId="19" w16cid:durableId="1877814394">
    <w:abstractNumId w:val="10"/>
    <w:lvlOverride w:ilvl="0">
      <w:startOverride w:val="1"/>
    </w:lvlOverride>
    <w:lvlOverride w:ilvl="1"/>
    <w:lvlOverride w:ilvl="2"/>
    <w:lvlOverride w:ilvl="3"/>
    <w:lvlOverride w:ilvl="4"/>
    <w:lvlOverride w:ilvl="5"/>
    <w:lvlOverride w:ilvl="6"/>
    <w:lvlOverride w:ilvl="7"/>
    <w:lvlOverride w:ilvl="8"/>
  </w:num>
  <w:num w:numId="20" w16cid:durableId="16451551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3076"/>
    <w:rsid w:val="000036FF"/>
    <w:rsid w:val="00024D94"/>
    <w:rsid w:val="00026750"/>
    <w:rsid w:val="00035A79"/>
    <w:rsid w:val="00037926"/>
    <w:rsid w:val="0004609D"/>
    <w:rsid w:val="000470D7"/>
    <w:rsid w:val="000471F6"/>
    <w:rsid w:val="00051F14"/>
    <w:rsid w:val="00053A0E"/>
    <w:rsid w:val="0005405A"/>
    <w:rsid w:val="00055776"/>
    <w:rsid w:val="0006016B"/>
    <w:rsid w:val="000631C6"/>
    <w:rsid w:val="000644B7"/>
    <w:rsid w:val="00071D5C"/>
    <w:rsid w:val="00076F08"/>
    <w:rsid w:val="00080A37"/>
    <w:rsid w:val="00080EEE"/>
    <w:rsid w:val="000861F1"/>
    <w:rsid w:val="00087CBE"/>
    <w:rsid w:val="00091D81"/>
    <w:rsid w:val="00094EF2"/>
    <w:rsid w:val="000A0D18"/>
    <w:rsid w:val="000A105B"/>
    <w:rsid w:val="000A1F02"/>
    <w:rsid w:val="000A35C7"/>
    <w:rsid w:val="000A4A99"/>
    <w:rsid w:val="000B4491"/>
    <w:rsid w:val="000B6D8F"/>
    <w:rsid w:val="000B7F1D"/>
    <w:rsid w:val="000C09F1"/>
    <w:rsid w:val="000C1A4A"/>
    <w:rsid w:val="000C4C97"/>
    <w:rsid w:val="000C4D3D"/>
    <w:rsid w:val="000C53C6"/>
    <w:rsid w:val="000C6426"/>
    <w:rsid w:val="000C6B8F"/>
    <w:rsid w:val="000C7320"/>
    <w:rsid w:val="000D25DB"/>
    <w:rsid w:val="000D7DA8"/>
    <w:rsid w:val="000E0BE1"/>
    <w:rsid w:val="000E2D07"/>
    <w:rsid w:val="000E53E9"/>
    <w:rsid w:val="000E7ABD"/>
    <w:rsid w:val="000F070F"/>
    <w:rsid w:val="000F0BA7"/>
    <w:rsid w:val="000F67E7"/>
    <w:rsid w:val="000F754C"/>
    <w:rsid w:val="00101126"/>
    <w:rsid w:val="00110FB5"/>
    <w:rsid w:val="001114AE"/>
    <w:rsid w:val="001131A2"/>
    <w:rsid w:val="00116C18"/>
    <w:rsid w:val="001177F0"/>
    <w:rsid w:val="00121D09"/>
    <w:rsid w:val="00126F26"/>
    <w:rsid w:val="001305CE"/>
    <w:rsid w:val="001315EE"/>
    <w:rsid w:val="00135763"/>
    <w:rsid w:val="00137AA4"/>
    <w:rsid w:val="00142FD3"/>
    <w:rsid w:val="001464F1"/>
    <w:rsid w:val="00155ACD"/>
    <w:rsid w:val="0015743C"/>
    <w:rsid w:val="001577AB"/>
    <w:rsid w:val="001615D7"/>
    <w:rsid w:val="00162081"/>
    <w:rsid w:val="00164B21"/>
    <w:rsid w:val="00171597"/>
    <w:rsid w:val="001739FA"/>
    <w:rsid w:val="00174BD1"/>
    <w:rsid w:val="00175D42"/>
    <w:rsid w:val="00181190"/>
    <w:rsid w:val="0018426A"/>
    <w:rsid w:val="0018439C"/>
    <w:rsid w:val="00185910"/>
    <w:rsid w:val="00190C8C"/>
    <w:rsid w:val="00193456"/>
    <w:rsid w:val="0019380F"/>
    <w:rsid w:val="00195855"/>
    <w:rsid w:val="0019624F"/>
    <w:rsid w:val="001A5583"/>
    <w:rsid w:val="001B2176"/>
    <w:rsid w:val="001B5BA4"/>
    <w:rsid w:val="001C18CE"/>
    <w:rsid w:val="001E3C52"/>
    <w:rsid w:val="001F0E8D"/>
    <w:rsid w:val="001F20EE"/>
    <w:rsid w:val="001F4596"/>
    <w:rsid w:val="00200E53"/>
    <w:rsid w:val="00202608"/>
    <w:rsid w:val="00206039"/>
    <w:rsid w:val="002108CC"/>
    <w:rsid w:val="00211788"/>
    <w:rsid w:val="00213E8E"/>
    <w:rsid w:val="00215168"/>
    <w:rsid w:val="00216C55"/>
    <w:rsid w:val="00222F6D"/>
    <w:rsid w:val="00224005"/>
    <w:rsid w:val="002241A5"/>
    <w:rsid w:val="00224E10"/>
    <w:rsid w:val="00237329"/>
    <w:rsid w:val="00237C30"/>
    <w:rsid w:val="00237C90"/>
    <w:rsid w:val="002420D2"/>
    <w:rsid w:val="00243047"/>
    <w:rsid w:val="00245AF0"/>
    <w:rsid w:val="00251B09"/>
    <w:rsid w:val="002532A8"/>
    <w:rsid w:val="002562A4"/>
    <w:rsid w:val="002578FE"/>
    <w:rsid w:val="002615BC"/>
    <w:rsid w:val="00262721"/>
    <w:rsid w:val="002641C7"/>
    <w:rsid w:val="002710BB"/>
    <w:rsid w:val="002719D2"/>
    <w:rsid w:val="00271E1D"/>
    <w:rsid w:val="00273D94"/>
    <w:rsid w:val="00274618"/>
    <w:rsid w:val="00277212"/>
    <w:rsid w:val="0028466E"/>
    <w:rsid w:val="00284AFC"/>
    <w:rsid w:val="00284C8F"/>
    <w:rsid w:val="00285A7C"/>
    <w:rsid w:val="00287573"/>
    <w:rsid w:val="002878B9"/>
    <w:rsid w:val="00291F72"/>
    <w:rsid w:val="00295E64"/>
    <w:rsid w:val="00295ED5"/>
    <w:rsid w:val="002A1004"/>
    <w:rsid w:val="002A199B"/>
    <w:rsid w:val="002A3F41"/>
    <w:rsid w:val="002A5D5F"/>
    <w:rsid w:val="002A6A1F"/>
    <w:rsid w:val="002A7986"/>
    <w:rsid w:val="002B2393"/>
    <w:rsid w:val="002B4F6F"/>
    <w:rsid w:val="002B7490"/>
    <w:rsid w:val="002C131A"/>
    <w:rsid w:val="002C134F"/>
    <w:rsid w:val="002C153A"/>
    <w:rsid w:val="002C33BB"/>
    <w:rsid w:val="002C4974"/>
    <w:rsid w:val="002C586B"/>
    <w:rsid w:val="002D0D5B"/>
    <w:rsid w:val="002D1475"/>
    <w:rsid w:val="002D3BA6"/>
    <w:rsid w:val="002D680A"/>
    <w:rsid w:val="002D7DB8"/>
    <w:rsid w:val="002E3676"/>
    <w:rsid w:val="002E7941"/>
    <w:rsid w:val="002F40A7"/>
    <w:rsid w:val="002F4802"/>
    <w:rsid w:val="002F6775"/>
    <w:rsid w:val="002F6D11"/>
    <w:rsid w:val="00301FFD"/>
    <w:rsid w:val="00303AC4"/>
    <w:rsid w:val="00304466"/>
    <w:rsid w:val="003044D3"/>
    <w:rsid w:val="003051D0"/>
    <w:rsid w:val="00306026"/>
    <w:rsid w:val="00314D52"/>
    <w:rsid w:val="00314EC3"/>
    <w:rsid w:val="0032018D"/>
    <w:rsid w:val="00320F01"/>
    <w:rsid w:val="003247CA"/>
    <w:rsid w:val="0033152E"/>
    <w:rsid w:val="00333BE7"/>
    <w:rsid w:val="00337397"/>
    <w:rsid w:val="00340CE9"/>
    <w:rsid w:val="0034294C"/>
    <w:rsid w:val="003500C8"/>
    <w:rsid w:val="00350A8C"/>
    <w:rsid w:val="00351525"/>
    <w:rsid w:val="00353C3B"/>
    <w:rsid w:val="0035603C"/>
    <w:rsid w:val="00357343"/>
    <w:rsid w:val="00371157"/>
    <w:rsid w:val="003715CF"/>
    <w:rsid w:val="00371756"/>
    <w:rsid w:val="00372700"/>
    <w:rsid w:val="0037358C"/>
    <w:rsid w:val="003759D0"/>
    <w:rsid w:val="00376EAA"/>
    <w:rsid w:val="003809C0"/>
    <w:rsid w:val="00381C81"/>
    <w:rsid w:val="003834E9"/>
    <w:rsid w:val="003850E9"/>
    <w:rsid w:val="00386209"/>
    <w:rsid w:val="0038684E"/>
    <w:rsid w:val="00390606"/>
    <w:rsid w:val="0039142A"/>
    <w:rsid w:val="00391B0A"/>
    <w:rsid w:val="00392915"/>
    <w:rsid w:val="00394C8C"/>
    <w:rsid w:val="003A4CF7"/>
    <w:rsid w:val="003B3641"/>
    <w:rsid w:val="003B5B3C"/>
    <w:rsid w:val="003B600C"/>
    <w:rsid w:val="003B68B3"/>
    <w:rsid w:val="003C03FA"/>
    <w:rsid w:val="003C7B7A"/>
    <w:rsid w:val="003D349A"/>
    <w:rsid w:val="003D5183"/>
    <w:rsid w:val="003D5350"/>
    <w:rsid w:val="003E0A99"/>
    <w:rsid w:val="003E1E09"/>
    <w:rsid w:val="003E22AB"/>
    <w:rsid w:val="003E3C1C"/>
    <w:rsid w:val="003E52E2"/>
    <w:rsid w:val="003F064C"/>
    <w:rsid w:val="003F1C6F"/>
    <w:rsid w:val="003F49BD"/>
    <w:rsid w:val="003F6A76"/>
    <w:rsid w:val="004034F2"/>
    <w:rsid w:val="0040359C"/>
    <w:rsid w:val="00411340"/>
    <w:rsid w:val="00415FD0"/>
    <w:rsid w:val="004262C2"/>
    <w:rsid w:val="00427530"/>
    <w:rsid w:val="00430CEA"/>
    <w:rsid w:val="00432098"/>
    <w:rsid w:val="0043390E"/>
    <w:rsid w:val="0043422C"/>
    <w:rsid w:val="00435279"/>
    <w:rsid w:val="00440841"/>
    <w:rsid w:val="004507D3"/>
    <w:rsid w:val="004510F5"/>
    <w:rsid w:val="00452004"/>
    <w:rsid w:val="00454C3D"/>
    <w:rsid w:val="00456847"/>
    <w:rsid w:val="00457D22"/>
    <w:rsid w:val="004612F7"/>
    <w:rsid w:val="00462AC1"/>
    <w:rsid w:val="0046705B"/>
    <w:rsid w:val="00470951"/>
    <w:rsid w:val="004737C4"/>
    <w:rsid w:val="00474509"/>
    <w:rsid w:val="00474A7A"/>
    <w:rsid w:val="00475987"/>
    <w:rsid w:val="00477D56"/>
    <w:rsid w:val="0048031E"/>
    <w:rsid w:val="004809EE"/>
    <w:rsid w:val="00483E28"/>
    <w:rsid w:val="00486F0B"/>
    <w:rsid w:val="00490748"/>
    <w:rsid w:val="004944D6"/>
    <w:rsid w:val="004948E2"/>
    <w:rsid w:val="00497C0C"/>
    <w:rsid w:val="004A05C6"/>
    <w:rsid w:val="004A1BEB"/>
    <w:rsid w:val="004A1F21"/>
    <w:rsid w:val="004A264A"/>
    <w:rsid w:val="004A37CF"/>
    <w:rsid w:val="004A5C7F"/>
    <w:rsid w:val="004A6E7F"/>
    <w:rsid w:val="004B1012"/>
    <w:rsid w:val="004B4582"/>
    <w:rsid w:val="004B544F"/>
    <w:rsid w:val="004B62FE"/>
    <w:rsid w:val="004B7BD2"/>
    <w:rsid w:val="004C148A"/>
    <w:rsid w:val="004C23D9"/>
    <w:rsid w:val="004C2C61"/>
    <w:rsid w:val="004C644A"/>
    <w:rsid w:val="004D1CE3"/>
    <w:rsid w:val="004D287C"/>
    <w:rsid w:val="004E049F"/>
    <w:rsid w:val="004E112A"/>
    <w:rsid w:val="004E230B"/>
    <w:rsid w:val="004F0A7F"/>
    <w:rsid w:val="004F40C1"/>
    <w:rsid w:val="004F4BE8"/>
    <w:rsid w:val="00504C47"/>
    <w:rsid w:val="00513D83"/>
    <w:rsid w:val="00514ADB"/>
    <w:rsid w:val="00520412"/>
    <w:rsid w:val="005222CB"/>
    <w:rsid w:val="00527ACC"/>
    <w:rsid w:val="00530F4C"/>
    <w:rsid w:val="00531044"/>
    <w:rsid w:val="00531BA0"/>
    <w:rsid w:val="005340A2"/>
    <w:rsid w:val="005369B5"/>
    <w:rsid w:val="00536AA4"/>
    <w:rsid w:val="00537FDF"/>
    <w:rsid w:val="00541293"/>
    <w:rsid w:val="005437EB"/>
    <w:rsid w:val="00545397"/>
    <w:rsid w:val="00546F9B"/>
    <w:rsid w:val="00551599"/>
    <w:rsid w:val="00552A3E"/>
    <w:rsid w:val="00555884"/>
    <w:rsid w:val="00562BA8"/>
    <w:rsid w:val="005678C7"/>
    <w:rsid w:val="00567F24"/>
    <w:rsid w:val="00572B72"/>
    <w:rsid w:val="00573417"/>
    <w:rsid w:val="00574E6A"/>
    <w:rsid w:val="005813CE"/>
    <w:rsid w:val="005821CB"/>
    <w:rsid w:val="005837D0"/>
    <w:rsid w:val="005877FC"/>
    <w:rsid w:val="0059070E"/>
    <w:rsid w:val="005910F4"/>
    <w:rsid w:val="005939B4"/>
    <w:rsid w:val="00594C36"/>
    <w:rsid w:val="005A012D"/>
    <w:rsid w:val="005A48A5"/>
    <w:rsid w:val="005C4233"/>
    <w:rsid w:val="005C5038"/>
    <w:rsid w:val="005C73C7"/>
    <w:rsid w:val="005D2752"/>
    <w:rsid w:val="005D30D4"/>
    <w:rsid w:val="005D55BB"/>
    <w:rsid w:val="005E1DD7"/>
    <w:rsid w:val="005E23CD"/>
    <w:rsid w:val="005E2724"/>
    <w:rsid w:val="005E3BEC"/>
    <w:rsid w:val="005E3E55"/>
    <w:rsid w:val="005E3EEA"/>
    <w:rsid w:val="005E68FF"/>
    <w:rsid w:val="005F178B"/>
    <w:rsid w:val="005F2F11"/>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07B"/>
    <w:rsid w:val="00631115"/>
    <w:rsid w:val="00632F51"/>
    <w:rsid w:val="00632F73"/>
    <w:rsid w:val="006411CF"/>
    <w:rsid w:val="0064149F"/>
    <w:rsid w:val="00641C71"/>
    <w:rsid w:val="0064300C"/>
    <w:rsid w:val="00644727"/>
    <w:rsid w:val="00646E46"/>
    <w:rsid w:val="00654F37"/>
    <w:rsid w:val="00662A77"/>
    <w:rsid w:val="00663AF7"/>
    <w:rsid w:val="00667362"/>
    <w:rsid w:val="00674FED"/>
    <w:rsid w:val="0067541F"/>
    <w:rsid w:val="0067643C"/>
    <w:rsid w:val="006807C7"/>
    <w:rsid w:val="0068226F"/>
    <w:rsid w:val="00682CBA"/>
    <w:rsid w:val="00685D72"/>
    <w:rsid w:val="00686B8B"/>
    <w:rsid w:val="00692EDF"/>
    <w:rsid w:val="006930E5"/>
    <w:rsid w:val="0069547F"/>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21DC"/>
    <w:rsid w:val="006D4770"/>
    <w:rsid w:val="006D4D01"/>
    <w:rsid w:val="006D7492"/>
    <w:rsid w:val="006D7CAB"/>
    <w:rsid w:val="006E1FC1"/>
    <w:rsid w:val="006F0652"/>
    <w:rsid w:val="006F2C70"/>
    <w:rsid w:val="006F51F7"/>
    <w:rsid w:val="0070354F"/>
    <w:rsid w:val="007108CC"/>
    <w:rsid w:val="007124B5"/>
    <w:rsid w:val="00713028"/>
    <w:rsid w:val="00714442"/>
    <w:rsid w:val="00714CBC"/>
    <w:rsid w:val="00714DAD"/>
    <w:rsid w:val="0071761E"/>
    <w:rsid w:val="00717DEA"/>
    <w:rsid w:val="00720306"/>
    <w:rsid w:val="00722F52"/>
    <w:rsid w:val="00723136"/>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EB8"/>
    <w:rsid w:val="00797224"/>
    <w:rsid w:val="00797290"/>
    <w:rsid w:val="00797642"/>
    <w:rsid w:val="00797860"/>
    <w:rsid w:val="007A4561"/>
    <w:rsid w:val="007A4603"/>
    <w:rsid w:val="007A682B"/>
    <w:rsid w:val="007B2CB9"/>
    <w:rsid w:val="007B4BEA"/>
    <w:rsid w:val="007B61C1"/>
    <w:rsid w:val="007B645E"/>
    <w:rsid w:val="007C12FC"/>
    <w:rsid w:val="007C1A20"/>
    <w:rsid w:val="007C22ED"/>
    <w:rsid w:val="007C24A3"/>
    <w:rsid w:val="007C3A8E"/>
    <w:rsid w:val="007D060B"/>
    <w:rsid w:val="007D0D8F"/>
    <w:rsid w:val="007D19B2"/>
    <w:rsid w:val="007D2DD3"/>
    <w:rsid w:val="007D640F"/>
    <w:rsid w:val="007D726A"/>
    <w:rsid w:val="007E26E9"/>
    <w:rsid w:val="007E32B3"/>
    <w:rsid w:val="007E588B"/>
    <w:rsid w:val="007F3E17"/>
    <w:rsid w:val="007F4637"/>
    <w:rsid w:val="007F57DC"/>
    <w:rsid w:val="007F77A3"/>
    <w:rsid w:val="00804C36"/>
    <w:rsid w:val="0080676B"/>
    <w:rsid w:val="00807045"/>
    <w:rsid w:val="008070D2"/>
    <w:rsid w:val="0080711A"/>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5861"/>
    <w:rsid w:val="00873A16"/>
    <w:rsid w:val="00886660"/>
    <w:rsid w:val="00890DB2"/>
    <w:rsid w:val="00894E3E"/>
    <w:rsid w:val="008A5B91"/>
    <w:rsid w:val="008A7891"/>
    <w:rsid w:val="008A7F5C"/>
    <w:rsid w:val="008B05CC"/>
    <w:rsid w:val="008C062B"/>
    <w:rsid w:val="008C10F1"/>
    <w:rsid w:val="008C23D7"/>
    <w:rsid w:val="008C367F"/>
    <w:rsid w:val="008C77B4"/>
    <w:rsid w:val="008D0B8D"/>
    <w:rsid w:val="008D3743"/>
    <w:rsid w:val="008D3813"/>
    <w:rsid w:val="008D431E"/>
    <w:rsid w:val="008E429B"/>
    <w:rsid w:val="008E4542"/>
    <w:rsid w:val="008F146D"/>
    <w:rsid w:val="008F1900"/>
    <w:rsid w:val="00900C86"/>
    <w:rsid w:val="00907A74"/>
    <w:rsid w:val="00910674"/>
    <w:rsid w:val="009119ED"/>
    <w:rsid w:val="00915BCF"/>
    <w:rsid w:val="009176C1"/>
    <w:rsid w:val="0092041F"/>
    <w:rsid w:val="00926632"/>
    <w:rsid w:val="009379DB"/>
    <w:rsid w:val="00941530"/>
    <w:rsid w:val="00941E17"/>
    <w:rsid w:val="009437C6"/>
    <w:rsid w:val="00946688"/>
    <w:rsid w:val="0095506B"/>
    <w:rsid w:val="00955A9A"/>
    <w:rsid w:val="00955E6B"/>
    <w:rsid w:val="009564C7"/>
    <w:rsid w:val="009702F9"/>
    <w:rsid w:val="00972766"/>
    <w:rsid w:val="009727B8"/>
    <w:rsid w:val="00973822"/>
    <w:rsid w:val="00973A6E"/>
    <w:rsid w:val="00974BE6"/>
    <w:rsid w:val="0097558E"/>
    <w:rsid w:val="009764A9"/>
    <w:rsid w:val="00976637"/>
    <w:rsid w:val="00980FB6"/>
    <w:rsid w:val="00982535"/>
    <w:rsid w:val="00992035"/>
    <w:rsid w:val="00992EF8"/>
    <w:rsid w:val="00995D53"/>
    <w:rsid w:val="009973E3"/>
    <w:rsid w:val="009A059F"/>
    <w:rsid w:val="009A1F14"/>
    <w:rsid w:val="009A3318"/>
    <w:rsid w:val="009A698F"/>
    <w:rsid w:val="009A6F10"/>
    <w:rsid w:val="009C1F4E"/>
    <w:rsid w:val="009C3E28"/>
    <w:rsid w:val="009C46C6"/>
    <w:rsid w:val="009C4B49"/>
    <w:rsid w:val="009C4F9A"/>
    <w:rsid w:val="009C5C3A"/>
    <w:rsid w:val="009C6B70"/>
    <w:rsid w:val="009D0F10"/>
    <w:rsid w:val="009D350E"/>
    <w:rsid w:val="009D53FC"/>
    <w:rsid w:val="009D7C92"/>
    <w:rsid w:val="009E2E57"/>
    <w:rsid w:val="009E3BB5"/>
    <w:rsid w:val="009E6627"/>
    <w:rsid w:val="009E6B59"/>
    <w:rsid w:val="009E7D29"/>
    <w:rsid w:val="009F1AB0"/>
    <w:rsid w:val="009F2090"/>
    <w:rsid w:val="009F3DD4"/>
    <w:rsid w:val="009F767A"/>
    <w:rsid w:val="00A0027A"/>
    <w:rsid w:val="00A00AE7"/>
    <w:rsid w:val="00A00FF1"/>
    <w:rsid w:val="00A02090"/>
    <w:rsid w:val="00A05CE9"/>
    <w:rsid w:val="00A05D8F"/>
    <w:rsid w:val="00A07D19"/>
    <w:rsid w:val="00A12015"/>
    <w:rsid w:val="00A16546"/>
    <w:rsid w:val="00A17965"/>
    <w:rsid w:val="00A2478F"/>
    <w:rsid w:val="00A24BE2"/>
    <w:rsid w:val="00A24F9F"/>
    <w:rsid w:val="00A2734E"/>
    <w:rsid w:val="00A33A50"/>
    <w:rsid w:val="00A3438B"/>
    <w:rsid w:val="00A36613"/>
    <w:rsid w:val="00A36EFE"/>
    <w:rsid w:val="00A42C60"/>
    <w:rsid w:val="00A44A18"/>
    <w:rsid w:val="00A44E30"/>
    <w:rsid w:val="00A46AEC"/>
    <w:rsid w:val="00A471D9"/>
    <w:rsid w:val="00A47852"/>
    <w:rsid w:val="00A51851"/>
    <w:rsid w:val="00A5318E"/>
    <w:rsid w:val="00A55365"/>
    <w:rsid w:val="00A55444"/>
    <w:rsid w:val="00A64443"/>
    <w:rsid w:val="00A677BB"/>
    <w:rsid w:val="00A702F0"/>
    <w:rsid w:val="00A70722"/>
    <w:rsid w:val="00A742B3"/>
    <w:rsid w:val="00A75B9B"/>
    <w:rsid w:val="00A75F65"/>
    <w:rsid w:val="00A76290"/>
    <w:rsid w:val="00A81137"/>
    <w:rsid w:val="00A87572"/>
    <w:rsid w:val="00A92C18"/>
    <w:rsid w:val="00AA01C1"/>
    <w:rsid w:val="00AA18EC"/>
    <w:rsid w:val="00AA767E"/>
    <w:rsid w:val="00AB1578"/>
    <w:rsid w:val="00AB4166"/>
    <w:rsid w:val="00AB4387"/>
    <w:rsid w:val="00AB7CAE"/>
    <w:rsid w:val="00AC2C0E"/>
    <w:rsid w:val="00AC348D"/>
    <w:rsid w:val="00AC4755"/>
    <w:rsid w:val="00AC5DE9"/>
    <w:rsid w:val="00AC65B1"/>
    <w:rsid w:val="00AD4FAE"/>
    <w:rsid w:val="00AD5A7C"/>
    <w:rsid w:val="00AD67BC"/>
    <w:rsid w:val="00AD7AC9"/>
    <w:rsid w:val="00AE0065"/>
    <w:rsid w:val="00AE39CC"/>
    <w:rsid w:val="00AF4004"/>
    <w:rsid w:val="00AF7F9C"/>
    <w:rsid w:val="00B0205C"/>
    <w:rsid w:val="00B02E79"/>
    <w:rsid w:val="00B04D67"/>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2DF2"/>
    <w:rsid w:val="00B730E7"/>
    <w:rsid w:val="00B778B9"/>
    <w:rsid w:val="00B82CAC"/>
    <w:rsid w:val="00B82F48"/>
    <w:rsid w:val="00B843B1"/>
    <w:rsid w:val="00B867D6"/>
    <w:rsid w:val="00BA2927"/>
    <w:rsid w:val="00BA2D4B"/>
    <w:rsid w:val="00BA3419"/>
    <w:rsid w:val="00BA6ECD"/>
    <w:rsid w:val="00BA6FA0"/>
    <w:rsid w:val="00BB5003"/>
    <w:rsid w:val="00BC2F64"/>
    <w:rsid w:val="00BC6F83"/>
    <w:rsid w:val="00BC7549"/>
    <w:rsid w:val="00BD71C5"/>
    <w:rsid w:val="00BD7DA4"/>
    <w:rsid w:val="00BE5A88"/>
    <w:rsid w:val="00BE7F99"/>
    <w:rsid w:val="00BF2635"/>
    <w:rsid w:val="00BF530C"/>
    <w:rsid w:val="00BF5C62"/>
    <w:rsid w:val="00C000DA"/>
    <w:rsid w:val="00C04EA8"/>
    <w:rsid w:val="00C06085"/>
    <w:rsid w:val="00C060F0"/>
    <w:rsid w:val="00C06AE0"/>
    <w:rsid w:val="00C072DB"/>
    <w:rsid w:val="00C0790B"/>
    <w:rsid w:val="00C107D2"/>
    <w:rsid w:val="00C132DE"/>
    <w:rsid w:val="00C13757"/>
    <w:rsid w:val="00C14210"/>
    <w:rsid w:val="00C1652D"/>
    <w:rsid w:val="00C173DB"/>
    <w:rsid w:val="00C229A4"/>
    <w:rsid w:val="00C2497D"/>
    <w:rsid w:val="00C276EF"/>
    <w:rsid w:val="00C30FB6"/>
    <w:rsid w:val="00C30FDD"/>
    <w:rsid w:val="00C35471"/>
    <w:rsid w:val="00C367B7"/>
    <w:rsid w:val="00C36879"/>
    <w:rsid w:val="00C477A7"/>
    <w:rsid w:val="00C50E08"/>
    <w:rsid w:val="00C51617"/>
    <w:rsid w:val="00C521CF"/>
    <w:rsid w:val="00C527EE"/>
    <w:rsid w:val="00C535C7"/>
    <w:rsid w:val="00C5702B"/>
    <w:rsid w:val="00C60365"/>
    <w:rsid w:val="00C6068F"/>
    <w:rsid w:val="00C626A0"/>
    <w:rsid w:val="00C64E39"/>
    <w:rsid w:val="00C65399"/>
    <w:rsid w:val="00C65957"/>
    <w:rsid w:val="00C66EAB"/>
    <w:rsid w:val="00C67305"/>
    <w:rsid w:val="00C6783F"/>
    <w:rsid w:val="00C70352"/>
    <w:rsid w:val="00C71EA2"/>
    <w:rsid w:val="00C73E32"/>
    <w:rsid w:val="00C80BEB"/>
    <w:rsid w:val="00C874DA"/>
    <w:rsid w:val="00C9424C"/>
    <w:rsid w:val="00CA129C"/>
    <w:rsid w:val="00CA1A3D"/>
    <w:rsid w:val="00CA1FA3"/>
    <w:rsid w:val="00CA236D"/>
    <w:rsid w:val="00CA2CCA"/>
    <w:rsid w:val="00CA58DF"/>
    <w:rsid w:val="00CA6C34"/>
    <w:rsid w:val="00CB3D99"/>
    <w:rsid w:val="00CB7159"/>
    <w:rsid w:val="00CC211E"/>
    <w:rsid w:val="00CC2F36"/>
    <w:rsid w:val="00CC3614"/>
    <w:rsid w:val="00CC6E96"/>
    <w:rsid w:val="00CD394A"/>
    <w:rsid w:val="00CD3EBD"/>
    <w:rsid w:val="00CD7D13"/>
    <w:rsid w:val="00CE2183"/>
    <w:rsid w:val="00CE2409"/>
    <w:rsid w:val="00CE33A8"/>
    <w:rsid w:val="00CE3B8E"/>
    <w:rsid w:val="00CE4AF0"/>
    <w:rsid w:val="00CE6BD5"/>
    <w:rsid w:val="00CE6EA5"/>
    <w:rsid w:val="00CF4720"/>
    <w:rsid w:val="00CF63DD"/>
    <w:rsid w:val="00CF6791"/>
    <w:rsid w:val="00D01766"/>
    <w:rsid w:val="00D05A28"/>
    <w:rsid w:val="00D06160"/>
    <w:rsid w:val="00D06E4B"/>
    <w:rsid w:val="00D165AA"/>
    <w:rsid w:val="00D17E5B"/>
    <w:rsid w:val="00D22743"/>
    <w:rsid w:val="00D2673F"/>
    <w:rsid w:val="00D32BE4"/>
    <w:rsid w:val="00D35026"/>
    <w:rsid w:val="00D430F6"/>
    <w:rsid w:val="00D462C2"/>
    <w:rsid w:val="00D47F2D"/>
    <w:rsid w:val="00D50B07"/>
    <w:rsid w:val="00D535DE"/>
    <w:rsid w:val="00D53733"/>
    <w:rsid w:val="00D56CD8"/>
    <w:rsid w:val="00D62DB5"/>
    <w:rsid w:val="00D65404"/>
    <w:rsid w:val="00D65579"/>
    <w:rsid w:val="00D67071"/>
    <w:rsid w:val="00D77E2E"/>
    <w:rsid w:val="00D81ED4"/>
    <w:rsid w:val="00D82516"/>
    <w:rsid w:val="00D83CD6"/>
    <w:rsid w:val="00D84532"/>
    <w:rsid w:val="00D87559"/>
    <w:rsid w:val="00D916A4"/>
    <w:rsid w:val="00D920D6"/>
    <w:rsid w:val="00DA0908"/>
    <w:rsid w:val="00DA23E0"/>
    <w:rsid w:val="00DA3D14"/>
    <w:rsid w:val="00DA41D8"/>
    <w:rsid w:val="00DA4214"/>
    <w:rsid w:val="00DA7914"/>
    <w:rsid w:val="00DB17CA"/>
    <w:rsid w:val="00DB44FE"/>
    <w:rsid w:val="00DB49D1"/>
    <w:rsid w:val="00DB5125"/>
    <w:rsid w:val="00DB5FCC"/>
    <w:rsid w:val="00DC0505"/>
    <w:rsid w:val="00DC1E7C"/>
    <w:rsid w:val="00DC20F2"/>
    <w:rsid w:val="00DC242D"/>
    <w:rsid w:val="00DC2DC0"/>
    <w:rsid w:val="00DC7484"/>
    <w:rsid w:val="00DD256B"/>
    <w:rsid w:val="00DD2B0C"/>
    <w:rsid w:val="00DD2B3E"/>
    <w:rsid w:val="00DD2DEB"/>
    <w:rsid w:val="00DD54EE"/>
    <w:rsid w:val="00DE0768"/>
    <w:rsid w:val="00DE0AD3"/>
    <w:rsid w:val="00DE3917"/>
    <w:rsid w:val="00DE4647"/>
    <w:rsid w:val="00DF0446"/>
    <w:rsid w:val="00DF1740"/>
    <w:rsid w:val="00DF6ADD"/>
    <w:rsid w:val="00E00E2C"/>
    <w:rsid w:val="00E00F00"/>
    <w:rsid w:val="00E04599"/>
    <w:rsid w:val="00E074BC"/>
    <w:rsid w:val="00E12FCC"/>
    <w:rsid w:val="00E1414A"/>
    <w:rsid w:val="00E14C34"/>
    <w:rsid w:val="00E205FA"/>
    <w:rsid w:val="00E21C30"/>
    <w:rsid w:val="00E224A4"/>
    <w:rsid w:val="00E23A7C"/>
    <w:rsid w:val="00E25F01"/>
    <w:rsid w:val="00E336A6"/>
    <w:rsid w:val="00E36AEC"/>
    <w:rsid w:val="00E40256"/>
    <w:rsid w:val="00E419F7"/>
    <w:rsid w:val="00E41DC9"/>
    <w:rsid w:val="00E47FB6"/>
    <w:rsid w:val="00E510FF"/>
    <w:rsid w:val="00E52697"/>
    <w:rsid w:val="00E570A4"/>
    <w:rsid w:val="00E61ADA"/>
    <w:rsid w:val="00E6616C"/>
    <w:rsid w:val="00E719F4"/>
    <w:rsid w:val="00E71BE9"/>
    <w:rsid w:val="00E72366"/>
    <w:rsid w:val="00E756C6"/>
    <w:rsid w:val="00E76912"/>
    <w:rsid w:val="00E779B8"/>
    <w:rsid w:val="00E829EB"/>
    <w:rsid w:val="00E83D12"/>
    <w:rsid w:val="00E9540C"/>
    <w:rsid w:val="00E959FA"/>
    <w:rsid w:val="00EA075A"/>
    <w:rsid w:val="00EB1719"/>
    <w:rsid w:val="00EB19D1"/>
    <w:rsid w:val="00EB27FA"/>
    <w:rsid w:val="00EB42BF"/>
    <w:rsid w:val="00EB66A2"/>
    <w:rsid w:val="00EB6A58"/>
    <w:rsid w:val="00ED0EBB"/>
    <w:rsid w:val="00ED6286"/>
    <w:rsid w:val="00EE19D8"/>
    <w:rsid w:val="00EE2A79"/>
    <w:rsid w:val="00EE35D0"/>
    <w:rsid w:val="00EE7347"/>
    <w:rsid w:val="00EE77ED"/>
    <w:rsid w:val="00EF00B4"/>
    <w:rsid w:val="00EF0C30"/>
    <w:rsid w:val="00EF1254"/>
    <w:rsid w:val="00F00493"/>
    <w:rsid w:val="00F00B7C"/>
    <w:rsid w:val="00F02BA6"/>
    <w:rsid w:val="00F02F98"/>
    <w:rsid w:val="00F03C64"/>
    <w:rsid w:val="00F05C41"/>
    <w:rsid w:val="00F12F4F"/>
    <w:rsid w:val="00F15507"/>
    <w:rsid w:val="00F230AF"/>
    <w:rsid w:val="00F23B4A"/>
    <w:rsid w:val="00F25D56"/>
    <w:rsid w:val="00F44004"/>
    <w:rsid w:val="00F44676"/>
    <w:rsid w:val="00F45CAA"/>
    <w:rsid w:val="00F512AC"/>
    <w:rsid w:val="00F53F9A"/>
    <w:rsid w:val="00F5614E"/>
    <w:rsid w:val="00F604CD"/>
    <w:rsid w:val="00F60828"/>
    <w:rsid w:val="00F6376C"/>
    <w:rsid w:val="00F725F3"/>
    <w:rsid w:val="00F739C8"/>
    <w:rsid w:val="00F74FE8"/>
    <w:rsid w:val="00F7676E"/>
    <w:rsid w:val="00F77B63"/>
    <w:rsid w:val="00F81046"/>
    <w:rsid w:val="00F821B1"/>
    <w:rsid w:val="00FA1346"/>
    <w:rsid w:val="00FA2F41"/>
    <w:rsid w:val="00FB2FA7"/>
    <w:rsid w:val="00FB3189"/>
    <w:rsid w:val="00FB3217"/>
    <w:rsid w:val="00FB51E1"/>
    <w:rsid w:val="00FC0300"/>
    <w:rsid w:val="00FC25BE"/>
    <w:rsid w:val="00FC2A0E"/>
    <w:rsid w:val="00FD1218"/>
    <w:rsid w:val="00FD3283"/>
    <w:rsid w:val="00FD3686"/>
    <w:rsid w:val="00FD380D"/>
    <w:rsid w:val="00FD3F8A"/>
    <w:rsid w:val="00FD45C8"/>
    <w:rsid w:val="00FE153B"/>
    <w:rsid w:val="00FE3982"/>
    <w:rsid w:val="00FE5AD4"/>
    <w:rsid w:val="00FE75E3"/>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1C4889"/>
  <w15:docId w15:val="{F167E6D0-8C83-4B98-90B3-348D466D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67F24"/>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567F24"/>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 w:type="table" w:customStyle="1" w:styleId="TableGrid1">
    <w:name w:val="Table Grid1"/>
    <w:basedOn w:val="TableNormal"/>
    <w:uiPriority w:val="39"/>
    <w:rsid w:val="00E205F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66378">
      <w:bodyDiv w:val="1"/>
      <w:marLeft w:val="0"/>
      <w:marRight w:val="0"/>
      <w:marTop w:val="0"/>
      <w:marBottom w:val="0"/>
      <w:divBdr>
        <w:top w:val="none" w:sz="0" w:space="0" w:color="auto"/>
        <w:left w:val="none" w:sz="0" w:space="0" w:color="auto"/>
        <w:bottom w:val="none" w:sz="0" w:space="0" w:color="auto"/>
        <w:right w:val="none" w:sz="0" w:space="0" w:color="auto"/>
      </w:divBdr>
    </w:div>
    <w:div w:id="111070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380801-6D91-412B-9E60-334A25C3516E}">
  <ds:schemaRefs>
    <ds:schemaRef ds:uri="http://schemas.openxmlformats.org/officeDocument/2006/bibliography"/>
  </ds:schemaRefs>
</ds:datastoreItem>
</file>

<file path=customXml/itemProps2.xml><?xml version="1.0" encoding="utf-8"?>
<ds:datastoreItem xmlns:ds="http://schemas.openxmlformats.org/officeDocument/2006/customXml" ds:itemID="{56D4C9A7-6856-4AFE-BF5F-AC81E4D5ACDF}">
  <ds:schemaRefs>
    <ds:schemaRef ds:uri="http://schemas.microsoft.com/sharepoint/v3/contenttype/forms"/>
  </ds:schemaRefs>
</ds:datastoreItem>
</file>

<file path=customXml/itemProps3.xml><?xml version="1.0" encoding="utf-8"?>
<ds:datastoreItem xmlns:ds="http://schemas.openxmlformats.org/officeDocument/2006/customXml" ds:itemID="{E4001FC9-8E56-422E-95CD-C6BB69B58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5047CA-53AF-42F1-83F3-7C60B3B20C91}">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2541</Words>
  <Characters>14489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22</cp:revision>
  <cp:lastPrinted>2018-12-13T18:10:00Z</cp:lastPrinted>
  <dcterms:created xsi:type="dcterms:W3CDTF">2018-12-20T16:38:00Z</dcterms:created>
  <dcterms:modified xsi:type="dcterms:W3CDTF">2022-12-28T20:26:00Z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